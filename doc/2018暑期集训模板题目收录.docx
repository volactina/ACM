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C15" w:rsidRPr="000665B4" w:rsidRDefault="00CE765A" w:rsidP="00923BB4">
      <w:pPr>
        <w:jc w:val="center"/>
        <w:rPr>
          <w:rFonts w:ascii="宋体" w:eastAsia="宋体" w:hAnsi="宋体"/>
          <w:b/>
          <w:sz w:val="44"/>
          <w:szCs w:val="44"/>
        </w:rPr>
      </w:pPr>
      <w:r w:rsidRPr="000665B4">
        <w:rPr>
          <w:rFonts w:ascii="宋体" w:eastAsia="宋体" w:hAnsi="宋体" w:hint="eastAsia"/>
          <w:b/>
          <w:sz w:val="44"/>
          <w:szCs w:val="44"/>
        </w:rPr>
        <w:t>2018</w:t>
      </w:r>
      <w:r w:rsidR="00C81BAD" w:rsidRPr="000665B4">
        <w:rPr>
          <w:rFonts w:ascii="宋体" w:eastAsia="宋体" w:hAnsi="宋体" w:hint="eastAsia"/>
          <w:b/>
          <w:sz w:val="44"/>
          <w:szCs w:val="44"/>
        </w:rPr>
        <w:t>A</w:t>
      </w:r>
      <w:r w:rsidR="00C81BAD" w:rsidRPr="000665B4">
        <w:rPr>
          <w:rFonts w:ascii="宋体" w:eastAsia="宋体" w:hAnsi="宋体"/>
          <w:b/>
          <w:sz w:val="44"/>
          <w:szCs w:val="44"/>
        </w:rPr>
        <w:t>CM</w:t>
      </w:r>
      <w:r w:rsidRPr="000665B4">
        <w:rPr>
          <w:rFonts w:ascii="宋体" w:eastAsia="宋体" w:hAnsi="宋体" w:hint="eastAsia"/>
          <w:b/>
          <w:sz w:val="44"/>
          <w:szCs w:val="44"/>
        </w:rPr>
        <w:t>集训</w:t>
      </w:r>
    </w:p>
    <w:sdt>
      <w:sdtPr>
        <w:rPr>
          <w:rFonts w:ascii="宋体" w:eastAsia="宋体" w:hAnsi="宋体" w:cstheme="minorBidi"/>
          <w:color w:val="auto"/>
          <w:kern w:val="2"/>
          <w:sz w:val="21"/>
          <w:szCs w:val="22"/>
          <w:lang w:val="zh-CN"/>
        </w:rPr>
        <w:id w:val="-533883401"/>
        <w:docPartObj>
          <w:docPartGallery w:val="Table of Contents"/>
          <w:docPartUnique/>
        </w:docPartObj>
      </w:sdtPr>
      <w:sdtEndPr>
        <w:rPr>
          <w:b/>
          <w:bCs/>
        </w:rPr>
      </w:sdtEndPr>
      <w:sdtContent>
        <w:p w:rsidR="00174533" w:rsidRPr="000665B4" w:rsidRDefault="00174533">
          <w:pPr>
            <w:pStyle w:val="TOC"/>
            <w:rPr>
              <w:rFonts w:ascii="宋体" w:eastAsia="宋体" w:hAnsi="宋体"/>
            </w:rPr>
          </w:pPr>
          <w:r w:rsidRPr="000665B4">
            <w:rPr>
              <w:rFonts w:ascii="宋体" w:eastAsia="宋体" w:hAnsi="宋体"/>
              <w:lang w:val="zh-CN"/>
            </w:rPr>
            <w:t>目录</w:t>
          </w:r>
          <w:bookmarkStart w:id="0" w:name="_GoBack"/>
          <w:bookmarkEnd w:id="0"/>
        </w:p>
        <w:p w:rsidR="00EE3582" w:rsidRDefault="00174533">
          <w:pPr>
            <w:pStyle w:val="11"/>
            <w:tabs>
              <w:tab w:val="right" w:leader="dot" w:pos="8296"/>
            </w:tabs>
            <w:rPr>
              <w:noProof/>
            </w:rPr>
          </w:pPr>
          <w:r w:rsidRPr="000665B4">
            <w:rPr>
              <w:rFonts w:ascii="宋体" w:eastAsia="宋体" w:hAnsi="宋体"/>
            </w:rPr>
            <w:fldChar w:fldCharType="begin"/>
          </w:r>
          <w:r w:rsidRPr="000665B4">
            <w:rPr>
              <w:rFonts w:ascii="宋体" w:eastAsia="宋体" w:hAnsi="宋体"/>
            </w:rPr>
            <w:instrText xml:space="preserve"> TOC \o "1-3" \h \z \u </w:instrText>
          </w:r>
          <w:r w:rsidRPr="000665B4">
            <w:rPr>
              <w:rFonts w:ascii="宋体" w:eastAsia="宋体" w:hAnsi="宋体"/>
            </w:rPr>
            <w:fldChar w:fldCharType="separate"/>
          </w:r>
          <w:hyperlink w:anchor="_Toc524382902" w:history="1">
            <w:r w:rsidR="00EE3582" w:rsidRPr="00592C3F">
              <w:rPr>
                <w:rStyle w:val="a3"/>
                <w:rFonts w:ascii="宋体" w:eastAsia="宋体" w:hAnsi="宋体"/>
                <w:noProof/>
              </w:rPr>
              <w:t>一、基础算法&amp;程序语言</w:t>
            </w:r>
            <w:r w:rsidR="00EE3582">
              <w:rPr>
                <w:noProof/>
                <w:webHidden/>
              </w:rPr>
              <w:tab/>
            </w:r>
            <w:r w:rsidR="00EE3582">
              <w:rPr>
                <w:noProof/>
                <w:webHidden/>
              </w:rPr>
              <w:fldChar w:fldCharType="begin"/>
            </w:r>
            <w:r w:rsidR="00EE3582">
              <w:rPr>
                <w:noProof/>
                <w:webHidden/>
              </w:rPr>
              <w:instrText xml:space="preserve"> PAGEREF _Toc524382902 \h </w:instrText>
            </w:r>
            <w:r w:rsidR="00EE3582">
              <w:rPr>
                <w:noProof/>
                <w:webHidden/>
              </w:rPr>
            </w:r>
            <w:r w:rsidR="00EE3582">
              <w:rPr>
                <w:noProof/>
                <w:webHidden/>
              </w:rPr>
              <w:fldChar w:fldCharType="separate"/>
            </w:r>
            <w:r w:rsidR="00EE3582">
              <w:rPr>
                <w:noProof/>
                <w:webHidden/>
              </w:rPr>
              <w:t>10</w:t>
            </w:r>
            <w:r w:rsidR="00EE3582">
              <w:rPr>
                <w:noProof/>
                <w:webHidden/>
              </w:rPr>
              <w:fldChar w:fldCharType="end"/>
            </w:r>
          </w:hyperlink>
        </w:p>
        <w:p w:rsidR="00EE3582" w:rsidRDefault="00EE3582">
          <w:pPr>
            <w:pStyle w:val="21"/>
            <w:tabs>
              <w:tab w:val="right" w:leader="dot" w:pos="8296"/>
            </w:tabs>
            <w:rPr>
              <w:noProof/>
            </w:rPr>
          </w:pPr>
          <w:hyperlink w:anchor="_Toc524382903" w:history="1">
            <w:r w:rsidRPr="00592C3F">
              <w:rPr>
                <w:rStyle w:val="a3"/>
                <w:rFonts w:ascii="宋体" w:eastAsia="宋体" w:hAnsi="宋体"/>
                <w:noProof/>
              </w:rPr>
              <w:t>补题</w:t>
            </w:r>
            <w:r>
              <w:rPr>
                <w:noProof/>
                <w:webHidden/>
              </w:rPr>
              <w:tab/>
            </w:r>
            <w:r>
              <w:rPr>
                <w:noProof/>
                <w:webHidden/>
              </w:rPr>
              <w:fldChar w:fldCharType="begin"/>
            </w:r>
            <w:r>
              <w:rPr>
                <w:noProof/>
                <w:webHidden/>
              </w:rPr>
              <w:instrText xml:space="preserve"> PAGEREF _Toc524382903 \h </w:instrText>
            </w:r>
            <w:r>
              <w:rPr>
                <w:noProof/>
                <w:webHidden/>
              </w:rPr>
            </w:r>
            <w:r>
              <w:rPr>
                <w:noProof/>
                <w:webHidden/>
              </w:rPr>
              <w:fldChar w:fldCharType="separate"/>
            </w:r>
            <w:r>
              <w:rPr>
                <w:noProof/>
                <w:webHidden/>
              </w:rPr>
              <w:t>10</w:t>
            </w:r>
            <w:r>
              <w:rPr>
                <w:noProof/>
                <w:webHidden/>
              </w:rPr>
              <w:fldChar w:fldCharType="end"/>
            </w:r>
          </w:hyperlink>
        </w:p>
        <w:p w:rsidR="00EE3582" w:rsidRDefault="00EE3582">
          <w:pPr>
            <w:pStyle w:val="31"/>
            <w:tabs>
              <w:tab w:val="right" w:leader="dot" w:pos="8296"/>
            </w:tabs>
            <w:rPr>
              <w:noProof/>
            </w:rPr>
          </w:pPr>
          <w:hyperlink w:anchor="_Toc524382904" w:history="1">
            <w:r w:rsidRPr="00592C3F">
              <w:rPr>
                <w:rStyle w:val="a3"/>
                <w:rFonts w:ascii="宋体" w:eastAsia="宋体" w:hAnsi="宋体"/>
                <w:noProof/>
              </w:rPr>
              <w:t>2018ICPC南京站网络预选赛-Lpl and Energy-saving Lamps</w:t>
            </w:r>
            <w:r>
              <w:rPr>
                <w:noProof/>
                <w:webHidden/>
              </w:rPr>
              <w:tab/>
            </w:r>
            <w:r>
              <w:rPr>
                <w:noProof/>
                <w:webHidden/>
              </w:rPr>
              <w:fldChar w:fldCharType="begin"/>
            </w:r>
            <w:r>
              <w:rPr>
                <w:noProof/>
                <w:webHidden/>
              </w:rPr>
              <w:instrText xml:space="preserve"> PAGEREF _Toc524382904 \h </w:instrText>
            </w:r>
            <w:r>
              <w:rPr>
                <w:noProof/>
                <w:webHidden/>
              </w:rPr>
            </w:r>
            <w:r>
              <w:rPr>
                <w:noProof/>
                <w:webHidden/>
              </w:rPr>
              <w:fldChar w:fldCharType="separate"/>
            </w:r>
            <w:r>
              <w:rPr>
                <w:noProof/>
                <w:webHidden/>
              </w:rPr>
              <w:t>10</w:t>
            </w:r>
            <w:r>
              <w:rPr>
                <w:noProof/>
                <w:webHidden/>
              </w:rPr>
              <w:fldChar w:fldCharType="end"/>
            </w:r>
          </w:hyperlink>
        </w:p>
        <w:p w:rsidR="00EE3582" w:rsidRDefault="00EE3582">
          <w:pPr>
            <w:pStyle w:val="31"/>
            <w:tabs>
              <w:tab w:val="right" w:leader="dot" w:pos="8296"/>
            </w:tabs>
            <w:rPr>
              <w:noProof/>
            </w:rPr>
          </w:pPr>
          <w:hyperlink w:anchor="_Toc524382905" w:history="1">
            <w:r w:rsidRPr="00592C3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_Toc524382905 \h </w:instrText>
            </w:r>
            <w:r>
              <w:rPr>
                <w:noProof/>
                <w:webHidden/>
              </w:rPr>
            </w:r>
            <w:r>
              <w:rPr>
                <w:noProof/>
                <w:webHidden/>
              </w:rPr>
              <w:fldChar w:fldCharType="separate"/>
            </w:r>
            <w:r>
              <w:rPr>
                <w:noProof/>
                <w:webHidden/>
              </w:rPr>
              <w:t>10</w:t>
            </w:r>
            <w:r>
              <w:rPr>
                <w:noProof/>
                <w:webHidden/>
              </w:rPr>
              <w:fldChar w:fldCharType="end"/>
            </w:r>
          </w:hyperlink>
        </w:p>
        <w:p w:rsidR="00EE3582" w:rsidRDefault="00EE3582">
          <w:pPr>
            <w:pStyle w:val="31"/>
            <w:tabs>
              <w:tab w:val="right" w:leader="dot" w:pos="8296"/>
            </w:tabs>
            <w:rPr>
              <w:noProof/>
            </w:rPr>
          </w:pPr>
          <w:hyperlink w:anchor="_Toc524382906" w:history="1">
            <w:r w:rsidRPr="00592C3F">
              <w:rPr>
                <w:rStyle w:val="a3"/>
                <w:rFonts w:ascii="宋体" w:eastAsia="宋体" w:hAnsi="宋体"/>
                <w:noProof/>
              </w:rPr>
              <w:t>铜牌题-前置：无/LCT</w:t>
            </w:r>
            <w:r>
              <w:rPr>
                <w:noProof/>
                <w:webHidden/>
              </w:rPr>
              <w:tab/>
            </w:r>
            <w:r>
              <w:rPr>
                <w:noProof/>
                <w:webHidden/>
              </w:rPr>
              <w:fldChar w:fldCharType="begin"/>
            </w:r>
            <w:r>
              <w:rPr>
                <w:noProof/>
                <w:webHidden/>
              </w:rPr>
              <w:instrText xml:space="preserve"> PAGEREF _Toc524382906 \h </w:instrText>
            </w:r>
            <w:r>
              <w:rPr>
                <w:noProof/>
                <w:webHidden/>
              </w:rPr>
            </w:r>
            <w:r>
              <w:rPr>
                <w:noProof/>
                <w:webHidden/>
              </w:rPr>
              <w:fldChar w:fldCharType="separate"/>
            </w:r>
            <w:r>
              <w:rPr>
                <w:noProof/>
                <w:webHidden/>
              </w:rPr>
              <w:t>10</w:t>
            </w:r>
            <w:r>
              <w:rPr>
                <w:noProof/>
                <w:webHidden/>
              </w:rPr>
              <w:fldChar w:fldCharType="end"/>
            </w:r>
          </w:hyperlink>
        </w:p>
        <w:p w:rsidR="00EE3582" w:rsidRDefault="00EE3582">
          <w:pPr>
            <w:pStyle w:val="31"/>
            <w:tabs>
              <w:tab w:val="right" w:leader="dot" w:pos="8296"/>
            </w:tabs>
            <w:rPr>
              <w:noProof/>
            </w:rPr>
          </w:pPr>
          <w:hyperlink w:anchor="_Toc524382907" w:history="1">
            <w:r w:rsidRPr="00592C3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_Toc524382907 \h </w:instrText>
            </w:r>
            <w:r>
              <w:rPr>
                <w:noProof/>
                <w:webHidden/>
              </w:rPr>
            </w:r>
            <w:r>
              <w:rPr>
                <w:noProof/>
                <w:webHidden/>
              </w:rPr>
              <w:fldChar w:fldCharType="separate"/>
            </w:r>
            <w:r>
              <w:rPr>
                <w:noProof/>
                <w:webHidden/>
              </w:rPr>
              <w:t>10</w:t>
            </w:r>
            <w:r>
              <w:rPr>
                <w:noProof/>
                <w:webHidden/>
              </w:rPr>
              <w:fldChar w:fldCharType="end"/>
            </w:r>
          </w:hyperlink>
        </w:p>
        <w:p w:rsidR="00EE3582" w:rsidRDefault="00EE3582">
          <w:pPr>
            <w:pStyle w:val="31"/>
            <w:tabs>
              <w:tab w:val="right" w:leader="dot" w:pos="8296"/>
            </w:tabs>
            <w:rPr>
              <w:noProof/>
            </w:rPr>
          </w:pPr>
          <w:hyperlink w:anchor="_Toc524382908" w:history="1">
            <w:r w:rsidRPr="00592C3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_Toc524382908 \h </w:instrText>
            </w:r>
            <w:r>
              <w:rPr>
                <w:noProof/>
                <w:webHidden/>
              </w:rPr>
            </w:r>
            <w:r>
              <w:rPr>
                <w:noProof/>
                <w:webHidden/>
              </w:rPr>
              <w:fldChar w:fldCharType="separate"/>
            </w:r>
            <w:r>
              <w:rPr>
                <w:noProof/>
                <w:webHidden/>
              </w:rPr>
              <w:t>10</w:t>
            </w:r>
            <w:r>
              <w:rPr>
                <w:noProof/>
                <w:webHidden/>
              </w:rPr>
              <w:fldChar w:fldCharType="end"/>
            </w:r>
          </w:hyperlink>
        </w:p>
        <w:p w:rsidR="00EE3582" w:rsidRDefault="00EE3582">
          <w:pPr>
            <w:pStyle w:val="31"/>
            <w:tabs>
              <w:tab w:val="right" w:leader="dot" w:pos="8296"/>
            </w:tabs>
            <w:rPr>
              <w:noProof/>
            </w:rPr>
          </w:pPr>
          <w:hyperlink w:anchor="_Toc524382909" w:history="1">
            <w:r w:rsidRPr="00592C3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_Toc524382909 \h </w:instrText>
            </w:r>
            <w:r>
              <w:rPr>
                <w:noProof/>
                <w:webHidden/>
              </w:rPr>
            </w:r>
            <w:r>
              <w:rPr>
                <w:noProof/>
                <w:webHidden/>
              </w:rPr>
              <w:fldChar w:fldCharType="separate"/>
            </w:r>
            <w:r>
              <w:rPr>
                <w:noProof/>
                <w:webHidden/>
              </w:rPr>
              <w:t>10</w:t>
            </w:r>
            <w:r>
              <w:rPr>
                <w:noProof/>
                <w:webHidden/>
              </w:rPr>
              <w:fldChar w:fldCharType="end"/>
            </w:r>
          </w:hyperlink>
        </w:p>
        <w:p w:rsidR="00EE3582" w:rsidRDefault="00EE3582">
          <w:pPr>
            <w:pStyle w:val="31"/>
            <w:tabs>
              <w:tab w:val="right" w:leader="dot" w:pos="8296"/>
            </w:tabs>
            <w:rPr>
              <w:noProof/>
            </w:rPr>
          </w:pPr>
          <w:hyperlink w:anchor="_Toc524382910" w:history="1">
            <w:r w:rsidRPr="00592C3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_Toc524382910 \h </w:instrText>
            </w:r>
            <w:r>
              <w:rPr>
                <w:noProof/>
                <w:webHidden/>
              </w:rPr>
            </w:r>
            <w:r>
              <w:rPr>
                <w:noProof/>
                <w:webHidden/>
              </w:rPr>
              <w:fldChar w:fldCharType="separate"/>
            </w:r>
            <w:r>
              <w:rPr>
                <w:noProof/>
                <w:webHidden/>
              </w:rPr>
              <w:t>11</w:t>
            </w:r>
            <w:r>
              <w:rPr>
                <w:noProof/>
                <w:webHidden/>
              </w:rPr>
              <w:fldChar w:fldCharType="end"/>
            </w:r>
          </w:hyperlink>
        </w:p>
        <w:p w:rsidR="00EE3582" w:rsidRDefault="00EE3582">
          <w:pPr>
            <w:pStyle w:val="31"/>
            <w:tabs>
              <w:tab w:val="right" w:leader="dot" w:pos="8296"/>
            </w:tabs>
            <w:rPr>
              <w:noProof/>
            </w:rPr>
          </w:pPr>
          <w:hyperlink w:anchor="_Toc524382911" w:history="1">
            <w:r w:rsidRPr="00592C3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_Toc524382911 \h </w:instrText>
            </w:r>
            <w:r>
              <w:rPr>
                <w:noProof/>
                <w:webHidden/>
              </w:rPr>
            </w:r>
            <w:r>
              <w:rPr>
                <w:noProof/>
                <w:webHidden/>
              </w:rPr>
              <w:fldChar w:fldCharType="separate"/>
            </w:r>
            <w:r>
              <w:rPr>
                <w:noProof/>
                <w:webHidden/>
              </w:rPr>
              <w:t>11</w:t>
            </w:r>
            <w:r>
              <w:rPr>
                <w:noProof/>
                <w:webHidden/>
              </w:rPr>
              <w:fldChar w:fldCharType="end"/>
            </w:r>
          </w:hyperlink>
        </w:p>
        <w:p w:rsidR="00EE3582" w:rsidRDefault="00EE3582">
          <w:pPr>
            <w:pStyle w:val="31"/>
            <w:tabs>
              <w:tab w:val="right" w:leader="dot" w:pos="8296"/>
            </w:tabs>
            <w:rPr>
              <w:noProof/>
            </w:rPr>
          </w:pPr>
          <w:hyperlink w:anchor="_Toc524382912" w:history="1">
            <w:r w:rsidRPr="00592C3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_Toc524382912 \h </w:instrText>
            </w:r>
            <w:r>
              <w:rPr>
                <w:noProof/>
                <w:webHidden/>
              </w:rPr>
            </w:r>
            <w:r>
              <w:rPr>
                <w:noProof/>
                <w:webHidden/>
              </w:rPr>
              <w:fldChar w:fldCharType="separate"/>
            </w:r>
            <w:r>
              <w:rPr>
                <w:noProof/>
                <w:webHidden/>
              </w:rPr>
              <w:t>11</w:t>
            </w:r>
            <w:r>
              <w:rPr>
                <w:noProof/>
                <w:webHidden/>
              </w:rPr>
              <w:fldChar w:fldCharType="end"/>
            </w:r>
          </w:hyperlink>
        </w:p>
        <w:p w:rsidR="00EE3582" w:rsidRDefault="00EE3582">
          <w:pPr>
            <w:pStyle w:val="31"/>
            <w:tabs>
              <w:tab w:val="right" w:leader="dot" w:pos="8296"/>
            </w:tabs>
            <w:rPr>
              <w:noProof/>
            </w:rPr>
          </w:pPr>
          <w:hyperlink w:anchor="_Toc524382913" w:history="1">
            <w:r w:rsidRPr="00592C3F">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_Toc524382913 \h </w:instrText>
            </w:r>
            <w:r>
              <w:rPr>
                <w:noProof/>
                <w:webHidden/>
              </w:rPr>
            </w:r>
            <w:r>
              <w:rPr>
                <w:noProof/>
                <w:webHidden/>
              </w:rPr>
              <w:fldChar w:fldCharType="separate"/>
            </w:r>
            <w:r>
              <w:rPr>
                <w:noProof/>
                <w:webHidden/>
              </w:rPr>
              <w:t>11</w:t>
            </w:r>
            <w:r>
              <w:rPr>
                <w:noProof/>
                <w:webHidden/>
              </w:rPr>
              <w:fldChar w:fldCharType="end"/>
            </w:r>
          </w:hyperlink>
        </w:p>
        <w:p w:rsidR="00EE3582" w:rsidRDefault="00EE3582">
          <w:pPr>
            <w:pStyle w:val="31"/>
            <w:tabs>
              <w:tab w:val="right" w:leader="dot" w:pos="8296"/>
            </w:tabs>
            <w:rPr>
              <w:noProof/>
            </w:rPr>
          </w:pPr>
          <w:hyperlink w:anchor="_Toc524382914" w:history="1">
            <w:r w:rsidRPr="00592C3F">
              <w:rPr>
                <w:rStyle w:val="a3"/>
                <w:rFonts w:ascii="宋体" w:eastAsia="宋体" w:hAnsi="宋体"/>
                <w:noProof/>
              </w:rPr>
              <w:t>铜牌题-前置：01规划/分数规划</w:t>
            </w:r>
            <w:r>
              <w:rPr>
                <w:noProof/>
                <w:webHidden/>
              </w:rPr>
              <w:tab/>
            </w:r>
            <w:r>
              <w:rPr>
                <w:noProof/>
                <w:webHidden/>
              </w:rPr>
              <w:fldChar w:fldCharType="begin"/>
            </w:r>
            <w:r>
              <w:rPr>
                <w:noProof/>
                <w:webHidden/>
              </w:rPr>
              <w:instrText xml:space="preserve"> PAGEREF _Toc524382914 \h </w:instrText>
            </w:r>
            <w:r>
              <w:rPr>
                <w:noProof/>
                <w:webHidden/>
              </w:rPr>
            </w:r>
            <w:r>
              <w:rPr>
                <w:noProof/>
                <w:webHidden/>
              </w:rPr>
              <w:fldChar w:fldCharType="separate"/>
            </w:r>
            <w:r>
              <w:rPr>
                <w:noProof/>
                <w:webHidden/>
              </w:rPr>
              <w:t>11</w:t>
            </w:r>
            <w:r>
              <w:rPr>
                <w:noProof/>
                <w:webHidden/>
              </w:rPr>
              <w:fldChar w:fldCharType="end"/>
            </w:r>
          </w:hyperlink>
        </w:p>
        <w:p w:rsidR="00EE3582" w:rsidRDefault="00EE3582">
          <w:pPr>
            <w:pStyle w:val="31"/>
            <w:tabs>
              <w:tab w:val="right" w:leader="dot" w:pos="8296"/>
            </w:tabs>
            <w:rPr>
              <w:noProof/>
            </w:rPr>
          </w:pPr>
          <w:hyperlink w:anchor="_Toc524382915" w:history="1">
            <w:r w:rsidRPr="00592C3F">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_Toc524382915 \h </w:instrText>
            </w:r>
            <w:r>
              <w:rPr>
                <w:noProof/>
                <w:webHidden/>
              </w:rPr>
            </w:r>
            <w:r>
              <w:rPr>
                <w:noProof/>
                <w:webHidden/>
              </w:rPr>
              <w:fldChar w:fldCharType="separate"/>
            </w:r>
            <w:r>
              <w:rPr>
                <w:noProof/>
                <w:webHidden/>
              </w:rPr>
              <w:t>11</w:t>
            </w:r>
            <w:r>
              <w:rPr>
                <w:noProof/>
                <w:webHidden/>
              </w:rPr>
              <w:fldChar w:fldCharType="end"/>
            </w:r>
          </w:hyperlink>
        </w:p>
        <w:p w:rsidR="00EE3582" w:rsidRDefault="00EE3582">
          <w:pPr>
            <w:pStyle w:val="31"/>
            <w:tabs>
              <w:tab w:val="right" w:leader="dot" w:pos="8296"/>
            </w:tabs>
            <w:rPr>
              <w:noProof/>
            </w:rPr>
          </w:pPr>
          <w:hyperlink w:anchor="_Toc524382916" w:history="1">
            <w:r w:rsidRPr="00592C3F">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_Toc524382916 \h </w:instrText>
            </w:r>
            <w:r>
              <w:rPr>
                <w:noProof/>
                <w:webHidden/>
              </w:rPr>
            </w:r>
            <w:r>
              <w:rPr>
                <w:noProof/>
                <w:webHidden/>
              </w:rPr>
              <w:fldChar w:fldCharType="separate"/>
            </w:r>
            <w:r>
              <w:rPr>
                <w:noProof/>
                <w:webHidden/>
              </w:rPr>
              <w:t>11</w:t>
            </w:r>
            <w:r>
              <w:rPr>
                <w:noProof/>
                <w:webHidden/>
              </w:rPr>
              <w:fldChar w:fldCharType="end"/>
            </w:r>
          </w:hyperlink>
        </w:p>
        <w:p w:rsidR="00EE3582" w:rsidRDefault="00EE3582">
          <w:pPr>
            <w:pStyle w:val="31"/>
            <w:tabs>
              <w:tab w:val="right" w:leader="dot" w:pos="8296"/>
            </w:tabs>
            <w:rPr>
              <w:noProof/>
            </w:rPr>
          </w:pPr>
          <w:hyperlink w:anchor="_Toc524382917" w:history="1">
            <w:r w:rsidRPr="00592C3F">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_Toc524382917 \h </w:instrText>
            </w:r>
            <w:r>
              <w:rPr>
                <w:noProof/>
                <w:webHidden/>
              </w:rPr>
            </w:r>
            <w:r>
              <w:rPr>
                <w:noProof/>
                <w:webHidden/>
              </w:rPr>
              <w:fldChar w:fldCharType="separate"/>
            </w:r>
            <w:r>
              <w:rPr>
                <w:noProof/>
                <w:webHidden/>
              </w:rPr>
              <w:t>11</w:t>
            </w:r>
            <w:r>
              <w:rPr>
                <w:noProof/>
                <w:webHidden/>
              </w:rPr>
              <w:fldChar w:fldCharType="end"/>
            </w:r>
          </w:hyperlink>
        </w:p>
        <w:p w:rsidR="00EE3582" w:rsidRDefault="00EE3582">
          <w:pPr>
            <w:pStyle w:val="31"/>
            <w:tabs>
              <w:tab w:val="right" w:leader="dot" w:pos="8296"/>
            </w:tabs>
            <w:rPr>
              <w:noProof/>
            </w:rPr>
          </w:pPr>
          <w:hyperlink w:anchor="_Toc524382918" w:history="1">
            <w:r w:rsidRPr="00592C3F">
              <w:rPr>
                <w:rStyle w:val="a3"/>
                <w:rFonts w:ascii="宋体" w:eastAsia="宋体" w:hAnsi="宋体"/>
                <w:noProof/>
              </w:rPr>
              <w:t>银牌题-前置：LCA</w:t>
            </w:r>
            <w:r>
              <w:rPr>
                <w:noProof/>
                <w:webHidden/>
              </w:rPr>
              <w:tab/>
            </w:r>
            <w:r>
              <w:rPr>
                <w:noProof/>
                <w:webHidden/>
              </w:rPr>
              <w:fldChar w:fldCharType="begin"/>
            </w:r>
            <w:r>
              <w:rPr>
                <w:noProof/>
                <w:webHidden/>
              </w:rPr>
              <w:instrText xml:space="preserve"> PAGEREF _Toc524382918 \h </w:instrText>
            </w:r>
            <w:r>
              <w:rPr>
                <w:noProof/>
                <w:webHidden/>
              </w:rPr>
            </w:r>
            <w:r>
              <w:rPr>
                <w:noProof/>
                <w:webHidden/>
              </w:rPr>
              <w:fldChar w:fldCharType="separate"/>
            </w:r>
            <w:r>
              <w:rPr>
                <w:noProof/>
                <w:webHidden/>
              </w:rPr>
              <w:t>12</w:t>
            </w:r>
            <w:r>
              <w:rPr>
                <w:noProof/>
                <w:webHidden/>
              </w:rPr>
              <w:fldChar w:fldCharType="end"/>
            </w:r>
          </w:hyperlink>
        </w:p>
        <w:p w:rsidR="00EE3582" w:rsidRDefault="00EE3582">
          <w:pPr>
            <w:pStyle w:val="31"/>
            <w:tabs>
              <w:tab w:val="right" w:leader="dot" w:pos="8296"/>
            </w:tabs>
            <w:rPr>
              <w:noProof/>
            </w:rPr>
          </w:pPr>
          <w:hyperlink w:anchor="_Toc524382919" w:history="1">
            <w:r w:rsidRPr="00592C3F">
              <w:rPr>
                <w:rStyle w:val="a3"/>
                <w:rFonts w:ascii="宋体" w:eastAsia="宋体" w:hAnsi="宋体"/>
                <w:noProof/>
              </w:rPr>
              <w:t>银牌题-前置：快速沃尔什变换（FWT）</w:t>
            </w:r>
            <w:r>
              <w:rPr>
                <w:noProof/>
                <w:webHidden/>
              </w:rPr>
              <w:tab/>
            </w:r>
            <w:r>
              <w:rPr>
                <w:noProof/>
                <w:webHidden/>
              </w:rPr>
              <w:fldChar w:fldCharType="begin"/>
            </w:r>
            <w:r>
              <w:rPr>
                <w:noProof/>
                <w:webHidden/>
              </w:rPr>
              <w:instrText xml:space="preserve"> PAGEREF _Toc524382919 \h </w:instrText>
            </w:r>
            <w:r>
              <w:rPr>
                <w:noProof/>
                <w:webHidden/>
              </w:rPr>
            </w:r>
            <w:r>
              <w:rPr>
                <w:noProof/>
                <w:webHidden/>
              </w:rPr>
              <w:fldChar w:fldCharType="separate"/>
            </w:r>
            <w:r>
              <w:rPr>
                <w:noProof/>
                <w:webHidden/>
              </w:rPr>
              <w:t>12</w:t>
            </w:r>
            <w:r>
              <w:rPr>
                <w:noProof/>
                <w:webHidden/>
              </w:rPr>
              <w:fldChar w:fldCharType="end"/>
            </w:r>
          </w:hyperlink>
        </w:p>
        <w:p w:rsidR="00EE3582" w:rsidRDefault="00EE3582">
          <w:pPr>
            <w:pStyle w:val="31"/>
            <w:tabs>
              <w:tab w:val="right" w:leader="dot" w:pos="8296"/>
            </w:tabs>
            <w:rPr>
              <w:noProof/>
            </w:rPr>
          </w:pPr>
          <w:hyperlink w:anchor="_Toc524382920" w:history="1">
            <w:r w:rsidRPr="00592C3F">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_Toc524382920 \h </w:instrText>
            </w:r>
            <w:r>
              <w:rPr>
                <w:noProof/>
                <w:webHidden/>
              </w:rPr>
            </w:r>
            <w:r>
              <w:rPr>
                <w:noProof/>
                <w:webHidden/>
              </w:rPr>
              <w:fldChar w:fldCharType="separate"/>
            </w:r>
            <w:r>
              <w:rPr>
                <w:noProof/>
                <w:webHidden/>
              </w:rPr>
              <w:t>12</w:t>
            </w:r>
            <w:r>
              <w:rPr>
                <w:noProof/>
                <w:webHidden/>
              </w:rPr>
              <w:fldChar w:fldCharType="end"/>
            </w:r>
          </w:hyperlink>
        </w:p>
        <w:p w:rsidR="00EE3582" w:rsidRDefault="00EE3582">
          <w:pPr>
            <w:pStyle w:val="31"/>
            <w:tabs>
              <w:tab w:val="right" w:leader="dot" w:pos="8296"/>
            </w:tabs>
            <w:rPr>
              <w:noProof/>
            </w:rPr>
          </w:pPr>
          <w:hyperlink w:anchor="_Toc524382921"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_Toc524382921 \h </w:instrText>
            </w:r>
            <w:r>
              <w:rPr>
                <w:noProof/>
                <w:webHidden/>
              </w:rPr>
            </w:r>
            <w:r>
              <w:rPr>
                <w:noProof/>
                <w:webHidden/>
              </w:rPr>
              <w:fldChar w:fldCharType="separate"/>
            </w:r>
            <w:r>
              <w:rPr>
                <w:noProof/>
                <w:webHidden/>
              </w:rPr>
              <w:t>12</w:t>
            </w:r>
            <w:r>
              <w:rPr>
                <w:noProof/>
                <w:webHidden/>
              </w:rPr>
              <w:fldChar w:fldCharType="end"/>
            </w:r>
          </w:hyperlink>
        </w:p>
        <w:p w:rsidR="00EE3582" w:rsidRDefault="00EE3582">
          <w:pPr>
            <w:pStyle w:val="31"/>
            <w:tabs>
              <w:tab w:val="right" w:leader="dot" w:pos="8296"/>
            </w:tabs>
            <w:rPr>
              <w:noProof/>
            </w:rPr>
          </w:pPr>
          <w:hyperlink w:anchor="_Toc524382922" w:history="1">
            <w:r w:rsidRPr="00592C3F">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_Toc524382922 \h </w:instrText>
            </w:r>
            <w:r>
              <w:rPr>
                <w:noProof/>
                <w:webHidden/>
              </w:rPr>
            </w:r>
            <w:r>
              <w:rPr>
                <w:noProof/>
                <w:webHidden/>
              </w:rPr>
              <w:fldChar w:fldCharType="separate"/>
            </w:r>
            <w:r>
              <w:rPr>
                <w:noProof/>
                <w:webHidden/>
              </w:rPr>
              <w:t>12</w:t>
            </w:r>
            <w:r>
              <w:rPr>
                <w:noProof/>
                <w:webHidden/>
              </w:rPr>
              <w:fldChar w:fldCharType="end"/>
            </w:r>
          </w:hyperlink>
        </w:p>
        <w:p w:rsidR="00EE3582" w:rsidRDefault="00EE3582">
          <w:pPr>
            <w:pStyle w:val="31"/>
            <w:tabs>
              <w:tab w:val="right" w:leader="dot" w:pos="8296"/>
            </w:tabs>
            <w:rPr>
              <w:noProof/>
            </w:rPr>
          </w:pPr>
          <w:hyperlink w:anchor="_Toc524382923" w:history="1">
            <w:r w:rsidRPr="00592C3F">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_Toc524382923 \h </w:instrText>
            </w:r>
            <w:r>
              <w:rPr>
                <w:noProof/>
                <w:webHidden/>
              </w:rPr>
            </w:r>
            <w:r>
              <w:rPr>
                <w:noProof/>
                <w:webHidden/>
              </w:rPr>
              <w:fldChar w:fldCharType="separate"/>
            </w:r>
            <w:r>
              <w:rPr>
                <w:noProof/>
                <w:webHidden/>
              </w:rPr>
              <w:t>12</w:t>
            </w:r>
            <w:r>
              <w:rPr>
                <w:noProof/>
                <w:webHidden/>
              </w:rPr>
              <w:fldChar w:fldCharType="end"/>
            </w:r>
          </w:hyperlink>
        </w:p>
        <w:p w:rsidR="00EE3582" w:rsidRDefault="00EE3582">
          <w:pPr>
            <w:pStyle w:val="31"/>
            <w:tabs>
              <w:tab w:val="right" w:leader="dot" w:pos="8296"/>
            </w:tabs>
            <w:rPr>
              <w:noProof/>
            </w:rPr>
          </w:pPr>
          <w:hyperlink w:anchor="_Toc524382924" w:history="1">
            <w:r w:rsidRPr="00592C3F">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_Toc524382924 \h </w:instrText>
            </w:r>
            <w:r>
              <w:rPr>
                <w:noProof/>
                <w:webHidden/>
              </w:rPr>
            </w:r>
            <w:r>
              <w:rPr>
                <w:noProof/>
                <w:webHidden/>
              </w:rPr>
              <w:fldChar w:fldCharType="separate"/>
            </w:r>
            <w:r>
              <w:rPr>
                <w:noProof/>
                <w:webHidden/>
              </w:rPr>
              <w:t>12</w:t>
            </w:r>
            <w:r>
              <w:rPr>
                <w:noProof/>
                <w:webHidden/>
              </w:rPr>
              <w:fldChar w:fldCharType="end"/>
            </w:r>
          </w:hyperlink>
        </w:p>
        <w:p w:rsidR="00EE3582" w:rsidRDefault="00EE3582">
          <w:pPr>
            <w:pStyle w:val="31"/>
            <w:tabs>
              <w:tab w:val="right" w:leader="dot" w:pos="8296"/>
            </w:tabs>
            <w:rPr>
              <w:noProof/>
            </w:rPr>
          </w:pPr>
          <w:hyperlink w:anchor="_Toc524382925"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_Toc524382925 \h </w:instrText>
            </w:r>
            <w:r>
              <w:rPr>
                <w:noProof/>
                <w:webHidden/>
              </w:rPr>
            </w:r>
            <w:r>
              <w:rPr>
                <w:noProof/>
                <w:webHidden/>
              </w:rPr>
              <w:fldChar w:fldCharType="separate"/>
            </w:r>
            <w:r>
              <w:rPr>
                <w:noProof/>
                <w:webHidden/>
              </w:rPr>
              <w:t>13</w:t>
            </w:r>
            <w:r>
              <w:rPr>
                <w:noProof/>
                <w:webHidden/>
              </w:rPr>
              <w:fldChar w:fldCharType="end"/>
            </w:r>
          </w:hyperlink>
        </w:p>
        <w:p w:rsidR="00EE3582" w:rsidRDefault="00EE3582">
          <w:pPr>
            <w:pStyle w:val="31"/>
            <w:tabs>
              <w:tab w:val="right" w:leader="dot" w:pos="8296"/>
            </w:tabs>
            <w:rPr>
              <w:noProof/>
            </w:rPr>
          </w:pPr>
          <w:hyperlink w:anchor="_Toc524382926"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_Toc524382926 \h </w:instrText>
            </w:r>
            <w:r>
              <w:rPr>
                <w:noProof/>
                <w:webHidden/>
              </w:rPr>
            </w:r>
            <w:r>
              <w:rPr>
                <w:noProof/>
                <w:webHidden/>
              </w:rPr>
              <w:fldChar w:fldCharType="separate"/>
            </w:r>
            <w:r>
              <w:rPr>
                <w:noProof/>
                <w:webHidden/>
              </w:rPr>
              <w:t>13</w:t>
            </w:r>
            <w:r>
              <w:rPr>
                <w:noProof/>
                <w:webHidden/>
              </w:rPr>
              <w:fldChar w:fldCharType="end"/>
            </w:r>
          </w:hyperlink>
        </w:p>
        <w:p w:rsidR="00EE3582" w:rsidRDefault="00EE3582">
          <w:pPr>
            <w:pStyle w:val="31"/>
            <w:tabs>
              <w:tab w:val="right" w:leader="dot" w:pos="8296"/>
            </w:tabs>
            <w:rPr>
              <w:noProof/>
            </w:rPr>
          </w:pPr>
          <w:hyperlink w:anchor="_Toc524382927"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_Toc524382927 \h </w:instrText>
            </w:r>
            <w:r>
              <w:rPr>
                <w:noProof/>
                <w:webHidden/>
              </w:rPr>
            </w:r>
            <w:r>
              <w:rPr>
                <w:noProof/>
                <w:webHidden/>
              </w:rPr>
              <w:fldChar w:fldCharType="separate"/>
            </w:r>
            <w:r>
              <w:rPr>
                <w:noProof/>
                <w:webHidden/>
              </w:rPr>
              <w:t>13</w:t>
            </w:r>
            <w:r>
              <w:rPr>
                <w:noProof/>
                <w:webHidden/>
              </w:rPr>
              <w:fldChar w:fldCharType="end"/>
            </w:r>
          </w:hyperlink>
        </w:p>
        <w:p w:rsidR="00EE3582" w:rsidRDefault="00EE3582">
          <w:pPr>
            <w:pStyle w:val="31"/>
            <w:tabs>
              <w:tab w:val="right" w:leader="dot" w:pos="8296"/>
            </w:tabs>
            <w:rPr>
              <w:noProof/>
            </w:rPr>
          </w:pPr>
          <w:hyperlink w:anchor="_Toc524382928"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_Toc524382928 \h </w:instrText>
            </w:r>
            <w:r>
              <w:rPr>
                <w:noProof/>
                <w:webHidden/>
              </w:rPr>
            </w:r>
            <w:r>
              <w:rPr>
                <w:noProof/>
                <w:webHidden/>
              </w:rPr>
              <w:fldChar w:fldCharType="separate"/>
            </w:r>
            <w:r>
              <w:rPr>
                <w:noProof/>
                <w:webHidden/>
              </w:rPr>
              <w:t>13</w:t>
            </w:r>
            <w:r>
              <w:rPr>
                <w:noProof/>
                <w:webHidden/>
              </w:rPr>
              <w:fldChar w:fldCharType="end"/>
            </w:r>
          </w:hyperlink>
        </w:p>
        <w:p w:rsidR="00EE3582" w:rsidRDefault="00EE3582">
          <w:pPr>
            <w:pStyle w:val="31"/>
            <w:tabs>
              <w:tab w:val="right" w:leader="dot" w:pos="8296"/>
            </w:tabs>
            <w:rPr>
              <w:noProof/>
            </w:rPr>
          </w:pPr>
          <w:hyperlink w:anchor="_Toc524382929"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_Toc524382929 \h </w:instrText>
            </w:r>
            <w:r>
              <w:rPr>
                <w:noProof/>
                <w:webHidden/>
              </w:rPr>
            </w:r>
            <w:r>
              <w:rPr>
                <w:noProof/>
                <w:webHidden/>
              </w:rPr>
              <w:fldChar w:fldCharType="separate"/>
            </w:r>
            <w:r>
              <w:rPr>
                <w:noProof/>
                <w:webHidden/>
              </w:rPr>
              <w:t>13</w:t>
            </w:r>
            <w:r>
              <w:rPr>
                <w:noProof/>
                <w:webHidden/>
              </w:rPr>
              <w:fldChar w:fldCharType="end"/>
            </w:r>
          </w:hyperlink>
        </w:p>
        <w:p w:rsidR="00EE3582" w:rsidRDefault="00EE3582">
          <w:pPr>
            <w:pStyle w:val="31"/>
            <w:tabs>
              <w:tab w:val="right" w:leader="dot" w:pos="8296"/>
            </w:tabs>
            <w:rPr>
              <w:noProof/>
            </w:rPr>
          </w:pPr>
          <w:hyperlink w:anchor="_Toc524382930"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_Toc524382930 \h </w:instrText>
            </w:r>
            <w:r>
              <w:rPr>
                <w:noProof/>
                <w:webHidden/>
              </w:rPr>
            </w:r>
            <w:r>
              <w:rPr>
                <w:noProof/>
                <w:webHidden/>
              </w:rPr>
              <w:fldChar w:fldCharType="separate"/>
            </w:r>
            <w:r>
              <w:rPr>
                <w:noProof/>
                <w:webHidden/>
              </w:rPr>
              <w:t>13</w:t>
            </w:r>
            <w:r>
              <w:rPr>
                <w:noProof/>
                <w:webHidden/>
              </w:rPr>
              <w:fldChar w:fldCharType="end"/>
            </w:r>
          </w:hyperlink>
        </w:p>
        <w:p w:rsidR="00EE3582" w:rsidRDefault="00EE3582">
          <w:pPr>
            <w:pStyle w:val="31"/>
            <w:tabs>
              <w:tab w:val="right" w:leader="dot" w:pos="8296"/>
            </w:tabs>
            <w:rPr>
              <w:noProof/>
            </w:rPr>
          </w:pPr>
          <w:hyperlink w:anchor="_Toc524382931"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_Toc524382931 \h </w:instrText>
            </w:r>
            <w:r>
              <w:rPr>
                <w:noProof/>
                <w:webHidden/>
              </w:rPr>
            </w:r>
            <w:r>
              <w:rPr>
                <w:noProof/>
                <w:webHidden/>
              </w:rPr>
              <w:fldChar w:fldCharType="separate"/>
            </w:r>
            <w:r>
              <w:rPr>
                <w:noProof/>
                <w:webHidden/>
              </w:rPr>
              <w:t>14</w:t>
            </w:r>
            <w:r>
              <w:rPr>
                <w:noProof/>
                <w:webHidden/>
              </w:rPr>
              <w:fldChar w:fldCharType="end"/>
            </w:r>
          </w:hyperlink>
        </w:p>
        <w:p w:rsidR="00EE3582" w:rsidRDefault="00EE3582">
          <w:pPr>
            <w:pStyle w:val="31"/>
            <w:tabs>
              <w:tab w:val="right" w:leader="dot" w:pos="8296"/>
            </w:tabs>
            <w:rPr>
              <w:noProof/>
            </w:rPr>
          </w:pPr>
          <w:hyperlink w:anchor="_Toc524382932"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_Toc524382932 \h </w:instrText>
            </w:r>
            <w:r>
              <w:rPr>
                <w:noProof/>
                <w:webHidden/>
              </w:rPr>
            </w:r>
            <w:r>
              <w:rPr>
                <w:noProof/>
                <w:webHidden/>
              </w:rPr>
              <w:fldChar w:fldCharType="separate"/>
            </w:r>
            <w:r>
              <w:rPr>
                <w:noProof/>
                <w:webHidden/>
              </w:rPr>
              <w:t>14</w:t>
            </w:r>
            <w:r>
              <w:rPr>
                <w:noProof/>
                <w:webHidden/>
              </w:rPr>
              <w:fldChar w:fldCharType="end"/>
            </w:r>
          </w:hyperlink>
        </w:p>
        <w:p w:rsidR="00EE3582" w:rsidRDefault="00EE3582">
          <w:pPr>
            <w:pStyle w:val="31"/>
            <w:tabs>
              <w:tab w:val="right" w:leader="dot" w:pos="8296"/>
            </w:tabs>
            <w:rPr>
              <w:noProof/>
            </w:rPr>
          </w:pPr>
          <w:hyperlink w:anchor="_Toc524382933" w:history="1">
            <w:r w:rsidRPr="00592C3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_Toc524382933 \h </w:instrText>
            </w:r>
            <w:r>
              <w:rPr>
                <w:noProof/>
                <w:webHidden/>
              </w:rPr>
            </w:r>
            <w:r>
              <w:rPr>
                <w:noProof/>
                <w:webHidden/>
              </w:rPr>
              <w:fldChar w:fldCharType="separate"/>
            </w:r>
            <w:r>
              <w:rPr>
                <w:noProof/>
                <w:webHidden/>
              </w:rPr>
              <w:t>14</w:t>
            </w:r>
            <w:r>
              <w:rPr>
                <w:noProof/>
                <w:webHidden/>
              </w:rPr>
              <w:fldChar w:fldCharType="end"/>
            </w:r>
          </w:hyperlink>
        </w:p>
        <w:p w:rsidR="00EE3582" w:rsidRDefault="00EE3582">
          <w:pPr>
            <w:pStyle w:val="21"/>
            <w:tabs>
              <w:tab w:val="right" w:leader="dot" w:pos="8296"/>
            </w:tabs>
            <w:rPr>
              <w:noProof/>
            </w:rPr>
          </w:pPr>
          <w:hyperlink w:anchor="_Toc524382934" w:history="1">
            <w:r w:rsidRPr="00592C3F">
              <w:rPr>
                <w:rStyle w:val="a3"/>
                <w:rFonts w:ascii="宋体" w:eastAsia="宋体" w:hAnsi="宋体"/>
                <w:noProof/>
              </w:rPr>
              <w:t>&lt;cstring&gt;</w:t>
            </w:r>
            <w:r>
              <w:rPr>
                <w:noProof/>
                <w:webHidden/>
              </w:rPr>
              <w:tab/>
            </w:r>
            <w:r>
              <w:rPr>
                <w:noProof/>
                <w:webHidden/>
              </w:rPr>
              <w:fldChar w:fldCharType="begin"/>
            </w:r>
            <w:r>
              <w:rPr>
                <w:noProof/>
                <w:webHidden/>
              </w:rPr>
              <w:instrText xml:space="preserve"> PAGEREF _Toc524382934 \h </w:instrText>
            </w:r>
            <w:r>
              <w:rPr>
                <w:noProof/>
                <w:webHidden/>
              </w:rPr>
            </w:r>
            <w:r>
              <w:rPr>
                <w:noProof/>
                <w:webHidden/>
              </w:rPr>
              <w:fldChar w:fldCharType="separate"/>
            </w:r>
            <w:r>
              <w:rPr>
                <w:noProof/>
                <w:webHidden/>
              </w:rPr>
              <w:t>14</w:t>
            </w:r>
            <w:r>
              <w:rPr>
                <w:noProof/>
                <w:webHidden/>
              </w:rPr>
              <w:fldChar w:fldCharType="end"/>
            </w:r>
          </w:hyperlink>
        </w:p>
        <w:p w:rsidR="00EE3582" w:rsidRDefault="00EE3582">
          <w:pPr>
            <w:pStyle w:val="21"/>
            <w:tabs>
              <w:tab w:val="right" w:leader="dot" w:pos="8296"/>
            </w:tabs>
            <w:rPr>
              <w:noProof/>
            </w:rPr>
          </w:pPr>
          <w:hyperlink w:anchor="_Toc524382935" w:history="1">
            <w:r w:rsidRPr="00592C3F">
              <w:rPr>
                <w:rStyle w:val="a3"/>
                <w:rFonts w:ascii="宋体" w:eastAsia="宋体" w:hAnsi="宋体"/>
                <w:noProof/>
              </w:rPr>
              <w:t>C++ string类</w:t>
            </w:r>
            <w:r>
              <w:rPr>
                <w:noProof/>
                <w:webHidden/>
              </w:rPr>
              <w:tab/>
            </w:r>
            <w:r>
              <w:rPr>
                <w:noProof/>
                <w:webHidden/>
              </w:rPr>
              <w:fldChar w:fldCharType="begin"/>
            </w:r>
            <w:r>
              <w:rPr>
                <w:noProof/>
                <w:webHidden/>
              </w:rPr>
              <w:instrText xml:space="preserve"> PAGEREF _Toc524382935 \h </w:instrText>
            </w:r>
            <w:r>
              <w:rPr>
                <w:noProof/>
                <w:webHidden/>
              </w:rPr>
            </w:r>
            <w:r>
              <w:rPr>
                <w:noProof/>
                <w:webHidden/>
              </w:rPr>
              <w:fldChar w:fldCharType="separate"/>
            </w:r>
            <w:r>
              <w:rPr>
                <w:noProof/>
                <w:webHidden/>
              </w:rPr>
              <w:t>14</w:t>
            </w:r>
            <w:r>
              <w:rPr>
                <w:noProof/>
                <w:webHidden/>
              </w:rPr>
              <w:fldChar w:fldCharType="end"/>
            </w:r>
          </w:hyperlink>
        </w:p>
        <w:p w:rsidR="00EE3582" w:rsidRDefault="00EE3582">
          <w:pPr>
            <w:pStyle w:val="21"/>
            <w:tabs>
              <w:tab w:val="right" w:leader="dot" w:pos="8296"/>
            </w:tabs>
            <w:rPr>
              <w:noProof/>
            </w:rPr>
          </w:pPr>
          <w:hyperlink w:anchor="_Toc524382936" w:history="1">
            <w:r w:rsidRPr="00592C3F">
              <w:rPr>
                <w:rStyle w:val="a3"/>
                <w:rFonts w:ascii="宋体" w:eastAsia="宋体" w:hAnsi="宋体"/>
                <w:noProof/>
              </w:rPr>
              <w:t>new&amp;delete</w:t>
            </w:r>
            <w:r>
              <w:rPr>
                <w:noProof/>
                <w:webHidden/>
              </w:rPr>
              <w:tab/>
            </w:r>
            <w:r>
              <w:rPr>
                <w:noProof/>
                <w:webHidden/>
              </w:rPr>
              <w:fldChar w:fldCharType="begin"/>
            </w:r>
            <w:r>
              <w:rPr>
                <w:noProof/>
                <w:webHidden/>
              </w:rPr>
              <w:instrText xml:space="preserve"> PAGEREF _Toc524382936 \h </w:instrText>
            </w:r>
            <w:r>
              <w:rPr>
                <w:noProof/>
                <w:webHidden/>
              </w:rPr>
            </w:r>
            <w:r>
              <w:rPr>
                <w:noProof/>
                <w:webHidden/>
              </w:rPr>
              <w:fldChar w:fldCharType="separate"/>
            </w:r>
            <w:r>
              <w:rPr>
                <w:noProof/>
                <w:webHidden/>
              </w:rPr>
              <w:t>16</w:t>
            </w:r>
            <w:r>
              <w:rPr>
                <w:noProof/>
                <w:webHidden/>
              </w:rPr>
              <w:fldChar w:fldCharType="end"/>
            </w:r>
          </w:hyperlink>
        </w:p>
        <w:p w:rsidR="00EE3582" w:rsidRDefault="00EE3582">
          <w:pPr>
            <w:pStyle w:val="31"/>
            <w:tabs>
              <w:tab w:val="right" w:leader="dot" w:pos="8296"/>
            </w:tabs>
            <w:rPr>
              <w:noProof/>
            </w:rPr>
          </w:pPr>
          <w:hyperlink w:anchor="_Toc524382937" w:history="1">
            <w:r w:rsidRPr="00592C3F">
              <w:rPr>
                <w:rStyle w:val="a3"/>
                <w:rFonts w:ascii="宋体" w:eastAsia="宋体" w:hAnsi="宋体"/>
                <w:noProof/>
              </w:rPr>
              <w:t>创建并释放一维数组</w:t>
            </w:r>
            <w:r>
              <w:rPr>
                <w:noProof/>
                <w:webHidden/>
              </w:rPr>
              <w:tab/>
            </w:r>
            <w:r>
              <w:rPr>
                <w:noProof/>
                <w:webHidden/>
              </w:rPr>
              <w:fldChar w:fldCharType="begin"/>
            </w:r>
            <w:r>
              <w:rPr>
                <w:noProof/>
                <w:webHidden/>
              </w:rPr>
              <w:instrText xml:space="preserve"> PAGEREF _Toc524382937 \h </w:instrText>
            </w:r>
            <w:r>
              <w:rPr>
                <w:noProof/>
                <w:webHidden/>
              </w:rPr>
            </w:r>
            <w:r>
              <w:rPr>
                <w:noProof/>
                <w:webHidden/>
              </w:rPr>
              <w:fldChar w:fldCharType="separate"/>
            </w:r>
            <w:r>
              <w:rPr>
                <w:noProof/>
                <w:webHidden/>
              </w:rPr>
              <w:t>16</w:t>
            </w:r>
            <w:r>
              <w:rPr>
                <w:noProof/>
                <w:webHidden/>
              </w:rPr>
              <w:fldChar w:fldCharType="end"/>
            </w:r>
          </w:hyperlink>
        </w:p>
        <w:p w:rsidR="00EE3582" w:rsidRDefault="00EE3582">
          <w:pPr>
            <w:pStyle w:val="31"/>
            <w:tabs>
              <w:tab w:val="right" w:leader="dot" w:pos="8296"/>
            </w:tabs>
            <w:rPr>
              <w:noProof/>
            </w:rPr>
          </w:pPr>
          <w:hyperlink w:anchor="_Toc524382938" w:history="1">
            <w:r w:rsidRPr="00592C3F">
              <w:rPr>
                <w:rStyle w:val="a3"/>
                <w:rFonts w:ascii="宋体" w:eastAsia="宋体" w:hAnsi="宋体"/>
                <w:noProof/>
              </w:rPr>
              <w:t>创建并释放二维数组</w:t>
            </w:r>
            <w:r>
              <w:rPr>
                <w:noProof/>
                <w:webHidden/>
              </w:rPr>
              <w:tab/>
            </w:r>
            <w:r>
              <w:rPr>
                <w:noProof/>
                <w:webHidden/>
              </w:rPr>
              <w:fldChar w:fldCharType="begin"/>
            </w:r>
            <w:r>
              <w:rPr>
                <w:noProof/>
                <w:webHidden/>
              </w:rPr>
              <w:instrText xml:space="preserve"> PAGEREF _Toc524382938 \h </w:instrText>
            </w:r>
            <w:r>
              <w:rPr>
                <w:noProof/>
                <w:webHidden/>
              </w:rPr>
            </w:r>
            <w:r>
              <w:rPr>
                <w:noProof/>
                <w:webHidden/>
              </w:rPr>
              <w:fldChar w:fldCharType="separate"/>
            </w:r>
            <w:r>
              <w:rPr>
                <w:noProof/>
                <w:webHidden/>
              </w:rPr>
              <w:t>16</w:t>
            </w:r>
            <w:r>
              <w:rPr>
                <w:noProof/>
                <w:webHidden/>
              </w:rPr>
              <w:fldChar w:fldCharType="end"/>
            </w:r>
          </w:hyperlink>
        </w:p>
        <w:p w:rsidR="00EE3582" w:rsidRDefault="00EE3582">
          <w:pPr>
            <w:pStyle w:val="21"/>
            <w:tabs>
              <w:tab w:val="right" w:leader="dot" w:pos="8296"/>
            </w:tabs>
            <w:rPr>
              <w:noProof/>
            </w:rPr>
          </w:pPr>
          <w:hyperlink w:anchor="_Toc524382939" w:history="1">
            <w:r w:rsidRPr="00592C3F">
              <w:rPr>
                <w:rStyle w:val="a3"/>
                <w:rFonts w:ascii="宋体" w:eastAsia="宋体" w:hAnsi="宋体"/>
                <w:noProof/>
              </w:rPr>
              <w:t>STL</w:t>
            </w:r>
            <w:r>
              <w:rPr>
                <w:noProof/>
                <w:webHidden/>
              </w:rPr>
              <w:tab/>
            </w:r>
            <w:r>
              <w:rPr>
                <w:noProof/>
                <w:webHidden/>
              </w:rPr>
              <w:fldChar w:fldCharType="begin"/>
            </w:r>
            <w:r>
              <w:rPr>
                <w:noProof/>
                <w:webHidden/>
              </w:rPr>
              <w:instrText xml:space="preserve"> PAGEREF _Toc524382939 \h </w:instrText>
            </w:r>
            <w:r>
              <w:rPr>
                <w:noProof/>
                <w:webHidden/>
              </w:rPr>
            </w:r>
            <w:r>
              <w:rPr>
                <w:noProof/>
                <w:webHidden/>
              </w:rPr>
              <w:fldChar w:fldCharType="separate"/>
            </w:r>
            <w:r>
              <w:rPr>
                <w:noProof/>
                <w:webHidden/>
              </w:rPr>
              <w:t>17</w:t>
            </w:r>
            <w:r>
              <w:rPr>
                <w:noProof/>
                <w:webHidden/>
              </w:rPr>
              <w:fldChar w:fldCharType="end"/>
            </w:r>
          </w:hyperlink>
        </w:p>
        <w:p w:rsidR="00EE3582" w:rsidRDefault="00EE3582">
          <w:pPr>
            <w:pStyle w:val="31"/>
            <w:tabs>
              <w:tab w:val="right" w:leader="dot" w:pos="8296"/>
            </w:tabs>
            <w:rPr>
              <w:noProof/>
            </w:rPr>
          </w:pPr>
          <w:hyperlink w:anchor="_Toc524382940" w:history="1">
            <w:r w:rsidRPr="00592C3F">
              <w:rPr>
                <w:rStyle w:val="a3"/>
                <w:rFonts w:ascii="宋体" w:eastAsia="宋体" w:hAnsi="宋体"/>
                <w:noProof/>
              </w:rPr>
              <w:t>map</w:t>
            </w:r>
            <w:r>
              <w:rPr>
                <w:noProof/>
                <w:webHidden/>
              </w:rPr>
              <w:tab/>
            </w:r>
            <w:r>
              <w:rPr>
                <w:noProof/>
                <w:webHidden/>
              </w:rPr>
              <w:fldChar w:fldCharType="begin"/>
            </w:r>
            <w:r>
              <w:rPr>
                <w:noProof/>
                <w:webHidden/>
              </w:rPr>
              <w:instrText xml:space="preserve"> PAGEREF _Toc524382940 \h </w:instrText>
            </w:r>
            <w:r>
              <w:rPr>
                <w:noProof/>
                <w:webHidden/>
              </w:rPr>
            </w:r>
            <w:r>
              <w:rPr>
                <w:noProof/>
                <w:webHidden/>
              </w:rPr>
              <w:fldChar w:fldCharType="separate"/>
            </w:r>
            <w:r>
              <w:rPr>
                <w:noProof/>
                <w:webHidden/>
              </w:rPr>
              <w:t>17</w:t>
            </w:r>
            <w:r>
              <w:rPr>
                <w:noProof/>
                <w:webHidden/>
              </w:rPr>
              <w:fldChar w:fldCharType="end"/>
            </w:r>
          </w:hyperlink>
        </w:p>
        <w:p w:rsidR="00EE3582" w:rsidRDefault="00EE3582">
          <w:pPr>
            <w:pStyle w:val="31"/>
            <w:tabs>
              <w:tab w:val="right" w:leader="dot" w:pos="8296"/>
            </w:tabs>
            <w:rPr>
              <w:noProof/>
            </w:rPr>
          </w:pPr>
          <w:hyperlink w:anchor="_Toc524382941" w:history="1">
            <w:r w:rsidRPr="00592C3F">
              <w:rPr>
                <w:rStyle w:val="a3"/>
                <w:rFonts w:ascii="宋体" w:eastAsia="宋体" w:hAnsi="宋体"/>
                <w:noProof/>
              </w:rPr>
              <w:t>vector</w:t>
            </w:r>
            <w:r>
              <w:rPr>
                <w:noProof/>
                <w:webHidden/>
              </w:rPr>
              <w:tab/>
            </w:r>
            <w:r>
              <w:rPr>
                <w:noProof/>
                <w:webHidden/>
              </w:rPr>
              <w:fldChar w:fldCharType="begin"/>
            </w:r>
            <w:r>
              <w:rPr>
                <w:noProof/>
                <w:webHidden/>
              </w:rPr>
              <w:instrText xml:space="preserve"> PAGEREF _Toc524382941 \h </w:instrText>
            </w:r>
            <w:r>
              <w:rPr>
                <w:noProof/>
                <w:webHidden/>
              </w:rPr>
            </w:r>
            <w:r>
              <w:rPr>
                <w:noProof/>
                <w:webHidden/>
              </w:rPr>
              <w:fldChar w:fldCharType="separate"/>
            </w:r>
            <w:r>
              <w:rPr>
                <w:noProof/>
                <w:webHidden/>
              </w:rPr>
              <w:t>17</w:t>
            </w:r>
            <w:r>
              <w:rPr>
                <w:noProof/>
                <w:webHidden/>
              </w:rPr>
              <w:fldChar w:fldCharType="end"/>
            </w:r>
          </w:hyperlink>
        </w:p>
        <w:p w:rsidR="00EE3582" w:rsidRDefault="00EE3582">
          <w:pPr>
            <w:pStyle w:val="31"/>
            <w:tabs>
              <w:tab w:val="right" w:leader="dot" w:pos="8296"/>
            </w:tabs>
            <w:rPr>
              <w:noProof/>
            </w:rPr>
          </w:pPr>
          <w:hyperlink w:anchor="_Toc524382942" w:history="1">
            <w:r w:rsidRPr="00592C3F">
              <w:rPr>
                <w:rStyle w:val="a3"/>
                <w:rFonts w:ascii="宋体" w:eastAsia="宋体" w:hAnsi="宋体"/>
                <w:noProof/>
              </w:rPr>
              <w:t>next_permutation</w:t>
            </w:r>
            <w:r>
              <w:rPr>
                <w:noProof/>
                <w:webHidden/>
              </w:rPr>
              <w:tab/>
            </w:r>
            <w:r>
              <w:rPr>
                <w:noProof/>
                <w:webHidden/>
              </w:rPr>
              <w:fldChar w:fldCharType="begin"/>
            </w:r>
            <w:r>
              <w:rPr>
                <w:noProof/>
                <w:webHidden/>
              </w:rPr>
              <w:instrText xml:space="preserve"> PAGEREF _Toc524382942 \h </w:instrText>
            </w:r>
            <w:r>
              <w:rPr>
                <w:noProof/>
                <w:webHidden/>
              </w:rPr>
            </w:r>
            <w:r>
              <w:rPr>
                <w:noProof/>
                <w:webHidden/>
              </w:rPr>
              <w:fldChar w:fldCharType="separate"/>
            </w:r>
            <w:r>
              <w:rPr>
                <w:noProof/>
                <w:webHidden/>
              </w:rPr>
              <w:t>18</w:t>
            </w:r>
            <w:r>
              <w:rPr>
                <w:noProof/>
                <w:webHidden/>
              </w:rPr>
              <w:fldChar w:fldCharType="end"/>
            </w:r>
          </w:hyperlink>
        </w:p>
        <w:p w:rsidR="00EE3582" w:rsidRDefault="00EE3582">
          <w:pPr>
            <w:pStyle w:val="31"/>
            <w:tabs>
              <w:tab w:val="right" w:leader="dot" w:pos="8296"/>
            </w:tabs>
            <w:rPr>
              <w:noProof/>
            </w:rPr>
          </w:pPr>
          <w:hyperlink w:anchor="_Toc524382943" w:history="1">
            <w:r w:rsidRPr="00592C3F">
              <w:rPr>
                <w:rStyle w:val="a3"/>
                <w:rFonts w:ascii="宋体" w:eastAsia="宋体" w:hAnsi="宋体"/>
                <w:noProof/>
              </w:rPr>
              <w:t>优先队列（priority_queue）</w:t>
            </w:r>
            <w:r>
              <w:rPr>
                <w:noProof/>
                <w:webHidden/>
              </w:rPr>
              <w:tab/>
            </w:r>
            <w:r>
              <w:rPr>
                <w:noProof/>
                <w:webHidden/>
              </w:rPr>
              <w:fldChar w:fldCharType="begin"/>
            </w:r>
            <w:r>
              <w:rPr>
                <w:noProof/>
                <w:webHidden/>
              </w:rPr>
              <w:instrText xml:space="preserve"> PAGEREF _Toc524382943 \h </w:instrText>
            </w:r>
            <w:r>
              <w:rPr>
                <w:noProof/>
                <w:webHidden/>
              </w:rPr>
            </w:r>
            <w:r>
              <w:rPr>
                <w:noProof/>
                <w:webHidden/>
              </w:rPr>
              <w:fldChar w:fldCharType="separate"/>
            </w:r>
            <w:r>
              <w:rPr>
                <w:noProof/>
                <w:webHidden/>
              </w:rPr>
              <w:t>18</w:t>
            </w:r>
            <w:r>
              <w:rPr>
                <w:noProof/>
                <w:webHidden/>
              </w:rPr>
              <w:fldChar w:fldCharType="end"/>
            </w:r>
          </w:hyperlink>
        </w:p>
        <w:p w:rsidR="00EE3582" w:rsidRDefault="00EE3582">
          <w:pPr>
            <w:pStyle w:val="21"/>
            <w:tabs>
              <w:tab w:val="right" w:leader="dot" w:pos="8296"/>
            </w:tabs>
            <w:rPr>
              <w:noProof/>
            </w:rPr>
          </w:pPr>
          <w:hyperlink w:anchor="_Toc524382944" w:history="1">
            <w:r w:rsidRPr="00592C3F">
              <w:rPr>
                <w:rStyle w:val="a3"/>
                <w:rFonts w:ascii="宋体" w:eastAsia="宋体" w:hAnsi="宋体"/>
                <w:noProof/>
              </w:rPr>
              <w:t>C++11</w:t>
            </w:r>
            <w:r>
              <w:rPr>
                <w:noProof/>
                <w:webHidden/>
              </w:rPr>
              <w:tab/>
            </w:r>
            <w:r>
              <w:rPr>
                <w:noProof/>
                <w:webHidden/>
              </w:rPr>
              <w:fldChar w:fldCharType="begin"/>
            </w:r>
            <w:r>
              <w:rPr>
                <w:noProof/>
                <w:webHidden/>
              </w:rPr>
              <w:instrText xml:space="preserve"> PAGEREF _Toc524382944 \h </w:instrText>
            </w:r>
            <w:r>
              <w:rPr>
                <w:noProof/>
                <w:webHidden/>
              </w:rPr>
            </w:r>
            <w:r>
              <w:rPr>
                <w:noProof/>
                <w:webHidden/>
              </w:rPr>
              <w:fldChar w:fldCharType="separate"/>
            </w:r>
            <w:r>
              <w:rPr>
                <w:noProof/>
                <w:webHidden/>
              </w:rPr>
              <w:t>18</w:t>
            </w:r>
            <w:r>
              <w:rPr>
                <w:noProof/>
                <w:webHidden/>
              </w:rPr>
              <w:fldChar w:fldCharType="end"/>
            </w:r>
          </w:hyperlink>
        </w:p>
        <w:p w:rsidR="00EE3582" w:rsidRDefault="00EE3582">
          <w:pPr>
            <w:pStyle w:val="31"/>
            <w:tabs>
              <w:tab w:val="right" w:leader="dot" w:pos="8296"/>
            </w:tabs>
            <w:rPr>
              <w:noProof/>
            </w:rPr>
          </w:pPr>
          <w:hyperlink w:anchor="_Toc524382945" w:history="1">
            <w:r w:rsidRPr="00592C3F">
              <w:rPr>
                <w:rStyle w:val="a3"/>
                <w:rFonts w:ascii="宋体" w:eastAsia="宋体" w:hAnsi="宋体"/>
                <w:noProof/>
              </w:rPr>
              <w:t>auto</w:t>
            </w:r>
            <w:r>
              <w:rPr>
                <w:noProof/>
                <w:webHidden/>
              </w:rPr>
              <w:tab/>
            </w:r>
            <w:r>
              <w:rPr>
                <w:noProof/>
                <w:webHidden/>
              </w:rPr>
              <w:fldChar w:fldCharType="begin"/>
            </w:r>
            <w:r>
              <w:rPr>
                <w:noProof/>
                <w:webHidden/>
              </w:rPr>
              <w:instrText xml:space="preserve"> PAGEREF _Toc524382945 \h </w:instrText>
            </w:r>
            <w:r>
              <w:rPr>
                <w:noProof/>
                <w:webHidden/>
              </w:rPr>
            </w:r>
            <w:r>
              <w:rPr>
                <w:noProof/>
                <w:webHidden/>
              </w:rPr>
              <w:fldChar w:fldCharType="separate"/>
            </w:r>
            <w:r>
              <w:rPr>
                <w:noProof/>
                <w:webHidden/>
              </w:rPr>
              <w:t>18</w:t>
            </w:r>
            <w:r>
              <w:rPr>
                <w:noProof/>
                <w:webHidden/>
              </w:rPr>
              <w:fldChar w:fldCharType="end"/>
            </w:r>
          </w:hyperlink>
        </w:p>
        <w:p w:rsidR="00EE3582" w:rsidRDefault="00EE3582">
          <w:pPr>
            <w:pStyle w:val="31"/>
            <w:tabs>
              <w:tab w:val="right" w:leader="dot" w:pos="8296"/>
            </w:tabs>
            <w:rPr>
              <w:noProof/>
            </w:rPr>
          </w:pPr>
          <w:hyperlink w:anchor="_Toc524382946" w:history="1">
            <w:r w:rsidRPr="00592C3F">
              <w:rPr>
                <w:rStyle w:val="a3"/>
                <w:rFonts w:ascii="宋体" w:eastAsia="宋体" w:hAnsi="宋体"/>
                <w:noProof/>
              </w:rPr>
              <w:t>for循环</w:t>
            </w:r>
            <w:r>
              <w:rPr>
                <w:noProof/>
                <w:webHidden/>
              </w:rPr>
              <w:tab/>
            </w:r>
            <w:r>
              <w:rPr>
                <w:noProof/>
                <w:webHidden/>
              </w:rPr>
              <w:fldChar w:fldCharType="begin"/>
            </w:r>
            <w:r>
              <w:rPr>
                <w:noProof/>
                <w:webHidden/>
              </w:rPr>
              <w:instrText xml:space="preserve"> PAGEREF _Toc524382946 \h </w:instrText>
            </w:r>
            <w:r>
              <w:rPr>
                <w:noProof/>
                <w:webHidden/>
              </w:rPr>
            </w:r>
            <w:r>
              <w:rPr>
                <w:noProof/>
                <w:webHidden/>
              </w:rPr>
              <w:fldChar w:fldCharType="separate"/>
            </w:r>
            <w:r>
              <w:rPr>
                <w:noProof/>
                <w:webHidden/>
              </w:rPr>
              <w:t>19</w:t>
            </w:r>
            <w:r>
              <w:rPr>
                <w:noProof/>
                <w:webHidden/>
              </w:rPr>
              <w:fldChar w:fldCharType="end"/>
            </w:r>
          </w:hyperlink>
        </w:p>
        <w:p w:rsidR="00EE3582" w:rsidRDefault="00EE3582">
          <w:pPr>
            <w:pStyle w:val="21"/>
            <w:tabs>
              <w:tab w:val="right" w:leader="dot" w:pos="8296"/>
            </w:tabs>
            <w:rPr>
              <w:noProof/>
            </w:rPr>
          </w:pPr>
          <w:hyperlink w:anchor="_Toc524382947" w:history="1">
            <w:r w:rsidRPr="00592C3F">
              <w:rPr>
                <w:rStyle w:val="a3"/>
                <w:rFonts w:cstheme="majorBidi"/>
                <w:noProof/>
              </w:rPr>
              <w:t>断言（assert）</w:t>
            </w:r>
            <w:r>
              <w:rPr>
                <w:noProof/>
                <w:webHidden/>
              </w:rPr>
              <w:tab/>
            </w:r>
            <w:r>
              <w:rPr>
                <w:noProof/>
                <w:webHidden/>
              </w:rPr>
              <w:fldChar w:fldCharType="begin"/>
            </w:r>
            <w:r>
              <w:rPr>
                <w:noProof/>
                <w:webHidden/>
              </w:rPr>
              <w:instrText xml:space="preserve"> PAGEREF _Toc524382947 \h </w:instrText>
            </w:r>
            <w:r>
              <w:rPr>
                <w:noProof/>
                <w:webHidden/>
              </w:rPr>
            </w:r>
            <w:r>
              <w:rPr>
                <w:noProof/>
                <w:webHidden/>
              </w:rPr>
              <w:fldChar w:fldCharType="separate"/>
            </w:r>
            <w:r>
              <w:rPr>
                <w:noProof/>
                <w:webHidden/>
              </w:rPr>
              <w:t>19</w:t>
            </w:r>
            <w:r>
              <w:rPr>
                <w:noProof/>
                <w:webHidden/>
              </w:rPr>
              <w:fldChar w:fldCharType="end"/>
            </w:r>
          </w:hyperlink>
        </w:p>
        <w:p w:rsidR="00EE3582" w:rsidRDefault="00EE3582">
          <w:pPr>
            <w:pStyle w:val="21"/>
            <w:tabs>
              <w:tab w:val="right" w:leader="dot" w:pos="8296"/>
            </w:tabs>
            <w:rPr>
              <w:noProof/>
            </w:rPr>
          </w:pPr>
          <w:hyperlink w:anchor="_Toc524382948" w:history="1">
            <w:r w:rsidRPr="00592C3F">
              <w:rPr>
                <w:rStyle w:val="a3"/>
                <w:rFonts w:ascii="宋体" w:eastAsia="宋体" w:hAnsi="宋体"/>
                <w:noProof/>
              </w:rPr>
              <w:t>数据对拍（输入输出重定向-freopen）</w:t>
            </w:r>
            <w:r>
              <w:rPr>
                <w:noProof/>
                <w:webHidden/>
              </w:rPr>
              <w:tab/>
            </w:r>
            <w:r>
              <w:rPr>
                <w:noProof/>
                <w:webHidden/>
              </w:rPr>
              <w:fldChar w:fldCharType="begin"/>
            </w:r>
            <w:r>
              <w:rPr>
                <w:noProof/>
                <w:webHidden/>
              </w:rPr>
              <w:instrText xml:space="preserve"> PAGEREF _Toc524382948 \h </w:instrText>
            </w:r>
            <w:r>
              <w:rPr>
                <w:noProof/>
                <w:webHidden/>
              </w:rPr>
            </w:r>
            <w:r>
              <w:rPr>
                <w:noProof/>
                <w:webHidden/>
              </w:rPr>
              <w:fldChar w:fldCharType="separate"/>
            </w:r>
            <w:r>
              <w:rPr>
                <w:noProof/>
                <w:webHidden/>
              </w:rPr>
              <w:t>19</w:t>
            </w:r>
            <w:r>
              <w:rPr>
                <w:noProof/>
                <w:webHidden/>
              </w:rPr>
              <w:fldChar w:fldCharType="end"/>
            </w:r>
          </w:hyperlink>
        </w:p>
        <w:p w:rsidR="00EE3582" w:rsidRDefault="00EE3582">
          <w:pPr>
            <w:pStyle w:val="21"/>
            <w:tabs>
              <w:tab w:val="right" w:leader="dot" w:pos="8296"/>
            </w:tabs>
            <w:rPr>
              <w:noProof/>
            </w:rPr>
          </w:pPr>
          <w:hyperlink w:anchor="_Toc524382949" w:history="1">
            <w:r w:rsidRPr="00592C3F">
              <w:rPr>
                <w:rStyle w:val="a3"/>
                <w:rFonts w:ascii="宋体" w:eastAsia="宋体" w:hAnsi="宋体"/>
                <w:noProof/>
              </w:rPr>
              <w:t>宏定义</w:t>
            </w:r>
            <w:r>
              <w:rPr>
                <w:noProof/>
                <w:webHidden/>
              </w:rPr>
              <w:tab/>
            </w:r>
            <w:r>
              <w:rPr>
                <w:noProof/>
                <w:webHidden/>
              </w:rPr>
              <w:fldChar w:fldCharType="begin"/>
            </w:r>
            <w:r>
              <w:rPr>
                <w:noProof/>
                <w:webHidden/>
              </w:rPr>
              <w:instrText xml:space="preserve"> PAGEREF _Toc524382949 \h </w:instrText>
            </w:r>
            <w:r>
              <w:rPr>
                <w:noProof/>
                <w:webHidden/>
              </w:rPr>
            </w:r>
            <w:r>
              <w:rPr>
                <w:noProof/>
                <w:webHidden/>
              </w:rPr>
              <w:fldChar w:fldCharType="separate"/>
            </w:r>
            <w:r>
              <w:rPr>
                <w:noProof/>
                <w:webHidden/>
              </w:rPr>
              <w:t>21</w:t>
            </w:r>
            <w:r>
              <w:rPr>
                <w:noProof/>
                <w:webHidden/>
              </w:rPr>
              <w:fldChar w:fldCharType="end"/>
            </w:r>
          </w:hyperlink>
        </w:p>
        <w:p w:rsidR="00EE3582" w:rsidRDefault="00EE3582">
          <w:pPr>
            <w:pStyle w:val="21"/>
            <w:tabs>
              <w:tab w:val="right" w:leader="dot" w:pos="8296"/>
            </w:tabs>
            <w:rPr>
              <w:noProof/>
            </w:rPr>
          </w:pPr>
          <w:hyperlink w:anchor="_Toc524382950" w:history="1">
            <w:r w:rsidRPr="00592C3F">
              <w:rPr>
                <w:rStyle w:val="a3"/>
                <w:rFonts w:ascii="宋体" w:eastAsia="宋体" w:hAnsi="宋体"/>
                <w:noProof/>
              </w:rPr>
              <w:t>大数模板（C/C++）</w:t>
            </w:r>
            <w:r>
              <w:rPr>
                <w:noProof/>
                <w:webHidden/>
              </w:rPr>
              <w:tab/>
            </w:r>
            <w:r>
              <w:rPr>
                <w:noProof/>
                <w:webHidden/>
              </w:rPr>
              <w:fldChar w:fldCharType="begin"/>
            </w:r>
            <w:r>
              <w:rPr>
                <w:noProof/>
                <w:webHidden/>
              </w:rPr>
              <w:instrText xml:space="preserve"> PAGEREF _Toc524382950 \h </w:instrText>
            </w:r>
            <w:r>
              <w:rPr>
                <w:noProof/>
                <w:webHidden/>
              </w:rPr>
            </w:r>
            <w:r>
              <w:rPr>
                <w:noProof/>
                <w:webHidden/>
              </w:rPr>
              <w:fldChar w:fldCharType="separate"/>
            </w:r>
            <w:r>
              <w:rPr>
                <w:noProof/>
                <w:webHidden/>
              </w:rPr>
              <w:t>23</w:t>
            </w:r>
            <w:r>
              <w:rPr>
                <w:noProof/>
                <w:webHidden/>
              </w:rPr>
              <w:fldChar w:fldCharType="end"/>
            </w:r>
          </w:hyperlink>
        </w:p>
        <w:p w:rsidR="00EE3582" w:rsidRDefault="00EE3582">
          <w:pPr>
            <w:pStyle w:val="21"/>
            <w:tabs>
              <w:tab w:val="right" w:leader="dot" w:pos="8296"/>
            </w:tabs>
            <w:rPr>
              <w:noProof/>
            </w:rPr>
          </w:pPr>
          <w:hyperlink w:anchor="_Toc524382951" w:history="1">
            <w:r w:rsidRPr="00592C3F">
              <w:rPr>
                <w:rStyle w:val="a3"/>
                <w:rFonts w:ascii="宋体" w:eastAsia="宋体" w:hAnsi="宋体"/>
                <w:noProof/>
              </w:rPr>
              <w:t>JAVA</w:t>
            </w:r>
            <w:r>
              <w:rPr>
                <w:noProof/>
                <w:webHidden/>
              </w:rPr>
              <w:tab/>
            </w:r>
            <w:r>
              <w:rPr>
                <w:noProof/>
                <w:webHidden/>
              </w:rPr>
              <w:fldChar w:fldCharType="begin"/>
            </w:r>
            <w:r>
              <w:rPr>
                <w:noProof/>
                <w:webHidden/>
              </w:rPr>
              <w:instrText xml:space="preserve"> PAGEREF _Toc524382951 \h </w:instrText>
            </w:r>
            <w:r>
              <w:rPr>
                <w:noProof/>
                <w:webHidden/>
              </w:rPr>
            </w:r>
            <w:r>
              <w:rPr>
                <w:noProof/>
                <w:webHidden/>
              </w:rPr>
              <w:fldChar w:fldCharType="separate"/>
            </w:r>
            <w:r>
              <w:rPr>
                <w:noProof/>
                <w:webHidden/>
              </w:rPr>
              <w:t>23</w:t>
            </w:r>
            <w:r>
              <w:rPr>
                <w:noProof/>
                <w:webHidden/>
              </w:rPr>
              <w:fldChar w:fldCharType="end"/>
            </w:r>
          </w:hyperlink>
        </w:p>
        <w:p w:rsidR="00EE3582" w:rsidRDefault="00EE3582">
          <w:pPr>
            <w:pStyle w:val="31"/>
            <w:tabs>
              <w:tab w:val="right" w:leader="dot" w:pos="8296"/>
            </w:tabs>
            <w:rPr>
              <w:noProof/>
            </w:rPr>
          </w:pPr>
          <w:hyperlink w:anchor="_Toc524382952" w:history="1">
            <w:r w:rsidRPr="00592C3F">
              <w:rPr>
                <w:rStyle w:val="a3"/>
                <w:rFonts w:ascii="宋体" w:eastAsia="宋体" w:hAnsi="宋体"/>
                <w:noProof/>
              </w:rPr>
              <w:t>BigDecimal</w:t>
            </w:r>
            <w:r>
              <w:rPr>
                <w:noProof/>
                <w:webHidden/>
              </w:rPr>
              <w:tab/>
            </w:r>
            <w:r>
              <w:rPr>
                <w:noProof/>
                <w:webHidden/>
              </w:rPr>
              <w:fldChar w:fldCharType="begin"/>
            </w:r>
            <w:r>
              <w:rPr>
                <w:noProof/>
                <w:webHidden/>
              </w:rPr>
              <w:instrText xml:space="preserve"> PAGEREF _Toc524382952 \h </w:instrText>
            </w:r>
            <w:r>
              <w:rPr>
                <w:noProof/>
                <w:webHidden/>
              </w:rPr>
            </w:r>
            <w:r>
              <w:rPr>
                <w:noProof/>
                <w:webHidden/>
              </w:rPr>
              <w:fldChar w:fldCharType="separate"/>
            </w:r>
            <w:r>
              <w:rPr>
                <w:noProof/>
                <w:webHidden/>
              </w:rPr>
              <w:t>23</w:t>
            </w:r>
            <w:r>
              <w:rPr>
                <w:noProof/>
                <w:webHidden/>
              </w:rPr>
              <w:fldChar w:fldCharType="end"/>
            </w:r>
          </w:hyperlink>
        </w:p>
        <w:p w:rsidR="00EE3582" w:rsidRDefault="00EE3582">
          <w:pPr>
            <w:pStyle w:val="21"/>
            <w:tabs>
              <w:tab w:val="right" w:leader="dot" w:pos="8296"/>
            </w:tabs>
            <w:rPr>
              <w:noProof/>
            </w:rPr>
          </w:pPr>
          <w:hyperlink w:anchor="_Toc524382953" w:history="1">
            <w:r w:rsidRPr="00592C3F">
              <w:rPr>
                <w:rStyle w:val="a3"/>
                <w:rFonts w:ascii="宋体" w:eastAsia="宋体" w:hAnsi="宋体"/>
                <w:noProof/>
              </w:rPr>
              <w:t>可持久化平衡树（C++ Pb_ds库 Rope）</w:t>
            </w:r>
            <w:r>
              <w:rPr>
                <w:noProof/>
                <w:webHidden/>
              </w:rPr>
              <w:tab/>
            </w:r>
            <w:r>
              <w:rPr>
                <w:noProof/>
                <w:webHidden/>
              </w:rPr>
              <w:fldChar w:fldCharType="begin"/>
            </w:r>
            <w:r>
              <w:rPr>
                <w:noProof/>
                <w:webHidden/>
              </w:rPr>
              <w:instrText xml:space="preserve"> PAGEREF _Toc524382953 \h </w:instrText>
            </w:r>
            <w:r>
              <w:rPr>
                <w:noProof/>
                <w:webHidden/>
              </w:rPr>
            </w:r>
            <w:r>
              <w:rPr>
                <w:noProof/>
                <w:webHidden/>
              </w:rPr>
              <w:fldChar w:fldCharType="separate"/>
            </w:r>
            <w:r>
              <w:rPr>
                <w:noProof/>
                <w:webHidden/>
              </w:rPr>
              <w:t>23</w:t>
            </w:r>
            <w:r>
              <w:rPr>
                <w:noProof/>
                <w:webHidden/>
              </w:rPr>
              <w:fldChar w:fldCharType="end"/>
            </w:r>
          </w:hyperlink>
        </w:p>
        <w:p w:rsidR="00EE3582" w:rsidRDefault="00EE3582">
          <w:pPr>
            <w:pStyle w:val="31"/>
            <w:tabs>
              <w:tab w:val="right" w:leader="dot" w:pos="8296"/>
            </w:tabs>
            <w:rPr>
              <w:noProof/>
            </w:rPr>
          </w:pPr>
          <w:hyperlink w:anchor="_Toc524382954" w:history="1">
            <w:r w:rsidRPr="00592C3F">
              <w:rPr>
                <w:rStyle w:val="a3"/>
                <w:rFonts w:ascii="宋体" w:eastAsia="宋体" w:hAnsi="宋体"/>
                <w:noProof/>
              </w:rPr>
              <w:t>√-牛客网2018暑期多校第3场-C（可持久化平衡树）</w:t>
            </w:r>
            <w:r>
              <w:rPr>
                <w:noProof/>
                <w:webHidden/>
              </w:rPr>
              <w:tab/>
            </w:r>
            <w:r>
              <w:rPr>
                <w:noProof/>
                <w:webHidden/>
              </w:rPr>
              <w:fldChar w:fldCharType="begin"/>
            </w:r>
            <w:r>
              <w:rPr>
                <w:noProof/>
                <w:webHidden/>
              </w:rPr>
              <w:instrText xml:space="preserve"> PAGEREF _Toc524382954 \h </w:instrText>
            </w:r>
            <w:r>
              <w:rPr>
                <w:noProof/>
                <w:webHidden/>
              </w:rPr>
            </w:r>
            <w:r>
              <w:rPr>
                <w:noProof/>
                <w:webHidden/>
              </w:rPr>
              <w:fldChar w:fldCharType="separate"/>
            </w:r>
            <w:r>
              <w:rPr>
                <w:noProof/>
                <w:webHidden/>
              </w:rPr>
              <w:t>28</w:t>
            </w:r>
            <w:r>
              <w:rPr>
                <w:noProof/>
                <w:webHidden/>
              </w:rPr>
              <w:fldChar w:fldCharType="end"/>
            </w:r>
          </w:hyperlink>
        </w:p>
        <w:p w:rsidR="00EE3582" w:rsidRDefault="00EE3582">
          <w:pPr>
            <w:pStyle w:val="21"/>
            <w:tabs>
              <w:tab w:val="right" w:leader="dot" w:pos="8296"/>
            </w:tabs>
            <w:rPr>
              <w:noProof/>
            </w:rPr>
          </w:pPr>
          <w:hyperlink w:anchor="_Toc524382955" w:history="1">
            <w:r w:rsidRPr="00592C3F">
              <w:rPr>
                <w:rStyle w:val="a3"/>
                <w:rFonts w:ascii="宋体" w:eastAsia="宋体" w:hAnsi="宋体"/>
                <w:noProof/>
              </w:rPr>
              <w:t>基础题</w:t>
            </w:r>
            <w:r>
              <w:rPr>
                <w:noProof/>
                <w:webHidden/>
              </w:rPr>
              <w:tab/>
            </w:r>
            <w:r>
              <w:rPr>
                <w:noProof/>
                <w:webHidden/>
              </w:rPr>
              <w:fldChar w:fldCharType="begin"/>
            </w:r>
            <w:r>
              <w:rPr>
                <w:noProof/>
                <w:webHidden/>
              </w:rPr>
              <w:instrText xml:space="preserve"> PAGEREF _Toc524382955 \h </w:instrText>
            </w:r>
            <w:r>
              <w:rPr>
                <w:noProof/>
                <w:webHidden/>
              </w:rPr>
            </w:r>
            <w:r>
              <w:rPr>
                <w:noProof/>
                <w:webHidden/>
              </w:rPr>
              <w:fldChar w:fldCharType="separate"/>
            </w:r>
            <w:r>
              <w:rPr>
                <w:noProof/>
                <w:webHidden/>
              </w:rPr>
              <w:t>32</w:t>
            </w:r>
            <w:r>
              <w:rPr>
                <w:noProof/>
                <w:webHidden/>
              </w:rPr>
              <w:fldChar w:fldCharType="end"/>
            </w:r>
          </w:hyperlink>
        </w:p>
        <w:p w:rsidR="00EE3582" w:rsidRDefault="00EE3582">
          <w:pPr>
            <w:pStyle w:val="31"/>
            <w:tabs>
              <w:tab w:val="right" w:leader="dot" w:pos="8296"/>
            </w:tabs>
            <w:rPr>
              <w:noProof/>
            </w:rPr>
          </w:pPr>
          <w:hyperlink w:anchor="_Toc524382956" w:history="1">
            <w:r w:rsidRPr="00592C3F">
              <w:rPr>
                <w:rStyle w:val="a3"/>
                <w:rFonts w:ascii="宋体" w:eastAsia="宋体" w:hAnsi="宋体"/>
                <w:noProof/>
              </w:rPr>
              <w:t>√-牛客网2018暑期多校第4场-F-Beautiful Garden-签到题</w:t>
            </w:r>
            <w:r>
              <w:rPr>
                <w:noProof/>
                <w:webHidden/>
              </w:rPr>
              <w:tab/>
            </w:r>
            <w:r>
              <w:rPr>
                <w:noProof/>
                <w:webHidden/>
              </w:rPr>
              <w:fldChar w:fldCharType="begin"/>
            </w:r>
            <w:r>
              <w:rPr>
                <w:noProof/>
                <w:webHidden/>
              </w:rPr>
              <w:instrText xml:space="preserve"> PAGEREF _Toc524382956 \h </w:instrText>
            </w:r>
            <w:r>
              <w:rPr>
                <w:noProof/>
                <w:webHidden/>
              </w:rPr>
            </w:r>
            <w:r>
              <w:rPr>
                <w:noProof/>
                <w:webHidden/>
              </w:rPr>
              <w:fldChar w:fldCharType="separate"/>
            </w:r>
            <w:r>
              <w:rPr>
                <w:noProof/>
                <w:webHidden/>
              </w:rPr>
              <w:t>32</w:t>
            </w:r>
            <w:r>
              <w:rPr>
                <w:noProof/>
                <w:webHidden/>
              </w:rPr>
              <w:fldChar w:fldCharType="end"/>
            </w:r>
          </w:hyperlink>
        </w:p>
        <w:p w:rsidR="00EE3582" w:rsidRDefault="00EE3582">
          <w:pPr>
            <w:pStyle w:val="21"/>
            <w:tabs>
              <w:tab w:val="right" w:leader="dot" w:pos="8296"/>
            </w:tabs>
            <w:rPr>
              <w:noProof/>
            </w:rPr>
          </w:pPr>
          <w:hyperlink w:anchor="_Toc524382957" w:history="1">
            <w:r w:rsidRPr="00592C3F">
              <w:rPr>
                <w:rStyle w:val="a3"/>
                <w:rFonts w:ascii="宋体" w:eastAsia="宋体" w:hAnsi="宋体"/>
                <w:noProof/>
              </w:rPr>
              <w:t>枚举</w:t>
            </w:r>
            <w:r>
              <w:rPr>
                <w:noProof/>
                <w:webHidden/>
              </w:rPr>
              <w:tab/>
            </w:r>
            <w:r>
              <w:rPr>
                <w:noProof/>
                <w:webHidden/>
              </w:rPr>
              <w:fldChar w:fldCharType="begin"/>
            </w:r>
            <w:r>
              <w:rPr>
                <w:noProof/>
                <w:webHidden/>
              </w:rPr>
              <w:instrText xml:space="preserve"> PAGEREF _Toc524382957 \h </w:instrText>
            </w:r>
            <w:r>
              <w:rPr>
                <w:noProof/>
                <w:webHidden/>
              </w:rPr>
            </w:r>
            <w:r>
              <w:rPr>
                <w:noProof/>
                <w:webHidden/>
              </w:rPr>
              <w:fldChar w:fldCharType="separate"/>
            </w:r>
            <w:r>
              <w:rPr>
                <w:noProof/>
                <w:webHidden/>
              </w:rPr>
              <w:t>35</w:t>
            </w:r>
            <w:r>
              <w:rPr>
                <w:noProof/>
                <w:webHidden/>
              </w:rPr>
              <w:fldChar w:fldCharType="end"/>
            </w:r>
          </w:hyperlink>
        </w:p>
        <w:p w:rsidR="00EE3582" w:rsidRDefault="00EE3582">
          <w:pPr>
            <w:pStyle w:val="31"/>
            <w:tabs>
              <w:tab w:val="right" w:leader="dot" w:pos="8296"/>
            </w:tabs>
            <w:rPr>
              <w:noProof/>
            </w:rPr>
          </w:pPr>
          <w:hyperlink w:anchor="_Toc524382958" w:history="1">
            <w:r w:rsidRPr="00592C3F">
              <w:rPr>
                <w:rStyle w:val="a3"/>
                <w:rFonts w:ascii="宋体" w:eastAsia="宋体" w:hAnsi="宋体"/>
                <w:noProof/>
              </w:rPr>
              <w:t>√-2018ICPC南京站网络预选赛- The writing on the wall</w:t>
            </w:r>
            <w:r>
              <w:rPr>
                <w:noProof/>
                <w:webHidden/>
              </w:rPr>
              <w:tab/>
            </w:r>
            <w:r>
              <w:rPr>
                <w:noProof/>
                <w:webHidden/>
              </w:rPr>
              <w:fldChar w:fldCharType="begin"/>
            </w:r>
            <w:r>
              <w:rPr>
                <w:noProof/>
                <w:webHidden/>
              </w:rPr>
              <w:instrText xml:space="preserve"> PAGEREF _Toc524382958 \h </w:instrText>
            </w:r>
            <w:r>
              <w:rPr>
                <w:noProof/>
                <w:webHidden/>
              </w:rPr>
            </w:r>
            <w:r>
              <w:rPr>
                <w:noProof/>
                <w:webHidden/>
              </w:rPr>
              <w:fldChar w:fldCharType="separate"/>
            </w:r>
            <w:r>
              <w:rPr>
                <w:noProof/>
                <w:webHidden/>
              </w:rPr>
              <w:t>35</w:t>
            </w:r>
            <w:r>
              <w:rPr>
                <w:noProof/>
                <w:webHidden/>
              </w:rPr>
              <w:fldChar w:fldCharType="end"/>
            </w:r>
          </w:hyperlink>
        </w:p>
        <w:p w:rsidR="00EE3582" w:rsidRDefault="00EE3582">
          <w:pPr>
            <w:pStyle w:val="31"/>
            <w:tabs>
              <w:tab w:val="right" w:leader="dot" w:pos="8296"/>
            </w:tabs>
            <w:rPr>
              <w:noProof/>
            </w:rPr>
          </w:pPr>
          <w:hyperlink w:anchor="_Toc524382959" w:history="1">
            <w:r w:rsidRPr="00592C3F">
              <w:rPr>
                <w:rStyle w:val="a3"/>
                <w:rFonts w:ascii="宋体" w:eastAsia="宋体" w:hAnsi="宋体"/>
                <w:noProof/>
              </w:rPr>
              <w:t>√-2018百度之星程序设计大赛资格赛1001-调查问卷</w:t>
            </w:r>
            <w:r>
              <w:rPr>
                <w:noProof/>
                <w:webHidden/>
              </w:rPr>
              <w:tab/>
            </w:r>
            <w:r>
              <w:rPr>
                <w:noProof/>
                <w:webHidden/>
              </w:rPr>
              <w:fldChar w:fldCharType="begin"/>
            </w:r>
            <w:r>
              <w:rPr>
                <w:noProof/>
                <w:webHidden/>
              </w:rPr>
              <w:instrText xml:space="preserve"> PAGEREF _Toc524382959 \h </w:instrText>
            </w:r>
            <w:r>
              <w:rPr>
                <w:noProof/>
                <w:webHidden/>
              </w:rPr>
            </w:r>
            <w:r>
              <w:rPr>
                <w:noProof/>
                <w:webHidden/>
              </w:rPr>
              <w:fldChar w:fldCharType="separate"/>
            </w:r>
            <w:r>
              <w:rPr>
                <w:noProof/>
                <w:webHidden/>
              </w:rPr>
              <w:t>36</w:t>
            </w:r>
            <w:r>
              <w:rPr>
                <w:noProof/>
                <w:webHidden/>
              </w:rPr>
              <w:fldChar w:fldCharType="end"/>
            </w:r>
          </w:hyperlink>
        </w:p>
        <w:p w:rsidR="00EE3582" w:rsidRDefault="00EE3582">
          <w:pPr>
            <w:pStyle w:val="21"/>
            <w:tabs>
              <w:tab w:val="right" w:leader="dot" w:pos="8296"/>
            </w:tabs>
            <w:rPr>
              <w:noProof/>
            </w:rPr>
          </w:pPr>
          <w:hyperlink w:anchor="_Toc524382960" w:history="1">
            <w:r w:rsidRPr="00592C3F">
              <w:rPr>
                <w:rStyle w:val="a3"/>
                <w:rFonts w:ascii="宋体" w:eastAsia="宋体" w:hAnsi="宋体"/>
                <w:noProof/>
              </w:rPr>
              <w:t>贪心</w:t>
            </w:r>
            <w:r>
              <w:rPr>
                <w:noProof/>
                <w:webHidden/>
              </w:rPr>
              <w:tab/>
            </w:r>
            <w:r>
              <w:rPr>
                <w:noProof/>
                <w:webHidden/>
              </w:rPr>
              <w:fldChar w:fldCharType="begin"/>
            </w:r>
            <w:r>
              <w:rPr>
                <w:noProof/>
                <w:webHidden/>
              </w:rPr>
              <w:instrText xml:space="preserve"> PAGEREF _Toc524382960 \h </w:instrText>
            </w:r>
            <w:r>
              <w:rPr>
                <w:noProof/>
                <w:webHidden/>
              </w:rPr>
            </w:r>
            <w:r>
              <w:rPr>
                <w:noProof/>
                <w:webHidden/>
              </w:rPr>
              <w:fldChar w:fldCharType="separate"/>
            </w:r>
            <w:r>
              <w:rPr>
                <w:noProof/>
                <w:webHidden/>
              </w:rPr>
              <w:t>38</w:t>
            </w:r>
            <w:r>
              <w:rPr>
                <w:noProof/>
                <w:webHidden/>
              </w:rPr>
              <w:fldChar w:fldCharType="end"/>
            </w:r>
          </w:hyperlink>
        </w:p>
        <w:p w:rsidR="00EE3582" w:rsidRDefault="00EE3582">
          <w:pPr>
            <w:pStyle w:val="31"/>
            <w:tabs>
              <w:tab w:val="right" w:leader="dot" w:pos="8296"/>
            </w:tabs>
            <w:rPr>
              <w:noProof/>
            </w:rPr>
          </w:pPr>
          <w:hyperlink w:anchor="_Toc524382961" w:history="1">
            <w:r w:rsidRPr="00592C3F">
              <w:rPr>
                <w:rStyle w:val="a3"/>
                <w:rFonts w:ascii="宋体" w:eastAsia="宋体" w:hAnsi="宋体"/>
                <w:noProof/>
              </w:rPr>
              <w:t>√-HDU-6385-rect</w:t>
            </w:r>
            <w:r>
              <w:rPr>
                <w:noProof/>
                <w:webHidden/>
              </w:rPr>
              <w:tab/>
            </w:r>
            <w:r>
              <w:rPr>
                <w:noProof/>
                <w:webHidden/>
              </w:rPr>
              <w:fldChar w:fldCharType="begin"/>
            </w:r>
            <w:r>
              <w:rPr>
                <w:noProof/>
                <w:webHidden/>
              </w:rPr>
              <w:instrText xml:space="preserve"> PAGEREF _Toc524382961 \h </w:instrText>
            </w:r>
            <w:r>
              <w:rPr>
                <w:noProof/>
                <w:webHidden/>
              </w:rPr>
            </w:r>
            <w:r>
              <w:rPr>
                <w:noProof/>
                <w:webHidden/>
              </w:rPr>
              <w:fldChar w:fldCharType="separate"/>
            </w:r>
            <w:r>
              <w:rPr>
                <w:noProof/>
                <w:webHidden/>
              </w:rPr>
              <w:t>38</w:t>
            </w:r>
            <w:r>
              <w:rPr>
                <w:noProof/>
                <w:webHidden/>
              </w:rPr>
              <w:fldChar w:fldCharType="end"/>
            </w:r>
          </w:hyperlink>
        </w:p>
        <w:p w:rsidR="00EE3582" w:rsidRDefault="00EE3582">
          <w:pPr>
            <w:pStyle w:val="21"/>
            <w:tabs>
              <w:tab w:val="right" w:leader="dot" w:pos="8296"/>
            </w:tabs>
            <w:rPr>
              <w:noProof/>
            </w:rPr>
          </w:pPr>
          <w:hyperlink w:anchor="_Toc524382962" w:history="1">
            <w:r w:rsidRPr="00592C3F">
              <w:rPr>
                <w:rStyle w:val="a3"/>
                <w:rFonts w:ascii="宋体" w:eastAsia="宋体" w:hAnsi="宋体"/>
                <w:noProof/>
              </w:rPr>
              <w:t>模拟</w:t>
            </w:r>
            <w:r>
              <w:rPr>
                <w:noProof/>
                <w:webHidden/>
              </w:rPr>
              <w:tab/>
            </w:r>
            <w:r>
              <w:rPr>
                <w:noProof/>
                <w:webHidden/>
              </w:rPr>
              <w:fldChar w:fldCharType="begin"/>
            </w:r>
            <w:r>
              <w:rPr>
                <w:noProof/>
                <w:webHidden/>
              </w:rPr>
              <w:instrText xml:space="preserve"> PAGEREF _Toc524382962 \h </w:instrText>
            </w:r>
            <w:r>
              <w:rPr>
                <w:noProof/>
                <w:webHidden/>
              </w:rPr>
            </w:r>
            <w:r>
              <w:rPr>
                <w:noProof/>
                <w:webHidden/>
              </w:rPr>
              <w:fldChar w:fldCharType="separate"/>
            </w:r>
            <w:r>
              <w:rPr>
                <w:noProof/>
                <w:webHidden/>
              </w:rPr>
              <w:t>39</w:t>
            </w:r>
            <w:r>
              <w:rPr>
                <w:noProof/>
                <w:webHidden/>
              </w:rPr>
              <w:fldChar w:fldCharType="end"/>
            </w:r>
          </w:hyperlink>
        </w:p>
        <w:p w:rsidR="00EE3582" w:rsidRDefault="00EE3582">
          <w:pPr>
            <w:pStyle w:val="31"/>
            <w:tabs>
              <w:tab w:val="right" w:leader="dot" w:pos="8296"/>
            </w:tabs>
            <w:rPr>
              <w:noProof/>
            </w:rPr>
          </w:pPr>
          <w:hyperlink w:anchor="_Toc524382963" w:history="1">
            <w:r w:rsidRPr="00592C3F">
              <w:rPr>
                <w:rStyle w:val="a3"/>
                <w:rFonts w:ascii="宋体" w:eastAsia="宋体" w:hAnsi="宋体"/>
                <w:noProof/>
              </w:rPr>
              <w:t>√-2018ICPC南京站网络预选赛-GDY</w:t>
            </w:r>
            <w:r>
              <w:rPr>
                <w:noProof/>
                <w:webHidden/>
              </w:rPr>
              <w:tab/>
            </w:r>
            <w:r>
              <w:rPr>
                <w:noProof/>
                <w:webHidden/>
              </w:rPr>
              <w:fldChar w:fldCharType="begin"/>
            </w:r>
            <w:r>
              <w:rPr>
                <w:noProof/>
                <w:webHidden/>
              </w:rPr>
              <w:instrText xml:space="preserve"> PAGEREF _Toc524382963 \h </w:instrText>
            </w:r>
            <w:r>
              <w:rPr>
                <w:noProof/>
                <w:webHidden/>
              </w:rPr>
            </w:r>
            <w:r>
              <w:rPr>
                <w:noProof/>
                <w:webHidden/>
              </w:rPr>
              <w:fldChar w:fldCharType="separate"/>
            </w:r>
            <w:r>
              <w:rPr>
                <w:noProof/>
                <w:webHidden/>
              </w:rPr>
              <w:t>39</w:t>
            </w:r>
            <w:r>
              <w:rPr>
                <w:noProof/>
                <w:webHidden/>
              </w:rPr>
              <w:fldChar w:fldCharType="end"/>
            </w:r>
          </w:hyperlink>
        </w:p>
        <w:p w:rsidR="00EE3582" w:rsidRDefault="00EE3582">
          <w:pPr>
            <w:pStyle w:val="31"/>
            <w:tabs>
              <w:tab w:val="right" w:leader="dot" w:pos="8296"/>
            </w:tabs>
            <w:rPr>
              <w:noProof/>
            </w:rPr>
          </w:pPr>
          <w:hyperlink w:anchor="_Toc524382964" w:history="1">
            <w:r w:rsidRPr="00592C3F">
              <w:rPr>
                <w:rStyle w:val="a3"/>
                <w:rFonts w:ascii="宋体" w:eastAsia="宋体" w:hAnsi="宋体"/>
                <w:noProof/>
              </w:rPr>
              <w:t>√-EOJ-3628- A Simple Convolution</w:t>
            </w:r>
            <w:r>
              <w:rPr>
                <w:noProof/>
                <w:webHidden/>
              </w:rPr>
              <w:tab/>
            </w:r>
            <w:r>
              <w:rPr>
                <w:noProof/>
                <w:webHidden/>
              </w:rPr>
              <w:fldChar w:fldCharType="begin"/>
            </w:r>
            <w:r>
              <w:rPr>
                <w:noProof/>
                <w:webHidden/>
              </w:rPr>
              <w:instrText xml:space="preserve"> PAGEREF _Toc524382964 \h </w:instrText>
            </w:r>
            <w:r>
              <w:rPr>
                <w:noProof/>
                <w:webHidden/>
              </w:rPr>
            </w:r>
            <w:r>
              <w:rPr>
                <w:noProof/>
                <w:webHidden/>
              </w:rPr>
              <w:fldChar w:fldCharType="separate"/>
            </w:r>
            <w:r>
              <w:rPr>
                <w:noProof/>
                <w:webHidden/>
              </w:rPr>
              <w:t>42</w:t>
            </w:r>
            <w:r>
              <w:rPr>
                <w:noProof/>
                <w:webHidden/>
              </w:rPr>
              <w:fldChar w:fldCharType="end"/>
            </w:r>
          </w:hyperlink>
        </w:p>
        <w:p w:rsidR="00EE3582" w:rsidRDefault="00EE3582">
          <w:pPr>
            <w:pStyle w:val="31"/>
            <w:tabs>
              <w:tab w:val="right" w:leader="dot" w:pos="8296"/>
            </w:tabs>
            <w:rPr>
              <w:noProof/>
            </w:rPr>
          </w:pPr>
          <w:hyperlink w:anchor="_Toc524382965" w:history="1">
            <w:r w:rsidRPr="00592C3F">
              <w:rPr>
                <w:rStyle w:val="a3"/>
                <w:rFonts w:ascii="宋体" w:eastAsia="宋体" w:hAnsi="宋体"/>
                <w:noProof/>
              </w:rPr>
              <w:t>√-牛客网2018暑期多校6A-Singing Contest</w:t>
            </w:r>
            <w:r>
              <w:rPr>
                <w:noProof/>
                <w:webHidden/>
              </w:rPr>
              <w:tab/>
            </w:r>
            <w:r>
              <w:rPr>
                <w:noProof/>
                <w:webHidden/>
              </w:rPr>
              <w:fldChar w:fldCharType="begin"/>
            </w:r>
            <w:r>
              <w:rPr>
                <w:noProof/>
                <w:webHidden/>
              </w:rPr>
              <w:instrText xml:space="preserve"> PAGEREF _Toc524382965 \h </w:instrText>
            </w:r>
            <w:r>
              <w:rPr>
                <w:noProof/>
                <w:webHidden/>
              </w:rPr>
            </w:r>
            <w:r>
              <w:rPr>
                <w:noProof/>
                <w:webHidden/>
              </w:rPr>
              <w:fldChar w:fldCharType="separate"/>
            </w:r>
            <w:r>
              <w:rPr>
                <w:noProof/>
                <w:webHidden/>
              </w:rPr>
              <w:t>43</w:t>
            </w:r>
            <w:r>
              <w:rPr>
                <w:noProof/>
                <w:webHidden/>
              </w:rPr>
              <w:fldChar w:fldCharType="end"/>
            </w:r>
          </w:hyperlink>
        </w:p>
        <w:p w:rsidR="00EE3582" w:rsidRDefault="00EE3582">
          <w:pPr>
            <w:pStyle w:val="31"/>
            <w:tabs>
              <w:tab w:val="right" w:leader="dot" w:pos="8296"/>
            </w:tabs>
            <w:rPr>
              <w:noProof/>
            </w:rPr>
          </w:pPr>
          <w:hyperlink w:anchor="_Toc524382966" w:history="1">
            <w:r w:rsidRPr="00592C3F">
              <w:rPr>
                <w:rStyle w:val="a3"/>
                <w:rFonts w:ascii="宋体" w:eastAsia="宋体" w:hAnsi="宋体"/>
                <w:noProof/>
              </w:rPr>
              <w:t>√-HDU-6330-Visual Cube-签到题</w:t>
            </w:r>
            <w:r>
              <w:rPr>
                <w:noProof/>
                <w:webHidden/>
              </w:rPr>
              <w:tab/>
            </w:r>
            <w:r>
              <w:rPr>
                <w:noProof/>
                <w:webHidden/>
              </w:rPr>
              <w:fldChar w:fldCharType="begin"/>
            </w:r>
            <w:r>
              <w:rPr>
                <w:noProof/>
                <w:webHidden/>
              </w:rPr>
              <w:instrText xml:space="preserve"> PAGEREF _Toc524382966 \h </w:instrText>
            </w:r>
            <w:r>
              <w:rPr>
                <w:noProof/>
                <w:webHidden/>
              </w:rPr>
            </w:r>
            <w:r>
              <w:rPr>
                <w:noProof/>
                <w:webHidden/>
              </w:rPr>
              <w:fldChar w:fldCharType="separate"/>
            </w:r>
            <w:r>
              <w:rPr>
                <w:noProof/>
                <w:webHidden/>
              </w:rPr>
              <w:t>44</w:t>
            </w:r>
            <w:r>
              <w:rPr>
                <w:noProof/>
                <w:webHidden/>
              </w:rPr>
              <w:fldChar w:fldCharType="end"/>
            </w:r>
          </w:hyperlink>
        </w:p>
        <w:p w:rsidR="00EE3582" w:rsidRDefault="00EE3582">
          <w:pPr>
            <w:pStyle w:val="31"/>
            <w:tabs>
              <w:tab w:val="right" w:leader="dot" w:pos="8296"/>
            </w:tabs>
            <w:rPr>
              <w:noProof/>
            </w:rPr>
          </w:pPr>
          <w:hyperlink w:anchor="_Toc524382967" w:history="1">
            <w:r w:rsidRPr="00592C3F">
              <w:rPr>
                <w:rStyle w:val="a3"/>
                <w:rFonts w:ascii="宋体" w:eastAsia="宋体" w:hAnsi="宋体"/>
                <w:noProof/>
              </w:rPr>
              <w:t>√-HDU-6342- Expression in Memories-签到题</w:t>
            </w:r>
            <w:r>
              <w:rPr>
                <w:noProof/>
                <w:webHidden/>
              </w:rPr>
              <w:tab/>
            </w:r>
            <w:r>
              <w:rPr>
                <w:noProof/>
                <w:webHidden/>
              </w:rPr>
              <w:fldChar w:fldCharType="begin"/>
            </w:r>
            <w:r>
              <w:rPr>
                <w:noProof/>
                <w:webHidden/>
              </w:rPr>
              <w:instrText xml:space="preserve"> PAGEREF _Toc524382967 \h </w:instrText>
            </w:r>
            <w:r>
              <w:rPr>
                <w:noProof/>
                <w:webHidden/>
              </w:rPr>
            </w:r>
            <w:r>
              <w:rPr>
                <w:noProof/>
                <w:webHidden/>
              </w:rPr>
              <w:fldChar w:fldCharType="separate"/>
            </w:r>
            <w:r>
              <w:rPr>
                <w:noProof/>
                <w:webHidden/>
              </w:rPr>
              <w:t>47</w:t>
            </w:r>
            <w:r>
              <w:rPr>
                <w:noProof/>
                <w:webHidden/>
              </w:rPr>
              <w:fldChar w:fldCharType="end"/>
            </w:r>
          </w:hyperlink>
        </w:p>
        <w:p w:rsidR="00EE3582" w:rsidRDefault="00EE3582">
          <w:pPr>
            <w:pStyle w:val="21"/>
            <w:tabs>
              <w:tab w:val="right" w:leader="dot" w:pos="8296"/>
            </w:tabs>
            <w:rPr>
              <w:noProof/>
            </w:rPr>
          </w:pPr>
          <w:hyperlink w:anchor="_Toc524382968" w:history="1">
            <w:r w:rsidRPr="00592C3F">
              <w:rPr>
                <w:rStyle w:val="a3"/>
                <w:rFonts w:ascii="宋体" w:eastAsia="宋体" w:hAnsi="宋体"/>
                <w:noProof/>
              </w:rPr>
              <w:t>搜索</w:t>
            </w:r>
            <w:r>
              <w:rPr>
                <w:noProof/>
                <w:webHidden/>
              </w:rPr>
              <w:tab/>
            </w:r>
            <w:r>
              <w:rPr>
                <w:noProof/>
                <w:webHidden/>
              </w:rPr>
              <w:fldChar w:fldCharType="begin"/>
            </w:r>
            <w:r>
              <w:rPr>
                <w:noProof/>
                <w:webHidden/>
              </w:rPr>
              <w:instrText xml:space="preserve"> PAGEREF _Toc524382968 \h </w:instrText>
            </w:r>
            <w:r>
              <w:rPr>
                <w:noProof/>
                <w:webHidden/>
              </w:rPr>
            </w:r>
            <w:r>
              <w:rPr>
                <w:noProof/>
                <w:webHidden/>
              </w:rPr>
              <w:fldChar w:fldCharType="separate"/>
            </w:r>
            <w:r>
              <w:rPr>
                <w:noProof/>
                <w:webHidden/>
              </w:rPr>
              <w:t>49</w:t>
            </w:r>
            <w:r>
              <w:rPr>
                <w:noProof/>
                <w:webHidden/>
              </w:rPr>
              <w:fldChar w:fldCharType="end"/>
            </w:r>
          </w:hyperlink>
        </w:p>
        <w:p w:rsidR="00EE3582" w:rsidRDefault="00EE3582">
          <w:pPr>
            <w:pStyle w:val="31"/>
            <w:tabs>
              <w:tab w:val="right" w:leader="dot" w:pos="8296"/>
            </w:tabs>
            <w:rPr>
              <w:noProof/>
            </w:rPr>
          </w:pPr>
          <w:hyperlink w:anchor="_Toc524382969" w:history="1">
            <w:r w:rsidRPr="00592C3F">
              <w:rPr>
                <w:rStyle w:val="a3"/>
                <w:rFonts w:ascii="宋体" w:eastAsia="宋体" w:hAnsi="宋体"/>
                <w:noProof/>
              </w:rPr>
              <w:t>深度优先搜索（DFS）</w:t>
            </w:r>
            <w:r>
              <w:rPr>
                <w:noProof/>
                <w:webHidden/>
              </w:rPr>
              <w:tab/>
            </w:r>
            <w:r>
              <w:rPr>
                <w:noProof/>
                <w:webHidden/>
              </w:rPr>
              <w:fldChar w:fldCharType="begin"/>
            </w:r>
            <w:r>
              <w:rPr>
                <w:noProof/>
                <w:webHidden/>
              </w:rPr>
              <w:instrText xml:space="preserve"> PAGEREF _Toc524382969 \h </w:instrText>
            </w:r>
            <w:r>
              <w:rPr>
                <w:noProof/>
                <w:webHidden/>
              </w:rPr>
            </w:r>
            <w:r>
              <w:rPr>
                <w:noProof/>
                <w:webHidden/>
              </w:rPr>
              <w:fldChar w:fldCharType="separate"/>
            </w:r>
            <w:r>
              <w:rPr>
                <w:noProof/>
                <w:webHidden/>
              </w:rPr>
              <w:t>49</w:t>
            </w:r>
            <w:r>
              <w:rPr>
                <w:noProof/>
                <w:webHidden/>
              </w:rPr>
              <w:fldChar w:fldCharType="end"/>
            </w:r>
          </w:hyperlink>
        </w:p>
        <w:p w:rsidR="00EE3582" w:rsidRDefault="00EE3582">
          <w:pPr>
            <w:pStyle w:val="31"/>
            <w:tabs>
              <w:tab w:val="right" w:leader="dot" w:pos="8296"/>
            </w:tabs>
            <w:rPr>
              <w:noProof/>
            </w:rPr>
          </w:pPr>
          <w:hyperlink w:anchor="_Toc524382970" w:history="1">
            <w:r w:rsidRPr="00592C3F">
              <w:rPr>
                <w:rStyle w:val="a3"/>
                <w:rFonts w:ascii="宋体" w:eastAsia="宋体" w:hAnsi="宋体"/>
                <w:noProof/>
              </w:rPr>
              <w:t>广度优先搜索（BFS）</w:t>
            </w:r>
            <w:r>
              <w:rPr>
                <w:noProof/>
                <w:webHidden/>
              </w:rPr>
              <w:tab/>
            </w:r>
            <w:r>
              <w:rPr>
                <w:noProof/>
                <w:webHidden/>
              </w:rPr>
              <w:fldChar w:fldCharType="begin"/>
            </w:r>
            <w:r>
              <w:rPr>
                <w:noProof/>
                <w:webHidden/>
              </w:rPr>
              <w:instrText xml:space="preserve"> PAGEREF _Toc524382970 \h </w:instrText>
            </w:r>
            <w:r>
              <w:rPr>
                <w:noProof/>
                <w:webHidden/>
              </w:rPr>
            </w:r>
            <w:r>
              <w:rPr>
                <w:noProof/>
                <w:webHidden/>
              </w:rPr>
              <w:fldChar w:fldCharType="separate"/>
            </w:r>
            <w:r>
              <w:rPr>
                <w:noProof/>
                <w:webHidden/>
              </w:rPr>
              <w:t>56</w:t>
            </w:r>
            <w:r>
              <w:rPr>
                <w:noProof/>
                <w:webHidden/>
              </w:rPr>
              <w:fldChar w:fldCharType="end"/>
            </w:r>
          </w:hyperlink>
        </w:p>
        <w:p w:rsidR="00EE3582" w:rsidRDefault="00EE3582">
          <w:pPr>
            <w:pStyle w:val="21"/>
            <w:tabs>
              <w:tab w:val="right" w:leader="dot" w:pos="8296"/>
            </w:tabs>
            <w:rPr>
              <w:noProof/>
            </w:rPr>
          </w:pPr>
          <w:hyperlink w:anchor="_Toc524382971" w:history="1">
            <w:r w:rsidRPr="00592C3F">
              <w:rPr>
                <w:rStyle w:val="a3"/>
                <w:rFonts w:ascii="宋体" w:eastAsia="宋体" w:hAnsi="宋体"/>
                <w:noProof/>
              </w:rPr>
              <w:t>二分</w:t>
            </w:r>
            <w:r>
              <w:rPr>
                <w:noProof/>
                <w:webHidden/>
              </w:rPr>
              <w:tab/>
            </w:r>
            <w:r>
              <w:rPr>
                <w:noProof/>
                <w:webHidden/>
              </w:rPr>
              <w:fldChar w:fldCharType="begin"/>
            </w:r>
            <w:r>
              <w:rPr>
                <w:noProof/>
                <w:webHidden/>
              </w:rPr>
              <w:instrText xml:space="preserve"> PAGEREF _Toc524382971 \h </w:instrText>
            </w:r>
            <w:r>
              <w:rPr>
                <w:noProof/>
                <w:webHidden/>
              </w:rPr>
            </w:r>
            <w:r>
              <w:rPr>
                <w:noProof/>
                <w:webHidden/>
              </w:rPr>
              <w:fldChar w:fldCharType="separate"/>
            </w:r>
            <w:r>
              <w:rPr>
                <w:noProof/>
                <w:webHidden/>
              </w:rPr>
              <w:t>56</w:t>
            </w:r>
            <w:r>
              <w:rPr>
                <w:noProof/>
                <w:webHidden/>
              </w:rPr>
              <w:fldChar w:fldCharType="end"/>
            </w:r>
          </w:hyperlink>
        </w:p>
        <w:p w:rsidR="00EE3582" w:rsidRDefault="00EE3582">
          <w:pPr>
            <w:pStyle w:val="31"/>
            <w:tabs>
              <w:tab w:val="right" w:leader="dot" w:pos="8296"/>
            </w:tabs>
            <w:rPr>
              <w:noProof/>
            </w:rPr>
          </w:pPr>
          <w:hyperlink w:anchor="_Toc524382972" w:history="1">
            <w:r w:rsidRPr="00592C3F">
              <w:rPr>
                <w:rStyle w:val="a3"/>
                <w:rFonts w:ascii="宋体" w:eastAsia="宋体" w:hAnsi="宋体"/>
                <w:noProof/>
              </w:rPr>
              <w:t>√-HDU-6383-p1m2</w:t>
            </w:r>
            <w:r>
              <w:rPr>
                <w:noProof/>
                <w:webHidden/>
              </w:rPr>
              <w:tab/>
            </w:r>
            <w:r>
              <w:rPr>
                <w:noProof/>
                <w:webHidden/>
              </w:rPr>
              <w:fldChar w:fldCharType="begin"/>
            </w:r>
            <w:r>
              <w:rPr>
                <w:noProof/>
                <w:webHidden/>
              </w:rPr>
              <w:instrText xml:space="preserve"> PAGEREF _Toc524382972 \h </w:instrText>
            </w:r>
            <w:r>
              <w:rPr>
                <w:noProof/>
                <w:webHidden/>
              </w:rPr>
            </w:r>
            <w:r>
              <w:rPr>
                <w:noProof/>
                <w:webHidden/>
              </w:rPr>
              <w:fldChar w:fldCharType="separate"/>
            </w:r>
            <w:r>
              <w:rPr>
                <w:noProof/>
                <w:webHidden/>
              </w:rPr>
              <w:t>56</w:t>
            </w:r>
            <w:r>
              <w:rPr>
                <w:noProof/>
                <w:webHidden/>
              </w:rPr>
              <w:fldChar w:fldCharType="end"/>
            </w:r>
          </w:hyperlink>
        </w:p>
        <w:p w:rsidR="00EE3582" w:rsidRDefault="00EE3582">
          <w:pPr>
            <w:pStyle w:val="21"/>
            <w:tabs>
              <w:tab w:val="right" w:leader="dot" w:pos="8296"/>
            </w:tabs>
            <w:rPr>
              <w:noProof/>
            </w:rPr>
          </w:pPr>
          <w:hyperlink w:anchor="_Toc524382973" w:history="1">
            <w:r w:rsidRPr="00592C3F">
              <w:rPr>
                <w:rStyle w:val="a3"/>
                <w:rFonts w:ascii="宋体" w:eastAsia="宋体" w:hAnsi="宋体"/>
                <w:noProof/>
              </w:rPr>
              <w:t>构造</w:t>
            </w:r>
            <w:r>
              <w:rPr>
                <w:noProof/>
                <w:webHidden/>
              </w:rPr>
              <w:tab/>
            </w:r>
            <w:r>
              <w:rPr>
                <w:noProof/>
                <w:webHidden/>
              </w:rPr>
              <w:fldChar w:fldCharType="begin"/>
            </w:r>
            <w:r>
              <w:rPr>
                <w:noProof/>
                <w:webHidden/>
              </w:rPr>
              <w:instrText xml:space="preserve"> PAGEREF _Toc524382973 \h </w:instrText>
            </w:r>
            <w:r>
              <w:rPr>
                <w:noProof/>
                <w:webHidden/>
              </w:rPr>
            </w:r>
            <w:r>
              <w:rPr>
                <w:noProof/>
                <w:webHidden/>
              </w:rPr>
              <w:fldChar w:fldCharType="separate"/>
            </w:r>
            <w:r>
              <w:rPr>
                <w:noProof/>
                <w:webHidden/>
              </w:rPr>
              <w:t>57</w:t>
            </w:r>
            <w:r>
              <w:rPr>
                <w:noProof/>
                <w:webHidden/>
              </w:rPr>
              <w:fldChar w:fldCharType="end"/>
            </w:r>
          </w:hyperlink>
        </w:p>
        <w:p w:rsidR="00EE3582" w:rsidRDefault="00EE3582">
          <w:pPr>
            <w:pStyle w:val="11"/>
            <w:tabs>
              <w:tab w:val="right" w:leader="dot" w:pos="8296"/>
            </w:tabs>
            <w:rPr>
              <w:noProof/>
            </w:rPr>
          </w:pPr>
          <w:hyperlink w:anchor="_Toc524382974" w:history="1">
            <w:r w:rsidRPr="00592C3F">
              <w:rPr>
                <w:rStyle w:val="a3"/>
                <w:rFonts w:ascii="宋体" w:eastAsia="宋体" w:hAnsi="宋体"/>
                <w:noProof/>
              </w:rPr>
              <w:t>√-ECNU ICPC/CCPC Trial Round #1-I-Intersections</w:t>
            </w:r>
            <w:r>
              <w:rPr>
                <w:noProof/>
                <w:webHidden/>
              </w:rPr>
              <w:tab/>
            </w:r>
            <w:r>
              <w:rPr>
                <w:noProof/>
                <w:webHidden/>
              </w:rPr>
              <w:fldChar w:fldCharType="begin"/>
            </w:r>
            <w:r>
              <w:rPr>
                <w:noProof/>
                <w:webHidden/>
              </w:rPr>
              <w:instrText xml:space="preserve"> PAGEREF _Toc524382974 \h </w:instrText>
            </w:r>
            <w:r>
              <w:rPr>
                <w:noProof/>
                <w:webHidden/>
              </w:rPr>
            </w:r>
            <w:r>
              <w:rPr>
                <w:noProof/>
                <w:webHidden/>
              </w:rPr>
              <w:fldChar w:fldCharType="separate"/>
            </w:r>
            <w:r>
              <w:rPr>
                <w:noProof/>
                <w:webHidden/>
              </w:rPr>
              <w:t>58</w:t>
            </w:r>
            <w:r>
              <w:rPr>
                <w:noProof/>
                <w:webHidden/>
              </w:rPr>
              <w:fldChar w:fldCharType="end"/>
            </w:r>
          </w:hyperlink>
        </w:p>
        <w:p w:rsidR="00EE3582" w:rsidRDefault="00EE3582">
          <w:pPr>
            <w:pStyle w:val="31"/>
            <w:tabs>
              <w:tab w:val="right" w:leader="dot" w:pos="8296"/>
            </w:tabs>
            <w:rPr>
              <w:noProof/>
            </w:rPr>
          </w:pPr>
          <w:hyperlink w:anchor="_Toc524382975" w:history="1">
            <w:r w:rsidRPr="00592C3F">
              <w:rPr>
                <w:rStyle w:val="a3"/>
                <w:rFonts w:ascii="宋体" w:eastAsia="宋体" w:hAnsi="宋体"/>
                <w:noProof/>
              </w:rPr>
              <w:t>√-EOJ-3630-Bad Queen</w:t>
            </w:r>
            <w:r>
              <w:rPr>
                <w:noProof/>
                <w:webHidden/>
              </w:rPr>
              <w:tab/>
            </w:r>
            <w:r>
              <w:rPr>
                <w:noProof/>
                <w:webHidden/>
              </w:rPr>
              <w:fldChar w:fldCharType="begin"/>
            </w:r>
            <w:r>
              <w:rPr>
                <w:noProof/>
                <w:webHidden/>
              </w:rPr>
              <w:instrText xml:space="preserve"> PAGEREF _Toc524382975 \h </w:instrText>
            </w:r>
            <w:r>
              <w:rPr>
                <w:noProof/>
                <w:webHidden/>
              </w:rPr>
            </w:r>
            <w:r>
              <w:rPr>
                <w:noProof/>
                <w:webHidden/>
              </w:rPr>
              <w:fldChar w:fldCharType="separate"/>
            </w:r>
            <w:r>
              <w:rPr>
                <w:noProof/>
                <w:webHidden/>
              </w:rPr>
              <w:t>60</w:t>
            </w:r>
            <w:r>
              <w:rPr>
                <w:noProof/>
                <w:webHidden/>
              </w:rPr>
              <w:fldChar w:fldCharType="end"/>
            </w:r>
          </w:hyperlink>
        </w:p>
        <w:p w:rsidR="00EE3582" w:rsidRDefault="00EE3582">
          <w:pPr>
            <w:pStyle w:val="31"/>
            <w:tabs>
              <w:tab w:val="right" w:leader="dot" w:pos="8296"/>
            </w:tabs>
            <w:rPr>
              <w:noProof/>
            </w:rPr>
          </w:pPr>
          <w:hyperlink w:anchor="_Toc524382976" w:history="1">
            <w:r w:rsidRPr="00592C3F">
              <w:rPr>
                <w:rStyle w:val="a3"/>
                <w:rFonts w:ascii="宋体" w:eastAsia="宋体" w:hAnsi="宋体"/>
                <w:noProof/>
              </w:rPr>
              <w:t>√-HDU-6300-Triangle Partion</w:t>
            </w:r>
            <w:r>
              <w:rPr>
                <w:noProof/>
                <w:webHidden/>
              </w:rPr>
              <w:tab/>
            </w:r>
            <w:r>
              <w:rPr>
                <w:noProof/>
                <w:webHidden/>
              </w:rPr>
              <w:fldChar w:fldCharType="begin"/>
            </w:r>
            <w:r>
              <w:rPr>
                <w:noProof/>
                <w:webHidden/>
              </w:rPr>
              <w:instrText xml:space="preserve"> PAGEREF _Toc524382976 \h </w:instrText>
            </w:r>
            <w:r>
              <w:rPr>
                <w:noProof/>
                <w:webHidden/>
              </w:rPr>
            </w:r>
            <w:r>
              <w:rPr>
                <w:noProof/>
                <w:webHidden/>
              </w:rPr>
              <w:fldChar w:fldCharType="separate"/>
            </w:r>
            <w:r>
              <w:rPr>
                <w:noProof/>
                <w:webHidden/>
              </w:rPr>
              <w:t>63</w:t>
            </w:r>
            <w:r>
              <w:rPr>
                <w:noProof/>
                <w:webHidden/>
              </w:rPr>
              <w:fldChar w:fldCharType="end"/>
            </w:r>
          </w:hyperlink>
        </w:p>
        <w:p w:rsidR="00EE3582" w:rsidRDefault="00EE3582">
          <w:pPr>
            <w:pStyle w:val="21"/>
            <w:tabs>
              <w:tab w:val="right" w:leader="dot" w:pos="8296"/>
            </w:tabs>
            <w:rPr>
              <w:noProof/>
            </w:rPr>
          </w:pPr>
          <w:hyperlink w:anchor="_Toc524382977" w:history="1">
            <w:r w:rsidRPr="00592C3F">
              <w:rPr>
                <w:rStyle w:val="a3"/>
                <w:rFonts w:ascii="宋体" w:eastAsia="宋体" w:hAnsi="宋体"/>
                <w:noProof/>
              </w:rPr>
              <w:t>曼哈顿距离最小生成树</w:t>
            </w:r>
            <w:r>
              <w:rPr>
                <w:noProof/>
                <w:webHidden/>
              </w:rPr>
              <w:tab/>
            </w:r>
            <w:r>
              <w:rPr>
                <w:noProof/>
                <w:webHidden/>
              </w:rPr>
              <w:fldChar w:fldCharType="begin"/>
            </w:r>
            <w:r>
              <w:rPr>
                <w:noProof/>
                <w:webHidden/>
              </w:rPr>
              <w:instrText xml:space="preserve"> PAGEREF _Toc524382977 \h </w:instrText>
            </w:r>
            <w:r>
              <w:rPr>
                <w:noProof/>
                <w:webHidden/>
              </w:rPr>
            </w:r>
            <w:r>
              <w:rPr>
                <w:noProof/>
                <w:webHidden/>
              </w:rPr>
              <w:fldChar w:fldCharType="separate"/>
            </w:r>
            <w:r>
              <w:rPr>
                <w:noProof/>
                <w:webHidden/>
              </w:rPr>
              <w:t>64</w:t>
            </w:r>
            <w:r>
              <w:rPr>
                <w:noProof/>
                <w:webHidden/>
              </w:rPr>
              <w:fldChar w:fldCharType="end"/>
            </w:r>
          </w:hyperlink>
        </w:p>
        <w:p w:rsidR="00EE3582" w:rsidRDefault="00EE3582">
          <w:pPr>
            <w:pStyle w:val="21"/>
            <w:tabs>
              <w:tab w:val="right" w:leader="dot" w:pos="8296"/>
            </w:tabs>
            <w:rPr>
              <w:noProof/>
            </w:rPr>
          </w:pPr>
          <w:hyperlink w:anchor="_Toc524382978" w:history="1">
            <w:r w:rsidRPr="00592C3F">
              <w:rPr>
                <w:rStyle w:val="a3"/>
                <w:rFonts w:ascii="宋体" w:eastAsia="宋体" w:hAnsi="宋体"/>
                <w:noProof/>
              </w:rPr>
              <w:t>输入输出外挂</w:t>
            </w:r>
            <w:r>
              <w:rPr>
                <w:noProof/>
                <w:webHidden/>
              </w:rPr>
              <w:tab/>
            </w:r>
            <w:r>
              <w:rPr>
                <w:noProof/>
                <w:webHidden/>
              </w:rPr>
              <w:fldChar w:fldCharType="begin"/>
            </w:r>
            <w:r>
              <w:rPr>
                <w:noProof/>
                <w:webHidden/>
              </w:rPr>
              <w:instrText xml:space="preserve"> PAGEREF _Toc524382978 \h </w:instrText>
            </w:r>
            <w:r>
              <w:rPr>
                <w:noProof/>
                <w:webHidden/>
              </w:rPr>
            </w:r>
            <w:r>
              <w:rPr>
                <w:noProof/>
                <w:webHidden/>
              </w:rPr>
              <w:fldChar w:fldCharType="separate"/>
            </w:r>
            <w:r>
              <w:rPr>
                <w:noProof/>
                <w:webHidden/>
              </w:rPr>
              <w:t>64</w:t>
            </w:r>
            <w:r>
              <w:rPr>
                <w:noProof/>
                <w:webHidden/>
              </w:rPr>
              <w:fldChar w:fldCharType="end"/>
            </w:r>
          </w:hyperlink>
        </w:p>
        <w:p w:rsidR="00EE3582" w:rsidRDefault="00EE3582">
          <w:pPr>
            <w:pStyle w:val="11"/>
            <w:tabs>
              <w:tab w:val="right" w:leader="dot" w:pos="8296"/>
            </w:tabs>
            <w:rPr>
              <w:noProof/>
            </w:rPr>
          </w:pPr>
          <w:hyperlink w:anchor="_Toc524382979" w:history="1">
            <w:r w:rsidRPr="00592C3F">
              <w:rPr>
                <w:rStyle w:val="a3"/>
                <w:rFonts w:ascii="宋体" w:eastAsia="宋体" w:hAnsi="宋体"/>
                <w:noProof/>
              </w:rPr>
              <w:t>二、综合题（现场题）</w:t>
            </w:r>
            <w:r>
              <w:rPr>
                <w:noProof/>
                <w:webHidden/>
              </w:rPr>
              <w:tab/>
            </w:r>
            <w:r>
              <w:rPr>
                <w:noProof/>
                <w:webHidden/>
              </w:rPr>
              <w:fldChar w:fldCharType="begin"/>
            </w:r>
            <w:r>
              <w:rPr>
                <w:noProof/>
                <w:webHidden/>
              </w:rPr>
              <w:instrText xml:space="preserve"> PAGEREF _Toc524382979 \h </w:instrText>
            </w:r>
            <w:r>
              <w:rPr>
                <w:noProof/>
                <w:webHidden/>
              </w:rPr>
            </w:r>
            <w:r>
              <w:rPr>
                <w:noProof/>
                <w:webHidden/>
              </w:rPr>
              <w:fldChar w:fldCharType="separate"/>
            </w:r>
            <w:r>
              <w:rPr>
                <w:noProof/>
                <w:webHidden/>
              </w:rPr>
              <w:t>64</w:t>
            </w:r>
            <w:r>
              <w:rPr>
                <w:noProof/>
                <w:webHidden/>
              </w:rPr>
              <w:fldChar w:fldCharType="end"/>
            </w:r>
          </w:hyperlink>
        </w:p>
        <w:p w:rsidR="00EE3582" w:rsidRDefault="00EE3582">
          <w:pPr>
            <w:pStyle w:val="21"/>
            <w:tabs>
              <w:tab w:val="right" w:leader="dot" w:pos="8296"/>
            </w:tabs>
            <w:rPr>
              <w:noProof/>
            </w:rPr>
          </w:pPr>
          <w:hyperlink w:anchor="_Toc524382980" w:history="1">
            <w:r w:rsidRPr="00592C3F">
              <w:rPr>
                <w:rStyle w:val="a3"/>
                <w:rFonts w:ascii="宋体" w:eastAsia="宋体" w:hAnsi="宋体"/>
                <w:noProof/>
              </w:rPr>
              <w:t>补题</w:t>
            </w:r>
            <w:r>
              <w:rPr>
                <w:noProof/>
                <w:webHidden/>
              </w:rPr>
              <w:tab/>
            </w:r>
            <w:r>
              <w:rPr>
                <w:noProof/>
                <w:webHidden/>
              </w:rPr>
              <w:fldChar w:fldCharType="begin"/>
            </w:r>
            <w:r>
              <w:rPr>
                <w:noProof/>
                <w:webHidden/>
              </w:rPr>
              <w:instrText xml:space="preserve"> PAGEREF _Toc524382980 \h </w:instrText>
            </w:r>
            <w:r>
              <w:rPr>
                <w:noProof/>
                <w:webHidden/>
              </w:rPr>
            </w:r>
            <w:r>
              <w:rPr>
                <w:noProof/>
                <w:webHidden/>
              </w:rPr>
              <w:fldChar w:fldCharType="separate"/>
            </w:r>
            <w:r>
              <w:rPr>
                <w:noProof/>
                <w:webHidden/>
              </w:rPr>
              <w:t>64</w:t>
            </w:r>
            <w:r>
              <w:rPr>
                <w:noProof/>
                <w:webHidden/>
              </w:rPr>
              <w:fldChar w:fldCharType="end"/>
            </w:r>
          </w:hyperlink>
        </w:p>
        <w:p w:rsidR="00EE3582" w:rsidRDefault="00EE3582">
          <w:pPr>
            <w:pStyle w:val="31"/>
            <w:tabs>
              <w:tab w:val="right" w:leader="dot" w:pos="8296"/>
            </w:tabs>
            <w:rPr>
              <w:noProof/>
            </w:rPr>
          </w:pPr>
          <w:hyperlink w:anchor="_Toc524382981"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_Toc524382981 \h </w:instrText>
            </w:r>
            <w:r>
              <w:rPr>
                <w:noProof/>
                <w:webHidden/>
              </w:rPr>
            </w:r>
            <w:r>
              <w:rPr>
                <w:noProof/>
                <w:webHidden/>
              </w:rPr>
              <w:fldChar w:fldCharType="separate"/>
            </w:r>
            <w:r>
              <w:rPr>
                <w:noProof/>
                <w:webHidden/>
              </w:rPr>
              <w:t>64</w:t>
            </w:r>
            <w:r>
              <w:rPr>
                <w:noProof/>
                <w:webHidden/>
              </w:rPr>
              <w:fldChar w:fldCharType="end"/>
            </w:r>
          </w:hyperlink>
        </w:p>
        <w:p w:rsidR="00EE3582" w:rsidRDefault="00EE3582">
          <w:pPr>
            <w:pStyle w:val="31"/>
            <w:tabs>
              <w:tab w:val="right" w:leader="dot" w:pos="8296"/>
            </w:tabs>
            <w:rPr>
              <w:noProof/>
            </w:rPr>
          </w:pPr>
          <w:hyperlink w:anchor="_Toc524382982"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_Toc524382982 \h </w:instrText>
            </w:r>
            <w:r>
              <w:rPr>
                <w:noProof/>
                <w:webHidden/>
              </w:rPr>
            </w:r>
            <w:r>
              <w:rPr>
                <w:noProof/>
                <w:webHidden/>
              </w:rPr>
              <w:fldChar w:fldCharType="separate"/>
            </w:r>
            <w:r>
              <w:rPr>
                <w:noProof/>
                <w:webHidden/>
              </w:rPr>
              <w:t>65</w:t>
            </w:r>
            <w:r>
              <w:rPr>
                <w:noProof/>
                <w:webHidden/>
              </w:rPr>
              <w:fldChar w:fldCharType="end"/>
            </w:r>
          </w:hyperlink>
        </w:p>
        <w:p w:rsidR="00EE3582" w:rsidRDefault="00EE3582">
          <w:pPr>
            <w:pStyle w:val="31"/>
            <w:tabs>
              <w:tab w:val="right" w:leader="dot" w:pos="8296"/>
            </w:tabs>
            <w:rPr>
              <w:noProof/>
            </w:rPr>
          </w:pPr>
          <w:hyperlink w:anchor="_Toc524382983" w:history="1">
            <w:r w:rsidRPr="00592C3F">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_Toc524382983 \h </w:instrText>
            </w:r>
            <w:r>
              <w:rPr>
                <w:noProof/>
                <w:webHidden/>
              </w:rPr>
            </w:r>
            <w:r>
              <w:rPr>
                <w:noProof/>
                <w:webHidden/>
              </w:rPr>
              <w:fldChar w:fldCharType="separate"/>
            </w:r>
            <w:r>
              <w:rPr>
                <w:noProof/>
                <w:webHidden/>
              </w:rPr>
              <w:t>65</w:t>
            </w:r>
            <w:r>
              <w:rPr>
                <w:noProof/>
                <w:webHidden/>
              </w:rPr>
              <w:fldChar w:fldCharType="end"/>
            </w:r>
          </w:hyperlink>
        </w:p>
        <w:p w:rsidR="00EE3582" w:rsidRDefault="00EE3582">
          <w:pPr>
            <w:pStyle w:val="31"/>
            <w:tabs>
              <w:tab w:val="right" w:leader="dot" w:pos="8296"/>
            </w:tabs>
            <w:rPr>
              <w:noProof/>
            </w:rPr>
          </w:pPr>
          <w:hyperlink w:anchor="_Toc524382984" w:history="1">
            <w:r w:rsidRPr="00592C3F">
              <w:rPr>
                <w:rStyle w:val="a3"/>
                <w:rFonts w:ascii="宋体" w:eastAsia="宋体" w:hAnsi="宋体"/>
                <w:noProof/>
              </w:rPr>
              <w:t>(尝试*1)银牌题-前置：无</w:t>
            </w:r>
            <w:r>
              <w:rPr>
                <w:noProof/>
                <w:webHidden/>
              </w:rPr>
              <w:tab/>
            </w:r>
            <w:r>
              <w:rPr>
                <w:noProof/>
                <w:webHidden/>
              </w:rPr>
              <w:fldChar w:fldCharType="begin"/>
            </w:r>
            <w:r>
              <w:rPr>
                <w:noProof/>
                <w:webHidden/>
              </w:rPr>
              <w:instrText xml:space="preserve"> PAGEREF _Toc524382984 \h </w:instrText>
            </w:r>
            <w:r>
              <w:rPr>
                <w:noProof/>
                <w:webHidden/>
              </w:rPr>
            </w:r>
            <w:r>
              <w:rPr>
                <w:noProof/>
                <w:webHidden/>
              </w:rPr>
              <w:fldChar w:fldCharType="separate"/>
            </w:r>
            <w:r>
              <w:rPr>
                <w:noProof/>
                <w:webHidden/>
              </w:rPr>
              <w:t>65</w:t>
            </w:r>
            <w:r>
              <w:rPr>
                <w:noProof/>
                <w:webHidden/>
              </w:rPr>
              <w:fldChar w:fldCharType="end"/>
            </w:r>
          </w:hyperlink>
        </w:p>
        <w:p w:rsidR="00EE3582" w:rsidRDefault="00EE3582">
          <w:pPr>
            <w:pStyle w:val="31"/>
            <w:tabs>
              <w:tab w:val="right" w:leader="dot" w:pos="8296"/>
            </w:tabs>
            <w:rPr>
              <w:noProof/>
            </w:rPr>
          </w:pPr>
          <w:hyperlink w:anchor="_Toc524382985" w:history="1">
            <w:r w:rsidRPr="00592C3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_Toc524382985 \h </w:instrText>
            </w:r>
            <w:r>
              <w:rPr>
                <w:noProof/>
                <w:webHidden/>
              </w:rPr>
            </w:r>
            <w:r>
              <w:rPr>
                <w:noProof/>
                <w:webHidden/>
              </w:rPr>
              <w:fldChar w:fldCharType="separate"/>
            </w:r>
            <w:r>
              <w:rPr>
                <w:noProof/>
                <w:webHidden/>
              </w:rPr>
              <w:t>65</w:t>
            </w:r>
            <w:r>
              <w:rPr>
                <w:noProof/>
                <w:webHidden/>
              </w:rPr>
              <w:fldChar w:fldCharType="end"/>
            </w:r>
          </w:hyperlink>
        </w:p>
        <w:p w:rsidR="00EE3582" w:rsidRDefault="00EE3582">
          <w:pPr>
            <w:pStyle w:val="31"/>
            <w:tabs>
              <w:tab w:val="right" w:leader="dot" w:pos="8296"/>
            </w:tabs>
            <w:rPr>
              <w:noProof/>
            </w:rPr>
          </w:pPr>
          <w:hyperlink w:anchor="_Toc524382986" w:history="1">
            <w:r w:rsidRPr="00592C3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_Toc524382986 \h </w:instrText>
            </w:r>
            <w:r>
              <w:rPr>
                <w:noProof/>
                <w:webHidden/>
              </w:rPr>
            </w:r>
            <w:r>
              <w:rPr>
                <w:noProof/>
                <w:webHidden/>
              </w:rPr>
              <w:fldChar w:fldCharType="separate"/>
            </w:r>
            <w:r>
              <w:rPr>
                <w:noProof/>
                <w:webHidden/>
              </w:rPr>
              <w:t>65</w:t>
            </w:r>
            <w:r>
              <w:rPr>
                <w:noProof/>
                <w:webHidden/>
              </w:rPr>
              <w:fldChar w:fldCharType="end"/>
            </w:r>
          </w:hyperlink>
        </w:p>
        <w:p w:rsidR="00EE3582" w:rsidRDefault="00EE3582">
          <w:pPr>
            <w:pStyle w:val="31"/>
            <w:tabs>
              <w:tab w:val="right" w:leader="dot" w:pos="8296"/>
            </w:tabs>
            <w:rPr>
              <w:noProof/>
            </w:rPr>
          </w:pPr>
          <w:hyperlink w:anchor="_Toc524382987" w:history="1">
            <w:r w:rsidRPr="00592C3F">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_Toc524382987 \h </w:instrText>
            </w:r>
            <w:r>
              <w:rPr>
                <w:noProof/>
                <w:webHidden/>
              </w:rPr>
            </w:r>
            <w:r>
              <w:rPr>
                <w:noProof/>
                <w:webHidden/>
              </w:rPr>
              <w:fldChar w:fldCharType="separate"/>
            </w:r>
            <w:r>
              <w:rPr>
                <w:noProof/>
                <w:webHidden/>
              </w:rPr>
              <w:t>65</w:t>
            </w:r>
            <w:r>
              <w:rPr>
                <w:noProof/>
                <w:webHidden/>
              </w:rPr>
              <w:fldChar w:fldCharType="end"/>
            </w:r>
          </w:hyperlink>
        </w:p>
        <w:p w:rsidR="00EE3582" w:rsidRDefault="00EE3582">
          <w:pPr>
            <w:pStyle w:val="11"/>
            <w:tabs>
              <w:tab w:val="right" w:leader="dot" w:pos="8296"/>
            </w:tabs>
            <w:rPr>
              <w:noProof/>
            </w:rPr>
          </w:pPr>
          <w:hyperlink w:anchor="_Toc524382988" w:history="1">
            <w:r w:rsidRPr="00592C3F">
              <w:rPr>
                <w:rStyle w:val="a3"/>
                <w:rFonts w:ascii="宋体" w:eastAsia="宋体" w:hAnsi="宋体"/>
                <w:noProof/>
              </w:rPr>
              <w:t>三、动态规划</w:t>
            </w:r>
            <w:r>
              <w:rPr>
                <w:noProof/>
                <w:webHidden/>
              </w:rPr>
              <w:tab/>
            </w:r>
            <w:r>
              <w:rPr>
                <w:noProof/>
                <w:webHidden/>
              </w:rPr>
              <w:fldChar w:fldCharType="begin"/>
            </w:r>
            <w:r>
              <w:rPr>
                <w:noProof/>
                <w:webHidden/>
              </w:rPr>
              <w:instrText xml:space="preserve"> PAGEREF _Toc524382988 \h </w:instrText>
            </w:r>
            <w:r>
              <w:rPr>
                <w:noProof/>
                <w:webHidden/>
              </w:rPr>
            </w:r>
            <w:r>
              <w:rPr>
                <w:noProof/>
                <w:webHidden/>
              </w:rPr>
              <w:fldChar w:fldCharType="separate"/>
            </w:r>
            <w:r>
              <w:rPr>
                <w:noProof/>
                <w:webHidden/>
              </w:rPr>
              <w:t>66</w:t>
            </w:r>
            <w:r>
              <w:rPr>
                <w:noProof/>
                <w:webHidden/>
              </w:rPr>
              <w:fldChar w:fldCharType="end"/>
            </w:r>
          </w:hyperlink>
        </w:p>
        <w:p w:rsidR="00EE3582" w:rsidRDefault="00EE3582">
          <w:pPr>
            <w:pStyle w:val="21"/>
            <w:tabs>
              <w:tab w:val="right" w:leader="dot" w:pos="8296"/>
            </w:tabs>
            <w:rPr>
              <w:noProof/>
            </w:rPr>
          </w:pPr>
          <w:hyperlink w:anchor="_Toc524382989" w:history="1">
            <w:r w:rsidRPr="00592C3F">
              <w:rPr>
                <w:rStyle w:val="a3"/>
                <w:rFonts w:ascii="宋体" w:eastAsia="宋体" w:hAnsi="宋体"/>
                <w:noProof/>
              </w:rPr>
              <w:t>补题</w:t>
            </w:r>
            <w:r>
              <w:rPr>
                <w:noProof/>
                <w:webHidden/>
              </w:rPr>
              <w:tab/>
            </w:r>
            <w:r>
              <w:rPr>
                <w:noProof/>
                <w:webHidden/>
              </w:rPr>
              <w:fldChar w:fldCharType="begin"/>
            </w:r>
            <w:r>
              <w:rPr>
                <w:noProof/>
                <w:webHidden/>
              </w:rPr>
              <w:instrText xml:space="preserve"> PAGEREF _Toc524382989 \h </w:instrText>
            </w:r>
            <w:r>
              <w:rPr>
                <w:noProof/>
                <w:webHidden/>
              </w:rPr>
            </w:r>
            <w:r>
              <w:rPr>
                <w:noProof/>
                <w:webHidden/>
              </w:rPr>
              <w:fldChar w:fldCharType="separate"/>
            </w:r>
            <w:r>
              <w:rPr>
                <w:noProof/>
                <w:webHidden/>
              </w:rPr>
              <w:t>66</w:t>
            </w:r>
            <w:r>
              <w:rPr>
                <w:noProof/>
                <w:webHidden/>
              </w:rPr>
              <w:fldChar w:fldCharType="end"/>
            </w:r>
          </w:hyperlink>
        </w:p>
        <w:p w:rsidR="00EE3582" w:rsidRDefault="00EE3582">
          <w:pPr>
            <w:pStyle w:val="31"/>
            <w:tabs>
              <w:tab w:val="right" w:leader="dot" w:pos="8296"/>
            </w:tabs>
            <w:rPr>
              <w:noProof/>
            </w:rPr>
          </w:pPr>
          <w:hyperlink w:anchor="_Toc524382990" w:history="1">
            <w:r w:rsidRPr="00592C3F">
              <w:rPr>
                <w:rStyle w:val="a3"/>
                <w:rFonts w:ascii="宋体" w:eastAsia="宋体" w:hAnsi="宋体"/>
                <w:noProof/>
              </w:rPr>
              <w:t>（队友AC）签到题-前置：背包DP</w:t>
            </w:r>
            <w:r>
              <w:rPr>
                <w:noProof/>
                <w:webHidden/>
              </w:rPr>
              <w:tab/>
            </w:r>
            <w:r>
              <w:rPr>
                <w:noProof/>
                <w:webHidden/>
              </w:rPr>
              <w:fldChar w:fldCharType="begin"/>
            </w:r>
            <w:r>
              <w:rPr>
                <w:noProof/>
                <w:webHidden/>
              </w:rPr>
              <w:instrText xml:space="preserve"> PAGEREF _Toc524382990 \h </w:instrText>
            </w:r>
            <w:r>
              <w:rPr>
                <w:noProof/>
                <w:webHidden/>
              </w:rPr>
            </w:r>
            <w:r>
              <w:rPr>
                <w:noProof/>
                <w:webHidden/>
              </w:rPr>
              <w:fldChar w:fldCharType="separate"/>
            </w:r>
            <w:r>
              <w:rPr>
                <w:noProof/>
                <w:webHidden/>
              </w:rPr>
              <w:t>66</w:t>
            </w:r>
            <w:r>
              <w:rPr>
                <w:noProof/>
                <w:webHidden/>
              </w:rPr>
              <w:fldChar w:fldCharType="end"/>
            </w:r>
          </w:hyperlink>
        </w:p>
        <w:p w:rsidR="00EE3582" w:rsidRDefault="00EE3582">
          <w:pPr>
            <w:pStyle w:val="31"/>
            <w:tabs>
              <w:tab w:val="right" w:leader="dot" w:pos="8296"/>
            </w:tabs>
            <w:rPr>
              <w:noProof/>
            </w:rPr>
          </w:pPr>
          <w:hyperlink w:anchor="_Toc524382991" w:history="1">
            <w:r w:rsidRPr="00592C3F">
              <w:rPr>
                <w:rStyle w:val="a3"/>
                <w:rFonts w:ascii="宋体" w:eastAsia="宋体" w:hAnsi="宋体"/>
                <w:noProof/>
              </w:rPr>
              <w:t>铜牌题-前置：状压DP</w:t>
            </w:r>
            <w:r>
              <w:rPr>
                <w:noProof/>
                <w:webHidden/>
              </w:rPr>
              <w:tab/>
            </w:r>
            <w:r>
              <w:rPr>
                <w:noProof/>
                <w:webHidden/>
              </w:rPr>
              <w:fldChar w:fldCharType="begin"/>
            </w:r>
            <w:r>
              <w:rPr>
                <w:noProof/>
                <w:webHidden/>
              </w:rPr>
              <w:instrText xml:space="preserve"> PAGEREF _Toc524382991 \h </w:instrText>
            </w:r>
            <w:r>
              <w:rPr>
                <w:noProof/>
                <w:webHidden/>
              </w:rPr>
            </w:r>
            <w:r>
              <w:rPr>
                <w:noProof/>
                <w:webHidden/>
              </w:rPr>
              <w:fldChar w:fldCharType="separate"/>
            </w:r>
            <w:r>
              <w:rPr>
                <w:noProof/>
                <w:webHidden/>
              </w:rPr>
              <w:t>66</w:t>
            </w:r>
            <w:r>
              <w:rPr>
                <w:noProof/>
                <w:webHidden/>
              </w:rPr>
              <w:fldChar w:fldCharType="end"/>
            </w:r>
          </w:hyperlink>
        </w:p>
        <w:p w:rsidR="00EE3582" w:rsidRDefault="00EE3582">
          <w:pPr>
            <w:pStyle w:val="31"/>
            <w:tabs>
              <w:tab w:val="right" w:leader="dot" w:pos="8296"/>
            </w:tabs>
            <w:rPr>
              <w:noProof/>
            </w:rPr>
          </w:pPr>
          <w:hyperlink w:anchor="_Toc524382992" w:history="1">
            <w:r w:rsidRPr="00592C3F">
              <w:rPr>
                <w:rStyle w:val="a3"/>
                <w:rFonts w:ascii="宋体" w:eastAsia="宋体" w:hAnsi="宋体"/>
                <w:noProof/>
              </w:rPr>
              <w:t>银牌题-前置：数位DP</w:t>
            </w:r>
            <w:r>
              <w:rPr>
                <w:noProof/>
                <w:webHidden/>
              </w:rPr>
              <w:tab/>
            </w:r>
            <w:r>
              <w:rPr>
                <w:noProof/>
                <w:webHidden/>
              </w:rPr>
              <w:fldChar w:fldCharType="begin"/>
            </w:r>
            <w:r>
              <w:rPr>
                <w:noProof/>
                <w:webHidden/>
              </w:rPr>
              <w:instrText xml:space="preserve"> PAGEREF _Toc524382992 \h </w:instrText>
            </w:r>
            <w:r>
              <w:rPr>
                <w:noProof/>
                <w:webHidden/>
              </w:rPr>
            </w:r>
            <w:r>
              <w:rPr>
                <w:noProof/>
                <w:webHidden/>
              </w:rPr>
              <w:fldChar w:fldCharType="separate"/>
            </w:r>
            <w:r>
              <w:rPr>
                <w:noProof/>
                <w:webHidden/>
              </w:rPr>
              <w:t>66</w:t>
            </w:r>
            <w:r>
              <w:rPr>
                <w:noProof/>
                <w:webHidden/>
              </w:rPr>
              <w:fldChar w:fldCharType="end"/>
            </w:r>
          </w:hyperlink>
        </w:p>
        <w:p w:rsidR="00EE3582" w:rsidRDefault="00EE3582">
          <w:pPr>
            <w:pStyle w:val="31"/>
            <w:tabs>
              <w:tab w:val="right" w:leader="dot" w:pos="8296"/>
            </w:tabs>
            <w:rPr>
              <w:noProof/>
            </w:rPr>
          </w:pPr>
          <w:hyperlink w:anchor="_Toc524382993" w:history="1">
            <w:r w:rsidRPr="00592C3F">
              <w:rPr>
                <w:rStyle w:val="a3"/>
                <w:rFonts w:ascii="宋体" w:eastAsia="宋体" w:hAnsi="宋体"/>
                <w:noProof/>
              </w:rPr>
              <w:t>银牌题-前置：树型DP</w:t>
            </w:r>
            <w:r>
              <w:rPr>
                <w:noProof/>
                <w:webHidden/>
              </w:rPr>
              <w:tab/>
            </w:r>
            <w:r>
              <w:rPr>
                <w:noProof/>
                <w:webHidden/>
              </w:rPr>
              <w:fldChar w:fldCharType="begin"/>
            </w:r>
            <w:r>
              <w:rPr>
                <w:noProof/>
                <w:webHidden/>
              </w:rPr>
              <w:instrText xml:space="preserve"> PAGEREF _Toc524382993 \h </w:instrText>
            </w:r>
            <w:r>
              <w:rPr>
                <w:noProof/>
                <w:webHidden/>
              </w:rPr>
            </w:r>
            <w:r>
              <w:rPr>
                <w:noProof/>
                <w:webHidden/>
              </w:rPr>
              <w:fldChar w:fldCharType="separate"/>
            </w:r>
            <w:r>
              <w:rPr>
                <w:noProof/>
                <w:webHidden/>
              </w:rPr>
              <w:t>66</w:t>
            </w:r>
            <w:r>
              <w:rPr>
                <w:noProof/>
                <w:webHidden/>
              </w:rPr>
              <w:fldChar w:fldCharType="end"/>
            </w:r>
          </w:hyperlink>
        </w:p>
        <w:p w:rsidR="00EE3582" w:rsidRDefault="00EE3582">
          <w:pPr>
            <w:pStyle w:val="31"/>
            <w:tabs>
              <w:tab w:val="right" w:leader="dot" w:pos="8296"/>
            </w:tabs>
            <w:rPr>
              <w:noProof/>
            </w:rPr>
          </w:pPr>
          <w:hyperlink w:anchor="_Toc524382994" w:history="1">
            <w:r w:rsidRPr="00592C3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_Toc524382994 \h </w:instrText>
            </w:r>
            <w:r>
              <w:rPr>
                <w:noProof/>
                <w:webHidden/>
              </w:rPr>
            </w:r>
            <w:r>
              <w:rPr>
                <w:noProof/>
                <w:webHidden/>
              </w:rPr>
              <w:fldChar w:fldCharType="separate"/>
            </w:r>
            <w:r>
              <w:rPr>
                <w:noProof/>
                <w:webHidden/>
              </w:rPr>
              <w:t>67</w:t>
            </w:r>
            <w:r>
              <w:rPr>
                <w:noProof/>
                <w:webHidden/>
              </w:rPr>
              <w:fldChar w:fldCharType="end"/>
            </w:r>
          </w:hyperlink>
        </w:p>
        <w:p w:rsidR="00EE3582" w:rsidRDefault="00EE3582">
          <w:pPr>
            <w:pStyle w:val="31"/>
            <w:tabs>
              <w:tab w:val="right" w:leader="dot" w:pos="8296"/>
            </w:tabs>
            <w:rPr>
              <w:noProof/>
            </w:rPr>
          </w:pPr>
          <w:hyperlink w:anchor="_Toc524382995" w:history="1">
            <w:r w:rsidRPr="00592C3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_Toc524382995 \h </w:instrText>
            </w:r>
            <w:r>
              <w:rPr>
                <w:noProof/>
                <w:webHidden/>
              </w:rPr>
            </w:r>
            <w:r>
              <w:rPr>
                <w:noProof/>
                <w:webHidden/>
              </w:rPr>
              <w:fldChar w:fldCharType="separate"/>
            </w:r>
            <w:r>
              <w:rPr>
                <w:noProof/>
                <w:webHidden/>
              </w:rPr>
              <w:t>67</w:t>
            </w:r>
            <w:r>
              <w:rPr>
                <w:noProof/>
                <w:webHidden/>
              </w:rPr>
              <w:fldChar w:fldCharType="end"/>
            </w:r>
          </w:hyperlink>
        </w:p>
        <w:p w:rsidR="00EE3582" w:rsidRDefault="00EE3582">
          <w:pPr>
            <w:pStyle w:val="31"/>
            <w:tabs>
              <w:tab w:val="right" w:leader="dot" w:pos="8296"/>
            </w:tabs>
            <w:rPr>
              <w:noProof/>
            </w:rPr>
          </w:pPr>
          <w:hyperlink w:anchor="_Toc524382996" w:history="1">
            <w:r w:rsidRPr="00592C3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_Toc524382996 \h </w:instrText>
            </w:r>
            <w:r>
              <w:rPr>
                <w:noProof/>
                <w:webHidden/>
              </w:rPr>
            </w:r>
            <w:r>
              <w:rPr>
                <w:noProof/>
                <w:webHidden/>
              </w:rPr>
              <w:fldChar w:fldCharType="separate"/>
            </w:r>
            <w:r>
              <w:rPr>
                <w:noProof/>
                <w:webHidden/>
              </w:rPr>
              <w:t>67</w:t>
            </w:r>
            <w:r>
              <w:rPr>
                <w:noProof/>
                <w:webHidden/>
              </w:rPr>
              <w:fldChar w:fldCharType="end"/>
            </w:r>
          </w:hyperlink>
        </w:p>
        <w:p w:rsidR="00EE3582" w:rsidRDefault="00EE3582">
          <w:pPr>
            <w:pStyle w:val="21"/>
            <w:tabs>
              <w:tab w:val="right" w:leader="dot" w:pos="8296"/>
            </w:tabs>
            <w:rPr>
              <w:noProof/>
            </w:rPr>
          </w:pPr>
          <w:hyperlink w:anchor="_Toc524382997" w:history="1">
            <w:r w:rsidRPr="00592C3F">
              <w:rPr>
                <w:rStyle w:val="a3"/>
                <w:rFonts w:ascii="宋体" w:eastAsia="宋体" w:hAnsi="宋体"/>
                <w:noProof/>
              </w:rPr>
              <w:t>递推</w:t>
            </w:r>
            <w:r>
              <w:rPr>
                <w:noProof/>
                <w:webHidden/>
              </w:rPr>
              <w:tab/>
            </w:r>
            <w:r>
              <w:rPr>
                <w:noProof/>
                <w:webHidden/>
              </w:rPr>
              <w:fldChar w:fldCharType="begin"/>
            </w:r>
            <w:r>
              <w:rPr>
                <w:noProof/>
                <w:webHidden/>
              </w:rPr>
              <w:instrText xml:space="preserve"> PAGEREF _Toc524382997 \h </w:instrText>
            </w:r>
            <w:r>
              <w:rPr>
                <w:noProof/>
                <w:webHidden/>
              </w:rPr>
            </w:r>
            <w:r>
              <w:rPr>
                <w:noProof/>
                <w:webHidden/>
              </w:rPr>
              <w:fldChar w:fldCharType="separate"/>
            </w:r>
            <w:r>
              <w:rPr>
                <w:noProof/>
                <w:webHidden/>
              </w:rPr>
              <w:t>67</w:t>
            </w:r>
            <w:r>
              <w:rPr>
                <w:noProof/>
                <w:webHidden/>
              </w:rPr>
              <w:fldChar w:fldCharType="end"/>
            </w:r>
          </w:hyperlink>
        </w:p>
        <w:p w:rsidR="00EE3582" w:rsidRDefault="00EE3582">
          <w:pPr>
            <w:pStyle w:val="31"/>
            <w:tabs>
              <w:tab w:val="right" w:leader="dot" w:pos="8296"/>
            </w:tabs>
            <w:rPr>
              <w:noProof/>
            </w:rPr>
          </w:pPr>
          <w:hyperlink w:anchor="_Toc524382998" w:history="1">
            <w:r w:rsidRPr="00592C3F">
              <w:rPr>
                <w:rStyle w:val="a3"/>
                <w:rFonts w:ascii="宋体" w:eastAsia="宋体" w:hAnsi="宋体"/>
                <w:noProof/>
              </w:rPr>
              <w:t>√-HDU-2050-折线分割平面</w:t>
            </w:r>
            <w:r>
              <w:rPr>
                <w:noProof/>
                <w:webHidden/>
              </w:rPr>
              <w:tab/>
            </w:r>
            <w:r>
              <w:rPr>
                <w:noProof/>
                <w:webHidden/>
              </w:rPr>
              <w:fldChar w:fldCharType="begin"/>
            </w:r>
            <w:r>
              <w:rPr>
                <w:noProof/>
                <w:webHidden/>
              </w:rPr>
              <w:instrText xml:space="preserve"> PAGEREF _Toc524382998 \h </w:instrText>
            </w:r>
            <w:r>
              <w:rPr>
                <w:noProof/>
                <w:webHidden/>
              </w:rPr>
            </w:r>
            <w:r>
              <w:rPr>
                <w:noProof/>
                <w:webHidden/>
              </w:rPr>
              <w:fldChar w:fldCharType="separate"/>
            </w:r>
            <w:r>
              <w:rPr>
                <w:noProof/>
                <w:webHidden/>
              </w:rPr>
              <w:t>67</w:t>
            </w:r>
            <w:r>
              <w:rPr>
                <w:noProof/>
                <w:webHidden/>
              </w:rPr>
              <w:fldChar w:fldCharType="end"/>
            </w:r>
          </w:hyperlink>
        </w:p>
        <w:p w:rsidR="00EE3582" w:rsidRDefault="00EE3582">
          <w:pPr>
            <w:pStyle w:val="21"/>
            <w:tabs>
              <w:tab w:val="right" w:leader="dot" w:pos="8296"/>
            </w:tabs>
            <w:rPr>
              <w:noProof/>
            </w:rPr>
          </w:pPr>
          <w:hyperlink w:anchor="_Toc524382999" w:history="1">
            <w:r w:rsidRPr="00592C3F">
              <w:rPr>
                <w:rStyle w:val="a3"/>
                <w:rFonts w:ascii="宋体" w:eastAsia="宋体" w:hAnsi="宋体"/>
                <w:noProof/>
              </w:rPr>
              <w:t>基础动态规划</w:t>
            </w:r>
            <w:r>
              <w:rPr>
                <w:noProof/>
                <w:webHidden/>
              </w:rPr>
              <w:tab/>
            </w:r>
            <w:r>
              <w:rPr>
                <w:noProof/>
                <w:webHidden/>
              </w:rPr>
              <w:fldChar w:fldCharType="begin"/>
            </w:r>
            <w:r>
              <w:rPr>
                <w:noProof/>
                <w:webHidden/>
              </w:rPr>
              <w:instrText xml:space="preserve"> PAGEREF _Toc524382999 \h </w:instrText>
            </w:r>
            <w:r>
              <w:rPr>
                <w:noProof/>
                <w:webHidden/>
              </w:rPr>
            </w:r>
            <w:r>
              <w:rPr>
                <w:noProof/>
                <w:webHidden/>
              </w:rPr>
              <w:fldChar w:fldCharType="separate"/>
            </w:r>
            <w:r>
              <w:rPr>
                <w:noProof/>
                <w:webHidden/>
              </w:rPr>
              <w:t>68</w:t>
            </w:r>
            <w:r>
              <w:rPr>
                <w:noProof/>
                <w:webHidden/>
              </w:rPr>
              <w:fldChar w:fldCharType="end"/>
            </w:r>
          </w:hyperlink>
        </w:p>
        <w:p w:rsidR="00EE3582" w:rsidRDefault="00EE3582">
          <w:pPr>
            <w:pStyle w:val="31"/>
            <w:tabs>
              <w:tab w:val="right" w:leader="dot" w:pos="8296"/>
            </w:tabs>
            <w:rPr>
              <w:noProof/>
            </w:rPr>
          </w:pPr>
          <w:hyperlink w:anchor="_Toc524383000" w:history="1">
            <w:r w:rsidRPr="00592C3F">
              <w:rPr>
                <w:rStyle w:val="a3"/>
                <w:rFonts w:ascii="宋体" w:eastAsia="宋体" w:hAnsi="宋体"/>
                <w:noProof/>
              </w:rPr>
              <w:t>最大连续子段和</w:t>
            </w:r>
            <w:r>
              <w:rPr>
                <w:noProof/>
                <w:webHidden/>
              </w:rPr>
              <w:tab/>
            </w:r>
            <w:r>
              <w:rPr>
                <w:noProof/>
                <w:webHidden/>
              </w:rPr>
              <w:fldChar w:fldCharType="begin"/>
            </w:r>
            <w:r>
              <w:rPr>
                <w:noProof/>
                <w:webHidden/>
              </w:rPr>
              <w:instrText xml:space="preserve"> PAGEREF _Toc524383000 \h </w:instrText>
            </w:r>
            <w:r>
              <w:rPr>
                <w:noProof/>
                <w:webHidden/>
              </w:rPr>
            </w:r>
            <w:r>
              <w:rPr>
                <w:noProof/>
                <w:webHidden/>
              </w:rPr>
              <w:fldChar w:fldCharType="separate"/>
            </w:r>
            <w:r>
              <w:rPr>
                <w:noProof/>
                <w:webHidden/>
              </w:rPr>
              <w:t>68</w:t>
            </w:r>
            <w:r>
              <w:rPr>
                <w:noProof/>
                <w:webHidden/>
              </w:rPr>
              <w:fldChar w:fldCharType="end"/>
            </w:r>
          </w:hyperlink>
        </w:p>
        <w:p w:rsidR="00EE3582" w:rsidRDefault="00EE3582">
          <w:pPr>
            <w:pStyle w:val="31"/>
            <w:tabs>
              <w:tab w:val="right" w:leader="dot" w:pos="8296"/>
            </w:tabs>
            <w:rPr>
              <w:noProof/>
            </w:rPr>
          </w:pPr>
          <w:hyperlink w:anchor="_Toc524383001" w:history="1">
            <w:r w:rsidRPr="00592C3F">
              <w:rPr>
                <w:rStyle w:val="a3"/>
                <w:rFonts w:ascii="宋体" w:eastAsia="宋体" w:hAnsi="宋体"/>
                <w:noProof/>
              </w:rPr>
              <w:t>LIS（最长上升子序列）</w:t>
            </w:r>
            <w:r>
              <w:rPr>
                <w:noProof/>
                <w:webHidden/>
              </w:rPr>
              <w:tab/>
            </w:r>
            <w:r>
              <w:rPr>
                <w:noProof/>
                <w:webHidden/>
              </w:rPr>
              <w:fldChar w:fldCharType="begin"/>
            </w:r>
            <w:r>
              <w:rPr>
                <w:noProof/>
                <w:webHidden/>
              </w:rPr>
              <w:instrText xml:space="preserve"> PAGEREF _Toc524383001 \h </w:instrText>
            </w:r>
            <w:r>
              <w:rPr>
                <w:noProof/>
                <w:webHidden/>
              </w:rPr>
            </w:r>
            <w:r>
              <w:rPr>
                <w:noProof/>
                <w:webHidden/>
              </w:rPr>
              <w:fldChar w:fldCharType="separate"/>
            </w:r>
            <w:r>
              <w:rPr>
                <w:noProof/>
                <w:webHidden/>
              </w:rPr>
              <w:t>69</w:t>
            </w:r>
            <w:r>
              <w:rPr>
                <w:noProof/>
                <w:webHidden/>
              </w:rPr>
              <w:fldChar w:fldCharType="end"/>
            </w:r>
          </w:hyperlink>
        </w:p>
        <w:p w:rsidR="00EE3582" w:rsidRDefault="00EE3582">
          <w:pPr>
            <w:pStyle w:val="31"/>
            <w:tabs>
              <w:tab w:val="right" w:leader="dot" w:pos="8296"/>
            </w:tabs>
            <w:rPr>
              <w:noProof/>
            </w:rPr>
          </w:pPr>
          <w:hyperlink w:anchor="_Toc524383002" w:history="1">
            <w:r w:rsidRPr="00592C3F">
              <w:rPr>
                <w:rStyle w:val="a3"/>
                <w:rFonts w:ascii="宋体" w:eastAsia="宋体" w:hAnsi="宋体"/>
                <w:noProof/>
              </w:rPr>
              <w:t>LCIS（最长上升公共子序列）</w:t>
            </w:r>
            <w:r>
              <w:rPr>
                <w:noProof/>
                <w:webHidden/>
              </w:rPr>
              <w:tab/>
            </w:r>
            <w:r>
              <w:rPr>
                <w:noProof/>
                <w:webHidden/>
              </w:rPr>
              <w:fldChar w:fldCharType="begin"/>
            </w:r>
            <w:r>
              <w:rPr>
                <w:noProof/>
                <w:webHidden/>
              </w:rPr>
              <w:instrText xml:space="preserve"> PAGEREF _Toc524383002 \h </w:instrText>
            </w:r>
            <w:r>
              <w:rPr>
                <w:noProof/>
                <w:webHidden/>
              </w:rPr>
            </w:r>
            <w:r>
              <w:rPr>
                <w:noProof/>
                <w:webHidden/>
              </w:rPr>
              <w:fldChar w:fldCharType="separate"/>
            </w:r>
            <w:r>
              <w:rPr>
                <w:noProof/>
                <w:webHidden/>
              </w:rPr>
              <w:t>69</w:t>
            </w:r>
            <w:r>
              <w:rPr>
                <w:noProof/>
                <w:webHidden/>
              </w:rPr>
              <w:fldChar w:fldCharType="end"/>
            </w:r>
          </w:hyperlink>
        </w:p>
        <w:p w:rsidR="00EE3582" w:rsidRDefault="00EE3582">
          <w:pPr>
            <w:pStyle w:val="21"/>
            <w:tabs>
              <w:tab w:val="right" w:leader="dot" w:pos="8296"/>
            </w:tabs>
            <w:rPr>
              <w:noProof/>
            </w:rPr>
          </w:pPr>
          <w:hyperlink w:anchor="_Toc524383003" w:history="1">
            <w:r w:rsidRPr="00592C3F">
              <w:rPr>
                <w:rStyle w:val="a3"/>
                <w:rFonts w:ascii="宋体" w:eastAsia="宋体" w:hAnsi="宋体"/>
                <w:noProof/>
              </w:rPr>
              <w:t>背包问题</w:t>
            </w:r>
            <w:r>
              <w:rPr>
                <w:noProof/>
                <w:webHidden/>
              </w:rPr>
              <w:tab/>
            </w:r>
            <w:r>
              <w:rPr>
                <w:noProof/>
                <w:webHidden/>
              </w:rPr>
              <w:fldChar w:fldCharType="begin"/>
            </w:r>
            <w:r>
              <w:rPr>
                <w:noProof/>
                <w:webHidden/>
              </w:rPr>
              <w:instrText xml:space="preserve"> PAGEREF _Toc524383003 \h </w:instrText>
            </w:r>
            <w:r>
              <w:rPr>
                <w:noProof/>
                <w:webHidden/>
              </w:rPr>
            </w:r>
            <w:r>
              <w:rPr>
                <w:noProof/>
                <w:webHidden/>
              </w:rPr>
              <w:fldChar w:fldCharType="separate"/>
            </w:r>
            <w:r>
              <w:rPr>
                <w:noProof/>
                <w:webHidden/>
              </w:rPr>
              <w:t>71</w:t>
            </w:r>
            <w:r>
              <w:rPr>
                <w:noProof/>
                <w:webHidden/>
              </w:rPr>
              <w:fldChar w:fldCharType="end"/>
            </w:r>
          </w:hyperlink>
        </w:p>
        <w:p w:rsidR="00EE3582" w:rsidRDefault="00EE3582">
          <w:pPr>
            <w:pStyle w:val="31"/>
            <w:tabs>
              <w:tab w:val="right" w:leader="dot" w:pos="8296"/>
            </w:tabs>
            <w:rPr>
              <w:noProof/>
            </w:rPr>
          </w:pPr>
          <w:hyperlink w:anchor="_Toc524383004" w:history="1">
            <w:r w:rsidRPr="00592C3F">
              <w:rPr>
                <w:rStyle w:val="a3"/>
                <w:rFonts w:ascii="宋体" w:eastAsia="宋体" w:hAnsi="宋体"/>
                <w:noProof/>
              </w:rPr>
              <w:t>0-1背包</w:t>
            </w:r>
            <w:r>
              <w:rPr>
                <w:noProof/>
                <w:webHidden/>
              </w:rPr>
              <w:tab/>
            </w:r>
            <w:r>
              <w:rPr>
                <w:noProof/>
                <w:webHidden/>
              </w:rPr>
              <w:fldChar w:fldCharType="begin"/>
            </w:r>
            <w:r>
              <w:rPr>
                <w:noProof/>
                <w:webHidden/>
              </w:rPr>
              <w:instrText xml:space="preserve"> PAGEREF _Toc524383004 \h </w:instrText>
            </w:r>
            <w:r>
              <w:rPr>
                <w:noProof/>
                <w:webHidden/>
              </w:rPr>
            </w:r>
            <w:r>
              <w:rPr>
                <w:noProof/>
                <w:webHidden/>
              </w:rPr>
              <w:fldChar w:fldCharType="separate"/>
            </w:r>
            <w:r>
              <w:rPr>
                <w:noProof/>
                <w:webHidden/>
              </w:rPr>
              <w:t>72</w:t>
            </w:r>
            <w:r>
              <w:rPr>
                <w:noProof/>
                <w:webHidden/>
              </w:rPr>
              <w:fldChar w:fldCharType="end"/>
            </w:r>
          </w:hyperlink>
        </w:p>
        <w:p w:rsidR="00EE3582" w:rsidRDefault="00EE3582">
          <w:pPr>
            <w:pStyle w:val="31"/>
            <w:tabs>
              <w:tab w:val="right" w:leader="dot" w:pos="8296"/>
            </w:tabs>
            <w:rPr>
              <w:noProof/>
            </w:rPr>
          </w:pPr>
          <w:hyperlink w:anchor="_Toc524383005" w:history="1">
            <w:r w:rsidRPr="00592C3F">
              <w:rPr>
                <w:rStyle w:val="a3"/>
                <w:rFonts w:ascii="宋体" w:eastAsia="宋体" w:hAnsi="宋体"/>
                <w:noProof/>
              </w:rPr>
              <w:t>完全背包</w:t>
            </w:r>
            <w:r>
              <w:rPr>
                <w:noProof/>
                <w:webHidden/>
              </w:rPr>
              <w:tab/>
            </w:r>
            <w:r>
              <w:rPr>
                <w:noProof/>
                <w:webHidden/>
              </w:rPr>
              <w:fldChar w:fldCharType="begin"/>
            </w:r>
            <w:r>
              <w:rPr>
                <w:noProof/>
                <w:webHidden/>
              </w:rPr>
              <w:instrText xml:space="preserve"> PAGEREF _Toc524383005 \h </w:instrText>
            </w:r>
            <w:r>
              <w:rPr>
                <w:noProof/>
                <w:webHidden/>
              </w:rPr>
            </w:r>
            <w:r>
              <w:rPr>
                <w:noProof/>
                <w:webHidden/>
              </w:rPr>
              <w:fldChar w:fldCharType="separate"/>
            </w:r>
            <w:r>
              <w:rPr>
                <w:noProof/>
                <w:webHidden/>
              </w:rPr>
              <w:t>72</w:t>
            </w:r>
            <w:r>
              <w:rPr>
                <w:noProof/>
                <w:webHidden/>
              </w:rPr>
              <w:fldChar w:fldCharType="end"/>
            </w:r>
          </w:hyperlink>
        </w:p>
        <w:p w:rsidR="00EE3582" w:rsidRDefault="00EE3582">
          <w:pPr>
            <w:pStyle w:val="31"/>
            <w:tabs>
              <w:tab w:val="right" w:leader="dot" w:pos="8296"/>
            </w:tabs>
            <w:rPr>
              <w:noProof/>
            </w:rPr>
          </w:pPr>
          <w:hyperlink w:anchor="_Toc524383006" w:history="1">
            <w:r w:rsidRPr="00592C3F">
              <w:rPr>
                <w:rStyle w:val="a3"/>
                <w:rFonts w:ascii="宋体" w:eastAsia="宋体" w:hAnsi="宋体"/>
                <w:noProof/>
              </w:rPr>
              <w:t>多重背包</w:t>
            </w:r>
            <w:r>
              <w:rPr>
                <w:noProof/>
                <w:webHidden/>
              </w:rPr>
              <w:tab/>
            </w:r>
            <w:r>
              <w:rPr>
                <w:noProof/>
                <w:webHidden/>
              </w:rPr>
              <w:fldChar w:fldCharType="begin"/>
            </w:r>
            <w:r>
              <w:rPr>
                <w:noProof/>
                <w:webHidden/>
              </w:rPr>
              <w:instrText xml:space="preserve"> PAGEREF _Toc524383006 \h </w:instrText>
            </w:r>
            <w:r>
              <w:rPr>
                <w:noProof/>
                <w:webHidden/>
              </w:rPr>
            </w:r>
            <w:r>
              <w:rPr>
                <w:noProof/>
                <w:webHidden/>
              </w:rPr>
              <w:fldChar w:fldCharType="separate"/>
            </w:r>
            <w:r>
              <w:rPr>
                <w:noProof/>
                <w:webHidden/>
              </w:rPr>
              <w:t>73</w:t>
            </w:r>
            <w:r>
              <w:rPr>
                <w:noProof/>
                <w:webHidden/>
              </w:rPr>
              <w:fldChar w:fldCharType="end"/>
            </w:r>
          </w:hyperlink>
        </w:p>
        <w:p w:rsidR="00EE3582" w:rsidRDefault="00EE3582">
          <w:pPr>
            <w:pStyle w:val="21"/>
            <w:tabs>
              <w:tab w:val="right" w:leader="dot" w:pos="8296"/>
            </w:tabs>
            <w:rPr>
              <w:noProof/>
            </w:rPr>
          </w:pPr>
          <w:hyperlink w:anchor="_Toc524383007" w:history="1">
            <w:r w:rsidRPr="00592C3F">
              <w:rPr>
                <w:rStyle w:val="a3"/>
                <w:rFonts w:ascii="宋体" w:eastAsia="宋体" w:hAnsi="宋体"/>
                <w:noProof/>
              </w:rPr>
              <w:t>数位DP</w:t>
            </w:r>
            <w:r>
              <w:rPr>
                <w:noProof/>
                <w:webHidden/>
              </w:rPr>
              <w:tab/>
            </w:r>
            <w:r>
              <w:rPr>
                <w:noProof/>
                <w:webHidden/>
              </w:rPr>
              <w:fldChar w:fldCharType="begin"/>
            </w:r>
            <w:r>
              <w:rPr>
                <w:noProof/>
                <w:webHidden/>
              </w:rPr>
              <w:instrText xml:space="preserve"> PAGEREF _Toc524383007 \h </w:instrText>
            </w:r>
            <w:r>
              <w:rPr>
                <w:noProof/>
                <w:webHidden/>
              </w:rPr>
            </w:r>
            <w:r>
              <w:rPr>
                <w:noProof/>
                <w:webHidden/>
              </w:rPr>
              <w:fldChar w:fldCharType="separate"/>
            </w:r>
            <w:r>
              <w:rPr>
                <w:noProof/>
                <w:webHidden/>
              </w:rPr>
              <w:t>73</w:t>
            </w:r>
            <w:r>
              <w:rPr>
                <w:noProof/>
                <w:webHidden/>
              </w:rPr>
              <w:fldChar w:fldCharType="end"/>
            </w:r>
          </w:hyperlink>
        </w:p>
        <w:p w:rsidR="00EE3582" w:rsidRDefault="00EE3582">
          <w:pPr>
            <w:pStyle w:val="31"/>
            <w:tabs>
              <w:tab w:val="right" w:leader="dot" w:pos="8296"/>
            </w:tabs>
            <w:rPr>
              <w:noProof/>
            </w:rPr>
          </w:pPr>
          <w:hyperlink w:anchor="_Toc524383008" w:history="1">
            <w:r w:rsidRPr="00592C3F">
              <w:rPr>
                <w:rStyle w:val="a3"/>
                <w:rFonts w:ascii="宋体" w:eastAsia="宋体" w:hAnsi="宋体"/>
                <w:noProof/>
              </w:rPr>
              <w:t>√-HDU-2089-不要62</w:t>
            </w:r>
            <w:r>
              <w:rPr>
                <w:noProof/>
                <w:webHidden/>
              </w:rPr>
              <w:tab/>
            </w:r>
            <w:r>
              <w:rPr>
                <w:noProof/>
                <w:webHidden/>
              </w:rPr>
              <w:fldChar w:fldCharType="begin"/>
            </w:r>
            <w:r>
              <w:rPr>
                <w:noProof/>
                <w:webHidden/>
              </w:rPr>
              <w:instrText xml:space="preserve"> PAGEREF _Toc524383008 \h </w:instrText>
            </w:r>
            <w:r>
              <w:rPr>
                <w:noProof/>
                <w:webHidden/>
              </w:rPr>
            </w:r>
            <w:r>
              <w:rPr>
                <w:noProof/>
                <w:webHidden/>
              </w:rPr>
              <w:fldChar w:fldCharType="separate"/>
            </w:r>
            <w:r>
              <w:rPr>
                <w:noProof/>
                <w:webHidden/>
              </w:rPr>
              <w:t>73</w:t>
            </w:r>
            <w:r>
              <w:rPr>
                <w:noProof/>
                <w:webHidden/>
              </w:rPr>
              <w:fldChar w:fldCharType="end"/>
            </w:r>
          </w:hyperlink>
        </w:p>
        <w:p w:rsidR="00EE3582" w:rsidRDefault="00EE3582">
          <w:pPr>
            <w:pStyle w:val="21"/>
            <w:tabs>
              <w:tab w:val="right" w:leader="dot" w:pos="8296"/>
            </w:tabs>
            <w:rPr>
              <w:noProof/>
            </w:rPr>
          </w:pPr>
          <w:hyperlink w:anchor="_Toc524383009" w:history="1">
            <w:r w:rsidRPr="00592C3F">
              <w:rPr>
                <w:rStyle w:val="a3"/>
                <w:rFonts w:ascii="宋体" w:eastAsia="宋体" w:hAnsi="宋体"/>
                <w:noProof/>
              </w:rPr>
              <w:t>状态压缩DP</w:t>
            </w:r>
            <w:r>
              <w:rPr>
                <w:noProof/>
                <w:webHidden/>
              </w:rPr>
              <w:tab/>
            </w:r>
            <w:r>
              <w:rPr>
                <w:noProof/>
                <w:webHidden/>
              </w:rPr>
              <w:fldChar w:fldCharType="begin"/>
            </w:r>
            <w:r>
              <w:rPr>
                <w:noProof/>
                <w:webHidden/>
              </w:rPr>
              <w:instrText xml:space="preserve"> PAGEREF _Toc524383009 \h </w:instrText>
            </w:r>
            <w:r>
              <w:rPr>
                <w:noProof/>
                <w:webHidden/>
              </w:rPr>
            </w:r>
            <w:r>
              <w:rPr>
                <w:noProof/>
                <w:webHidden/>
              </w:rPr>
              <w:fldChar w:fldCharType="separate"/>
            </w:r>
            <w:r>
              <w:rPr>
                <w:noProof/>
                <w:webHidden/>
              </w:rPr>
              <w:t>76</w:t>
            </w:r>
            <w:r>
              <w:rPr>
                <w:noProof/>
                <w:webHidden/>
              </w:rPr>
              <w:fldChar w:fldCharType="end"/>
            </w:r>
          </w:hyperlink>
        </w:p>
        <w:p w:rsidR="00EE3582" w:rsidRDefault="00EE3582">
          <w:pPr>
            <w:pStyle w:val="31"/>
            <w:tabs>
              <w:tab w:val="right" w:leader="dot" w:pos="8296"/>
            </w:tabs>
            <w:rPr>
              <w:noProof/>
            </w:rPr>
          </w:pPr>
          <w:hyperlink w:anchor="_Toc524383010" w:history="1">
            <w:r w:rsidRPr="00592C3F">
              <w:rPr>
                <w:rStyle w:val="a3"/>
                <w:rFonts w:ascii="宋体" w:eastAsia="宋体" w:hAnsi="宋体"/>
                <w:noProof/>
              </w:rPr>
              <w:t>√-2018ICPC南京站网络预选赛-AC Challenge</w:t>
            </w:r>
            <w:r>
              <w:rPr>
                <w:noProof/>
                <w:webHidden/>
              </w:rPr>
              <w:tab/>
            </w:r>
            <w:r>
              <w:rPr>
                <w:noProof/>
                <w:webHidden/>
              </w:rPr>
              <w:fldChar w:fldCharType="begin"/>
            </w:r>
            <w:r>
              <w:rPr>
                <w:noProof/>
                <w:webHidden/>
              </w:rPr>
              <w:instrText xml:space="preserve"> PAGEREF _Toc524383010 \h </w:instrText>
            </w:r>
            <w:r>
              <w:rPr>
                <w:noProof/>
                <w:webHidden/>
              </w:rPr>
            </w:r>
            <w:r>
              <w:rPr>
                <w:noProof/>
                <w:webHidden/>
              </w:rPr>
              <w:fldChar w:fldCharType="separate"/>
            </w:r>
            <w:r>
              <w:rPr>
                <w:noProof/>
                <w:webHidden/>
              </w:rPr>
              <w:t>76</w:t>
            </w:r>
            <w:r>
              <w:rPr>
                <w:noProof/>
                <w:webHidden/>
              </w:rPr>
              <w:fldChar w:fldCharType="end"/>
            </w:r>
          </w:hyperlink>
        </w:p>
        <w:p w:rsidR="00EE3582" w:rsidRDefault="00EE3582">
          <w:pPr>
            <w:pStyle w:val="21"/>
            <w:tabs>
              <w:tab w:val="right" w:leader="dot" w:pos="8296"/>
            </w:tabs>
            <w:rPr>
              <w:noProof/>
            </w:rPr>
          </w:pPr>
          <w:hyperlink w:anchor="_Toc524383011" w:history="1">
            <w:r w:rsidRPr="00592C3F">
              <w:rPr>
                <w:rStyle w:val="a3"/>
                <w:rFonts w:ascii="宋体" w:eastAsia="宋体" w:hAnsi="宋体"/>
                <w:noProof/>
              </w:rPr>
              <w:t>概率DP</w:t>
            </w:r>
            <w:r>
              <w:rPr>
                <w:noProof/>
                <w:webHidden/>
              </w:rPr>
              <w:tab/>
            </w:r>
            <w:r>
              <w:rPr>
                <w:noProof/>
                <w:webHidden/>
              </w:rPr>
              <w:fldChar w:fldCharType="begin"/>
            </w:r>
            <w:r>
              <w:rPr>
                <w:noProof/>
                <w:webHidden/>
              </w:rPr>
              <w:instrText xml:space="preserve"> PAGEREF _Toc524383011 \h </w:instrText>
            </w:r>
            <w:r>
              <w:rPr>
                <w:noProof/>
                <w:webHidden/>
              </w:rPr>
            </w:r>
            <w:r>
              <w:rPr>
                <w:noProof/>
                <w:webHidden/>
              </w:rPr>
              <w:fldChar w:fldCharType="separate"/>
            </w:r>
            <w:r>
              <w:rPr>
                <w:noProof/>
                <w:webHidden/>
              </w:rPr>
              <w:t>77</w:t>
            </w:r>
            <w:r>
              <w:rPr>
                <w:noProof/>
                <w:webHidden/>
              </w:rPr>
              <w:fldChar w:fldCharType="end"/>
            </w:r>
          </w:hyperlink>
        </w:p>
        <w:p w:rsidR="00EE3582" w:rsidRDefault="00EE3582">
          <w:pPr>
            <w:pStyle w:val="21"/>
            <w:tabs>
              <w:tab w:val="right" w:leader="dot" w:pos="8296"/>
            </w:tabs>
            <w:rPr>
              <w:noProof/>
            </w:rPr>
          </w:pPr>
          <w:hyperlink w:anchor="_Toc524383012" w:history="1">
            <w:r w:rsidRPr="00592C3F">
              <w:rPr>
                <w:rStyle w:val="a3"/>
                <w:rFonts w:ascii="宋体" w:eastAsia="宋体" w:hAnsi="宋体"/>
                <w:noProof/>
              </w:rPr>
              <w:t>HDU-5863-2016多校10-铜牌</w:t>
            </w:r>
            <w:r>
              <w:rPr>
                <w:noProof/>
                <w:webHidden/>
              </w:rPr>
              <w:tab/>
            </w:r>
            <w:r>
              <w:rPr>
                <w:noProof/>
                <w:webHidden/>
              </w:rPr>
              <w:fldChar w:fldCharType="begin"/>
            </w:r>
            <w:r>
              <w:rPr>
                <w:noProof/>
                <w:webHidden/>
              </w:rPr>
              <w:instrText xml:space="preserve"> PAGEREF _Toc524383012 \h </w:instrText>
            </w:r>
            <w:r>
              <w:rPr>
                <w:noProof/>
                <w:webHidden/>
              </w:rPr>
            </w:r>
            <w:r>
              <w:rPr>
                <w:noProof/>
                <w:webHidden/>
              </w:rPr>
              <w:fldChar w:fldCharType="separate"/>
            </w:r>
            <w:r>
              <w:rPr>
                <w:noProof/>
                <w:webHidden/>
              </w:rPr>
              <w:t>77</w:t>
            </w:r>
            <w:r>
              <w:rPr>
                <w:noProof/>
                <w:webHidden/>
              </w:rPr>
              <w:fldChar w:fldCharType="end"/>
            </w:r>
          </w:hyperlink>
        </w:p>
        <w:p w:rsidR="00EE3582" w:rsidRDefault="00EE3582">
          <w:pPr>
            <w:pStyle w:val="21"/>
            <w:tabs>
              <w:tab w:val="right" w:leader="dot" w:pos="8296"/>
            </w:tabs>
            <w:rPr>
              <w:noProof/>
            </w:rPr>
          </w:pPr>
          <w:hyperlink w:anchor="_Toc524383013" w:history="1">
            <w:r w:rsidRPr="00592C3F">
              <w:rPr>
                <w:rStyle w:val="a3"/>
                <w:rFonts w:ascii="宋体" w:eastAsia="宋体" w:hAnsi="宋体"/>
                <w:noProof/>
              </w:rPr>
              <w:t>√-牛客网-第1场-E-Removal-铜牌</w:t>
            </w:r>
            <w:r>
              <w:rPr>
                <w:noProof/>
                <w:webHidden/>
              </w:rPr>
              <w:tab/>
            </w:r>
            <w:r>
              <w:rPr>
                <w:noProof/>
                <w:webHidden/>
              </w:rPr>
              <w:fldChar w:fldCharType="begin"/>
            </w:r>
            <w:r>
              <w:rPr>
                <w:noProof/>
                <w:webHidden/>
              </w:rPr>
              <w:instrText xml:space="preserve"> PAGEREF _Toc524383013 \h </w:instrText>
            </w:r>
            <w:r>
              <w:rPr>
                <w:noProof/>
                <w:webHidden/>
              </w:rPr>
            </w:r>
            <w:r>
              <w:rPr>
                <w:noProof/>
                <w:webHidden/>
              </w:rPr>
              <w:fldChar w:fldCharType="separate"/>
            </w:r>
            <w:r>
              <w:rPr>
                <w:noProof/>
                <w:webHidden/>
              </w:rPr>
              <w:t>77</w:t>
            </w:r>
            <w:r>
              <w:rPr>
                <w:noProof/>
                <w:webHidden/>
              </w:rPr>
              <w:fldChar w:fldCharType="end"/>
            </w:r>
          </w:hyperlink>
        </w:p>
        <w:p w:rsidR="00EE3582" w:rsidRDefault="00EE3582">
          <w:pPr>
            <w:pStyle w:val="21"/>
            <w:tabs>
              <w:tab w:val="right" w:leader="dot" w:pos="8296"/>
            </w:tabs>
            <w:rPr>
              <w:noProof/>
            </w:rPr>
          </w:pPr>
          <w:hyperlink w:anchor="_Toc524383014" w:history="1">
            <w:r w:rsidRPr="00592C3F">
              <w:rPr>
                <w:rStyle w:val="a3"/>
                <w:rFonts w:ascii="宋体" w:eastAsia="宋体" w:hAnsi="宋体"/>
                <w:noProof/>
              </w:rPr>
              <w:t>√-牛客网-第2场-D-Money-签到题</w:t>
            </w:r>
            <w:r>
              <w:rPr>
                <w:noProof/>
                <w:webHidden/>
              </w:rPr>
              <w:tab/>
            </w:r>
            <w:r>
              <w:rPr>
                <w:noProof/>
                <w:webHidden/>
              </w:rPr>
              <w:fldChar w:fldCharType="begin"/>
            </w:r>
            <w:r>
              <w:rPr>
                <w:noProof/>
                <w:webHidden/>
              </w:rPr>
              <w:instrText xml:space="preserve"> PAGEREF _Toc524383014 \h </w:instrText>
            </w:r>
            <w:r>
              <w:rPr>
                <w:noProof/>
                <w:webHidden/>
              </w:rPr>
            </w:r>
            <w:r>
              <w:rPr>
                <w:noProof/>
                <w:webHidden/>
              </w:rPr>
              <w:fldChar w:fldCharType="separate"/>
            </w:r>
            <w:r>
              <w:rPr>
                <w:noProof/>
                <w:webHidden/>
              </w:rPr>
              <w:t>79</w:t>
            </w:r>
            <w:r>
              <w:rPr>
                <w:noProof/>
                <w:webHidden/>
              </w:rPr>
              <w:fldChar w:fldCharType="end"/>
            </w:r>
          </w:hyperlink>
        </w:p>
        <w:p w:rsidR="00EE3582" w:rsidRDefault="00EE3582">
          <w:pPr>
            <w:pStyle w:val="11"/>
            <w:tabs>
              <w:tab w:val="right" w:leader="dot" w:pos="8296"/>
            </w:tabs>
            <w:rPr>
              <w:noProof/>
            </w:rPr>
          </w:pPr>
          <w:hyperlink w:anchor="_Toc524383015" w:history="1">
            <w:r w:rsidRPr="00592C3F">
              <w:rPr>
                <w:rStyle w:val="a3"/>
                <w:rFonts w:ascii="宋体" w:eastAsia="宋体" w:hAnsi="宋体"/>
                <w:noProof/>
              </w:rPr>
              <w:t>四、图论</w:t>
            </w:r>
            <w:r>
              <w:rPr>
                <w:noProof/>
                <w:webHidden/>
              </w:rPr>
              <w:tab/>
            </w:r>
            <w:r>
              <w:rPr>
                <w:noProof/>
                <w:webHidden/>
              </w:rPr>
              <w:fldChar w:fldCharType="begin"/>
            </w:r>
            <w:r>
              <w:rPr>
                <w:noProof/>
                <w:webHidden/>
              </w:rPr>
              <w:instrText xml:space="preserve"> PAGEREF _Toc524383015 \h </w:instrText>
            </w:r>
            <w:r>
              <w:rPr>
                <w:noProof/>
                <w:webHidden/>
              </w:rPr>
            </w:r>
            <w:r>
              <w:rPr>
                <w:noProof/>
                <w:webHidden/>
              </w:rPr>
              <w:fldChar w:fldCharType="separate"/>
            </w:r>
            <w:r>
              <w:rPr>
                <w:noProof/>
                <w:webHidden/>
              </w:rPr>
              <w:t>81</w:t>
            </w:r>
            <w:r>
              <w:rPr>
                <w:noProof/>
                <w:webHidden/>
              </w:rPr>
              <w:fldChar w:fldCharType="end"/>
            </w:r>
          </w:hyperlink>
        </w:p>
        <w:p w:rsidR="00EE3582" w:rsidRDefault="00EE3582">
          <w:pPr>
            <w:pStyle w:val="21"/>
            <w:tabs>
              <w:tab w:val="right" w:leader="dot" w:pos="8296"/>
            </w:tabs>
            <w:rPr>
              <w:noProof/>
            </w:rPr>
          </w:pPr>
          <w:hyperlink w:anchor="_Toc524383016" w:history="1">
            <w:r w:rsidRPr="00592C3F">
              <w:rPr>
                <w:rStyle w:val="a3"/>
                <w:rFonts w:ascii="宋体" w:eastAsia="宋体" w:hAnsi="宋体"/>
                <w:noProof/>
              </w:rPr>
              <w:t>补题</w:t>
            </w:r>
            <w:r>
              <w:rPr>
                <w:noProof/>
                <w:webHidden/>
              </w:rPr>
              <w:tab/>
            </w:r>
            <w:r>
              <w:rPr>
                <w:noProof/>
                <w:webHidden/>
              </w:rPr>
              <w:fldChar w:fldCharType="begin"/>
            </w:r>
            <w:r>
              <w:rPr>
                <w:noProof/>
                <w:webHidden/>
              </w:rPr>
              <w:instrText xml:space="preserve"> PAGEREF _Toc524383016 \h </w:instrText>
            </w:r>
            <w:r>
              <w:rPr>
                <w:noProof/>
                <w:webHidden/>
              </w:rPr>
            </w:r>
            <w:r>
              <w:rPr>
                <w:noProof/>
                <w:webHidden/>
              </w:rPr>
              <w:fldChar w:fldCharType="separate"/>
            </w:r>
            <w:r>
              <w:rPr>
                <w:noProof/>
                <w:webHidden/>
              </w:rPr>
              <w:t>81</w:t>
            </w:r>
            <w:r>
              <w:rPr>
                <w:noProof/>
                <w:webHidden/>
              </w:rPr>
              <w:fldChar w:fldCharType="end"/>
            </w:r>
          </w:hyperlink>
        </w:p>
        <w:p w:rsidR="00EE3582" w:rsidRDefault="00EE3582">
          <w:pPr>
            <w:pStyle w:val="31"/>
            <w:tabs>
              <w:tab w:val="right" w:leader="dot" w:pos="8296"/>
            </w:tabs>
            <w:rPr>
              <w:noProof/>
            </w:rPr>
          </w:pPr>
          <w:hyperlink w:anchor="_Toc524383017" w:history="1">
            <w:r w:rsidRPr="00592C3F">
              <w:rPr>
                <w:rStyle w:val="a3"/>
                <w:rFonts w:ascii="宋体" w:eastAsia="宋体" w:hAnsi="宋体"/>
                <w:noProof/>
              </w:rPr>
              <w:t>铜牌题-前置：拓补排序/线段树优化建图</w:t>
            </w:r>
            <w:r>
              <w:rPr>
                <w:noProof/>
                <w:webHidden/>
              </w:rPr>
              <w:tab/>
            </w:r>
            <w:r>
              <w:rPr>
                <w:noProof/>
                <w:webHidden/>
              </w:rPr>
              <w:fldChar w:fldCharType="begin"/>
            </w:r>
            <w:r>
              <w:rPr>
                <w:noProof/>
                <w:webHidden/>
              </w:rPr>
              <w:instrText xml:space="preserve"> PAGEREF _Toc524383017 \h </w:instrText>
            </w:r>
            <w:r>
              <w:rPr>
                <w:noProof/>
                <w:webHidden/>
              </w:rPr>
            </w:r>
            <w:r>
              <w:rPr>
                <w:noProof/>
                <w:webHidden/>
              </w:rPr>
              <w:fldChar w:fldCharType="separate"/>
            </w:r>
            <w:r>
              <w:rPr>
                <w:noProof/>
                <w:webHidden/>
              </w:rPr>
              <w:t>81</w:t>
            </w:r>
            <w:r>
              <w:rPr>
                <w:noProof/>
                <w:webHidden/>
              </w:rPr>
              <w:fldChar w:fldCharType="end"/>
            </w:r>
          </w:hyperlink>
        </w:p>
        <w:p w:rsidR="00EE3582" w:rsidRDefault="00EE3582">
          <w:pPr>
            <w:pStyle w:val="31"/>
            <w:tabs>
              <w:tab w:val="right" w:leader="dot" w:pos="8296"/>
            </w:tabs>
            <w:rPr>
              <w:noProof/>
            </w:rPr>
          </w:pPr>
          <w:hyperlink w:anchor="_Toc524383018" w:history="1">
            <w:r w:rsidRPr="00592C3F">
              <w:rPr>
                <w:rStyle w:val="a3"/>
                <w:rFonts w:ascii="宋体" w:eastAsia="宋体" w:hAnsi="宋体"/>
                <w:noProof/>
              </w:rPr>
              <w:t>银牌题-前置：欧拉回路</w:t>
            </w:r>
            <w:r>
              <w:rPr>
                <w:noProof/>
                <w:webHidden/>
              </w:rPr>
              <w:tab/>
            </w:r>
            <w:r>
              <w:rPr>
                <w:noProof/>
                <w:webHidden/>
              </w:rPr>
              <w:fldChar w:fldCharType="begin"/>
            </w:r>
            <w:r>
              <w:rPr>
                <w:noProof/>
                <w:webHidden/>
              </w:rPr>
              <w:instrText xml:space="preserve"> PAGEREF _Toc524383018 \h </w:instrText>
            </w:r>
            <w:r>
              <w:rPr>
                <w:noProof/>
                <w:webHidden/>
              </w:rPr>
            </w:r>
            <w:r>
              <w:rPr>
                <w:noProof/>
                <w:webHidden/>
              </w:rPr>
              <w:fldChar w:fldCharType="separate"/>
            </w:r>
            <w:r>
              <w:rPr>
                <w:noProof/>
                <w:webHidden/>
              </w:rPr>
              <w:t>81</w:t>
            </w:r>
            <w:r>
              <w:rPr>
                <w:noProof/>
                <w:webHidden/>
              </w:rPr>
              <w:fldChar w:fldCharType="end"/>
            </w:r>
          </w:hyperlink>
        </w:p>
        <w:p w:rsidR="00EE3582" w:rsidRDefault="00EE3582">
          <w:pPr>
            <w:pStyle w:val="31"/>
            <w:tabs>
              <w:tab w:val="right" w:leader="dot" w:pos="8296"/>
            </w:tabs>
            <w:rPr>
              <w:noProof/>
            </w:rPr>
          </w:pPr>
          <w:hyperlink w:anchor="_Toc524383019" w:history="1">
            <w:r w:rsidRPr="00592C3F">
              <w:rPr>
                <w:rStyle w:val="a3"/>
                <w:rFonts w:ascii="宋体" w:eastAsia="宋体" w:hAnsi="宋体"/>
                <w:noProof/>
              </w:rPr>
              <w:t>金牌题-前置：最小生成树/Boruvka算法</w:t>
            </w:r>
            <w:r>
              <w:rPr>
                <w:noProof/>
                <w:webHidden/>
              </w:rPr>
              <w:tab/>
            </w:r>
            <w:r>
              <w:rPr>
                <w:noProof/>
                <w:webHidden/>
              </w:rPr>
              <w:fldChar w:fldCharType="begin"/>
            </w:r>
            <w:r>
              <w:rPr>
                <w:noProof/>
                <w:webHidden/>
              </w:rPr>
              <w:instrText xml:space="preserve"> PAGEREF _Toc524383019 \h </w:instrText>
            </w:r>
            <w:r>
              <w:rPr>
                <w:noProof/>
                <w:webHidden/>
              </w:rPr>
            </w:r>
            <w:r>
              <w:rPr>
                <w:noProof/>
                <w:webHidden/>
              </w:rPr>
              <w:fldChar w:fldCharType="separate"/>
            </w:r>
            <w:r>
              <w:rPr>
                <w:noProof/>
                <w:webHidden/>
              </w:rPr>
              <w:t>81</w:t>
            </w:r>
            <w:r>
              <w:rPr>
                <w:noProof/>
                <w:webHidden/>
              </w:rPr>
              <w:fldChar w:fldCharType="end"/>
            </w:r>
          </w:hyperlink>
        </w:p>
        <w:p w:rsidR="00EE3582" w:rsidRDefault="00EE3582">
          <w:pPr>
            <w:pStyle w:val="21"/>
            <w:tabs>
              <w:tab w:val="right" w:leader="dot" w:pos="8296"/>
            </w:tabs>
            <w:rPr>
              <w:noProof/>
            </w:rPr>
          </w:pPr>
          <w:hyperlink w:anchor="_Toc524383020" w:history="1">
            <w:r w:rsidRPr="00592C3F">
              <w:rPr>
                <w:rStyle w:val="a3"/>
                <w:rFonts w:ascii="宋体" w:eastAsia="宋体" w:hAnsi="宋体"/>
                <w:noProof/>
              </w:rPr>
              <w:t>并查集</w:t>
            </w:r>
            <w:r>
              <w:rPr>
                <w:noProof/>
                <w:webHidden/>
              </w:rPr>
              <w:tab/>
            </w:r>
            <w:r>
              <w:rPr>
                <w:noProof/>
                <w:webHidden/>
              </w:rPr>
              <w:fldChar w:fldCharType="begin"/>
            </w:r>
            <w:r>
              <w:rPr>
                <w:noProof/>
                <w:webHidden/>
              </w:rPr>
              <w:instrText xml:space="preserve"> PAGEREF _Toc524383020 \h </w:instrText>
            </w:r>
            <w:r>
              <w:rPr>
                <w:noProof/>
                <w:webHidden/>
              </w:rPr>
            </w:r>
            <w:r>
              <w:rPr>
                <w:noProof/>
                <w:webHidden/>
              </w:rPr>
              <w:fldChar w:fldCharType="separate"/>
            </w:r>
            <w:r>
              <w:rPr>
                <w:noProof/>
                <w:webHidden/>
              </w:rPr>
              <w:t>81</w:t>
            </w:r>
            <w:r>
              <w:rPr>
                <w:noProof/>
                <w:webHidden/>
              </w:rPr>
              <w:fldChar w:fldCharType="end"/>
            </w:r>
          </w:hyperlink>
        </w:p>
        <w:p w:rsidR="00EE3582" w:rsidRDefault="00EE3582">
          <w:pPr>
            <w:pStyle w:val="21"/>
            <w:tabs>
              <w:tab w:val="right" w:leader="dot" w:pos="8296"/>
            </w:tabs>
            <w:rPr>
              <w:noProof/>
            </w:rPr>
          </w:pPr>
          <w:hyperlink w:anchor="_Toc524383021" w:history="1">
            <w:r w:rsidRPr="00592C3F">
              <w:rPr>
                <w:rStyle w:val="a3"/>
                <w:rFonts w:ascii="宋体" w:eastAsia="宋体" w:hAnsi="宋体"/>
                <w:noProof/>
              </w:rPr>
              <w:t>图的表示</w:t>
            </w:r>
            <w:r>
              <w:rPr>
                <w:noProof/>
                <w:webHidden/>
              </w:rPr>
              <w:tab/>
            </w:r>
            <w:r>
              <w:rPr>
                <w:noProof/>
                <w:webHidden/>
              </w:rPr>
              <w:fldChar w:fldCharType="begin"/>
            </w:r>
            <w:r>
              <w:rPr>
                <w:noProof/>
                <w:webHidden/>
              </w:rPr>
              <w:instrText xml:space="preserve"> PAGEREF _Toc524383021 \h </w:instrText>
            </w:r>
            <w:r>
              <w:rPr>
                <w:noProof/>
                <w:webHidden/>
              </w:rPr>
            </w:r>
            <w:r>
              <w:rPr>
                <w:noProof/>
                <w:webHidden/>
              </w:rPr>
              <w:fldChar w:fldCharType="separate"/>
            </w:r>
            <w:r>
              <w:rPr>
                <w:noProof/>
                <w:webHidden/>
              </w:rPr>
              <w:t>81</w:t>
            </w:r>
            <w:r>
              <w:rPr>
                <w:noProof/>
                <w:webHidden/>
              </w:rPr>
              <w:fldChar w:fldCharType="end"/>
            </w:r>
          </w:hyperlink>
        </w:p>
        <w:p w:rsidR="00EE3582" w:rsidRDefault="00EE3582">
          <w:pPr>
            <w:pStyle w:val="31"/>
            <w:tabs>
              <w:tab w:val="right" w:leader="dot" w:pos="8296"/>
            </w:tabs>
            <w:rPr>
              <w:noProof/>
            </w:rPr>
          </w:pPr>
          <w:hyperlink w:anchor="_Toc524383022" w:history="1">
            <w:r w:rsidRPr="00592C3F">
              <w:rPr>
                <w:rStyle w:val="a3"/>
                <w:rFonts w:ascii="宋体" w:eastAsia="宋体" w:hAnsi="宋体"/>
                <w:noProof/>
              </w:rPr>
              <w:t>正向表/前向星</w:t>
            </w:r>
            <w:r>
              <w:rPr>
                <w:noProof/>
                <w:webHidden/>
              </w:rPr>
              <w:tab/>
            </w:r>
            <w:r>
              <w:rPr>
                <w:noProof/>
                <w:webHidden/>
              </w:rPr>
              <w:fldChar w:fldCharType="begin"/>
            </w:r>
            <w:r>
              <w:rPr>
                <w:noProof/>
                <w:webHidden/>
              </w:rPr>
              <w:instrText xml:space="preserve"> PAGEREF _Toc524383022 \h </w:instrText>
            </w:r>
            <w:r>
              <w:rPr>
                <w:noProof/>
                <w:webHidden/>
              </w:rPr>
            </w:r>
            <w:r>
              <w:rPr>
                <w:noProof/>
                <w:webHidden/>
              </w:rPr>
              <w:fldChar w:fldCharType="separate"/>
            </w:r>
            <w:r>
              <w:rPr>
                <w:noProof/>
                <w:webHidden/>
              </w:rPr>
              <w:t>81</w:t>
            </w:r>
            <w:r>
              <w:rPr>
                <w:noProof/>
                <w:webHidden/>
              </w:rPr>
              <w:fldChar w:fldCharType="end"/>
            </w:r>
          </w:hyperlink>
        </w:p>
        <w:p w:rsidR="00EE3582" w:rsidRDefault="00EE3582">
          <w:pPr>
            <w:pStyle w:val="21"/>
            <w:tabs>
              <w:tab w:val="right" w:leader="dot" w:pos="8296"/>
            </w:tabs>
            <w:rPr>
              <w:noProof/>
            </w:rPr>
          </w:pPr>
          <w:hyperlink w:anchor="_Toc524383023" w:history="1">
            <w:r w:rsidRPr="00592C3F">
              <w:rPr>
                <w:rStyle w:val="a3"/>
                <w:rFonts w:ascii="宋体" w:eastAsia="宋体" w:hAnsi="宋体"/>
                <w:noProof/>
              </w:rPr>
              <w:t>最短路</w:t>
            </w:r>
            <w:r>
              <w:rPr>
                <w:noProof/>
                <w:webHidden/>
              </w:rPr>
              <w:tab/>
            </w:r>
            <w:r>
              <w:rPr>
                <w:noProof/>
                <w:webHidden/>
              </w:rPr>
              <w:fldChar w:fldCharType="begin"/>
            </w:r>
            <w:r>
              <w:rPr>
                <w:noProof/>
                <w:webHidden/>
              </w:rPr>
              <w:instrText xml:space="preserve"> PAGEREF _Toc524383023 \h </w:instrText>
            </w:r>
            <w:r>
              <w:rPr>
                <w:noProof/>
                <w:webHidden/>
              </w:rPr>
            </w:r>
            <w:r>
              <w:rPr>
                <w:noProof/>
                <w:webHidden/>
              </w:rPr>
              <w:fldChar w:fldCharType="separate"/>
            </w:r>
            <w:r>
              <w:rPr>
                <w:noProof/>
                <w:webHidden/>
              </w:rPr>
              <w:t>82</w:t>
            </w:r>
            <w:r>
              <w:rPr>
                <w:noProof/>
                <w:webHidden/>
              </w:rPr>
              <w:fldChar w:fldCharType="end"/>
            </w:r>
          </w:hyperlink>
        </w:p>
        <w:p w:rsidR="00EE3582" w:rsidRDefault="00EE3582">
          <w:pPr>
            <w:pStyle w:val="31"/>
            <w:tabs>
              <w:tab w:val="right" w:leader="dot" w:pos="8296"/>
            </w:tabs>
            <w:rPr>
              <w:noProof/>
            </w:rPr>
          </w:pPr>
          <w:hyperlink w:anchor="_Toc524383024" w:history="1">
            <w:r w:rsidRPr="00592C3F">
              <w:rPr>
                <w:rStyle w:val="a3"/>
                <w:rFonts w:ascii="宋体" w:eastAsia="宋体" w:hAnsi="宋体"/>
                <w:noProof/>
              </w:rPr>
              <w:t>SPFA</w:t>
            </w:r>
            <w:r>
              <w:rPr>
                <w:noProof/>
                <w:webHidden/>
              </w:rPr>
              <w:tab/>
            </w:r>
            <w:r>
              <w:rPr>
                <w:noProof/>
                <w:webHidden/>
              </w:rPr>
              <w:fldChar w:fldCharType="begin"/>
            </w:r>
            <w:r>
              <w:rPr>
                <w:noProof/>
                <w:webHidden/>
              </w:rPr>
              <w:instrText xml:space="preserve"> PAGEREF _Toc524383024 \h </w:instrText>
            </w:r>
            <w:r>
              <w:rPr>
                <w:noProof/>
                <w:webHidden/>
              </w:rPr>
            </w:r>
            <w:r>
              <w:rPr>
                <w:noProof/>
                <w:webHidden/>
              </w:rPr>
              <w:fldChar w:fldCharType="separate"/>
            </w:r>
            <w:r>
              <w:rPr>
                <w:noProof/>
                <w:webHidden/>
              </w:rPr>
              <w:t>82</w:t>
            </w:r>
            <w:r>
              <w:rPr>
                <w:noProof/>
                <w:webHidden/>
              </w:rPr>
              <w:fldChar w:fldCharType="end"/>
            </w:r>
          </w:hyperlink>
        </w:p>
        <w:p w:rsidR="00EE3582" w:rsidRDefault="00EE3582">
          <w:pPr>
            <w:pStyle w:val="31"/>
            <w:tabs>
              <w:tab w:val="right" w:leader="dot" w:pos="8296"/>
            </w:tabs>
            <w:rPr>
              <w:noProof/>
            </w:rPr>
          </w:pPr>
          <w:hyperlink w:anchor="_Toc524383025" w:history="1">
            <w:r w:rsidRPr="00592C3F">
              <w:rPr>
                <w:rStyle w:val="a3"/>
                <w:rFonts w:ascii="宋体" w:eastAsia="宋体" w:hAnsi="宋体"/>
                <w:noProof/>
              </w:rPr>
              <w:t>Floyd</w:t>
            </w:r>
            <w:r>
              <w:rPr>
                <w:noProof/>
                <w:webHidden/>
              </w:rPr>
              <w:tab/>
            </w:r>
            <w:r>
              <w:rPr>
                <w:noProof/>
                <w:webHidden/>
              </w:rPr>
              <w:fldChar w:fldCharType="begin"/>
            </w:r>
            <w:r>
              <w:rPr>
                <w:noProof/>
                <w:webHidden/>
              </w:rPr>
              <w:instrText xml:space="preserve"> PAGEREF _Toc524383025 \h </w:instrText>
            </w:r>
            <w:r>
              <w:rPr>
                <w:noProof/>
                <w:webHidden/>
              </w:rPr>
            </w:r>
            <w:r>
              <w:rPr>
                <w:noProof/>
                <w:webHidden/>
              </w:rPr>
              <w:fldChar w:fldCharType="separate"/>
            </w:r>
            <w:r>
              <w:rPr>
                <w:noProof/>
                <w:webHidden/>
              </w:rPr>
              <w:t>88</w:t>
            </w:r>
            <w:r>
              <w:rPr>
                <w:noProof/>
                <w:webHidden/>
              </w:rPr>
              <w:fldChar w:fldCharType="end"/>
            </w:r>
          </w:hyperlink>
        </w:p>
        <w:p w:rsidR="00EE3582" w:rsidRDefault="00EE3582">
          <w:pPr>
            <w:pStyle w:val="31"/>
            <w:tabs>
              <w:tab w:val="right" w:leader="dot" w:pos="8296"/>
            </w:tabs>
            <w:rPr>
              <w:noProof/>
            </w:rPr>
          </w:pPr>
          <w:hyperlink w:anchor="_Toc524383026" w:history="1">
            <w:r w:rsidRPr="00592C3F">
              <w:rPr>
                <w:rStyle w:val="a3"/>
                <w:rFonts w:ascii="宋体" w:eastAsia="宋体" w:hAnsi="宋体"/>
                <w:noProof/>
              </w:rPr>
              <w:t>差分约束系统</w:t>
            </w:r>
            <w:r>
              <w:rPr>
                <w:noProof/>
                <w:webHidden/>
              </w:rPr>
              <w:tab/>
            </w:r>
            <w:r>
              <w:rPr>
                <w:noProof/>
                <w:webHidden/>
              </w:rPr>
              <w:fldChar w:fldCharType="begin"/>
            </w:r>
            <w:r>
              <w:rPr>
                <w:noProof/>
                <w:webHidden/>
              </w:rPr>
              <w:instrText xml:space="preserve"> PAGEREF _Toc524383026 \h </w:instrText>
            </w:r>
            <w:r>
              <w:rPr>
                <w:noProof/>
                <w:webHidden/>
              </w:rPr>
            </w:r>
            <w:r>
              <w:rPr>
                <w:noProof/>
                <w:webHidden/>
              </w:rPr>
              <w:fldChar w:fldCharType="separate"/>
            </w:r>
            <w:r>
              <w:rPr>
                <w:noProof/>
                <w:webHidden/>
              </w:rPr>
              <w:t>89</w:t>
            </w:r>
            <w:r>
              <w:rPr>
                <w:noProof/>
                <w:webHidden/>
              </w:rPr>
              <w:fldChar w:fldCharType="end"/>
            </w:r>
          </w:hyperlink>
        </w:p>
        <w:p w:rsidR="00EE3582" w:rsidRDefault="00EE3582">
          <w:pPr>
            <w:pStyle w:val="21"/>
            <w:tabs>
              <w:tab w:val="right" w:leader="dot" w:pos="8296"/>
            </w:tabs>
            <w:rPr>
              <w:noProof/>
            </w:rPr>
          </w:pPr>
          <w:hyperlink w:anchor="_Toc524383027" w:history="1">
            <w:r w:rsidRPr="00592C3F">
              <w:rPr>
                <w:rStyle w:val="a3"/>
                <w:rFonts w:ascii="宋体" w:eastAsia="宋体" w:hAnsi="宋体"/>
                <w:noProof/>
              </w:rPr>
              <w:t>负环判定</w:t>
            </w:r>
            <w:r>
              <w:rPr>
                <w:noProof/>
                <w:webHidden/>
              </w:rPr>
              <w:tab/>
            </w:r>
            <w:r>
              <w:rPr>
                <w:noProof/>
                <w:webHidden/>
              </w:rPr>
              <w:fldChar w:fldCharType="begin"/>
            </w:r>
            <w:r>
              <w:rPr>
                <w:noProof/>
                <w:webHidden/>
              </w:rPr>
              <w:instrText xml:space="preserve"> PAGEREF _Toc524383027 \h </w:instrText>
            </w:r>
            <w:r>
              <w:rPr>
                <w:noProof/>
                <w:webHidden/>
              </w:rPr>
            </w:r>
            <w:r>
              <w:rPr>
                <w:noProof/>
                <w:webHidden/>
              </w:rPr>
              <w:fldChar w:fldCharType="separate"/>
            </w:r>
            <w:r>
              <w:rPr>
                <w:noProof/>
                <w:webHidden/>
              </w:rPr>
              <w:t>89</w:t>
            </w:r>
            <w:r>
              <w:rPr>
                <w:noProof/>
                <w:webHidden/>
              </w:rPr>
              <w:fldChar w:fldCharType="end"/>
            </w:r>
          </w:hyperlink>
        </w:p>
        <w:p w:rsidR="00EE3582" w:rsidRDefault="00EE3582">
          <w:pPr>
            <w:pStyle w:val="31"/>
            <w:tabs>
              <w:tab w:val="right" w:leader="dot" w:pos="8296"/>
            </w:tabs>
            <w:rPr>
              <w:noProof/>
            </w:rPr>
          </w:pPr>
          <w:hyperlink w:anchor="_Toc524383028" w:history="1">
            <w:r w:rsidRPr="00592C3F">
              <w:rPr>
                <w:rStyle w:val="a3"/>
                <w:rFonts w:ascii="宋体" w:eastAsia="宋体" w:hAnsi="宋体"/>
                <w:noProof/>
              </w:rPr>
              <w:t>√-POJ-3259-Wormholes</w:t>
            </w:r>
            <w:r>
              <w:rPr>
                <w:noProof/>
                <w:webHidden/>
              </w:rPr>
              <w:tab/>
            </w:r>
            <w:r>
              <w:rPr>
                <w:noProof/>
                <w:webHidden/>
              </w:rPr>
              <w:fldChar w:fldCharType="begin"/>
            </w:r>
            <w:r>
              <w:rPr>
                <w:noProof/>
                <w:webHidden/>
              </w:rPr>
              <w:instrText xml:space="preserve"> PAGEREF _Toc524383028 \h </w:instrText>
            </w:r>
            <w:r>
              <w:rPr>
                <w:noProof/>
                <w:webHidden/>
              </w:rPr>
            </w:r>
            <w:r>
              <w:rPr>
                <w:noProof/>
                <w:webHidden/>
              </w:rPr>
              <w:fldChar w:fldCharType="separate"/>
            </w:r>
            <w:r>
              <w:rPr>
                <w:noProof/>
                <w:webHidden/>
              </w:rPr>
              <w:t>90</w:t>
            </w:r>
            <w:r>
              <w:rPr>
                <w:noProof/>
                <w:webHidden/>
              </w:rPr>
              <w:fldChar w:fldCharType="end"/>
            </w:r>
          </w:hyperlink>
        </w:p>
        <w:p w:rsidR="00EE3582" w:rsidRDefault="00EE3582">
          <w:pPr>
            <w:pStyle w:val="21"/>
            <w:tabs>
              <w:tab w:val="right" w:leader="dot" w:pos="8296"/>
            </w:tabs>
            <w:rPr>
              <w:noProof/>
            </w:rPr>
          </w:pPr>
          <w:hyperlink w:anchor="_Toc524383029" w:history="1">
            <w:r w:rsidRPr="00592C3F">
              <w:rPr>
                <w:rStyle w:val="a3"/>
                <w:rFonts w:ascii="宋体" w:eastAsia="宋体" w:hAnsi="宋体"/>
                <w:noProof/>
              </w:rPr>
              <w:t>网络流</w:t>
            </w:r>
            <w:r>
              <w:rPr>
                <w:noProof/>
                <w:webHidden/>
              </w:rPr>
              <w:tab/>
            </w:r>
            <w:r>
              <w:rPr>
                <w:noProof/>
                <w:webHidden/>
              </w:rPr>
              <w:fldChar w:fldCharType="begin"/>
            </w:r>
            <w:r>
              <w:rPr>
                <w:noProof/>
                <w:webHidden/>
              </w:rPr>
              <w:instrText xml:space="preserve"> PAGEREF _Toc524383029 \h </w:instrText>
            </w:r>
            <w:r>
              <w:rPr>
                <w:noProof/>
                <w:webHidden/>
              </w:rPr>
            </w:r>
            <w:r>
              <w:rPr>
                <w:noProof/>
                <w:webHidden/>
              </w:rPr>
              <w:fldChar w:fldCharType="separate"/>
            </w:r>
            <w:r>
              <w:rPr>
                <w:noProof/>
                <w:webHidden/>
              </w:rPr>
              <w:t>92</w:t>
            </w:r>
            <w:r>
              <w:rPr>
                <w:noProof/>
                <w:webHidden/>
              </w:rPr>
              <w:fldChar w:fldCharType="end"/>
            </w:r>
          </w:hyperlink>
        </w:p>
        <w:p w:rsidR="00EE3582" w:rsidRDefault="00EE3582">
          <w:pPr>
            <w:pStyle w:val="21"/>
            <w:tabs>
              <w:tab w:val="right" w:leader="dot" w:pos="8296"/>
            </w:tabs>
            <w:rPr>
              <w:noProof/>
            </w:rPr>
          </w:pPr>
          <w:hyperlink w:anchor="_Toc524383030" w:history="1">
            <w:r w:rsidRPr="00592C3F">
              <w:rPr>
                <w:rStyle w:val="a3"/>
                <w:rFonts w:ascii="宋体" w:eastAsia="宋体" w:hAnsi="宋体"/>
                <w:noProof/>
              </w:rPr>
              <w:t>LCA（最近公共祖先）</w:t>
            </w:r>
            <w:r>
              <w:rPr>
                <w:noProof/>
                <w:webHidden/>
              </w:rPr>
              <w:tab/>
            </w:r>
            <w:r>
              <w:rPr>
                <w:noProof/>
                <w:webHidden/>
              </w:rPr>
              <w:fldChar w:fldCharType="begin"/>
            </w:r>
            <w:r>
              <w:rPr>
                <w:noProof/>
                <w:webHidden/>
              </w:rPr>
              <w:instrText xml:space="preserve"> PAGEREF _Toc524383030 \h </w:instrText>
            </w:r>
            <w:r>
              <w:rPr>
                <w:noProof/>
                <w:webHidden/>
              </w:rPr>
            </w:r>
            <w:r>
              <w:rPr>
                <w:noProof/>
                <w:webHidden/>
              </w:rPr>
              <w:fldChar w:fldCharType="separate"/>
            </w:r>
            <w:r>
              <w:rPr>
                <w:noProof/>
                <w:webHidden/>
              </w:rPr>
              <w:t>92</w:t>
            </w:r>
            <w:r>
              <w:rPr>
                <w:noProof/>
                <w:webHidden/>
              </w:rPr>
              <w:fldChar w:fldCharType="end"/>
            </w:r>
          </w:hyperlink>
        </w:p>
        <w:p w:rsidR="00EE3582" w:rsidRDefault="00EE3582">
          <w:pPr>
            <w:pStyle w:val="21"/>
            <w:tabs>
              <w:tab w:val="right" w:leader="dot" w:pos="8296"/>
            </w:tabs>
            <w:rPr>
              <w:noProof/>
            </w:rPr>
          </w:pPr>
          <w:hyperlink w:anchor="_Toc524383031" w:history="1">
            <w:r w:rsidRPr="00592C3F">
              <w:rPr>
                <w:rStyle w:val="a3"/>
                <w:rFonts w:ascii="宋体" w:eastAsia="宋体" w:hAnsi="宋体"/>
                <w:noProof/>
              </w:rPr>
              <w:t>2-SAT</w:t>
            </w:r>
            <w:r>
              <w:rPr>
                <w:noProof/>
                <w:webHidden/>
              </w:rPr>
              <w:tab/>
            </w:r>
            <w:r>
              <w:rPr>
                <w:noProof/>
                <w:webHidden/>
              </w:rPr>
              <w:fldChar w:fldCharType="begin"/>
            </w:r>
            <w:r>
              <w:rPr>
                <w:noProof/>
                <w:webHidden/>
              </w:rPr>
              <w:instrText xml:space="preserve"> PAGEREF _Toc524383031 \h </w:instrText>
            </w:r>
            <w:r>
              <w:rPr>
                <w:noProof/>
                <w:webHidden/>
              </w:rPr>
            </w:r>
            <w:r>
              <w:rPr>
                <w:noProof/>
                <w:webHidden/>
              </w:rPr>
              <w:fldChar w:fldCharType="separate"/>
            </w:r>
            <w:r>
              <w:rPr>
                <w:noProof/>
                <w:webHidden/>
              </w:rPr>
              <w:t>92</w:t>
            </w:r>
            <w:r>
              <w:rPr>
                <w:noProof/>
                <w:webHidden/>
              </w:rPr>
              <w:fldChar w:fldCharType="end"/>
            </w:r>
          </w:hyperlink>
        </w:p>
        <w:p w:rsidR="00EE3582" w:rsidRDefault="00EE3582">
          <w:pPr>
            <w:pStyle w:val="21"/>
            <w:tabs>
              <w:tab w:val="right" w:leader="dot" w:pos="8296"/>
            </w:tabs>
            <w:rPr>
              <w:noProof/>
            </w:rPr>
          </w:pPr>
          <w:hyperlink w:anchor="_Toc524383032" w:history="1">
            <w:r w:rsidRPr="00592C3F">
              <w:rPr>
                <w:rStyle w:val="a3"/>
                <w:rFonts w:ascii="宋体" w:eastAsia="宋体" w:hAnsi="宋体"/>
                <w:noProof/>
              </w:rPr>
              <w:t>图同构</w:t>
            </w:r>
            <w:r>
              <w:rPr>
                <w:noProof/>
                <w:webHidden/>
              </w:rPr>
              <w:tab/>
            </w:r>
            <w:r>
              <w:rPr>
                <w:noProof/>
                <w:webHidden/>
              </w:rPr>
              <w:fldChar w:fldCharType="begin"/>
            </w:r>
            <w:r>
              <w:rPr>
                <w:noProof/>
                <w:webHidden/>
              </w:rPr>
              <w:instrText xml:space="preserve"> PAGEREF _Toc524383032 \h </w:instrText>
            </w:r>
            <w:r>
              <w:rPr>
                <w:noProof/>
                <w:webHidden/>
              </w:rPr>
            </w:r>
            <w:r>
              <w:rPr>
                <w:noProof/>
                <w:webHidden/>
              </w:rPr>
              <w:fldChar w:fldCharType="separate"/>
            </w:r>
            <w:r>
              <w:rPr>
                <w:noProof/>
                <w:webHidden/>
              </w:rPr>
              <w:t>92</w:t>
            </w:r>
            <w:r>
              <w:rPr>
                <w:noProof/>
                <w:webHidden/>
              </w:rPr>
              <w:fldChar w:fldCharType="end"/>
            </w:r>
          </w:hyperlink>
        </w:p>
        <w:p w:rsidR="00EE3582" w:rsidRDefault="00EE3582">
          <w:pPr>
            <w:pStyle w:val="21"/>
            <w:tabs>
              <w:tab w:val="right" w:leader="dot" w:pos="8296"/>
            </w:tabs>
            <w:rPr>
              <w:noProof/>
            </w:rPr>
          </w:pPr>
          <w:hyperlink w:anchor="_Toc524383033" w:history="1">
            <w:r w:rsidRPr="00592C3F">
              <w:rPr>
                <w:rStyle w:val="a3"/>
                <w:rFonts w:ascii="宋体" w:eastAsia="宋体" w:hAnsi="宋体"/>
                <w:noProof/>
              </w:rPr>
              <w:t>拓补排序</w:t>
            </w:r>
            <w:r>
              <w:rPr>
                <w:noProof/>
                <w:webHidden/>
              </w:rPr>
              <w:tab/>
            </w:r>
            <w:r>
              <w:rPr>
                <w:noProof/>
                <w:webHidden/>
              </w:rPr>
              <w:fldChar w:fldCharType="begin"/>
            </w:r>
            <w:r>
              <w:rPr>
                <w:noProof/>
                <w:webHidden/>
              </w:rPr>
              <w:instrText xml:space="preserve"> PAGEREF _Toc524383033 \h </w:instrText>
            </w:r>
            <w:r>
              <w:rPr>
                <w:noProof/>
                <w:webHidden/>
              </w:rPr>
            </w:r>
            <w:r>
              <w:rPr>
                <w:noProof/>
                <w:webHidden/>
              </w:rPr>
              <w:fldChar w:fldCharType="separate"/>
            </w:r>
            <w:r>
              <w:rPr>
                <w:noProof/>
                <w:webHidden/>
              </w:rPr>
              <w:t>92</w:t>
            </w:r>
            <w:r>
              <w:rPr>
                <w:noProof/>
                <w:webHidden/>
              </w:rPr>
              <w:fldChar w:fldCharType="end"/>
            </w:r>
          </w:hyperlink>
        </w:p>
        <w:p w:rsidR="00EE3582" w:rsidRDefault="00EE3582">
          <w:pPr>
            <w:pStyle w:val="21"/>
            <w:tabs>
              <w:tab w:val="right" w:leader="dot" w:pos="8296"/>
            </w:tabs>
            <w:rPr>
              <w:noProof/>
            </w:rPr>
          </w:pPr>
          <w:hyperlink w:anchor="_Toc524383034" w:history="1">
            <w:r w:rsidRPr="00592C3F">
              <w:rPr>
                <w:rStyle w:val="a3"/>
                <w:rFonts w:ascii="宋体" w:eastAsia="宋体" w:hAnsi="宋体"/>
                <w:noProof/>
              </w:rPr>
              <w:t>最小生成树</w:t>
            </w:r>
            <w:r>
              <w:rPr>
                <w:noProof/>
                <w:webHidden/>
              </w:rPr>
              <w:tab/>
            </w:r>
            <w:r>
              <w:rPr>
                <w:noProof/>
                <w:webHidden/>
              </w:rPr>
              <w:fldChar w:fldCharType="begin"/>
            </w:r>
            <w:r>
              <w:rPr>
                <w:noProof/>
                <w:webHidden/>
              </w:rPr>
              <w:instrText xml:space="preserve"> PAGEREF _Toc524383034 \h </w:instrText>
            </w:r>
            <w:r>
              <w:rPr>
                <w:noProof/>
                <w:webHidden/>
              </w:rPr>
            </w:r>
            <w:r>
              <w:rPr>
                <w:noProof/>
                <w:webHidden/>
              </w:rPr>
              <w:fldChar w:fldCharType="separate"/>
            </w:r>
            <w:r>
              <w:rPr>
                <w:noProof/>
                <w:webHidden/>
              </w:rPr>
              <w:t>92</w:t>
            </w:r>
            <w:r>
              <w:rPr>
                <w:noProof/>
                <w:webHidden/>
              </w:rPr>
              <w:fldChar w:fldCharType="end"/>
            </w:r>
          </w:hyperlink>
        </w:p>
        <w:p w:rsidR="00EE3582" w:rsidRDefault="00EE3582">
          <w:pPr>
            <w:pStyle w:val="31"/>
            <w:tabs>
              <w:tab w:val="right" w:leader="dot" w:pos="8296"/>
            </w:tabs>
            <w:rPr>
              <w:noProof/>
            </w:rPr>
          </w:pPr>
          <w:hyperlink w:anchor="_Toc524383035" w:history="1">
            <w:r w:rsidRPr="00592C3F">
              <w:rPr>
                <w:rStyle w:val="a3"/>
                <w:rFonts w:ascii="宋体" w:eastAsia="宋体" w:hAnsi="宋体"/>
                <w:noProof/>
              </w:rPr>
              <w:t>√-2018百度之星程序设计大赛资格赛-1006-三原色图</w:t>
            </w:r>
            <w:r>
              <w:rPr>
                <w:noProof/>
                <w:webHidden/>
              </w:rPr>
              <w:tab/>
            </w:r>
            <w:r>
              <w:rPr>
                <w:noProof/>
                <w:webHidden/>
              </w:rPr>
              <w:fldChar w:fldCharType="begin"/>
            </w:r>
            <w:r>
              <w:rPr>
                <w:noProof/>
                <w:webHidden/>
              </w:rPr>
              <w:instrText xml:space="preserve"> PAGEREF _Toc524383035 \h </w:instrText>
            </w:r>
            <w:r>
              <w:rPr>
                <w:noProof/>
                <w:webHidden/>
              </w:rPr>
            </w:r>
            <w:r>
              <w:rPr>
                <w:noProof/>
                <w:webHidden/>
              </w:rPr>
              <w:fldChar w:fldCharType="separate"/>
            </w:r>
            <w:r>
              <w:rPr>
                <w:noProof/>
                <w:webHidden/>
              </w:rPr>
              <w:t>92</w:t>
            </w:r>
            <w:r>
              <w:rPr>
                <w:noProof/>
                <w:webHidden/>
              </w:rPr>
              <w:fldChar w:fldCharType="end"/>
            </w:r>
          </w:hyperlink>
        </w:p>
        <w:p w:rsidR="00EE3582" w:rsidRDefault="00EE3582">
          <w:pPr>
            <w:pStyle w:val="21"/>
            <w:tabs>
              <w:tab w:val="right" w:leader="dot" w:pos="8296"/>
            </w:tabs>
            <w:rPr>
              <w:noProof/>
            </w:rPr>
          </w:pPr>
          <w:hyperlink w:anchor="_Toc524383036" w:history="1">
            <w:r w:rsidRPr="00592C3F">
              <w:rPr>
                <w:rStyle w:val="a3"/>
                <w:rFonts w:ascii="宋体" w:eastAsia="宋体" w:hAnsi="宋体"/>
                <w:noProof/>
              </w:rPr>
              <w:t>欧拉回路/哈密顿回路</w:t>
            </w:r>
            <w:r>
              <w:rPr>
                <w:noProof/>
                <w:webHidden/>
              </w:rPr>
              <w:tab/>
            </w:r>
            <w:r>
              <w:rPr>
                <w:noProof/>
                <w:webHidden/>
              </w:rPr>
              <w:fldChar w:fldCharType="begin"/>
            </w:r>
            <w:r>
              <w:rPr>
                <w:noProof/>
                <w:webHidden/>
              </w:rPr>
              <w:instrText xml:space="preserve"> PAGEREF _Toc524383036 \h </w:instrText>
            </w:r>
            <w:r>
              <w:rPr>
                <w:noProof/>
                <w:webHidden/>
              </w:rPr>
            </w:r>
            <w:r>
              <w:rPr>
                <w:noProof/>
                <w:webHidden/>
              </w:rPr>
              <w:fldChar w:fldCharType="separate"/>
            </w:r>
            <w:r>
              <w:rPr>
                <w:noProof/>
                <w:webHidden/>
              </w:rPr>
              <w:t>94</w:t>
            </w:r>
            <w:r>
              <w:rPr>
                <w:noProof/>
                <w:webHidden/>
              </w:rPr>
              <w:fldChar w:fldCharType="end"/>
            </w:r>
          </w:hyperlink>
        </w:p>
        <w:p w:rsidR="00EE3582" w:rsidRDefault="00EE3582">
          <w:pPr>
            <w:pStyle w:val="31"/>
            <w:tabs>
              <w:tab w:val="right" w:leader="dot" w:pos="8296"/>
            </w:tabs>
            <w:rPr>
              <w:noProof/>
            </w:rPr>
          </w:pPr>
          <w:hyperlink w:anchor="_Toc524383037" w:history="1">
            <w:r w:rsidRPr="00592C3F">
              <w:rPr>
                <w:rStyle w:val="a3"/>
                <w:rFonts w:ascii="宋体" w:eastAsia="宋体" w:hAnsi="宋体"/>
                <w:noProof/>
              </w:rPr>
              <w:t>√-牛客网2018暑期多校8E-Touring Cities</w:t>
            </w:r>
            <w:r>
              <w:rPr>
                <w:noProof/>
                <w:webHidden/>
              </w:rPr>
              <w:tab/>
            </w:r>
            <w:r>
              <w:rPr>
                <w:noProof/>
                <w:webHidden/>
              </w:rPr>
              <w:fldChar w:fldCharType="begin"/>
            </w:r>
            <w:r>
              <w:rPr>
                <w:noProof/>
                <w:webHidden/>
              </w:rPr>
              <w:instrText xml:space="preserve"> PAGEREF _Toc524383037 \h </w:instrText>
            </w:r>
            <w:r>
              <w:rPr>
                <w:noProof/>
                <w:webHidden/>
              </w:rPr>
            </w:r>
            <w:r>
              <w:rPr>
                <w:noProof/>
                <w:webHidden/>
              </w:rPr>
              <w:fldChar w:fldCharType="separate"/>
            </w:r>
            <w:r>
              <w:rPr>
                <w:noProof/>
                <w:webHidden/>
              </w:rPr>
              <w:t>94</w:t>
            </w:r>
            <w:r>
              <w:rPr>
                <w:noProof/>
                <w:webHidden/>
              </w:rPr>
              <w:fldChar w:fldCharType="end"/>
            </w:r>
          </w:hyperlink>
        </w:p>
        <w:p w:rsidR="00EE3582" w:rsidRDefault="00EE3582">
          <w:pPr>
            <w:pStyle w:val="21"/>
            <w:tabs>
              <w:tab w:val="right" w:leader="dot" w:pos="8296"/>
            </w:tabs>
            <w:rPr>
              <w:noProof/>
            </w:rPr>
          </w:pPr>
          <w:hyperlink w:anchor="_Toc524383038" w:history="1">
            <w:r w:rsidRPr="00592C3F">
              <w:rPr>
                <w:rStyle w:val="a3"/>
                <w:rFonts w:ascii="宋体" w:eastAsia="宋体" w:hAnsi="宋体"/>
                <w:noProof/>
              </w:rPr>
              <w:t>树链剖分</w:t>
            </w:r>
            <w:r>
              <w:rPr>
                <w:noProof/>
                <w:webHidden/>
              </w:rPr>
              <w:tab/>
            </w:r>
            <w:r>
              <w:rPr>
                <w:noProof/>
                <w:webHidden/>
              </w:rPr>
              <w:fldChar w:fldCharType="begin"/>
            </w:r>
            <w:r>
              <w:rPr>
                <w:noProof/>
                <w:webHidden/>
              </w:rPr>
              <w:instrText xml:space="preserve"> PAGEREF _Toc524383038 \h </w:instrText>
            </w:r>
            <w:r>
              <w:rPr>
                <w:noProof/>
                <w:webHidden/>
              </w:rPr>
            </w:r>
            <w:r>
              <w:rPr>
                <w:noProof/>
                <w:webHidden/>
              </w:rPr>
              <w:fldChar w:fldCharType="separate"/>
            </w:r>
            <w:r>
              <w:rPr>
                <w:noProof/>
                <w:webHidden/>
              </w:rPr>
              <w:t>96</w:t>
            </w:r>
            <w:r>
              <w:rPr>
                <w:noProof/>
                <w:webHidden/>
              </w:rPr>
              <w:fldChar w:fldCharType="end"/>
            </w:r>
          </w:hyperlink>
        </w:p>
        <w:p w:rsidR="00EE3582" w:rsidRDefault="00EE3582">
          <w:pPr>
            <w:pStyle w:val="21"/>
            <w:tabs>
              <w:tab w:val="right" w:leader="dot" w:pos="8296"/>
            </w:tabs>
            <w:rPr>
              <w:noProof/>
            </w:rPr>
          </w:pPr>
          <w:hyperlink w:anchor="_Toc524383039" w:history="1">
            <w:r w:rsidRPr="00592C3F">
              <w:rPr>
                <w:rStyle w:val="a3"/>
                <w:rFonts w:ascii="宋体" w:eastAsia="宋体" w:hAnsi="宋体"/>
                <w:noProof/>
              </w:rPr>
              <w:t>线段树优化建图</w:t>
            </w:r>
            <w:r>
              <w:rPr>
                <w:noProof/>
                <w:webHidden/>
              </w:rPr>
              <w:tab/>
            </w:r>
            <w:r>
              <w:rPr>
                <w:noProof/>
                <w:webHidden/>
              </w:rPr>
              <w:fldChar w:fldCharType="begin"/>
            </w:r>
            <w:r>
              <w:rPr>
                <w:noProof/>
                <w:webHidden/>
              </w:rPr>
              <w:instrText xml:space="preserve"> PAGEREF _Toc524383039 \h </w:instrText>
            </w:r>
            <w:r>
              <w:rPr>
                <w:noProof/>
                <w:webHidden/>
              </w:rPr>
            </w:r>
            <w:r>
              <w:rPr>
                <w:noProof/>
                <w:webHidden/>
              </w:rPr>
              <w:fldChar w:fldCharType="separate"/>
            </w:r>
            <w:r>
              <w:rPr>
                <w:noProof/>
                <w:webHidden/>
              </w:rPr>
              <w:t>96</w:t>
            </w:r>
            <w:r>
              <w:rPr>
                <w:noProof/>
                <w:webHidden/>
              </w:rPr>
              <w:fldChar w:fldCharType="end"/>
            </w:r>
          </w:hyperlink>
        </w:p>
        <w:p w:rsidR="00EE3582" w:rsidRDefault="00EE3582">
          <w:pPr>
            <w:pStyle w:val="21"/>
            <w:tabs>
              <w:tab w:val="right" w:leader="dot" w:pos="8296"/>
            </w:tabs>
            <w:rPr>
              <w:noProof/>
            </w:rPr>
          </w:pPr>
          <w:hyperlink w:anchor="_Toc524383040" w:history="1">
            <w:r w:rsidRPr="00592C3F">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_Toc524383040 \h </w:instrText>
            </w:r>
            <w:r>
              <w:rPr>
                <w:noProof/>
                <w:webHidden/>
              </w:rPr>
            </w:r>
            <w:r>
              <w:rPr>
                <w:noProof/>
                <w:webHidden/>
              </w:rPr>
              <w:fldChar w:fldCharType="separate"/>
            </w:r>
            <w:r>
              <w:rPr>
                <w:noProof/>
                <w:webHidden/>
              </w:rPr>
              <w:t>96</w:t>
            </w:r>
            <w:r>
              <w:rPr>
                <w:noProof/>
                <w:webHidden/>
              </w:rPr>
              <w:fldChar w:fldCharType="end"/>
            </w:r>
          </w:hyperlink>
        </w:p>
        <w:p w:rsidR="00EE3582" w:rsidRDefault="00EE3582">
          <w:pPr>
            <w:pStyle w:val="31"/>
            <w:tabs>
              <w:tab w:val="right" w:leader="dot" w:pos="8296"/>
            </w:tabs>
            <w:rPr>
              <w:noProof/>
            </w:rPr>
          </w:pPr>
          <w:hyperlink w:anchor="_Toc524383041" w:history="1">
            <w:r w:rsidRPr="00592C3F">
              <w:rPr>
                <w:rStyle w:val="a3"/>
                <w:rFonts w:ascii="宋体" w:eastAsia="宋体" w:hAnsi="宋体"/>
                <w:noProof/>
              </w:rPr>
              <w:t>√-HDU-6380-degree</w:t>
            </w:r>
            <w:r>
              <w:rPr>
                <w:noProof/>
                <w:webHidden/>
              </w:rPr>
              <w:tab/>
            </w:r>
            <w:r>
              <w:rPr>
                <w:noProof/>
                <w:webHidden/>
              </w:rPr>
              <w:fldChar w:fldCharType="begin"/>
            </w:r>
            <w:r>
              <w:rPr>
                <w:noProof/>
                <w:webHidden/>
              </w:rPr>
              <w:instrText xml:space="preserve"> PAGEREF _Toc524383041 \h </w:instrText>
            </w:r>
            <w:r>
              <w:rPr>
                <w:noProof/>
                <w:webHidden/>
              </w:rPr>
            </w:r>
            <w:r>
              <w:rPr>
                <w:noProof/>
                <w:webHidden/>
              </w:rPr>
              <w:fldChar w:fldCharType="separate"/>
            </w:r>
            <w:r>
              <w:rPr>
                <w:noProof/>
                <w:webHidden/>
              </w:rPr>
              <w:t>96</w:t>
            </w:r>
            <w:r>
              <w:rPr>
                <w:noProof/>
                <w:webHidden/>
              </w:rPr>
              <w:fldChar w:fldCharType="end"/>
            </w:r>
          </w:hyperlink>
        </w:p>
        <w:p w:rsidR="00EE3582" w:rsidRDefault="00EE3582">
          <w:pPr>
            <w:pStyle w:val="11"/>
            <w:tabs>
              <w:tab w:val="right" w:leader="dot" w:pos="8296"/>
            </w:tabs>
            <w:rPr>
              <w:noProof/>
            </w:rPr>
          </w:pPr>
          <w:hyperlink w:anchor="_Toc524383042" w:history="1">
            <w:r w:rsidRPr="00592C3F">
              <w:rPr>
                <w:rStyle w:val="a3"/>
                <w:rFonts w:ascii="宋体" w:eastAsia="宋体" w:hAnsi="宋体"/>
                <w:noProof/>
              </w:rPr>
              <w:t>五、字符串算法</w:t>
            </w:r>
            <w:r>
              <w:rPr>
                <w:noProof/>
                <w:webHidden/>
              </w:rPr>
              <w:tab/>
            </w:r>
            <w:r>
              <w:rPr>
                <w:noProof/>
                <w:webHidden/>
              </w:rPr>
              <w:fldChar w:fldCharType="begin"/>
            </w:r>
            <w:r>
              <w:rPr>
                <w:noProof/>
                <w:webHidden/>
              </w:rPr>
              <w:instrText xml:space="preserve"> PAGEREF _Toc524383042 \h </w:instrText>
            </w:r>
            <w:r>
              <w:rPr>
                <w:noProof/>
                <w:webHidden/>
              </w:rPr>
            </w:r>
            <w:r>
              <w:rPr>
                <w:noProof/>
                <w:webHidden/>
              </w:rPr>
              <w:fldChar w:fldCharType="separate"/>
            </w:r>
            <w:r>
              <w:rPr>
                <w:noProof/>
                <w:webHidden/>
              </w:rPr>
              <w:t>97</w:t>
            </w:r>
            <w:r>
              <w:rPr>
                <w:noProof/>
                <w:webHidden/>
              </w:rPr>
              <w:fldChar w:fldCharType="end"/>
            </w:r>
          </w:hyperlink>
        </w:p>
        <w:p w:rsidR="00EE3582" w:rsidRDefault="00EE3582">
          <w:pPr>
            <w:pStyle w:val="21"/>
            <w:tabs>
              <w:tab w:val="right" w:leader="dot" w:pos="8296"/>
            </w:tabs>
            <w:rPr>
              <w:noProof/>
            </w:rPr>
          </w:pPr>
          <w:hyperlink w:anchor="_Toc524383043" w:history="1">
            <w:r w:rsidRPr="00592C3F">
              <w:rPr>
                <w:rStyle w:val="a3"/>
                <w:rFonts w:ascii="宋体" w:eastAsia="宋体" w:hAnsi="宋体"/>
                <w:noProof/>
              </w:rPr>
              <w:t>补题</w:t>
            </w:r>
            <w:r>
              <w:rPr>
                <w:noProof/>
                <w:webHidden/>
              </w:rPr>
              <w:tab/>
            </w:r>
            <w:r>
              <w:rPr>
                <w:noProof/>
                <w:webHidden/>
              </w:rPr>
              <w:fldChar w:fldCharType="begin"/>
            </w:r>
            <w:r>
              <w:rPr>
                <w:noProof/>
                <w:webHidden/>
              </w:rPr>
              <w:instrText xml:space="preserve"> PAGEREF _Toc524383043 \h </w:instrText>
            </w:r>
            <w:r>
              <w:rPr>
                <w:noProof/>
                <w:webHidden/>
              </w:rPr>
            </w:r>
            <w:r>
              <w:rPr>
                <w:noProof/>
                <w:webHidden/>
              </w:rPr>
              <w:fldChar w:fldCharType="separate"/>
            </w:r>
            <w:r>
              <w:rPr>
                <w:noProof/>
                <w:webHidden/>
              </w:rPr>
              <w:t>97</w:t>
            </w:r>
            <w:r>
              <w:rPr>
                <w:noProof/>
                <w:webHidden/>
              </w:rPr>
              <w:fldChar w:fldCharType="end"/>
            </w:r>
          </w:hyperlink>
        </w:p>
        <w:p w:rsidR="00EE3582" w:rsidRDefault="00EE3582">
          <w:pPr>
            <w:pStyle w:val="31"/>
            <w:tabs>
              <w:tab w:val="right" w:leader="dot" w:pos="8296"/>
            </w:tabs>
            <w:rPr>
              <w:noProof/>
            </w:rPr>
          </w:pPr>
          <w:hyperlink w:anchor="_Toc524383044" w:history="1">
            <w:r w:rsidRPr="00592C3F">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_Toc524383044 \h </w:instrText>
            </w:r>
            <w:r>
              <w:rPr>
                <w:noProof/>
                <w:webHidden/>
              </w:rPr>
            </w:r>
            <w:r>
              <w:rPr>
                <w:noProof/>
                <w:webHidden/>
              </w:rPr>
              <w:fldChar w:fldCharType="separate"/>
            </w:r>
            <w:r>
              <w:rPr>
                <w:noProof/>
                <w:webHidden/>
              </w:rPr>
              <w:t>97</w:t>
            </w:r>
            <w:r>
              <w:rPr>
                <w:noProof/>
                <w:webHidden/>
              </w:rPr>
              <w:fldChar w:fldCharType="end"/>
            </w:r>
          </w:hyperlink>
        </w:p>
        <w:p w:rsidR="00EE3582" w:rsidRDefault="00EE3582">
          <w:pPr>
            <w:pStyle w:val="31"/>
            <w:tabs>
              <w:tab w:val="right" w:leader="dot" w:pos="8296"/>
            </w:tabs>
            <w:rPr>
              <w:noProof/>
            </w:rPr>
          </w:pPr>
          <w:hyperlink w:anchor="_Toc524383045" w:history="1">
            <w:r w:rsidRPr="00592C3F">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_Toc524383045 \h </w:instrText>
            </w:r>
            <w:r>
              <w:rPr>
                <w:noProof/>
                <w:webHidden/>
              </w:rPr>
            </w:r>
            <w:r>
              <w:rPr>
                <w:noProof/>
                <w:webHidden/>
              </w:rPr>
              <w:fldChar w:fldCharType="separate"/>
            </w:r>
            <w:r>
              <w:rPr>
                <w:noProof/>
                <w:webHidden/>
              </w:rPr>
              <w:t>97</w:t>
            </w:r>
            <w:r>
              <w:rPr>
                <w:noProof/>
                <w:webHidden/>
              </w:rPr>
              <w:fldChar w:fldCharType="end"/>
            </w:r>
          </w:hyperlink>
        </w:p>
        <w:p w:rsidR="00EE3582" w:rsidRDefault="00EE3582">
          <w:pPr>
            <w:pStyle w:val="21"/>
            <w:tabs>
              <w:tab w:val="right" w:leader="dot" w:pos="8296"/>
            </w:tabs>
            <w:rPr>
              <w:noProof/>
            </w:rPr>
          </w:pPr>
          <w:hyperlink w:anchor="_Toc524383046" w:history="1">
            <w:r w:rsidRPr="00592C3F">
              <w:rPr>
                <w:rStyle w:val="a3"/>
                <w:rFonts w:ascii="宋体" w:eastAsia="宋体" w:hAnsi="宋体"/>
                <w:noProof/>
              </w:rPr>
              <w:t>KMP</w:t>
            </w:r>
            <w:r>
              <w:rPr>
                <w:noProof/>
                <w:webHidden/>
              </w:rPr>
              <w:tab/>
            </w:r>
            <w:r>
              <w:rPr>
                <w:noProof/>
                <w:webHidden/>
              </w:rPr>
              <w:fldChar w:fldCharType="begin"/>
            </w:r>
            <w:r>
              <w:rPr>
                <w:noProof/>
                <w:webHidden/>
              </w:rPr>
              <w:instrText xml:space="preserve"> PAGEREF _Toc524383046 \h </w:instrText>
            </w:r>
            <w:r>
              <w:rPr>
                <w:noProof/>
                <w:webHidden/>
              </w:rPr>
            </w:r>
            <w:r>
              <w:rPr>
                <w:noProof/>
                <w:webHidden/>
              </w:rPr>
              <w:fldChar w:fldCharType="separate"/>
            </w:r>
            <w:r>
              <w:rPr>
                <w:noProof/>
                <w:webHidden/>
              </w:rPr>
              <w:t>97</w:t>
            </w:r>
            <w:r>
              <w:rPr>
                <w:noProof/>
                <w:webHidden/>
              </w:rPr>
              <w:fldChar w:fldCharType="end"/>
            </w:r>
          </w:hyperlink>
        </w:p>
        <w:p w:rsidR="00EE3582" w:rsidRDefault="00EE3582">
          <w:pPr>
            <w:pStyle w:val="31"/>
            <w:tabs>
              <w:tab w:val="right" w:leader="dot" w:pos="8296"/>
            </w:tabs>
            <w:rPr>
              <w:noProof/>
            </w:rPr>
          </w:pPr>
          <w:hyperlink w:anchor="_Toc524383047" w:history="1">
            <w:r w:rsidRPr="00592C3F">
              <w:rPr>
                <w:rStyle w:val="a3"/>
                <w:rFonts w:ascii="宋体" w:eastAsia="宋体" w:hAnsi="宋体"/>
                <w:noProof/>
              </w:rPr>
              <w:t>√-HDU-1711-Number Sequence</w:t>
            </w:r>
            <w:r>
              <w:rPr>
                <w:noProof/>
                <w:webHidden/>
              </w:rPr>
              <w:tab/>
            </w:r>
            <w:r>
              <w:rPr>
                <w:noProof/>
                <w:webHidden/>
              </w:rPr>
              <w:fldChar w:fldCharType="begin"/>
            </w:r>
            <w:r>
              <w:rPr>
                <w:noProof/>
                <w:webHidden/>
              </w:rPr>
              <w:instrText xml:space="preserve"> PAGEREF _Toc524383047 \h </w:instrText>
            </w:r>
            <w:r>
              <w:rPr>
                <w:noProof/>
                <w:webHidden/>
              </w:rPr>
            </w:r>
            <w:r>
              <w:rPr>
                <w:noProof/>
                <w:webHidden/>
              </w:rPr>
              <w:fldChar w:fldCharType="separate"/>
            </w:r>
            <w:r>
              <w:rPr>
                <w:noProof/>
                <w:webHidden/>
              </w:rPr>
              <w:t>97</w:t>
            </w:r>
            <w:r>
              <w:rPr>
                <w:noProof/>
                <w:webHidden/>
              </w:rPr>
              <w:fldChar w:fldCharType="end"/>
            </w:r>
          </w:hyperlink>
        </w:p>
        <w:p w:rsidR="00EE3582" w:rsidRDefault="00EE3582">
          <w:pPr>
            <w:pStyle w:val="31"/>
            <w:tabs>
              <w:tab w:val="right" w:leader="dot" w:pos="8296"/>
            </w:tabs>
            <w:rPr>
              <w:noProof/>
            </w:rPr>
          </w:pPr>
          <w:hyperlink w:anchor="_Toc524383048" w:history="1">
            <w:r w:rsidRPr="00592C3F">
              <w:rPr>
                <w:rStyle w:val="a3"/>
                <w:rFonts w:ascii="宋体" w:eastAsia="宋体" w:hAnsi="宋体"/>
                <w:noProof/>
              </w:rPr>
              <w:t>√-HDU-1686-Oulipo</w:t>
            </w:r>
            <w:r>
              <w:rPr>
                <w:noProof/>
                <w:webHidden/>
              </w:rPr>
              <w:tab/>
            </w:r>
            <w:r>
              <w:rPr>
                <w:noProof/>
                <w:webHidden/>
              </w:rPr>
              <w:fldChar w:fldCharType="begin"/>
            </w:r>
            <w:r>
              <w:rPr>
                <w:noProof/>
                <w:webHidden/>
              </w:rPr>
              <w:instrText xml:space="preserve"> PAGEREF _Toc524383048 \h </w:instrText>
            </w:r>
            <w:r>
              <w:rPr>
                <w:noProof/>
                <w:webHidden/>
              </w:rPr>
            </w:r>
            <w:r>
              <w:rPr>
                <w:noProof/>
                <w:webHidden/>
              </w:rPr>
              <w:fldChar w:fldCharType="separate"/>
            </w:r>
            <w:r>
              <w:rPr>
                <w:noProof/>
                <w:webHidden/>
              </w:rPr>
              <w:t>100</w:t>
            </w:r>
            <w:r>
              <w:rPr>
                <w:noProof/>
                <w:webHidden/>
              </w:rPr>
              <w:fldChar w:fldCharType="end"/>
            </w:r>
          </w:hyperlink>
        </w:p>
        <w:p w:rsidR="00EE3582" w:rsidRDefault="00EE3582">
          <w:pPr>
            <w:pStyle w:val="31"/>
            <w:tabs>
              <w:tab w:val="right" w:leader="dot" w:pos="8296"/>
            </w:tabs>
            <w:rPr>
              <w:noProof/>
            </w:rPr>
          </w:pPr>
          <w:hyperlink w:anchor="_Toc524383049" w:history="1">
            <w:r w:rsidRPr="00592C3F">
              <w:rPr>
                <w:rStyle w:val="a3"/>
                <w:rFonts w:ascii="宋体" w:eastAsia="宋体" w:hAnsi="宋体"/>
                <w:noProof/>
              </w:rPr>
              <w:t>√-HDU-2087-剪花布条</w:t>
            </w:r>
            <w:r>
              <w:rPr>
                <w:noProof/>
                <w:webHidden/>
              </w:rPr>
              <w:tab/>
            </w:r>
            <w:r>
              <w:rPr>
                <w:noProof/>
                <w:webHidden/>
              </w:rPr>
              <w:fldChar w:fldCharType="begin"/>
            </w:r>
            <w:r>
              <w:rPr>
                <w:noProof/>
                <w:webHidden/>
              </w:rPr>
              <w:instrText xml:space="preserve"> PAGEREF _Toc524383049 \h </w:instrText>
            </w:r>
            <w:r>
              <w:rPr>
                <w:noProof/>
                <w:webHidden/>
              </w:rPr>
            </w:r>
            <w:r>
              <w:rPr>
                <w:noProof/>
                <w:webHidden/>
              </w:rPr>
              <w:fldChar w:fldCharType="separate"/>
            </w:r>
            <w:r>
              <w:rPr>
                <w:noProof/>
                <w:webHidden/>
              </w:rPr>
              <w:t>102</w:t>
            </w:r>
            <w:r>
              <w:rPr>
                <w:noProof/>
                <w:webHidden/>
              </w:rPr>
              <w:fldChar w:fldCharType="end"/>
            </w:r>
          </w:hyperlink>
        </w:p>
        <w:p w:rsidR="00EE3582" w:rsidRDefault="00EE3582">
          <w:pPr>
            <w:pStyle w:val="31"/>
            <w:tabs>
              <w:tab w:val="right" w:leader="dot" w:pos="8296"/>
            </w:tabs>
            <w:rPr>
              <w:noProof/>
            </w:rPr>
          </w:pPr>
          <w:hyperlink w:anchor="_Toc524383050" w:history="1">
            <w:r w:rsidRPr="00592C3F">
              <w:rPr>
                <w:rStyle w:val="a3"/>
                <w:rFonts w:ascii="宋体" w:eastAsia="宋体" w:hAnsi="宋体"/>
                <w:noProof/>
              </w:rPr>
              <w:t>循环节问题</w:t>
            </w:r>
            <w:r>
              <w:rPr>
                <w:noProof/>
                <w:webHidden/>
              </w:rPr>
              <w:tab/>
            </w:r>
            <w:r>
              <w:rPr>
                <w:noProof/>
                <w:webHidden/>
              </w:rPr>
              <w:fldChar w:fldCharType="begin"/>
            </w:r>
            <w:r>
              <w:rPr>
                <w:noProof/>
                <w:webHidden/>
              </w:rPr>
              <w:instrText xml:space="preserve"> PAGEREF _Toc524383050 \h </w:instrText>
            </w:r>
            <w:r>
              <w:rPr>
                <w:noProof/>
                <w:webHidden/>
              </w:rPr>
            </w:r>
            <w:r>
              <w:rPr>
                <w:noProof/>
                <w:webHidden/>
              </w:rPr>
              <w:fldChar w:fldCharType="separate"/>
            </w:r>
            <w:r>
              <w:rPr>
                <w:noProof/>
                <w:webHidden/>
              </w:rPr>
              <w:t>105</w:t>
            </w:r>
            <w:r>
              <w:rPr>
                <w:noProof/>
                <w:webHidden/>
              </w:rPr>
              <w:fldChar w:fldCharType="end"/>
            </w:r>
          </w:hyperlink>
        </w:p>
        <w:p w:rsidR="00EE3582" w:rsidRDefault="00EE3582">
          <w:pPr>
            <w:pStyle w:val="31"/>
            <w:tabs>
              <w:tab w:val="right" w:leader="dot" w:pos="8296"/>
            </w:tabs>
            <w:rPr>
              <w:noProof/>
            </w:rPr>
          </w:pPr>
          <w:hyperlink w:anchor="_Toc524383051" w:history="1">
            <w:r w:rsidRPr="00592C3F">
              <w:rPr>
                <w:rStyle w:val="a3"/>
                <w:rFonts w:ascii="宋体" w:eastAsia="宋体" w:hAnsi="宋体"/>
                <w:noProof/>
              </w:rPr>
              <w:t>√-HDU-2203-亲和串</w:t>
            </w:r>
            <w:r>
              <w:rPr>
                <w:noProof/>
                <w:webHidden/>
              </w:rPr>
              <w:tab/>
            </w:r>
            <w:r>
              <w:rPr>
                <w:noProof/>
                <w:webHidden/>
              </w:rPr>
              <w:fldChar w:fldCharType="begin"/>
            </w:r>
            <w:r>
              <w:rPr>
                <w:noProof/>
                <w:webHidden/>
              </w:rPr>
              <w:instrText xml:space="preserve"> PAGEREF _Toc524383051 \h </w:instrText>
            </w:r>
            <w:r>
              <w:rPr>
                <w:noProof/>
                <w:webHidden/>
              </w:rPr>
            </w:r>
            <w:r>
              <w:rPr>
                <w:noProof/>
                <w:webHidden/>
              </w:rPr>
              <w:fldChar w:fldCharType="separate"/>
            </w:r>
            <w:r>
              <w:rPr>
                <w:noProof/>
                <w:webHidden/>
              </w:rPr>
              <w:t>110</w:t>
            </w:r>
            <w:r>
              <w:rPr>
                <w:noProof/>
                <w:webHidden/>
              </w:rPr>
              <w:fldChar w:fldCharType="end"/>
            </w:r>
          </w:hyperlink>
        </w:p>
        <w:p w:rsidR="00EE3582" w:rsidRDefault="00EE3582">
          <w:pPr>
            <w:pStyle w:val="31"/>
            <w:tabs>
              <w:tab w:val="right" w:leader="dot" w:pos="8296"/>
            </w:tabs>
            <w:rPr>
              <w:noProof/>
            </w:rPr>
          </w:pPr>
          <w:hyperlink w:anchor="_Toc524383052" w:history="1">
            <w:r w:rsidRPr="00592C3F">
              <w:rPr>
                <w:rStyle w:val="a3"/>
                <w:rFonts w:ascii="宋体" w:eastAsia="宋体" w:hAnsi="宋体"/>
                <w:noProof/>
              </w:rPr>
              <w:t>√-POJ-2752-Seek the Name,Seek the Fame</w:t>
            </w:r>
            <w:r>
              <w:rPr>
                <w:noProof/>
                <w:webHidden/>
              </w:rPr>
              <w:tab/>
            </w:r>
            <w:r>
              <w:rPr>
                <w:noProof/>
                <w:webHidden/>
              </w:rPr>
              <w:fldChar w:fldCharType="begin"/>
            </w:r>
            <w:r>
              <w:rPr>
                <w:noProof/>
                <w:webHidden/>
              </w:rPr>
              <w:instrText xml:space="preserve"> PAGEREF _Toc524383052 \h </w:instrText>
            </w:r>
            <w:r>
              <w:rPr>
                <w:noProof/>
                <w:webHidden/>
              </w:rPr>
            </w:r>
            <w:r>
              <w:rPr>
                <w:noProof/>
                <w:webHidden/>
              </w:rPr>
              <w:fldChar w:fldCharType="separate"/>
            </w:r>
            <w:r>
              <w:rPr>
                <w:noProof/>
                <w:webHidden/>
              </w:rPr>
              <w:t>112</w:t>
            </w:r>
            <w:r>
              <w:rPr>
                <w:noProof/>
                <w:webHidden/>
              </w:rPr>
              <w:fldChar w:fldCharType="end"/>
            </w:r>
          </w:hyperlink>
        </w:p>
        <w:p w:rsidR="00EE3582" w:rsidRDefault="00EE3582">
          <w:pPr>
            <w:pStyle w:val="31"/>
            <w:tabs>
              <w:tab w:val="right" w:leader="dot" w:pos="8296"/>
            </w:tabs>
            <w:rPr>
              <w:noProof/>
            </w:rPr>
          </w:pPr>
          <w:hyperlink w:anchor="_Toc524383053" w:history="1">
            <w:r w:rsidRPr="00592C3F">
              <w:rPr>
                <w:rStyle w:val="a3"/>
                <w:rFonts w:ascii="宋体" w:eastAsia="宋体" w:hAnsi="宋体"/>
                <w:noProof/>
              </w:rPr>
              <w:t>最长公共子串问题</w:t>
            </w:r>
            <w:r>
              <w:rPr>
                <w:noProof/>
                <w:webHidden/>
              </w:rPr>
              <w:tab/>
            </w:r>
            <w:r>
              <w:rPr>
                <w:noProof/>
                <w:webHidden/>
              </w:rPr>
              <w:fldChar w:fldCharType="begin"/>
            </w:r>
            <w:r>
              <w:rPr>
                <w:noProof/>
                <w:webHidden/>
              </w:rPr>
              <w:instrText xml:space="preserve"> PAGEREF _Toc524383053 \h </w:instrText>
            </w:r>
            <w:r>
              <w:rPr>
                <w:noProof/>
                <w:webHidden/>
              </w:rPr>
            </w:r>
            <w:r>
              <w:rPr>
                <w:noProof/>
                <w:webHidden/>
              </w:rPr>
              <w:fldChar w:fldCharType="separate"/>
            </w:r>
            <w:r>
              <w:rPr>
                <w:noProof/>
                <w:webHidden/>
              </w:rPr>
              <w:t>113</w:t>
            </w:r>
            <w:r>
              <w:rPr>
                <w:noProof/>
                <w:webHidden/>
              </w:rPr>
              <w:fldChar w:fldCharType="end"/>
            </w:r>
          </w:hyperlink>
        </w:p>
        <w:p w:rsidR="00EE3582" w:rsidRDefault="00EE3582">
          <w:pPr>
            <w:pStyle w:val="31"/>
            <w:tabs>
              <w:tab w:val="right" w:leader="dot" w:pos="8296"/>
            </w:tabs>
            <w:rPr>
              <w:noProof/>
            </w:rPr>
          </w:pPr>
          <w:hyperlink w:anchor="_Toc524383054" w:history="1">
            <w:r w:rsidRPr="00592C3F">
              <w:rPr>
                <w:rStyle w:val="a3"/>
                <w:rFonts w:ascii="宋体" w:eastAsia="宋体" w:hAnsi="宋体"/>
                <w:noProof/>
              </w:rPr>
              <w:t>√-HDU-2594-Simpsons’Hidden Talents</w:t>
            </w:r>
            <w:r>
              <w:rPr>
                <w:noProof/>
                <w:webHidden/>
              </w:rPr>
              <w:tab/>
            </w:r>
            <w:r>
              <w:rPr>
                <w:noProof/>
                <w:webHidden/>
              </w:rPr>
              <w:fldChar w:fldCharType="begin"/>
            </w:r>
            <w:r>
              <w:rPr>
                <w:noProof/>
                <w:webHidden/>
              </w:rPr>
              <w:instrText xml:space="preserve"> PAGEREF _Toc524383054 \h </w:instrText>
            </w:r>
            <w:r>
              <w:rPr>
                <w:noProof/>
                <w:webHidden/>
              </w:rPr>
            </w:r>
            <w:r>
              <w:rPr>
                <w:noProof/>
                <w:webHidden/>
              </w:rPr>
              <w:fldChar w:fldCharType="separate"/>
            </w:r>
            <w:r>
              <w:rPr>
                <w:noProof/>
                <w:webHidden/>
              </w:rPr>
              <w:t>120</w:t>
            </w:r>
            <w:r>
              <w:rPr>
                <w:noProof/>
                <w:webHidden/>
              </w:rPr>
              <w:fldChar w:fldCharType="end"/>
            </w:r>
          </w:hyperlink>
        </w:p>
        <w:p w:rsidR="00EE3582" w:rsidRDefault="00EE3582">
          <w:pPr>
            <w:pStyle w:val="31"/>
            <w:tabs>
              <w:tab w:val="right" w:leader="dot" w:pos="8296"/>
            </w:tabs>
            <w:rPr>
              <w:noProof/>
            </w:rPr>
          </w:pPr>
          <w:hyperlink w:anchor="_Toc524383055" w:history="1">
            <w:r w:rsidRPr="00592C3F">
              <w:rPr>
                <w:rStyle w:val="a3"/>
                <w:rFonts w:ascii="宋体" w:eastAsia="宋体" w:hAnsi="宋体"/>
                <w:noProof/>
              </w:rPr>
              <w:t>√-HDU-4300-Clairewd’s message</w:t>
            </w:r>
            <w:r>
              <w:rPr>
                <w:noProof/>
                <w:webHidden/>
              </w:rPr>
              <w:tab/>
            </w:r>
            <w:r>
              <w:rPr>
                <w:noProof/>
                <w:webHidden/>
              </w:rPr>
              <w:fldChar w:fldCharType="begin"/>
            </w:r>
            <w:r>
              <w:rPr>
                <w:noProof/>
                <w:webHidden/>
              </w:rPr>
              <w:instrText xml:space="preserve"> PAGEREF _Toc524383055 \h </w:instrText>
            </w:r>
            <w:r>
              <w:rPr>
                <w:noProof/>
                <w:webHidden/>
              </w:rPr>
            </w:r>
            <w:r>
              <w:rPr>
                <w:noProof/>
                <w:webHidden/>
              </w:rPr>
              <w:fldChar w:fldCharType="separate"/>
            </w:r>
            <w:r>
              <w:rPr>
                <w:noProof/>
                <w:webHidden/>
              </w:rPr>
              <w:t>121</w:t>
            </w:r>
            <w:r>
              <w:rPr>
                <w:noProof/>
                <w:webHidden/>
              </w:rPr>
              <w:fldChar w:fldCharType="end"/>
            </w:r>
          </w:hyperlink>
        </w:p>
        <w:p w:rsidR="00EE3582" w:rsidRDefault="00EE3582">
          <w:pPr>
            <w:pStyle w:val="31"/>
            <w:tabs>
              <w:tab w:val="right" w:leader="dot" w:pos="8296"/>
            </w:tabs>
            <w:rPr>
              <w:noProof/>
            </w:rPr>
          </w:pPr>
          <w:hyperlink w:anchor="_Toc524383056" w:history="1">
            <w:r w:rsidRPr="00592C3F">
              <w:rPr>
                <w:rStyle w:val="a3"/>
                <w:rFonts w:ascii="宋体" w:eastAsia="宋体" w:hAnsi="宋体"/>
                <w:noProof/>
              </w:rPr>
              <w:t>最小最大表示法</w:t>
            </w:r>
            <w:r>
              <w:rPr>
                <w:noProof/>
                <w:webHidden/>
              </w:rPr>
              <w:tab/>
            </w:r>
            <w:r>
              <w:rPr>
                <w:noProof/>
                <w:webHidden/>
              </w:rPr>
              <w:fldChar w:fldCharType="begin"/>
            </w:r>
            <w:r>
              <w:rPr>
                <w:noProof/>
                <w:webHidden/>
              </w:rPr>
              <w:instrText xml:space="preserve"> PAGEREF _Toc524383056 \h </w:instrText>
            </w:r>
            <w:r>
              <w:rPr>
                <w:noProof/>
                <w:webHidden/>
              </w:rPr>
            </w:r>
            <w:r>
              <w:rPr>
                <w:noProof/>
                <w:webHidden/>
              </w:rPr>
              <w:fldChar w:fldCharType="separate"/>
            </w:r>
            <w:r>
              <w:rPr>
                <w:noProof/>
                <w:webHidden/>
              </w:rPr>
              <w:t>123</w:t>
            </w:r>
            <w:r>
              <w:rPr>
                <w:noProof/>
                <w:webHidden/>
              </w:rPr>
              <w:fldChar w:fldCharType="end"/>
            </w:r>
          </w:hyperlink>
        </w:p>
        <w:p w:rsidR="00EE3582" w:rsidRDefault="00EE3582">
          <w:pPr>
            <w:pStyle w:val="21"/>
            <w:tabs>
              <w:tab w:val="right" w:leader="dot" w:pos="8296"/>
            </w:tabs>
            <w:rPr>
              <w:noProof/>
            </w:rPr>
          </w:pPr>
          <w:hyperlink w:anchor="_Toc524383057" w:history="1">
            <w:r w:rsidRPr="00592C3F">
              <w:rPr>
                <w:rStyle w:val="a3"/>
                <w:rFonts w:ascii="宋体" w:eastAsia="宋体" w:hAnsi="宋体"/>
                <w:noProof/>
              </w:rPr>
              <w:t>扩展KMP</w:t>
            </w:r>
            <w:r>
              <w:rPr>
                <w:noProof/>
                <w:webHidden/>
              </w:rPr>
              <w:tab/>
            </w:r>
            <w:r>
              <w:rPr>
                <w:noProof/>
                <w:webHidden/>
              </w:rPr>
              <w:fldChar w:fldCharType="begin"/>
            </w:r>
            <w:r>
              <w:rPr>
                <w:noProof/>
                <w:webHidden/>
              </w:rPr>
              <w:instrText xml:space="preserve"> PAGEREF _Toc524383057 \h </w:instrText>
            </w:r>
            <w:r>
              <w:rPr>
                <w:noProof/>
                <w:webHidden/>
              </w:rPr>
            </w:r>
            <w:r>
              <w:rPr>
                <w:noProof/>
                <w:webHidden/>
              </w:rPr>
              <w:fldChar w:fldCharType="separate"/>
            </w:r>
            <w:r>
              <w:rPr>
                <w:noProof/>
                <w:webHidden/>
              </w:rPr>
              <w:t>124</w:t>
            </w:r>
            <w:r>
              <w:rPr>
                <w:noProof/>
                <w:webHidden/>
              </w:rPr>
              <w:fldChar w:fldCharType="end"/>
            </w:r>
          </w:hyperlink>
        </w:p>
        <w:p w:rsidR="00EE3582" w:rsidRDefault="00EE3582">
          <w:pPr>
            <w:pStyle w:val="21"/>
            <w:tabs>
              <w:tab w:val="right" w:leader="dot" w:pos="8296"/>
            </w:tabs>
            <w:rPr>
              <w:noProof/>
            </w:rPr>
          </w:pPr>
          <w:hyperlink w:anchor="_Toc524383058" w:history="1">
            <w:r w:rsidRPr="00592C3F">
              <w:rPr>
                <w:rStyle w:val="a3"/>
                <w:rFonts w:ascii="宋体" w:eastAsia="宋体" w:hAnsi="宋体"/>
                <w:noProof/>
              </w:rPr>
              <w:t>最长回文子串（Manacher算法）</w:t>
            </w:r>
            <w:r>
              <w:rPr>
                <w:noProof/>
                <w:webHidden/>
              </w:rPr>
              <w:tab/>
            </w:r>
            <w:r>
              <w:rPr>
                <w:noProof/>
                <w:webHidden/>
              </w:rPr>
              <w:fldChar w:fldCharType="begin"/>
            </w:r>
            <w:r>
              <w:rPr>
                <w:noProof/>
                <w:webHidden/>
              </w:rPr>
              <w:instrText xml:space="preserve"> PAGEREF _Toc524383058 \h </w:instrText>
            </w:r>
            <w:r>
              <w:rPr>
                <w:noProof/>
                <w:webHidden/>
              </w:rPr>
            </w:r>
            <w:r>
              <w:rPr>
                <w:noProof/>
                <w:webHidden/>
              </w:rPr>
              <w:fldChar w:fldCharType="separate"/>
            </w:r>
            <w:r>
              <w:rPr>
                <w:noProof/>
                <w:webHidden/>
              </w:rPr>
              <w:t>124</w:t>
            </w:r>
            <w:r>
              <w:rPr>
                <w:noProof/>
                <w:webHidden/>
              </w:rPr>
              <w:fldChar w:fldCharType="end"/>
            </w:r>
          </w:hyperlink>
        </w:p>
        <w:p w:rsidR="00EE3582" w:rsidRDefault="00EE3582">
          <w:pPr>
            <w:pStyle w:val="21"/>
            <w:tabs>
              <w:tab w:val="right" w:leader="dot" w:pos="8296"/>
            </w:tabs>
            <w:rPr>
              <w:noProof/>
            </w:rPr>
          </w:pPr>
          <w:hyperlink w:anchor="_Toc524383059" w:history="1">
            <w:r w:rsidRPr="00592C3F">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_Toc524383059 \h </w:instrText>
            </w:r>
            <w:r>
              <w:rPr>
                <w:noProof/>
                <w:webHidden/>
              </w:rPr>
            </w:r>
            <w:r>
              <w:rPr>
                <w:noProof/>
                <w:webHidden/>
              </w:rPr>
              <w:fldChar w:fldCharType="separate"/>
            </w:r>
            <w:r>
              <w:rPr>
                <w:noProof/>
                <w:webHidden/>
              </w:rPr>
              <w:t>124</w:t>
            </w:r>
            <w:r>
              <w:rPr>
                <w:noProof/>
                <w:webHidden/>
              </w:rPr>
              <w:fldChar w:fldCharType="end"/>
            </w:r>
          </w:hyperlink>
        </w:p>
        <w:p w:rsidR="00EE3582" w:rsidRDefault="00EE3582">
          <w:pPr>
            <w:pStyle w:val="21"/>
            <w:tabs>
              <w:tab w:val="right" w:leader="dot" w:pos="8296"/>
            </w:tabs>
            <w:rPr>
              <w:noProof/>
            </w:rPr>
          </w:pPr>
          <w:hyperlink w:anchor="_Toc524383060" w:history="1">
            <w:r w:rsidRPr="00592C3F">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_Toc524383060 \h </w:instrText>
            </w:r>
            <w:r>
              <w:rPr>
                <w:noProof/>
                <w:webHidden/>
              </w:rPr>
            </w:r>
            <w:r>
              <w:rPr>
                <w:noProof/>
                <w:webHidden/>
              </w:rPr>
              <w:fldChar w:fldCharType="separate"/>
            </w:r>
            <w:r>
              <w:rPr>
                <w:noProof/>
                <w:webHidden/>
              </w:rPr>
              <w:t>124</w:t>
            </w:r>
            <w:r>
              <w:rPr>
                <w:noProof/>
                <w:webHidden/>
              </w:rPr>
              <w:fldChar w:fldCharType="end"/>
            </w:r>
          </w:hyperlink>
        </w:p>
        <w:p w:rsidR="00EE3582" w:rsidRDefault="00EE3582">
          <w:pPr>
            <w:pStyle w:val="21"/>
            <w:tabs>
              <w:tab w:val="right" w:leader="dot" w:pos="8296"/>
            </w:tabs>
            <w:rPr>
              <w:noProof/>
            </w:rPr>
          </w:pPr>
          <w:hyperlink w:anchor="_Toc524383061" w:history="1">
            <w:r w:rsidRPr="00592C3F">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_Toc524383061 \h </w:instrText>
            </w:r>
            <w:r>
              <w:rPr>
                <w:noProof/>
                <w:webHidden/>
              </w:rPr>
            </w:r>
            <w:r>
              <w:rPr>
                <w:noProof/>
                <w:webHidden/>
              </w:rPr>
              <w:fldChar w:fldCharType="separate"/>
            </w:r>
            <w:r>
              <w:rPr>
                <w:noProof/>
                <w:webHidden/>
              </w:rPr>
              <w:t>124</w:t>
            </w:r>
            <w:r>
              <w:rPr>
                <w:noProof/>
                <w:webHidden/>
              </w:rPr>
              <w:fldChar w:fldCharType="end"/>
            </w:r>
          </w:hyperlink>
        </w:p>
        <w:p w:rsidR="00EE3582" w:rsidRDefault="00EE3582">
          <w:pPr>
            <w:pStyle w:val="21"/>
            <w:tabs>
              <w:tab w:val="right" w:leader="dot" w:pos="8296"/>
            </w:tabs>
            <w:rPr>
              <w:noProof/>
            </w:rPr>
          </w:pPr>
          <w:hyperlink w:anchor="_Toc524383062" w:history="1">
            <w:r w:rsidRPr="00592C3F">
              <w:rPr>
                <w:rStyle w:val="a3"/>
                <w:rFonts w:ascii="宋体" w:eastAsia="宋体" w:hAnsi="宋体"/>
                <w:noProof/>
              </w:rPr>
              <w:t>回文树-前置：后缀数组</w:t>
            </w:r>
            <w:r>
              <w:rPr>
                <w:noProof/>
                <w:webHidden/>
              </w:rPr>
              <w:tab/>
            </w:r>
            <w:r>
              <w:rPr>
                <w:noProof/>
                <w:webHidden/>
              </w:rPr>
              <w:fldChar w:fldCharType="begin"/>
            </w:r>
            <w:r>
              <w:rPr>
                <w:noProof/>
                <w:webHidden/>
              </w:rPr>
              <w:instrText xml:space="preserve"> PAGEREF _Toc524383062 \h </w:instrText>
            </w:r>
            <w:r>
              <w:rPr>
                <w:noProof/>
                <w:webHidden/>
              </w:rPr>
            </w:r>
            <w:r>
              <w:rPr>
                <w:noProof/>
                <w:webHidden/>
              </w:rPr>
              <w:fldChar w:fldCharType="separate"/>
            </w:r>
            <w:r>
              <w:rPr>
                <w:noProof/>
                <w:webHidden/>
              </w:rPr>
              <w:t>124</w:t>
            </w:r>
            <w:r>
              <w:rPr>
                <w:noProof/>
                <w:webHidden/>
              </w:rPr>
              <w:fldChar w:fldCharType="end"/>
            </w:r>
          </w:hyperlink>
        </w:p>
        <w:p w:rsidR="00EE3582" w:rsidRDefault="00EE3582">
          <w:pPr>
            <w:pStyle w:val="11"/>
            <w:tabs>
              <w:tab w:val="right" w:leader="dot" w:pos="8296"/>
            </w:tabs>
            <w:rPr>
              <w:noProof/>
            </w:rPr>
          </w:pPr>
          <w:hyperlink w:anchor="_Toc524383063" w:history="1">
            <w:r w:rsidRPr="00592C3F">
              <w:rPr>
                <w:rStyle w:val="a3"/>
                <w:rFonts w:ascii="宋体" w:eastAsia="宋体" w:hAnsi="宋体"/>
                <w:noProof/>
              </w:rPr>
              <w:t>六、数据结构</w:t>
            </w:r>
            <w:r>
              <w:rPr>
                <w:noProof/>
                <w:webHidden/>
              </w:rPr>
              <w:tab/>
            </w:r>
            <w:r>
              <w:rPr>
                <w:noProof/>
                <w:webHidden/>
              </w:rPr>
              <w:fldChar w:fldCharType="begin"/>
            </w:r>
            <w:r>
              <w:rPr>
                <w:noProof/>
                <w:webHidden/>
              </w:rPr>
              <w:instrText xml:space="preserve"> PAGEREF _Toc524383063 \h </w:instrText>
            </w:r>
            <w:r>
              <w:rPr>
                <w:noProof/>
                <w:webHidden/>
              </w:rPr>
            </w:r>
            <w:r>
              <w:rPr>
                <w:noProof/>
                <w:webHidden/>
              </w:rPr>
              <w:fldChar w:fldCharType="separate"/>
            </w:r>
            <w:r>
              <w:rPr>
                <w:noProof/>
                <w:webHidden/>
              </w:rPr>
              <w:t>124</w:t>
            </w:r>
            <w:r>
              <w:rPr>
                <w:noProof/>
                <w:webHidden/>
              </w:rPr>
              <w:fldChar w:fldCharType="end"/>
            </w:r>
          </w:hyperlink>
        </w:p>
        <w:p w:rsidR="00EE3582" w:rsidRDefault="00EE3582">
          <w:pPr>
            <w:pStyle w:val="21"/>
            <w:tabs>
              <w:tab w:val="right" w:leader="dot" w:pos="8296"/>
            </w:tabs>
            <w:rPr>
              <w:noProof/>
            </w:rPr>
          </w:pPr>
          <w:hyperlink w:anchor="_Toc524383064" w:history="1">
            <w:r w:rsidRPr="00592C3F">
              <w:rPr>
                <w:rStyle w:val="a3"/>
                <w:rFonts w:ascii="宋体" w:eastAsia="宋体" w:hAnsi="宋体"/>
                <w:noProof/>
              </w:rPr>
              <w:t>补题</w:t>
            </w:r>
            <w:r>
              <w:rPr>
                <w:noProof/>
                <w:webHidden/>
              </w:rPr>
              <w:tab/>
            </w:r>
            <w:r>
              <w:rPr>
                <w:noProof/>
                <w:webHidden/>
              </w:rPr>
              <w:fldChar w:fldCharType="begin"/>
            </w:r>
            <w:r>
              <w:rPr>
                <w:noProof/>
                <w:webHidden/>
              </w:rPr>
              <w:instrText xml:space="preserve"> PAGEREF _Toc524383064 \h </w:instrText>
            </w:r>
            <w:r>
              <w:rPr>
                <w:noProof/>
                <w:webHidden/>
              </w:rPr>
            </w:r>
            <w:r>
              <w:rPr>
                <w:noProof/>
                <w:webHidden/>
              </w:rPr>
              <w:fldChar w:fldCharType="separate"/>
            </w:r>
            <w:r>
              <w:rPr>
                <w:noProof/>
                <w:webHidden/>
              </w:rPr>
              <w:t>124</w:t>
            </w:r>
            <w:r>
              <w:rPr>
                <w:noProof/>
                <w:webHidden/>
              </w:rPr>
              <w:fldChar w:fldCharType="end"/>
            </w:r>
          </w:hyperlink>
        </w:p>
        <w:p w:rsidR="00EE3582" w:rsidRDefault="00EE3582">
          <w:pPr>
            <w:pStyle w:val="31"/>
            <w:tabs>
              <w:tab w:val="right" w:leader="dot" w:pos="8296"/>
            </w:tabs>
            <w:rPr>
              <w:noProof/>
            </w:rPr>
          </w:pPr>
          <w:hyperlink w:anchor="_Toc524383065" w:history="1">
            <w:r w:rsidRPr="00592C3F">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_Toc524383065 \h </w:instrText>
            </w:r>
            <w:r>
              <w:rPr>
                <w:noProof/>
                <w:webHidden/>
              </w:rPr>
            </w:r>
            <w:r>
              <w:rPr>
                <w:noProof/>
                <w:webHidden/>
              </w:rPr>
              <w:fldChar w:fldCharType="separate"/>
            </w:r>
            <w:r>
              <w:rPr>
                <w:noProof/>
                <w:webHidden/>
              </w:rPr>
              <w:t>124</w:t>
            </w:r>
            <w:r>
              <w:rPr>
                <w:noProof/>
                <w:webHidden/>
              </w:rPr>
              <w:fldChar w:fldCharType="end"/>
            </w:r>
          </w:hyperlink>
        </w:p>
        <w:p w:rsidR="00EE3582" w:rsidRDefault="00EE3582">
          <w:pPr>
            <w:pStyle w:val="31"/>
            <w:tabs>
              <w:tab w:val="right" w:leader="dot" w:pos="8296"/>
            </w:tabs>
            <w:rPr>
              <w:noProof/>
            </w:rPr>
          </w:pPr>
          <w:hyperlink w:anchor="_Toc524383066" w:history="1">
            <w:r w:rsidRPr="00592C3F">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_Toc524383066 \h </w:instrText>
            </w:r>
            <w:r>
              <w:rPr>
                <w:noProof/>
                <w:webHidden/>
              </w:rPr>
            </w:r>
            <w:r>
              <w:rPr>
                <w:noProof/>
                <w:webHidden/>
              </w:rPr>
              <w:fldChar w:fldCharType="separate"/>
            </w:r>
            <w:r>
              <w:rPr>
                <w:noProof/>
                <w:webHidden/>
              </w:rPr>
              <w:t>124</w:t>
            </w:r>
            <w:r>
              <w:rPr>
                <w:noProof/>
                <w:webHidden/>
              </w:rPr>
              <w:fldChar w:fldCharType="end"/>
            </w:r>
          </w:hyperlink>
        </w:p>
        <w:p w:rsidR="00EE3582" w:rsidRDefault="00EE3582">
          <w:pPr>
            <w:pStyle w:val="21"/>
            <w:tabs>
              <w:tab w:val="right" w:leader="dot" w:pos="8296"/>
            </w:tabs>
            <w:rPr>
              <w:noProof/>
            </w:rPr>
          </w:pPr>
          <w:hyperlink w:anchor="_Toc524383067" w:history="1">
            <w:r w:rsidRPr="00592C3F">
              <w:rPr>
                <w:rStyle w:val="a3"/>
                <w:rFonts w:ascii="宋体" w:eastAsia="宋体" w:hAnsi="宋体"/>
                <w:noProof/>
              </w:rPr>
              <w:t>前缀和</w:t>
            </w:r>
            <w:r>
              <w:rPr>
                <w:noProof/>
                <w:webHidden/>
              </w:rPr>
              <w:tab/>
            </w:r>
            <w:r>
              <w:rPr>
                <w:noProof/>
                <w:webHidden/>
              </w:rPr>
              <w:fldChar w:fldCharType="begin"/>
            </w:r>
            <w:r>
              <w:rPr>
                <w:noProof/>
                <w:webHidden/>
              </w:rPr>
              <w:instrText xml:space="preserve"> PAGEREF _Toc524383067 \h </w:instrText>
            </w:r>
            <w:r>
              <w:rPr>
                <w:noProof/>
                <w:webHidden/>
              </w:rPr>
            </w:r>
            <w:r>
              <w:rPr>
                <w:noProof/>
                <w:webHidden/>
              </w:rPr>
              <w:fldChar w:fldCharType="separate"/>
            </w:r>
            <w:r>
              <w:rPr>
                <w:noProof/>
                <w:webHidden/>
              </w:rPr>
              <w:t>125</w:t>
            </w:r>
            <w:r>
              <w:rPr>
                <w:noProof/>
                <w:webHidden/>
              </w:rPr>
              <w:fldChar w:fldCharType="end"/>
            </w:r>
          </w:hyperlink>
        </w:p>
        <w:p w:rsidR="00EE3582" w:rsidRDefault="00EE3582">
          <w:pPr>
            <w:pStyle w:val="31"/>
            <w:tabs>
              <w:tab w:val="right" w:leader="dot" w:pos="8296"/>
            </w:tabs>
            <w:rPr>
              <w:noProof/>
            </w:rPr>
          </w:pPr>
          <w:hyperlink w:anchor="_Toc524383068" w:history="1">
            <w:r w:rsidRPr="00592C3F">
              <w:rPr>
                <w:rStyle w:val="a3"/>
                <w:rFonts w:ascii="宋体" w:eastAsia="宋体" w:hAnsi="宋体"/>
                <w:noProof/>
              </w:rPr>
              <w:t>√-2018百度之星程序设计大赛资格赛-1002-子串查询</w:t>
            </w:r>
            <w:r>
              <w:rPr>
                <w:noProof/>
                <w:webHidden/>
              </w:rPr>
              <w:tab/>
            </w:r>
            <w:r>
              <w:rPr>
                <w:noProof/>
                <w:webHidden/>
              </w:rPr>
              <w:fldChar w:fldCharType="begin"/>
            </w:r>
            <w:r>
              <w:rPr>
                <w:noProof/>
                <w:webHidden/>
              </w:rPr>
              <w:instrText xml:space="preserve"> PAGEREF _Toc524383068 \h </w:instrText>
            </w:r>
            <w:r>
              <w:rPr>
                <w:noProof/>
                <w:webHidden/>
              </w:rPr>
            </w:r>
            <w:r>
              <w:rPr>
                <w:noProof/>
                <w:webHidden/>
              </w:rPr>
              <w:fldChar w:fldCharType="separate"/>
            </w:r>
            <w:r>
              <w:rPr>
                <w:noProof/>
                <w:webHidden/>
              </w:rPr>
              <w:t>125</w:t>
            </w:r>
            <w:r>
              <w:rPr>
                <w:noProof/>
                <w:webHidden/>
              </w:rPr>
              <w:fldChar w:fldCharType="end"/>
            </w:r>
          </w:hyperlink>
        </w:p>
        <w:p w:rsidR="00EE3582" w:rsidRDefault="00EE3582">
          <w:pPr>
            <w:pStyle w:val="21"/>
            <w:tabs>
              <w:tab w:val="right" w:leader="dot" w:pos="8296"/>
            </w:tabs>
            <w:rPr>
              <w:noProof/>
            </w:rPr>
          </w:pPr>
          <w:hyperlink w:anchor="_Toc524383069" w:history="1">
            <w:r w:rsidRPr="00592C3F">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_Toc524383069 \h </w:instrText>
            </w:r>
            <w:r>
              <w:rPr>
                <w:noProof/>
                <w:webHidden/>
              </w:rPr>
            </w:r>
            <w:r>
              <w:rPr>
                <w:noProof/>
                <w:webHidden/>
              </w:rPr>
              <w:fldChar w:fldCharType="separate"/>
            </w:r>
            <w:r>
              <w:rPr>
                <w:noProof/>
                <w:webHidden/>
              </w:rPr>
              <w:t>126</w:t>
            </w:r>
            <w:r>
              <w:rPr>
                <w:noProof/>
                <w:webHidden/>
              </w:rPr>
              <w:fldChar w:fldCharType="end"/>
            </w:r>
          </w:hyperlink>
        </w:p>
        <w:p w:rsidR="00EE3582" w:rsidRDefault="00EE3582">
          <w:pPr>
            <w:pStyle w:val="31"/>
            <w:tabs>
              <w:tab w:val="right" w:leader="dot" w:pos="8296"/>
            </w:tabs>
            <w:rPr>
              <w:noProof/>
            </w:rPr>
          </w:pPr>
          <w:hyperlink w:anchor="_Toc524383070" w:history="1">
            <w:r w:rsidRPr="00592C3F">
              <w:rPr>
                <w:rStyle w:val="a3"/>
                <w:rFonts w:ascii="宋体" w:eastAsia="宋体" w:hAnsi="宋体"/>
                <w:noProof/>
              </w:rPr>
              <w:t>线段树：区间更新</w:t>
            </w:r>
            <w:r>
              <w:rPr>
                <w:noProof/>
                <w:webHidden/>
              </w:rPr>
              <w:tab/>
            </w:r>
            <w:r>
              <w:rPr>
                <w:noProof/>
                <w:webHidden/>
              </w:rPr>
              <w:fldChar w:fldCharType="begin"/>
            </w:r>
            <w:r>
              <w:rPr>
                <w:noProof/>
                <w:webHidden/>
              </w:rPr>
              <w:instrText xml:space="preserve"> PAGEREF _Toc524383070 \h </w:instrText>
            </w:r>
            <w:r>
              <w:rPr>
                <w:noProof/>
                <w:webHidden/>
              </w:rPr>
            </w:r>
            <w:r>
              <w:rPr>
                <w:noProof/>
                <w:webHidden/>
              </w:rPr>
              <w:fldChar w:fldCharType="separate"/>
            </w:r>
            <w:r>
              <w:rPr>
                <w:noProof/>
                <w:webHidden/>
              </w:rPr>
              <w:t>126</w:t>
            </w:r>
            <w:r>
              <w:rPr>
                <w:noProof/>
                <w:webHidden/>
              </w:rPr>
              <w:fldChar w:fldCharType="end"/>
            </w:r>
          </w:hyperlink>
        </w:p>
        <w:p w:rsidR="00EE3582" w:rsidRDefault="00EE3582">
          <w:pPr>
            <w:pStyle w:val="31"/>
            <w:tabs>
              <w:tab w:val="right" w:leader="dot" w:pos="8296"/>
            </w:tabs>
            <w:rPr>
              <w:noProof/>
            </w:rPr>
          </w:pPr>
          <w:hyperlink w:anchor="_Toc524383071" w:history="1">
            <w:r w:rsidRPr="00592C3F">
              <w:rPr>
                <w:rStyle w:val="a3"/>
                <w:rFonts w:ascii="宋体" w:eastAsia="宋体" w:hAnsi="宋体"/>
                <w:noProof/>
              </w:rPr>
              <w:t>线段树：区间合并</w:t>
            </w:r>
            <w:r>
              <w:rPr>
                <w:noProof/>
                <w:webHidden/>
              </w:rPr>
              <w:tab/>
            </w:r>
            <w:r>
              <w:rPr>
                <w:noProof/>
                <w:webHidden/>
              </w:rPr>
              <w:fldChar w:fldCharType="begin"/>
            </w:r>
            <w:r>
              <w:rPr>
                <w:noProof/>
                <w:webHidden/>
              </w:rPr>
              <w:instrText xml:space="preserve"> PAGEREF _Toc524383071 \h </w:instrText>
            </w:r>
            <w:r>
              <w:rPr>
                <w:noProof/>
                <w:webHidden/>
              </w:rPr>
            </w:r>
            <w:r>
              <w:rPr>
                <w:noProof/>
                <w:webHidden/>
              </w:rPr>
              <w:fldChar w:fldCharType="separate"/>
            </w:r>
            <w:r>
              <w:rPr>
                <w:noProof/>
                <w:webHidden/>
              </w:rPr>
              <w:t>141</w:t>
            </w:r>
            <w:r>
              <w:rPr>
                <w:noProof/>
                <w:webHidden/>
              </w:rPr>
              <w:fldChar w:fldCharType="end"/>
            </w:r>
          </w:hyperlink>
        </w:p>
        <w:p w:rsidR="00EE3582" w:rsidRDefault="00EE3582">
          <w:pPr>
            <w:pStyle w:val="21"/>
            <w:tabs>
              <w:tab w:val="right" w:leader="dot" w:pos="8296"/>
            </w:tabs>
            <w:rPr>
              <w:noProof/>
            </w:rPr>
          </w:pPr>
          <w:hyperlink w:anchor="_Toc524383072" w:history="1">
            <w:r w:rsidRPr="00592C3F">
              <w:rPr>
                <w:rStyle w:val="a3"/>
                <w:rFonts w:ascii="宋体" w:eastAsia="宋体" w:hAnsi="宋体"/>
                <w:noProof/>
              </w:rPr>
              <w:t>离散化&amp;扫描线</w:t>
            </w:r>
            <w:r>
              <w:rPr>
                <w:noProof/>
                <w:webHidden/>
              </w:rPr>
              <w:tab/>
            </w:r>
            <w:r>
              <w:rPr>
                <w:noProof/>
                <w:webHidden/>
              </w:rPr>
              <w:fldChar w:fldCharType="begin"/>
            </w:r>
            <w:r>
              <w:rPr>
                <w:noProof/>
                <w:webHidden/>
              </w:rPr>
              <w:instrText xml:space="preserve"> PAGEREF _Toc524383072 \h </w:instrText>
            </w:r>
            <w:r>
              <w:rPr>
                <w:noProof/>
                <w:webHidden/>
              </w:rPr>
            </w:r>
            <w:r>
              <w:rPr>
                <w:noProof/>
                <w:webHidden/>
              </w:rPr>
              <w:fldChar w:fldCharType="separate"/>
            </w:r>
            <w:r>
              <w:rPr>
                <w:noProof/>
                <w:webHidden/>
              </w:rPr>
              <w:t>144</w:t>
            </w:r>
            <w:r>
              <w:rPr>
                <w:noProof/>
                <w:webHidden/>
              </w:rPr>
              <w:fldChar w:fldCharType="end"/>
            </w:r>
          </w:hyperlink>
        </w:p>
        <w:p w:rsidR="00EE3582" w:rsidRDefault="00EE3582">
          <w:pPr>
            <w:pStyle w:val="31"/>
            <w:tabs>
              <w:tab w:val="right" w:leader="dot" w:pos="8296"/>
            </w:tabs>
            <w:rPr>
              <w:noProof/>
            </w:rPr>
          </w:pPr>
          <w:hyperlink w:anchor="_Toc524383073" w:history="1">
            <w:r w:rsidRPr="00592C3F">
              <w:rPr>
                <w:rStyle w:val="a3"/>
                <w:rFonts w:ascii="宋体" w:eastAsia="宋体" w:hAnsi="宋体"/>
                <w:noProof/>
              </w:rPr>
              <w:t>√-HDU-1542-Atlantis（矩形面积并）</w:t>
            </w:r>
            <w:r>
              <w:rPr>
                <w:noProof/>
                <w:webHidden/>
              </w:rPr>
              <w:tab/>
            </w:r>
            <w:r>
              <w:rPr>
                <w:noProof/>
                <w:webHidden/>
              </w:rPr>
              <w:fldChar w:fldCharType="begin"/>
            </w:r>
            <w:r>
              <w:rPr>
                <w:noProof/>
                <w:webHidden/>
              </w:rPr>
              <w:instrText xml:space="preserve"> PAGEREF _Toc524383073 \h </w:instrText>
            </w:r>
            <w:r>
              <w:rPr>
                <w:noProof/>
                <w:webHidden/>
              </w:rPr>
            </w:r>
            <w:r>
              <w:rPr>
                <w:noProof/>
                <w:webHidden/>
              </w:rPr>
              <w:fldChar w:fldCharType="separate"/>
            </w:r>
            <w:r>
              <w:rPr>
                <w:noProof/>
                <w:webHidden/>
              </w:rPr>
              <w:t>144</w:t>
            </w:r>
            <w:r>
              <w:rPr>
                <w:noProof/>
                <w:webHidden/>
              </w:rPr>
              <w:fldChar w:fldCharType="end"/>
            </w:r>
          </w:hyperlink>
        </w:p>
        <w:p w:rsidR="00EE3582" w:rsidRDefault="00EE3582">
          <w:pPr>
            <w:pStyle w:val="31"/>
            <w:tabs>
              <w:tab w:val="right" w:leader="dot" w:pos="8296"/>
            </w:tabs>
            <w:rPr>
              <w:noProof/>
            </w:rPr>
          </w:pPr>
          <w:hyperlink w:anchor="_Toc524383074" w:history="1">
            <w:r w:rsidRPr="00592C3F">
              <w:rPr>
                <w:rStyle w:val="a3"/>
                <w:rFonts w:ascii="宋体" w:eastAsia="宋体" w:hAnsi="宋体"/>
                <w:noProof/>
              </w:rPr>
              <w:t>√-HDU-5862-2016多校10-铜牌</w:t>
            </w:r>
            <w:r>
              <w:rPr>
                <w:noProof/>
                <w:webHidden/>
              </w:rPr>
              <w:tab/>
            </w:r>
            <w:r>
              <w:rPr>
                <w:noProof/>
                <w:webHidden/>
              </w:rPr>
              <w:fldChar w:fldCharType="begin"/>
            </w:r>
            <w:r>
              <w:rPr>
                <w:noProof/>
                <w:webHidden/>
              </w:rPr>
              <w:instrText xml:space="preserve"> PAGEREF _Toc524383074 \h </w:instrText>
            </w:r>
            <w:r>
              <w:rPr>
                <w:noProof/>
                <w:webHidden/>
              </w:rPr>
            </w:r>
            <w:r>
              <w:rPr>
                <w:noProof/>
                <w:webHidden/>
              </w:rPr>
              <w:fldChar w:fldCharType="separate"/>
            </w:r>
            <w:r>
              <w:rPr>
                <w:noProof/>
                <w:webHidden/>
              </w:rPr>
              <w:t>146</w:t>
            </w:r>
            <w:r>
              <w:rPr>
                <w:noProof/>
                <w:webHidden/>
              </w:rPr>
              <w:fldChar w:fldCharType="end"/>
            </w:r>
          </w:hyperlink>
        </w:p>
        <w:p w:rsidR="00EE3582" w:rsidRDefault="00EE3582">
          <w:pPr>
            <w:pStyle w:val="21"/>
            <w:tabs>
              <w:tab w:val="right" w:leader="dot" w:pos="8296"/>
            </w:tabs>
            <w:rPr>
              <w:noProof/>
            </w:rPr>
          </w:pPr>
          <w:hyperlink w:anchor="_Toc524383075" w:history="1">
            <w:r w:rsidRPr="00592C3F">
              <w:rPr>
                <w:rStyle w:val="a3"/>
                <w:rFonts w:ascii="宋体" w:eastAsia="宋体" w:hAnsi="宋体"/>
                <w:noProof/>
              </w:rPr>
              <w:t>二维线段树</w:t>
            </w:r>
            <w:r>
              <w:rPr>
                <w:noProof/>
                <w:webHidden/>
              </w:rPr>
              <w:tab/>
            </w:r>
            <w:r>
              <w:rPr>
                <w:noProof/>
                <w:webHidden/>
              </w:rPr>
              <w:fldChar w:fldCharType="begin"/>
            </w:r>
            <w:r>
              <w:rPr>
                <w:noProof/>
                <w:webHidden/>
              </w:rPr>
              <w:instrText xml:space="preserve"> PAGEREF _Toc524383075 \h </w:instrText>
            </w:r>
            <w:r>
              <w:rPr>
                <w:noProof/>
                <w:webHidden/>
              </w:rPr>
            </w:r>
            <w:r>
              <w:rPr>
                <w:noProof/>
                <w:webHidden/>
              </w:rPr>
              <w:fldChar w:fldCharType="separate"/>
            </w:r>
            <w:r>
              <w:rPr>
                <w:noProof/>
                <w:webHidden/>
              </w:rPr>
              <w:t>149</w:t>
            </w:r>
            <w:r>
              <w:rPr>
                <w:noProof/>
                <w:webHidden/>
              </w:rPr>
              <w:fldChar w:fldCharType="end"/>
            </w:r>
          </w:hyperlink>
        </w:p>
        <w:p w:rsidR="00EE3582" w:rsidRDefault="00EE3582">
          <w:pPr>
            <w:pStyle w:val="31"/>
            <w:tabs>
              <w:tab w:val="right" w:leader="dot" w:pos="8296"/>
            </w:tabs>
            <w:rPr>
              <w:noProof/>
            </w:rPr>
          </w:pPr>
          <w:hyperlink w:anchor="_Toc524383076" w:history="1">
            <w:r w:rsidRPr="00592C3F">
              <w:rPr>
                <w:rStyle w:val="a3"/>
                <w:rFonts w:ascii="宋体" w:eastAsia="宋体" w:hAnsi="宋体"/>
                <w:noProof/>
              </w:rPr>
              <w:t>TLE-POJ-2155-Matrix</w:t>
            </w:r>
            <w:r>
              <w:rPr>
                <w:noProof/>
                <w:webHidden/>
              </w:rPr>
              <w:tab/>
            </w:r>
            <w:r>
              <w:rPr>
                <w:noProof/>
                <w:webHidden/>
              </w:rPr>
              <w:fldChar w:fldCharType="begin"/>
            </w:r>
            <w:r>
              <w:rPr>
                <w:noProof/>
                <w:webHidden/>
              </w:rPr>
              <w:instrText xml:space="preserve"> PAGEREF _Toc524383076 \h </w:instrText>
            </w:r>
            <w:r>
              <w:rPr>
                <w:noProof/>
                <w:webHidden/>
              </w:rPr>
            </w:r>
            <w:r>
              <w:rPr>
                <w:noProof/>
                <w:webHidden/>
              </w:rPr>
              <w:fldChar w:fldCharType="separate"/>
            </w:r>
            <w:r>
              <w:rPr>
                <w:noProof/>
                <w:webHidden/>
              </w:rPr>
              <w:t>149</w:t>
            </w:r>
            <w:r>
              <w:rPr>
                <w:noProof/>
                <w:webHidden/>
              </w:rPr>
              <w:fldChar w:fldCharType="end"/>
            </w:r>
          </w:hyperlink>
        </w:p>
        <w:p w:rsidR="00EE3582" w:rsidRDefault="00EE3582">
          <w:pPr>
            <w:pStyle w:val="21"/>
            <w:tabs>
              <w:tab w:val="right" w:leader="dot" w:pos="8296"/>
            </w:tabs>
            <w:rPr>
              <w:noProof/>
            </w:rPr>
          </w:pPr>
          <w:hyperlink w:anchor="_Toc524383077" w:history="1">
            <w:r w:rsidRPr="00592C3F">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_Toc524383077 \h </w:instrText>
            </w:r>
            <w:r>
              <w:rPr>
                <w:noProof/>
                <w:webHidden/>
              </w:rPr>
            </w:r>
            <w:r>
              <w:rPr>
                <w:noProof/>
                <w:webHidden/>
              </w:rPr>
              <w:fldChar w:fldCharType="separate"/>
            </w:r>
            <w:r>
              <w:rPr>
                <w:noProof/>
                <w:webHidden/>
              </w:rPr>
              <w:t>149</w:t>
            </w:r>
            <w:r>
              <w:rPr>
                <w:noProof/>
                <w:webHidden/>
              </w:rPr>
              <w:fldChar w:fldCharType="end"/>
            </w:r>
          </w:hyperlink>
        </w:p>
        <w:p w:rsidR="00EE3582" w:rsidRDefault="00EE3582">
          <w:pPr>
            <w:pStyle w:val="31"/>
            <w:tabs>
              <w:tab w:val="right" w:leader="dot" w:pos="8296"/>
            </w:tabs>
            <w:rPr>
              <w:noProof/>
            </w:rPr>
          </w:pPr>
          <w:hyperlink w:anchor="_Toc524383078" w:history="1">
            <w:r w:rsidRPr="00592C3F">
              <w:rPr>
                <w:rStyle w:val="a3"/>
                <w:rFonts w:ascii="宋体" w:eastAsia="宋体" w:hAnsi="宋体"/>
                <w:noProof/>
              </w:rPr>
              <w:t>√-2018百度之星程序设计大赛资格赛-1005-序列计数</w:t>
            </w:r>
            <w:r>
              <w:rPr>
                <w:noProof/>
                <w:webHidden/>
              </w:rPr>
              <w:tab/>
            </w:r>
            <w:r>
              <w:rPr>
                <w:noProof/>
                <w:webHidden/>
              </w:rPr>
              <w:fldChar w:fldCharType="begin"/>
            </w:r>
            <w:r>
              <w:rPr>
                <w:noProof/>
                <w:webHidden/>
              </w:rPr>
              <w:instrText xml:space="preserve"> PAGEREF _Toc524383078 \h </w:instrText>
            </w:r>
            <w:r>
              <w:rPr>
                <w:noProof/>
                <w:webHidden/>
              </w:rPr>
            </w:r>
            <w:r>
              <w:rPr>
                <w:noProof/>
                <w:webHidden/>
              </w:rPr>
              <w:fldChar w:fldCharType="separate"/>
            </w:r>
            <w:r>
              <w:rPr>
                <w:noProof/>
                <w:webHidden/>
              </w:rPr>
              <w:t>149</w:t>
            </w:r>
            <w:r>
              <w:rPr>
                <w:noProof/>
                <w:webHidden/>
              </w:rPr>
              <w:fldChar w:fldCharType="end"/>
            </w:r>
          </w:hyperlink>
        </w:p>
        <w:p w:rsidR="00EE3582" w:rsidRDefault="00EE3582">
          <w:pPr>
            <w:pStyle w:val="31"/>
            <w:tabs>
              <w:tab w:val="right" w:leader="dot" w:pos="8296"/>
            </w:tabs>
            <w:rPr>
              <w:noProof/>
            </w:rPr>
          </w:pPr>
          <w:hyperlink w:anchor="_Toc524383079" w:history="1">
            <w:r w:rsidRPr="00592C3F">
              <w:rPr>
                <w:rStyle w:val="a3"/>
                <w:rFonts w:ascii="宋体" w:eastAsia="宋体" w:hAnsi="宋体"/>
                <w:noProof/>
              </w:rPr>
              <w:t>√-牛客网2018暑期多校5F-take</w:t>
            </w:r>
            <w:r>
              <w:rPr>
                <w:noProof/>
                <w:webHidden/>
              </w:rPr>
              <w:tab/>
            </w:r>
            <w:r>
              <w:rPr>
                <w:noProof/>
                <w:webHidden/>
              </w:rPr>
              <w:fldChar w:fldCharType="begin"/>
            </w:r>
            <w:r>
              <w:rPr>
                <w:noProof/>
                <w:webHidden/>
              </w:rPr>
              <w:instrText xml:space="preserve"> PAGEREF _Toc524383079 \h </w:instrText>
            </w:r>
            <w:r>
              <w:rPr>
                <w:noProof/>
                <w:webHidden/>
              </w:rPr>
            </w:r>
            <w:r>
              <w:rPr>
                <w:noProof/>
                <w:webHidden/>
              </w:rPr>
              <w:fldChar w:fldCharType="separate"/>
            </w:r>
            <w:r>
              <w:rPr>
                <w:noProof/>
                <w:webHidden/>
              </w:rPr>
              <w:t>151</w:t>
            </w:r>
            <w:r>
              <w:rPr>
                <w:noProof/>
                <w:webHidden/>
              </w:rPr>
              <w:fldChar w:fldCharType="end"/>
            </w:r>
          </w:hyperlink>
        </w:p>
        <w:p w:rsidR="00EE3582" w:rsidRDefault="00EE3582">
          <w:pPr>
            <w:pStyle w:val="31"/>
            <w:tabs>
              <w:tab w:val="right" w:leader="dot" w:pos="8296"/>
            </w:tabs>
            <w:rPr>
              <w:noProof/>
            </w:rPr>
          </w:pPr>
          <w:hyperlink w:anchor="_Toc524383080" w:history="1">
            <w:r w:rsidRPr="00592C3F">
              <w:rPr>
                <w:rStyle w:val="a3"/>
                <w:rFonts w:ascii="宋体" w:eastAsia="宋体" w:hAnsi="宋体"/>
                <w:noProof/>
              </w:rPr>
              <w:t>√-牛客网2018暑期多校1J-Different Integers</w:t>
            </w:r>
            <w:r>
              <w:rPr>
                <w:noProof/>
                <w:webHidden/>
              </w:rPr>
              <w:tab/>
            </w:r>
            <w:r>
              <w:rPr>
                <w:noProof/>
                <w:webHidden/>
              </w:rPr>
              <w:fldChar w:fldCharType="begin"/>
            </w:r>
            <w:r>
              <w:rPr>
                <w:noProof/>
                <w:webHidden/>
              </w:rPr>
              <w:instrText xml:space="preserve"> PAGEREF _Toc524383080 \h </w:instrText>
            </w:r>
            <w:r>
              <w:rPr>
                <w:noProof/>
                <w:webHidden/>
              </w:rPr>
            </w:r>
            <w:r>
              <w:rPr>
                <w:noProof/>
                <w:webHidden/>
              </w:rPr>
              <w:fldChar w:fldCharType="separate"/>
            </w:r>
            <w:r>
              <w:rPr>
                <w:noProof/>
                <w:webHidden/>
              </w:rPr>
              <w:t>154</w:t>
            </w:r>
            <w:r>
              <w:rPr>
                <w:noProof/>
                <w:webHidden/>
              </w:rPr>
              <w:fldChar w:fldCharType="end"/>
            </w:r>
          </w:hyperlink>
        </w:p>
        <w:p w:rsidR="00EE3582" w:rsidRDefault="00EE3582">
          <w:pPr>
            <w:pStyle w:val="31"/>
            <w:tabs>
              <w:tab w:val="right" w:leader="dot" w:pos="8296"/>
            </w:tabs>
            <w:rPr>
              <w:noProof/>
            </w:rPr>
          </w:pPr>
          <w:hyperlink w:anchor="_Toc524383081" w:history="1">
            <w:r w:rsidRPr="00592C3F">
              <w:rPr>
                <w:rStyle w:val="a3"/>
                <w:rFonts w:ascii="宋体" w:eastAsia="宋体" w:hAnsi="宋体"/>
                <w:noProof/>
              </w:rPr>
              <w:t>√-HDU-5861-2016多校10-铜牌</w:t>
            </w:r>
            <w:r>
              <w:rPr>
                <w:noProof/>
                <w:webHidden/>
              </w:rPr>
              <w:tab/>
            </w:r>
            <w:r>
              <w:rPr>
                <w:noProof/>
                <w:webHidden/>
              </w:rPr>
              <w:fldChar w:fldCharType="begin"/>
            </w:r>
            <w:r>
              <w:rPr>
                <w:noProof/>
                <w:webHidden/>
              </w:rPr>
              <w:instrText xml:space="preserve"> PAGEREF _Toc524383081 \h </w:instrText>
            </w:r>
            <w:r>
              <w:rPr>
                <w:noProof/>
                <w:webHidden/>
              </w:rPr>
            </w:r>
            <w:r>
              <w:rPr>
                <w:noProof/>
                <w:webHidden/>
              </w:rPr>
              <w:fldChar w:fldCharType="separate"/>
            </w:r>
            <w:r>
              <w:rPr>
                <w:noProof/>
                <w:webHidden/>
              </w:rPr>
              <w:t>156</w:t>
            </w:r>
            <w:r>
              <w:rPr>
                <w:noProof/>
                <w:webHidden/>
              </w:rPr>
              <w:fldChar w:fldCharType="end"/>
            </w:r>
          </w:hyperlink>
        </w:p>
        <w:p w:rsidR="00EE3582" w:rsidRDefault="00EE3582">
          <w:pPr>
            <w:pStyle w:val="21"/>
            <w:tabs>
              <w:tab w:val="right" w:leader="dot" w:pos="8296"/>
            </w:tabs>
            <w:rPr>
              <w:noProof/>
            </w:rPr>
          </w:pPr>
          <w:hyperlink w:anchor="_Toc524383082" w:history="1">
            <w:r w:rsidRPr="00592C3F">
              <w:rPr>
                <w:rStyle w:val="a3"/>
                <w:rFonts w:ascii="宋体" w:eastAsia="宋体" w:hAnsi="宋体"/>
                <w:noProof/>
              </w:rPr>
              <w:t>树状数组</w:t>
            </w:r>
            <w:r>
              <w:rPr>
                <w:noProof/>
                <w:webHidden/>
              </w:rPr>
              <w:tab/>
            </w:r>
            <w:r>
              <w:rPr>
                <w:noProof/>
                <w:webHidden/>
              </w:rPr>
              <w:fldChar w:fldCharType="begin"/>
            </w:r>
            <w:r>
              <w:rPr>
                <w:noProof/>
                <w:webHidden/>
              </w:rPr>
              <w:instrText xml:space="preserve"> PAGEREF _Toc524383082 \h </w:instrText>
            </w:r>
            <w:r>
              <w:rPr>
                <w:noProof/>
                <w:webHidden/>
              </w:rPr>
            </w:r>
            <w:r>
              <w:rPr>
                <w:noProof/>
                <w:webHidden/>
              </w:rPr>
              <w:fldChar w:fldCharType="separate"/>
            </w:r>
            <w:r>
              <w:rPr>
                <w:noProof/>
                <w:webHidden/>
              </w:rPr>
              <w:t>159</w:t>
            </w:r>
            <w:r>
              <w:rPr>
                <w:noProof/>
                <w:webHidden/>
              </w:rPr>
              <w:fldChar w:fldCharType="end"/>
            </w:r>
          </w:hyperlink>
        </w:p>
        <w:p w:rsidR="00EE3582" w:rsidRDefault="00EE3582">
          <w:pPr>
            <w:pStyle w:val="21"/>
            <w:tabs>
              <w:tab w:val="right" w:leader="dot" w:pos="8296"/>
            </w:tabs>
            <w:rPr>
              <w:noProof/>
            </w:rPr>
          </w:pPr>
          <w:hyperlink w:anchor="_Toc524383083" w:history="1">
            <w:r w:rsidRPr="00592C3F">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_Toc524383083 \h </w:instrText>
            </w:r>
            <w:r>
              <w:rPr>
                <w:noProof/>
                <w:webHidden/>
              </w:rPr>
            </w:r>
            <w:r>
              <w:rPr>
                <w:noProof/>
                <w:webHidden/>
              </w:rPr>
              <w:fldChar w:fldCharType="separate"/>
            </w:r>
            <w:r>
              <w:rPr>
                <w:noProof/>
                <w:webHidden/>
              </w:rPr>
              <w:t>160</w:t>
            </w:r>
            <w:r>
              <w:rPr>
                <w:noProof/>
                <w:webHidden/>
              </w:rPr>
              <w:fldChar w:fldCharType="end"/>
            </w:r>
          </w:hyperlink>
        </w:p>
        <w:p w:rsidR="00EE3582" w:rsidRDefault="00EE3582">
          <w:pPr>
            <w:pStyle w:val="31"/>
            <w:tabs>
              <w:tab w:val="right" w:leader="dot" w:pos="8296"/>
            </w:tabs>
            <w:rPr>
              <w:noProof/>
            </w:rPr>
          </w:pPr>
          <w:hyperlink w:anchor="_Toc524383084" w:history="1">
            <w:r w:rsidRPr="00592C3F">
              <w:rPr>
                <w:rStyle w:val="a3"/>
                <w:rFonts w:ascii="宋体" w:eastAsia="宋体" w:hAnsi="宋体"/>
                <w:noProof/>
              </w:rPr>
              <w:t>题库</w:t>
            </w:r>
            <w:r>
              <w:rPr>
                <w:noProof/>
                <w:webHidden/>
              </w:rPr>
              <w:tab/>
            </w:r>
            <w:r>
              <w:rPr>
                <w:noProof/>
                <w:webHidden/>
              </w:rPr>
              <w:fldChar w:fldCharType="begin"/>
            </w:r>
            <w:r>
              <w:rPr>
                <w:noProof/>
                <w:webHidden/>
              </w:rPr>
              <w:instrText xml:space="preserve"> PAGEREF _Toc524383084 \h </w:instrText>
            </w:r>
            <w:r>
              <w:rPr>
                <w:noProof/>
                <w:webHidden/>
              </w:rPr>
            </w:r>
            <w:r>
              <w:rPr>
                <w:noProof/>
                <w:webHidden/>
              </w:rPr>
              <w:fldChar w:fldCharType="separate"/>
            </w:r>
            <w:r>
              <w:rPr>
                <w:noProof/>
                <w:webHidden/>
              </w:rPr>
              <w:t>160</w:t>
            </w:r>
            <w:r>
              <w:rPr>
                <w:noProof/>
                <w:webHidden/>
              </w:rPr>
              <w:fldChar w:fldCharType="end"/>
            </w:r>
          </w:hyperlink>
        </w:p>
        <w:p w:rsidR="00EE3582" w:rsidRDefault="00EE3582">
          <w:pPr>
            <w:pStyle w:val="21"/>
            <w:tabs>
              <w:tab w:val="right" w:leader="dot" w:pos="8296"/>
            </w:tabs>
            <w:rPr>
              <w:noProof/>
            </w:rPr>
          </w:pPr>
          <w:hyperlink w:anchor="_Toc524383085" w:history="1">
            <w:r w:rsidRPr="00592C3F">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_Toc524383085 \h </w:instrText>
            </w:r>
            <w:r>
              <w:rPr>
                <w:noProof/>
                <w:webHidden/>
              </w:rPr>
            </w:r>
            <w:r>
              <w:rPr>
                <w:noProof/>
                <w:webHidden/>
              </w:rPr>
              <w:fldChar w:fldCharType="separate"/>
            </w:r>
            <w:r>
              <w:rPr>
                <w:noProof/>
                <w:webHidden/>
              </w:rPr>
              <w:t>160</w:t>
            </w:r>
            <w:r>
              <w:rPr>
                <w:noProof/>
                <w:webHidden/>
              </w:rPr>
              <w:fldChar w:fldCharType="end"/>
            </w:r>
          </w:hyperlink>
        </w:p>
        <w:p w:rsidR="00EE3582" w:rsidRDefault="00EE3582">
          <w:pPr>
            <w:pStyle w:val="31"/>
            <w:tabs>
              <w:tab w:val="right" w:leader="dot" w:pos="8296"/>
            </w:tabs>
            <w:rPr>
              <w:noProof/>
            </w:rPr>
          </w:pPr>
          <w:hyperlink w:anchor="_Toc524383086" w:history="1">
            <w:r w:rsidRPr="00592C3F">
              <w:rPr>
                <w:rStyle w:val="a3"/>
                <w:rFonts w:ascii="宋体" w:eastAsia="宋体" w:hAnsi="宋体"/>
                <w:noProof/>
              </w:rPr>
              <w:t>牛客网2018暑期多校第1场J-Differenct Numbers</w:t>
            </w:r>
            <w:r>
              <w:rPr>
                <w:noProof/>
                <w:webHidden/>
              </w:rPr>
              <w:tab/>
            </w:r>
            <w:r>
              <w:rPr>
                <w:noProof/>
                <w:webHidden/>
              </w:rPr>
              <w:fldChar w:fldCharType="begin"/>
            </w:r>
            <w:r>
              <w:rPr>
                <w:noProof/>
                <w:webHidden/>
              </w:rPr>
              <w:instrText xml:space="preserve"> PAGEREF _Toc524383086 \h </w:instrText>
            </w:r>
            <w:r>
              <w:rPr>
                <w:noProof/>
                <w:webHidden/>
              </w:rPr>
            </w:r>
            <w:r>
              <w:rPr>
                <w:noProof/>
                <w:webHidden/>
              </w:rPr>
              <w:fldChar w:fldCharType="separate"/>
            </w:r>
            <w:r>
              <w:rPr>
                <w:noProof/>
                <w:webHidden/>
              </w:rPr>
              <w:t>161</w:t>
            </w:r>
            <w:r>
              <w:rPr>
                <w:noProof/>
                <w:webHidden/>
              </w:rPr>
              <w:fldChar w:fldCharType="end"/>
            </w:r>
          </w:hyperlink>
        </w:p>
        <w:p w:rsidR="00EE3582" w:rsidRDefault="00EE3582">
          <w:pPr>
            <w:pStyle w:val="31"/>
            <w:tabs>
              <w:tab w:val="right" w:leader="dot" w:pos="8296"/>
            </w:tabs>
            <w:rPr>
              <w:noProof/>
            </w:rPr>
          </w:pPr>
          <w:hyperlink w:anchor="_Toc524383087" w:history="1">
            <w:r w:rsidRPr="00592C3F">
              <w:rPr>
                <w:rStyle w:val="a3"/>
                <w:rFonts w:ascii="宋体" w:eastAsia="宋体" w:hAnsi="宋体"/>
                <w:noProof/>
              </w:rPr>
              <w:t>题库</w:t>
            </w:r>
            <w:r>
              <w:rPr>
                <w:noProof/>
                <w:webHidden/>
              </w:rPr>
              <w:tab/>
            </w:r>
            <w:r>
              <w:rPr>
                <w:noProof/>
                <w:webHidden/>
              </w:rPr>
              <w:fldChar w:fldCharType="begin"/>
            </w:r>
            <w:r>
              <w:rPr>
                <w:noProof/>
                <w:webHidden/>
              </w:rPr>
              <w:instrText xml:space="preserve"> PAGEREF _Toc524383087 \h </w:instrText>
            </w:r>
            <w:r>
              <w:rPr>
                <w:noProof/>
                <w:webHidden/>
              </w:rPr>
            </w:r>
            <w:r>
              <w:rPr>
                <w:noProof/>
                <w:webHidden/>
              </w:rPr>
              <w:fldChar w:fldCharType="separate"/>
            </w:r>
            <w:r>
              <w:rPr>
                <w:noProof/>
                <w:webHidden/>
              </w:rPr>
              <w:t>162</w:t>
            </w:r>
            <w:r>
              <w:rPr>
                <w:noProof/>
                <w:webHidden/>
              </w:rPr>
              <w:fldChar w:fldCharType="end"/>
            </w:r>
          </w:hyperlink>
        </w:p>
        <w:p w:rsidR="00EE3582" w:rsidRDefault="00EE3582">
          <w:pPr>
            <w:pStyle w:val="21"/>
            <w:tabs>
              <w:tab w:val="right" w:leader="dot" w:pos="8296"/>
            </w:tabs>
            <w:rPr>
              <w:noProof/>
            </w:rPr>
          </w:pPr>
          <w:hyperlink w:anchor="_Toc524383088" w:history="1">
            <w:r w:rsidRPr="00592C3F">
              <w:rPr>
                <w:rStyle w:val="a3"/>
                <w:rFonts w:ascii="宋体" w:eastAsia="宋体" w:hAnsi="宋体"/>
                <w:noProof/>
              </w:rPr>
              <w:t>ST表（Sparse Table）</w:t>
            </w:r>
            <w:r>
              <w:rPr>
                <w:noProof/>
                <w:webHidden/>
              </w:rPr>
              <w:tab/>
            </w:r>
            <w:r>
              <w:rPr>
                <w:noProof/>
                <w:webHidden/>
              </w:rPr>
              <w:fldChar w:fldCharType="begin"/>
            </w:r>
            <w:r>
              <w:rPr>
                <w:noProof/>
                <w:webHidden/>
              </w:rPr>
              <w:instrText xml:space="preserve"> PAGEREF _Toc524383088 \h </w:instrText>
            </w:r>
            <w:r>
              <w:rPr>
                <w:noProof/>
                <w:webHidden/>
              </w:rPr>
            </w:r>
            <w:r>
              <w:rPr>
                <w:noProof/>
                <w:webHidden/>
              </w:rPr>
              <w:fldChar w:fldCharType="separate"/>
            </w:r>
            <w:r>
              <w:rPr>
                <w:noProof/>
                <w:webHidden/>
              </w:rPr>
              <w:t>162</w:t>
            </w:r>
            <w:r>
              <w:rPr>
                <w:noProof/>
                <w:webHidden/>
              </w:rPr>
              <w:fldChar w:fldCharType="end"/>
            </w:r>
          </w:hyperlink>
        </w:p>
        <w:p w:rsidR="00EE3582" w:rsidRDefault="00EE3582">
          <w:pPr>
            <w:pStyle w:val="31"/>
            <w:tabs>
              <w:tab w:val="right" w:leader="dot" w:pos="8296"/>
            </w:tabs>
            <w:rPr>
              <w:noProof/>
            </w:rPr>
          </w:pPr>
          <w:hyperlink w:anchor="_Toc524383089" w:history="1">
            <w:r w:rsidRPr="00592C3F">
              <w:rPr>
                <w:rStyle w:val="a3"/>
                <w:rFonts w:ascii="宋体" w:eastAsia="宋体" w:hAnsi="宋体"/>
                <w:noProof/>
              </w:rPr>
              <w:t>ST表与线段树</w:t>
            </w:r>
            <w:r>
              <w:rPr>
                <w:noProof/>
                <w:webHidden/>
              </w:rPr>
              <w:tab/>
            </w:r>
            <w:r>
              <w:rPr>
                <w:noProof/>
                <w:webHidden/>
              </w:rPr>
              <w:fldChar w:fldCharType="begin"/>
            </w:r>
            <w:r>
              <w:rPr>
                <w:noProof/>
                <w:webHidden/>
              </w:rPr>
              <w:instrText xml:space="preserve"> PAGEREF _Toc524383089 \h </w:instrText>
            </w:r>
            <w:r>
              <w:rPr>
                <w:noProof/>
                <w:webHidden/>
              </w:rPr>
            </w:r>
            <w:r>
              <w:rPr>
                <w:noProof/>
                <w:webHidden/>
              </w:rPr>
              <w:fldChar w:fldCharType="separate"/>
            </w:r>
            <w:r>
              <w:rPr>
                <w:noProof/>
                <w:webHidden/>
              </w:rPr>
              <w:t>163</w:t>
            </w:r>
            <w:r>
              <w:rPr>
                <w:noProof/>
                <w:webHidden/>
              </w:rPr>
              <w:fldChar w:fldCharType="end"/>
            </w:r>
          </w:hyperlink>
        </w:p>
        <w:p w:rsidR="00EE3582" w:rsidRDefault="00EE3582">
          <w:pPr>
            <w:pStyle w:val="31"/>
            <w:tabs>
              <w:tab w:val="right" w:leader="dot" w:pos="8296"/>
            </w:tabs>
            <w:rPr>
              <w:noProof/>
            </w:rPr>
          </w:pPr>
          <w:hyperlink w:anchor="_Toc524383090" w:history="1">
            <w:r w:rsidRPr="00592C3F">
              <w:rPr>
                <w:rStyle w:val="a3"/>
                <w:rFonts w:ascii="宋体" w:eastAsia="宋体" w:hAnsi="宋体"/>
                <w:noProof/>
              </w:rPr>
              <w:t>题库</w:t>
            </w:r>
            <w:r>
              <w:rPr>
                <w:noProof/>
                <w:webHidden/>
              </w:rPr>
              <w:tab/>
            </w:r>
            <w:r>
              <w:rPr>
                <w:noProof/>
                <w:webHidden/>
              </w:rPr>
              <w:fldChar w:fldCharType="begin"/>
            </w:r>
            <w:r>
              <w:rPr>
                <w:noProof/>
                <w:webHidden/>
              </w:rPr>
              <w:instrText xml:space="preserve"> PAGEREF _Toc524383090 \h </w:instrText>
            </w:r>
            <w:r>
              <w:rPr>
                <w:noProof/>
                <w:webHidden/>
              </w:rPr>
            </w:r>
            <w:r>
              <w:rPr>
                <w:noProof/>
                <w:webHidden/>
              </w:rPr>
              <w:fldChar w:fldCharType="separate"/>
            </w:r>
            <w:r>
              <w:rPr>
                <w:noProof/>
                <w:webHidden/>
              </w:rPr>
              <w:t>163</w:t>
            </w:r>
            <w:r>
              <w:rPr>
                <w:noProof/>
                <w:webHidden/>
              </w:rPr>
              <w:fldChar w:fldCharType="end"/>
            </w:r>
          </w:hyperlink>
        </w:p>
        <w:p w:rsidR="00EE3582" w:rsidRDefault="00EE3582">
          <w:pPr>
            <w:pStyle w:val="21"/>
            <w:tabs>
              <w:tab w:val="right" w:leader="dot" w:pos="8296"/>
            </w:tabs>
            <w:rPr>
              <w:noProof/>
            </w:rPr>
          </w:pPr>
          <w:hyperlink w:anchor="_Toc524383091" w:history="1">
            <w:r w:rsidRPr="00592C3F">
              <w:rPr>
                <w:rStyle w:val="a3"/>
                <w:rFonts w:ascii="宋体" w:eastAsia="宋体" w:hAnsi="宋体"/>
                <w:noProof/>
              </w:rPr>
              <w:t>主席树</w:t>
            </w:r>
            <w:r>
              <w:rPr>
                <w:noProof/>
                <w:webHidden/>
              </w:rPr>
              <w:tab/>
            </w:r>
            <w:r>
              <w:rPr>
                <w:noProof/>
                <w:webHidden/>
              </w:rPr>
              <w:fldChar w:fldCharType="begin"/>
            </w:r>
            <w:r>
              <w:rPr>
                <w:noProof/>
                <w:webHidden/>
              </w:rPr>
              <w:instrText xml:space="preserve"> PAGEREF _Toc524383091 \h </w:instrText>
            </w:r>
            <w:r>
              <w:rPr>
                <w:noProof/>
                <w:webHidden/>
              </w:rPr>
            </w:r>
            <w:r>
              <w:rPr>
                <w:noProof/>
                <w:webHidden/>
              </w:rPr>
              <w:fldChar w:fldCharType="separate"/>
            </w:r>
            <w:r>
              <w:rPr>
                <w:noProof/>
                <w:webHidden/>
              </w:rPr>
              <w:t>163</w:t>
            </w:r>
            <w:r>
              <w:rPr>
                <w:noProof/>
                <w:webHidden/>
              </w:rPr>
              <w:fldChar w:fldCharType="end"/>
            </w:r>
          </w:hyperlink>
        </w:p>
        <w:p w:rsidR="00EE3582" w:rsidRDefault="00EE3582">
          <w:pPr>
            <w:pStyle w:val="11"/>
            <w:tabs>
              <w:tab w:val="right" w:leader="dot" w:pos="8296"/>
            </w:tabs>
            <w:rPr>
              <w:noProof/>
            </w:rPr>
          </w:pPr>
          <w:hyperlink w:anchor="_Toc524383092" w:history="1">
            <w:r w:rsidRPr="00592C3F">
              <w:rPr>
                <w:rStyle w:val="a3"/>
                <w:rFonts w:ascii="宋体" w:eastAsia="宋体" w:hAnsi="宋体"/>
                <w:noProof/>
              </w:rPr>
              <w:t>七、数学</w:t>
            </w:r>
            <w:r>
              <w:rPr>
                <w:noProof/>
                <w:webHidden/>
              </w:rPr>
              <w:tab/>
            </w:r>
            <w:r>
              <w:rPr>
                <w:noProof/>
                <w:webHidden/>
              </w:rPr>
              <w:fldChar w:fldCharType="begin"/>
            </w:r>
            <w:r>
              <w:rPr>
                <w:noProof/>
                <w:webHidden/>
              </w:rPr>
              <w:instrText xml:space="preserve"> PAGEREF _Toc524383092 \h </w:instrText>
            </w:r>
            <w:r>
              <w:rPr>
                <w:noProof/>
                <w:webHidden/>
              </w:rPr>
            </w:r>
            <w:r>
              <w:rPr>
                <w:noProof/>
                <w:webHidden/>
              </w:rPr>
              <w:fldChar w:fldCharType="separate"/>
            </w:r>
            <w:r>
              <w:rPr>
                <w:noProof/>
                <w:webHidden/>
              </w:rPr>
              <w:t>163</w:t>
            </w:r>
            <w:r>
              <w:rPr>
                <w:noProof/>
                <w:webHidden/>
              </w:rPr>
              <w:fldChar w:fldCharType="end"/>
            </w:r>
          </w:hyperlink>
        </w:p>
        <w:p w:rsidR="00EE3582" w:rsidRDefault="00EE3582">
          <w:pPr>
            <w:pStyle w:val="21"/>
            <w:tabs>
              <w:tab w:val="right" w:leader="dot" w:pos="8296"/>
            </w:tabs>
            <w:rPr>
              <w:noProof/>
            </w:rPr>
          </w:pPr>
          <w:hyperlink w:anchor="_Toc524383093" w:history="1">
            <w:r w:rsidRPr="00592C3F">
              <w:rPr>
                <w:rStyle w:val="a3"/>
                <w:rFonts w:ascii="宋体" w:eastAsia="宋体" w:hAnsi="宋体"/>
                <w:noProof/>
              </w:rPr>
              <w:t>补题</w:t>
            </w:r>
            <w:r>
              <w:rPr>
                <w:noProof/>
                <w:webHidden/>
              </w:rPr>
              <w:tab/>
            </w:r>
            <w:r>
              <w:rPr>
                <w:noProof/>
                <w:webHidden/>
              </w:rPr>
              <w:fldChar w:fldCharType="begin"/>
            </w:r>
            <w:r>
              <w:rPr>
                <w:noProof/>
                <w:webHidden/>
              </w:rPr>
              <w:instrText xml:space="preserve"> PAGEREF _Toc524383093 \h </w:instrText>
            </w:r>
            <w:r>
              <w:rPr>
                <w:noProof/>
                <w:webHidden/>
              </w:rPr>
            </w:r>
            <w:r>
              <w:rPr>
                <w:noProof/>
                <w:webHidden/>
              </w:rPr>
              <w:fldChar w:fldCharType="separate"/>
            </w:r>
            <w:r>
              <w:rPr>
                <w:noProof/>
                <w:webHidden/>
              </w:rPr>
              <w:t>163</w:t>
            </w:r>
            <w:r>
              <w:rPr>
                <w:noProof/>
                <w:webHidden/>
              </w:rPr>
              <w:fldChar w:fldCharType="end"/>
            </w:r>
          </w:hyperlink>
        </w:p>
        <w:p w:rsidR="00EE3582" w:rsidRDefault="00EE3582">
          <w:pPr>
            <w:pStyle w:val="31"/>
            <w:tabs>
              <w:tab w:val="right" w:leader="dot" w:pos="8296"/>
            </w:tabs>
            <w:rPr>
              <w:noProof/>
            </w:rPr>
          </w:pPr>
          <w:hyperlink w:anchor="_Toc524383094" w:history="1">
            <w:r w:rsidRPr="00592C3F">
              <w:rPr>
                <w:rStyle w:val="a3"/>
                <w:rFonts w:ascii="宋体" w:eastAsia="宋体" w:hAnsi="宋体"/>
                <w:noProof/>
              </w:rPr>
              <w:t>银牌题-前置：凸包/随机化算法</w:t>
            </w:r>
            <w:r>
              <w:rPr>
                <w:noProof/>
                <w:webHidden/>
              </w:rPr>
              <w:tab/>
            </w:r>
            <w:r>
              <w:rPr>
                <w:noProof/>
                <w:webHidden/>
              </w:rPr>
              <w:fldChar w:fldCharType="begin"/>
            </w:r>
            <w:r>
              <w:rPr>
                <w:noProof/>
                <w:webHidden/>
              </w:rPr>
              <w:instrText xml:space="preserve"> PAGEREF _Toc524383094 \h </w:instrText>
            </w:r>
            <w:r>
              <w:rPr>
                <w:noProof/>
                <w:webHidden/>
              </w:rPr>
            </w:r>
            <w:r>
              <w:rPr>
                <w:noProof/>
                <w:webHidden/>
              </w:rPr>
              <w:fldChar w:fldCharType="separate"/>
            </w:r>
            <w:r>
              <w:rPr>
                <w:noProof/>
                <w:webHidden/>
              </w:rPr>
              <w:t>163</w:t>
            </w:r>
            <w:r>
              <w:rPr>
                <w:noProof/>
                <w:webHidden/>
              </w:rPr>
              <w:fldChar w:fldCharType="end"/>
            </w:r>
          </w:hyperlink>
        </w:p>
        <w:p w:rsidR="00EE3582" w:rsidRDefault="00EE3582">
          <w:pPr>
            <w:pStyle w:val="31"/>
            <w:tabs>
              <w:tab w:val="right" w:leader="dot" w:pos="8296"/>
            </w:tabs>
            <w:rPr>
              <w:noProof/>
            </w:rPr>
          </w:pPr>
          <w:hyperlink w:anchor="_Toc524383095" w:history="1">
            <w:r w:rsidRPr="00592C3F">
              <w:rPr>
                <w:rStyle w:val="a3"/>
                <w:rFonts w:ascii="宋体" w:eastAsia="宋体" w:hAnsi="宋体"/>
                <w:noProof/>
              </w:rPr>
              <w:t>银牌题-前置：指数循环节问题/扩展欧拉定理</w:t>
            </w:r>
            <w:r>
              <w:rPr>
                <w:noProof/>
                <w:webHidden/>
              </w:rPr>
              <w:tab/>
            </w:r>
            <w:r>
              <w:rPr>
                <w:noProof/>
                <w:webHidden/>
              </w:rPr>
              <w:fldChar w:fldCharType="begin"/>
            </w:r>
            <w:r>
              <w:rPr>
                <w:noProof/>
                <w:webHidden/>
              </w:rPr>
              <w:instrText xml:space="preserve"> PAGEREF _Toc524383095 \h </w:instrText>
            </w:r>
            <w:r>
              <w:rPr>
                <w:noProof/>
                <w:webHidden/>
              </w:rPr>
            </w:r>
            <w:r>
              <w:rPr>
                <w:noProof/>
                <w:webHidden/>
              </w:rPr>
              <w:fldChar w:fldCharType="separate"/>
            </w:r>
            <w:r>
              <w:rPr>
                <w:noProof/>
                <w:webHidden/>
              </w:rPr>
              <w:t>163</w:t>
            </w:r>
            <w:r>
              <w:rPr>
                <w:noProof/>
                <w:webHidden/>
              </w:rPr>
              <w:fldChar w:fldCharType="end"/>
            </w:r>
          </w:hyperlink>
        </w:p>
        <w:p w:rsidR="00EE3582" w:rsidRDefault="00EE3582">
          <w:pPr>
            <w:pStyle w:val="31"/>
            <w:tabs>
              <w:tab w:val="right" w:leader="dot" w:pos="8296"/>
            </w:tabs>
            <w:rPr>
              <w:noProof/>
            </w:rPr>
          </w:pPr>
          <w:hyperlink w:anchor="_Toc524383096" w:history="1">
            <w:r w:rsidRPr="00592C3F">
              <w:rPr>
                <w:rStyle w:val="a3"/>
                <w:rFonts w:ascii="宋体" w:eastAsia="宋体" w:hAnsi="宋体"/>
                <w:noProof/>
              </w:rPr>
              <w:t>铜牌题-前置：凸包</w:t>
            </w:r>
            <w:r>
              <w:rPr>
                <w:noProof/>
                <w:webHidden/>
              </w:rPr>
              <w:tab/>
            </w:r>
            <w:r>
              <w:rPr>
                <w:noProof/>
                <w:webHidden/>
              </w:rPr>
              <w:fldChar w:fldCharType="begin"/>
            </w:r>
            <w:r>
              <w:rPr>
                <w:noProof/>
                <w:webHidden/>
              </w:rPr>
              <w:instrText xml:space="preserve"> PAGEREF _Toc524383096 \h </w:instrText>
            </w:r>
            <w:r>
              <w:rPr>
                <w:noProof/>
                <w:webHidden/>
              </w:rPr>
            </w:r>
            <w:r>
              <w:rPr>
                <w:noProof/>
                <w:webHidden/>
              </w:rPr>
              <w:fldChar w:fldCharType="separate"/>
            </w:r>
            <w:r>
              <w:rPr>
                <w:noProof/>
                <w:webHidden/>
              </w:rPr>
              <w:t>168</w:t>
            </w:r>
            <w:r>
              <w:rPr>
                <w:noProof/>
                <w:webHidden/>
              </w:rPr>
              <w:fldChar w:fldCharType="end"/>
            </w:r>
          </w:hyperlink>
        </w:p>
        <w:p w:rsidR="00EE3582" w:rsidRDefault="00EE3582">
          <w:pPr>
            <w:pStyle w:val="31"/>
            <w:tabs>
              <w:tab w:val="right" w:leader="dot" w:pos="8296"/>
            </w:tabs>
            <w:rPr>
              <w:noProof/>
            </w:rPr>
          </w:pPr>
          <w:hyperlink w:anchor="_Toc524383097"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_Toc524383097 \h </w:instrText>
            </w:r>
            <w:r>
              <w:rPr>
                <w:noProof/>
                <w:webHidden/>
              </w:rPr>
            </w:r>
            <w:r>
              <w:rPr>
                <w:noProof/>
                <w:webHidden/>
              </w:rPr>
              <w:fldChar w:fldCharType="separate"/>
            </w:r>
            <w:r>
              <w:rPr>
                <w:noProof/>
                <w:webHidden/>
              </w:rPr>
              <w:t>168</w:t>
            </w:r>
            <w:r>
              <w:rPr>
                <w:noProof/>
                <w:webHidden/>
              </w:rPr>
              <w:fldChar w:fldCharType="end"/>
            </w:r>
          </w:hyperlink>
        </w:p>
        <w:p w:rsidR="00EE3582" w:rsidRDefault="00EE3582">
          <w:pPr>
            <w:pStyle w:val="31"/>
            <w:tabs>
              <w:tab w:val="right" w:leader="dot" w:pos="8296"/>
            </w:tabs>
            <w:rPr>
              <w:noProof/>
            </w:rPr>
          </w:pPr>
          <w:hyperlink w:anchor="_Toc524383098"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_Toc524383098 \h </w:instrText>
            </w:r>
            <w:r>
              <w:rPr>
                <w:noProof/>
                <w:webHidden/>
              </w:rPr>
            </w:r>
            <w:r>
              <w:rPr>
                <w:noProof/>
                <w:webHidden/>
              </w:rPr>
              <w:fldChar w:fldCharType="separate"/>
            </w:r>
            <w:r>
              <w:rPr>
                <w:noProof/>
                <w:webHidden/>
              </w:rPr>
              <w:t>168</w:t>
            </w:r>
            <w:r>
              <w:rPr>
                <w:noProof/>
                <w:webHidden/>
              </w:rPr>
              <w:fldChar w:fldCharType="end"/>
            </w:r>
          </w:hyperlink>
        </w:p>
        <w:p w:rsidR="00EE3582" w:rsidRDefault="00EE3582">
          <w:pPr>
            <w:pStyle w:val="31"/>
            <w:tabs>
              <w:tab w:val="right" w:leader="dot" w:pos="8296"/>
            </w:tabs>
            <w:rPr>
              <w:noProof/>
            </w:rPr>
          </w:pPr>
          <w:hyperlink w:anchor="_Toc524383099"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_Toc524383099 \h </w:instrText>
            </w:r>
            <w:r>
              <w:rPr>
                <w:noProof/>
                <w:webHidden/>
              </w:rPr>
            </w:r>
            <w:r>
              <w:rPr>
                <w:noProof/>
                <w:webHidden/>
              </w:rPr>
              <w:fldChar w:fldCharType="separate"/>
            </w:r>
            <w:r>
              <w:rPr>
                <w:noProof/>
                <w:webHidden/>
              </w:rPr>
              <w:t>168</w:t>
            </w:r>
            <w:r>
              <w:rPr>
                <w:noProof/>
                <w:webHidden/>
              </w:rPr>
              <w:fldChar w:fldCharType="end"/>
            </w:r>
          </w:hyperlink>
        </w:p>
        <w:p w:rsidR="00EE3582" w:rsidRDefault="00EE3582">
          <w:pPr>
            <w:pStyle w:val="31"/>
            <w:tabs>
              <w:tab w:val="right" w:leader="dot" w:pos="8296"/>
            </w:tabs>
            <w:rPr>
              <w:noProof/>
            </w:rPr>
          </w:pPr>
          <w:hyperlink w:anchor="_Toc524383100"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_Toc524383100 \h </w:instrText>
            </w:r>
            <w:r>
              <w:rPr>
                <w:noProof/>
                <w:webHidden/>
              </w:rPr>
            </w:r>
            <w:r>
              <w:rPr>
                <w:noProof/>
                <w:webHidden/>
              </w:rPr>
              <w:fldChar w:fldCharType="separate"/>
            </w:r>
            <w:r>
              <w:rPr>
                <w:noProof/>
                <w:webHidden/>
              </w:rPr>
              <w:t>169</w:t>
            </w:r>
            <w:r>
              <w:rPr>
                <w:noProof/>
                <w:webHidden/>
              </w:rPr>
              <w:fldChar w:fldCharType="end"/>
            </w:r>
          </w:hyperlink>
        </w:p>
        <w:p w:rsidR="00EE3582" w:rsidRDefault="00EE3582">
          <w:pPr>
            <w:pStyle w:val="31"/>
            <w:tabs>
              <w:tab w:val="right" w:leader="dot" w:pos="8296"/>
            </w:tabs>
            <w:rPr>
              <w:noProof/>
            </w:rPr>
          </w:pPr>
          <w:hyperlink w:anchor="_Toc524383101"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_Toc524383101 \h </w:instrText>
            </w:r>
            <w:r>
              <w:rPr>
                <w:noProof/>
                <w:webHidden/>
              </w:rPr>
            </w:r>
            <w:r>
              <w:rPr>
                <w:noProof/>
                <w:webHidden/>
              </w:rPr>
              <w:fldChar w:fldCharType="separate"/>
            </w:r>
            <w:r>
              <w:rPr>
                <w:noProof/>
                <w:webHidden/>
              </w:rPr>
              <w:t>169</w:t>
            </w:r>
            <w:r>
              <w:rPr>
                <w:noProof/>
                <w:webHidden/>
              </w:rPr>
              <w:fldChar w:fldCharType="end"/>
            </w:r>
          </w:hyperlink>
        </w:p>
        <w:p w:rsidR="00EE3582" w:rsidRDefault="00EE3582">
          <w:pPr>
            <w:pStyle w:val="31"/>
            <w:tabs>
              <w:tab w:val="right" w:leader="dot" w:pos="8296"/>
            </w:tabs>
            <w:rPr>
              <w:noProof/>
            </w:rPr>
          </w:pPr>
          <w:hyperlink w:anchor="_Toc524383102" w:history="1">
            <w:r w:rsidRPr="00592C3F">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_Toc524383102 \h </w:instrText>
            </w:r>
            <w:r>
              <w:rPr>
                <w:noProof/>
                <w:webHidden/>
              </w:rPr>
            </w:r>
            <w:r>
              <w:rPr>
                <w:noProof/>
                <w:webHidden/>
              </w:rPr>
              <w:fldChar w:fldCharType="separate"/>
            </w:r>
            <w:r>
              <w:rPr>
                <w:noProof/>
                <w:webHidden/>
              </w:rPr>
              <w:t>169</w:t>
            </w:r>
            <w:r>
              <w:rPr>
                <w:noProof/>
                <w:webHidden/>
              </w:rPr>
              <w:fldChar w:fldCharType="end"/>
            </w:r>
          </w:hyperlink>
        </w:p>
        <w:p w:rsidR="00EE3582" w:rsidRDefault="00EE3582">
          <w:pPr>
            <w:pStyle w:val="31"/>
            <w:tabs>
              <w:tab w:val="right" w:leader="dot" w:pos="8296"/>
            </w:tabs>
            <w:rPr>
              <w:noProof/>
            </w:rPr>
          </w:pPr>
          <w:hyperlink w:anchor="_Toc524383103" w:history="1">
            <w:r w:rsidRPr="00592C3F">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_Toc524383103 \h </w:instrText>
            </w:r>
            <w:r>
              <w:rPr>
                <w:noProof/>
                <w:webHidden/>
              </w:rPr>
            </w:r>
            <w:r>
              <w:rPr>
                <w:noProof/>
                <w:webHidden/>
              </w:rPr>
              <w:fldChar w:fldCharType="separate"/>
            </w:r>
            <w:r>
              <w:rPr>
                <w:noProof/>
                <w:webHidden/>
              </w:rPr>
              <w:t>169</w:t>
            </w:r>
            <w:r>
              <w:rPr>
                <w:noProof/>
                <w:webHidden/>
              </w:rPr>
              <w:fldChar w:fldCharType="end"/>
            </w:r>
          </w:hyperlink>
        </w:p>
        <w:p w:rsidR="00EE3582" w:rsidRDefault="00EE3582">
          <w:pPr>
            <w:pStyle w:val="31"/>
            <w:tabs>
              <w:tab w:val="right" w:leader="dot" w:pos="8296"/>
            </w:tabs>
            <w:rPr>
              <w:noProof/>
            </w:rPr>
          </w:pPr>
          <w:hyperlink w:anchor="_Toc524383104" w:history="1">
            <w:r w:rsidRPr="00592C3F">
              <w:rPr>
                <w:rStyle w:val="a3"/>
                <w:rFonts w:ascii="宋体" w:eastAsia="宋体" w:hAnsi="宋体"/>
                <w:noProof/>
              </w:rPr>
              <w:t>金牌题-前置：莫比乌斯反演/伯努利数/卷积/NTT</w:t>
            </w:r>
            <w:r>
              <w:rPr>
                <w:noProof/>
                <w:webHidden/>
              </w:rPr>
              <w:tab/>
            </w:r>
            <w:r>
              <w:rPr>
                <w:noProof/>
                <w:webHidden/>
              </w:rPr>
              <w:fldChar w:fldCharType="begin"/>
            </w:r>
            <w:r>
              <w:rPr>
                <w:noProof/>
                <w:webHidden/>
              </w:rPr>
              <w:instrText xml:space="preserve"> PAGEREF _Toc524383104 \h </w:instrText>
            </w:r>
            <w:r>
              <w:rPr>
                <w:noProof/>
                <w:webHidden/>
              </w:rPr>
            </w:r>
            <w:r>
              <w:rPr>
                <w:noProof/>
                <w:webHidden/>
              </w:rPr>
              <w:fldChar w:fldCharType="separate"/>
            </w:r>
            <w:r>
              <w:rPr>
                <w:noProof/>
                <w:webHidden/>
              </w:rPr>
              <w:t>169</w:t>
            </w:r>
            <w:r>
              <w:rPr>
                <w:noProof/>
                <w:webHidden/>
              </w:rPr>
              <w:fldChar w:fldCharType="end"/>
            </w:r>
          </w:hyperlink>
        </w:p>
        <w:p w:rsidR="00EE3582" w:rsidRDefault="00EE3582">
          <w:pPr>
            <w:pStyle w:val="31"/>
            <w:tabs>
              <w:tab w:val="right" w:leader="dot" w:pos="8296"/>
            </w:tabs>
            <w:rPr>
              <w:noProof/>
            </w:rPr>
          </w:pPr>
          <w:hyperlink w:anchor="_Toc524383105" w:history="1">
            <w:r w:rsidRPr="00592C3F">
              <w:rPr>
                <w:rStyle w:val="a3"/>
                <w:rFonts w:ascii="宋体" w:eastAsia="宋体" w:hAnsi="宋体"/>
                <w:noProof/>
              </w:rPr>
              <w:t>金牌题-前置：多项式插值</w:t>
            </w:r>
            <w:r>
              <w:rPr>
                <w:noProof/>
                <w:webHidden/>
              </w:rPr>
              <w:tab/>
            </w:r>
            <w:r>
              <w:rPr>
                <w:noProof/>
                <w:webHidden/>
              </w:rPr>
              <w:fldChar w:fldCharType="begin"/>
            </w:r>
            <w:r>
              <w:rPr>
                <w:noProof/>
                <w:webHidden/>
              </w:rPr>
              <w:instrText xml:space="preserve"> PAGEREF _Toc524383105 \h </w:instrText>
            </w:r>
            <w:r>
              <w:rPr>
                <w:noProof/>
                <w:webHidden/>
              </w:rPr>
            </w:r>
            <w:r>
              <w:rPr>
                <w:noProof/>
                <w:webHidden/>
              </w:rPr>
              <w:fldChar w:fldCharType="separate"/>
            </w:r>
            <w:r>
              <w:rPr>
                <w:noProof/>
                <w:webHidden/>
              </w:rPr>
              <w:t>170</w:t>
            </w:r>
            <w:r>
              <w:rPr>
                <w:noProof/>
                <w:webHidden/>
              </w:rPr>
              <w:fldChar w:fldCharType="end"/>
            </w:r>
          </w:hyperlink>
        </w:p>
        <w:p w:rsidR="00EE3582" w:rsidRDefault="00EE3582">
          <w:pPr>
            <w:pStyle w:val="31"/>
            <w:tabs>
              <w:tab w:val="right" w:leader="dot" w:pos="8296"/>
            </w:tabs>
            <w:rPr>
              <w:noProof/>
            </w:rPr>
          </w:pPr>
          <w:hyperlink w:anchor="_Toc524383106" w:history="1">
            <w:r w:rsidRPr="00592C3F">
              <w:rPr>
                <w:rStyle w:val="a3"/>
                <w:rFonts w:ascii="宋体" w:eastAsia="宋体" w:hAnsi="宋体"/>
                <w:noProof/>
              </w:rPr>
              <w:t>金牌题-前置：Freshman’s Dream</w:t>
            </w:r>
            <w:r>
              <w:rPr>
                <w:noProof/>
                <w:webHidden/>
              </w:rPr>
              <w:tab/>
            </w:r>
            <w:r>
              <w:rPr>
                <w:noProof/>
                <w:webHidden/>
              </w:rPr>
              <w:fldChar w:fldCharType="begin"/>
            </w:r>
            <w:r>
              <w:rPr>
                <w:noProof/>
                <w:webHidden/>
              </w:rPr>
              <w:instrText xml:space="preserve"> PAGEREF _Toc524383106 \h </w:instrText>
            </w:r>
            <w:r>
              <w:rPr>
                <w:noProof/>
                <w:webHidden/>
              </w:rPr>
            </w:r>
            <w:r>
              <w:rPr>
                <w:noProof/>
                <w:webHidden/>
              </w:rPr>
              <w:fldChar w:fldCharType="separate"/>
            </w:r>
            <w:r>
              <w:rPr>
                <w:noProof/>
                <w:webHidden/>
              </w:rPr>
              <w:t>170</w:t>
            </w:r>
            <w:r>
              <w:rPr>
                <w:noProof/>
                <w:webHidden/>
              </w:rPr>
              <w:fldChar w:fldCharType="end"/>
            </w:r>
          </w:hyperlink>
        </w:p>
        <w:p w:rsidR="00EE3582" w:rsidRDefault="00EE3582">
          <w:pPr>
            <w:pStyle w:val="31"/>
            <w:tabs>
              <w:tab w:val="right" w:leader="dot" w:pos="8296"/>
            </w:tabs>
            <w:rPr>
              <w:noProof/>
            </w:rPr>
          </w:pPr>
          <w:hyperlink w:anchor="_Toc524383107" w:history="1">
            <w:r w:rsidRPr="00592C3F">
              <w:rPr>
                <w:rStyle w:val="a3"/>
                <w:rFonts w:ascii="宋体" w:eastAsia="宋体" w:hAnsi="宋体"/>
                <w:noProof/>
              </w:rPr>
              <w:t>金牌题-前置：矩阵秩</w:t>
            </w:r>
            <w:r>
              <w:rPr>
                <w:noProof/>
                <w:webHidden/>
              </w:rPr>
              <w:tab/>
            </w:r>
            <w:r>
              <w:rPr>
                <w:noProof/>
                <w:webHidden/>
              </w:rPr>
              <w:fldChar w:fldCharType="begin"/>
            </w:r>
            <w:r>
              <w:rPr>
                <w:noProof/>
                <w:webHidden/>
              </w:rPr>
              <w:instrText xml:space="preserve"> PAGEREF _Toc524383107 \h </w:instrText>
            </w:r>
            <w:r>
              <w:rPr>
                <w:noProof/>
                <w:webHidden/>
              </w:rPr>
            </w:r>
            <w:r>
              <w:rPr>
                <w:noProof/>
                <w:webHidden/>
              </w:rPr>
              <w:fldChar w:fldCharType="separate"/>
            </w:r>
            <w:r>
              <w:rPr>
                <w:noProof/>
                <w:webHidden/>
              </w:rPr>
              <w:t>170</w:t>
            </w:r>
            <w:r>
              <w:rPr>
                <w:noProof/>
                <w:webHidden/>
              </w:rPr>
              <w:fldChar w:fldCharType="end"/>
            </w:r>
          </w:hyperlink>
        </w:p>
        <w:p w:rsidR="00EE3582" w:rsidRDefault="00EE3582">
          <w:pPr>
            <w:pStyle w:val="31"/>
            <w:tabs>
              <w:tab w:val="right" w:leader="dot" w:pos="8296"/>
            </w:tabs>
            <w:rPr>
              <w:noProof/>
            </w:rPr>
          </w:pPr>
          <w:hyperlink w:anchor="_Toc524383108" w:history="1">
            <w:r w:rsidRPr="00592C3F">
              <w:rPr>
                <w:rStyle w:val="a3"/>
                <w:rFonts w:ascii="宋体" w:eastAsia="宋体" w:hAnsi="宋体"/>
                <w:noProof/>
              </w:rPr>
              <w:t>银牌题-前置：拉格朗日插值</w:t>
            </w:r>
            <w:r>
              <w:rPr>
                <w:noProof/>
                <w:webHidden/>
              </w:rPr>
              <w:tab/>
            </w:r>
            <w:r>
              <w:rPr>
                <w:noProof/>
                <w:webHidden/>
              </w:rPr>
              <w:fldChar w:fldCharType="begin"/>
            </w:r>
            <w:r>
              <w:rPr>
                <w:noProof/>
                <w:webHidden/>
              </w:rPr>
              <w:instrText xml:space="preserve"> PAGEREF _Toc524383108 \h </w:instrText>
            </w:r>
            <w:r>
              <w:rPr>
                <w:noProof/>
                <w:webHidden/>
              </w:rPr>
            </w:r>
            <w:r>
              <w:rPr>
                <w:noProof/>
                <w:webHidden/>
              </w:rPr>
              <w:fldChar w:fldCharType="separate"/>
            </w:r>
            <w:r>
              <w:rPr>
                <w:noProof/>
                <w:webHidden/>
              </w:rPr>
              <w:t>170</w:t>
            </w:r>
            <w:r>
              <w:rPr>
                <w:noProof/>
                <w:webHidden/>
              </w:rPr>
              <w:fldChar w:fldCharType="end"/>
            </w:r>
          </w:hyperlink>
        </w:p>
        <w:p w:rsidR="00EE3582" w:rsidRDefault="00EE3582">
          <w:pPr>
            <w:pStyle w:val="21"/>
            <w:tabs>
              <w:tab w:val="right" w:leader="dot" w:pos="8296"/>
            </w:tabs>
            <w:rPr>
              <w:noProof/>
            </w:rPr>
          </w:pPr>
          <w:hyperlink w:anchor="_Toc524383109" w:history="1">
            <w:r w:rsidRPr="00592C3F">
              <w:rPr>
                <w:rStyle w:val="a3"/>
                <w:rFonts w:ascii="宋体" w:eastAsia="宋体" w:hAnsi="宋体"/>
                <w:noProof/>
              </w:rPr>
              <w:t>打表</w:t>
            </w:r>
            <w:r>
              <w:rPr>
                <w:noProof/>
                <w:webHidden/>
              </w:rPr>
              <w:tab/>
            </w:r>
            <w:r>
              <w:rPr>
                <w:noProof/>
                <w:webHidden/>
              </w:rPr>
              <w:fldChar w:fldCharType="begin"/>
            </w:r>
            <w:r>
              <w:rPr>
                <w:noProof/>
                <w:webHidden/>
              </w:rPr>
              <w:instrText xml:space="preserve"> PAGEREF _Toc524383109 \h </w:instrText>
            </w:r>
            <w:r>
              <w:rPr>
                <w:noProof/>
                <w:webHidden/>
              </w:rPr>
            </w:r>
            <w:r>
              <w:rPr>
                <w:noProof/>
                <w:webHidden/>
              </w:rPr>
              <w:fldChar w:fldCharType="separate"/>
            </w:r>
            <w:r>
              <w:rPr>
                <w:noProof/>
                <w:webHidden/>
              </w:rPr>
              <w:t>170</w:t>
            </w:r>
            <w:r>
              <w:rPr>
                <w:noProof/>
                <w:webHidden/>
              </w:rPr>
              <w:fldChar w:fldCharType="end"/>
            </w:r>
          </w:hyperlink>
        </w:p>
        <w:p w:rsidR="00EE3582" w:rsidRDefault="00EE3582">
          <w:pPr>
            <w:pStyle w:val="31"/>
            <w:tabs>
              <w:tab w:val="right" w:leader="dot" w:pos="8296"/>
            </w:tabs>
            <w:rPr>
              <w:noProof/>
            </w:rPr>
          </w:pPr>
          <w:hyperlink w:anchor="_Toc524383110" w:history="1">
            <w:r w:rsidRPr="00592C3F">
              <w:rPr>
                <w:rStyle w:val="a3"/>
                <w:rFonts w:ascii="宋体" w:eastAsia="宋体" w:hAnsi="宋体" w:cs="Arial"/>
                <w:noProof/>
              </w:rPr>
              <w:t>OEIS</w:t>
            </w:r>
            <w:r>
              <w:rPr>
                <w:noProof/>
                <w:webHidden/>
              </w:rPr>
              <w:tab/>
            </w:r>
            <w:r>
              <w:rPr>
                <w:noProof/>
                <w:webHidden/>
              </w:rPr>
              <w:fldChar w:fldCharType="begin"/>
            </w:r>
            <w:r>
              <w:rPr>
                <w:noProof/>
                <w:webHidden/>
              </w:rPr>
              <w:instrText xml:space="preserve"> PAGEREF _Toc524383110 \h </w:instrText>
            </w:r>
            <w:r>
              <w:rPr>
                <w:noProof/>
                <w:webHidden/>
              </w:rPr>
            </w:r>
            <w:r>
              <w:rPr>
                <w:noProof/>
                <w:webHidden/>
              </w:rPr>
              <w:fldChar w:fldCharType="separate"/>
            </w:r>
            <w:r>
              <w:rPr>
                <w:noProof/>
                <w:webHidden/>
              </w:rPr>
              <w:t>170</w:t>
            </w:r>
            <w:r>
              <w:rPr>
                <w:noProof/>
                <w:webHidden/>
              </w:rPr>
              <w:fldChar w:fldCharType="end"/>
            </w:r>
          </w:hyperlink>
        </w:p>
        <w:p w:rsidR="00EE3582" w:rsidRDefault="00EE3582">
          <w:pPr>
            <w:pStyle w:val="21"/>
            <w:tabs>
              <w:tab w:val="right" w:leader="dot" w:pos="8296"/>
            </w:tabs>
            <w:rPr>
              <w:noProof/>
            </w:rPr>
          </w:pPr>
          <w:hyperlink w:anchor="_Toc524383111" w:history="1">
            <w:r w:rsidRPr="00592C3F">
              <w:rPr>
                <w:rStyle w:val="a3"/>
                <w:rFonts w:ascii="宋体" w:eastAsia="宋体" w:hAnsi="宋体" w:cs="Arial"/>
                <w:noProof/>
              </w:rPr>
              <w:t>快速幂</w:t>
            </w:r>
            <w:r>
              <w:rPr>
                <w:noProof/>
                <w:webHidden/>
              </w:rPr>
              <w:tab/>
            </w:r>
            <w:r>
              <w:rPr>
                <w:noProof/>
                <w:webHidden/>
              </w:rPr>
              <w:fldChar w:fldCharType="begin"/>
            </w:r>
            <w:r>
              <w:rPr>
                <w:noProof/>
                <w:webHidden/>
              </w:rPr>
              <w:instrText xml:space="preserve"> PAGEREF _Toc524383111 \h </w:instrText>
            </w:r>
            <w:r>
              <w:rPr>
                <w:noProof/>
                <w:webHidden/>
              </w:rPr>
            </w:r>
            <w:r>
              <w:rPr>
                <w:noProof/>
                <w:webHidden/>
              </w:rPr>
              <w:fldChar w:fldCharType="separate"/>
            </w:r>
            <w:r>
              <w:rPr>
                <w:noProof/>
                <w:webHidden/>
              </w:rPr>
              <w:t>172</w:t>
            </w:r>
            <w:r>
              <w:rPr>
                <w:noProof/>
                <w:webHidden/>
              </w:rPr>
              <w:fldChar w:fldCharType="end"/>
            </w:r>
          </w:hyperlink>
        </w:p>
        <w:p w:rsidR="00EE3582" w:rsidRDefault="00EE3582">
          <w:pPr>
            <w:pStyle w:val="31"/>
            <w:tabs>
              <w:tab w:val="right" w:leader="dot" w:pos="8296"/>
            </w:tabs>
            <w:rPr>
              <w:noProof/>
            </w:rPr>
          </w:pPr>
          <w:hyperlink w:anchor="_Toc524383112" w:history="1">
            <w:r w:rsidRPr="00592C3F">
              <w:rPr>
                <w:rStyle w:val="a3"/>
                <w:rFonts w:ascii="宋体" w:eastAsia="宋体" w:hAnsi="宋体"/>
                <w:noProof/>
              </w:rPr>
              <w:t>一般快速幂</w:t>
            </w:r>
            <w:r>
              <w:rPr>
                <w:noProof/>
                <w:webHidden/>
              </w:rPr>
              <w:tab/>
            </w:r>
            <w:r>
              <w:rPr>
                <w:noProof/>
                <w:webHidden/>
              </w:rPr>
              <w:fldChar w:fldCharType="begin"/>
            </w:r>
            <w:r>
              <w:rPr>
                <w:noProof/>
                <w:webHidden/>
              </w:rPr>
              <w:instrText xml:space="preserve"> PAGEREF _Toc524383112 \h </w:instrText>
            </w:r>
            <w:r>
              <w:rPr>
                <w:noProof/>
                <w:webHidden/>
              </w:rPr>
            </w:r>
            <w:r>
              <w:rPr>
                <w:noProof/>
                <w:webHidden/>
              </w:rPr>
              <w:fldChar w:fldCharType="separate"/>
            </w:r>
            <w:r>
              <w:rPr>
                <w:noProof/>
                <w:webHidden/>
              </w:rPr>
              <w:t>172</w:t>
            </w:r>
            <w:r>
              <w:rPr>
                <w:noProof/>
                <w:webHidden/>
              </w:rPr>
              <w:fldChar w:fldCharType="end"/>
            </w:r>
          </w:hyperlink>
        </w:p>
        <w:p w:rsidR="00EE3582" w:rsidRDefault="00EE3582">
          <w:pPr>
            <w:pStyle w:val="31"/>
            <w:tabs>
              <w:tab w:val="right" w:leader="dot" w:pos="8296"/>
            </w:tabs>
            <w:rPr>
              <w:noProof/>
            </w:rPr>
          </w:pPr>
          <w:hyperlink w:anchor="_Toc524383113" w:history="1">
            <w:r w:rsidRPr="00592C3F">
              <w:rPr>
                <w:rStyle w:val="a3"/>
                <w:rFonts w:ascii="宋体" w:eastAsia="宋体" w:hAnsi="宋体"/>
                <w:noProof/>
              </w:rPr>
              <w:t>根据递推式构造系数矩阵</w:t>
            </w:r>
            <w:r>
              <w:rPr>
                <w:noProof/>
                <w:webHidden/>
              </w:rPr>
              <w:tab/>
            </w:r>
            <w:r>
              <w:rPr>
                <w:noProof/>
                <w:webHidden/>
              </w:rPr>
              <w:fldChar w:fldCharType="begin"/>
            </w:r>
            <w:r>
              <w:rPr>
                <w:noProof/>
                <w:webHidden/>
              </w:rPr>
              <w:instrText xml:space="preserve"> PAGEREF _Toc524383113 \h </w:instrText>
            </w:r>
            <w:r>
              <w:rPr>
                <w:noProof/>
                <w:webHidden/>
              </w:rPr>
            </w:r>
            <w:r>
              <w:rPr>
                <w:noProof/>
                <w:webHidden/>
              </w:rPr>
              <w:fldChar w:fldCharType="separate"/>
            </w:r>
            <w:r>
              <w:rPr>
                <w:noProof/>
                <w:webHidden/>
              </w:rPr>
              <w:t>172</w:t>
            </w:r>
            <w:r>
              <w:rPr>
                <w:noProof/>
                <w:webHidden/>
              </w:rPr>
              <w:fldChar w:fldCharType="end"/>
            </w:r>
          </w:hyperlink>
        </w:p>
        <w:p w:rsidR="00EE3582" w:rsidRDefault="00EE3582">
          <w:pPr>
            <w:pStyle w:val="31"/>
            <w:tabs>
              <w:tab w:val="right" w:leader="dot" w:pos="8296"/>
            </w:tabs>
            <w:rPr>
              <w:noProof/>
            </w:rPr>
          </w:pPr>
          <w:hyperlink w:anchor="_Toc524383114" w:history="1">
            <w:r w:rsidRPr="00592C3F">
              <w:rPr>
                <w:rStyle w:val="a3"/>
                <w:rFonts w:ascii="宋体" w:eastAsia="宋体" w:hAnsi="宋体"/>
                <w:noProof/>
              </w:rPr>
              <w:t>矩阵快速幂</w:t>
            </w:r>
            <w:r>
              <w:rPr>
                <w:noProof/>
                <w:webHidden/>
              </w:rPr>
              <w:tab/>
            </w:r>
            <w:r>
              <w:rPr>
                <w:noProof/>
                <w:webHidden/>
              </w:rPr>
              <w:fldChar w:fldCharType="begin"/>
            </w:r>
            <w:r>
              <w:rPr>
                <w:noProof/>
                <w:webHidden/>
              </w:rPr>
              <w:instrText xml:space="preserve"> PAGEREF _Toc524383114 \h </w:instrText>
            </w:r>
            <w:r>
              <w:rPr>
                <w:noProof/>
                <w:webHidden/>
              </w:rPr>
            </w:r>
            <w:r>
              <w:rPr>
                <w:noProof/>
                <w:webHidden/>
              </w:rPr>
              <w:fldChar w:fldCharType="separate"/>
            </w:r>
            <w:r>
              <w:rPr>
                <w:noProof/>
                <w:webHidden/>
              </w:rPr>
              <w:t>173</w:t>
            </w:r>
            <w:r>
              <w:rPr>
                <w:noProof/>
                <w:webHidden/>
              </w:rPr>
              <w:fldChar w:fldCharType="end"/>
            </w:r>
          </w:hyperlink>
        </w:p>
        <w:p w:rsidR="00EE3582" w:rsidRDefault="00EE3582">
          <w:pPr>
            <w:pStyle w:val="21"/>
            <w:tabs>
              <w:tab w:val="right" w:leader="dot" w:pos="8296"/>
            </w:tabs>
            <w:rPr>
              <w:noProof/>
            </w:rPr>
          </w:pPr>
          <w:hyperlink w:anchor="_Toc524383115" w:history="1">
            <w:r w:rsidRPr="00592C3F">
              <w:rPr>
                <w:rStyle w:val="a3"/>
                <w:rFonts w:ascii="宋体" w:eastAsia="宋体" w:hAnsi="宋体"/>
                <w:noProof/>
              </w:rPr>
              <w:t>快速傅里叶变换（FTT）</w:t>
            </w:r>
            <w:r>
              <w:rPr>
                <w:noProof/>
                <w:webHidden/>
              </w:rPr>
              <w:tab/>
            </w:r>
            <w:r>
              <w:rPr>
                <w:noProof/>
                <w:webHidden/>
              </w:rPr>
              <w:fldChar w:fldCharType="begin"/>
            </w:r>
            <w:r>
              <w:rPr>
                <w:noProof/>
                <w:webHidden/>
              </w:rPr>
              <w:instrText xml:space="preserve"> PAGEREF _Toc524383115 \h </w:instrText>
            </w:r>
            <w:r>
              <w:rPr>
                <w:noProof/>
                <w:webHidden/>
              </w:rPr>
            </w:r>
            <w:r>
              <w:rPr>
                <w:noProof/>
                <w:webHidden/>
              </w:rPr>
              <w:fldChar w:fldCharType="separate"/>
            </w:r>
            <w:r>
              <w:rPr>
                <w:noProof/>
                <w:webHidden/>
              </w:rPr>
              <w:t>173</w:t>
            </w:r>
            <w:r>
              <w:rPr>
                <w:noProof/>
                <w:webHidden/>
              </w:rPr>
              <w:fldChar w:fldCharType="end"/>
            </w:r>
          </w:hyperlink>
        </w:p>
        <w:p w:rsidR="00EE3582" w:rsidRDefault="00EE3582">
          <w:pPr>
            <w:pStyle w:val="21"/>
            <w:tabs>
              <w:tab w:val="right" w:leader="dot" w:pos="8296"/>
            </w:tabs>
            <w:rPr>
              <w:noProof/>
            </w:rPr>
          </w:pPr>
          <w:hyperlink w:anchor="_Toc524383116" w:history="1">
            <w:r w:rsidRPr="00592C3F">
              <w:rPr>
                <w:rStyle w:val="a3"/>
                <w:rFonts w:ascii="宋体" w:eastAsia="宋体" w:hAnsi="宋体"/>
                <w:noProof/>
              </w:rPr>
              <w:t>快速数论变换（NTT）</w:t>
            </w:r>
            <w:r>
              <w:rPr>
                <w:noProof/>
                <w:webHidden/>
              </w:rPr>
              <w:tab/>
            </w:r>
            <w:r>
              <w:rPr>
                <w:noProof/>
                <w:webHidden/>
              </w:rPr>
              <w:fldChar w:fldCharType="begin"/>
            </w:r>
            <w:r>
              <w:rPr>
                <w:noProof/>
                <w:webHidden/>
              </w:rPr>
              <w:instrText xml:space="preserve"> PAGEREF _Toc524383116 \h </w:instrText>
            </w:r>
            <w:r>
              <w:rPr>
                <w:noProof/>
                <w:webHidden/>
              </w:rPr>
            </w:r>
            <w:r>
              <w:rPr>
                <w:noProof/>
                <w:webHidden/>
              </w:rPr>
              <w:fldChar w:fldCharType="separate"/>
            </w:r>
            <w:r>
              <w:rPr>
                <w:noProof/>
                <w:webHidden/>
              </w:rPr>
              <w:t>173</w:t>
            </w:r>
            <w:r>
              <w:rPr>
                <w:noProof/>
                <w:webHidden/>
              </w:rPr>
              <w:fldChar w:fldCharType="end"/>
            </w:r>
          </w:hyperlink>
        </w:p>
        <w:p w:rsidR="00EE3582" w:rsidRDefault="00EE3582">
          <w:pPr>
            <w:pStyle w:val="21"/>
            <w:tabs>
              <w:tab w:val="right" w:leader="dot" w:pos="8296"/>
            </w:tabs>
            <w:rPr>
              <w:noProof/>
            </w:rPr>
          </w:pPr>
          <w:hyperlink w:anchor="_Toc524383117" w:history="1">
            <w:r w:rsidRPr="00592C3F">
              <w:rPr>
                <w:rStyle w:val="a3"/>
                <w:rFonts w:ascii="宋体" w:eastAsia="宋体" w:hAnsi="宋体"/>
                <w:noProof/>
              </w:rPr>
              <w:t>快速沃尔什变换（FWT）</w:t>
            </w:r>
            <w:r>
              <w:rPr>
                <w:noProof/>
                <w:webHidden/>
              </w:rPr>
              <w:tab/>
            </w:r>
            <w:r>
              <w:rPr>
                <w:noProof/>
                <w:webHidden/>
              </w:rPr>
              <w:fldChar w:fldCharType="begin"/>
            </w:r>
            <w:r>
              <w:rPr>
                <w:noProof/>
                <w:webHidden/>
              </w:rPr>
              <w:instrText xml:space="preserve"> PAGEREF _Toc524383117 \h </w:instrText>
            </w:r>
            <w:r>
              <w:rPr>
                <w:noProof/>
                <w:webHidden/>
              </w:rPr>
            </w:r>
            <w:r>
              <w:rPr>
                <w:noProof/>
                <w:webHidden/>
              </w:rPr>
              <w:fldChar w:fldCharType="separate"/>
            </w:r>
            <w:r>
              <w:rPr>
                <w:noProof/>
                <w:webHidden/>
              </w:rPr>
              <w:t>173</w:t>
            </w:r>
            <w:r>
              <w:rPr>
                <w:noProof/>
                <w:webHidden/>
              </w:rPr>
              <w:fldChar w:fldCharType="end"/>
            </w:r>
          </w:hyperlink>
        </w:p>
        <w:p w:rsidR="00EE3582" w:rsidRDefault="00EE3582">
          <w:pPr>
            <w:pStyle w:val="21"/>
            <w:tabs>
              <w:tab w:val="right" w:leader="dot" w:pos="8296"/>
            </w:tabs>
            <w:rPr>
              <w:noProof/>
            </w:rPr>
          </w:pPr>
          <w:hyperlink w:anchor="_Toc524383118" w:history="1">
            <w:r w:rsidRPr="00592C3F">
              <w:rPr>
                <w:rStyle w:val="a3"/>
                <w:rFonts w:ascii="宋体" w:eastAsia="宋体" w:hAnsi="宋体"/>
                <w:noProof/>
              </w:rPr>
              <w:t>集合</w:t>
            </w:r>
            <w:r>
              <w:rPr>
                <w:noProof/>
                <w:webHidden/>
              </w:rPr>
              <w:tab/>
            </w:r>
            <w:r>
              <w:rPr>
                <w:noProof/>
                <w:webHidden/>
              </w:rPr>
              <w:fldChar w:fldCharType="begin"/>
            </w:r>
            <w:r>
              <w:rPr>
                <w:noProof/>
                <w:webHidden/>
              </w:rPr>
              <w:instrText xml:space="preserve"> PAGEREF _Toc524383118 \h </w:instrText>
            </w:r>
            <w:r>
              <w:rPr>
                <w:noProof/>
                <w:webHidden/>
              </w:rPr>
            </w:r>
            <w:r>
              <w:rPr>
                <w:noProof/>
                <w:webHidden/>
              </w:rPr>
              <w:fldChar w:fldCharType="separate"/>
            </w:r>
            <w:r>
              <w:rPr>
                <w:noProof/>
                <w:webHidden/>
              </w:rPr>
              <w:t>173</w:t>
            </w:r>
            <w:r>
              <w:rPr>
                <w:noProof/>
                <w:webHidden/>
              </w:rPr>
              <w:fldChar w:fldCharType="end"/>
            </w:r>
          </w:hyperlink>
        </w:p>
        <w:p w:rsidR="00EE3582" w:rsidRDefault="00EE3582">
          <w:pPr>
            <w:pStyle w:val="31"/>
            <w:tabs>
              <w:tab w:val="right" w:leader="dot" w:pos="8296"/>
            </w:tabs>
            <w:rPr>
              <w:noProof/>
            </w:rPr>
          </w:pPr>
          <w:hyperlink w:anchor="_Toc524383119" w:history="1">
            <w:r w:rsidRPr="00592C3F">
              <w:rPr>
                <w:rStyle w:val="a3"/>
                <w:rFonts w:ascii="宋体" w:eastAsia="宋体" w:hAnsi="宋体"/>
                <w:noProof/>
              </w:rPr>
              <w:t>交</w:t>
            </w:r>
            <w:r>
              <w:rPr>
                <w:noProof/>
                <w:webHidden/>
              </w:rPr>
              <w:tab/>
            </w:r>
            <w:r>
              <w:rPr>
                <w:noProof/>
                <w:webHidden/>
              </w:rPr>
              <w:fldChar w:fldCharType="begin"/>
            </w:r>
            <w:r>
              <w:rPr>
                <w:noProof/>
                <w:webHidden/>
              </w:rPr>
              <w:instrText xml:space="preserve"> PAGEREF _Toc524383119 \h </w:instrText>
            </w:r>
            <w:r>
              <w:rPr>
                <w:noProof/>
                <w:webHidden/>
              </w:rPr>
            </w:r>
            <w:r>
              <w:rPr>
                <w:noProof/>
                <w:webHidden/>
              </w:rPr>
              <w:fldChar w:fldCharType="separate"/>
            </w:r>
            <w:r>
              <w:rPr>
                <w:noProof/>
                <w:webHidden/>
              </w:rPr>
              <w:t>173</w:t>
            </w:r>
            <w:r>
              <w:rPr>
                <w:noProof/>
                <w:webHidden/>
              </w:rPr>
              <w:fldChar w:fldCharType="end"/>
            </w:r>
          </w:hyperlink>
        </w:p>
        <w:p w:rsidR="00EE3582" w:rsidRDefault="00EE3582">
          <w:pPr>
            <w:pStyle w:val="31"/>
            <w:tabs>
              <w:tab w:val="right" w:leader="dot" w:pos="8296"/>
            </w:tabs>
            <w:rPr>
              <w:noProof/>
            </w:rPr>
          </w:pPr>
          <w:hyperlink w:anchor="_Toc524383120" w:history="1">
            <w:r w:rsidRPr="00592C3F">
              <w:rPr>
                <w:rStyle w:val="a3"/>
                <w:rFonts w:ascii="宋体" w:eastAsia="宋体" w:hAnsi="宋体"/>
                <w:noProof/>
              </w:rPr>
              <w:t>并</w:t>
            </w:r>
            <w:r>
              <w:rPr>
                <w:noProof/>
                <w:webHidden/>
              </w:rPr>
              <w:tab/>
            </w:r>
            <w:r>
              <w:rPr>
                <w:noProof/>
                <w:webHidden/>
              </w:rPr>
              <w:fldChar w:fldCharType="begin"/>
            </w:r>
            <w:r>
              <w:rPr>
                <w:noProof/>
                <w:webHidden/>
              </w:rPr>
              <w:instrText xml:space="preserve"> PAGEREF _Toc524383120 \h </w:instrText>
            </w:r>
            <w:r>
              <w:rPr>
                <w:noProof/>
                <w:webHidden/>
              </w:rPr>
            </w:r>
            <w:r>
              <w:rPr>
                <w:noProof/>
                <w:webHidden/>
              </w:rPr>
              <w:fldChar w:fldCharType="separate"/>
            </w:r>
            <w:r>
              <w:rPr>
                <w:noProof/>
                <w:webHidden/>
              </w:rPr>
              <w:t>173</w:t>
            </w:r>
            <w:r>
              <w:rPr>
                <w:noProof/>
                <w:webHidden/>
              </w:rPr>
              <w:fldChar w:fldCharType="end"/>
            </w:r>
          </w:hyperlink>
        </w:p>
        <w:p w:rsidR="00EE3582" w:rsidRDefault="00EE3582">
          <w:pPr>
            <w:pStyle w:val="31"/>
            <w:tabs>
              <w:tab w:val="right" w:leader="dot" w:pos="8296"/>
            </w:tabs>
            <w:rPr>
              <w:noProof/>
            </w:rPr>
          </w:pPr>
          <w:hyperlink w:anchor="_Toc524383121" w:history="1">
            <w:r w:rsidRPr="00592C3F">
              <w:rPr>
                <w:rStyle w:val="a3"/>
                <w:rFonts w:ascii="宋体" w:eastAsia="宋体" w:hAnsi="宋体"/>
                <w:noProof/>
              </w:rPr>
              <w:t>差</w:t>
            </w:r>
            <w:r>
              <w:rPr>
                <w:noProof/>
                <w:webHidden/>
              </w:rPr>
              <w:tab/>
            </w:r>
            <w:r>
              <w:rPr>
                <w:noProof/>
                <w:webHidden/>
              </w:rPr>
              <w:fldChar w:fldCharType="begin"/>
            </w:r>
            <w:r>
              <w:rPr>
                <w:noProof/>
                <w:webHidden/>
              </w:rPr>
              <w:instrText xml:space="preserve"> PAGEREF _Toc524383121 \h </w:instrText>
            </w:r>
            <w:r>
              <w:rPr>
                <w:noProof/>
                <w:webHidden/>
              </w:rPr>
            </w:r>
            <w:r>
              <w:rPr>
                <w:noProof/>
                <w:webHidden/>
              </w:rPr>
              <w:fldChar w:fldCharType="separate"/>
            </w:r>
            <w:r>
              <w:rPr>
                <w:noProof/>
                <w:webHidden/>
              </w:rPr>
              <w:t>173</w:t>
            </w:r>
            <w:r>
              <w:rPr>
                <w:noProof/>
                <w:webHidden/>
              </w:rPr>
              <w:fldChar w:fldCharType="end"/>
            </w:r>
          </w:hyperlink>
        </w:p>
        <w:p w:rsidR="00EE3582" w:rsidRDefault="00EE3582">
          <w:pPr>
            <w:pStyle w:val="21"/>
            <w:tabs>
              <w:tab w:val="right" w:leader="dot" w:pos="8296"/>
            </w:tabs>
            <w:rPr>
              <w:noProof/>
            </w:rPr>
          </w:pPr>
          <w:hyperlink w:anchor="_Toc524383122" w:history="1">
            <w:r w:rsidRPr="00592C3F">
              <w:rPr>
                <w:rStyle w:val="a3"/>
                <w:rFonts w:ascii="宋体" w:eastAsia="宋体" w:hAnsi="宋体"/>
                <w:noProof/>
              </w:rPr>
              <w:t>不定积分</w:t>
            </w:r>
            <w:r>
              <w:rPr>
                <w:noProof/>
                <w:webHidden/>
              </w:rPr>
              <w:tab/>
            </w:r>
            <w:r>
              <w:rPr>
                <w:noProof/>
                <w:webHidden/>
              </w:rPr>
              <w:fldChar w:fldCharType="begin"/>
            </w:r>
            <w:r>
              <w:rPr>
                <w:noProof/>
                <w:webHidden/>
              </w:rPr>
              <w:instrText xml:space="preserve"> PAGEREF _Toc524383122 \h </w:instrText>
            </w:r>
            <w:r>
              <w:rPr>
                <w:noProof/>
                <w:webHidden/>
              </w:rPr>
            </w:r>
            <w:r>
              <w:rPr>
                <w:noProof/>
                <w:webHidden/>
              </w:rPr>
              <w:fldChar w:fldCharType="separate"/>
            </w:r>
            <w:r>
              <w:rPr>
                <w:noProof/>
                <w:webHidden/>
              </w:rPr>
              <w:t>173</w:t>
            </w:r>
            <w:r>
              <w:rPr>
                <w:noProof/>
                <w:webHidden/>
              </w:rPr>
              <w:fldChar w:fldCharType="end"/>
            </w:r>
          </w:hyperlink>
        </w:p>
        <w:p w:rsidR="00EE3582" w:rsidRDefault="00EE3582">
          <w:pPr>
            <w:pStyle w:val="31"/>
            <w:tabs>
              <w:tab w:val="right" w:leader="dot" w:pos="8296"/>
            </w:tabs>
            <w:rPr>
              <w:noProof/>
            </w:rPr>
          </w:pPr>
          <w:hyperlink w:anchor="_Toc524383123" w:history="1">
            <w:r w:rsidRPr="00592C3F">
              <w:rPr>
                <w:rStyle w:val="a3"/>
                <w:rFonts w:ascii="宋体" w:eastAsia="宋体" w:hAnsi="宋体"/>
                <w:noProof/>
              </w:rPr>
              <w:t>√-HDU-6362-Oval and Rectangle</w:t>
            </w:r>
            <w:r>
              <w:rPr>
                <w:noProof/>
                <w:webHidden/>
              </w:rPr>
              <w:tab/>
            </w:r>
            <w:r>
              <w:rPr>
                <w:noProof/>
                <w:webHidden/>
              </w:rPr>
              <w:fldChar w:fldCharType="begin"/>
            </w:r>
            <w:r>
              <w:rPr>
                <w:noProof/>
                <w:webHidden/>
              </w:rPr>
              <w:instrText xml:space="preserve"> PAGEREF _Toc524383123 \h </w:instrText>
            </w:r>
            <w:r>
              <w:rPr>
                <w:noProof/>
                <w:webHidden/>
              </w:rPr>
            </w:r>
            <w:r>
              <w:rPr>
                <w:noProof/>
                <w:webHidden/>
              </w:rPr>
              <w:fldChar w:fldCharType="separate"/>
            </w:r>
            <w:r>
              <w:rPr>
                <w:noProof/>
                <w:webHidden/>
              </w:rPr>
              <w:t>173</w:t>
            </w:r>
            <w:r>
              <w:rPr>
                <w:noProof/>
                <w:webHidden/>
              </w:rPr>
              <w:fldChar w:fldCharType="end"/>
            </w:r>
          </w:hyperlink>
        </w:p>
        <w:p w:rsidR="00EE3582" w:rsidRDefault="00EE3582">
          <w:pPr>
            <w:pStyle w:val="21"/>
            <w:tabs>
              <w:tab w:val="right" w:leader="dot" w:pos="8296"/>
            </w:tabs>
            <w:rPr>
              <w:noProof/>
            </w:rPr>
          </w:pPr>
          <w:hyperlink w:anchor="_Toc524383124" w:history="1">
            <w:r w:rsidRPr="00592C3F">
              <w:rPr>
                <w:rStyle w:val="a3"/>
                <w:rFonts w:ascii="宋体" w:eastAsia="宋体" w:hAnsi="宋体" w:cs="Arial"/>
                <w:noProof/>
              </w:rPr>
              <w:t>数论</w:t>
            </w:r>
            <w:r>
              <w:rPr>
                <w:noProof/>
                <w:webHidden/>
              </w:rPr>
              <w:tab/>
            </w:r>
            <w:r>
              <w:rPr>
                <w:noProof/>
                <w:webHidden/>
              </w:rPr>
              <w:fldChar w:fldCharType="begin"/>
            </w:r>
            <w:r>
              <w:rPr>
                <w:noProof/>
                <w:webHidden/>
              </w:rPr>
              <w:instrText xml:space="preserve"> PAGEREF _Toc524383124 \h </w:instrText>
            </w:r>
            <w:r>
              <w:rPr>
                <w:noProof/>
                <w:webHidden/>
              </w:rPr>
            </w:r>
            <w:r>
              <w:rPr>
                <w:noProof/>
                <w:webHidden/>
              </w:rPr>
              <w:fldChar w:fldCharType="separate"/>
            </w:r>
            <w:r>
              <w:rPr>
                <w:noProof/>
                <w:webHidden/>
              </w:rPr>
              <w:t>174</w:t>
            </w:r>
            <w:r>
              <w:rPr>
                <w:noProof/>
                <w:webHidden/>
              </w:rPr>
              <w:fldChar w:fldCharType="end"/>
            </w:r>
          </w:hyperlink>
        </w:p>
        <w:p w:rsidR="00EE3582" w:rsidRDefault="00EE3582">
          <w:pPr>
            <w:pStyle w:val="31"/>
            <w:tabs>
              <w:tab w:val="right" w:leader="dot" w:pos="8296"/>
            </w:tabs>
            <w:rPr>
              <w:noProof/>
            </w:rPr>
          </w:pPr>
          <w:hyperlink w:anchor="_Toc524383125" w:history="1">
            <w:r w:rsidRPr="00592C3F">
              <w:rPr>
                <w:rStyle w:val="a3"/>
                <w:rFonts w:ascii="宋体" w:eastAsia="宋体" w:hAnsi="宋体"/>
                <w:noProof/>
              </w:rPr>
              <w:t>逆元</w:t>
            </w:r>
            <w:r>
              <w:rPr>
                <w:noProof/>
                <w:webHidden/>
              </w:rPr>
              <w:tab/>
            </w:r>
            <w:r>
              <w:rPr>
                <w:noProof/>
                <w:webHidden/>
              </w:rPr>
              <w:fldChar w:fldCharType="begin"/>
            </w:r>
            <w:r>
              <w:rPr>
                <w:noProof/>
                <w:webHidden/>
              </w:rPr>
              <w:instrText xml:space="preserve"> PAGEREF _Toc524383125 \h </w:instrText>
            </w:r>
            <w:r>
              <w:rPr>
                <w:noProof/>
                <w:webHidden/>
              </w:rPr>
            </w:r>
            <w:r>
              <w:rPr>
                <w:noProof/>
                <w:webHidden/>
              </w:rPr>
              <w:fldChar w:fldCharType="separate"/>
            </w:r>
            <w:r>
              <w:rPr>
                <w:noProof/>
                <w:webHidden/>
              </w:rPr>
              <w:t>174</w:t>
            </w:r>
            <w:r>
              <w:rPr>
                <w:noProof/>
                <w:webHidden/>
              </w:rPr>
              <w:fldChar w:fldCharType="end"/>
            </w:r>
          </w:hyperlink>
        </w:p>
        <w:p w:rsidR="00EE3582" w:rsidRDefault="00EE3582">
          <w:pPr>
            <w:pStyle w:val="31"/>
            <w:tabs>
              <w:tab w:val="right" w:leader="dot" w:pos="8296"/>
            </w:tabs>
            <w:rPr>
              <w:noProof/>
            </w:rPr>
          </w:pPr>
          <w:hyperlink w:anchor="_Toc524383126" w:history="1">
            <w:r w:rsidRPr="00592C3F">
              <w:rPr>
                <w:rStyle w:val="a3"/>
                <w:rFonts w:ascii="宋体" w:eastAsia="宋体" w:hAnsi="宋体"/>
                <w:noProof/>
              </w:rPr>
              <w:t>欧拉函数</w:t>
            </w:r>
            <w:r>
              <w:rPr>
                <w:noProof/>
                <w:webHidden/>
              </w:rPr>
              <w:tab/>
            </w:r>
            <w:r>
              <w:rPr>
                <w:noProof/>
                <w:webHidden/>
              </w:rPr>
              <w:fldChar w:fldCharType="begin"/>
            </w:r>
            <w:r>
              <w:rPr>
                <w:noProof/>
                <w:webHidden/>
              </w:rPr>
              <w:instrText xml:space="preserve"> PAGEREF _Toc524383126 \h </w:instrText>
            </w:r>
            <w:r>
              <w:rPr>
                <w:noProof/>
                <w:webHidden/>
              </w:rPr>
            </w:r>
            <w:r>
              <w:rPr>
                <w:noProof/>
                <w:webHidden/>
              </w:rPr>
              <w:fldChar w:fldCharType="separate"/>
            </w:r>
            <w:r>
              <w:rPr>
                <w:noProof/>
                <w:webHidden/>
              </w:rPr>
              <w:t>176</w:t>
            </w:r>
            <w:r>
              <w:rPr>
                <w:noProof/>
                <w:webHidden/>
              </w:rPr>
              <w:fldChar w:fldCharType="end"/>
            </w:r>
          </w:hyperlink>
        </w:p>
        <w:p w:rsidR="00EE3582" w:rsidRDefault="00EE3582">
          <w:pPr>
            <w:pStyle w:val="31"/>
            <w:tabs>
              <w:tab w:val="right" w:leader="dot" w:pos="8296"/>
            </w:tabs>
            <w:rPr>
              <w:noProof/>
            </w:rPr>
          </w:pPr>
          <w:hyperlink w:anchor="_Toc524383127" w:history="1">
            <w:r w:rsidRPr="00592C3F">
              <w:rPr>
                <w:rStyle w:val="a3"/>
                <w:rFonts w:ascii="宋体" w:eastAsia="宋体" w:hAnsi="宋体"/>
                <w:noProof/>
              </w:rPr>
              <w:t>威尔逊定理</w:t>
            </w:r>
            <w:r>
              <w:rPr>
                <w:noProof/>
                <w:webHidden/>
              </w:rPr>
              <w:tab/>
            </w:r>
            <w:r>
              <w:rPr>
                <w:noProof/>
                <w:webHidden/>
              </w:rPr>
              <w:fldChar w:fldCharType="begin"/>
            </w:r>
            <w:r>
              <w:rPr>
                <w:noProof/>
                <w:webHidden/>
              </w:rPr>
              <w:instrText xml:space="preserve"> PAGEREF _Toc524383127 \h </w:instrText>
            </w:r>
            <w:r>
              <w:rPr>
                <w:noProof/>
                <w:webHidden/>
              </w:rPr>
            </w:r>
            <w:r>
              <w:rPr>
                <w:noProof/>
                <w:webHidden/>
              </w:rPr>
              <w:fldChar w:fldCharType="separate"/>
            </w:r>
            <w:r>
              <w:rPr>
                <w:noProof/>
                <w:webHidden/>
              </w:rPr>
              <w:t>177</w:t>
            </w:r>
            <w:r>
              <w:rPr>
                <w:noProof/>
                <w:webHidden/>
              </w:rPr>
              <w:fldChar w:fldCharType="end"/>
            </w:r>
          </w:hyperlink>
        </w:p>
        <w:p w:rsidR="00EE3582" w:rsidRDefault="00EE3582">
          <w:pPr>
            <w:pStyle w:val="31"/>
            <w:tabs>
              <w:tab w:val="right" w:leader="dot" w:pos="8296"/>
            </w:tabs>
            <w:rPr>
              <w:noProof/>
            </w:rPr>
          </w:pPr>
          <w:hyperlink w:anchor="_Toc524383128" w:history="1">
            <w:r w:rsidRPr="00592C3F">
              <w:rPr>
                <w:rStyle w:val="a3"/>
                <w:rFonts w:ascii="宋体" w:eastAsia="宋体" w:hAnsi="宋体"/>
                <w:noProof/>
              </w:rPr>
              <w:t>幂取模(欧拉定理、费马小定理、扩展欧拉定理)</w:t>
            </w:r>
            <w:r>
              <w:rPr>
                <w:noProof/>
                <w:webHidden/>
              </w:rPr>
              <w:tab/>
            </w:r>
            <w:r>
              <w:rPr>
                <w:noProof/>
                <w:webHidden/>
              </w:rPr>
              <w:fldChar w:fldCharType="begin"/>
            </w:r>
            <w:r>
              <w:rPr>
                <w:noProof/>
                <w:webHidden/>
              </w:rPr>
              <w:instrText xml:space="preserve"> PAGEREF _Toc524383128 \h </w:instrText>
            </w:r>
            <w:r>
              <w:rPr>
                <w:noProof/>
                <w:webHidden/>
              </w:rPr>
            </w:r>
            <w:r>
              <w:rPr>
                <w:noProof/>
                <w:webHidden/>
              </w:rPr>
              <w:fldChar w:fldCharType="separate"/>
            </w:r>
            <w:r>
              <w:rPr>
                <w:noProof/>
                <w:webHidden/>
              </w:rPr>
              <w:t>178</w:t>
            </w:r>
            <w:r>
              <w:rPr>
                <w:noProof/>
                <w:webHidden/>
              </w:rPr>
              <w:fldChar w:fldCharType="end"/>
            </w:r>
          </w:hyperlink>
        </w:p>
        <w:p w:rsidR="00EE3582" w:rsidRDefault="00EE3582">
          <w:pPr>
            <w:pStyle w:val="31"/>
            <w:tabs>
              <w:tab w:val="right" w:leader="dot" w:pos="8296"/>
            </w:tabs>
            <w:rPr>
              <w:noProof/>
            </w:rPr>
          </w:pPr>
          <w:hyperlink w:anchor="_Toc524383129" w:history="1">
            <w:r w:rsidRPr="00592C3F">
              <w:rPr>
                <w:rStyle w:val="a3"/>
                <w:rFonts w:ascii="宋体" w:eastAsia="宋体" w:hAnsi="宋体"/>
                <w:noProof/>
              </w:rPr>
              <w:t>不定方程</w:t>
            </w:r>
            <w:r>
              <w:rPr>
                <w:noProof/>
                <w:webHidden/>
              </w:rPr>
              <w:tab/>
            </w:r>
            <w:r>
              <w:rPr>
                <w:noProof/>
                <w:webHidden/>
              </w:rPr>
              <w:fldChar w:fldCharType="begin"/>
            </w:r>
            <w:r>
              <w:rPr>
                <w:noProof/>
                <w:webHidden/>
              </w:rPr>
              <w:instrText xml:space="preserve"> PAGEREF _Toc524383129 \h </w:instrText>
            </w:r>
            <w:r>
              <w:rPr>
                <w:noProof/>
                <w:webHidden/>
              </w:rPr>
            </w:r>
            <w:r>
              <w:rPr>
                <w:noProof/>
                <w:webHidden/>
              </w:rPr>
              <w:fldChar w:fldCharType="separate"/>
            </w:r>
            <w:r>
              <w:rPr>
                <w:noProof/>
                <w:webHidden/>
              </w:rPr>
              <w:t>179</w:t>
            </w:r>
            <w:r>
              <w:rPr>
                <w:noProof/>
                <w:webHidden/>
              </w:rPr>
              <w:fldChar w:fldCharType="end"/>
            </w:r>
          </w:hyperlink>
        </w:p>
        <w:p w:rsidR="00EE3582" w:rsidRDefault="00EE3582">
          <w:pPr>
            <w:pStyle w:val="31"/>
            <w:tabs>
              <w:tab w:val="right" w:leader="dot" w:pos="8296"/>
            </w:tabs>
            <w:rPr>
              <w:noProof/>
            </w:rPr>
          </w:pPr>
          <w:hyperlink w:anchor="_Toc524383130" w:history="1">
            <w:r w:rsidRPr="00592C3F">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_Toc524383130 \h </w:instrText>
            </w:r>
            <w:r>
              <w:rPr>
                <w:noProof/>
                <w:webHidden/>
              </w:rPr>
            </w:r>
            <w:r>
              <w:rPr>
                <w:noProof/>
                <w:webHidden/>
              </w:rPr>
              <w:fldChar w:fldCharType="separate"/>
            </w:r>
            <w:r>
              <w:rPr>
                <w:noProof/>
                <w:webHidden/>
              </w:rPr>
              <w:t>181</w:t>
            </w:r>
            <w:r>
              <w:rPr>
                <w:noProof/>
                <w:webHidden/>
              </w:rPr>
              <w:fldChar w:fldCharType="end"/>
            </w:r>
          </w:hyperlink>
        </w:p>
        <w:p w:rsidR="00EE3582" w:rsidRDefault="00EE3582">
          <w:pPr>
            <w:pStyle w:val="21"/>
            <w:tabs>
              <w:tab w:val="right" w:leader="dot" w:pos="8296"/>
            </w:tabs>
            <w:rPr>
              <w:noProof/>
            </w:rPr>
          </w:pPr>
          <w:hyperlink w:anchor="_Toc524383131" w:history="1">
            <w:r w:rsidRPr="00592C3F">
              <w:rPr>
                <w:rStyle w:val="a3"/>
                <w:rFonts w:ascii="宋体" w:eastAsia="宋体" w:hAnsi="宋体" w:cs="Arial"/>
                <w:noProof/>
              </w:rPr>
              <w:t>组合数学</w:t>
            </w:r>
            <w:r>
              <w:rPr>
                <w:noProof/>
                <w:webHidden/>
              </w:rPr>
              <w:tab/>
            </w:r>
            <w:r>
              <w:rPr>
                <w:noProof/>
                <w:webHidden/>
              </w:rPr>
              <w:fldChar w:fldCharType="begin"/>
            </w:r>
            <w:r>
              <w:rPr>
                <w:noProof/>
                <w:webHidden/>
              </w:rPr>
              <w:instrText xml:space="preserve"> PAGEREF _Toc524383131 \h </w:instrText>
            </w:r>
            <w:r>
              <w:rPr>
                <w:noProof/>
                <w:webHidden/>
              </w:rPr>
            </w:r>
            <w:r>
              <w:rPr>
                <w:noProof/>
                <w:webHidden/>
              </w:rPr>
              <w:fldChar w:fldCharType="separate"/>
            </w:r>
            <w:r>
              <w:rPr>
                <w:noProof/>
                <w:webHidden/>
              </w:rPr>
              <w:t>182</w:t>
            </w:r>
            <w:r>
              <w:rPr>
                <w:noProof/>
                <w:webHidden/>
              </w:rPr>
              <w:fldChar w:fldCharType="end"/>
            </w:r>
          </w:hyperlink>
        </w:p>
        <w:p w:rsidR="00EE3582" w:rsidRDefault="00EE3582">
          <w:pPr>
            <w:pStyle w:val="31"/>
            <w:tabs>
              <w:tab w:val="right" w:leader="dot" w:pos="8296"/>
            </w:tabs>
            <w:rPr>
              <w:noProof/>
            </w:rPr>
          </w:pPr>
          <w:hyperlink w:anchor="_Toc524383132" w:history="1">
            <w:r w:rsidRPr="00592C3F">
              <w:rPr>
                <w:rStyle w:val="a3"/>
                <w:rFonts w:ascii="宋体" w:eastAsia="宋体" w:hAnsi="宋体"/>
                <w:noProof/>
              </w:rPr>
              <w:t>组合数</w:t>
            </w:r>
            <w:r>
              <w:rPr>
                <w:noProof/>
                <w:webHidden/>
              </w:rPr>
              <w:tab/>
            </w:r>
            <w:r>
              <w:rPr>
                <w:noProof/>
                <w:webHidden/>
              </w:rPr>
              <w:fldChar w:fldCharType="begin"/>
            </w:r>
            <w:r>
              <w:rPr>
                <w:noProof/>
                <w:webHidden/>
              </w:rPr>
              <w:instrText xml:space="preserve"> PAGEREF _Toc524383132 \h </w:instrText>
            </w:r>
            <w:r>
              <w:rPr>
                <w:noProof/>
                <w:webHidden/>
              </w:rPr>
            </w:r>
            <w:r>
              <w:rPr>
                <w:noProof/>
                <w:webHidden/>
              </w:rPr>
              <w:fldChar w:fldCharType="separate"/>
            </w:r>
            <w:r>
              <w:rPr>
                <w:noProof/>
                <w:webHidden/>
              </w:rPr>
              <w:t>182</w:t>
            </w:r>
            <w:r>
              <w:rPr>
                <w:noProof/>
                <w:webHidden/>
              </w:rPr>
              <w:fldChar w:fldCharType="end"/>
            </w:r>
          </w:hyperlink>
        </w:p>
        <w:p w:rsidR="00EE3582" w:rsidRDefault="00EE3582">
          <w:pPr>
            <w:pStyle w:val="31"/>
            <w:tabs>
              <w:tab w:val="right" w:leader="dot" w:pos="8296"/>
            </w:tabs>
            <w:rPr>
              <w:noProof/>
            </w:rPr>
          </w:pPr>
          <w:hyperlink w:anchor="_Toc524383133" w:history="1">
            <w:r w:rsidRPr="00592C3F">
              <w:rPr>
                <w:rStyle w:val="a3"/>
                <w:rFonts w:ascii="宋体" w:eastAsia="宋体" w:hAnsi="宋体"/>
                <w:noProof/>
              </w:rPr>
              <w:t>卢卡斯定理</w:t>
            </w:r>
            <w:r>
              <w:rPr>
                <w:noProof/>
                <w:webHidden/>
              </w:rPr>
              <w:tab/>
            </w:r>
            <w:r>
              <w:rPr>
                <w:noProof/>
                <w:webHidden/>
              </w:rPr>
              <w:fldChar w:fldCharType="begin"/>
            </w:r>
            <w:r>
              <w:rPr>
                <w:noProof/>
                <w:webHidden/>
              </w:rPr>
              <w:instrText xml:space="preserve"> PAGEREF _Toc524383133 \h </w:instrText>
            </w:r>
            <w:r>
              <w:rPr>
                <w:noProof/>
                <w:webHidden/>
              </w:rPr>
            </w:r>
            <w:r>
              <w:rPr>
                <w:noProof/>
                <w:webHidden/>
              </w:rPr>
              <w:fldChar w:fldCharType="separate"/>
            </w:r>
            <w:r>
              <w:rPr>
                <w:noProof/>
                <w:webHidden/>
              </w:rPr>
              <w:t>182</w:t>
            </w:r>
            <w:r>
              <w:rPr>
                <w:noProof/>
                <w:webHidden/>
              </w:rPr>
              <w:fldChar w:fldCharType="end"/>
            </w:r>
          </w:hyperlink>
        </w:p>
        <w:p w:rsidR="00EE3582" w:rsidRDefault="00EE3582">
          <w:pPr>
            <w:pStyle w:val="31"/>
            <w:tabs>
              <w:tab w:val="right" w:leader="dot" w:pos="8296"/>
            </w:tabs>
            <w:rPr>
              <w:noProof/>
            </w:rPr>
          </w:pPr>
          <w:hyperlink w:anchor="_Toc524383134" w:history="1">
            <w:r w:rsidRPr="00592C3F">
              <w:rPr>
                <w:rStyle w:val="a3"/>
                <w:rFonts w:ascii="宋体" w:eastAsia="宋体" w:hAnsi="宋体"/>
                <w:noProof/>
              </w:rPr>
              <w:t>卡特兰数</w:t>
            </w:r>
            <w:r>
              <w:rPr>
                <w:noProof/>
                <w:webHidden/>
              </w:rPr>
              <w:tab/>
            </w:r>
            <w:r>
              <w:rPr>
                <w:noProof/>
                <w:webHidden/>
              </w:rPr>
              <w:fldChar w:fldCharType="begin"/>
            </w:r>
            <w:r>
              <w:rPr>
                <w:noProof/>
                <w:webHidden/>
              </w:rPr>
              <w:instrText xml:space="preserve"> PAGEREF _Toc524383134 \h </w:instrText>
            </w:r>
            <w:r>
              <w:rPr>
                <w:noProof/>
                <w:webHidden/>
              </w:rPr>
            </w:r>
            <w:r>
              <w:rPr>
                <w:noProof/>
                <w:webHidden/>
              </w:rPr>
              <w:fldChar w:fldCharType="separate"/>
            </w:r>
            <w:r>
              <w:rPr>
                <w:noProof/>
                <w:webHidden/>
              </w:rPr>
              <w:t>182</w:t>
            </w:r>
            <w:r>
              <w:rPr>
                <w:noProof/>
                <w:webHidden/>
              </w:rPr>
              <w:fldChar w:fldCharType="end"/>
            </w:r>
          </w:hyperlink>
        </w:p>
        <w:p w:rsidR="00EE3582" w:rsidRDefault="00EE3582">
          <w:pPr>
            <w:pStyle w:val="31"/>
            <w:tabs>
              <w:tab w:val="right" w:leader="dot" w:pos="8296"/>
            </w:tabs>
            <w:rPr>
              <w:noProof/>
            </w:rPr>
          </w:pPr>
          <w:hyperlink w:anchor="_Toc524383135" w:history="1">
            <w:r w:rsidRPr="00592C3F">
              <w:rPr>
                <w:rStyle w:val="a3"/>
                <w:rFonts w:ascii="宋体" w:eastAsia="宋体" w:hAnsi="宋体"/>
                <w:noProof/>
              </w:rPr>
              <w:t>Polya定理</w:t>
            </w:r>
            <w:r>
              <w:rPr>
                <w:noProof/>
                <w:webHidden/>
              </w:rPr>
              <w:tab/>
            </w:r>
            <w:r>
              <w:rPr>
                <w:noProof/>
                <w:webHidden/>
              </w:rPr>
              <w:fldChar w:fldCharType="begin"/>
            </w:r>
            <w:r>
              <w:rPr>
                <w:noProof/>
                <w:webHidden/>
              </w:rPr>
              <w:instrText xml:space="preserve"> PAGEREF _Toc524383135 \h </w:instrText>
            </w:r>
            <w:r>
              <w:rPr>
                <w:noProof/>
                <w:webHidden/>
              </w:rPr>
            </w:r>
            <w:r>
              <w:rPr>
                <w:noProof/>
                <w:webHidden/>
              </w:rPr>
              <w:fldChar w:fldCharType="separate"/>
            </w:r>
            <w:r>
              <w:rPr>
                <w:noProof/>
                <w:webHidden/>
              </w:rPr>
              <w:t>182</w:t>
            </w:r>
            <w:r>
              <w:rPr>
                <w:noProof/>
                <w:webHidden/>
              </w:rPr>
              <w:fldChar w:fldCharType="end"/>
            </w:r>
          </w:hyperlink>
        </w:p>
        <w:p w:rsidR="00EE3582" w:rsidRDefault="00EE3582">
          <w:pPr>
            <w:pStyle w:val="21"/>
            <w:tabs>
              <w:tab w:val="right" w:leader="dot" w:pos="8296"/>
            </w:tabs>
            <w:rPr>
              <w:noProof/>
            </w:rPr>
          </w:pPr>
          <w:hyperlink w:anchor="_Toc524383136" w:history="1">
            <w:r w:rsidRPr="00592C3F">
              <w:rPr>
                <w:rStyle w:val="a3"/>
                <w:rFonts w:ascii="宋体" w:eastAsia="宋体" w:hAnsi="宋体" w:cs="Arial"/>
                <w:noProof/>
              </w:rPr>
              <w:t>计算几何</w:t>
            </w:r>
            <w:r>
              <w:rPr>
                <w:noProof/>
                <w:webHidden/>
              </w:rPr>
              <w:tab/>
            </w:r>
            <w:r>
              <w:rPr>
                <w:noProof/>
                <w:webHidden/>
              </w:rPr>
              <w:fldChar w:fldCharType="begin"/>
            </w:r>
            <w:r>
              <w:rPr>
                <w:noProof/>
                <w:webHidden/>
              </w:rPr>
              <w:instrText xml:space="preserve"> PAGEREF _Toc524383136 \h </w:instrText>
            </w:r>
            <w:r>
              <w:rPr>
                <w:noProof/>
                <w:webHidden/>
              </w:rPr>
            </w:r>
            <w:r>
              <w:rPr>
                <w:noProof/>
                <w:webHidden/>
              </w:rPr>
              <w:fldChar w:fldCharType="separate"/>
            </w:r>
            <w:r>
              <w:rPr>
                <w:noProof/>
                <w:webHidden/>
              </w:rPr>
              <w:t>184</w:t>
            </w:r>
            <w:r>
              <w:rPr>
                <w:noProof/>
                <w:webHidden/>
              </w:rPr>
              <w:fldChar w:fldCharType="end"/>
            </w:r>
          </w:hyperlink>
        </w:p>
        <w:p w:rsidR="00EE3582" w:rsidRDefault="00EE3582">
          <w:pPr>
            <w:pStyle w:val="31"/>
            <w:tabs>
              <w:tab w:val="right" w:leader="dot" w:pos="8296"/>
            </w:tabs>
            <w:rPr>
              <w:noProof/>
            </w:rPr>
          </w:pPr>
          <w:hyperlink w:anchor="_Toc524383137" w:history="1">
            <w:r w:rsidRPr="00592C3F">
              <w:rPr>
                <w:rStyle w:val="a3"/>
                <w:rFonts w:ascii="宋体" w:eastAsia="宋体" w:hAnsi="宋体" w:cs="Arial"/>
                <w:noProof/>
              </w:rPr>
              <w:t>点到线段的最短距离——矢量法</w:t>
            </w:r>
            <w:r>
              <w:rPr>
                <w:noProof/>
                <w:webHidden/>
              </w:rPr>
              <w:tab/>
            </w:r>
            <w:r>
              <w:rPr>
                <w:noProof/>
                <w:webHidden/>
              </w:rPr>
              <w:fldChar w:fldCharType="begin"/>
            </w:r>
            <w:r>
              <w:rPr>
                <w:noProof/>
                <w:webHidden/>
              </w:rPr>
              <w:instrText xml:space="preserve"> PAGEREF _Toc524383137 \h </w:instrText>
            </w:r>
            <w:r>
              <w:rPr>
                <w:noProof/>
                <w:webHidden/>
              </w:rPr>
            </w:r>
            <w:r>
              <w:rPr>
                <w:noProof/>
                <w:webHidden/>
              </w:rPr>
              <w:fldChar w:fldCharType="separate"/>
            </w:r>
            <w:r>
              <w:rPr>
                <w:noProof/>
                <w:webHidden/>
              </w:rPr>
              <w:t>184</w:t>
            </w:r>
            <w:r>
              <w:rPr>
                <w:noProof/>
                <w:webHidden/>
              </w:rPr>
              <w:fldChar w:fldCharType="end"/>
            </w:r>
          </w:hyperlink>
        </w:p>
        <w:p w:rsidR="00EE3582" w:rsidRDefault="00EE3582">
          <w:pPr>
            <w:pStyle w:val="31"/>
            <w:tabs>
              <w:tab w:val="right" w:leader="dot" w:pos="8296"/>
            </w:tabs>
            <w:rPr>
              <w:noProof/>
            </w:rPr>
          </w:pPr>
          <w:hyperlink w:anchor="_Toc524383138" w:history="1">
            <w:r w:rsidRPr="00592C3F">
              <w:rPr>
                <w:rStyle w:val="a3"/>
                <w:rFonts w:ascii="宋体" w:eastAsia="宋体" w:hAnsi="宋体"/>
                <w:noProof/>
              </w:rPr>
              <w:t>四点共面</w:t>
            </w:r>
            <w:r>
              <w:rPr>
                <w:noProof/>
                <w:webHidden/>
              </w:rPr>
              <w:tab/>
            </w:r>
            <w:r>
              <w:rPr>
                <w:noProof/>
                <w:webHidden/>
              </w:rPr>
              <w:fldChar w:fldCharType="begin"/>
            </w:r>
            <w:r>
              <w:rPr>
                <w:noProof/>
                <w:webHidden/>
              </w:rPr>
              <w:instrText xml:space="preserve"> PAGEREF _Toc524383138 \h </w:instrText>
            </w:r>
            <w:r>
              <w:rPr>
                <w:noProof/>
                <w:webHidden/>
              </w:rPr>
            </w:r>
            <w:r>
              <w:rPr>
                <w:noProof/>
                <w:webHidden/>
              </w:rPr>
              <w:fldChar w:fldCharType="separate"/>
            </w:r>
            <w:r>
              <w:rPr>
                <w:noProof/>
                <w:webHidden/>
              </w:rPr>
              <w:t>187</w:t>
            </w:r>
            <w:r>
              <w:rPr>
                <w:noProof/>
                <w:webHidden/>
              </w:rPr>
              <w:fldChar w:fldCharType="end"/>
            </w:r>
          </w:hyperlink>
        </w:p>
        <w:p w:rsidR="00EE3582" w:rsidRDefault="00EE3582">
          <w:pPr>
            <w:pStyle w:val="31"/>
            <w:tabs>
              <w:tab w:val="right" w:leader="dot" w:pos="8296"/>
            </w:tabs>
            <w:rPr>
              <w:noProof/>
            </w:rPr>
          </w:pPr>
          <w:hyperlink w:anchor="_Toc524383139" w:history="1">
            <w:r w:rsidRPr="00592C3F">
              <w:rPr>
                <w:rStyle w:val="a3"/>
                <w:rFonts w:ascii="宋体" w:eastAsia="宋体" w:hAnsi="宋体"/>
                <w:noProof/>
              </w:rPr>
              <w:t>线段相交</w:t>
            </w:r>
            <w:r>
              <w:rPr>
                <w:noProof/>
                <w:webHidden/>
              </w:rPr>
              <w:tab/>
            </w:r>
            <w:r>
              <w:rPr>
                <w:noProof/>
                <w:webHidden/>
              </w:rPr>
              <w:fldChar w:fldCharType="begin"/>
            </w:r>
            <w:r>
              <w:rPr>
                <w:noProof/>
                <w:webHidden/>
              </w:rPr>
              <w:instrText xml:space="preserve"> PAGEREF _Toc524383139 \h </w:instrText>
            </w:r>
            <w:r>
              <w:rPr>
                <w:noProof/>
                <w:webHidden/>
              </w:rPr>
            </w:r>
            <w:r>
              <w:rPr>
                <w:noProof/>
                <w:webHidden/>
              </w:rPr>
              <w:fldChar w:fldCharType="separate"/>
            </w:r>
            <w:r>
              <w:rPr>
                <w:noProof/>
                <w:webHidden/>
              </w:rPr>
              <w:t>188</w:t>
            </w:r>
            <w:r>
              <w:rPr>
                <w:noProof/>
                <w:webHidden/>
              </w:rPr>
              <w:fldChar w:fldCharType="end"/>
            </w:r>
          </w:hyperlink>
        </w:p>
        <w:p w:rsidR="00EE3582" w:rsidRDefault="00EE3582">
          <w:pPr>
            <w:pStyle w:val="31"/>
            <w:tabs>
              <w:tab w:val="right" w:leader="dot" w:pos="8296"/>
            </w:tabs>
            <w:rPr>
              <w:noProof/>
            </w:rPr>
          </w:pPr>
          <w:hyperlink w:anchor="_Toc524383140" w:history="1">
            <w:r w:rsidRPr="00592C3F">
              <w:rPr>
                <w:rStyle w:val="a3"/>
                <w:rFonts w:ascii="宋体" w:eastAsia="宋体" w:hAnsi="宋体"/>
                <w:noProof/>
              </w:rPr>
              <w:t>简单多边形与圆面积交</w:t>
            </w:r>
            <w:r>
              <w:rPr>
                <w:noProof/>
                <w:webHidden/>
              </w:rPr>
              <w:tab/>
            </w:r>
            <w:r>
              <w:rPr>
                <w:noProof/>
                <w:webHidden/>
              </w:rPr>
              <w:fldChar w:fldCharType="begin"/>
            </w:r>
            <w:r>
              <w:rPr>
                <w:noProof/>
                <w:webHidden/>
              </w:rPr>
              <w:instrText xml:space="preserve"> PAGEREF _Toc524383140 \h </w:instrText>
            </w:r>
            <w:r>
              <w:rPr>
                <w:noProof/>
                <w:webHidden/>
              </w:rPr>
            </w:r>
            <w:r>
              <w:rPr>
                <w:noProof/>
                <w:webHidden/>
              </w:rPr>
              <w:fldChar w:fldCharType="separate"/>
            </w:r>
            <w:r>
              <w:rPr>
                <w:noProof/>
                <w:webHidden/>
              </w:rPr>
              <w:t>188</w:t>
            </w:r>
            <w:r>
              <w:rPr>
                <w:noProof/>
                <w:webHidden/>
              </w:rPr>
              <w:fldChar w:fldCharType="end"/>
            </w:r>
          </w:hyperlink>
        </w:p>
        <w:p w:rsidR="00EE3582" w:rsidRDefault="00EE3582">
          <w:pPr>
            <w:pStyle w:val="31"/>
            <w:tabs>
              <w:tab w:val="right" w:leader="dot" w:pos="8296"/>
            </w:tabs>
            <w:rPr>
              <w:noProof/>
            </w:rPr>
          </w:pPr>
          <w:hyperlink w:anchor="_Toc524383141" w:history="1">
            <w:r w:rsidRPr="00592C3F">
              <w:rPr>
                <w:rStyle w:val="a3"/>
                <w:rFonts w:ascii="宋体" w:eastAsia="宋体" w:hAnsi="宋体"/>
                <w:noProof/>
              </w:rPr>
              <w:t>两圆相交点</w:t>
            </w:r>
            <w:r>
              <w:rPr>
                <w:noProof/>
                <w:webHidden/>
              </w:rPr>
              <w:tab/>
            </w:r>
            <w:r>
              <w:rPr>
                <w:noProof/>
                <w:webHidden/>
              </w:rPr>
              <w:fldChar w:fldCharType="begin"/>
            </w:r>
            <w:r>
              <w:rPr>
                <w:noProof/>
                <w:webHidden/>
              </w:rPr>
              <w:instrText xml:space="preserve"> PAGEREF _Toc524383141 \h </w:instrText>
            </w:r>
            <w:r>
              <w:rPr>
                <w:noProof/>
                <w:webHidden/>
              </w:rPr>
            </w:r>
            <w:r>
              <w:rPr>
                <w:noProof/>
                <w:webHidden/>
              </w:rPr>
              <w:fldChar w:fldCharType="separate"/>
            </w:r>
            <w:r>
              <w:rPr>
                <w:noProof/>
                <w:webHidden/>
              </w:rPr>
              <w:t>192</w:t>
            </w:r>
            <w:r>
              <w:rPr>
                <w:noProof/>
                <w:webHidden/>
              </w:rPr>
              <w:fldChar w:fldCharType="end"/>
            </w:r>
          </w:hyperlink>
        </w:p>
        <w:p w:rsidR="00EE3582" w:rsidRDefault="00EE3582">
          <w:pPr>
            <w:pStyle w:val="31"/>
            <w:tabs>
              <w:tab w:val="right" w:leader="dot" w:pos="8296"/>
            </w:tabs>
            <w:rPr>
              <w:noProof/>
            </w:rPr>
          </w:pPr>
          <w:hyperlink w:anchor="_Toc524383142" w:history="1">
            <w:r w:rsidRPr="00592C3F">
              <w:rPr>
                <w:rStyle w:val="a3"/>
                <w:rFonts w:ascii="宋体" w:eastAsia="宋体" w:hAnsi="宋体"/>
                <w:noProof/>
              </w:rPr>
              <w:t>两圆相交弧长</w:t>
            </w:r>
            <w:r>
              <w:rPr>
                <w:noProof/>
                <w:webHidden/>
              </w:rPr>
              <w:tab/>
            </w:r>
            <w:r>
              <w:rPr>
                <w:noProof/>
                <w:webHidden/>
              </w:rPr>
              <w:fldChar w:fldCharType="begin"/>
            </w:r>
            <w:r>
              <w:rPr>
                <w:noProof/>
                <w:webHidden/>
              </w:rPr>
              <w:instrText xml:space="preserve"> PAGEREF _Toc524383142 \h </w:instrText>
            </w:r>
            <w:r>
              <w:rPr>
                <w:noProof/>
                <w:webHidden/>
              </w:rPr>
            </w:r>
            <w:r>
              <w:rPr>
                <w:noProof/>
                <w:webHidden/>
              </w:rPr>
              <w:fldChar w:fldCharType="separate"/>
            </w:r>
            <w:r>
              <w:rPr>
                <w:noProof/>
                <w:webHidden/>
              </w:rPr>
              <w:t>192</w:t>
            </w:r>
            <w:r>
              <w:rPr>
                <w:noProof/>
                <w:webHidden/>
              </w:rPr>
              <w:fldChar w:fldCharType="end"/>
            </w:r>
          </w:hyperlink>
        </w:p>
        <w:p w:rsidR="00EE3582" w:rsidRDefault="00EE3582">
          <w:pPr>
            <w:pStyle w:val="31"/>
            <w:tabs>
              <w:tab w:val="right" w:leader="dot" w:pos="8296"/>
            </w:tabs>
            <w:rPr>
              <w:noProof/>
            </w:rPr>
          </w:pPr>
          <w:hyperlink w:anchor="_Toc524383143" w:history="1">
            <w:r w:rsidRPr="00592C3F">
              <w:rPr>
                <w:rStyle w:val="a3"/>
                <w:rFonts w:ascii="宋体" w:eastAsia="宋体" w:hAnsi="宋体"/>
                <w:noProof/>
              </w:rPr>
              <w:t>极角排序</w:t>
            </w:r>
            <w:r>
              <w:rPr>
                <w:noProof/>
                <w:webHidden/>
              </w:rPr>
              <w:tab/>
            </w:r>
            <w:r>
              <w:rPr>
                <w:noProof/>
                <w:webHidden/>
              </w:rPr>
              <w:fldChar w:fldCharType="begin"/>
            </w:r>
            <w:r>
              <w:rPr>
                <w:noProof/>
                <w:webHidden/>
              </w:rPr>
              <w:instrText xml:space="preserve"> PAGEREF _Toc524383143 \h </w:instrText>
            </w:r>
            <w:r>
              <w:rPr>
                <w:noProof/>
                <w:webHidden/>
              </w:rPr>
            </w:r>
            <w:r>
              <w:rPr>
                <w:noProof/>
                <w:webHidden/>
              </w:rPr>
              <w:fldChar w:fldCharType="separate"/>
            </w:r>
            <w:r>
              <w:rPr>
                <w:noProof/>
                <w:webHidden/>
              </w:rPr>
              <w:t>197</w:t>
            </w:r>
            <w:r>
              <w:rPr>
                <w:noProof/>
                <w:webHidden/>
              </w:rPr>
              <w:fldChar w:fldCharType="end"/>
            </w:r>
          </w:hyperlink>
        </w:p>
        <w:p w:rsidR="00EE3582" w:rsidRDefault="00EE3582">
          <w:pPr>
            <w:pStyle w:val="31"/>
            <w:tabs>
              <w:tab w:val="right" w:leader="dot" w:pos="8296"/>
            </w:tabs>
            <w:rPr>
              <w:noProof/>
            </w:rPr>
          </w:pPr>
          <w:hyperlink w:anchor="_Toc524383144" w:history="1">
            <w:r w:rsidRPr="00592C3F">
              <w:rPr>
                <w:rStyle w:val="a3"/>
                <w:rFonts w:ascii="宋体" w:eastAsia="宋体" w:hAnsi="宋体"/>
                <w:noProof/>
              </w:rPr>
              <w:t>凸包</w:t>
            </w:r>
            <w:r>
              <w:rPr>
                <w:noProof/>
                <w:webHidden/>
              </w:rPr>
              <w:tab/>
            </w:r>
            <w:r>
              <w:rPr>
                <w:noProof/>
                <w:webHidden/>
              </w:rPr>
              <w:fldChar w:fldCharType="begin"/>
            </w:r>
            <w:r>
              <w:rPr>
                <w:noProof/>
                <w:webHidden/>
              </w:rPr>
              <w:instrText xml:space="preserve"> PAGEREF _Toc524383144 \h </w:instrText>
            </w:r>
            <w:r>
              <w:rPr>
                <w:noProof/>
                <w:webHidden/>
              </w:rPr>
            </w:r>
            <w:r>
              <w:rPr>
                <w:noProof/>
                <w:webHidden/>
              </w:rPr>
              <w:fldChar w:fldCharType="separate"/>
            </w:r>
            <w:r>
              <w:rPr>
                <w:noProof/>
                <w:webHidden/>
              </w:rPr>
              <w:t>197</w:t>
            </w:r>
            <w:r>
              <w:rPr>
                <w:noProof/>
                <w:webHidden/>
              </w:rPr>
              <w:fldChar w:fldCharType="end"/>
            </w:r>
          </w:hyperlink>
        </w:p>
        <w:p w:rsidR="00EE3582" w:rsidRDefault="00EE3582">
          <w:pPr>
            <w:pStyle w:val="31"/>
            <w:tabs>
              <w:tab w:val="right" w:leader="dot" w:pos="8296"/>
            </w:tabs>
            <w:rPr>
              <w:noProof/>
            </w:rPr>
          </w:pPr>
          <w:hyperlink w:anchor="_Toc524383145" w:history="1">
            <w:r w:rsidRPr="00592C3F">
              <w:rPr>
                <w:rStyle w:val="a3"/>
                <w:rFonts w:ascii="宋体" w:eastAsia="宋体" w:hAnsi="宋体"/>
                <w:noProof/>
              </w:rPr>
              <w:t>其他题目</w:t>
            </w:r>
            <w:r>
              <w:rPr>
                <w:noProof/>
                <w:webHidden/>
              </w:rPr>
              <w:tab/>
            </w:r>
            <w:r>
              <w:rPr>
                <w:noProof/>
                <w:webHidden/>
              </w:rPr>
              <w:fldChar w:fldCharType="begin"/>
            </w:r>
            <w:r>
              <w:rPr>
                <w:noProof/>
                <w:webHidden/>
              </w:rPr>
              <w:instrText xml:space="preserve"> PAGEREF _Toc524383145 \h </w:instrText>
            </w:r>
            <w:r>
              <w:rPr>
                <w:noProof/>
                <w:webHidden/>
              </w:rPr>
            </w:r>
            <w:r>
              <w:rPr>
                <w:noProof/>
                <w:webHidden/>
              </w:rPr>
              <w:fldChar w:fldCharType="separate"/>
            </w:r>
            <w:r>
              <w:rPr>
                <w:noProof/>
                <w:webHidden/>
              </w:rPr>
              <w:t>197</w:t>
            </w:r>
            <w:r>
              <w:rPr>
                <w:noProof/>
                <w:webHidden/>
              </w:rPr>
              <w:fldChar w:fldCharType="end"/>
            </w:r>
          </w:hyperlink>
        </w:p>
        <w:p w:rsidR="00EE3582" w:rsidRDefault="00EE3582">
          <w:pPr>
            <w:pStyle w:val="21"/>
            <w:tabs>
              <w:tab w:val="right" w:leader="dot" w:pos="8296"/>
            </w:tabs>
            <w:rPr>
              <w:noProof/>
            </w:rPr>
          </w:pPr>
          <w:hyperlink w:anchor="_Toc524383146" w:history="1">
            <w:r w:rsidRPr="00592C3F">
              <w:rPr>
                <w:rStyle w:val="a3"/>
                <w:rFonts w:ascii="宋体" w:eastAsia="宋体" w:hAnsi="宋体"/>
                <w:noProof/>
              </w:rPr>
              <w:t>线性规划</w:t>
            </w:r>
            <w:r>
              <w:rPr>
                <w:noProof/>
                <w:webHidden/>
              </w:rPr>
              <w:tab/>
            </w:r>
            <w:r>
              <w:rPr>
                <w:noProof/>
                <w:webHidden/>
              </w:rPr>
              <w:fldChar w:fldCharType="begin"/>
            </w:r>
            <w:r>
              <w:rPr>
                <w:noProof/>
                <w:webHidden/>
              </w:rPr>
              <w:instrText xml:space="preserve"> PAGEREF _Toc524383146 \h </w:instrText>
            </w:r>
            <w:r>
              <w:rPr>
                <w:noProof/>
                <w:webHidden/>
              </w:rPr>
            </w:r>
            <w:r>
              <w:rPr>
                <w:noProof/>
                <w:webHidden/>
              </w:rPr>
              <w:fldChar w:fldCharType="separate"/>
            </w:r>
            <w:r>
              <w:rPr>
                <w:noProof/>
                <w:webHidden/>
              </w:rPr>
              <w:t>198</w:t>
            </w:r>
            <w:r>
              <w:rPr>
                <w:noProof/>
                <w:webHidden/>
              </w:rPr>
              <w:fldChar w:fldCharType="end"/>
            </w:r>
          </w:hyperlink>
        </w:p>
        <w:p w:rsidR="00EE3582" w:rsidRDefault="00EE3582">
          <w:pPr>
            <w:pStyle w:val="31"/>
            <w:tabs>
              <w:tab w:val="right" w:leader="dot" w:pos="8296"/>
            </w:tabs>
            <w:rPr>
              <w:noProof/>
            </w:rPr>
          </w:pPr>
          <w:hyperlink w:anchor="_Toc524383147" w:history="1">
            <w:r w:rsidRPr="00592C3F">
              <w:rPr>
                <w:rStyle w:val="a3"/>
                <w:rFonts w:ascii="宋体" w:eastAsia="宋体" w:hAnsi="宋体"/>
                <w:noProof/>
              </w:rPr>
              <w:t>单纯形法</w:t>
            </w:r>
            <w:r>
              <w:rPr>
                <w:noProof/>
                <w:webHidden/>
              </w:rPr>
              <w:tab/>
            </w:r>
            <w:r>
              <w:rPr>
                <w:noProof/>
                <w:webHidden/>
              </w:rPr>
              <w:fldChar w:fldCharType="begin"/>
            </w:r>
            <w:r>
              <w:rPr>
                <w:noProof/>
                <w:webHidden/>
              </w:rPr>
              <w:instrText xml:space="preserve"> PAGEREF _Toc524383147 \h </w:instrText>
            </w:r>
            <w:r>
              <w:rPr>
                <w:noProof/>
                <w:webHidden/>
              </w:rPr>
            </w:r>
            <w:r>
              <w:rPr>
                <w:noProof/>
                <w:webHidden/>
              </w:rPr>
              <w:fldChar w:fldCharType="separate"/>
            </w:r>
            <w:r>
              <w:rPr>
                <w:noProof/>
                <w:webHidden/>
              </w:rPr>
              <w:t>198</w:t>
            </w:r>
            <w:r>
              <w:rPr>
                <w:noProof/>
                <w:webHidden/>
              </w:rPr>
              <w:fldChar w:fldCharType="end"/>
            </w:r>
          </w:hyperlink>
        </w:p>
        <w:p w:rsidR="00EE3582" w:rsidRDefault="00EE3582">
          <w:pPr>
            <w:pStyle w:val="21"/>
            <w:tabs>
              <w:tab w:val="right" w:leader="dot" w:pos="8296"/>
            </w:tabs>
            <w:rPr>
              <w:noProof/>
            </w:rPr>
          </w:pPr>
          <w:hyperlink w:anchor="_Toc524383148" w:history="1">
            <w:r w:rsidRPr="00592C3F">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_Toc524383148 \h </w:instrText>
            </w:r>
            <w:r>
              <w:rPr>
                <w:noProof/>
                <w:webHidden/>
              </w:rPr>
            </w:r>
            <w:r>
              <w:rPr>
                <w:noProof/>
                <w:webHidden/>
              </w:rPr>
              <w:fldChar w:fldCharType="separate"/>
            </w:r>
            <w:r>
              <w:rPr>
                <w:noProof/>
                <w:webHidden/>
              </w:rPr>
              <w:t>220</w:t>
            </w:r>
            <w:r>
              <w:rPr>
                <w:noProof/>
                <w:webHidden/>
              </w:rPr>
              <w:fldChar w:fldCharType="end"/>
            </w:r>
          </w:hyperlink>
        </w:p>
        <w:p w:rsidR="00EE3582" w:rsidRDefault="00EE3582">
          <w:pPr>
            <w:pStyle w:val="31"/>
            <w:tabs>
              <w:tab w:val="right" w:leader="dot" w:pos="8296"/>
            </w:tabs>
            <w:rPr>
              <w:noProof/>
            </w:rPr>
          </w:pPr>
          <w:hyperlink w:anchor="_Toc524383149" w:history="1">
            <w:r w:rsidRPr="00592C3F">
              <w:rPr>
                <w:rStyle w:val="a3"/>
                <w:rFonts w:ascii="宋体" w:eastAsia="宋体" w:hAnsi="宋体"/>
                <w:noProof/>
              </w:rPr>
              <w:t>√-牛客网2018暑期多校第1场-A（OEIS打表&amp;组合数递推&amp;逆元）</w:t>
            </w:r>
            <w:r>
              <w:rPr>
                <w:noProof/>
                <w:webHidden/>
              </w:rPr>
              <w:tab/>
            </w:r>
            <w:r>
              <w:rPr>
                <w:noProof/>
                <w:webHidden/>
              </w:rPr>
              <w:fldChar w:fldCharType="begin"/>
            </w:r>
            <w:r>
              <w:rPr>
                <w:noProof/>
                <w:webHidden/>
              </w:rPr>
              <w:instrText xml:space="preserve"> PAGEREF _Toc524383149 \h </w:instrText>
            </w:r>
            <w:r>
              <w:rPr>
                <w:noProof/>
                <w:webHidden/>
              </w:rPr>
            </w:r>
            <w:r>
              <w:rPr>
                <w:noProof/>
                <w:webHidden/>
              </w:rPr>
              <w:fldChar w:fldCharType="separate"/>
            </w:r>
            <w:r>
              <w:rPr>
                <w:noProof/>
                <w:webHidden/>
              </w:rPr>
              <w:t>220</w:t>
            </w:r>
            <w:r>
              <w:rPr>
                <w:noProof/>
                <w:webHidden/>
              </w:rPr>
              <w:fldChar w:fldCharType="end"/>
            </w:r>
          </w:hyperlink>
        </w:p>
        <w:p w:rsidR="00EE3582" w:rsidRDefault="00EE3582">
          <w:pPr>
            <w:pStyle w:val="31"/>
            <w:tabs>
              <w:tab w:val="right" w:leader="dot" w:pos="8296"/>
            </w:tabs>
            <w:rPr>
              <w:noProof/>
            </w:rPr>
          </w:pPr>
          <w:hyperlink w:anchor="_Toc524383150" w:history="1">
            <w:r w:rsidRPr="00592C3F">
              <w:rPr>
                <w:rStyle w:val="a3"/>
                <w:rFonts w:ascii="宋体" w:eastAsia="宋体" w:hAnsi="宋体"/>
                <w:noProof/>
              </w:rPr>
              <w:t>√-HDU-6304-2018多校1-铜牌题</w:t>
            </w:r>
            <w:r>
              <w:rPr>
                <w:noProof/>
                <w:webHidden/>
              </w:rPr>
              <w:tab/>
            </w:r>
            <w:r>
              <w:rPr>
                <w:noProof/>
                <w:webHidden/>
              </w:rPr>
              <w:fldChar w:fldCharType="begin"/>
            </w:r>
            <w:r>
              <w:rPr>
                <w:noProof/>
                <w:webHidden/>
              </w:rPr>
              <w:instrText xml:space="preserve"> PAGEREF _Toc524383150 \h </w:instrText>
            </w:r>
            <w:r>
              <w:rPr>
                <w:noProof/>
                <w:webHidden/>
              </w:rPr>
            </w:r>
            <w:r>
              <w:rPr>
                <w:noProof/>
                <w:webHidden/>
              </w:rPr>
              <w:fldChar w:fldCharType="separate"/>
            </w:r>
            <w:r>
              <w:rPr>
                <w:noProof/>
                <w:webHidden/>
              </w:rPr>
              <w:t>223</w:t>
            </w:r>
            <w:r>
              <w:rPr>
                <w:noProof/>
                <w:webHidden/>
              </w:rPr>
              <w:fldChar w:fldCharType="end"/>
            </w:r>
          </w:hyperlink>
        </w:p>
        <w:p w:rsidR="00EE3582" w:rsidRDefault="00EE3582">
          <w:pPr>
            <w:pStyle w:val="31"/>
            <w:tabs>
              <w:tab w:val="right" w:leader="dot" w:pos="8296"/>
            </w:tabs>
            <w:rPr>
              <w:noProof/>
            </w:rPr>
          </w:pPr>
          <w:hyperlink w:anchor="_Toc524383151" w:history="1">
            <w:r w:rsidRPr="00592C3F">
              <w:rPr>
                <w:rStyle w:val="a3"/>
                <w:rFonts w:ascii="宋体" w:eastAsia="宋体" w:hAnsi="宋体"/>
                <w:noProof/>
              </w:rPr>
              <w:t>√-EOJ-110-2018月赛7-数蝌蚪-签到题</w:t>
            </w:r>
            <w:r>
              <w:rPr>
                <w:noProof/>
                <w:webHidden/>
              </w:rPr>
              <w:tab/>
            </w:r>
            <w:r>
              <w:rPr>
                <w:noProof/>
                <w:webHidden/>
              </w:rPr>
              <w:fldChar w:fldCharType="begin"/>
            </w:r>
            <w:r>
              <w:rPr>
                <w:noProof/>
                <w:webHidden/>
              </w:rPr>
              <w:instrText xml:space="preserve"> PAGEREF _Toc524383151 \h </w:instrText>
            </w:r>
            <w:r>
              <w:rPr>
                <w:noProof/>
                <w:webHidden/>
              </w:rPr>
            </w:r>
            <w:r>
              <w:rPr>
                <w:noProof/>
                <w:webHidden/>
              </w:rPr>
              <w:fldChar w:fldCharType="separate"/>
            </w:r>
            <w:r>
              <w:rPr>
                <w:noProof/>
                <w:webHidden/>
              </w:rPr>
              <w:t>225</w:t>
            </w:r>
            <w:r>
              <w:rPr>
                <w:noProof/>
                <w:webHidden/>
              </w:rPr>
              <w:fldChar w:fldCharType="end"/>
            </w:r>
          </w:hyperlink>
        </w:p>
        <w:p w:rsidR="00EE3582" w:rsidRDefault="00EE3582">
          <w:pPr>
            <w:pStyle w:val="31"/>
            <w:tabs>
              <w:tab w:val="right" w:leader="dot" w:pos="8296"/>
            </w:tabs>
            <w:rPr>
              <w:noProof/>
            </w:rPr>
          </w:pPr>
          <w:hyperlink w:anchor="_Toc524383152" w:history="1">
            <w:r w:rsidRPr="00592C3F">
              <w:rPr>
                <w:rStyle w:val="a3"/>
                <w:rFonts w:ascii="宋体" w:eastAsia="宋体" w:hAnsi="宋体"/>
                <w:noProof/>
              </w:rPr>
              <w:t>√-HDU-6333-Harvest of Apples</w:t>
            </w:r>
            <w:r>
              <w:rPr>
                <w:noProof/>
                <w:webHidden/>
              </w:rPr>
              <w:tab/>
            </w:r>
            <w:r>
              <w:rPr>
                <w:noProof/>
                <w:webHidden/>
              </w:rPr>
              <w:fldChar w:fldCharType="begin"/>
            </w:r>
            <w:r>
              <w:rPr>
                <w:noProof/>
                <w:webHidden/>
              </w:rPr>
              <w:instrText xml:space="preserve"> PAGEREF _Toc524383152 \h </w:instrText>
            </w:r>
            <w:r>
              <w:rPr>
                <w:noProof/>
                <w:webHidden/>
              </w:rPr>
            </w:r>
            <w:r>
              <w:rPr>
                <w:noProof/>
                <w:webHidden/>
              </w:rPr>
              <w:fldChar w:fldCharType="separate"/>
            </w:r>
            <w:r>
              <w:rPr>
                <w:noProof/>
                <w:webHidden/>
              </w:rPr>
              <w:t>226</w:t>
            </w:r>
            <w:r>
              <w:rPr>
                <w:noProof/>
                <w:webHidden/>
              </w:rPr>
              <w:fldChar w:fldCharType="end"/>
            </w:r>
          </w:hyperlink>
        </w:p>
        <w:p w:rsidR="00EE3582" w:rsidRDefault="00EE3582">
          <w:pPr>
            <w:pStyle w:val="11"/>
            <w:tabs>
              <w:tab w:val="right" w:leader="dot" w:pos="8296"/>
            </w:tabs>
            <w:rPr>
              <w:noProof/>
            </w:rPr>
          </w:pPr>
          <w:hyperlink w:anchor="_Toc524383153" w:history="1">
            <w:r w:rsidRPr="00592C3F">
              <w:rPr>
                <w:rStyle w:val="a3"/>
                <w:rFonts w:ascii="宋体" w:eastAsia="宋体" w:hAnsi="宋体"/>
                <w:noProof/>
              </w:rPr>
              <w:t>八、网络流</w:t>
            </w:r>
            <w:r>
              <w:rPr>
                <w:noProof/>
                <w:webHidden/>
              </w:rPr>
              <w:tab/>
            </w:r>
            <w:r>
              <w:rPr>
                <w:noProof/>
                <w:webHidden/>
              </w:rPr>
              <w:fldChar w:fldCharType="begin"/>
            </w:r>
            <w:r>
              <w:rPr>
                <w:noProof/>
                <w:webHidden/>
              </w:rPr>
              <w:instrText xml:space="preserve"> PAGEREF _Toc524383153 \h </w:instrText>
            </w:r>
            <w:r>
              <w:rPr>
                <w:noProof/>
                <w:webHidden/>
              </w:rPr>
            </w:r>
            <w:r>
              <w:rPr>
                <w:noProof/>
                <w:webHidden/>
              </w:rPr>
              <w:fldChar w:fldCharType="separate"/>
            </w:r>
            <w:r>
              <w:rPr>
                <w:noProof/>
                <w:webHidden/>
              </w:rPr>
              <w:t>229</w:t>
            </w:r>
            <w:r>
              <w:rPr>
                <w:noProof/>
                <w:webHidden/>
              </w:rPr>
              <w:fldChar w:fldCharType="end"/>
            </w:r>
          </w:hyperlink>
        </w:p>
        <w:p w:rsidR="00EE3582" w:rsidRDefault="00EE3582">
          <w:pPr>
            <w:pStyle w:val="21"/>
            <w:tabs>
              <w:tab w:val="right" w:leader="dot" w:pos="8296"/>
            </w:tabs>
            <w:rPr>
              <w:noProof/>
            </w:rPr>
          </w:pPr>
          <w:hyperlink w:anchor="_Toc524383154" w:history="1">
            <w:r w:rsidRPr="00592C3F">
              <w:rPr>
                <w:rStyle w:val="a3"/>
                <w:rFonts w:ascii="宋体" w:eastAsia="宋体" w:hAnsi="宋体"/>
                <w:noProof/>
              </w:rPr>
              <w:t>补题</w:t>
            </w:r>
            <w:r>
              <w:rPr>
                <w:noProof/>
                <w:webHidden/>
              </w:rPr>
              <w:tab/>
            </w:r>
            <w:r>
              <w:rPr>
                <w:noProof/>
                <w:webHidden/>
              </w:rPr>
              <w:fldChar w:fldCharType="begin"/>
            </w:r>
            <w:r>
              <w:rPr>
                <w:noProof/>
                <w:webHidden/>
              </w:rPr>
              <w:instrText xml:space="preserve"> PAGEREF _Toc524383154 \h </w:instrText>
            </w:r>
            <w:r>
              <w:rPr>
                <w:noProof/>
                <w:webHidden/>
              </w:rPr>
            </w:r>
            <w:r>
              <w:rPr>
                <w:noProof/>
                <w:webHidden/>
              </w:rPr>
              <w:fldChar w:fldCharType="separate"/>
            </w:r>
            <w:r>
              <w:rPr>
                <w:noProof/>
                <w:webHidden/>
              </w:rPr>
              <w:t>229</w:t>
            </w:r>
            <w:r>
              <w:rPr>
                <w:noProof/>
                <w:webHidden/>
              </w:rPr>
              <w:fldChar w:fldCharType="end"/>
            </w:r>
          </w:hyperlink>
        </w:p>
        <w:p w:rsidR="00EE3582" w:rsidRDefault="00EE3582">
          <w:pPr>
            <w:pStyle w:val="31"/>
            <w:tabs>
              <w:tab w:val="right" w:leader="dot" w:pos="8296"/>
            </w:tabs>
            <w:rPr>
              <w:noProof/>
            </w:rPr>
          </w:pPr>
          <w:hyperlink w:anchor="_Toc524383155" w:history="1">
            <w:r w:rsidRPr="00592C3F">
              <w:rPr>
                <w:rStyle w:val="a3"/>
                <w:rFonts w:ascii="宋体" w:eastAsia="宋体" w:hAnsi="宋体"/>
                <w:noProof/>
              </w:rPr>
              <w:t>银牌题-KM匹配</w:t>
            </w:r>
            <w:r>
              <w:rPr>
                <w:noProof/>
                <w:webHidden/>
              </w:rPr>
              <w:tab/>
            </w:r>
            <w:r>
              <w:rPr>
                <w:noProof/>
                <w:webHidden/>
              </w:rPr>
              <w:fldChar w:fldCharType="begin"/>
            </w:r>
            <w:r>
              <w:rPr>
                <w:noProof/>
                <w:webHidden/>
              </w:rPr>
              <w:instrText xml:space="preserve"> PAGEREF _Toc524383155 \h </w:instrText>
            </w:r>
            <w:r>
              <w:rPr>
                <w:noProof/>
                <w:webHidden/>
              </w:rPr>
            </w:r>
            <w:r>
              <w:rPr>
                <w:noProof/>
                <w:webHidden/>
              </w:rPr>
              <w:fldChar w:fldCharType="separate"/>
            </w:r>
            <w:r>
              <w:rPr>
                <w:noProof/>
                <w:webHidden/>
              </w:rPr>
              <w:t>229</w:t>
            </w:r>
            <w:r>
              <w:rPr>
                <w:noProof/>
                <w:webHidden/>
              </w:rPr>
              <w:fldChar w:fldCharType="end"/>
            </w:r>
          </w:hyperlink>
        </w:p>
        <w:p w:rsidR="00EE3582" w:rsidRDefault="00EE3582">
          <w:pPr>
            <w:pStyle w:val="21"/>
            <w:tabs>
              <w:tab w:val="right" w:leader="dot" w:pos="8296"/>
            </w:tabs>
            <w:rPr>
              <w:noProof/>
            </w:rPr>
          </w:pPr>
          <w:hyperlink w:anchor="_Toc524383156" w:history="1">
            <w:r w:rsidRPr="00592C3F">
              <w:rPr>
                <w:rStyle w:val="a3"/>
                <w:rFonts w:ascii="宋体" w:eastAsia="宋体" w:hAnsi="宋体"/>
                <w:noProof/>
              </w:rPr>
              <w:t>最大流</w:t>
            </w:r>
            <w:r>
              <w:rPr>
                <w:noProof/>
                <w:webHidden/>
              </w:rPr>
              <w:tab/>
            </w:r>
            <w:r>
              <w:rPr>
                <w:noProof/>
                <w:webHidden/>
              </w:rPr>
              <w:fldChar w:fldCharType="begin"/>
            </w:r>
            <w:r>
              <w:rPr>
                <w:noProof/>
                <w:webHidden/>
              </w:rPr>
              <w:instrText xml:space="preserve"> PAGEREF _Toc524383156 \h </w:instrText>
            </w:r>
            <w:r>
              <w:rPr>
                <w:noProof/>
                <w:webHidden/>
              </w:rPr>
            </w:r>
            <w:r>
              <w:rPr>
                <w:noProof/>
                <w:webHidden/>
              </w:rPr>
              <w:fldChar w:fldCharType="separate"/>
            </w:r>
            <w:r>
              <w:rPr>
                <w:noProof/>
                <w:webHidden/>
              </w:rPr>
              <w:t>231</w:t>
            </w:r>
            <w:r>
              <w:rPr>
                <w:noProof/>
                <w:webHidden/>
              </w:rPr>
              <w:fldChar w:fldCharType="end"/>
            </w:r>
          </w:hyperlink>
        </w:p>
        <w:p w:rsidR="00EE3582" w:rsidRDefault="00EE3582">
          <w:pPr>
            <w:pStyle w:val="21"/>
            <w:tabs>
              <w:tab w:val="right" w:leader="dot" w:pos="8296"/>
            </w:tabs>
            <w:rPr>
              <w:noProof/>
            </w:rPr>
          </w:pPr>
          <w:hyperlink w:anchor="_Toc524383157" w:history="1">
            <w:r w:rsidRPr="00592C3F">
              <w:rPr>
                <w:rStyle w:val="a3"/>
                <w:rFonts w:ascii="宋体" w:eastAsia="宋体" w:hAnsi="宋体"/>
                <w:noProof/>
              </w:rPr>
              <w:t>最小费用最大流</w:t>
            </w:r>
            <w:r>
              <w:rPr>
                <w:noProof/>
                <w:webHidden/>
              </w:rPr>
              <w:tab/>
            </w:r>
            <w:r>
              <w:rPr>
                <w:noProof/>
                <w:webHidden/>
              </w:rPr>
              <w:fldChar w:fldCharType="begin"/>
            </w:r>
            <w:r>
              <w:rPr>
                <w:noProof/>
                <w:webHidden/>
              </w:rPr>
              <w:instrText xml:space="preserve"> PAGEREF _Toc524383157 \h </w:instrText>
            </w:r>
            <w:r>
              <w:rPr>
                <w:noProof/>
                <w:webHidden/>
              </w:rPr>
            </w:r>
            <w:r>
              <w:rPr>
                <w:noProof/>
                <w:webHidden/>
              </w:rPr>
              <w:fldChar w:fldCharType="separate"/>
            </w:r>
            <w:r>
              <w:rPr>
                <w:noProof/>
                <w:webHidden/>
              </w:rPr>
              <w:t>231</w:t>
            </w:r>
            <w:r>
              <w:rPr>
                <w:noProof/>
                <w:webHidden/>
              </w:rPr>
              <w:fldChar w:fldCharType="end"/>
            </w:r>
          </w:hyperlink>
        </w:p>
        <w:p w:rsidR="00EE3582" w:rsidRDefault="00EE3582">
          <w:pPr>
            <w:pStyle w:val="31"/>
            <w:tabs>
              <w:tab w:val="right" w:leader="dot" w:pos="8296"/>
            </w:tabs>
            <w:rPr>
              <w:noProof/>
            </w:rPr>
          </w:pPr>
          <w:hyperlink w:anchor="_Toc524383158" w:history="1">
            <w:r w:rsidRPr="00592C3F">
              <w:rPr>
                <w:rStyle w:val="a3"/>
                <w:rFonts w:ascii="宋体" w:eastAsia="宋体" w:hAnsi="宋体"/>
                <w:noProof/>
              </w:rPr>
              <w:t>模板</w:t>
            </w:r>
            <w:r>
              <w:rPr>
                <w:noProof/>
                <w:webHidden/>
              </w:rPr>
              <w:tab/>
            </w:r>
            <w:r>
              <w:rPr>
                <w:noProof/>
                <w:webHidden/>
              </w:rPr>
              <w:fldChar w:fldCharType="begin"/>
            </w:r>
            <w:r>
              <w:rPr>
                <w:noProof/>
                <w:webHidden/>
              </w:rPr>
              <w:instrText xml:space="preserve"> PAGEREF _Toc524383158 \h </w:instrText>
            </w:r>
            <w:r>
              <w:rPr>
                <w:noProof/>
                <w:webHidden/>
              </w:rPr>
            </w:r>
            <w:r>
              <w:rPr>
                <w:noProof/>
                <w:webHidden/>
              </w:rPr>
              <w:fldChar w:fldCharType="separate"/>
            </w:r>
            <w:r>
              <w:rPr>
                <w:noProof/>
                <w:webHidden/>
              </w:rPr>
              <w:t>231</w:t>
            </w:r>
            <w:r>
              <w:rPr>
                <w:noProof/>
                <w:webHidden/>
              </w:rPr>
              <w:fldChar w:fldCharType="end"/>
            </w:r>
          </w:hyperlink>
        </w:p>
        <w:p w:rsidR="00EE3582" w:rsidRDefault="00EE3582">
          <w:pPr>
            <w:pStyle w:val="31"/>
            <w:tabs>
              <w:tab w:val="right" w:leader="dot" w:pos="8296"/>
            </w:tabs>
            <w:rPr>
              <w:noProof/>
            </w:rPr>
          </w:pPr>
          <w:hyperlink w:anchor="_Toc524383159" w:history="1">
            <w:r w:rsidRPr="00592C3F">
              <w:rPr>
                <w:rStyle w:val="a3"/>
                <w:rFonts w:ascii="宋体" w:eastAsia="宋体" w:hAnsi="宋体"/>
                <w:noProof/>
              </w:rPr>
              <w:t>√-牛客网2018暑期多校5E-room</w:t>
            </w:r>
            <w:r>
              <w:rPr>
                <w:noProof/>
                <w:webHidden/>
              </w:rPr>
              <w:tab/>
            </w:r>
            <w:r>
              <w:rPr>
                <w:noProof/>
                <w:webHidden/>
              </w:rPr>
              <w:fldChar w:fldCharType="begin"/>
            </w:r>
            <w:r>
              <w:rPr>
                <w:noProof/>
                <w:webHidden/>
              </w:rPr>
              <w:instrText xml:space="preserve"> PAGEREF _Toc524383159 \h </w:instrText>
            </w:r>
            <w:r>
              <w:rPr>
                <w:noProof/>
                <w:webHidden/>
              </w:rPr>
            </w:r>
            <w:r>
              <w:rPr>
                <w:noProof/>
                <w:webHidden/>
              </w:rPr>
              <w:fldChar w:fldCharType="separate"/>
            </w:r>
            <w:r>
              <w:rPr>
                <w:noProof/>
                <w:webHidden/>
              </w:rPr>
              <w:t>232</w:t>
            </w:r>
            <w:r>
              <w:rPr>
                <w:noProof/>
                <w:webHidden/>
              </w:rPr>
              <w:fldChar w:fldCharType="end"/>
            </w:r>
          </w:hyperlink>
        </w:p>
        <w:p w:rsidR="00EE3582" w:rsidRDefault="00EE3582">
          <w:pPr>
            <w:pStyle w:val="21"/>
            <w:tabs>
              <w:tab w:val="right" w:leader="dot" w:pos="8296"/>
            </w:tabs>
            <w:rPr>
              <w:noProof/>
            </w:rPr>
          </w:pPr>
          <w:hyperlink w:anchor="_Toc524383160" w:history="1">
            <w:r w:rsidRPr="00592C3F">
              <w:rPr>
                <w:rStyle w:val="a3"/>
                <w:rFonts w:ascii="宋体" w:eastAsia="宋体" w:hAnsi="宋体"/>
                <w:noProof/>
              </w:rPr>
              <w:t>二分图匹配</w:t>
            </w:r>
            <w:r>
              <w:rPr>
                <w:noProof/>
                <w:webHidden/>
              </w:rPr>
              <w:tab/>
            </w:r>
            <w:r>
              <w:rPr>
                <w:noProof/>
                <w:webHidden/>
              </w:rPr>
              <w:fldChar w:fldCharType="begin"/>
            </w:r>
            <w:r>
              <w:rPr>
                <w:noProof/>
                <w:webHidden/>
              </w:rPr>
              <w:instrText xml:space="preserve"> PAGEREF _Toc524383160 \h </w:instrText>
            </w:r>
            <w:r>
              <w:rPr>
                <w:noProof/>
                <w:webHidden/>
              </w:rPr>
            </w:r>
            <w:r>
              <w:rPr>
                <w:noProof/>
                <w:webHidden/>
              </w:rPr>
              <w:fldChar w:fldCharType="separate"/>
            </w:r>
            <w:r>
              <w:rPr>
                <w:noProof/>
                <w:webHidden/>
              </w:rPr>
              <w:t>234</w:t>
            </w:r>
            <w:r>
              <w:rPr>
                <w:noProof/>
                <w:webHidden/>
              </w:rPr>
              <w:fldChar w:fldCharType="end"/>
            </w:r>
          </w:hyperlink>
        </w:p>
        <w:p w:rsidR="00EE3582" w:rsidRDefault="00EE3582">
          <w:pPr>
            <w:pStyle w:val="31"/>
            <w:tabs>
              <w:tab w:val="right" w:leader="dot" w:pos="8296"/>
            </w:tabs>
            <w:rPr>
              <w:noProof/>
            </w:rPr>
          </w:pPr>
          <w:hyperlink w:anchor="_Toc524383161" w:history="1">
            <w:r w:rsidRPr="00592C3F">
              <w:rPr>
                <w:rStyle w:val="a3"/>
                <w:rFonts w:ascii="宋体" w:eastAsia="宋体" w:hAnsi="宋体"/>
                <w:noProof/>
              </w:rPr>
              <w:t>√-51nod-2006-飞行员配对</w:t>
            </w:r>
            <w:r>
              <w:rPr>
                <w:noProof/>
                <w:webHidden/>
              </w:rPr>
              <w:tab/>
            </w:r>
            <w:r>
              <w:rPr>
                <w:noProof/>
                <w:webHidden/>
              </w:rPr>
              <w:fldChar w:fldCharType="begin"/>
            </w:r>
            <w:r>
              <w:rPr>
                <w:noProof/>
                <w:webHidden/>
              </w:rPr>
              <w:instrText xml:space="preserve"> PAGEREF _Toc524383161 \h </w:instrText>
            </w:r>
            <w:r>
              <w:rPr>
                <w:noProof/>
                <w:webHidden/>
              </w:rPr>
            </w:r>
            <w:r>
              <w:rPr>
                <w:noProof/>
                <w:webHidden/>
              </w:rPr>
              <w:fldChar w:fldCharType="separate"/>
            </w:r>
            <w:r>
              <w:rPr>
                <w:noProof/>
                <w:webHidden/>
              </w:rPr>
              <w:t>235</w:t>
            </w:r>
            <w:r>
              <w:rPr>
                <w:noProof/>
                <w:webHidden/>
              </w:rPr>
              <w:fldChar w:fldCharType="end"/>
            </w:r>
          </w:hyperlink>
        </w:p>
        <w:p w:rsidR="00EE3582" w:rsidRDefault="00EE3582">
          <w:pPr>
            <w:pStyle w:val="31"/>
            <w:tabs>
              <w:tab w:val="right" w:leader="dot" w:pos="8296"/>
            </w:tabs>
            <w:rPr>
              <w:noProof/>
            </w:rPr>
          </w:pPr>
          <w:hyperlink w:anchor="_Toc524383162" w:history="1">
            <w:r w:rsidRPr="00592C3F">
              <w:rPr>
                <w:rStyle w:val="a3"/>
                <w:rFonts w:ascii="宋体" w:eastAsia="宋体" w:hAnsi="宋体"/>
                <w:noProof/>
              </w:rPr>
              <w:t>未做-hdu-2063</w:t>
            </w:r>
            <w:r>
              <w:rPr>
                <w:noProof/>
                <w:webHidden/>
              </w:rPr>
              <w:tab/>
            </w:r>
            <w:r>
              <w:rPr>
                <w:noProof/>
                <w:webHidden/>
              </w:rPr>
              <w:fldChar w:fldCharType="begin"/>
            </w:r>
            <w:r>
              <w:rPr>
                <w:noProof/>
                <w:webHidden/>
              </w:rPr>
              <w:instrText xml:space="preserve"> PAGEREF _Toc524383162 \h </w:instrText>
            </w:r>
            <w:r>
              <w:rPr>
                <w:noProof/>
                <w:webHidden/>
              </w:rPr>
            </w:r>
            <w:r>
              <w:rPr>
                <w:noProof/>
                <w:webHidden/>
              </w:rPr>
              <w:fldChar w:fldCharType="separate"/>
            </w:r>
            <w:r>
              <w:rPr>
                <w:noProof/>
                <w:webHidden/>
              </w:rPr>
              <w:t>238</w:t>
            </w:r>
            <w:r>
              <w:rPr>
                <w:noProof/>
                <w:webHidden/>
              </w:rPr>
              <w:fldChar w:fldCharType="end"/>
            </w:r>
          </w:hyperlink>
        </w:p>
        <w:p w:rsidR="00EE3582" w:rsidRDefault="00EE3582">
          <w:pPr>
            <w:pStyle w:val="21"/>
            <w:tabs>
              <w:tab w:val="right" w:leader="dot" w:pos="8296"/>
            </w:tabs>
            <w:rPr>
              <w:noProof/>
            </w:rPr>
          </w:pPr>
          <w:hyperlink w:anchor="_Toc524383163" w:history="1">
            <w:r w:rsidRPr="00592C3F">
              <w:rPr>
                <w:rStyle w:val="a3"/>
                <w:rFonts w:ascii="宋体" w:eastAsia="宋体" w:hAnsi="宋体"/>
                <w:noProof/>
              </w:rPr>
              <w:t>上下界网络流</w:t>
            </w:r>
            <w:r>
              <w:rPr>
                <w:noProof/>
                <w:webHidden/>
              </w:rPr>
              <w:tab/>
            </w:r>
            <w:r>
              <w:rPr>
                <w:noProof/>
                <w:webHidden/>
              </w:rPr>
              <w:fldChar w:fldCharType="begin"/>
            </w:r>
            <w:r>
              <w:rPr>
                <w:noProof/>
                <w:webHidden/>
              </w:rPr>
              <w:instrText xml:space="preserve"> PAGEREF _Toc524383163 \h </w:instrText>
            </w:r>
            <w:r>
              <w:rPr>
                <w:noProof/>
                <w:webHidden/>
              </w:rPr>
            </w:r>
            <w:r>
              <w:rPr>
                <w:noProof/>
                <w:webHidden/>
              </w:rPr>
              <w:fldChar w:fldCharType="separate"/>
            </w:r>
            <w:r>
              <w:rPr>
                <w:noProof/>
                <w:webHidden/>
              </w:rPr>
              <w:t>238</w:t>
            </w:r>
            <w:r>
              <w:rPr>
                <w:noProof/>
                <w:webHidden/>
              </w:rPr>
              <w:fldChar w:fldCharType="end"/>
            </w:r>
          </w:hyperlink>
        </w:p>
        <w:p w:rsidR="00EE3582" w:rsidRDefault="00EE3582">
          <w:pPr>
            <w:pStyle w:val="31"/>
            <w:tabs>
              <w:tab w:val="right" w:leader="dot" w:pos="8296"/>
            </w:tabs>
            <w:rPr>
              <w:noProof/>
            </w:rPr>
          </w:pPr>
          <w:hyperlink w:anchor="_Toc524383164" w:history="1">
            <w:r w:rsidRPr="00592C3F">
              <w:rPr>
                <w:rStyle w:val="a3"/>
                <w:rFonts w:ascii="宋体" w:eastAsia="宋体" w:hAnsi="宋体"/>
                <w:noProof/>
              </w:rPr>
              <w:t>模板</w:t>
            </w:r>
            <w:r>
              <w:rPr>
                <w:noProof/>
                <w:webHidden/>
              </w:rPr>
              <w:tab/>
            </w:r>
            <w:r>
              <w:rPr>
                <w:noProof/>
                <w:webHidden/>
              </w:rPr>
              <w:fldChar w:fldCharType="begin"/>
            </w:r>
            <w:r>
              <w:rPr>
                <w:noProof/>
                <w:webHidden/>
              </w:rPr>
              <w:instrText xml:space="preserve"> PAGEREF _Toc524383164 \h </w:instrText>
            </w:r>
            <w:r>
              <w:rPr>
                <w:noProof/>
                <w:webHidden/>
              </w:rPr>
            </w:r>
            <w:r>
              <w:rPr>
                <w:noProof/>
                <w:webHidden/>
              </w:rPr>
              <w:fldChar w:fldCharType="separate"/>
            </w:r>
            <w:r>
              <w:rPr>
                <w:noProof/>
                <w:webHidden/>
              </w:rPr>
              <w:t>238</w:t>
            </w:r>
            <w:r>
              <w:rPr>
                <w:noProof/>
                <w:webHidden/>
              </w:rPr>
              <w:fldChar w:fldCharType="end"/>
            </w:r>
          </w:hyperlink>
        </w:p>
        <w:p w:rsidR="00EE3582" w:rsidRDefault="00EE3582">
          <w:pPr>
            <w:pStyle w:val="31"/>
            <w:tabs>
              <w:tab w:val="right" w:leader="dot" w:pos="8296"/>
            </w:tabs>
            <w:rPr>
              <w:noProof/>
            </w:rPr>
          </w:pPr>
          <w:hyperlink w:anchor="_Toc524383165" w:history="1">
            <w:r w:rsidRPr="00592C3F">
              <w:rPr>
                <w:rStyle w:val="a3"/>
                <w:rFonts w:ascii="宋体" w:eastAsia="宋体" w:hAnsi="宋体"/>
                <w:noProof/>
              </w:rPr>
              <w:t>√-ICPC网络预选赛沈阳站-F- Fantastic Graph</w:t>
            </w:r>
            <w:r>
              <w:rPr>
                <w:noProof/>
                <w:webHidden/>
              </w:rPr>
              <w:tab/>
            </w:r>
            <w:r>
              <w:rPr>
                <w:noProof/>
                <w:webHidden/>
              </w:rPr>
              <w:fldChar w:fldCharType="begin"/>
            </w:r>
            <w:r>
              <w:rPr>
                <w:noProof/>
                <w:webHidden/>
              </w:rPr>
              <w:instrText xml:space="preserve"> PAGEREF _Toc524383165 \h </w:instrText>
            </w:r>
            <w:r>
              <w:rPr>
                <w:noProof/>
                <w:webHidden/>
              </w:rPr>
            </w:r>
            <w:r>
              <w:rPr>
                <w:noProof/>
                <w:webHidden/>
              </w:rPr>
              <w:fldChar w:fldCharType="separate"/>
            </w:r>
            <w:r>
              <w:rPr>
                <w:noProof/>
                <w:webHidden/>
              </w:rPr>
              <w:t>240</w:t>
            </w:r>
            <w:r>
              <w:rPr>
                <w:noProof/>
                <w:webHidden/>
              </w:rPr>
              <w:fldChar w:fldCharType="end"/>
            </w:r>
          </w:hyperlink>
        </w:p>
        <w:p w:rsidR="00EE3582" w:rsidRDefault="00EE3582">
          <w:pPr>
            <w:pStyle w:val="11"/>
            <w:tabs>
              <w:tab w:val="right" w:leader="dot" w:pos="8296"/>
            </w:tabs>
            <w:rPr>
              <w:noProof/>
            </w:rPr>
          </w:pPr>
          <w:hyperlink w:anchor="_Toc524383166" w:history="1">
            <w:r w:rsidRPr="00592C3F">
              <w:rPr>
                <w:rStyle w:val="a3"/>
                <w:rFonts w:ascii="宋体" w:eastAsia="宋体" w:hAnsi="宋体"/>
                <w:noProof/>
              </w:rPr>
              <w:t>九、博弈</w:t>
            </w:r>
            <w:r>
              <w:rPr>
                <w:noProof/>
                <w:webHidden/>
              </w:rPr>
              <w:tab/>
            </w:r>
            <w:r>
              <w:rPr>
                <w:noProof/>
                <w:webHidden/>
              </w:rPr>
              <w:fldChar w:fldCharType="begin"/>
            </w:r>
            <w:r>
              <w:rPr>
                <w:noProof/>
                <w:webHidden/>
              </w:rPr>
              <w:instrText xml:space="preserve"> PAGEREF _Toc524383166 \h </w:instrText>
            </w:r>
            <w:r>
              <w:rPr>
                <w:noProof/>
                <w:webHidden/>
              </w:rPr>
            </w:r>
            <w:r>
              <w:rPr>
                <w:noProof/>
                <w:webHidden/>
              </w:rPr>
              <w:fldChar w:fldCharType="separate"/>
            </w:r>
            <w:r>
              <w:rPr>
                <w:noProof/>
                <w:webHidden/>
              </w:rPr>
              <w:t>244</w:t>
            </w:r>
            <w:r>
              <w:rPr>
                <w:noProof/>
                <w:webHidden/>
              </w:rPr>
              <w:fldChar w:fldCharType="end"/>
            </w:r>
          </w:hyperlink>
        </w:p>
        <w:p w:rsidR="00EE3582" w:rsidRDefault="00EE3582">
          <w:pPr>
            <w:pStyle w:val="21"/>
            <w:tabs>
              <w:tab w:val="right" w:leader="dot" w:pos="8296"/>
            </w:tabs>
            <w:rPr>
              <w:noProof/>
            </w:rPr>
          </w:pPr>
          <w:hyperlink w:anchor="_Toc524383167" w:history="1">
            <w:r w:rsidRPr="00592C3F">
              <w:rPr>
                <w:rStyle w:val="a3"/>
                <w:rFonts w:ascii="宋体" w:eastAsia="宋体" w:hAnsi="宋体"/>
                <w:noProof/>
              </w:rPr>
              <w:t>√-51nod-1995-三子棋</w:t>
            </w:r>
            <w:r>
              <w:rPr>
                <w:noProof/>
                <w:webHidden/>
              </w:rPr>
              <w:tab/>
            </w:r>
            <w:r>
              <w:rPr>
                <w:noProof/>
                <w:webHidden/>
              </w:rPr>
              <w:fldChar w:fldCharType="begin"/>
            </w:r>
            <w:r>
              <w:rPr>
                <w:noProof/>
                <w:webHidden/>
              </w:rPr>
              <w:instrText xml:space="preserve"> PAGEREF _Toc524383167 \h </w:instrText>
            </w:r>
            <w:r>
              <w:rPr>
                <w:noProof/>
                <w:webHidden/>
              </w:rPr>
            </w:r>
            <w:r>
              <w:rPr>
                <w:noProof/>
                <w:webHidden/>
              </w:rPr>
              <w:fldChar w:fldCharType="separate"/>
            </w:r>
            <w:r>
              <w:rPr>
                <w:noProof/>
                <w:webHidden/>
              </w:rPr>
              <w:t>244</w:t>
            </w:r>
            <w:r>
              <w:rPr>
                <w:noProof/>
                <w:webHidden/>
              </w:rPr>
              <w:fldChar w:fldCharType="end"/>
            </w:r>
          </w:hyperlink>
        </w:p>
        <w:p w:rsidR="00EE3582" w:rsidRDefault="00EE3582">
          <w:pPr>
            <w:pStyle w:val="11"/>
            <w:tabs>
              <w:tab w:val="right" w:leader="dot" w:pos="8296"/>
            </w:tabs>
            <w:rPr>
              <w:noProof/>
            </w:rPr>
          </w:pPr>
          <w:hyperlink w:anchor="_Toc524383168" w:history="1">
            <w:r w:rsidRPr="00592C3F">
              <w:rPr>
                <w:rStyle w:val="a3"/>
                <w:rFonts w:ascii="宋体" w:eastAsia="宋体" w:hAnsi="宋体"/>
                <w:noProof/>
              </w:rPr>
              <w:t>十、随机算法</w:t>
            </w:r>
            <w:r>
              <w:rPr>
                <w:noProof/>
                <w:webHidden/>
              </w:rPr>
              <w:tab/>
            </w:r>
            <w:r>
              <w:rPr>
                <w:noProof/>
                <w:webHidden/>
              </w:rPr>
              <w:fldChar w:fldCharType="begin"/>
            </w:r>
            <w:r>
              <w:rPr>
                <w:noProof/>
                <w:webHidden/>
              </w:rPr>
              <w:instrText xml:space="preserve"> PAGEREF _Toc524383168 \h </w:instrText>
            </w:r>
            <w:r>
              <w:rPr>
                <w:noProof/>
                <w:webHidden/>
              </w:rPr>
            </w:r>
            <w:r>
              <w:rPr>
                <w:noProof/>
                <w:webHidden/>
              </w:rPr>
              <w:fldChar w:fldCharType="separate"/>
            </w:r>
            <w:r>
              <w:rPr>
                <w:noProof/>
                <w:webHidden/>
              </w:rPr>
              <w:t>246</w:t>
            </w:r>
            <w:r>
              <w:rPr>
                <w:noProof/>
                <w:webHidden/>
              </w:rPr>
              <w:fldChar w:fldCharType="end"/>
            </w:r>
          </w:hyperlink>
        </w:p>
        <w:p w:rsidR="00EE3582" w:rsidRDefault="00EE3582">
          <w:pPr>
            <w:pStyle w:val="21"/>
            <w:tabs>
              <w:tab w:val="right" w:leader="dot" w:pos="8296"/>
            </w:tabs>
            <w:rPr>
              <w:noProof/>
            </w:rPr>
          </w:pPr>
          <w:hyperlink w:anchor="_Toc524383169" w:history="1">
            <w:r w:rsidRPr="00592C3F">
              <w:rPr>
                <w:rStyle w:val="a3"/>
                <w:rFonts w:ascii="宋体" w:eastAsia="宋体" w:hAnsi="宋体"/>
                <w:noProof/>
              </w:rPr>
              <w:t>函数库</w:t>
            </w:r>
            <w:r>
              <w:rPr>
                <w:noProof/>
                <w:webHidden/>
              </w:rPr>
              <w:tab/>
            </w:r>
            <w:r>
              <w:rPr>
                <w:noProof/>
                <w:webHidden/>
              </w:rPr>
              <w:fldChar w:fldCharType="begin"/>
            </w:r>
            <w:r>
              <w:rPr>
                <w:noProof/>
                <w:webHidden/>
              </w:rPr>
              <w:instrText xml:space="preserve"> PAGEREF _Toc524383169 \h </w:instrText>
            </w:r>
            <w:r>
              <w:rPr>
                <w:noProof/>
                <w:webHidden/>
              </w:rPr>
            </w:r>
            <w:r>
              <w:rPr>
                <w:noProof/>
                <w:webHidden/>
              </w:rPr>
              <w:fldChar w:fldCharType="separate"/>
            </w:r>
            <w:r>
              <w:rPr>
                <w:noProof/>
                <w:webHidden/>
              </w:rPr>
              <w:t>246</w:t>
            </w:r>
            <w:r>
              <w:rPr>
                <w:noProof/>
                <w:webHidden/>
              </w:rPr>
              <w:fldChar w:fldCharType="end"/>
            </w:r>
          </w:hyperlink>
        </w:p>
        <w:p w:rsidR="00EE3582" w:rsidRDefault="00EE3582">
          <w:pPr>
            <w:pStyle w:val="11"/>
            <w:tabs>
              <w:tab w:val="right" w:leader="dot" w:pos="8296"/>
            </w:tabs>
            <w:rPr>
              <w:noProof/>
            </w:rPr>
          </w:pPr>
          <w:hyperlink w:anchor="_Toc524383170" w:history="1">
            <w:r w:rsidRPr="00592C3F">
              <w:rPr>
                <w:rStyle w:val="a3"/>
                <w:rFonts w:ascii="宋体" w:eastAsia="宋体" w:hAnsi="宋体"/>
                <w:noProof/>
              </w:rPr>
              <w:t>十一、未分类</w:t>
            </w:r>
            <w:r>
              <w:rPr>
                <w:noProof/>
                <w:webHidden/>
              </w:rPr>
              <w:tab/>
            </w:r>
            <w:r>
              <w:rPr>
                <w:noProof/>
                <w:webHidden/>
              </w:rPr>
              <w:fldChar w:fldCharType="begin"/>
            </w:r>
            <w:r>
              <w:rPr>
                <w:noProof/>
                <w:webHidden/>
              </w:rPr>
              <w:instrText xml:space="preserve"> PAGEREF _Toc524383170 \h </w:instrText>
            </w:r>
            <w:r>
              <w:rPr>
                <w:noProof/>
                <w:webHidden/>
              </w:rPr>
            </w:r>
            <w:r>
              <w:rPr>
                <w:noProof/>
                <w:webHidden/>
              </w:rPr>
              <w:fldChar w:fldCharType="separate"/>
            </w:r>
            <w:r>
              <w:rPr>
                <w:noProof/>
                <w:webHidden/>
              </w:rPr>
              <w:t>246</w:t>
            </w:r>
            <w:r>
              <w:rPr>
                <w:noProof/>
                <w:webHidden/>
              </w:rPr>
              <w:fldChar w:fldCharType="end"/>
            </w:r>
          </w:hyperlink>
        </w:p>
        <w:p w:rsidR="00EE3582" w:rsidRDefault="00EE3582">
          <w:pPr>
            <w:pStyle w:val="21"/>
            <w:tabs>
              <w:tab w:val="right" w:leader="dot" w:pos="8296"/>
            </w:tabs>
            <w:rPr>
              <w:noProof/>
            </w:rPr>
          </w:pPr>
          <w:hyperlink w:anchor="_Toc524383171" w:history="1">
            <w:r w:rsidRPr="00592C3F">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_Toc524383171 \h </w:instrText>
            </w:r>
            <w:r>
              <w:rPr>
                <w:noProof/>
                <w:webHidden/>
              </w:rPr>
            </w:r>
            <w:r>
              <w:rPr>
                <w:noProof/>
                <w:webHidden/>
              </w:rPr>
              <w:fldChar w:fldCharType="separate"/>
            </w:r>
            <w:r>
              <w:rPr>
                <w:noProof/>
                <w:webHidden/>
              </w:rPr>
              <w:t>246</w:t>
            </w:r>
            <w:r>
              <w:rPr>
                <w:noProof/>
                <w:webHidden/>
              </w:rPr>
              <w:fldChar w:fldCharType="end"/>
            </w:r>
          </w:hyperlink>
        </w:p>
        <w:p w:rsidR="00EE3582" w:rsidRDefault="00EE3582">
          <w:pPr>
            <w:pStyle w:val="21"/>
            <w:tabs>
              <w:tab w:val="right" w:leader="dot" w:pos="8296"/>
            </w:tabs>
            <w:rPr>
              <w:noProof/>
            </w:rPr>
          </w:pPr>
          <w:hyperlink w:anchor="_Toc524383172" w:history="1">
            <w:r w:rsidRPr="00592C3F">
              <w:rPr>
                <w:rStyle w:val="a3"/>
                <w:rFonts w:ascii="宋体" w:eastAsia="宋体" w:hAnsi="宋体"/>
                <w:noProof/>
              </w:rPr>
              <w:t>√-HDU-5857-2016多校10-签到</w:t>
            </w:r>
            <w:r>
              <w:rPr>
                <w:noProof/>
                <w:webHidden/>
              </w:rPr>
              <w:tab/>
            </w:r>
            <w:r>
              <w:rPr>
                <w:noProof/>
                <w:webHidden/>
              </w:rPr>
              <w:fldChar w:fldCharType="begin"/>
            </w:r>
            <w:r>
              <w:rPr>
                <w:noProof/>
                <w:webHidden/>
              </w:rPr>
              <w:instrText xml:space="preserve"> PAGEREF _Toc524383172 \h </w:instrText>
            </w:r>
            <w:r>
              <w:rPr>
                <w:noProof/>
                <w:webHidden/>
              </w:rPr>
            </w:r>
            <w:r>
              <w:rPr>
                <w:noProof/>
                <w:webHidden/>
              </w:rPr>
              <w:fldChar w:fldCharType="separate"/>
            </w:r>
            <w:r>
              <w:rPr>
                <w:noProof/>
                <w:webHidden/>
              </w:rPr>
              <w:t>247</w:t>
            </w:r>
            <w:r>
              <w:rPr>
                <w:noProof/>
                <w:webHidden/>
              </w:rPr>
              <w:fldChar w:fldCharType="end"/>
            </w:r>
          </w:hyperlink>
        </w:p>
        <w:p w:rsidR="00EE3582" w:rsidRDefault="00EE3582">
          <w:pPr>
            <w:pStyle w:val="21"/>
            <w:tabs>
              <w:tab w:val="right" w:leader="dot" w:pos="8296"/>
            </w:tabs>
            <w:rPr>
              <w:noProof/>
            </w:rPr>
          </w:pPr>
          <w:hyperlink w:anchor="_Toc524383173" w:history="1">
            <w:r w:rsidRPr="00592C3F">
              <w:rPr>
                <w:rStyle w:val="a3"/>
                <w:rFonts w:ascii="宋体" w:eastAsia="宋体" w:hAnsi="宋体"/>
                <w:noProof/>
              </w:rPr>
              <w:t>√-HDU-5867-2016多校10-签到</w:t>
            </w:r>
            <w:r>
              <w:rPr>
                <w:noProof/>
                <w:webHidden/>
              </w:rPr>
              <w:tab/>
            </w:r>
            <w:r>
              <w:rPr>
                <w:noProof/>
                <w:webHidden/>
              </w:rPr>
              <w:fldChar w:fldCharType="begin"/>
            </w:r>
            <w:r>
              <w:rPr>
                <w:noProof/>
                <w:webHidden/>
              </w:rPr>
              <w:instrText xml:space="preserve"> PAGEREF _Toc524383173 \h </w:instrText>
            </w:r>
            <w:r>
              <w:rPr>
                <w:noProof/>
                <w:webHidden/>
              </w:rPr>
            </w:r>
            <w:r>
              <w:rPr>
                <w:noProof/>
                <w:webHidden/>
              </w:rPr>
              <w:fldChar w:fldCharType="separate"/>
            </w:r>
            <w:r>
              <w:rPr>
                <w:noProof/>
                <w:webHidden/>
              </w:rPr>
              <w:t>247</w:t>
            </w:r>
            <w:r>
              <w:rPr>
                <w:noProof/>
                <w:webHidden/>
              </w:rPr>
              <w:fldChar w:fldCharType="end"/>
            </w:r>
          </w:hyperlink>
        </w:p>
        <w:p w:rsidR="00EE3582" w:rsidRDefault="00EE3582">
          <w:pPr>
            <w:pStyle w:val="11"/>
            <w:tabs>
              <w:tab w:val="right" w:leader="dot" w:pos="8296"/>
            </w:tabs>
            <w:rPr>
              <w:noProof/>
            </w:rPr>
          </w:pPr>
          <w:hyperlink w:anchor="_Toc524383174" w:history="1">
            <w:r w:rsidRPr="00592C3F">
              <w:rPr>
                <w:rStyle w:val="a3"/>
                <w:rFonts w:ascii="宋体" w:eastAsia="宋体" w:hAnsi="宋体"/>
                <w:noProof/>
              </w:rPr>
              <w:t>十二、题库</w:t>
            </w:r>
            <w:r>
              <w:rPr>
                <w:noProof/>
                <w:webHidden/>
              </w:rPr>
              <w:tab/>
            </w:r>
            <w:r>
              <w:rPr>
                <w:noProof/>
                <w:webHidden/>
              </w:rPr>
              <w:fldChar w:fldCharType="begin"/>
            </w:r>
            <w:r>
              <w:rPr>
                <w:noProof/>
                <w:webHidden/>
              </w:rPr>
              <w:instrText xml:space="preserve"> PAGEREF _Toc524383174 \h </w:instrText>
            </w:r>
            <w:r>
              <w:rPr>
                <w:noProof/>
                <w:webHidden/>
              </w:rPr>
            </w:r>
            <w:r>
              <w:rPr>
                <w:noProof/>
                <w:webHidden/>
              </w:rPr>
              <w:fldChar w:fldCharType="separate"/>
            </w:r>
            <w:r>
              <w:rPr>
                <w:noProof/>
                <w:webHidden/>
              </w:rPr>
              <w:t>247</w:t>
            </w:r>
            <w:r>
              <w:rPr>
                <w:noProof/>
                <w:webHidden/>
              </w:rPr>
              <w:fldChar w:fldCharType="end"/>
            </w:r>
          </w:hyperlink>
        </w:p>
        <w:p w:rsidR="00EE3582" w:rsidRDefault="00EE3582">
          <w:pPr>
            <w:pStyle w:val="21"/>
            <w:tabs>
              <w:tab w:val="right" w:leader="dot" w:pos="8296"/>
            </w:tabs>
            <w:rPr>
              <w:noProof/>
            </w:rPr>
          </w:pPr>
          <w:hyperlink w:anchor="_Toc524383175" w:history="1">
            <w:r w:rsidRPr="00592C3F">
              <w:rPr>
                <w:rStyle w:val="a3"/>
                <w:rFonts w:ascii="宋体" w:eastAsia="宋体" w:hAnsi="宋体"/>
                <w:noProof/>
              </w:rPr>
              <w:t>杭电多校题库（2011-2017）</w:t>
            </w:r>
            <w:r>
              <w:rPr>
                <w:noProof/>
                <w:webHidden/>
              </w:rPr>
              <w:tab/>
            </w:r>
            <w:r>
              <w:rPr>
                <w:noProof/>
                <w:webHidden/>
              </w:rPr>
              <w:fldChar w:fldCharType="begin"/>
            </w:r>
            <w:r>
              <w:rPr>
                <w:noProof/>
                <w:webHidden/>
              </w:rPr>
              <w:instrText xml:space="preserve"> PAGEREF _Toc524383175 \h </w:instrText>
            </w:r>
            <w:r>
              <w:rPr>
                <w:noProof/>
                <w:webHidden/>
              </w:rPr>
            </w:r>
            <w:r>
              <w:rPr>
                <w:noProof/>
                <w:webHidden/>
              </w:rPr>
              <w:fldChar w:fldCharType="separate"/>
            </w:r>
            <w:r>
              <w:rPr>
                <w:noProof/>
                <w:webHidden/>
              </w:rPr>
              <w:t>247</w:t>
            </w:r>
            <w:r>
              <w:rPr>
                <w:noProof/>
                <w:webHidden/>
              </w:rPr>
              <w:fldChar w:fldCharType="end"/>
            </w:r>
          </w:hyperlink>
        </w:p>
        <w:p w:rsidR="00EE3582" w:rsidRDefault="00EE3582">
          <w:pPr>
            <w:pStyle w:val="31"/>
            <w:tabs>
              <w:tab w:val="right" w:leader="dot" w:pos="8296"/>
            </w:tabs>
            <w:rPr>
              <w:noProof/>
            </w:rPr>
          </w:pPr>
          <w:hyperlink w:anchor="_Toc524383176" w:history="1">
            <w:r w:rsidRPr="00592C3F">
              <w:rPr>
                <w:rStyle w:val="a3"/>
                <w:rFonts w:ascii="宋体" w:eastAsia="宋体" w:hAnsi="宋体"/>
                <w:noProof/>
              </w:rPr>
              <w:t>签到题&amp;铜牌题库</w:t>
            </w:r>
            <w:r>
              <w:rPr>
                <w:noProof/>
                <w:webHidden/>
              </w:rPr>
              <w:tab/>
            </w:r>
            <w:r>
              <w:rPr>
                <w:noProof/>
                <w:webHidden/>
              </w:rPr>
              <w:fldChar w:fldCharType="begin"/>
            </w:r>
            <w:r>
              <w:rPr>
                <w:noProof/>
                <w:webHidden/>
              </w:rPr>
              <w:instrText xml:space="preserve"> PAGEREF _Toc524383176 \h </w:instrText>
            </w:r>
            <w:r>
              <w:rPr>
                <w:noProof/>
                <w:webHidden/>
              </w:rPr>
            </w:r>
            <w:r>
              <w:rPr>
                <w:noProof/>
                <w:webHidden/>
              </w:rPr>
              <w:fldChar w:fldCharType="separate"/>
            </w:r>
            <w:r>
              <w:rPr>
                <w:noProof/>
                <w:webHidden/>
              </w:rPr>
              <w:t>247</w:t>
            </w:r>
            <w:r>
              <w:rPr>
                <w:noProof/>
                <w:webHidden/>
              </w:rPr>
              <w:fldChar w:fldCharType="end"/>
            </w:r>
          </w:hyperlink>
        </w:p>
        <w:p w:rsidR="00EE3582" w:rsidRDefault="00EE3582">
          <w:pPr>
            <w:pStyle w:val="31"/>
            <w:tabs>
              <w:tab w:val="right" w:leader="dot" w:pos="8296"/>
            </w:tabs>
            <w:rPr>
              <w:noProof/>
            </w:rPr>
          </w:pPr>
          <w:hyperlink w:anchor="_Toc524383177" w:history="1">
            <w:r w:rsidRPr="00592C3F">
              <w:rPr>
                <w:rStyle w:val="a3"/>
                <w:rFonts w:ascii="宋体" w:eastAsia="宋体" w:hAnsi="宋体"/>
                <w:noProof/>
              </w:rPr>
              <w:t>银牌题库</w:t>
            </w:r>
            <w:r>
              <w:rPr>
                <w:noProof/>
                <w:webHidden/>
              </w:rPr>
              <w:tab/>
            </w:r>
            <w:r>
              <w:rPr>
                <w:noProof/>
                <w:webHidden/>
              </w:rPr>
              <w:fldChar w:fldCharType="begin"/>
            </w:r>
            <w:r>
              <w:rPr>
                <w:noProof/>
                <w:webHidden/>
              </w:rPr>
              <w:instrText xml:space="preserve"> PAGEREF _Toc524383177 \h </w:instrText>
            </w:r>
            <w:r>
              <w:rPr>
                <w:noProof/>
                <w:webHidden/>
              </w:rPr>
            </w:r>
            <w:r>
              <w:rPr>
                <w:noProof/>
                <w:webHidden/>
              </w:rPr>
              <w:fldChar w:fldCharType="separate"/>
            </w:r>
            <w:r>
              <w:rPr>
                <w:noProof/>
                <w:webHidden/>
              </w:rPr>
              <w:t>249</w:t>
            </w:r>
            <w:r>
              <w:rPr>
                <w:noProof/>
                <w:webHidden/>
              </w:rPr>
              <w:fldChar w:fldCharType="end"/>
            </w:r>
          </w:hyperlink>
        </w:p>
        <w:p w:rsidR="00EE3582" w:rsidRDefault="00EE3582">
          <w:pPr>
            <w:pStyle w:val="31"/>
            <w:tabs>
              <w:tab w:val="right" w:leader="dot" w:pos="8296"/>
            </w:tabs>
            <w:rPr>
              <w:noProof/>
            </w:rPr>
          </w:pPr>
          <w:hyperlink w:anchor="_Toc524383178" w:history="1">
            <w:r w:rsidRPr="00592C3F">
              <w:rPr>
                <w:rStyle w:val="a3"/>
                <w:rFonts w:ascii="宋体" w:eastAsia="宋体" w:hAnsi="宋体"/>
                <w:noProof/>
              </w:rPr>
              <w:t>金牌题库</w:t>
            </w:r>
            <w:r>
              <w:rPr>
                <w:noProof/>
                <w:webHidden/>
              </w:rPr>
              <w:tab/>
            </w:r>
            <w:r>
              <w:rPr>
                <w:noProof/>
                <w:webHidden/>
              </w:rPr>
              <w:fldChar w:fldCharType="begin"/>
            </w:r>
            <w:r>
              <w:rPr>
                <w:noProof/>
                <w:webHidden/>
              </w:rPr>
              <w:instrText xml:space="preserve"> PAGEREF _Toc524383178 \h </w:instrText>
            </w:r>
            <w:r>
              <w:rPr>
                <w:noProof/>
                <w:webHidden/>
              </w:rPr>
            </w:r>
            <w:r>
              <w:rPr>
                <w:noProof/>
                <w:webHidden/>
              </w:rPr>
              <w:fldChar w:fldCharType="separate"/>
            </w:r>
            <w:r>
              <w:rPr>
                <w:noProof/>
                <w:webHidden/>
              </w:rPr>
              <w:t>251</w:t>
            </w:r>
            <w:r>
              <w:rPr>
                <w:noProof/>
                <w:webHidden/>
              </w:rPr>
              <w:fldChar w:fldCharType="end"/>
            </w:r>
          </w:hyperlink>
        </w:p>
        <w:p w:rsidR="00EE3582" w:rsidRDefault="00EE3582">
          <w:pPr>
            <w:pStyle w:val="21"/>
            <w:tabs>
              <w:tab w:val="right" w:leader="dot" w:pos="8296"/>
            </w:tabs>
            <w:rPr>
              <w:noProof/>
            </w:rPr>
          </w:pPr>
          <w:hyperlink w:anchor="_Toc524383179" w:history="1">
            <w:r w:rsidRPr="00592C3F">
              <w:rPr>
                <w:rStyle w:val="a3"/>
                <w:rFonts w:ascii="宋体" w:eastAsia="宋体" w:hAnsi="宋体"/>
                <w:noProof/>
              </w:rPr>
              <w:t>签到题题库</w:t>
            </w:r>
            <w:r>
              <w:rPr>
                <w:noProof/>
                <w:webHidden/>
              </w:rPr>
              <w:tab/>
            </w:r>
            <w:r>
              <w:rPr>
                <w:noProof/>
                <w:webHidden/>
              </w:rPr>
              <w:fldChar w:fldCharType="begin"/>
            </w:r>
            <w:r>
              <w:rPr>
                <w:noProof/>
                <w:webHidden/>
              </w:rPr>
              <w:instrText xml:space="preserve"> PAGEREF _Toc524383179 \h </w:instrText>
            </w:r>
            <w:r>
              <w:rPr>
                <w:noProof/>
                <w:webHidden/>
              </w:rPr>
            </w:r>
            <w:r>
              <w:rPr>
                <w:noProof/>
                <w:webHidden/>
              </w:rPr>
              <w:fldChar w:fldCharType="separate"/>
            </w:r>
            <w:r>
              <w:rPr>
                <w:noProof/>
                <w:webHidden/>
              </w:rPr>
              <w:t>254</w:t>
            </w:r>
            <w:r>
              <w:rPr>
                <w:noProof/>
                <w:webHidden/>
              </w:rPr>
              <w:fldChar w:fldCharType="end"/>
            </w:r>
          </w:hyperlink>
        </w:p>
        <w:p w:rsidR="00EE3582" w:rsidRDefault="00EE3582">
          <w:pPr>
            <w:pStyle w:val="31"/>
            <w:tabs>
              <w:tab w:val="right" w:leader="dot" w:pos="8296"/>
            </w:tabs>
            <w:rPr>
              <w:noProof/>
            </w:rPr>
          </w:pPr>
          <w:hyperlink w:anchor="_Toc524383180" w:history="1">
            <w:r w:rsidRPr="00592C3F">
              <w:rPr>
                <w:rStyle w:val="a3"/>
                <w:rFonts w:ascii="宋体" w:eastAsia="宋体" w:hAnsi="宋体"/>
                <w:noProof/>
              </w:rPr>
              <w:t>51nod（一级算法题）</w:t>
            </w:r>
            <w:r>
              <w:rPr>
                <w:noProof/>
                <w:webHidden/>
              </w:rPr>
              <w:tab/>
            </w:r>
            <w:r>
              <w:rPr>
                <w:noProof/>
                <w:webHidden/>
              </w:rPr>
              <w:fldChar w:fldCharType="begin"/>
            </w:r>
            <w:r>
              <w:rPr>
                <w:noProof/>
                <w:webHidden/>
              </w:rPr>
              <w:instrText xml:space="preserve"> PAGEREF _Toc524383180 \h </w:instrText>
            </w:r>
            <w:r>
              <w:rPr>
                <w:noProof/>
                <w:webHidden/>
              </w:rPr>
            </w:r>
            <w:r>
              <w:rPr>
                <w:noProof/>
                <w:webHidden/>
              </w:rPr>
              <w:fldChar w:fldCharType="separate"/>
            </w:r>
            <w:r>
              <w:rPr>
                <w:noProof/>
                <w:webHidden/>
              </w:rPr>
              <w:t>254</w:t>
            </w:r>
            <w:r>
              <w:rPr>
                <w:noProof/>
                <w:webHidden/>
              </w:rPr>
              <w:fldChar w:fldCharType="end"/>
            </w:r>
          </w:hyperlink>
        </w:p>
        <w:p w:rsidR="00EE3582" w:rsidRDefault="00EE3582">
          <w:pPr>
            <w:pStyle w:val="21"/>
            <w:tabs>
              <w:tab w:val="right" w:leader="dot" w:pos="8296"/>
            </w:tabs>
            <w:rPr>
              <w:noProof/>
            </w:rPr>
          </w:pPr>
          <w:hyperlink w:anchor="_Toc524383181" w:history="1">
            <w:r w:rsidRPr="00592C3F">
              <w:rPr>
                <w:rStyle w:val="a3"/>
                <w:rFonts w:ascii="宋体" w:eastAsia="宋体" w:hAnsi="宋体"/>
                <w:noProof/>
              </w:rPr>
              <w:t>补题题库（签到或专项）</w:t>
            </w:r>
            <w:r>
              <w:rPr>
                <w:noProof/>
                <w:webHidden/>
              </w:rPr>
              <w:tab/>
            </w:r>
            <w:r>
              <w:rPr>
                <w:noProof/>
                <w:webHidden/>
              </w:rPr>
              <w:fldChar w:fldCharType="begin"/>
            </w:r>
            <w:r>
              <w:rPr>
                <w:noProof/>
                <w:webHidden/>
              </w:rPr>
              <w:instrText xml:space="preserve"> PAGEREF _Toc524383181 \h </w:instrText>
            </w:r>
            <w:r>
              <w:rPr>
                <w:noProof/>
                <w:webHidden/>
              </w:rPr>
            </w:r>
            <w:r>
              <w:rPr>
                <w:noProof/>
                <w:webHidden/>
              </w:rPr>
              <w:fldChar w:fldCharType="separate"/>
            </w:r>
            <w:r>
              <w:rPr>
                <w:noProof/>
                <w:webHidden/>
              </w:rPr>
              <w:t>255</w:t>
            </w:r>
            <w:r>
              <w:rPr>
                <w:noProof/>
                <w:webHidden/>
              </w:rPr>
              <w:fldChar w:fldCharType="end"/>
            </w:r>
          </w:hyperlink>
        </w:p>
        <w:p w:rsidR="00EE3582" w:rsidRDefault="00EE3582">
          <w:pPr>
            <w:pStyle w:val="21"/>
            <w:tabs>
              <w:tab w:val="right" w:leader="dot" w:pos="8296"/>
            </w:tabs>
            <w:rPr>
              <w:noProof/>
            </w:rPr>
          </w:pPr>
          <w:hyperlink w:anchor="_Toc524383182" w:history="1">
            <w:r w:rsidRPr="00592C3F">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_Toc524383182 \h </w:instrText>
            </w:r>
            <w:r>
              <w:rPr>
                <w:noProof/>
                <w:webHidden/>
              </w:rPr>
            </w:r>
            <w:r>
              <w:rPr>
                <w:noProof/>
                <w:webHidden/>
              </w:rPr>
              <w:fldChar w:fldCharType="separate"/>
            </w:r>
            <w:r>
              <w:rPr>
                <w:noProof/>
                <w:webHidden/>
              </w:rPr>
              <w:t>255</w:t>
            </w:r>
            <w:r>
              <w:rPr>
                <w:noProof/>
                <w:webHidden/>
              </w:rPr>
              <w:fldChar w:fldCharType="end"/>
            </w:r>
          </w:hyperlink>
        </w:p>
        <w:p w:rsidR="00EE3582" w:rsidRDefault="00EE3582">
          <w:pPr>
            <w:pStyle w:val="21"/>
            <w:tabs>
              <w:tab w:val="right" w:leader="dot" w:pos="8296"/>
            </w:tabs>
            <w:rPr>
              <w:noProof/>
            </w:rPr>
          </w:pPr>
          <w:hyperlink w:anchor="_Toc524383183" w:history="1">
            <w:r w:rsidRPr="00592C3F">
              <w:rPr>
                <w:rStyle w:val="a3"/>
                <w:rFonts w:ascii="宋体" w:eastAsia="宋体" w:hAnsi="宋体"/>
                <w:noProof/>
              </w:rPr>
              <w:t>动态规划</w:t>
            </w:r>
            <w:r>
              <w:rPr>
                <w:noProof/>
                <w:webHidden/>
              </w:rPr>
              <w:tab/>
            </w:r>
            <w:r>
              <w:rPr>
                <w:noProof/>
                <w:webHidden/>
              </w:rPr>
              <w:fldChar w:fldCharType="begin"/>
            </w:r>
            <w:r>
              <w:rPr>
                <w:noProof/>
                <w:webHidden/>
              </w:rPr>
              <w:instrText xml:space="preserve"> PAGEREF _Toc524383183 \h </w:instrText>
            </w:r>
            <w:r>
              <w:rPr>
                <w:noProof/>
                <w:webHidden/>
              </w:rPr>
            </w:r>
            <w:r>
              <w:rPr>
                <w:noProof/>
                <w:webHidden/>
              </w:rPr>
              <w:fldChar w:fldCharType="separate"/>
            </w:r>
            <w:r>
              <w:rPr>
                <w:noProof/>
                <w:webHidden/>
              </w:rPr>
              <w:t>255</w:t>
            </w:r>
            <w:r>
              <w:rPr>
                <w:noProof/>
                <w:webHidden/>
              </w:rPr>
              <w:fldChar w:fldCharType="end"/>
            </w:r>
          </w:hyperlink>
        </w:p>
        <w:p w:rsidR="00EE3582" w:rsidRDefault="00EE3582">
          <w:pPr>
            <w:pStyle w:val="31"/>
            <w:tabs>
              <w:tab w:val="right" w:leader="dot" w:pos="8296"/>
            </w:tabs>
            <w:rPr>
              <w:noProof/>
            </w:rPr>
          </w:pPr>
          <w:hyperlink w:anchor="_Toc524383184" w:history="1">
            <w:r w:rsidRPr="00592C3F">
              <w:rPr>
                <w:rStyle w:val="a3"/>
                <w:noProof/>
              </w:rPr>
              <w:t>一、简单基础dp</w:t>
            </w:r>
            <w:r>
              <w:rPr>
                <w:noProof/>
                <w:webHidden/>
              </w:rPr>
              <w:tab/>
            </w:r>
            <w:r>
              <w:rPr>
                <w:noProof/>
                <w:webHidden/>
              </w:rPr>
              <w:fldChar w:fldCharType="begin"/>
            </w:r>
            <w:r>
              <w:rPr>
                <w:noProof/>
                <w:webHidden/>
              </w:rPr>
              <w:instrText xml:space="preserve"> PAGEREF _Toc524383184 \h </w:instrText>
            </w:r>
            <w:r>
              <w:rPr>
                <w:noProof/>
                <w:webHidden/>
              </w:rPr>
            </w:r>
            <w:r>
              <w:rPr>
                <w:noProof/>
                <w:webHidden/>
              </w:rPr>
              <w:fldChar w:fldCharType="separate"/>
            </w:r>
            <w:r>
              <w:rPr>
                <w:noProof/>
                <w:webHidden/>
              </w:rPr>
              <w:t>255</w:t>
            </w:r>
            <w:r>
              <w:rPr>
                <w:noProof/>
                <w:webHidden/>
              </w:rPr>
              <w:fldChar w:fldCharType="end"/>
            </w:r>
          </w:hyperlink>
        </w:p>
        <w:p w:rsidR="00EE3582" w:rsidRDefault="00EE3582">
          <w:pPr>
            <w:pStyle w:val="31"/>
            <w:tabs>
              <w:tab w:val="right" w:leader="dot" w:pos="8296"/>
            </w:tabs>
            <w:rPr>
              <w:noProof/>
            </w:rPr>
          </w:pPr>
          <w:hyperlink w:anchor="_Toc524383185" w:history="1">
            <w:r w:rsidRPr="00592C3F">
              <w:rPr>
                <w:rStyle w:val="a3"/>
                <w:noProof/>
              </w:rPr>
              <w:t>二、区间dp</w:t>
            </w:r>
            <w:r>
              <w:rPr>
                <w:noProof/>
                <w:webHidden/>
              </w:rPr>
              <w:tab/>
            </w:r>
            <w:r>
              <w:rPr>
                <w:noProof/>
                <w:webHidden/>
              </w:rPr>
              <w:fldChar w:fldCharType="begin"/>
            </w:r>
            <w:r>
              <w:rPr>
                <w:noProof/>
                <w:webHidden/>
              </w:rPr>
              <w:instrText xml:space="preserve"> PAGEREF _Toc524383185 \h </w:instrText>
            </w:r>
            <w:r>
              <w:rPr>
                <w:noProof/>
                <w:webHidden/>
              </w:rPr>
            </w:r>
            <w:r>
              <w:rPr>
                <w:noProof/>
                <w:webHidden/>
              </w:rPr>
              <w:fldChar w:fldCharType="separate"/>
            </w:r>
            <w:r>
              <w:rPr>
                <w:noProof/>
                <w:webHidden/>
              </w:rPr>
              <w:t>257</w:t>
            </w:r>
            <w:r>
              <w:rPr>
                <w:noProof/>
                <w:webHidden/>
              </w:rPr>
              <w:fldChar w:fldCharType="end"/>
            </w:r>
          </w:hyperlink>
        </w:p>
        <w:p w:rsidR="00EE3582" w:rsidRDefault="00EE3582">
          <w:pPr>
            <w:pStyle w:val="31"/>
            <w:tabs>
              <w:tab w:val="right" w:leader="dot" w:pos="8296"/>
            </w:tabs>
            <w:rPr>
              <w:noProof/>
            </w:rPr>
          </w:pPr>
          <w:hyperlink w:anchor="_Toc524383186" w:history="1">
            <w:r w:rsidRPr="00592C3F">
              <w:rPr>
                <w:rStyle w:val="a3"/>
                <w:noProof/>
              </w:rPr>
              <w:t>三、树形dp</w:t>
            </w:r>
            <w:r>
              <w:rPr>
                <w:noProof/>
                <w:webHidden/>
              </w:rPr>
              <w:tab/>
            </w:r>
            <w:r>
              <w:rPr>
                <w:noProof/>
                <w:webHidden/>
              </w:rPr>
              <w:fldChar w:fldCharType="begin"/>
            </w:r>
            <w:r>
              <w:rPr>
                <w:noProof/>
                <w:webHidden/>
              </w:rPr>
              <w:instrText xml:space="preserve"> PAGEREF _Toc524383186 \h </w:instrText>
            </w:r>
            <w:r>
              <w:rPr>
                <w:noProof/>
                <w:webHidden/>
              </w:rPr>
            </w:r>
            <w:r>
              <w:rPr>
                <w:noProof/>
                <w:webHidden/>
              </w:rPr>
              <w:fldChar w:fldCharType="separate"/>
            </w:r>
            <w:r>
              <w:rPr>
                <w:noProof/>
                <w:webHidden/>
              </w:rPr>
              <w:t>258</w:t>
            </w:r>
            <w:r>
              <w:rPr>
                <w:noProof/>
                <w:webHidden/>
              </w:rPr>
              <w:fldChar w:fldCharType="end"/>
            </w:r>
          </w:hyperlink>
        </w:p>
        <w:p w:rsidR="00EE3582" w:rsidRDefault="00EE3582">
          <w:pPr>
            <w:pStyle w:val="31"/>
            <w:tabs>
              <w:tab w:val="right" w:leader="dot" w:pos="8296"/>
            </w:tabs>
            <w:rPr>
              <w:noProof/>
            </w:rPr>
          </w:pPr>
          <w:hyperlink w:anchor="_Toc524383187" w:history="1">
            <w:r w:rsidRPr="00592C3F">
              <w:rPr>
                <w:rStyle w:val="a3"/>
                <w:noProof/>
              </w:rPr>
              <w:t>四、数位dp</w:t>
            </w:r>
            <w:r>
              <w:rPr>
                <w:noProof/>
                <w:webHidden/>
              </w:rPr>
              <w:tab/>
            </w:r>
            <w:r>
              <w:rPr>
                <w:noProof/>
                <w:webHidden/>
              </w:rPr>
              <w:fldChar w:fldCharType="begin"/>
            </w:r>
            <w:r>
              <w:rPr>
                <w:noProof/>
                <w:webHidden/>
              </w:rPr>
              <w:instrText xml:space="preserve"> PAGEREF _Toc524383187 \h </w:instrText>
            </w:r>
            <w:r>
              <w:rPr>
                <w:noProof/>
                <w:webHidden/>
              </w:rPr>
            </w:r>
            <w:r>
              <w:rPr>
                <w:noProof/>
                <w:webHidden/>
              </w:rPr>
              <w:fldChar w:fldCharType="separate"/>
            </w:r>
            <w:r>
              <w:rPr>
                <w:noProof/>
                <w:webHidden/>
              </w:rPr>
              <w:t>258</w:t>
            </w:r>
            <w:r>
              <w:rPr>
                <w:noProof/>
                <w:webHidden/>
              </w:rPr>
              <w:fldChar w:fldCharType="end"/>
            </w:r>
          </w:hyperlink>
        </w:p>
        <w:p w:rsidR="00EE3582" w:rsidRDefault="00EE3582">
          <w:pPr>
            <w:pStyle w:val="31"/>
            <w:tabs>
              <w:tab w:val="right" w:leader="dot" w:pos="8296"/>
            </w:tabs>
            <w:rPr>
              <w:noProof/>
            </w:rPr>
          </w:pPr>
          <w:hyperlink w:anchor="_Toc524383188" w:history="1">
            <w:r w:rsidRPr="00592C3F">
              <w:rPr>
                <w:rStyle w:val="a3"/>
                <w:noProof/>
              </w:rPr>
              <w:t>五、概率(期望) dp</w:t>
            </w:r>
            <w:r>
              <w:rPr>
                <w:noProof/>
                <w:webHidden/>
              </w:rPr>
              <w:tab/>
            </w:r>
            <w:r>
              <w:rPr>
                <w:noProof/>
                <w:webHidden/>
              </w:rPr>
              <w:fldChar w:fldCharType="begin"/>
            </w:r>
            <w:r>
              <w:rPr>
                <w:noProof/>
                <w:webHidden/>
              </w:rPr>
              <w:instrText xml:space="preserve"> PAGEREF _Toc524383188 \h </w:instrText>
            </w:r>
            <w:r>
              <w:rPr>
                <w:noProof/>
                <w:webHidden/>
              </w:rPr>
            </w:r>
            <w:r>
              <w:rPr>
                <w:noProof/>
                <w:webHidden/>
              </w:rPr>
              <w:fldChar w:fldCharType="separate"/>
            </w:r>
            <w:r>
              <w:rPr>
                <w:noProof/>
                <w:webHidden/>
              </w:rPr>
              <w:t>259</w:t>
            </w:r>
            <w:r>
              <w:rPr>
                <w:noProof/>
                <w:webHidden/>
              </w:rPr>
              <w:fldChar w:fldCharType="end"/>
            </w:r>
          </w:hyperlink>
        </w:p>
        <w:p w:rsidR="00EE3582" w:rsidRDefault="00EE3582">
          <w:pPr>
            <w:pStyle w:val="31"/>
            <w:tabs>
              <w:tab w:val="right" w:leader="dot" w:pos="8296"/>
            </w:tabs>
            <w:rPr>
              <w:noProof/>
            </w:rPr>
          </w:pPr>
          <w:hyperlink w:anchor="_Toc524383189" w:history="1">
            <w:r w:rsidRPr="00592C3F">
              <w:rPr>
                <w:rStyle w:val="a3"/>
                <w:noProof/>
              </w:rPr>
              <w:t>六、状态压缩dp</w:t>
            </w:r>
            <w:r>
              <w:rPr>
                <w:noProof/>
                <w:webHidden/>
              </w:rPr>
              <w:tab/>
            </w:r>
            <w:r>
              <w:rPr>
                <w:noProof/>
                <w:webHidden/>
              </w:rPr>
              <w:fldChar w:fldCharType="begin"/>
            </w:r>
            <w:r>
              <w:rPr>
                <w:noProof/>
                <w:webHidden/>
              </w:rPr>
              <w:instrText xml:space="preserve"> PAGEREF _Toc524383189 \h </w:instrText>
            </w:r>
            <w:r>
              <w:rPr>
                <w:noProof/>
                <w:webHidden/>
              </w:rPr>
            </w:r>
            <w:r>
              <w:rPr>
                <w:noProof/>
                <w:webHidden/>
              </w:rPr>
              <w:fldChar w:fldCharType="separate"/>
            </w:r>
            <w:r>
              <w:rPr>
                <w:noProof/>
                <w:webHidden/>
              </w:rPr>
              <w:t>260</w:t>
            </w:r>
            <w:r>
              <w:rPr>
                <w:noProof/>
                <w:webHidden/>
              </w:rPr>
              <w:fldChar w:fldCharType="end"/>
            </w:r>
          </w:hyperlink>
        </w:p>
        <w:p w:rsidR="00EE3582" w:rsidRDefault="00EE3582">
          <w:pPr>
            <w:pStyle w:val="31"/>
            <w:tabs>
              <w:tab w:val="right" w:leader="dot" w:pos="8296"/>
            </w:tabs>
            <w:rPr>
              <w:noProof/>
            </w:rPr>
          </w:pPr>
          <w:hyperlink w:anchor="_Toc524383190" w:history="1">
            <w:r w:rsidRPr="00592C3F">
              <w:rPr>
                <w:rStyle w:val="a3"/>
                <w:noProof/>
              </w:rPr>
              <w:t>七、数据结构优化的dp</w:t>
            </w:r>
            <w:r>
              <w:rPr>
                <w:noProof/>
                <w:webHidden/>
              </w:rPr>
              <w:tab/>
            </w:r>
            <w:r>
              <w:rPr>
                <w:noProof/>
                <w:webHidden/>
              </w:rPr>
              <w:fldChar w:fldCharType="begin"/>
            </w:r>
            <w:r>
              <w:rPr>
                <w:noProof/>
                <w:webHidden/>
              </w:rPr>
              <w:instrText xml:space="preserve"> PAGEREF _Toc524383190 \h </w:instrText>
            </w:r>
            <w:r>
              <w:rPr>
                <w:noProof/>
                <w:webHidden/>
              </w:rPr>
            </w:r>
            <w:r>
              <w:rPr>
                <w:noProof/>
                <w:webHidden/>
              </w:rPr>
              <w:fldChar w:fldCharType="separate"/>
            </w:r>
            <w:r>
              <w:rPr>
                <w:noProof/>
                <w:webHidden/>
              </w:rPr>
              <w:t>260</w:t>
            </w:r>
            <w:r>
              <w:rPr>
                <w:noProof/>
                <w:webHidden/>
              </w:rPr>
              <w:fldChar w:fldCharType="end"/>
            </w:r>
          </w:hyperlink>
        </w:p>
        <w:p w:rsidR="00EE3582" w:rsidRDefault="00EE3582">
          <w:pPr>
            <w:pStyle w:val="21"/>
            <w:tabs>
              <w:tab w:val="right" w:leader="dot" w:pos="8296"/>
            </w:tabs>
            <w:rPr>
              <w:noProof/>
            </w:rPr>
          </w:pPr>
          <w:hyperlink w:anchor="_Toc524383191" w:history="1">
            <w:r w:rsidRPr="00592C3F">
              <w:rPr>
                <w:rStyle w:val="a3"/>
                <w:rFonts w:ascii="宋体" w:eastAsia="宋体" w:hAnsi="宋体"/>
                <w:noProof/>
              </w:rPr>
              <w:t>图论</w:t>
            </w:r>
            <w:r>
              <w:rPr>
                <w:noProof/>
                <w:webHidden/>
              </w:rPr>
              <w:tab/>
            </w:r>
            <w:r>
              <w:rPr>
                <w:noProof/>
                <w:webHidden/>
              </w:rPr>
              <w:fldChar w:fldCharType="begin"/>
            </w:r>
            <w:r>
              <w:rPr>
                <w:noProof/>
                <w:webHidden/>
              </w:rPr>
              <w:instrText xml:space="preserve"> PAGEREF _Toc524383191 \h </w:instrText>
            </w:r>
            <w:r>
              <w:rPr>
                <w:noProof/>
                <w:webHidden/>
              </w:rPr>
            </w:r>
            <w:r>
              <w:rPr>
                <w:noProof/>
                <w:webHidden/>
              </w:rPr>
              <w:fldChar w:fldCharType="separate"/>
            </w:r>
            <w:r>
              <w:rPr>
                <w:noProof/>
                <w:webHidden/>
              </w:rPr>
              <w:t>262</w:t>
            </w:r>
            <w:r>
              <w:rPr>
                <w:noProof/>
                <w:webHidden/>
              </w:rPr>
              <w:fldChar w:fldCharType="end"/>
            </w:r>
          </w:hyperlink>
        </w:p>
        <w:p w:rsidR="00EE3582" w:rsidRDefault="00EE3582">
          <w:pPr>
            <w:pStyle w:val="31"/>
            <w:tabs>
              <w:tab w:val="right" w:leader="dot" w:pos="8296"/>
            </w:tabs>
            <w:rPr>
              <w:noProof/>
            </w:rPr>
          </w:pPr>
          <w:hyperlink w:anchor="_Toc524383192" w:history="1">
            <w:r w:rsidRPr="00592C3F">
              <w:rPr>
                <w:rStyle w:val="a3"/>
                <w:rFonts w:ascii="宋体" w:eastAsia="宋体" w:hAnsi="宋体"/>
                <w:noProof/>
              </w:rPr>
              <w:t>并查集&amp;最小生成树（学习区）</w:t>
            </w:r>
            <w:r>
              <w:rPr>
                <w:noProof/>
                <w:webHidden/>
              </w:rPr>
              <w:tab/>
            </w:r>
            <w:r>
              <w:rPr>
                <w:noProof/>
                <w:webHidden/>
              </w:rPr>
              <w:fldChar w:fldCharType="begin"/>
            </w:r>
            <w:r>
              <w:rPr>
                <w:noProof/>
                <w:webHidden/>
              </w:rPr>
              <w:instrText xml:space="preserve"> PAGEREF _Toc524383192 \h </w:instrText>
            </w:r>
            <w:r>
              <w:rPr>
                <w:noProof/>
                <w:webHidden/>
              </w:rPr>
            </w:r>
            <w:r>
              <w:rPr>
                <w:noProof/>
                <w:webHidden/>
              </w:rPr>
              <w:fldChar w:fldCharType="separate"/>
            </w:r>
            <w:r>
              <w:rPr>
                <w:noProof/>
                <w:webHidden/>
              </w:rPr>
              <w:t>262</w:t>
            </w:r>
            <w:r>
              <w:rPr>
                <w:noProof/>
                <w:webHidden/>
              </w:rPr>
              <w:fldChar w:fldCharType="end"/>
            </w:r>
          </w:hyperlink>
        </w:p>
        <w:p w:rsidR="00EE3582" w:rsidRDefault="00EE3582">
          <w:pPr>
            <w:pStyle w:val="31"/>
            <w:tabs>
              <w:tab w:val="right" w:leader="dot" w:pos="8296"/>
            </w:tabs>
            <w:rPr>
              <w:noProof/>
            </w:rPr>
          </w:pPr>
          <w:hyperlink w:anchor="_Toc524383193" w:history="1">
            <w:r w:rsidRPr="00592C3F">
              <w:rPr>
                <w:rStyle w:val="a3"/>
                <w:rFonts w:ascii="宋体" w:eastAsia="宋体" w:hAnsi="宋体"/>
                <w:noProof/>
              </w:rPr>
              <w:t>拓补排序（学习区）</w:t>
            </w:r>
            <w:r>
              <w:rPr>
                <w:noProof/>
                <w:webHidden/>
              </w:rPr>
              <w:tab/>
            </w:r>
            <w:r>
              <w:rPr>
                <w:noProof/>
                <w:webHidden/>
              </w:rPr>
              <w:fldChar w:fldCharType="begin"/>
            </w:r>
            <w:r>
              <w:rPr>
                <w:noProof/>
                <w:webHidden/>
              </w:rPr>
              <w:instrText xml:space="preserve"> PAGEREF _Toc524383193 \h </w:instrText>
            </w:r>
            <w:r>
              <w:rPr>
                <w:noProof/>
                <w:webHidden/>
              </w:rPr>
            </w:r>
            <w:r>
              <w:rPr>
                <w:noProof/>
                <w:webHidden/>
              </w:rPr>
              <w:fldChar w:fldCharType="separate"/>
            </w:r>
            <w:r>
              <w:rPr>
                <w:noProof/>
                <w:webHidden/>
              </w:rPr>
              <w:t>266</w:t>
            </w:r>
            <w:r>
              <w:rPr>
                <w:noProof/>
                <w:webHidden/>
              </w:rPr>
              <w:fldChar w:fldCharType="end"/>
            </w:r>
          </w:hyperlink>
        </w:p>
        <w:p w:rsidR="00EE3582" w:rsidRDefault="00EE3582">
          <w:pPr>
            <w:pStyle w:val="31"/>
            <w:tabs>
              <w:tab w:val="right" w:leader="dot" w:pos="8296"/>
            </w:tabs>
            <w:rPr>
              <w:noProof/>
            </w:rPr>
          </w:pPr>
          <w:hyperlink w:anchor="_Toc524383194" w:history="1">
            <w:r w:rsidRPr="00592C3F">
              <w:rPr>
                <w:rStyle w:val="a3"/>
                <w:rFonts w:cs="Arial"/>
                <w:bCs/>
                <w:noProof/>
              </w:rPr>
              <w:t>最短路</w:t>
            </w:r>
            <w:r>
              <w:rPr>
                <w:noProof/>
                <w:webHidden/>
              </w:rPr>
              <w:tab/>
            </w:r>
            <w:r>
              <w:rPr>
                <w:noProof/>
                <w:webHidden/>
              </w:rPr>
              <w:fldChar w:fldCharType="begin"/>
            </w:r>
            <w:r>
              <w:rPr>
                <w:noProof/>
                <w:webHidden/>
              </w:rPr>
              <w:instrText xml:space="preserve"> PAGEREF _Toc524383194 \h </w:instrText>
            </w:r>
            <w:r>
              <w:rPr>
                <w:noProof/>
                <w:webHidden/>
              </w:rPr>
            </w:r>
            <w:r>
              <w:rPr>
                <w:noProof/>
                <w:webHidden/>
              </w:rPr>
              <w:fldChar w:fldCharType="separate"/>
            </w:r>
            <w:r>
              <w:rPr>
                <w:noProof/>
                <w:webHidden/>
              </w:rPr>
              <w:t>266</w:t>
            </w:r>
            <w:r>
              <w:rPr>
                <w:noProof/>
                <w:webHidden/>
              </w:rPr>
              <w:fldChar w:fldCharType="end"/>
            </w:r>
          </w:hyperlink>
        </w:p>
        <w:p w:rsidR="00EE3582" w:rsidRDefault="00EE3582">
          <w:pPr>
            <w:pStyle w:val="31"/>
            <w:tabs>
              <w:tab w:val="right" w:leader="dot" w:pos="8296"/>
            </w:tabs>
            <w:rPr>
              <w:noProof/>
            </w:rPr>
          </w:pPr>
          <w:hyperlink w:anchor="_Toc524383195" w:history="1">
            <w:r w:rsidRPr="00592C3F">
              <w:rPr>
                <w:rStyle w:val="a3"/>
                <w:rFonts w:cs="Arial"/>
                <w:bCs/>
                <w:noProof/>
              </w:rPr>
              <w:t>差分约束</w:t>
            </w:r>
            <w:r>
              <w:rPr>
                <w:noProof/>
                <w:webHidden/>
              </w:rPr>
              <w:tab/>
            </w:r>
            <w:r>
              <w:rPr>
                <w:noProof/>
                <w:webHidden/>
              </w:rPr>
              <w:fldChar w:fldCharType="begin"/>
            </w:r>
            <w:r>
              <w:rPr>
                <w:noProof/>
                <w:webHidden/>
              </w:rPr>
              <w:instrText xml:space="preserve"> PAGEREF _Toc524383195 \h </w:instrText>
            </w:r>
            <w:r>
              <w:rPr>
                <w:noProof/>
                <w:webHidden/>
              </w:rPr>
            </w:r>
            <w:r>
              <w:rPr>
                <w:noProof/>
                <w:webHidden/>
              </w:rPr>
              <w:fldChar w:fldCharType="separate"/>
            </w:r>
            <w:r>
              <w:rPr>
                <w:noProof/>
                <w:webHidden/>
              </w:rPr>
              <w:t>270</w:t>
            </w:r>
            <w:r>
              <w:rPr>
                <w:noProof/>
                <w:webHidden/>
              </w:rPr>
              <w:fldChar w:fldCharType="end"/>
            </w:r>
          </w:hyperlink>
        </w:p>
        <w:p w:rsidR="00EE3582" w:rsidRDefault="00EE3582">
          <w:pPr>
            <w:pStyle w:val="31"/>
            <w:tabs>
              <w:tab w:val="right" w:leader="dot" w:pos="8296"/>
            </w:tabs>
            <w:rPr>
              <w:noProof/>
            </w:rPr>
          </w:pPr>
          <w:hyperlink w:anchor="_Toc524383196" w:history="1">
            <w:r w:rsidRPr="00592C3F">
              <w:rPr>
                <w:rStyle w:val="a3"/>
                <w:rFonts w:ascii="宋体" w:eastAsia="宋体" w:hAnsi="宋体"/>
                <w:noProof/>
              </w:rPr>
              <w:t>二分匹配（学习区）</w:t>
            </w:r>
            <w:r>
              <w:rPr>
                <w:noProof/>
                <w:webHidden/>
              </w:rPr>
              <w:tab/>
            </w:r>
            <w:r>
              <w:rPr>
                <w:noProof/>
                <w:webHidden/>
              </w:rPr>
              <w:fldChar w:fldCharType="begin"/>
            </w:r>
            <w:r>
              <w:rPr>
                <w:noProof/>
                <w:webHidden/>
              </w:rPr>
              <w:instrText xml:space="preserve"> PAGEREF _Toc524383196 \h </w:instrText>
            </w:r>
            <w:r>
              <w:rPr>
                <w:noProof/>
                <w:webHidden/>
              </w:rPr>
            </w:r>
            <w:r>
              <w:rPr>
                <w:noProof/>
                <w:webHidden/>
              </w:rPr>
              <w:fldChar w:fldCharType="separate"/>
            </w:r>
            <w:r>
              <w:rPr>
                <w:noProof/>
                <w:webHidden/>
              </w:rPr>
              <w:t>270</w:t>
            </w:r>
            <w:r>
              <w:rPr>
                <w:noProof/>
                <w:webHidden/>
              </w:rPr>
              <w:fldChar w:fldCharType="end"/>
            </w:r>
          </w:hyperlink>
        </w:p>
        <w:p w:rsidR="00EE3582" w:rsidRDefault="00EE3582">
          <w:pPr>
            <w:pStyle w:val="31"/>
            <w:tabs>
              <w:tab w:val="right" w:leader="dot" w:pos="8296"/>
            </w:tabs>
            <w:rPr>
              <w:noProof/>
            </w:rPr>
          </w:pPr>
          <w:hyperlink w:anchor="_Toc524383197" w:history="1">
            <w:r w:rsidRPr="00592C3F">
              <w:rPr>
                <w:rStyle w:val="a3"/>
                <w:rFonts w:ascii="宋体" w:eastAsia="宋体" w:hAnsi="宋体"/>
                <w:noProof/>
              </w:rPr>
              <w:t>欧拉回路&amp;哈密顿回路（待学习）</w:t>
            </w:r>
            <w:r>
              <w:rPr>
                <w:noProof/>
                <w:webHidden/>
              </w:rPr>
              <w:tab/>
            </w:r>
            <w:r>
              <w:rPr>
                <w:noProof/>
                <w:webHidden/>
              </w:rPr>
              <w:fldChar w:fldCharType="begin"/>
            </w:r>
            <w:r>
              <w:rPr>
                <w:noProof/>
                <w:webHidden/>
              </w:rPr>
              <w:instrText xml:space="preserve"> PAGEREF _Toc524383197 \h </w:instrText>
            </w:r>
            <w:r>
              <w:rPr>
                <w:noProof/>
                <w:webHidden/>
              </w:rPr>
            </w:r>
            <w:r>
              <w:rPr>
                <w:noProof/>
                <w:webHidden/>
              </w:rPr>
              <w:fldChar w:fldCharType="separate"/>
            </w:r>
            <w:r>
              <w:rPr>
                <w:noProof/>
                <w:webHidden/>
              </w:rPr>
              <w:t>272</w:t>
            </w:r>
            <w:r>
              <w:rPr>
                <w:noProof/>
                <w:webHidden/>
              </w:rPr>
              <w:fldChar w:fldCharType="end"/>
            </w:r>
          </w:hyperlink>
        </w:p>
        <w:p w:rsidR="00EE3582" w:rsidRDefault="00EE3582">
          <w:pPr>
            <w:pStyle w:val="31"/>
            <w:tabs>
              <w:tab w:val="right" w:leader="dot" w:pos="8296"/>
            </w:tabs>
            <w:rPr>
              <w:noProof/>
            </w:rPr>
          </w:pPr>
          <w:hyperlink w:anchor="_Toc524383198" w:history="1">
            <w:r w:rsidRPr="00592C3F">
              <w:rPr>
                <w:rStyle w:val="a3"/>
                <w:rFonts w:ascii="宋体" w:eastAsia="宋体" w:hAnsi="宋体"/>
                <w:noProof/>
              </w:rPr>
              <w:t>连通&amp;LCA（学习区）</w:t>
            </w:r>
            <w:r>
              <w:rPr>
                <w:noProof/>
                <w:webHidden/>
              </w:rPr>
              <w:tab/>
            </w:r>
            <w:r>
              <w:rPr>
                <w:noProof/>
                <w:webHidden/>
              </w:rPr>
              <w:fldChar w:fldCharType="begin"/>
            </w:r>
            <w:r>
              <w:rPr>
                <w:noProof/>
                <w:webHidden/>
              </w:rPr>
              <w:instrText xml:space="preserve"> PAGEREF _Toc524383198 \h </w:instrText>
            </w:r>
            <w:r>
              <w:rPr>
                <w:noProof/>
                <w:webHidden/>
              </w:rPr>
            </w:r>
            <w:r>
              <w:rPr>
                <w:noProof/>
                <w:webHidden/>
              </w:rPr>
              <w:fldChar w:fldCharType="separate"/>
            </w:r>
            <w:r>
              <w:rPr>
                <w:noProof/>
                <w:webHidden/>
              </w:rPr>
              <w:t>272</w:t>
            </w:r>
            <w:r>
              <w:rPr>
                <w:noProof/>
                <w:webHidden/>
              </w:rPr>
              <w:fldChar w:fldCharType="end"/>
            </w:r>
          </w:hyperlink>
        </w:p>
        <w:p w:rsidR="00EE3582" w:rsidRDefault="00EE3582">
          <w:pPr>
            <w:pStyle w:val="31"/>
            <w:tabs>
              <w:tab w:val="right" w:leader="dot" w:pos="8296"/>
            </w:tabs>
            <w:rPr>
              <w:noProof/>
            </w:rPr>
          </w:pPr>
          <w:hyperlink w:anchor="_Toc524383199" w:history="1">
            <w:r w:rsidRPr="00592C3F">
              <w:rPr>
                <w:rStyle w:val="a3"/>
                <w:rFonts w:ascii="宋体" w:eastAsia="宋体" w:hAnsi="宋体"/>
                <w:noProof/>
              </w:rPr>
              <w:t>网络流（学习区）</w:t>
            </w:r>
            <w:r>
              <w:rPr>
                <w:noProof/>
                <w:webHidden/>
              </w:rPr>
              <w:tab/>
            </w:r>
            <w:r>
              <w:rPr>
                <w:noProof/>
                <w:webHidden/>
              </w:rPr>
              <w:fldChar w:fldCharType="begin"/>
            </w:r>
            <w:r>
              <w:rPr>
                <w:noProof/>
                <w:webHidden/>
              </w:rPr>
              <w:instrText xml:space="preserve"> PAGEREF _Toc524383199 \h </w:instrText>
            </w:r>
            <w:r>
              <w:rPr>
                <w:noProof/>
                <w:webHidden/>
              </w:rPr>
            </w:r>
            <w:r>
              <w:rPr>
                <w:noProof/>
                <w:webHidden/>
              </w:rPr>
              <w:fldChar w:fldCharType="separate"/>
            </w:r>
            <w:r>
              <w:rPr>
                <w:noProof/>
                <w:webHidden/>
              </w:rPr>
              <w:t>272</w:t>
            </w:r>
            <w:r>
              <w:rPr>
                <w:noProof/>
                <w:webHidden/>
              </w:rPr>
              <w:fldChar w:fldCharType="end"/>
            </w:r>
          </w:hyperlink>
        </w:p>
        <w:p w:rsidR="00EE3582" w:rsidRDefault="00EE3582">
          <w:pPr>
            <w:pStyle w:val="31"/>
            <w:tabs>
              <w:tab w:val="right" w:leader="dot" w:pos="8296"/>
            </w:tabs>
            <w:rPr>
              <w:noProof/>
            </w:rPr>
          </w:pPr>
          <w:hyperlink w:anchor="_Toc524383200" w:history="1">
            <w:r w:rsidRPr="00592C3F">
              <w:rPr>
                <w:rStyle w:val="a3"/>
                <w:rFonts w:ascii="宋体" w:eastAsia="宋体" w:hAnsi="宋体"/>
                <w:noProof/>
              </w:rPr>
              <w:t>2-SAT（待学习）</w:t>
            </w:r>
            <w:r>
              <w:rPr>
                <w:noProof/>
                <w:webHidden/>
              </w:rPr>
              <w:tab/>
            </w:r>
            <w:r>
              <w:rPr>
                <w:noProof/>
                <w:webHidden/>
              </w:rPr>
              <w:fldChar w:fldCharType="begin"/>
            </w:r>
            <w:r>
              <w:rPr>
                <w:noProof/>
                <w:webHidden/>
              </w:rPr>
              <w:instrText xml:space="preserve"> PAGEREF _Toc524383200 \h </w:instrText>
            </w:r>
            <w:r>
              <w:rPr>
                <w:noProof/>
                <w:webHidden/>
              </w:rPr>
            </w:r>
            <w:r>
              <w:rPr>
                <w:noProof/>
                <w:webHidden/>
              </w:rPr>
              <w:fldChar w:fldCharType="separate"/>
            </w:r>
            <w:r>
              <w:rPr>
                <w:noProof/>
                <w:webHidden/>
              </w:rPr>
              <w:t>277</w:t>
            </w:r>
            <w:r>
              <w:rPr>
                <w:noProof/>
                <w:webHidden/>
              </w:rPr>
              <w:fldChar w:fldCharType="end"/>
            </w:r>
          </w:hyperlink>
        </w:p>
        <w:p w:rsidR="00EE3582" w:rsidRDefault="00EE3582">
          <w:pPr>
            <w:pStyle w:val="31"/>
            <w:tabs>
              <w:tab w:val="right" w:leader="dot" w:pos="8296"/>
            </w:tabs>
            <w:rPr>
              <w:noProof/>
            </w:rPr>
          </w:pPr>
          <w:hyperlink w:anchor="_Toc524383201" w:history="1">
            <w:r w:rsidRPr="00592C3F">
              <w:rPr>
                <w:rStyle w:val="a3"/>
                <w:rFonts w:ascii="宋体" w:eastAsia="宋体" w:hAnsi="宋体"/>
                <w:noProof/>
              </w:rPr>
              <w:t>KM匹配（待学习）</w:t>
            </w:r>
            <w:r>
              <w:rPr>
                <w:noProof/>
                <w:webHidden/>
              </w:rPr>
              <w:tab/>
            </w:r>
            <w:r>
              <w:rPr>
                <w:noProof/>
                <w:webHidden/>
              </w:rPr>
              <w:fldChar w:fldCharType="begin"/>
            </w:r>
            <w:r>
              <w:rPr>
                <w:noProof/>
                <w:webHidden/>
              </w:rPr>
              <w:instrText xml:space="preserve"> PAGEREF _Toc524383201 \h </w:instrText>
            </w:r>
            <w:r>
              <w:rPr>
                <w:noProof/>
                <w:webHidden/>
              </w:rPr>
            </w:r>
            <w:r>
              <w:rPr>
                <w:noProof/>
                <w:webHidden/>
              </w:rPr>
              <w:fldChar w:fldCharType="separate"/>
            </w:r>
            <w:r>
              <w:rPr>
                <w:noProof/>
                <w:webHidden/>
              </w:rPr>
              <w:t>277</w:t>
            </w:r>
            <w:r>
              <w:rPr>
                <w:noProof/>
                <w:webHidden/>
              </w:rPr>
              <w:fldChar w:fldCharType="end"/>
            </w:r>
          </w:hyperlink>
        </w:p>
        <w:p w:rsidR="00EE3582" w:rsidRDefault="00EE3582">
          <w:pPr>
            <w:pStyle w:val="31"/>
            <w:tabs>
              <w:tab w:val="right" w:leader="dot" w:pos="8296"/>
            </w:tabs>
            <w:rPr>
              <w:noProof/>
            </w:rPr>
          </w:pPr>
          <w:hyperlink w:anchor="_Toc524383202" w:history="1">
            <w:r w:rsidRPr="00592C3F">
              <w:rPr>
                <w:rStyle w:val="a3"/>
                <w:rFonts w:ascii="宋体" w:eastAsia="宋体" w:hAnsi="宋体"/>
                <w:noProof/>
              </w:rPr>
              <w:t>Dancing Links（待学习）</w:t>
            </w:r>
            <w:r>
              <w:rPr>
                <w:noProof/>
                <w:webHidden/>
              </w:rPr>
              <w:tab/>
            </w:r>
            <w:r>
              <w:rPr>
                <w:noProof/>
                <w:webHidden/>
              </w:rPr>
              <w:fldChar w:fldCharType="begin"/>
            </w:r>
            <w:r>
              <w:rPr>
                <w:noProof/>
                <w:webHidden/>
              </w:rPr>
              <w:instrText xml:space="preserve"> PAGEREF _Toc524383202 \h </w:instrText>
            </w:r>
            <w:r>
              <w:rPr>
                <w:noProof/>
                <w:webHidden/>
              </w:rPr>
            </w:r>
            <w:r>
              <w:rPr>
                <w:noProof/>
                <w:webHidden/>
              </w:rPr>
              <w:fldChar w:fldCharType="separate"/>
            </w:r>
            <w:r>
              <w:rPr>
                <w:noProof/>
                <w:webHidden/>
              </w:rPr>
              <w:t>278</w:t>
            </w:r>
            <w:r>
              <w:rPr>
                <w:noProof/>
                <w:webHidden/>
              </w:rPr>
              <w:fldChar w:fldCharType="end"/>
            </w:r>
          </w:hyperlink>
        </w:p>
        <w:p w:rsidR="00EE3582" w:rsidRDefault="00EE3582">
          <w:pPr>
            <w:pStyle w:val="31"/>
            <w:tabs>
              <w:tab w:val="right" w:leader="dot" w:pos="8296"/>
            </w:tabs>
            <w:rPr>
              <w:noProof/>
            </w:rPr>
          </w:pPr>
          <w:hyperlink w:anchor="_Toc524383203" w:history="1">
            <w:r w:rsidRPr="00592C3F">
              <w:rPr>
                <w:rStyle w:val="a3"/>
                <w:rFonts w:ascii="宋体" w:eastAsia="宋体" w:hAnsi="宋体"/>
                <w:noProof/>
              </w:rPr>
              <w:t>一般图匹配（待学习）</w:t>
            </w:r>
            <w:r>
              <w:rPr>
                <w:noProof/>
                <w:webHidden/>
              </w:rPr>
              <w:tab/>
            </w:r>
            <w:r>
              <w:rPr>
                <w:noProof/>
                <w:webHidden/>
              </w:rPr>
              <w:fldChar w:fldCharType="begin"/>
            </w:r>
            <w:r>
              <w:rPr>
                <w:noProof/>
                <w:webHidden/>
              </w:rPr>
              <w:instrText xml:space="preserve"> PAGEREF _Toc524383203 \h </w:instrText>
            </w:r>
            <w:r>
              <w:rPr>
                <w:noProof/>
                <w:webHidden/>
              </w:rPr>
            </w:r>
            <w:r>
              <w:rPr>
                <w:noProof/>
                <w:webHidden/>
              </w:rPr>
              <w:fldChar w:fldCharType="separate"/>
            </w:r>
            <w:r>
              <w:rPr>
                <w:noProof/>
                <w:webHidden/>
              </w:rPr>
              <w:t>278</w:t>
            </w:r>
            <w:r>
              <w:rPr>
                <w:noProof/>
                <w:webHidden/>
              </w:rPr>
              <w:fldChar w:fldCharType="end"/>
            </w:r>
          </w:hyperlink>
        </w:p>
        <w:p w:rsidR="00EE3582" w:rsidRDefault="00EE3582">
          <w:pPr>
            <w:pStyle w:val="21"/>
            <w:tabs>
              <w:tab w:val="right" w:leader="dot" w:pos="8296"/>
            </w:tabs>
            <w:rPr>
              <w:noProof/>
            </w:rPr>
          </w:pPr>
          <w:hyperlink w:anchor="_Toc524383204" w:history="1">
            <w:r w:rsidRPr="00592C3F">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_Toc524383204 \h </w:instrText>
            </w:r>
            <w:r>
              <w:rPr>
                <w:noProof/>
                <w:webHidden/>
              </w:rPr>
            </w:r>
            <w:r>
              <w:rPr>
                <w:noProof/>
                <w:webHidden/>
              </w:rPr>
              <w:fldChar w:fldCharType="separate"/>
            </w:r>
            <w:r>
              <w:rPr>
                <w:noProof/>
                <w:webHidden/>
              </w:rPr>
              <w:t>278</w:t>
            </w:r>
            <w:r>
              <w:rPr>
                <w:noProof/>
                <w:webHidden/>
              </w:rPr>
              <w:fldChar w:fldCharType="end"/>
            </w:r>
          </w:hyperlink>
        </w:p>
        <w:p w:rsidR="00EE3582" w:rsidRDefault="00EE3582">
          <w:pPr>
            <w:pStyle w:val="21"/>
            <w:tabs>
              <w:tab w:val="right" w:leader="dot" w:pos="8296"/>
            </w:tabs>
            <w:rPr>
              <w:noProof/>
            </w:rPr>
          </w:pPr>
          <w:hyperlink w:anchor="_Toc524383205" w:history="1">
            <w:r w:rsidRPr="00592C3F">
              <w:rPr>
                <w:rStyle w:val="a3"/>
                <w:rFonts w:ascii="宋体" w:eastAsia="宋体" w:hAnsi="宋体"/>
                <w:noProof/>
              </w:rPr>
              <w:t>字符串算法</w:t>
            </w:r>
            <w:r>
              <w:rPr>
                <w:noProof/>
                <w:webHidden/>
              </w:rPr>
              <w:tab/>
            </w:r>
            <w:r>
              <w:rPr>
                <w:noProof/>
                <w:webHidden/>
              </w:rPr>
              <w:fldChar w:fldCharType="begin"/>
            </w:r>
            <w:r>
              <w:rPr>
                <w:noProof/>
                <w:webHidden/>
              </w:rPr>
              <w:instrText xml:space="preserve"> PAGEREF _Toc524383205 \h </w:instrText>
            </w:r>
            <w:r>
              <w:rPr>
                <w:noProof/>
                <w:webHidden/>
              </w:rPr>
            </w:r>
            <w:r>
              <w:rPr>
                <w:noProof/>
                <w:webHidden/>
              </w:rPr>
              <w:fldChar w:fldCharType="separate"/>
            </w:r>
            <w:r>
              <w:rPr>
                <w:noProof/>
                <w:webHidden/>
              </w:rPr>
              <w:t>280</w:t>
            </w:r>
            <w:r>
              <w:rPr>
                <w:noProof/>
                <w:webHidden/>
              </w:rPr>
              <w:fldChar w:fldCharType="end"/>
            </w:r>
          </w:hyperlink>
        </w:p>
        <w:p w:rsidR="00EE3582" w:rsidRDefault="00EE3582">
          <w:pPr>
            <w:pStyle w:val="31"/>
            <w:tabs>
              <w:tab w:val="right" w:leader="dot" w:pos="8296"/>
            </w:tabs>
            <w:rPr>
              <w:noProof/>
            </w:rPr>
          </w:pPr>
          <w:hyperlink w:anchor="_Toc524383206" w:history="1">
            <w:r w:rsidRPr="00592C3F">
              <w:rPr>
                <w:rStyle w:val="a3"/>
                <w:rFonts w:ascii="宋体" w:eastAsia="宋体" w:hAnsi="宋体"/>
                <w:noProof/>
              </w:rPr>
              <w:t>KMP</w:t>
            </w:r>
            <w:r>
              <w:rPr>
                <w:noProof/>
                <w:webHidden/>
              </w:rPr>
              <w:tab/>
            </w:r>
            <w:r>
              <w:rPr>
                <w:noProof/>
                <w:webHidden/>
              </w:rPr>
              <w:fldChar w:fldCharType="begin"/>
            </w:r>
            <w:r>
              <w:rPr>
                <w:noProof/>
                <w:webHidden/>
              </w:rPr>
              <w:instrText xml:space="preserve"> PAGEREF _Toc524383206 \h </w:instrText>
            </w:r>
            <w:r>
              <w:rPr>
                <w:noProof/>
                <w:webHidden/>
              </w:rPr>
            </w:r>
            <w:r>
              <w:rPr>
                <w:noProof/>
                <w:webHidden/>
              </w:rPr>
              <w:fldChar w:fldCharType="separate"/>
            </w:r>
            <w:r>
              <w:rPr>
                <w:noProof/>
                <w:webHidden/>
              </w:rPr>
              <w:t>280</w:t>
            </w:r>
            <w:r>
              <w:rPr>
                <w:noProof/>
                <w:webHidden/>
              </w:rPr>
              <w:fldChar w:fldCharType="end"/>
            </w:r>
          </w:hyperlink>
        </w:p>
        <w:p w:rsidR="00EE3582" w:rsidRDefault="00EE3582">
          <w:pPr>
            <w:pStyle w:val="31"/>
            <w:tabs>
              <w:tab w:val="right" w:leader="dot" w:pos="8296"/>
            </w:tabs>
            <w:rPr>
              <w:noProof/>
            </w:rPr>
          </w:pPr>
          <w:hyperlink w:anchor="_Toc524383207" w:history="1">
            <w:r w:rsidRPr="00592C3F">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_Toc524383207 \h </w:instrText>
            </w:r>
            <w:r>
              <w:rPr>
                <w:noProof/>
                <w:webHidden/>
              </w:rPr>
            </w:r>
            <w:r>
              <w:rPr>
                <w:noProof/>
                <w:webHidden/>
              </w:rPr>
              <w:fldChar w:fldCharType="separate"/>
            </w:r>
            <w:r>
              <w:rPr>
                <w:noProof/>
                <w:webHidden/>
              </w:rPr>
              <w:t>280</w:t>
            </w:r>
            <w:r>
              <w:rPr>
                <w:noProof/>
                <w:webHidden/>
              </w:rPr>
              <w:fldChar w:fldCharType="end"/>
            </w:r>
          </w:hyperlink>
        </w:p>
        <w:p w:rsidR="00EE3582" w:rsidRDefault="00EE3582">
          <w:pPr>
            <w:pStyle w:val="31"/>
            <w:tabs>
              <w:tab w:val="right" w:leader="dot" w:pos="8296"/>
            </w:tabs>
            <w:rPr>
              <w:noProof/>
            </w:rPr>
          </w:pPr>
          <w:hyperlink w:anchor="_Toc524383208" w:history="1">
            <w:r w:rsidRPr="00592C3F">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_Toc524383208 \h </w:instrText>
            </w:r>
            <w:r>
              <w:rPr>
                <w:noProof/>
                <w:webHidden/>
              </w:rPr>
            </w:r>
            <w:r>
              <w:rPr>
                <w:noProof/>
                <w:webHidden/>
              </w:rPr>
              <w:fldChar w:fldCharType="separate"/>
            </w:r>
            <w:r>
              <w:rPr>
                <w:noProof/>
                <w:webHidden/>
              </w:rPr>
              <w:t>280</w:t>
            </w:r>
            <w:r>
              <w:rPr>
                <w:noProof/>
                <w:webHidden/>
              </w:rPr>
              <w:fldChar w:fldCharType="end"/>
            </w:r>
          </w:hyperlink>
        </w:p>
        <w:p w:rsidR="00EE3582" w:rsidRDefault="00EE3582">
          <w:pPr>
            <w:pStyle w:val="31"/>
            <w:tabs>
              <w:tab w:val="right" w:leader="dot" w:pos="8296"/>
            </w:tabs>
            <w:rPr>
              <w:noProof/>
            </w:rPr>
          </w:pPr>
          <w:hyperlink w:anchor="_Toc524383209" w:history="1">
            <w:r w:rsidRPr="00592C3F">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_Toc524383209 \h </w:instrText>
            </w:r>
            <w:r>
              <w:rPr>
                <w:noProof/>
                <w:webHidden/>
              </w:rPr>
            </w:r>
            <w:r>
              <w:rPr>
                <w:noProof/>
                <w:webHidden/>
              </w:rPr>
              <w:fldChar w:fldCharType="separate"/>
            </w:r>
            <w:r>
              <w:rPr>
                <w:noProof/>
                <w:webHidden/>
              </w:rPr>
              <w:t>280</w:t>
            </w:r>
            <w:r>
              <w:rPr>
                <w:noProof/>
                <w:webHidden/>
              </w:rPr>
              <w:fldChar w:fldCharType="end"/>
            </w:r>
          </w:hyperlink>
        </w:p>
        <w:p w:rsidR="00EE3582" w:rsidRDefault="00EE3582">
          <w:pPr>
            <w:pStyle w:val="21"/>
            <w:tabs>
              <w:tab w:val="right" w:leader="dot" w:pos="8296"/>
            </w:tabs>
            <w:rPr>
              <w:noProof/>
            </w:rPr>
          </w:pPr>
          <w:hyperlink w:anchor="_Toc524383210" w:history="1">
            <w:r w:rsidRPr="00592C3F">
              <w:rPr>
                <w:rStyle w:val="a3"/>
                <w:rFonts w:ascii="宋体" w:eastAsia="宋体" w:hAnsi="宋体"/>
                <w:noProof/>
              </w:rPr>
              <w:t>计算几何（模板库训练）</w:t>
            </w:r>
            <w:r>
              <w:rPr>
                <w:noProof/>
                <w:webHidden/>
              </w:rPr>
              <w:tab/>
            </w:r>
            <w:r>
              <w:rPr>
                <w:noProof/>
                <w:webHidden/>
              </w:rPr>
              <w:fldChar w:fldCharType="begin"/>
            </w:r>
            <w:r>
              <w:rPr>
                <w:noProof/>
                <w:webHidden/>
              </w:rPr>
              <w:instrText xml:space="preserve"> PAGEREF _Toc524383210 \h </w:instrText>
            </w:r>
            <w:r>
              <w:rPr>
                <w:noProof/>
                <w:webHidden/>
              </w:rPr>
            </w:r>
            <w:r>
              <w:rPr>
                <w:noProof/>
                <w:webHidden/>
              </w:rPr>
              <w:fldChar w:fldCharType="separate"/>
            </w:r>
            <w:r>
              <w:rPr>
                <w:noProof/>
                <w:webHidden/>
              </w:rPr>
              <w:t>280</w:t>
            </w:r>
            <w:r>
              <w:rPr>
                <w:noProof/>
                <w:webHidden/>
              </w:rPr>
              <w:fldChar w:fldCharType="end"/>
            </w:r>
          </w:hyperlink>
        </w:p>
        <w:p w:rsidR="00EE3582" w:rsidRDefault="00EE3582">
          <w:pPr>
            <w:pStyle w:val="21"/>
            <w:tabs>
              <w:tab w:val="right" w:leader="dot" w:pos="8296"/>
            </w:tabs>
            <w:rPr>
              <w:noProof/>
            </w:rPr>
          </w:pPr>
          <w:hyperlink w:anchor="_Toc524383211" w:history="1">
            <w:r w:rsidRPr="00592C3F">
              <w:rPr>
                <w:rStyle w:val="a3"/>
                <w:rFonts w:ascii="宋体" w:eastAsia="宋体" w:hAnsi="宋体"/>
                <w:noProof/>
              </w:rPr>
              <w:t>金银牌题库</w:t>
            </w:r>
            <w:r>
              <w:rPr>
                <w:noProof/>
                <w:webHidden/>
              </w:rPr>
              <w:tab/>
            </w:r>
            <w:r>
              <w:rPr>
                <w:noProof/>
                <w:webHidden/>
              </w:rPr>
              <w:fldChar w:fldCharType="begin"/>
            </w:r>
            <w:r>
              <w:rPr>
                <w:noProof/>
                <w:webHidden/>
              </w:rPr>
              <w:instrText xml:space="preserve"> PAGEREF _Toc524383211 \h </w:instrText>
            </w:r>
            <w:r>
              <w:rPr>
                <w:noProof/>
                <w:webHidden/>
              </w:rPr>
            </w:r>
            <w:r>
              <w:rPr>
                <w:noProof/>
                <w:webHidden/>
              </w:rPr>
              <w:fldChar w:fldCharType="separate"/>
            </w:r>
            <w:r>
              <w:rPr>
                <w:noProof/>
                <w:webHidden/>
              </w:rPr>
              <w:t>280</w:t>
            </w:r>
            <w:r>
              <w:rPr>
                <w:noProof/>
                <w:webHidden/>
              </w:rPr>
              <w:fldChar w:fldCharType="end"/>
            </w:r>
          </w:hyperlink>
        </w:p>
        <w:p w:rsidR="00EE3582" w:rsidRDefault="00EE3582">
          <w:pPr>
            <w:pStyle w:val="31"/>
            <w:tabs>
              <w:tab w:val="right" w:leader="dot" w:pos="8296"/>
            </w:tabs>
            <w:rPr>
              <w:noProof/>
            </w:rPr>
          </w:pPr>
          <w:hyperlink w:anchor="_Toc524383212" w:history="1">
            <w:r w:rsidRPr="00592C3F">
              <w:rPr>
                <w:rStyle w:val="a3"/>
                <w:rFonts w:ascii="宋体" w:eastAsia="宋体" w:hAnsi="宋体"/>
                <w:noProof/>
              </w:rPr>
              <w:t>金牌题（无明显前置）题集</w:t>
            </w:r>
            <w:r>
              <w:rPr>
                <w:noProof/>
                <w:webHidden/>
              </w:rPr>
              <w:tab/>
            </w:r>
            <w:r>
              <w:rPr>
                <w:noProof/>
                <w:webHidden/>
              </w:rPr>
              <w:fldChar w:fldCharType="begin"/>
            </w:r>
            <w:r>
              <w:rPr>
                <w:noProof/>
                <w:webHidden/>
              </w:rPr>
              <w:instrText xml:space="preserve"> PAGEREF _Toc524383212 \h </w:instrText>
            </w:r>
            <w:r>
              <w:rPr>
                <w:noProof/>
                <w:webHidden/>
              </w:rPr>
            </w:r>
            <w:r>
              <w:rPr>
                <w:noProof/>
                <w:webHidden/>
              </w:rPr>
              <w:fldChar w:fldCharType="separate"/>
            </w:r>
            <w:r>
              <w:rPr>
                <w:noProof/>
                <w:webHidden/>
              </w:rPr>
              <w:t>281</w:t>
            </w:r>
            <w:r>
              <w:rPr>
                <w:noProof/>
                <w:webHidden/>
              </w:rPr>
              <w:fldChar w:fldCharType="end"/>
            </w:r>
          </w:hyperlink>
        </w:p>
        <w:p w:rsidR="00EE3582" w:rsidRDefault="00EE3582">
          <w:pPr>
            <w:pStyle w:val="21"/>
            <w:tabs>
              <w:tab w:val="right" w:leader="dot" w:pos="8296"/>
            </w:tabs>
            <w:rPr>
              <w:noProof/>
            </w:rPr>
          </w:pPr>
          <w:hyperlink w:anchor="_Toc524383213" w:history="1">
            <w:r w:rsidRPr="00592C3F">
              <w:rPr>
                <w:rStyle w:val="a3"/>
                <w:rFonts w:ascii="宋体" w:eastAsia="宋体" w:hAnsi="宋体"/>
                <w:noProof/>
              </w:rPr>
              <w:t>温习题库</w:t>
            </w:r>
            <w:r>
              <w:rPr>
                <w:noProof/>
                <w:webHidden/>
              </w:rPr>
              <w:tab/>
            </w:r>
            <w:r>
              <w:rPr>
                <w:noProof/>
                <w:webHidden/>
              </w:rPr>
              <w:fldChar w:fldCharType="begin"/>
            </w:r>
            <w:r>
              <w:rPr>
                <w:noProof/>
                <w:webHidden/>
              </w:rPr>
              <w:instrText xml:space="preserve"> PAGEREF _Toc524383213 \h </w:instrText>
            </w:r>
            <w:r>
              <w:rPr>
                <w:noProof/>
                <w:webHidden/>
              </w:rPr>
            </w:r>
            <w:r>
              <w:rPr>
                <w:noProof/>
                <w:webHidden/>
              </w:rPr>
              <w:fldChar w:fldCharType="separate"/>
            </w:r>
            <w:r>
              <w:rPr>
                <w:noProof/>
                <w:webHidden/>
              </w:rPr>
              <w:t>285</w:t>
            </w:r>
            <w:r>
              <w:rPr>
                <w:noProof/>
                <w:webHidden/>
              </w:rPr>
              <w:fldChar w:fldCharType="end"/>
            </w:r>
          </w:hyperlink>
        </w:p>
        <w:p w:rsidR="00EE3582" w:rsidRDefault="00EE3582">
          <w:pPr>
            <w:pStyle w:val="21"/>
            <w:tabs>
              <w:tab w:val="right" w:leader="dot" w:pos="8296"/>
            </w:tabs>
            <w:rPr>
              <w:noProof/>
            </w:rPr>
          </w:pPr>
          <w:hyperlink w:anchor="_Toc524383214" w:history="1">
            <w:r w:rsidRPr="00592C3F">
              <w:rPr>
                <w:rStyle w:val="a3"/>
                <w:rFonts w:ascii="宋体" w:eastAsia="宋体" w:hAnsi="宋体"/>
                <w:noProof/>
              </w:rPr>
              <w:t>索引</w:t>
            </w:r>
            <w:r>
              <w:rPr>
                <w:noProof/>
                <w:webHidden/>
              </w:rPr>
              <w:tab/>
            </w:r>
            <w:r>
              <w:rPr>
                <w:noProof/>
                <w:webHidden/>
              </w:rPr>
              <w:fldChar w:fldCharType="begin"/>
            </w:r>
            <w:r>
              <w:rPr>
                <w:noProof/>
                <w:webHidden/>
              </w:rPr>
              <w:instrText xml:space="preserve"> PAGEREF _Toc524383214 \h </w:instrText>
            </w:r>
            <w:r>
              <w:rPr>
                <w:noProof/>
                <w:webHidden/>
              </w:rPr>
            </w:r>
            <w:r>
              <w:rPr>
                <w:noProof/>
                <w:webHidden/>
              </w:rPr>
              <w:fldChar w:fldCharType="separate"/>
            </w:r>
            <w:r>
              <w:rPr>
                <w:noProof/>
                <w:webHidden/>
              </w:rPr>
              <w:t>285</w:t>
            </w:r>
            <w:r>
              <w:rPr>
                <w:noProof/>
                <w:webHidden/>
              </w:rPr>
              <w:fldChar w:fldCharType="end"/>
            </w:r>
          </w:hyperlink>
        </w:p>
        <w:p w:rsidR="00EE3582" w:rsidRDefault="00EE3582">
          <w:pPr>
            <w:pStyle w:val="11"/>
            <w:tabs>
              <w:tab w:val="right" w:leader="dot" w:pos="8296"/>
            </w:tabs>
            <w:rPr>
              <w:noProof/>
            </w:rPr>
          </w:pPr>
          <w:hyperlink w:anchor="_Toc524383215" w:history="1">
            <w:r w:rsidRPr="00592C3F">
              <w:rPr>
                <w:rStyle w:val="a3"/>
                <w:rFonts w:ascii="宋体" w:eastAsia="宋体" w:hAnsi="宋体"/>
                <w:noProof/>
              </w:rPr>
              <w:t>十三、暑期集训每日训练安排</w:t>
            </w:r>
            <w:r>
              <w:rPr>
                <w:noProof/>
                <w:webHidden/>
              </w:rPr>
              <w:tab/>
            </w:r>
            <w:r>
              <w:rPr>
                <w:noProof/>
                <w:webHidden/>
              </w:rPr>
              <w:fldChar w:fldCharType="begin"/>
            </w:r>
            <w:r>
              <w:rPr>
                <w:noProof/>
                <w:webHidden/>
              </w:rPr>
              <w:instrText xml:space="preserve"> PAGEREF _Toc524383215 \h </w:instrText>
            </w:r>
            <w:r>
              <w:rPr>
                <w:noProof/>
                <w:webHidden/>
              </w:rPr>
            </w:r>
            <w:r>
              <w:rPr>
                <w:noProof/>
                <w:webHidden/>
              </w:rPr>
              <w:fldChar w:fldCharType="separate"/>
            </w:r>
            <w:r>
              <w:rPr>
                <w:noProof/>
                <w:webHidden/>
              </w:rPr>
              <w:t>288</w:t>
            </w:r>
            <w:r>
              <w:rPr>
                <w:noProof/>
                <w:webHidden/>
              </w:rPr>
              <w:fldChar w:fldCharType="end"/>
            </w:r>
          </w:hyperlink>
        </w:p>
        <w:p w:rsidR="00EE3582" w:rsidRDefault="00EE3582">
          <w:pPr>
            <w:pStyle w:val="21"/>
            <w:tabs>
              <w:tab w:val="right" w:leader="dot" w:pos="8296"/>
            </w:tabs>
            <w:rPr>
              <w:noProof/>
            </w:rPr>
          </w:pPr>
          <w:hyperlink w:anchor="_Toc524383216" w:history="1">
            <w:r w:rsidRPr="00592C3F">
              <w:rPr>
                <w:rStyle w:val="a3"/>
                <w:rFonts w:ascii="宋体" w:eastAsia="宋体" w:hAnsi="宋体"/>
                <w:noProof/>
              </w:rPr>
              <w:t>专项训练</w:t>
            </w:r>
            <w:r>
              <w:rPr>
                <w:noProof/>
                <w:webHidden/>
              </w:rPr>
              <w:tab/>
            </w:r>
            <w:r>
              <w:rPr>
                <w:noProof/>
                <w:webHidden/>
              </w:rPr>
              <w:fldChar w:fldCharType="begin"/>
            </w:r>
            <w:r>
              <w:rPr>
                <w:noProof/>
                <w:webHidden/>
              </w:rPr>
              <w:instrText xml:space="preserve"> PAGEREF _Toc524383216 \h </w:instrText>
            </w:r>
            <w:r>
              <w:rPr>
                <w:noProof/>
                <w:webHidden/>
              </w:rPr>
            </w:r>
            <w:r>
              <w:rPr>
                <w:noProof/>
                <w:webHidden/>
              </w:rPr>
              <w:fldChar w:fldCharType="separate"/>
            </w:r>
            <w:r>
              <w:rPr>
                <w:noProof/>
                <w:webHidden/>
              </w:rPr>
              <w:t>288</w:t>
            </w:r>
            <w:r>
              <w:rPr>
                <w:noProof/>
                <w:webHidden/>
              </w:rPr>
              <w:fldChar w:fldCharType="end"/>
            </w:r>
          </w:hyperlink>
        </w:p>
        <w:p w:rsidR="00EE3582" w:rsidRDefault="00EE3582">
          <w:pPr>
            <w:pStyle w:val="31"/>
            <w:tabs>
              <w:tab w:val="right" w:leader="dot" w:pos="8296"/>
            </w:tabs>
            <w:rPr>
              <w:noProof/>
            </w:rPr>
          </w:pPr>
          <w:hyperlink w:anchor="_Toc524383217" w:history="1">
            <w:r w:rsidRPr="00592C3F">
              <w:rPr>
                <w:rStyle w:val="a3"/>
                <w:rFonts w:ascii="宋体" w:eastAsia="宋体" w:hAnsi="宋体"/>
                <w:noProof/>
              </w:rPr>
              <w:t>KMP专场（2018.7.31-）</w:t>
            </w:r>
            <w:r>
              <w:rPr>
                <w:noProof/>
                <w:webHidden/>
              </w:rPr>
              <w:tab/>
            </w:r>
            <w:r>
              <w:rPr>
                <w:noProof/>
                <w:webHidden/>
              </w:rPr>
              <w:fldChar w:fldCharType="begin"/>
            </w:r>
            <w:r>
              <w:rPr>
                <w:noProof/>
                <w:webHidden/>
              </w:rPr>
              <w:instrText xml:space="preserve"> PAGEREF _Toc524383217 \h </w:instrText>
            </w:r>
            <w:r>
              <w:rPr>
                <w:noProof/>
                <w:webHidden/>
              </w:rPr>
            </w:r>
            <w:r>
              <w:rPr>
                <w:noProof/>
                <w:webHidden/>
              </w:rPr>
              <w:fldChar w:fldCharType="separate"/>
            </w:r>
            <w:r>
              <w:rPr>
                <w:noProof/>
                <w:webHidden/>
              </w:rPr>
              <w:t>288</w:t>
            </w:r>
            <w:r>
              <w:rPr>
                <w:noProof/>
                <w:webHidden/>
              </w:rPr>
              <w:fldChar w:fldCharType="end"/>
            </w:r>
          </w:hyperlink>
        </w:p>
        <w:p w:rsidR="00EE3582" w:rsidRDefault="00EE3582">
          <w:pPr>
            <w:pStyle w:val="31"/>
            <w:tabs>
              <w:tab w:val="right" w:leader="dot" w:pos="8296"/>
            </w:tabs>
            <w:rPr>
              <w:noProof/>
            </w:rPr>
          </w:pPr>
          <w:hyperlink w:anchor="_Toc524383218" w:history="1">
            <w:r w:rsidRPr="00592C3F">
              <w:rPr>
                <w:rStyle w:val="a3"/>
                <w:rFonts w:ascii="宋体" w:eastAsia="宋体" w:hAnsi="宋体"/>
                <w:noProof/>
              </w:rPr>
              <w:t>杭电多校签到&amp;铜牌题专场（2018.8.2-）</w:t>
            </w:r>
            <w:r>
              <w:rPr>
                <w:noProof/>
                <w:webHidden/>
              </w:rPr>
              <w:tab/>
            </w:r>
            <w:r>
              <w:rPr>
                <w:noProof/>
                <w:webHidden/>
              </w:rPr>
              <w:fldChar w:fldCharType="begin"/>
            </w:r>
            <w:r>
              <w:rPr>
                <w:noProof/>
                <w:webHidden/>
              </w:rPr>
              <w:instrText xml:space="preserve"> PAGEREF _Toc524383218 \h </w:instrText>
            </w:r>
            <w:r>
              <w:rPr>
                <w:noProof/>
                <w:webHidden/>
              </w:rPr>
            </w:r>
            <w:r>
              <w:rPr>
                <w:noProof/>
                <w:webHidden/>
              </w:rPr>
              <w:fldChar w:fldCharType="separate"/>
            </w:r>
            <w:r>
              <w:rPr>
                <w:noProof/>
                <w:webHidden/>
              </w:rPr>
              <w:t>288</w:t>
            </w:r>
            <w:r>
              <w:rPr>
                <w:noProof/>
                <w:webHidden/>
              </w:rPr>
              <w:fldChar w:fldCharType="end"/>
            </w:r>
          </w:hyperlink>
        </w:p>
        <w:p w:rsidR="00EE3582" w:rsidRDefault="00EE3582">
          <w:pPr>
            <w:pStyle w:val="31"/>
            <w:tabs>
              <w:tab w:val="right" w:leader="dot" w:pos="8296"/>
            </w:tabs>
            <w:rPr>
              <w:noProof/>
            </w:rPr>
          </w:pPr>
          <w:hyperlink w:anchor="_Toc524383219" w:history="1">
            <w:r w:rsidRPr="00592C3F">
              <w:rPr>
                <w:rStyle w:val="a3"/>
                <w:rFonts w:ascii="宋体" w:eastAsia="宋体" w:hAnsi="宋体"/>
                <w:noProof/>
              </w:rPr>
              <w:t>动态规划专场（DP基础）</w:t>
            </w:r>
            <w:r>
              <w:rPr>
                <w:noProof/>
                <w:webHidden/>
              </w:rPr>
              <w:tab/>
            </w:r>
            <w:r>
              <w:rPr>
                <w:noProof/>
                <w:webHidden/>
              </w:rPr>
              <w:fldChar w:fldCharType="begin"/>
            </w:r>
            <w:r>
              <w:rPr>
                <w:noProof/>
                <w:webHidden/>
              </w:rPr>
              <w:instrText xml:space="preserve"> PAGEREF _Toc524383219 \h </w:instrText>
            </w:r>
            <w:r>
              <w:rPr>
                <w:noProof/>
                <w:webHidden/>
              </w:rPr>
            </w:r>
            <w:r>
              <w:rPr>
                <w:noProof/>
                <w:webHidden/>
              </w:rPr>
              <w:fldChar w:fldCharType="separate"/>
            </w:r>
            <w:r>
              <w:rPr>
                <w:noProof/>
                <w:webHidden/>
              </w:rPr>
              <w:t>289</w:t>
            </w:r>
            <w:r>
              <w:rPr>
                <w:noProof/>
                <w:webHidden/>
              </w:rPr>
              <w:fldChar w:fldCharType="end"/>
            </w:r>
          </w:hyperlink>
        </w:p>
        <w:p w:rsidR="00EE3582" w:rsidRDefault="00EE3582">
          <w:pPr>
            <w:pStyle w:val="31"/>
            <w:tabs>
              <w:tab w:val="right" w:leader="dot" w:pos="8296"/>
            </w:tabs>
            <w:rPr>
              <w:noProof/>
            </w:rPr>
          </w:pPr>
          <w:hyperlink w:anchor="_Toc524383220" w:history="1">
            <w:r w:rsidRPr="00592C3F">
              <w:rPr>
                <w:rStyle w:val="a3"/>
                <w:rFonts w:ascii="宋体" w:eastAsia="宋体" w:hAnsi="宋体"/>
                <w:noProof/>
              </w:rPr>
              <w:t>图论专场（网络流）</w:t>
            </w:r>
            <w:r>
              <w:rPr>
                <w:noProof/>
                <w:webHidden/>
              </w:rPr>
              <w:tab/>
            </w:r>
            <w:r>
              <w:rPr>
                <w:noProof/>
                <w:webHidden/>
              </w:rPr>
              <w:fldChar w:fldCharType="begin"/>
            </w:r>
            <w:r>
              <w:rPr>
                <w:noProof/>
                <w:webHidden/>
              </w:rPr>
              <w:instrText xml:space="preserve"> PAGEREF _Toc524383220 \h </w:instrText>
            </w:r>
            <w:r>
              <w:rPr>
                <w:noProof/>
                <w:webHidden/>
              </w:rPr>
            </w:r>
            <w:r>
              <w:rPr>
                <w:noProof/>
                <w:webHidden/>
              </w:rPr>
              <w:fldChar w:fldCharType="separate"/>
            </w:r>
            <w:r>
              <w:rPr>
                <w:noProof/>
                <w:webHidden/>
              </w:rPr>
              <w:t>289</w:t>
            </w:r>
            <w:r>
              <w:rPr>
                <w:noProof/>
                <w:webHidden/>
              </w:rPr>
              <w:fldChar w:fldCharType="end"/>
            </w:r>
          </w:hyperlink>
        </w:p>
        <w:p w:rsidR="00EE3582" w:rsidRDefault="00EE3582">
          <w:pPr>
            <w:pStyle w:val="31"/>
            <w:tabs>
              <w:tab w:val="right" w:leader="dot" w:pos="8296"/>
            </w:tabs>
            <w:rPr>
              <w:noProof/>
            </w:rPr>
          </w:pPr>
          <w:hyperlink w:anchor="_Toc524383221" w:history="1">
            <w:r w:rsidRPr="00592C3F">
              <w:rPr>
                <w:rStyle w:val="a3"/>
                <w:rFonts w:ascii="宋体" w:eastAsia="宋体" w:hAnsi="宋体"/>
                <w:noProof/>
              </w:rPr>
              <w:t>图论专场（最小生成树）</w:t>
            </w:r>
            <w:r>
              <w:rPr>
                <w:noProof/>
                <w:webHidden/>
              </w:rPr>
              <w:tab/>
            </w:r>
            <w:r>
              <w:rPr>
                <w:noProof/>
                <w:webHidden/>
              </w:rPr>
              <w:fldChar w:fldCharType="begin"/>
            </w:r>
            <w:r>
              <w:rPr>
                <w:noProof/>
                <w:webHidden/>
              </w:rPr>
              <w:instrText xml:space="preserve"> PAGEREF _Toc524383221 \h </w:instrText>
            </w:r>
            <w:r>
              <w:rPr>
                <w:noProof/>
                <w:webHidden/>
              </w:rPr>
            </w:r>
            <w:r>
              <w:rPr>
                <w:noProof/>
                <w:webHidden/>
              </w:rPr>
              <w:fldChar w:fldCharType="separate"/>
            </w:r>
            <w:r>
              <w:rPr>
                <w:noProof/>
                <w:webHidden/>
              </w:rPr>
              <w:t>289</w:t>
            </w:r>
            <w:r>
              <w:rPr>
                <w:noProof/>
                <w:webHidden/>
              </w:rPr>
              <w:fldChar w:fldCharType="end"/>
            </w:r>
          </w:hyperlink>
        </w:p>
        <w:p w:rsidR="00EE3582" w:rsidRDefault="00EE3582">
          <w:pPr>
            <w:pStyle w:val="31"/>
            <w:tabs>
              <w:tab w:val="right" w:leader="dot" w:pos="8296"/>
            </w:tabs>
            <w:rPr>
              <w:noProof/>
            </w:rPr>
          </w:pPr>
          <w:hyperlink w:anchor="_Toc524383222" w:history="1">
            <w:r w:rsidRPr="00592C3F">
              <w:rPr>
                <w:rStyle w:val="a3"/>
                <w:rFonts w:ascii="宋体" w:eastAsia="宋体" w:hAnsi="宋体"/>
                <w:noProof/>
              </w:rPr>
              <w:t>图论专场（拓补排序）</w:t>
            </w:r>
            <w:r>
              <w:rPr>
                <w:noProof/>
                <w:webHidden/>
              </w:rPr>
              <w:tab/>
            </w:r>
            <w:r>
              <w:rPr>
                <w:noProof/>
                <w:webHidden/>
              </w:rPr>
              <w:fldChar w:fldCharType="begin"/>
            </w:r>
            <w:r>
              <w:rPr>
                <w:noProof/>
                <w:webHidden/>
              </w:rPr>
              <w:instrText xml:space="preserve"> PAGEREF _Toc524383222 \h </w:instrText>
            </w:r>
            <w:r>
              <w:rPr>
                <w:noProof/>
                <w:webHidden/>
              </w:rPr>
            </w:r>
            <w:r>
              <w:rPr>
                <w:noProof/>
                <w:webHidden/>
              </w:rPr>
              <w:fldChar w:fldCharType="separate"/>
            </w:r>
            <w:r>
              <w:rPr>
                <w:noProof/>
                <w:webHidden/>
              </w:rPr>
              <w:t>289</w:t>
            </w:r>
            <w:r>
              <w:rPr>
                <w:noProof/>
                <w:webHidden/>
              </w:rPr>
              <w:fldChar w:fldCharType="end"/>
            </w:r>
          </w:hyperlink>
        </w:p>
        <w:p w:rsidR="00EE3582" w:rsidRDefault="00EE3582">
          <w:pPr>
            <w:pStyle w:val="31"/>
            <w:tabs>
              <w:tab w:val="right" w:leader="dot" w:pos="8296"/>
            </w:tabs>
            <w:rPr>
              <w:noProof/>
            </w:rPr>
          </w:pPr>
          <w:hyperlink w:anchor="_Toc524383223" w:history="1">
            <w:r w:rsidRPr="00592C3F">
              <w:rPr>
                <w:rStyle w:val="a3"/>
                <w:rFonts w:ascii="宋体" w:eastAsia="宋体" w:hAnsi="宋体"/>
                <w:noProof/>
              </w:rPr>
              <w:t>筹备中（阶乘逆元）</w:t>
            </w:r>
            <w:r>
              <w:rPr>
                <w:noProof/>
                <w:webHidden/>
              </w:rPr>
              <w:tab/>
            </w:r>
            <w:r>
              <w:rPr>
                <w:noProof/>
                <w:webHidden/>
              </w:rPr>
              <w:fldChar w:fldCharType="begin"/>
            </w:r>
            <w:r>
              <w:rPr>
                <w:noProof/>
                <w:webHidden/>
              </w:rPr>
              <w:instrText xml:space="preserve"> PAGEREF _Toc524383223 \h </w:instrText>
            </w:r>
            <w:r>
              <w:rPr>
                <w:noProof/>
                <w:webHidden/>
              </w:rPr>
            </w:r>
            <w:r>
              <w:rPr>
                <w:noProof/>
                <w:webHidden/>
              </w:rPr>
              <w:fldChar w:fldCharType="separate"/>
            </w:r>
            <w:r>
              <w:rPr>
                <w:noProof/>
                <w:webHidden/>
              </w:rPr>
              <w:t>289</w:t>
            </w:r>
            <w:r>
              <w:rPr>
                <w:noProof/>
                <w:webHidden/>
              </w:rPr>
              <w:fldChar w:fldCharType="end"/>
            </w:r>
          </w:hyperlink>
        </w:p>
        <w:p w:rsidR="00EE3582" w:rsidRDefault="00EE3582">
          <w:pPr>
            <w:pStyle w:val="21"/>
            <w:tabs>
              <w:tab w:val="right" w:leader="dot" w:pos="8296"/>
            </w:tabs>
            <w:rPr>
              <w:noProof/>
            </w:rPr>
          </w:pPr>
          <w:hyperlink w:anchor="_Toc524383224" w:history="1">
            <w:r w:rsidRPr="00592C3F">
              <w:rPr>
                <w:rStyle w:val="a3"/>
                <w:rFonts w:ascii="宋体" w:eastAsia="宋体" w:hAnsi="宋体"/>
                <w:noProof/>
              </w:rPr>
              <w:t>学习训练实战补题循环队列</w:t>
            </w:r>
            <w:r>
              <w:rPr>
                <w:noProof/>
                <w:webHidden/>
              </w:rPr>
              <w:tab/>
            </w:r>
            <w:r>
              <w:rPr>
                <w:noProof/>
                <w:webHidden/>
              </w:rPr>
              <w:fldChar w:fldCharType="begin"/>
            </w:r>
            <w:r>
              <w:rPr>
                <w:noProof/>
                <w:webHidden/>
              </w:rPr>
              <w:instrText xml:space="preserve"> PAGEREF _Toc524383224 \h </w:instrText>
            </w:r>
            <w:r>
              <w:rPr>
                <w:noProof/>
                <w:webHidden/>
              </w:rPr>
            </w:r>
            <w:r>
              <w:rPr>
                <w:noProof/>
                <w:webHidden/>
              </w:rPr>
              <w:fldChar w:fldCharType="separate"/>
            </w:r>
            <w:r>
              <w:rPr>
                <w:noProof/>
                <w:webHidden/>
              </w:rPr>
              <w:t>289</w:t>
            </w:r>
            <w:r>
              <w:rPr>
                <w:noProof/>
                <w:webHidden/>
              </w:rPr>
              <w:fldChar w:fldCharType="end"/>
            </w:r>
          </w:hyperlink>
        </w:p>
        <w:p w:rsidR="00EE3582" w:rsidRDefault="00EE3582">
          <w:pPr>
            <w:pStyle w:val="21"/>
            <w:tabs>
              <w:tab w:val="right" w:leader="dot" w:pos="8296"/>
            </w:tabs>
            <w:rPr>
              <w:noProof/>
            </w:rPr>
          </w:pPr>
          <w:hyperlink w:anchor="_Toc524383225" w:history="1">
            <w:r w:rsidRPr="00592C3F">
              <w:rPr>
                <w:rStyle w:val="a3"/>
                <w:rFonts w:ascii="宋体" w:eastAsia="宋体" w:hAnsi="宋体"/>
                <w:noProof/>
              </w:rPr>
              <w:t>未完成日常训练</w:t>
            </w:r>
            <w:r>
              <w:rPr>
                <w:noProof/>
                <w:webHidden/>
              </w:rPr>
              <w:tab/>
            </w:r>
            <w:r>
              <w:rPr>
                <w:noProof/>
                <w:webHidden/>
              </w:rPr>
              <w:fldChar w:fldCharType="begin"/>
            </w:r>
            <w:r>
              <w:rPr>
                <w:noProof/>
                <w:webHidden/>
              </w:rPr>
              <w:instrText xml:space="preserve"> PAGEREF _Toc524383225 \h </w:instrText>
            </w:r>
            <w:r>
              <w:rPr>
                <w:noProof/>
                <w:webHidden/>
              </w:rPr>
            </w:r>
            <w:r>
              <w:rPr>
                <w:noProof/>
                <w:webHidden/>
              </w:rPr>
              <w:fldChar w:fldCharType="separate"/>
            </w:r>
            <w:r>
              <w:rPr>
                <w:noProof/>
                <w:webHidden/>
              </w:rPr>
              <w:t>300</w:t>
            </w:r>
            <w:r>
              <w:rPr>
                <w:noProof/>
                <w:webHidden/>
              </w:rPr>
              <w:fldChar w:fldCharType="end"/>
            </w:r>
          </w:hyperlink>
        </w:p>
        <w:p w:rsidR="00EE3582" w:rsidRDefault="00EE3582">
          <w:pPr>
            <w:pStyle w:val="11"/>
            <w:tabs>
              <w:tab w:val="right" w:leader="dot" w:pos="8296"/>
            </w:tabs>
            <w:rPr>
              <w:noProof/>
            </w:rPr>
          </w:pPr>
          <w:hyperlink w:anchor="_Toc524383226" w:history="1">
            <w:r w:rsidRPr="00592C3F">
              <w:rPr>
                <w:rStyle w:val="a3"/>
                <w:rFonts w:ascii="宋体" w:eastAsia="宋体" w:hAnsi="宋体"/>
                <w:noProof/>
              </w:rPr>
              <w:t>十四、比赛记录</w:t>
            </w:r>
            <w:r>
              <w:rPr>
                <w:noProof/>
                <w:webHidden/>
              </w:rPr>
              <w:tab/>
            </w:r>
            <w:r>
              <w:rPr>
                <w:noProof/>
                <w:webHidden/>
              </w:rPr>
              <w:fldChar w:fldCharType="begin"/>
            </w:r>
            <w:r>
              <w:rPr>
                <w:noProof/>
                <w:webHidden/>
              </w:rPr>
              <w:instrText xml:space="preserve"> PAGEREF _Toc524383226 \h </w:instrText>
            </w:r>
            <w:r>
              <w:rPr>
                <w:noProof/>
                <w:webHidden/>
              </w:rPr>
            </w:r>
            <w:r>
              <w:rPr>
                <w:noProof/>
                <w:webHidden/>
              </w:rPr>
              <w:fldChar w:fldCharType="separate"/>
            </w:r>
            <w:r>
              <w:rPr>
                <w:noProof/>
                <w:webHidden/>
              </w:rPr>
              <w:t>300</w:t>
            </w:r>
            <w:r>
              <w:rPr>
                <w:noProof/>
                <w:webHidden/>
              </w:rPr>
              <w:fldChar w:fldCharType="end"/>
            </w:r>
          </w:hyperlink>
        </w:p>
        <w:p w:rsidR="00EE3582" w:rsidRDefault="00EE3582">
          <w:pPr>
            <w:pStyle w:val="21"/>
            <w:tabs>
              <w:tab w:val="right" w:leader="dot" w:pos="8296"/>
            </w:tabs>
            <w:rPr>
              <w:noProof/>
            </w:rPr>
          </w:pPr>
          <w:hyperlink w:anchor="_Toc524383227" w:history="1">
            <w:r w:rsidRPr="00592C3F">
              <w:rPr>
                <w:rStyle w:val="a3"/>
                <w:rFonts w:ascii="宋体" w:eastAsia="宋体" w:hAnsi="宋体"/>
                <w:noProof/>
              </w:rPr>
              <w:t>牛客网-第1场-2018.7.19（周四）</w:t>
            </w:r>
            <w:r>
              <w:rPr>
                <w:noProof/>
                <w:webHidden/>
              </w:rPr>
              <w:tab/>
            </w:r>
            <w:r>
              <w:rPr>
                <w:noProof/>
                <w:webHidden/>
              </w:rPr>
              <w:fldChar w:fldCharType="begin"/>
            </w:r>
            <w:r>
              <w:rPr>
                <w:noProof/>
                <w:webHidden/>
              </w:rPr>
              <w:instrText xml:space="preserve"> PAGEREF _Toc524383227 \h </w:instrText>
            </w:r>
            <w:r>
              <w:rPr>
                <w:noProof/>
                <w:webHidden/>
              </w:rPr>
            </w:r>
            <w:r>
              <w:rPr>
                <w:noProof/>
                <w:webHidden/>
              </w:rPr>
              <w:fldChar w:fldCharType="separate"/>
            </w:r>
            <w:r>
              <w:rPr>
                <w:noProof/>
                <w:webHidden/>
              </w:rPr>
              <w:t>301</w:t>
            </w:r>
            <w:r>
              <w:rPr>
                <w:noProof/>
                <w:webHidden/>
              </w:rPr>
              <w:fldChar w:fldCharType="end"/>
            </w:r>
          </w:hyperlink>
        </w:p>
        <w:p w:rsidR="00EE3582" w:rsidRDefault="00EE3582">
          <w:pPr>
            <w:pStyle w:val="21"/>
            <w:tabs>
              <w:tab w:val="right" w:leader="dot" w:pos="8296"/>
            </w:tabs>
            <w:rPr>
              <w:noProof/>
            </w:rPr>
          </w:pPr>
          <w:hyperlink w:anchor="_Toc524383228" w:history="1">
            <w:r w:rsidRPr="00592C3F">
              <w:rPr>
                <w:rStyle w:val="a3"/>
                <w:rFonts w:ascii="宋体" w:eastAsia="宋体" w:hAnsi="宋体"/>
                <w:noProof/>
              </w:rPr>
              <w:t>ACM-ICPC-上海大都会赛-2018.7.21（周六）</w:t>
            </w:r>
            <w:r>
              <w:rPr>
                <w:noProof/>
                <w:webHidden/>
              </w:rPr>
              <w:tab/>
            </w:r>
            <w:r>
              <w:rPr>
                <w:noProof/>
                <w:webHidden/>
              </w:rPr>
              <w:fldChar w:fldCharType="begin"/>
            </w:r>
            <w:r>
              <w:rPr>
                <w:noProof/>
                <w:webHidden/>
              </w:rPr>
              <w:instrText xml:space="preserve"> PAGEREF _Toc524383228 \h </w:instrText>
            </w:r>
            <w:r>
              <w:rPr>
                <w:noProof/>
                <w:webHidden/>
              </w:rPr>
            </w:r>
            <w:r>
              <w:rPr>
                <w:noProof/>
                <w:webHidden/>
              </w:rPr>
              <w:fldChar w:fldCharType="separate"/>
            </w:r>
            <w:r>
              <w:rPr>
                <w:noProof/>
                <w:webHidden/>
              </w:rPr>
              <w:t>301</w:t>
            </w:r>
            <w:r>
              <w:rPr>
                <w:noProof/>
                <w:webHidden/>
              </w:rPr>
              <w:fldChar w:fldCharType="end"/>
            </w:r>
          </w:hyperlink>
        </w:p>
        <w:p w:rsidR="00EE3582" w:rsidRDefault="00EE3582">
          <w:pPr>
            <w:pStyle w:val="21"/>
            <w:tabs>
              <w:tab w:val="right" w:leader="dot" w:pos="8296"/>
            </w:tabs>
            <w:rPr>
              <w:noProof/>
            </w:rPr>
          </w:pPr>
          <w:hyperlink w:anchor="_Toc524383229" w:history="1">
            <w:r w:rsidRPr="00592C3F">
              <w:rPr>
                <w:rStyle w:val="a3"/>
                <w:rFonts w:ascii="宋体" w:eastAsia="宋体" w:hAnsi="宋体"/>
                <w:noProof/>
              </w:rPr>
              <w:t>牛客网-第2场-2018.7.21（周六）</w:t>
            </w:r>
            <w:r>
              <w:rPr>
                <w:noProof/>
                <w:webHidden/>
              </w:rPr>
              <w:tab/>
            </w:r>
            <w:r>
              <w:rPr>
                <w:noProof/>
                <w:webHidden/>
              </w:rPr>
              <w:fldChar w:fldCharType="begin"/>
            </w:r>
            <w:r>
              <w:rPr>
                <w:noProof/>
                <w:webHidden/>
              </w:rPr>
              <w:instrText xml:space="preserve"> PAGEREF _Toc524383229 \h </w:instrText>
            </w:r>
            <w:r>
              <w:rPr>
                <w:noProof/>
                <w:webHidden/>
              </w:rPr>
            </w:r>
            <w:r>
              <w:rPr>
                <w:noProof/>
                <w:webHidden/>
              </w:rPr>
              <w:fldChar w:fldCharType="separate"/>
            </w:r>
            <w:r>
              <w:rPr>
                <w:noProof/>
                <w:webHidden/>
              </w:rPr>
              <w:t>302</w:t>
            </w:r>
            <w:r>
              <w:rPr>
                <w:noProof/>
                <w:webHidden/>
              </w:rPr>
              <w:fldChar w:fldCharType="end"/>
            </w:r>
          </w:hyperlink>
        </w:p>
        <w:p w:rsidR="00EE3582" w:rsidRDefault="00EE3582">
          <w:pPr>
            <w:pStyle w:val="21"/>
            <w:tabs>
              <w:tab w:val="right" w:leader="dot" w:pos="8296"/>
            </w:tabs>
            <w:rPr>
              <w:noProof/>
            </w:rPr>
          </w:pPr>
          <w:hyperlink w:anchor="_Toc524383230" w:history="1">
            <w:r w:rsidRPr="00592C3F">
              <w:rPr>
                <w:rStyle w:val="a3"/>
                <w:rFonts w:ascii="宋体" w:eastAsia="宋体" w:hAnsi="宋体"/>
                <w:noProof/>
              </w:rPr>
              <w:t>HDU-1-2018.7.23（周一）</w:t>
            </w:r>
            <w:r>
              <w:rPr>
                <w:noProof/>
                <w:webHidden/>
              </w:rPr>
              <w:tab/>
            </w:r>
            <w:r>
              <w:rPr>
                <w:noProof/>
                <w:webHidden/>
              </w:rPr>
              <w:fldChar w:fldCharType="begin"/>
            </w:r>
            <w:r>
              <w:rPr>
                <w:noProof/>
                <w:webHidden/>
              </w:rPr>
              <w:instrText xml:space="preserve"> PAGEREF _Toc524383230 \h </w:instrText>
            </w:r>
            <w:r>
              <w:rPr>
                <w:noProof/>
                <w:webHidden/>
              </w:rPr>
            </w:r>
            <w:r>
              <w:rPr>
                <w:noProof/>
                <w:webHidden/>
              </w:rPr>
              <w:fldChar w:fldCharType="separate"/>
            </w:r>
            <w:r>
              <w:rPr>
                <w:noProof/>
                <w:webHidden/>
              </w:rPr>
              <w:t>302</w:t>
            </w:r>
            <w:r>
              <w:rPr>
                <w:noProof/>
                <w:webHidden/>
              </w:rPr>
              <w:fldChar w:fldCharType="end"/>
            </w:r>
          </w:hyperlink>
        </w:p>
        <w:p w:rsidR="00EE3582" w:rsidRDefault="00EE3582">
          <w:pPr>
            <w:pStyle w:val="21"/>
            <w:tabs>
              <w:tab w:val="right" w:leader="dot" w:pos="8296"/>
            </w:tabs>
            <w:rPr>
              <w:noProof/>
            </w:rPr>
          </w:pPr>
          <w:hyperlink w:anchor="_Toc524383231" w:history="1">
            <w:r w:rsidRPr="00592C3F">
              <w:rPr>
                <w:rStyle w:val="a3"/>
                <w:rFonts w:ascii="宋体" w:eastAsia="宋体" w:hAnsi="宋体"/>
                <w:noProof/>
              </w:rPr>
              <w:t>HDU-2-2018.7.25（周三）</w:t>
            </w:r>
            <w:r>
              <w:rPr>
                <w:noProof/>
                <w:webHidden/>
              </w:rPr>
              <w:tab/>
            </w:r>
            <w:r>
              <w:rPr>
                <w:noProof/>
                <w:webHidden/>
              </w:rPr>
              <w:fldChar w:fldCharType="begin"/>
            </w:r>
            <w:r>
              <w:rPr>
                <w:noProof/>
                <w:webHidden/>
              </w:rPr>
              <w:instrText xml:space="preserve"> PAGEREF _Toc524383231 \h </w:instrText>
            </w:r>
            <w:r>
              <w:rPr>
                <w:noProof/>
                <w:webHidden/>
              </w:rPr>
            </w:r>
            <w:r>
              <w:rPr>
                <w:noProof/>
                <w:webHidden/>
              </w:rPr>
              <w:fldChar w:fldCharType="separate"/>
            </w:r>
            <w:r>
              <w:rPr>
                <w:noProof/>
                <w:webHidden/>
              </w:rPr>
              <w:t>302</w:t>
            </w:r>
            <w:r>
              <w:rPr>
                <w:noProof/>
                <w:webHidden/>
              </w:rPr>
              <w:fldChar w:fldCharType="end"/>
            </w:r>
          </w:hyperlink>
        </w:p>
        <w:p w:rsidR="00EE3582" w:rsidRDefault="00EE3582">
          <w:pPr>
            <w:pStyle w:val="21"/>
            <w:tabs>
              <w:tab w:val="right" w:leader="dot" w:pos="8296"/>
            </w:tabs>
            <w:rPr>
              <w:noProof/>
            </w:rPr>
          </w:pPr>
          <w:hyperlink w:anchor="_Toc524383232" w:history="1">
            <w:r w:rsidRPr="00592C3F">
              <w:rPr>
                <w:rStyle w:val="a3"/>
                <w:rFonts w:ascii="宋体" w:eastAsia="宋体" w:hAnsi="宋体"/>
                <w:noProof/>
              </w:rPr>
              <w:t>牛客网-第3场-2018.7.26（周四）</w:t>
            </w:r>
            <w:r>
              <w:rPr>
                <w:noProof/>
                <w:webHidden/>
              </w:rPr>
              <w:tab/>
            </w:r>
            <w:r>
              <w:rPr>
                <w:noProof/>
                <w:webHidden/>
              </w:rPr>
              <w:fldChar w:fldCharType="begin"/>
            </w:r>
            <w:r>
              <w:rPr>
                <w:noProof/>
                <w:webHidden/>
              </w:rPr>
              <w:instrText xml:space="preserve"> PAGEREF _Toc524383232 \h </w:instrText>
            </w:r>
            <w:r>
              <w:rPr>
                <w:noProof/>
                <w:webHidden/>
              </w:rPr>
            </w:r>
            <w:r>
              <w:rPr>
                <w:noProof/>
                <w:webHidden/>
              </w:rPr>
              <w:fldChar w:fldCharType="separate"/>
            </w:r>
            <w:r>
              <w:rPr>
                <w:noProof/>
                <w:webHidden/>
              </w:rPr>
              <w:t>303</w:t>
            </w:r>
            <w:r>
              <w:rPr>
                <w:noProof/>
                <w:webHidden/>
              </w:rPr>
              <w:fldChar w:fldCharType="end"/>
            </w:r>
          </w:hyperlink>
        </w:p>
        <w:p w:rsidR="00EE3582" w:rsidRDefault="00EE3582">
          <w:pPr>
            <w:pStyle w:val="21"/>
            <w:tabs>
              <w:tab w:val="right" w:leader="dot" w:pos="8296"/>
            </w:tabs>
            <w:rPr>
              <w:noProof/>
            </w:rPr>
          </w:pPr>
          <w:hyperlink w:anchor="_Toc524383233" w:history="1">
            <w:r w:rsidRPr="00592C3F">
              <w:rPr>
                <w:rStyle w:val="a3"/>
                <w:rFonts w:ascii="宋体" w:eastAsia="宋体" w:hAnsi="宋体"/>
                <w:noProof/>
              </w:rPr>
              <w:t>牛客网-第4场-2018.7.28（周六）</w:t>
            </w:r>
            <w:r>
              <w:rPr>
                <w:noProof/>
                <w:webHidden/>
              </w:rPr>
              <w:tab/>
            </w:r>
            <w:r>
              <w:rPr>
                <w:noProof/>
                <w:webHidden/>
              </w:rPr>
              <w:fldChar w:fldCharType="begin"/>
            </w:r>
            <w:r>
              <w:rPr>
                <w:noProof/>
                <w:webHidden/>
              </w:rPr>
              <w:instrText xml:space="preserve"> PAGEREF _Toc524383233 \h </w:instrText>
            </w:r>
            <w:r>
              <w:rPr>
                <w:noProof/>
                <w:webHidden/>
              </w:rPr>
            </w:r>
            <w:r>
              <w:rPr>
                <w:noProof/>
                <w:webHidden/>
              </w:rPr>
              <w:fldChar w:fldCharType="separate"/>
            </w:r>
            <w:r>
              <w:rPr>
                <w:noProof/>
                <w:webHidden/>
              </w:rPr>
              <w:t>303</w:t>
            </w:r>
            <w:r>
              <w:rPr>
                <w:noProof/>
                <w:webHidden/>
              </w:rPr>
              <w:fldChar w:fldCharType="end"/>
            </w:r>
          </w:hyperlink>
        </w:p>
        <w:p w:rsidR="00EE3582" w:rsidRDefault="00EE3582">
          <w:pPr>
            <w:pStyle w:val="21"/>
            <w:tabs>
              <w:tab w:val="right" w:leader="dot" w:pos="8296"/>
            </w:tabs>
            <w:rPr>
              <w:noProof/>
            </w:rPr>
          </w:pPr>
          <w:hyperlink w:anchor="_Toc524383234" w:history="1">
            <w:r w:rsidRPr="00592C3F">
              <w:rPr>
                <w:rStyle w:val="a3"/>
                <w:rFonts w:ascii="宋体" w:eastAsia="宋体" w:hAnsi="宋体"/>
                <w:noProof/>
              </w:rPr>
              <w:t>HDU-3-2018.7.30（周一）</w:t>
            </w:r>
            <w:r>
              <w:rPr>
                <w:noProof/>
                <w:webHidden/>
              </w:rPr>
              <w:tab/>
            </w:r>
            <w:r>
              <w:rPr>
                <w:noProof/>
                <w:webHidden/>
              </w:rPr>
              <w:fldChar w:fldCharType="begin"/>
            </w:r>
            <w:r>
              <w:rPr>
                <w:noProof/>
                <w:webHidden/>
              </w:rPr>
              <w:instrText xml:space="preserve"> PAGEREF _Toc524383234 \h </w:instrText>
            </w:r>
            <w:r>
              <w:rPr>
                <w:noProof/>
                <w:webHidden/>
              </w:rPr>
            </w:r>
            <w:r>
              <w:rPr>
                <w:noProof/>
                <w:webHidden/>
              </w:rPr>
              <w:fldChar w:fldCharType="separate"/>
            </w:r>
            <w:r>
              <w:rPr>
                <w:noProof/>
                <w:webHidden/>
              </w:rPr>
              <w:t>303</w:t>
            </w:r>
            <w:r>
              <w:rPr>
                <w:noProof/>
                <w:webHidden/>
              </w:rPr>
              <w:fldChar w:fldCharType="end"/>
            </w:r>
          </w:hyperlink>
        </w:p>
        <w:p w:rsidR="00EE3582" w:rsidRDefault="00EE3582">
          <w:pPr>
            <w:pStyle w:val="21"/>
            <w:tabs>
              <w:tab w:val="right" w:leader="dot" w:pos="8296"/>
            </w:tabs>
            <w:rPr>
              <w:noProof/>
            </w:rPr>
          </w:pPr>
          <w:hyperlink w:anchor="_Toc524383235" w:history="1">
            <w:r w:rsidRPr="00592C3F">
              <w:rPr>
                <w:rStyle w:val="a3"/>
                <w:rFonts w:ascii="宋体" w:eastAsia="宋体" w:hAnsi="宋体"/>
                <w:noProof/>
              </w:rPr>
              <w:t>HDU-4-2018.8.1（周三）</w:t>
            </w:r>
            <w:r>
              <w:rPr>
                <w:noProof/>
                <w:webHidden/>
              </w:rPr>
              <w:tab/>
            </w:r>
            <w:r>
              <w:rPr>
                <w:noProof/>
                <w:webHidden/>
              </w:rPr>
              <w:fldChar w:fldCharType="begin"/>
            </w:r>
            <w:r>
              <w:rPr>
                <w:noProof/>
                <w:webHidden/>
              </w:rPr>
              <w:instrText xml:space="preserve"> PAGEREF _Toc524383235 \h </w:instrText>
            </w:r>
            <w:r>
              <w:rPr>
                <w:noProof/>
                <w:webHidden/>
              </w:rPr>
            </w:r>
            <w:r>
              <w:rPr>
                <w:noProof/>
                <w:webHidden/>
              </w:rPr>
              <w:fldChar w:fldCharType="separate"/>
            </w:r>
            <w:r>
              <w:rPr>
                <w:noProof/>
                <w:webHidden/>
              </w:rPr>
              <w:t>304</w:t>
            </w:r>
            <w:r>
              <w:rPr>
                <w:noProof/>
                <w:webHidden/>
              </w:rPr>
              <w:fldChar w:fldCharType="end"/>
            </w:r>
          </w:hyperlink>
        </w:p>
        <w:p w:rsidR="00EE3582" w:rsidRDefault="00EE3582">
          <w:pPr>
            <w:pStyle w:val="21"/>
            <w:tabs>
              <w:tab w:val="right" w:leader="dot" w:pos="8296"/>
            </w:tabs>
            <w:rPr>
              <w:noProof/>
            </w:rPr>
          </w:pPr>
          <w:hyperlink w:anchor="_Toc524383236" w:history="1">
            <w:r w:rsidRPr="00592C3F">
              <w:rPr>
                <w:rStyle w:val="a3"/>
                <w:rFonts w:ascii="宋体" w:eastAsia="宋体" w:hAnsi="宋体"/>
                <w:noProof/>
              </w:rPr>
              <w:t>牛客网-第5场-2018.8.2（周四）</w:t>
            </w:r>
            <w:r>
              <w:rPr>
                <w:noProof/>
                <w:webHidden/>
              </w:rPr>
              <w:tab/>
            </w:r>
            <w:r>
              <w:rPr>
                <w:noProof/>
                <w:webHidden/>
              </w:rPr>
              <w:fldChar w:fldCharType="begin"/>
            </w:r>
            <w:r>
              <w:rPr>
                <w:noProof/>
                <w:webHidden/>
              </w:rPr>
              <w:instrText xml:space="preserve"> PAGEREF _Toc524383236 \h </w:instrText>
            </w:r>
            <w:r>
              <w:rPr>
                <w:noProof/>
                <w:webHidden/>
              </w:rPr>
            </w:r>
            <w:r>
              <w:rPr>
                <w:noProof/>
                <w:webHidden/>
              </w:rPr>
              <w:fldChar w:fldCharType="separate"/>
            </w:r>
            <w:r>
              <w:rPr>
                <w:noProof/>
                <w:webHidden/>
              </w:rPr>
              <w:t>304</w:t>
            </w:r>
            <w:r>
              <w:rPr>
                <w:noProof/>
                <w:webHidden/>
              </w:rPr>
              <w:fldChar w:fldCharType="end"/>
            </w:r>
          </w:hyperlink>
        </w:p>
        <w:p w:rsidR="00EE3582" w:rsidRDefault="00EE3582">
          <w:pPr>
            <w:pStyle w:val="21"/>
            <w:tabs>
              <w:tab w:val="right" w:leader="dot" w:pos="8296"/>
            </w:tabs>
            <w:rPr>
              <w:noProof/>
            </w:rPr>
          </w:pPr>
          <w:hyperlink w:anchor="_Toc524383237" w:history="1">
            <w:r w:rsidRPr="00592C3F">
              <w:rPr>
                <w:rStyle w:val="a3"/>
                <w:rFonts w:ascii="宋体" w:eastAsia="宋体" w:hAnsi="宋体"/>
                <w:noProof/>
              </w:rPr>
              <w:t>牛客网-第6场-2018.8.4（周六）</w:t>
            </w:r>
            <w:r>
              <w:rPr>
                <w:noProof/>
                <w:webHidden/>
              </w:rPr>
              <w:tab/>
            </w:r>
            <w:r>
              <w:rPr>
                <w:noProof/>
                <w:webHidden/>
              </w:rPr>
              <w:fldChar w:fldCharType="begin"/>
            </w:r>
            <w:r>
              <w:rPr>
                <w:noProof/>
                <w:webHidden/>
              </w:rPr>
              <w:instrText xml:space="preserve"> PAGEREF _Toc524383237 \h </w:instrText>
            </w:r>
            <w:r>
              <w:rPr>
                <w:noProof/>
                <w:webHidden/>
              </w:rPr>
            </w:r>
            <w:r>
              <w:rPr>
                <w:noProof/>
                <w:webHidden/>
              </w:rPr>
              <w:fldChar w:fldCharType="separate"/>
            </w:r>
            <w:r>
              <w:rPr>
                <w:noProof/>
                <w:webHidden/>
              </w:rPr>
              <w:t>304</w:t>
            </w:r>
            <w:r>
              <w:rPr>
                <w:noProof/>
                <w:webHidden/>
              </w:rPr>
              <w:fldChar w:fldCharType="end"/>
            </w:r>
          </w:hyperlink>
        </w:p>
        <w:p w:rsidR="00EE3582" w:rsidRDefault="00EE3582">
          <w:pPr>
            <w:pStyle w:val="21"/>
            <w:tabs>
              <w:tab w:val="right" w:leader="dot" w:pos="8296"/>
            </w:tabs>
            <w:rPr>
              <w:noProof/>
            </w:rPr>
          </w:pPr>
          <w:hyperlink w:anchor="_Toc524383238" w:history="1">
            <w:r w:rsidRPr="00592C3F">
              <w:rPr>
                <w:rStyle w:val="a3"/>
                <w:rFonts w:ascii="宋体" w:eastAsia="宋体" w:hAnsi="宋体"/>
                <w:noProof/>
              </w:rPr>
              <w:t>百度之星程序设计大赛资格赛-2018.8.4/5（周六/日）</w:t>
            </w:r>
            <w:r>
              <w:rPr>
                <w:noProof/>
                <w:webHidden/>
              </w:rPr>
              <w:tab/>
            </w:r>
            <w:r>
              <w:rPr>
                <w:noProof/>
                <w:webHidden/>
              </w:rPr>
              <w:fldChar w:fldCharType="begin"/>
            </w:r>
            <w:r>
              <w:rPr>
                <w:noProof/>
                <w:webHidden/>
              </w:rPr>
              <w:instrText xml:space="preserve"> PAGEREF _Toc524383238 \h </w:instrText>
            </w:r>
            <w:r>
              <w:rPr>
                <w:noProof/>
                <w:webHidden/>
              </w:rPr>
            </w:r>
            <w:r>
              <w:rPr>
                <w:noProof/>
                <w:webHidden/>
              </w:rPr>
              <w:fldChar w:fldCharType="separate"/>
            </w:r>
            <w:r>
              <w:rPr>
                <w:noProof/>
                <w:webHidden/>
              </w:rPr>
              <w:t>305</w:t>
            </w:r>
            <w:r>
              <w:rPr>
                <w:noProof/>
                <w:webHidden/>
              </w:rPr>
              <w:fldChar w:fldCharType="end"/>
            </w:r>
          </w:hyperlink>
        </w:p>
        <w:p w:rsidR="00EE3582" w:rsidRDefault="00EE3582">
          <w:pPr>
            <w:pStyle w:val="21"/>
            <w:tabs>
              <w:tab w:val="right" w:leader="dot" w:pos="8296"/>
            </w:tabs>
            <w:rPr>
              <w:noProof/>
            </w:rPr>
          </w:pPr>
          <w:hyperlink w:anchor="_Toc524383239" w:history="1">
            <w:r w:rsidRPr="00592C3F">
              <w:rPr>
                <w:rStyle w:val="a3"/>
                <w:rFonts w:ascii="宋体" w:eastAsia="宋体" w:hAnsi="宋体"/>
                <w:noProof/>
              </w:rPr>
              <w:t>HDU-5-2018.8.6（周一）</w:t>
            </w:r>
            <w:r>
              <w:rPr>
                <w:noProof/>
                <w:webHidden/>
              </w:rPr>
              <w:tab/>
            </w:r>
            <w:r>
              <w:rPr>
                <w:noProof/>
                <w:webHidden/>
              </w:rPr>
              <w:fldChar w:fldCharType="begin"/>
            </w:r>
            <w:r>
              <w:rPr>
                <w:noProof/>
                <w:webHidden/>
              </w:rPr>
              <w:instrText xml:space="preserve"> PAGEREF _Toc524383239 \h </w:instrText>
            </w:r>
            <w:r>
              <w:rPr>
                <w:noProof/>
                <w:webHidden/>
              </w:rPr>
            </w:r>
            <w:r>
              <w:rPr>
                <w:noProof/>
                <w:webHidden/>
              </w:rPr>
              <w:fldChar w:fldCharType="separate"/>
            </w:r>
            <w:r>
              <w:rPr>
                <w:noProof/>
                <w:webHidden/>
              </w:rPr>
              <w:t>305</w:t>
            </w:r>
            <w:r>
              <w:rPr>
                <w:noProof/>
                <w:webHidden/>
              </w:rPr>
              <w:fldChar w:fldCharType="end"/>
            </w:r>
          </w:hyperlink>
        </w:p>
        <w:p w:rsidR="00EE3582" w:rsidRDefault="00EE3582">
          <w:pPr>
            <w:pStyle w:val="21"/>
            <w:tabs>
              <w:tab w:val="right" w:leader="dot" w:pos="8296"/>
            </w:tabs>
            <w:rPr>
              <w:noProof/>
            </w:rPr>
          </w:pPr>
          <w:hyperlink w:anchor="_Toc524383240" w:history="1">
            <w:r w:rsidRPr="00592C3F">
              <w:rPr>
                <w:rStyle w:val="a3"/>
                <w:rFonts w:ascii="宋体" w:eastAsia="宋体" w:hAnsi="宋体"/>
                <w:noProof/>
              </w:rPr>
              <w:t>HDU-6-2018.8.8（周三）</w:t>
            </w:r>
            <w:r>
              <w:rPr>
                <w:noProof/>
                <w:webHidden/>
              </w:rPr>
              <w:tab/>
            </w:r>
            <w:r>
              <w:rPr>
                <w:noProof/>
                <w:webHidden/>
              </w:rPr>
              <w:fldChar w:fldCharType="begin"/>
            </w:r>
            <w:r>
              <w:rPr>
                <w:noProof/>
                <w:webHidden/>
              </w:rPr>
              <w:instrText xml:space="preserve"> PAGEREF _Toc524383240 \h </w:instrText>
            </w:r>
            <w:r>
              <w:rPr>
                <w:noProof/>
                <w:webHidden/>
              </w:rPr>
            </w:r>
            <w:r>
              <w:rPr>
                <w:noProof/>
                <w:webHidden/>
              </w:rPr>
              <w:fldChar w:fldCharType="separate"/>
            </w:r>
            <w:r>
              <w:rPr>
                <w:noProof/>
                <w:webHidden/>
              </w:rPr>
              <w:t>305</w:t>
            </w:r>
            <w:r>
              <w:rPr>
                <w:noProof/>
                <w:webHidden/>
              </w:rPr>
              <w:fldChar w:fldCharType="end"/>
            </w:r>
          </w:hyperlink>
        </w:p>
        <w:p w:rsidR="00EE3582" w:rsidRDefault="00EE3582">
          <w:pPr>
            <w:pStyle w:val="21"/>
            <w:tabs>
              <w:tab w:val="right" w:leader="dot" w:pos="8296"/>
            </w:tabs>
            <w:rPr>
              <w:noProof/>
            </w:rPr>
          </w:pPr>
          <w:hyperlink w:anchor="_Toc524383241" w:history="1">
            <w:r w:rsidRPr="00592C3F">
              <w:rPr>
                <w:rStyle w:val="a3"/>
                <w:rFonts w:ascii="宋体" w:eastAsia="宋体" w:hAnsi="宋体"/>
                <w:noProof/>
              </w:rPr>
              <w:t>牛客网-第7场-2018.8.9（周四）</w:t>
            </w:r>
            <w:r>
              <w:rPr>
                <w:noProof/>
                <w:webHidden/>
              </w:rPr>
              <w:tab/>
            </w:r>
            <w:r>
              <w:rPr>
                <w:noProof/>
                <w:webHidden/>
              </w:rPr>
              <w:fldChar w:fldCharType="begin"/>
            </w:r>
            <w:r>
              <w:rPr>
                <w:noProof/>
                <w:webHidden/>
              </w:rPr>
              <w:instrText xml:space="preserve"> PAGEREF _Toc524383241 \h </w:instrText>
            </w:r>
            <w:r>
              <w:rPr>
                <w:noProof/>
                <w:webHidden/>
              </w:rPr>
            </w:r>
            <w:r>
              <w:rPr>
                <w:noProof/>
                <w:webHidden/>
              </w:rPr>
              <w:fldChar w:fldCharType="separate"/>
            </w:r>
            <w:r>
              <w:rPr>
                <w:noProof/>
                <w:webHidden/>
              </w:rPr>
              <w:t>306</w:t>
            </w:r>
            <w:r>
              <w:rPr>
                <w:noProof/>
                <w:webHidden/>
              </w:rPr>
              <w:fldChar w:fldCharType="end"/>
            </w:r>
          </w:hyperlink>
        </w:p>
        <w:p w:rsidR="00EE3582" w:rsidRDefault="00EE3582">
          <w:pPr>
            <w:pStyle w:val="21"/>
            <w:tabs>
              <w:tab w:val="right" w:leader="dot" w:pos="8296"/>
            </w:tabs>
            <w:rPr>
              <w:noProof/>
            </w:rPr>
          </w:pPr>
          <w:hyperlink w:anchor="_Toc524383242" w:history="1">
            <w:r w:rsidRPr="00592C3F">
              <w:rPr>
                <w:rStyle w:val="a3"/>
                <w:rFonts w:ascii="宋体" w:eastAsia="宋体" w:hAnsi="宋体"/>
                <w:noProof/>
              </w:rPr>
              <w:t>牛客网-第8场-2018.8.11（周六）</w:t>
            </w:r>
            <w:r>
              <w:rPr>
                <w:noProof/>
                <w:webHidden/>
              </w:rPr>
              <w:tab/>
            </w:r>
            <w:r>
              <w:rPr>
                <w:noProof/>
                <w:webHidden/>
              </w:rPr>
              <w:fldChar w:fldCharType="begin"/>
            </w:r>
            <w:r>
              <w:rPr>
                <w:noProof/>
                <w:webHidden/>
              </w:rPr>
              <w:instrText xml:space="preserve"> PAGEREF _Toc524383242 \h </w:instrText>
            </w:r>
            <w:r>
              <w:rPr>
                <w:noProof/>
                <w:webHidden/>
              </w:rPr>
            </w:r>
            <w:r>
              <w:rPr>
                <w:noProof/>
                <w:webHidden/>
              </w:rPr>
              <w:fldChar w:fldCharType="separate"/>
            </w:r>
            <w:r>
              <w:rPr>
                <w:noProof/>
                <w:webHidden/>
              </w:rPr>
              <w:t>306</w:t>
            </w:r>
            <w:r>
              <w:rPr>
                <w:noProof/>
                <w:webHidden/>
              </w:rPr>
              <w:fldChar w:fldCharType="end"/>
            </w:r>
          </w:hyperlink>
        </w:p>
        <w:p w:rsidR="00EE3582" w:rsidRDefault="00EE3582">
          <w:pPr>
            <w:pStyle w:val="21"/>
            <w:tabs>
              <w:tab w:val="right" w:leader="dot" w:pos="8296"/>
            </w:tabs>
            <w:rPr>
              <w:noProof/>
            </w:rPr>
          </w:pPr>
          <w:hyperlink w:anchor="_Toc524383243" w:history="1">
            <w:r w:rsidRPr="00592C3F">
              <w:rPr>
                <w:rStyle w:val="a3"/>
                <w:rFonts w:ascii="宋体" w:eastAsia="宋体" w:hAnsi="宋体"/>
                <w:noProof/>
              </w:rPr>
              <w:t>EOJ-8月月赛-2018.8.11（周六）</w:t>
            </w:r>
            <w:r>
              <w:rPr>
                <w:noProof/>
                <w:webHidden/>
              </w:rPr>
              <w:tab/>
            </w:r>
            <w:r>
              <w:rPr>
                <w:noProof/>
                <w:webHidden/>
              </w:rPr>
              <w:fldChar w:fldCharType="begin"/>
            </w:r>
            <w:r>
              <w:rPr>
                <w:noProof/>
                <w:webHidden/>
              </w:rPr>
              <w:instrText xml:space="preserve"> PAGEREF _Toc524383243 \h </w:instrText>
            </w:r>
            <w:r>
              <w:rPr>
                <w:noProof/>
                <w:webHidden/>
              </w:rPr>
            </w:r>
            <w:r>
              <w:rPr>
                <w:noProof/>
                <w:webHidden/>
              </w:rPr>
              <w:fldChar w:fldCharType="separate"/>
            </w:r>
            <w:r>
              <w:rPr>
                <w:noProof/>
                <w:webHidden/>
              </w:rPr>
              <w:t>306</w:t>
            </w:r>
            <w:r>
              <w:rPr>
                <w:noProof/>
                <w:webHidden/>
              </w:rPr>
              <w:fldChar w:fldCharType="end"/>
            </w:r>
          </w:hyperlink>
        </w:p>
        <w:p w:rsidR="00EE3582" w:rsidRDefault="00EE3582">
          <w:pPr>
            <w:pStyle w:val="21"/>
            <w:tabs>
              <w:tab w:val="right" w:leader="dot" w:pos="8296"/>
            </w:tabs>
            <w:rPr>
              <w:noProof/>
            </w:rPr>
          </w:pPr>
          <w:hyperlink w:anchor="_Toc524383244" w:history="1">
            <w:r w:rsidRPr="00592C3F">
              <w:rPr>
                <w:rStyle w:val="a3"/>
                <w:rFonts w:ascii="宋体" w:eastAsia="宋体" w:hAnsi="宋体"/>
                <w:noProof/>
              </w:rPr>
              <w:t>百度之星程序设计大赛初赛第2场-2018.8.12（周日）</w:t>
            </w:r>
            <w:r>
              <w:rPr>
                <w:noProof/>
                <w:webHidden/>
              </w:rPr>
              <w:tab/>
            </w:r>
            <w:r>
              <w:rPr>
                <w:noProof/>
                <w:webHidden/>
              </w:rPr>
              <w:fldChar w:fldCharType="begin"/>
            </w:r>
            <w:r>
              <w:rPr>
                <w:noProof/>
                <w:webHidden/>
              </w:rPr>
              <w:instrText xml:space="preserve"> PAGEREF _Toc524383244 \h </w:instrText>
            </w:r>
            <w:r>
              <w:rPr>
                <w:noProof/>
                <w:webHidden/>
              </w:rPr>
            </w:r>
            <w:r>
              <w:rPr>
                <w:noProof/>
                <w:webHidden/>
              </w:rPr>
              <w:fldChar w:fldCharType="separate"/>
            </w:r>
            <w:r>
              <w:rPr>
                <w:noProof/>
                <w:webHidden/>
              </w:rPr>
              <w:t>307</w:t>
            </w:r>
            <w:r>
              <w:rPr>
                <w:noProof/>
                <w:webHidden/>
              </w:rPr>
              <w:fldChar w:fldCharType="end"/>
            </w:r>
          </w:hyperlink>
        </w:p>
        <w:p w:rsidR="00EE3582" w:rsidRDefault="00EE3582">
          <w:pPr>
            <w:pStyle w:val="21"/>
            <w:tabs>
              <w:tab w:val="right" w:leader="dot" w:pos="8296"/>
            </w:tabs>
            <w:rPr>
              <w:noProof/>
            </w:rPr>
          </w:pPr>
          <w:hyperlink w:anchor="_Toc524383245" w:history="1">
            <w:r w:rsidRPr="00592C3F">
              <w:rPr>
                <w:rStyle w:val="a3"/>
                <w:rFonts w:ascii="宋体" w:eastAsia="宋体" w:hAnsi="宋体"/>
                <w:noProof/>
              </w:rPr>
              <w:t>HDU-7-2018.8.13（周一）</w:t>
            </w:r>
            <w:r>
              <w:rPr>
                <w:noProof/>
                <w:webHidden/>
              </w:rPr>
              <w:tab/>
            </w:r>
            <w:r>
              <w:rPr>
                <w:noProof/>
                <w:webHidden/>
              </w:rPr>
              <w:fldChar w:fldCharType="begin"/>
            </w:r>
            <w:r>
              <w:rPr>
                <w:noProof/>
                <w:webHidden/>
              </w:rPr>
              <w:instrText xml:space="preserve"> PAGEREF _Toc524383245 \h </w:instrText>
            </w:r>
            <w:r>
              <w:rPr>
                <w:noProof/>
                <w:webHidden/>
              </w:rPr>
            </w:r>
            <w:r>
              <w:rPr>
                <w:noProof/>
                <w:webHidden/>
              </w:rPr>
              <w:fldChar w:fldCharType="separate"/>
            </w:r>
            <w:r>
              <w:rPr>
                <w:noProof/>
                <w:webHidden/>
              </w:rPr>
              <w:t>307</w:t>
            </w:r>
            <w:r>
              <w:rPr>
                <w:noProof/>
                <w:webHidden/>
              </w:rPr>
              <w:fldChar w:fldCharType="end"/>
            </w:r>
          </w:hyperlink>
        </w:p>
        <w:p w:rsidR="00EE3582" w:rsidRDefault="00EE3582">
          <w:pPr>
            <w:pStyle w:val="21"/>
            <w:tabs>
              <w:tab w:val="right" w:leader="dot" w:pos="8296"/>
            </w:tabs>
            <w:rPr>
              <w:noProof/>
            </w:rPr>
          </w:pPr>
          <w:hyperlink w:anchor="_Toc524383246" w:history="1">
            <w:r w:rsidRPr="00592C3F">
              <w:rPr>
                <w:rStyle w:val="a3"/>
                <w:rFonts w:ascii="宋体" w:eastAsia="宋体" w:hAnsi="宋体"/>
                <w:noProof/>
              </w:rPr>
              <w:t>HDU-8-2018.8.15（周三）</w:t>
            </w:r>
            <w:r>
              <w:rPr>
                <w:noProof/>
                <w:webHidden/>
              </w:rPr>
              <w:tab/>
            </w:r>
            <w:r>
              <w:rPr>
                <w:noProof/>
                <w:webHidden/>
              </w:rPr>
              <w:fldChar w:fldCharType="begin"/>
            </w:r>
            <w:r>
              <w:rPr>
                <w:noProof/>
                <w:webHidden/>
              </w:rPr>
              <w:instrText xml:space="preserve"> PAGEREF _Toc524383246 \h </w:instrText>
            </w:r>
            <w:r>
              <w:rPr>
                <w:noProof/>
                <w:webHidden/>
              </w:rPr>
            </w:r>
            <w:r>
              <w:rPr>
                <w:noProof/>
                <w:webHidden/>
              </w:rPr>
              <w:fldChar w:fldCharType="separate"/>
            </w:r>
            <w:r>
              <w:rPr>
                <w:noProof/>
                <w:webHidden/>
              </w:rPr>
              <w:t>307</w:t>
            </w:r>
            <w:r>
              <w:rPr>
                <w:noProof/>
                <w:webHidden/>
              </w:rPr>
              <w:fldChar w:fldCharType="end"/>
            </w:r>
          </w:hyperlink>
        </w:p>
        <w:p w:rsidR="00EE3582" w:rsidRDefault="00EE3582">
          <w:pPr>
            <w:pStyle w:val="21"/>
            <w:tabs>
              <w:tab w:val="right" w:leader="dot" w:pos="8296"/>
            </w:tabs>
            <w:rPr>
              <w:noProof/>
            </w:rPr>
          </w:pPr>
          <w:hyperlink w:anchor="_Toc524383247" w:history="1">
            <w:r w:rsidRPr="00592C3F">
              <w:rPr>
                <w:rStyle w:val="a3"/>
                <w:rFonts w:ascii="宋体" w:eastAsia="宋体" w:hAnsi="宋体"/>
                <w:noProof/>
              </w:rPr>
              <w:t>牛客网-第9场-2018.8.16（周四）</w:t>
            </w:r>
            <w:r>
              <w:rPr>
                <w:noProof/>
                <w:webHidden/>
              </w:rPr>
              <w:tab/>
            </w:r>
            <w:r>
              <w:rPr>
                <w:noProof/>
                <w:webHidden/>
              </w:rPr>
              <w:fldChar w:fldCharType="begin"/>
            </w:r>
            <w:r>
              <w:rPr>
                <w:noProof/>
                <w:webHidden/>
              </w:rPr>
              <w:instrText xml:space="preserve"> PAGEREF _Toc524383247 \h </w:instrText>
            </w:r>
            <w:r>
              <w:rPr>
                <w:noProof/>
                <w:webHidden/>
              </w:rPr>
            </w:r>
            <w:r>
              <w:rPr>
                <w:noProof/>
                <w:webHidden/>
              </w:rPr>
              <w:fldChar w:fldCharType="separate"/>
            </w:r>
            <w:r>
              <w:rPr>
                <w:noProof/>
                <w:webHidden/>
              </w:rPr>
              <w:t>307</w:t>
            </w:r>
            <w:r>
              <w:rPr>
                <w:noProof/>
                <w:webHidden/>
              </w:rPr>
              <w:fldChar w:fldCharType="end"/>
            </w:r>
          </w:hyperlink>
        </w:p>
        <w:p w:rsidR="00EE3582" w:rsidRDefault="00EE3582">
          <w:pPr>
            <w:pStyle w:val="21"/>
            <w:tabs>
              <w:tab w:val="right" w:leader="dot" w:pos="8296"/>
            </w:tabs>
            <w:rPr>
              <w:noProof/>
            </w:rPr>
          </w:pPr>
          <w:hyperlink w:anchor="_Toc524383248" w:history="1">
            <w:r w:rsidRPr="00592C3F">
              <w:rPr>
                <w:rStyle w:val="a3"/>
                <w:rFonts w:ascii="宋体" w:eastAsia="宋体" w:hAnsi="宋体"/>
                <w:noProof/>
              </w:rPr>
              <w:t>百度之星程序设计大赛复赛-2018.8.18（周六）</w:t>
            </w:r>
            <w:r>
              <w:rPr>
                <w:noProof/>
                <w:webHidden/>
              </w:rPr>
              <w:tab/>
            </w:r>
            <w:r>
              <w:rPr>
                <w:noProof/>
                <w:webHidden/>
              </w:rPr>
              <w:fldChar w:fldCharType="begin"/>
            </w:r>
            <w:r>
              <w:rPr>
                <w:noProof/>
                <w:webHidden/>
              </w:rPr>
              <w:instrText xml:space="preserve"> PAGEREF _Toc524383248 \h </w:instrText>
            </w:r>
            <w:r>
              <w:rPr>
                <w:noProof/>
                <w:webHidden/>
              </w:rPr>
            </w:r>
            <w:r>
              <w:rPr>
                <w:noProof/>
                <w:webHidden/>
              </w:rPr>
              <w:fldChar w:fldCharType="separate"/>
            </w:r>
            <w:r>
              <w:rPr>
                <w:noProof/>
                <w:webHidden/>
              </w:rPr>
              <w:t>308</w:t>
            </w:r>
            <w:r>
              <w:rPr>
                <w:noProof/>
                <w:webHidden/>
              </w:rPr>
              <w:fldChar w:fldCharType="end"/>
            </w:r>
          </w:hyperlink>
        </w:p>
        <w:p w:rsidR="00EE3582" w:rsidRDefault="00EE3582">
          <w:pPr>
            <w:pStyle w:val="21"/>
            <w:tabs>
              <w:tab w:val="right" w:leader="dot" w:pos="8296"/>
            </w:tabs>
            <w:rPr>
              <w:noProof/>
            </w:rPr>
          </w:pPr>
          <w:hyperlink w:anchor="_Toc524383249" w:history="1">
            <w:r w:rsidRPr="00592C3F">
              <w:rPr>
                <w:rStyle w:val="a3"/>
                <w:rFonts w:ascii="宋体" w:eastAsia="宋体" w:hAnsi="宋体"/>
                <w:noProof/>
              </w:rPr>
              <w:t>牛客网-第10场-2018.8.19（周日）</w:t>
            </w:r>
            <w:r>
              <w:rPr>
                <w:noProof/>
                <w:webHidden/>
              </w:rPr>
              <w:tab/>
            </w:r>
            <w:r>
              <w:rPr>
                <w:noProof/>
                <w:webHidden/>
              </w:rPr>
              <w:fldChar w:fldCharType="begin"/>
            </w:r>
            <w:r>
              <w:rPr>
                <w:noProof/>
                <w:webHidden/>
              </w:rPr>
              <w:instrText xml:space="preserve"> PAGEREF _Toc524383249 \h </w:instrText>
            </w:r>
            <w:r>
              <w:rPr>
                <w:noProof/>
                <w:webHidden/>
              </w:rPr>
            </w:r>
            <w:r>
              <w:rPr>
                <w:noProof/>
                <w:webHidden/>
              </w:rPr>
              <w:fldChar w:fldCharType="separate"/>
            </w:r>
            <w:r>
              <w:rPr>
                <w:noProof/>
                <w:webHidden/>
              </w:rPr>
              <w:t>308</w:t>
            </w:r>
            <w:r>
              <w:rPr>
                <w:noProof/>
                <w:webHidden/>
              </w:rPr>
              <w:fldChar w:fldCharType="end"/>
            </w:r>
          </w:hyperlink>
        </w:p>
        <w:p w:rsidR="00EE3582" w:rsidRDefault="00EE3582">
          <w:pPr>
            <w:pStyle w:val="21"/>
            <w:tabs>
              <w:tab w:val="right" w:leader="dot" w:pos="8296"/>
            </w:tabs>
            <w:rPr>
              <w:noProof/>
            </w:rPr>
          </w:pPr>
          <w:hyperlink w:anchor="_Toc524383250" w:history="1">
            <w:r w:rsidRPr="00592C3F">
              <w:rPr>
                <w:rStyle w:val="a3"/>
                <w:rFonts w:ascii="宋体" w:eastAsia="宋体" w:hAnsi="宋体"/>
                <w:noProof/>
              </w:rPr>
              <w:t>HDU-9-2018.8.20（周一）</w:t>
            </w:r>
            <w:r>
              <w:rPr>
                <w:noProof/>
                <w:webHidden/>
              </w:rPr>
              <w:tab/>
            </w:r>
            <w:r>
              <w:rPr>
                <w:noProof/>
                <w:webHidden/>
              </w:rPr>
              <w:fldChar w:fldCharType="begin"/>
            </w:r>
            <w:r>
              <w:rPr>
                <w:noProof/>
                <w:webHidden/>
              </w:rPr>
              <w:instrText xml:space="preserve"> PAGEREF _Toc524383250 \h </w:instrText>
            </w:r>
            <w:r>
              <w:rPr>
                <w:noProof/>
                <w:webHidden/>
              </w:rPr>
            </w:r>
            <w:r>
              <w:rPr>
                <w:noProof/>
                <w:webHidden/>
              </w:rPr>
              <w:fldChar w:fldCharType="separate"/>
            </w:r>
            <w:r>
              <w:rPr>
                <w:noProof/>
                <w:webHidden/>
              </w:rPr>
              <w:t>308</w:t>
            </w:r>
            <w:r>
              <w:rPr>
                <w:noProof/>
                <w:webHidden/>
              </w:rPr>
              <w:fldChar w:fldCharType="end"/>
            </w:r>
          </w:hyperlink>
        </w:p>
        <w:p w:rsidR="00EE3582" w:rsidRDefault="00EE3582">
          <w:pPr>
            <w:pStyle w:val="21"/>
            <w:tabs>
              <w:tab w:val="right" w:leader="dot" w:pos="8296"/>
            </w:tabs>
            <w:rPr>
              <w:noProof/>
            </w:rPr>
          </w:pPr>
          <w:hyperlink w:anchor="_Toc524383251" w:history="1">
            <w:r w:rsidRPr="00592C3F">
              <w:rPr>
                <w:rStyle w:val="a3"/>
                <w:rFonts w:ascii="宋体" w:eastAsia="宋体" w:hAnsi="宋体"/>
                <w:noProof/>
              </w:rPr>
              <w:t>HDU-10-2018.8.22（周三）</w:t>
            </w:r>
            <w:r>
              <w:rPr>
                <w:noProof/>
                <w:webHidden/>
              </w:rPr>
              <w:tab/>
            </w:r>
            <w:r>
              <w:rPr>
                <w:noProof/>
                <w:webHidden/>
              </w:rPr>
              <w:fldChar w:fldCharType="begin"/>
            </w:r>
            <w:r>
              <w:rPr>
                <w:noProof/>
                <w:webHidden/>
              </w:rPr>
              <w:instrText xml:space="preserve"> PAGEREF _Toc524383251 \h </w:instrText>
            </w:r>
            <w:r>
              <w:rPr>
                <w:noProof/>
                <w:webHidden/>
              </w:rPr>
            </w:r>
            <w:r>
              <w:rPr>
                <w:noProof/>
                <w:webHidden/>
              </w:rPr>
              <w:fldChar w:fldCharType="separate"/>
            </w:r>
            <w:r>
              <w:rPr>
                <w:noProof/>
                <w:webHidden/>
              </w:rPr>
              <w:t>309</w:t>
            </w:r>
            <w:r>
              <w:rPr>
                <w:noProof/>
                <w:webHidden/>
              </w:rPr>
              <w:fldChar w:fldCharType="end"/>
            </w:r>
          </w:hyperlink>
        </w:p>
        <w:p w:rsidR="00EE3582" w:rsidRDefault="00EE3582">
          <w:pPr>
            <w:pStyle w:val="21"/>
            <w:tabs>
              <w:tab w:val="right" w:leader="dot" w:pos="8296"/>
            </w:tabs>
            <w:rPr>
              <w:noProof/>
            </w:rPr>
          </w:pPr>
          <w:hyperlink w:anchor="_Toc524383252" w:history="1">
            <w:r w:rsidRPr="00592C3F">
              <w:rPr>
                <w:rStyle w:val="a3"/>
                <w:rFonts w:ascii="宋体" w:eastAsia="宋体" w:hAnsi="宋体"/>
                <w:noProof/>
              </w:rPr>
              <w:t>CCPC网络选拔赛-2018.8.25（周六）</w:t>
            </w:r>
            <w:r>
              <w:rPr>
                <w:noProof/>
                <w:webHidden/>
              </w:rPr>
              <w:tab/>
            </w:r>
            <w:r>
              <w:rPr>
                <w:noProof/>
                <w:webHidden/>
              </w:rPr>
              <w:fldChar w:fldCharType="begin"/>
            </w:r>
            <w:r>
              <w:rPr>
                <w:noProof/>
                <w:webHidden/>
              </w:rPr>
              <w:instrText xml:space="preserve"> PAGEREF _Toc524383252 \h </w:instrText>
            </w:r>
            <w:r>
              <w:rPr>
                <w:noProof/>
                <w:webHidden/>
              </w:rPr>
            </w:r>
            <w:r>
              <w:rPr>
                <w:noProof/>
                <w:webHidden/>
              </w:rPr>
              <w:fldChar w:fldCharType="separate"/>
            </w:r>
            <w:r>
              <w:rPr>
                <w:noProof/>
                <w:webHidden/>
              </w:rPr>
              <w:t>309</w:t>
            </w:r>
            <w:r>
              <w:rPr>
                <w:noProof/>
                <w:webHidden/>
              </w:rPr>
              <w:fldChar w:fldCharType="end"/>
            </w:r>
          </w:hyperlink>
        </w:p>
        <w:p w:rsidR="00EE3582" w:rsidRDefault="00EE3582">
          <w:pPr>
            <w:pStyle w:val="21"/>
            <w:tabs>
              <w:tab w:val="right" w:leader="dot" w:pos="8296"/>
            </w:tabs>
            <w:rPr>
              <w:noProof/>
            </w:rPr>
          </w:pPr>
          <w:hyperlink w:anchor="_Toc524383253" w:history="1">
            <w:r w:rsidRPr="00592C3F">
              <w:rPr>
                <w:rStyle w:val="a3"/>
                <w:rFonts w:ascii="宋体" w:eastAsia="宋体" w:hAnsi="宋体"/>
                <w:noProof/>
              </w:rPr>
              <w:t>ICPC网络选拔赛（南京站）-2018.9.1（周六）</w:t>
            </w:r>
            <w:r>
              <w:rPr>
                <w:noProof/>
                <w:webHidden/>
              </w:rPr>
              <w:tab/>
            </w:r>
            <w:r>
              <w:rPr>
                <w:noProof/>
                <w:webHidden/>
              </w:rPr>
              <w:fldChar w:fldCharType="begin"/>
            </w:r>
            <w:r>
              <w:rPr>
                <w:noProof/>
                <w:webHidden/>
              </w:rPr>
              <w:instrText xml:space="preserve"> PAGEREF _Toc524383253 \h </w:instrText>
            </w:r>
            <w:r>
              <w:rPr>
                <w:noProof/>
                <w:webHidden/>
              </w:rPr>
            </w:r>
            <w:r>
              <w:rPr>
                <w:noProof/>
                <w:webHidden/>
              </w:rPr>
              <w:fldChar w:fldCharType="separate"/>
            </w:r>
            <w:r>
              <w:rPr>
                <w:noProof/>
                <w:webHidden/>
              </w:rPr>
              <w:t>309</w:t>
            </w:r>
            <w:r>
              <w:rPr>
                <w:noProof/>
                <w:webHidden/>
              </w:rPr>
              <w:fldChar w:fldCharType="end"/>
            </w:r>
          </w:hyperlink>
        </w:p>
        <w:p w:rsidR="00EE3582" w:rsidRDefault="00EE3582">
          <w:pPr>
            <w:pStyle w:val="21"/>
            <w:tabs>
              <w:tab w:val="right" w:leader="dot" w:pos="8296"/>
            </w:tabs>
            <w:rPr>
              <w:noProof/>
            </w:rPr>
          </w:pPr>
          <w:hyperlink w:anchor="_Toc524383254" w:history="1">
            <w:r w:rsidRPr="00592C3F">
              <w:rPr>
                <w:rStyle w:val="a3"/>
                <w:rFonts w:ascii="宋体" w:eastAsia="宋体" w:hAnsi="宋体"/>
                <w:noProof/>
              </w:rPr>
              <w:t>校内选拔赛1-2018.9.7（周五）</w:t>
            </w:r>
            <w:r>
              <w:rPr>
                <w:noProof/>
                <w:webHidden/>
              </w:rPr>
              <w:tab/>
            </w:r>
            <w:r>
              <w:rPr>
                <w:noProof/>
                <w:webHidden/>
              </w:rPr>
              <w:fldChar w:fldCharType="begin"/>
            </w:r>
            <w:r>
              <w:rPr>
                <w:noProof/>
                <w:webHidden/>
              </w:rPr>
              <w:instrText xml:space="preserve"> PAGEREF _Toc524383254 \h </w:instrText>
            </w:r>
            <w:r>
              <w:rPr>
                <w:noProof/>
                <w:webHidden/>
              </w:rPr>
            </w:r>
            <w:r>
              <w:rPr>
                <w:noProof/>
                <w:webHidden/>
              </w:rPr>
              <w:fldChar w:fldCharType="separate"/>
            </w:r>
            <w:r>
              <w:rPr>
                <w:noProof/>
                <w:webHidden/>
              </w:rPr>
              <w:t>310</w:t>
            </w:r>
            <w:r>
              <w:rPr>
                <w:noProof/>
                <w:webHidden/>
              </w:rPr>
              <w:fldChar w:fldCharType="end"/>
            </w:r>
          </w:hyperlink>
        </w:p>
        <w:p w:rsidR="00EE3582" w:rsidRDefault="00EE3582">
          <w:pPr>
            <w:pStyle w:val="21"/>
            <w:tabs>
              <w:tab w:val="right" w:leader="dot" w:pos="8296"/>
            </w:tabs>
            <w:rPr>
              <w:noProof/>
            </w:rPr>
          </w:pPr>
          <w:hyperlink w:anchor="_Toc524383255" w:history="1">
            <w:r w:rsidRPr="00592C3F">
              <w:rPr>
                <w:rStyle w:val="a3"/>
                <w:rFonts w:ascii="宋体" w:eastAsia="宋体" w:hAnsi="宋体"/>
                <w:noProof/>
              </w:rPr>
              <w:t>ICPC网络选拔赛（沈阳站）-2018.9.8（周六）</w:t>
            </w:r>
            <w:r>
              <w:rPr>
                <w:noProof/>
                <w:webHidden/>
              </w:rPr>
              <w:tab/>
            </w:r>
            <w:r>
              <w:rPr>
                <w:noProof/>
                <w:webHidden/>
              </w:rPr>
              <w:fldChar w:fldCharType="begin"/>
            </w:r>
            <w:r>
              <w:rPr>
                <w:noProof/>
                <w:webHidden/>
              </w:rPr>
              <w:instrText xml:space="preserve"> PAGEREF _Toc524383255 \h </w:instrText>
            </w:r>
            <w:r>
              <w:rPr>
                <w:noProof/>
                <w:webHidden/>
              </w:rPr>
            </w:r>
            <w:r>
              <w:rPr>
                <w:noProof/>
                <w:webHidden/>
              </w:rPr>
              <w:fldChar w:fldCharType="separate"/>
            </w:r>
            <w:r>
              <w:rPr>
                <w:noProof/>
                <w:webHidden/>
              </w:rPr>
              <w:t>310</w:t>
            </w:r>
            <w:r>
              <w:rPr>
                <w:noProof/>
                <w:webHidden/>
              </w:rPr>
              <w:fldChar w:fldCharType="end"/>
            </w:r>
          </w:hyperlink>
        </w:p>
        <w:p w:rsidR="00EE3582" w:rsidRDefault="00EE3582">
          <w:pPr>
            <w:pStyle w:val="21"/>
            <w:tabs>
              <w:tab w:val="right" w:leader="dot" w:pos="8296"/>
            </w:tabs>
            <w:rPr>
              <w:noProof/>
            </w:rPr>
          </w:pPr>
          <w:hyperlink w:anchor="_Toc524383256" w:history="1">
            <w:r w:rsidRPr="00592C3F">
              <w:rPr>
                <w:rStyle w:val="a3"/>
                <w:rFonts w:ascii="宋体" w:eastAsia="宋体" w:hAnsi="宋体"/>
                <w:noProof/>
              </w:rPr>
              <w:t>ICPC网络选拔赛（徐州站）-2018.9.9（周日）</w:t>
            </w:r>
            <w:r>
              <w:rPr>
                <w:noProof/>
                <w:webHidden/>
              </w:rPr>
              <w:tab/>
            </w:r>
            <w:r>
              <w:rPr>
                <w:noProof/>
                <w:webHidden/>
              </w:rPr>
              <w:fldChar w:fldCharType="begin"/>
            </w:r>
            <w:r>
              <w:rPr>
                <w:noProof/>
                <w:webHidden/>
              </w:rPr>
              <w:instrText xml:space="preserve"> PAGEREF _Toc524383256 \h </w:instrText>
            </w:r>
            <w:r>
              <w:rPr>
                <w:noProof/>
                <w:webHidden/>
              </w:rPr>
            </w:r>
            <w:r>
              <w:rPr>
                <w:noProof/>
                <w:webHidden/>
              </w:rPr>
              <w:fldChar w:fldCharType="separate"/>
            </w:r>
            <w:r>
              <w:rPr>
                <w:noProof/>
                <w:webHidden/>
              </w:rPr>
              <w:t>310</w:t>
            </w:r>
            <w:r>
              <w:rPr>
                <w:noProof/>
                <w:webHidden/>
              </w:rPr>
              <w:fldChar w:fldCharType="end"/>
            </w:r>
          </w:hyperlink>
        </w:p>
        <w:p w:rsidR="00EE3582" w:rsidRDefault="00EE3582">
          <w:pPr>
            <w:pStyle w:val="21"/>
            <w:tabs>
              <w:tab w:val="right" w:leader="dot" w:pos="8296"/>
            </w:tabs>
            <w:rPr>
              <w:noProof/>
            </w:rPr>
          </w:pPr>
          <w:hyperlink w:anchor="_Toc524383257" w:history="1">
            <w:r w:rsidRPr="00592C3F">
              <w:rPr>
                <w:rStyle w:val="a3"/>
                <w:rFonts w:ascii="宋体" w:eastAsia="宋体" w:hAnsi="宋体"/>
                <w:noProof/>
              </w:rPr>
              <w:t>校内选拔赛2-2018.9.12（周三）</w:t>
            </w:r>
            <w:r>
              <w:rPr>
                <w:noProof/>
                <w:webHidden/>
              </w:rPr>
              <w:tab/>
            </w:r>
            <w:r>
              <w:rPr>
                <w:noProof/>
                <w:webHidden/>
              </w:rPr>
              <w:fldChar w:fldCharType="begin"/>
            </w:r>
            <w:r>
              <w:rPr>
                <w:noProof/>
                <w:webHidden/>
              </w:rPr>
              <w:instrText xml:space="preserve"> PAGEREF _Toc524383257 \h </w:instrText>
            </w:r>
            <w:r>
              <w:rPr>
                <w:noProof/>
                <w:webHidden/>
              </w:rPr>
            </w:r>
            <w:r>
              <w:rPr>
                <w:noProof/>
                <w:webHidden/>
              </w:rPr>
              <w:fldChar w:fldCharType="separate"/>
            </w:r>
            <w:r>
              <w:rPr>
                <w:noProof/>
                <w:webHidden/>
              </w:rPr>
              <w:t>311</w:t>
            </w:r>
            <w:r>
              <w:rPr>
                <w:noProof/>
                <w:webHidden/>
              </w:rPr>
              <w:fldChar w:fldCharType="end"/>
            </w:r>
          </w:hyperlink>
        </w:p>
        <w:p w:rsidR="00EE3582" w:rsidRDefault="00EE3582">
          <w:pPr>
            <w:pStyle w:val="21"/>
            <w:tabs>
              <w:tab w:val="right" w:leader="dot" w:pos="8296"/>
            </w:tabs>
            <w:rPr>
              <w:noProof/>
            </w:rPr>
          </w:pPr>
          <w:hyperlink w:anchor="_Toc524383258" w:history="1">
            <w:r w:rsidRPr="00592C3F">
              <w:rPr>
                <w:rStyle w:val="a3"/>
                <w:rFonts w:ascii="宋体" w:eastAsia="宋体" w:hAnsi="宋体"/>
                <w:noProof/>
              </w:rPr>
              <w:t>校内选拔赛3/EOJ9月月赛-2018.9.14（周五）</w:t>
            </w:r>
            <w:r>
              <w:rPr>
                <w:noProof/>
                <w:webHidden/>
              </w:rPr>
              <w:tab/>
            </w:r>
            <w:r>
              <w:rPr>
                <w:noProof/>
                <w:webHidden/>
              </w:rPr>
              <w:fldChar w:fldCharType="begin"/>
            </w:r>
            <w:r>
              <w:rPr>
                <w:noProof/>
                <w:webHidden/>
              </w:rPr>
              <w:instrText xml:space="preserve"> PAGEREF _Toc524383258 \h </w:instrText>
            </w:r>
            <w:r>
              <w:rPr>
                <w:noProof/>
                <w:webHidden/>
              </w:rPr>
            </w:r>
            <w:r>
              <w:rPr>
                <w:noProof/>
                <w:webHidden/>
              </w:rPr>
              <w:fldChar w:fldCharType="separate"/>
            </w:r>
            <w:r>
              <w:rPr>
                <w:noProof/>
                <w:webHidden/>
              </w:rPr>
              <w:t>311</w:t>
            </w:r>
            <w:r>
              <w:rPr>
                <w:noProof/>
                <w:webHidden/>
              </w:rPr>
              <w:fldChar w:fldCharType="end"/>
            </w:r>
          </w:hyperlink>
        </w:p>
        <w:p w:rsidR="00EE3582" w:rsidRDefault="00EE3582">
          <w:pPr>
            <w:pStyle w:val="21"/>
            <w:tabs>
              <w:tab w:val="right" w:leader="dot" w:pos="8296"/>
            </w:tabs>
            <w:rPr>
              <w:noProof/>
            </w:rPr>
          </w:pPr>
          <w:hyperlink w:anchor="_Toc524383259" w:history="1">
            <w:r w:rsidRPr="00592C3F">
              <w:rPr>
                <w:rStyle w:val="a3"/>
                <w:rFonts w:ascii="宋体" w:eastAsia="宋体" w:hAnsi="宋体"/>
                <w:noProof/>
              </w:rPr>
              <w:t>ICPC网络选拔赛（焦作站）-2018.9.15（周六）</w:t>
            </w:r>
            <w:r>
              <w:rPr>
                <w:noProof/>
                <w:webHidden/>
              </w:rPr>
              <w:tab/>
            </w:r>
            <w:r>
              <w:rPr>
                <w:noProof/>
                <w:webHidden/>
              </w:rPr>
              <w:fldChar w:fldCharType="begin"/>
            </w:r>
            <w:r>
              <w:rPr>
                <w:noProof/>
                <w:webHidden/>
              </w:rPr>
              <w:instrText xml:space="preserve"> PAGEREF _Toc524383259 \h </w:instrText>
            </w:r>
            <w:r>
              <w:rPr>
                <w:noProof/>
                <w:webHidden/>
              </w:rPr>
            </w:r>
            <w:r>
              <w:rPr>
                <w:noProof/>
                <w:webHidden/>
              </w:rPr>
              <w:fldChar w:fldCharType="separate"/>
            </w:r>
            <w:r>
              <w:rPr>
                <w:noProof/>
                <w:webHidden/>
              </w:rPr>
              <w:t>311</w:t>
            </w:r>
            <w:r>
              <w:rPr>
                <w:noProof/>
                <w:webHidden/>
              </w:rPr>
              <w:fldChar w:fldCharType="end"/>
            </w:r>
          </w:hyperlink>
        </w:p>
        <w:p w:rsidR="00EE3582" w:rsidRDefault="00EE3582">
          <w:pPr>
            <w:pStyle w:val="21"/>
            <w:tabs>
              <w:tab w:val="right" w:leader="dot" w:pos="8296"/>
            </w:tabs>
            <w:rPr>
              <w:noProof/>
            </w:rPr>
          </w:pPr>
          <w:hyperlink w:anchor="_Toc524383260" w:history="1">
            <w:r w:rsidRPr="00592C3F">
              <w:rPr>
                <w:rStyle w:val="a3"/>
                <w:rFonts w:ascii="宋体" w:eastAsia="宋体" w:hAnsi="宋体"/>
                <w:noProof/>
              </w:rPr>
              <w:t>ICPC网络选拔赛（青岛站）-2018.9.22（周六）</w:t>
            </w:r>
            <w:r>
              <w:rPr>
                <w:noProof/>
                <w:webHidden/>
              </w:rPr>
              <w:tab/>
            </w:r>
            <w:r>
              <w:rPr>
                <w:noProof/>
                <w:webHidden/>
              </w:rPr>
              <w:fldChar w:fldCharType="begin"/>
            </w:r>
            <w:r>
              <w:rPr>
                <w:noProof/>
                <w:webHidden/>
              </w:rPr>
              <w:instrText xml:space="preserve"> PAGEREF _Toc524383260 \h </w:instrText>
            </w:r>
            <w:r>
              <w:rPr>
                <w:noProof/>
                <w:webHidden/>
              </w:rPr>
            </w:r>
            <w:r>
              <w:rPr>
                <w:noProof/>
                <w:webHidden/>
              </w:rPr>
              <w:fldChar w:fldCharType="separate"/>
            </w:r>
            <w:r>
              <w:rPr>
                <w:noProof/>
                <w:webHidden/>
              </w:rPr>
              <w:t>311</w:t>
            </w:r>
            <w:r>
              <w:rPr>
                <w:noProof/>
                <w:webHidden/>
              </w:rPr>
              <w:fldChar w:fldCharType="end"/>
            </w:r>
          </w:hyperlink>
        </w:p>
        <w:p w:rsidR="00EE3582" w:rsidRDefault="00EE3582">
          <w:pPr>
            <w:pStyle w:val="11"/>
            <w:tabs>
              <w:tab w:val="right" w:leader="dot" w:pos="8296"/>
            </w:tabs>
            <w:rPr>
              <w:noProof/>
            </w:rPr>
          </w:pPr>
          <w:hyperlink w:anchor="_Toc524383261" w:history="1">
            <w:r w:rsidRPr="00592C3F">
              <w:rPr>
                <w:rStyle w:val="a3"/>
                <w:rFonts w:ascii="宋体" w:eastAsia="宋体" w:hAnsi="宋体"/>
                <w:noProof/>
              </w:rPr>
              <w:t>十五、浙大模板库</w:t>
            </w:r>
            <w:r>
              <w:rPr>
                <w:noProof/>
                <w:webHidden/>
              </w:rPr>
              <w:tab/>
            </w:r>
            <w:r>
              <w:rPr>
                <w:noProof/>
                <w:webHidden/>
              </w:rPr>
              <w:fldChar w:fldCharType="begin"/>
            </w:r>
            <w:r>
              <w:rPr>
                <w:noProof/>
                <w:webHidden/>
              </w:rPr>
              <w:instrText xml:space="preserve"> PAGEREF _Toc524383261 \h </w:instrText>
            </w:r>
            <w:r>
              <w:rPr>
                <w:noProof/>
                <w:webHidden/>
              </w:rPr>
            </w:r>
            <w:r>
              <w:rPr>
                <w:noProof/>
                <w:webHidden/>
              </w:rPr>
              <w:fldChar w:fldCharType="separate"/>
            </w:r>
            <w:r>
              <w:rPr>
                <w:noProof/>
                <w:webHidden/>
              </w:rPr>
              <w:t>311</w:t>
            </w:r>
            <w:r>
              <w:rPr>
                <w:noProof/>
                <w:webHidden/>
              </w:rPr>
              <w:fldChar w:fldCharType="end"/>
            </w:r>
          </w:hyperlink>
        </w:p>
        <w:p w:rsidR="00EE3582" w:rsidRDefault="00EE3582">
          <w:pPr>
            <w:pStyle w:val="21"/>
            <w:tabs>
              <w:tab w:val="right" w:leader="dot" w:pos="8296"/>
            </w:tabs>
            <w:rPr>
              <w:noProof/>
            </w:rPr>
          </w:pPr>
          <w:hyperlink w:anchor="_Toc524383262" w:history="1">
            <w:r w:rsidRPr="00592C3F">
              <w:rPr>
                <w:rStyle w:val="a3"/>
                <w:rFonts w:hAnsi="宋体" w:cs="宋体"/>
                <w:b/>
                <w:noProof/>
              </w:rPr>
              <w:t>1、几何</w:t>
            </w:r>
            <w:r>
              <w:rPr>
                <w:noProof/>
                <w:webHidden/>
              </w:rPr>
              <w:tab/>
            </w:r>
            <w:r>
              <w:rPr>
                <w:noProof/>
                <w:webHidden/>
              </w:rPr>
              <w:fldChar w:fldCharType="begin"/>
            </w:r>
            <w:r>
              <w:rPr>
                <w:noProof/>
                <w:webHidden/>
              </w:rPr>
              <w:instrText xml:space="preserve"> PAGEREF _Toc524383262 \h </w:instrText>
            </w:r>
            <w:r>
              <w:rPr>
                <w:noProof/>
                <w:webHidden/>
              </w:rPr>
            </w:r>
            <w:r>
              <w:rPr>
                <w:noProof/>
                <w:webHidden/>
              </w:rPr>
              <w:fldChar w:fldCharType="separate"/>
            </w:r>
            <w:r>
              <w:rPr>
                <w:noProof/>
                <w:webHidden/>
              </w:rPr>
              <w:t>313</w:t>
            </w:r>
            <w:r>
              <w:rPr>
                <w:noProof/>
                <w:webHidden/>
              </w:rPr>
              <w:fldChar w:fldCharType="end"/>
            </w:r>
          </w:hyperlink>
        </w:p>
        <w:p w:rsidR="00EE3582" w:rsidRDefault="00EE3582">
          <w:pPr>
            <w:pStyle w:val="31"/>
            <w:tabs>
              <w:tab w:val="right" w:leader="dot" w:pos="8296"/>
            </w:tabs>
            <w:rPr>
              <w:noProof/>
            </w:rPr>
          </w:pPr>
          <w:hyperlink w:anchor="_Toc524383263" w:history="1">
            <w:r w:rsidRPr="00592C3F">
              <w:rPr>
                <w:rStyle w:val="a3"/>
                <w:rFonts w:hAnsi="宋体" w:cs="宋体"/>
                <w:b/>
                <w:noProof/>
                <w:lang w:val="pt-BR"/>
              </w:rPr>
              <w:t xml:space="preserve">1.5   </w:t>
            </w:r>
            <w:r w:rsidRPr="00592C3F">
              <w:rPr>
                <w:rStyle w:val="a3"/>
                <w:rFonts w:hAnsi="宋体" w:cs="宋体"/>
                <w:b/>
                <w:noProof/>
              </w:rPr>
              <w:t>浮点函数</w:t>
            </w:r>
            <w:r>
              <w:rPr>
                <w:noProof/>
                <w:webHidden/>
              </w:rPr>
              <w:tab/>
            </w:r>
            <w:r>
              <w:rPr>
                <w:noProof/>
                <w:webHidden/>
              </w:rPr>
              <w:fldChar w:fldCharType="begin"/>
            </w:r>
            <w:r>
              <w:rPr>
                <w:noProof/>
                <w:webHidden/>
              </w:rPr>
              <w:instrText xml:space="preserve"> PAGEREF _Toc524383263 \h </w:instrText>
            </w:r>
            <w:r>
              <w:rPr>
                <w:noProof/>
                <w:webHidden/>
              </w:rPr>
            </w:r>
            <w:r>
              <w:rPr>
                <w:noProof/>
                <w:webHidden/>
              </w:rPr>
              <w:fldChar w:fldCharType="separate"/>
            </w:r>
            <w:r>
              <w:rPr>
                <w:noProof/>
                <w:webHidden/>
              </w:rPr>
              <w:t>320</w:t>
            </w:r>
            <w:r>
              <w:rPr>
                <w:noProof/>
                <w:webHidden/>
              </w:rPr>
              <w:fldChar w:fldCharType="end"/>
            </w:r>
          </w:hyperlink>
        </w:p>
        <w:p w:rsidR="00EE3582" w:rsidRDefault="00EE3582">
          <w:pPr>
            <w:pStyle w:val="31"/>
            <w:tabs>
              <w:tab w:val="right" w:leader="dot" w:pos="8296"/>
            </w:tabs>
            <w:rPr>
              <w:noProof/>
            </w:rPr>
          </w:pPr>
          <w:hyperlink w:anchor="_Toc524383264" w:history="1">
            <w:r w:rsidRPr="00592C3F">
              <w:rPr>
                <w:rStyle w:val="a3"/>
                <w:rFonts w:hAnsi="宋体" w:cs="宋体"/>
                <w:b/>
                <w:noProof/>
              </w:rPr>
              <w:t>1.12   圆</w:t>
            </w:r>
            <w:r>
              <w:rPr>
                <w:noProof/>
                <w:webHidden/>
              </w:rPr>
              <w:tab/>
            </w:r>
            <w:r>
              <w:rPr>
                <w:noProof/>
                <w:webHidden/>
              </w:rPr>
              <w:fldChar w:fldCharType="begin"/>
            </w:r>
            <w:r>
              <w:rPr>
                <w:noProof/>
                <w:webHidden/>
              </w:rPr>
              <w:instrText xml:space="preserve"> PAGEREF _Toc524383264 \h </w:instrText>
            </w:r>
            <w:r>
              <w:rPr>
                <w:noProof/>
                <w:webHidden/>
              </w:rPr>
            </w:r>
            <w:r>
              <w:rPr>
                <w:noProof/>
                <w:webHidden/>
              </w:rPr>
              <w:fldChar w:fldCharType="separate"/>
            </w:r>
            <w:r>
              <w:rPr>
                <w:noProof/>
                <w:webHidden/>
              </w:rPr>
              <w:t>338</w:t>
            </w:r>
            <w:r>
              <w:rPr>
                <w:noProof/>
                <w:webHidden/>
              </w:rPr>
              <w:fldChar w:fldCharType="end"/>
            </w:r>
          </w:hyperlink>
        </w:p>
        <w:p w:rsidR="00EE3582" w:rsidRDefault="00EE3582">
          <w:pPr>
            <w:pStyle w:val="21"/>
            <w:tabs>
              <w:tab w:val="right" w:leader="dot" w:pos="8296"/>
            </w:tabs>
            <w:rPr>
              <w:noProof/>
            </w:rPr>
          </w:pPr>
          <w:hyperlink w:anchor="_Toc524383265" w:history="1">
            <w:r w:rsidRPr="00592C3F">
              <w:rPr>
                <w:rStyle w:val="a3"/>
                <w:rFonts w:hAnsi="宋体" w:cs="宋体"/>
                <w:b/>
                <w:noProof/>
              </w:rPr>
              <w:t>2、组合</w:t>
            </w:r>
            <w:r>
              <w:rPr>
                <w:noProof/>
                <w:webHidden/>
              </w:rPr>
              <w:tab/>
            </w:r>
            <w:r>
              <w:rPr>
                <w:noProof/>
                <w:webHidden/>
              </w:rPr>
              <w:fldChar w:fldCharType="begin"/>
            </w:r>
            <w:r>
              <w:rPr>
                <w:noProof/>
                <w:webHidden/>
              </w:rPr>
              <w:instrText xml:space="preserve"> PAGEREF _Toc524383265 \h </w:instrText>
            </w:r>
            <w:r>
              <w:rPr>
                <w:noProof/>
                <w:webHidden/>
              </w:rPr>
            </w:r>
            <w:r>
              <w:rPr>
                <w:noProof/>
                <w:webHidden/>
              </w:rPr>
              <w:fldChar w:fldCharType="separate"/>
            </w:r>
            <w:r>
              <w:rPr>
                <w:noProof/>
                <w:webHidden/>
              </w:rPr>
              <w:t>343</w:t>
            </w:r>
            <w:r>
              <w:rPr>
                <w:noProof/>
                <w:webHidden/>
              </w:rPr>
              <w:fldChar w:fldCharType="end"/>
            </w:r>
          </w:hyperlink>
        </w:p>
        <w:p w:rsidR="00EE3582" w:rsidRDefault="00EE3582">
          <w:pPr>
            <w:pStyle w:val="31"/>
            <w:tabs>
              <w:tab w:val="right" w:leader="dot" w:pos="8296"/>
            </w:tabs>
            <w:rPr>
              <w:noProof/>
            </w:rPr>
          </w:pPr>
          <w:hyperlink w:anchor="_Toc524383266" w:history="1">
            <w:r w:rsidRPr="00592C3F">
              <w:rPr>
                <w:rStyle w:val="a3"/>
                <w:rFonts w:hAnsi="宋体" w:cs="宋体"/>
                <w:b/>
                <w:noProof/>
                <w:lang w:val="pt-BR"/>
              </w:rPr>
              <w:t xml:space="preserve">2.4 </w:t>
            </w:r>
            <w:r w:rsidRPr="00592C3F">
              <w:rPr>
                <w:rStyle w:val="a3"/>
                <w:rFonts w:hAnsi="宋体" w:cs="宋体"/>
                <w:b/>
                <w:noProof/>
              </w:rPr>
              <w:t>置换</w:t>
            </w:r>
            <w:r w:rsidRPr="00592C3F">
              <w:rPr>
                <w:rStyle w:val="a3"/>
                <w:rFonts w:hAnsi="宋体" w:cs="宋体"/>
                <w:b/>
                <w:noProof/>
                <w:lang w:val="pt-BR"/>
              </w:rPr>
              <w:t>(polya)</w:t>
            </w:r>
            <w:r>
              <w:rPr>
                <w:noProof/>
                <w:webHidden/>
              </w:rPr>
              <w:tab/>
            </w:r>
            <w:r>
              <w:rPr>
                <w:noProof/>
                <w:webHidden/>
              </w:rPr>
              <w:fldChar w:fldCharType="begin"/>
            </w:r>
            <w:r>
              <w:rPr>
                <w:noProof/>
                <w:webHidden/>
              </w:rPr>
              <w:instrText xml:space="preserve"> PAGEREF _Toc524383266 \h </w:instrText>
            </w:r>
            <w:r>
              <w:rPr>
                <w:noProof/>
                <w:webHidden/>
              </w:rPr>
            </w:r>
            <w:r>
              <w:rPr>
                <w:noProof/>
                <w:webHidden/>
              </w:rPr>
              <w:fldChar w:fldCharType="separate"/>
            </w:r>
            <w:r>
              <w:rPr>
                <w:noProof/>
                <w:webHidden/>
              </w:rPr>
              <w:t>345</w:t>
            </w:r>
            <w:r>
              <w:rPr>
                <w:noProof/>
                <w:webHidden/>
              </w:rPr>
              <w:fldChar w:fldCharType="end"/>
            </w:r>
          </w:hyperlink>
        </w:p>
        <w:p w:rsidR="00EE3582" w:rsidRDefault="00EE3582">
          <w:pPr>
            <w:pStyle w:val="21"/>
            <w:tabs>
              <w:tab w:val="right" w:leader="dot" w:pos="8296"/>
            </w:tabs>
            <w:rPr>
              <w:noProof/>
            </w:rPr>
          </w:pPr>
          <w:hyperlink w:anchor="_Toc524383267" w:history="1">
            <w:r w:rsidRPr="00592C3F">
              <w:rPr>
                <w:rStyle w:val="a3"/>
                <w:rFonts w:hAnsi="宋体" w:cs="宋体"/>
                <w:b/>
                <w:noProof/>
              </w:rPr>
              <w:t>8、图论</w:t>
            </w:r>
            <w:r w:rsidRPr="00592C3F">
              <w:rPr>
                <w:rStyle w:val="a3"/>
                <w:rFonts w:hAnsi="宋体" w:cs="宋体"/>
                <w:b/>
                <w:noProof/>
              </w:rPr>
              <w:t>—</w:t>
            </w:r>
            <w:r w:rsidRPr="00592C3F">
              <w:rPr>
                <w:rStyle w:val="a3"/>
                <w:rFonts w:hAnsi="宋体" w:cs="宋体"/>
                <w:b/>
                <w:noProof/>
              </w:rPr>
              <w:t>匹配</w:t>
            </w:r>
            <w:r>
              <w:rPr>
                <w:noProof/>
                <w:webHidden/>
              </w:rPr>
              <w:tab/>
            </w:r>
            <w:r>
              <w:rPr>
                <w:noProof/>
                <w:webHidden/>
              </w:rPr>
              <w:fldChar w:fldCharType="begin"/>
            </w:r>
            <w:r>
              <w:rPr>
                <w:noProof/>
                <w:webHidden/>
              </w:rPr>
              <w:instrText xml:space="preserve"> PAGEREF _Toc524383267 \h </w:instrText>
            </w:r>
            <w:r>
              <w:rPr>
                <w:noProof/>
                <w:webHidden/>
              </w:rPr>
            </w:r>
            <w:r>
              <w:rPr>
                <w:noProof/>
                <w:webHidden/>
              </w:rPr>
              <w:fldChar w:fldCharType="separate"/>
            </w:r>
            <w:r>
              <w:rPr>
                <w:noProof/>
                <w:webHidden/>
              </w:rPr>
              <w:t>371</w:t>
            </w:r>
            <w:r>
              <w:rPr>
                <w:noProof/>
                <w:webHidden/>
              </w:rPr>
              <w:fldChar w:fldCharType="end"/>
            </w:r>
          </w:hyperlink>
        </w:p>
        <w:p w:rsidR="00EE3582" w:rsidRDefault="00EE3582">
          <w:pPr>
            <w:pStyle w:val="31"/>
            <w:tabs>
              <w:tab w:val="right" w:leader="dot" w:pos="8296"/>
            </w:tabs>
            <w:rPr>
              <w:noProof/>
            </w:rPr>
          </w:pPr>
          <w:hyperlink w:anchor="_Toc524383268" w:history="1">
            <w:r w:rsidRPr="00592C3F">
              <w:rPr>
                <w:rStyle w:val="a3"/>
                <w:rFonts w:hAnsi="宋体" w:cs="宋体"/>
                <w:b/>
                <w:noProof/>
              </w:rPr>
              <w:t>8.1 二分图最大匹配(hungary邻接表)</w:t>
            </w:r>
            <w:r>
              <w:rPr>
                <w:noProof/>
                <w:webHidden/>
              </w:rPr>
              <w:tab/>
            </w:r>
            <w:r>
              <w:rPr>
                <w:noProof/>
                <w:webHidden/>
              </w:rPr>
              <w:fldChar w:fldCharType="begin"/>
            </w:r>
            <w:r>
              <w:rPr>
                <w:noProof/>
                <w:webHidden/>
              </w:rPr>
              <w:instrText xml:space="preserve"> PAGEREF _Toc524383268 \h </w:instrText>
            </w:r>
            <w:r>
              <w:rPr>
                <w:noProof/>
                <w:webHidden/>
              </w:rPr>
            </w:r>
            <w:r>
              <w:rPr>
                <w:noProof/>
                <w:webHidden/>
              </w:rPr>
              <w:fldChar w:fldCharType="separate"/>
            </w:r>
            <w:r>
              <w:rPr>
                <w:noProof/>
                <w:webHidden/>
              </w:rPr>
              <w:t>371</w:t>
            </w:r>
            <w:r>
              <w:rPr>
                <w:noProof/>
                <w:webHidden/>
              </w:rPr>
              <w:fldChar w:fldCharType="end"/>
            </w:r>
          </w:hyperlink>
        </w:p>
        <w:p w:rsidR="00EE3582" w:rsidRDefault="00EE3582">
          <w:pPr>
            <w:pStyle w:val="31"/>
            <w:tabs>
              <w:tab w:val="right" w:leader="dot" w:pos="8296"/>
            </w:tabs>
            <w:rPr>
              <w:noProof/>
            </w:rPr>
          </w:pPr>
          <w:hyperlink w:anchor="_Toc524383269" w:history="1">
            <w:r w:rsidRPr="00592C3F">
              <w:rPr>
                <w:rStyle w:val="a3"/>
                <w:rFonts w:hAnsi="宋体" w:cs="宋体"/>
                <w:b/>
                <w:noProof/>
              </w:rPr>
              <w:t>8.2 二分图最大匹配(hungary邻接阵)</w:t>
            </w:r>
            <w:r>
              <w:rPr>
                <w:noProof/>
                <w:webHidden/>
              </w:rPr>
              <w:tab/>
            </w:r>
            <w:r>
              <w:rPr>
                <w:noProof/>
                <w:webHidden/>
              </w:rPr>
              <w:fldChar w:fldCharType="begin"/>
            </w:r>
            <w:r>
              <w:rPr>
                <w:noProof/>
                <w:webHidden/>
              </w:rPr>
              <w:instrText xml:space="preserve"> PAGEREF _Toc524383269 \h </w:instrText>
            </w:r>
            <w:r>
              <w:rPr>
                <w:noProof/>
                <w:webHidden/>
              </w:rPr>
            </w:r>
            <w:r>
              <w:rPr>
                <w:noProof/>
                <w:webHidden/>
              </w:rPr>
              <w:fldChar w:fldCharType="separate"/>
            </w:r>
            <w:r>
              <w:rPr>
                <w:noProof/>
                <w:webHidden/>
              </w:rPr>
              <w:t>371</w:t>
            </w:r>
            <w:r>
              <w:rPr>
                <w:noProof/>
                <w:webHidden/>
              </w:rPr>
              <w:fldChar w:fldCharType="end"/>
            </w:r>
          </w:hyperlink>
        </w:p>
        <w:p w:rsidR="00EE3582" w:rsidRDefault="00EE3582">
          <w:pPr>
            <w:pStyle w:val="31"/>
            <w:tabs>
              <w:tab w:val="right" w:leader="dot" w:pos="8296"/>
            </w:tabs>
            <w:rPr>
              <w:noProof/>
            </w:rPr>
          </w:pPr>
          <w:hyperlink w:anchor="_Toc524383270" w:history="1">
            <w:r w:rsidRPr="00592C3F">
              <w:rPr>
                <w:rStyle w:val="a3"/>
                <w:rFonts w:hAnsi="宋体" w:cs="宋体"/>
                <w:b/>
                <w:noProof/>
              </w:rPr>
              <w:t>8.3 二分图最大匹配(hungary正向表)</w:t>
            </w:r>
            <w:r>
              <w:rPr>
                <w:noProof/>
                <w:webHidden/>
              </w:rPr>
              <w:tab/>
            </w:r>
            <w:r>
              <w:rPr>
                <w:noProof/>
                <w:webHidden/>
              </w:rPr>
              <w:fldChar w:fldCharType="begin"/>
            </w:r>
            <w:r>
              <w:rPr>
                <w:noProof/>
                <w:webHidden/>
              </w:rPr>
              <w:instrText xml:space="preserve"> PAGEREF _Toc524383270 \h </w:instrText>
            </w:r>
            <w:r>
              <w:rPr>
                <w:noProof/>
                <w:webHidden/>
              </w:rPr>
            </w:r>
            <w:r>
              <w:rPr>
                <w:noProof/>
                <w:webHidden/>
              </w:rPr>
              <w:fldChar w:fldCharType="separate"/>
            </w:r>
            <w:r>
              <w:rPr>
                <w:noProof/>
                <w:webHidden/>
              </w:rPr>
              <w:t>372</w:t>
            </w:r>
            <w:r>
              <w:rPr>
                <w:noProof/>
                <w:webHidden/>
              </w:rPr>
              <w:fldChar w:fldCharType="end"/>
            </w:r>
          </w:hyperlink>
        </w:p>
        <w:p w:rsidR="00EE3582" w:rsidRDefault="00EE3582">
          <w:pPr>
            <w:pStyle w:val="31"/>
            <w:tabs>
              <w:tab w:val="right" w:leader="dot" w:pos="8296"/>
            </w:tabs>
            <w:rPr>
              <w:noProof/>
            </w:rPr>
          </w:pPr>
          <w:hyperlink w:anchor="_Toc524383271" w:history="1">
            <w:r w:rsidRPr="00592C3F">
              <w:rPr>
                <w:rStyle w:val="a3"/>
                <w:rFonts w:hAnsi="宋体" w:cs="宋体"/>
                <w:b/>
                <w:noProof/>
              </w:rPr>
              <w:t>8.4二分图最佳匹配(kuhn_munkras邻接阵)</w:t>
            </w:r>
            <w:r>
              <w:rPr>
                <w:noProof/>
                <w:webHidden/>
              </w:rPr>
              <w:tab/>
            </w:r>
            <w:r>
              <w:rPr>
                <w:noProof/>
                <w:webHidden/>
              </w:rPr>
              <w:fldChar w:fldCharType="begin"/>
            </w:r>
            <w:r>
              <w:rPr>
                <w:noProof/>
                <w:webHidden/>
              </w:rPr>
              <w:instrText xml:space="preserve"> PAGEREF _Toc524383271 \h </w:instrText>
            </w:r>
            <w:r>
              <w:rPr>
                <w:noProof/>
                <w:webHidden/>
              </w:rPr>
            </w:r>
            <w:r>
              <w:rPr>
                <w:noProof/>
                <w:webHidden/>
              </w:rPr>
              <w:fldChar w:fldCharType="separate"/>
            </w:r>
            <w:r>
              <w:rPr>
                <w:noProof/>
                <w:webHidden/>
              </w:rPr>
              <w:t>372</w:t>
            </w:r>
            <w:r>
              <w:rPr>
                <w:noProof/>
                <w:webHidden/>
              </w:rPr>
              <w:fldChar w:fldCharType="end"/>
            </w:r>
          </w:hyperlink>
        </w:p>
        <w:p w:rsidR="00EE3582" w:rsidRDefault="00EE3582">
          <w:pPr>
            <w:pStyle w:val="31"/>
            <w:tabs>
              <w:tab w:val="right" w:leader="dot" w:pos="8296"/>
            </w:tabs>
            <w:rPr>
              <w:noProof/>
            </w:rPr>
          </w:pPr>
          <w:hyperlink w:anchor="_Toc524383272" w:history="1">
            <w:r w:rsidRPr="00592C3F">
              <w:rPr>
                <w:rStyle w:val="a3"/>
                <w:rFonts w:hAnsi="宋体" w:cs="宋体"/>
                <w:b/>
                <w:noProof/>
              </w:rPr>
              <w:t>8.5 一般图匹配(邻接表)</w:t>
            </w:r>
            <w:r>
              <w:rPr>
                <w:noProof/>
                <w:webHidden/>
              </w:rPr>
              <w:tab/>
            </w:r>
            <w:r>
              <w:rPr>
                <w:noProof/>
                <w:webHidden/>
              </w:rPr>
              <w:fldChar w:fldCharType="begin"/>
            </w:r>
            <w:r>
              <w:rPr>
                <w:noProof/>
                <w:webHidden/>
              </w:rPr>
              <w:instrText xml:space="preserve"> PAGEREF _Toc524383272 \h </w:instrText>
            </w:r>
            <w:r>
              <w:rPr>
                <w:noProof/>
                <w:webHidden/>
              </w:rPr>
            </w:r>
            <w:r>
              <w:rPr>
                <w:noProof/>
                <w:webHidden/>
              </w:rPr>
              <w:fldChar w:fldCharType="separate"/>
            </w:r>
            <w:r>
              <w:rPr>
                <w:noProof/>
                <w:webHidden/>
              </w:rPr>
              <w:t>373</w:t>
            </w:r>
            <w:r>
              <w:rPr>
                <w:noProof/>
                <w:webHidden/>
              </w:rPr>
              <w:fldChar w:fldCharType="end"/>
            </w:r>
          </w:hyperlink>
        </w:p>
        <w:p w:rsidR="00EE3582" w:rsidRDefault="00EE3582">
          <w:pPr>
            <w:pStyle w:val="31"/>
            <w:tabs>
              <w:tab w:val="right" w:leader="dot" w:pos="8296"/>
            </w:tabs>
            <w:rPr>
              <w:noProof/>
            </w:rPr>
          </w:pPr>
          <w:hyperlink w:anchor="_Toc524383273" w:history="1">
            <w:r w:rsidRPr="00592C3F">
              <w:rPr>
                <w:rStyle w:val="a3"/>
                <w:rFonts w:hAnsi="宋体" w:cs="宋体"/>
                <w:b/>
                <w:noProof/>
              </w:rPr>
              <w:t>8.6 一般图匹配(邻接阵)</w:t>
            </w:r>
            <w:r>
              <w:rPr>
                <w:noProof/>
                <w:webHidden/>
              </w:rPr>
              <w:tab/>
            </w:r>
            <w:r>
              <w:rPr>
                <w:noProof/>
                <w:webHidden/>
              </w:rPr>
              <w:fldChar w:fldCharType="begin"/>
            </w:r>
            <w:r>
              <w:rPr>
                <w:noProof/>
                <w:webHidden/>
              </w:rPr>
              <w:instrText xml:space="preserve"> PAGEREF _Toc524383273 \h </w:instrText>
            </w:r>
            <w:r>
              <w:rPr>
                <w:noProof/>
                <w:webHidden/>
              </w:rPr>
            </w:r>
            <w:r>
              <w:rPr>
                <w:noProof/>
                <w:webHidden/>
              </w:rPr>
              <w:fldChar w:fldCharType="separate"/>
            </w:r>
            <w:r>
              <w:rPr>
                <w:noProof/>
                <w:webHidden/>
              </w:rPr>
              <w:t>374</w:t>
            </w:r>
            <w:r>
              <w:rPr>
                <w:noProof/>
                <w:webHidden/>
              </w:rPr>
              <w:fldChar w:fldCharType="end"/>
            </w:r>
          </w:hyperlink>
        </w:p>
        <w:p w:rsidR="00EE3582" w:rsidRDefault="00EE3582">
          <w:pPr>
            <w:pStyle w:val="31"/>
            <w:tabs>
              <w:tab w:val="right" w:leader="dot" w:pos="8296"/>
            </w:tabs>
            <w:rPr>
              <w:noProof/>
            </w:rPr>
          </w:pPr>
          <w:hyperlink w:anchor="_Toc524383274" w:history="1">
            <w:r w:rsidRPr="00592C3F">
              <w:rPr>
                <w:rStyle w:val="a3"/>
                <w:rFonts w:hAnsi="宋体" w:cs="宋体"/>
                <w:b/>
                <w:noProof/>
              </w:rPr>
              <w:t>8.7 一般图匹配(正向表)</w:t>
            </w:r>
            <w:r>
              <w:rPr>
                <w:noProof/>
                <w:webHidden/>
              </w:rPr>
              <w:tab/>
            </w:r>
            <w:r>
              <w:rPr>
                <w:noProof/>
                <w:webHidden/>
              </w:rPr>
              <w:fldChar w:fldCharType="begin"/>
            </w:r>
            <w:r>
              <w:rPr>
                <w:noProof/>
                <w:webHidden/>
              </w:rPr>
              <w:instrText xml:space="preserve"> PAGEREF _Toc524383274 \h </w:instrText>
            </w:r>
            <w:r>
              <w:rPr>
                <w:noProof/>
                <w:webHidden/>
              </w:rPr>
            </w:r>
            <w:r>
              <w:rPr>
                <w:noProof/>
                <w:webHidden/>
              </w:rPr>
              <w:fldChar w:fldCharType="separate"/>
            </w:r>
            <w:r>
              <w:rPr>
                <w:noProof/>
                <w:webHidden/>
              </w:rPr>
              <w:t>375</w:t>
            </w:r>
            <w:r>
              <w:rPr>
                <w:noProof/>
                <w:webHidden/>
              </w:rPr>
              <w:fldChar w:fldCharType="end"/>
            </w:r>
          </w:hyperlink>
        </w:p>
        <w:p w:rsidR="00EE3582" w:rsidRDefault="00EE3582">
          <w:pPr>
            <w:pStyle w:val="21"/>
            <w:tabs>
              <w:tab w:val="right" w:leader="dot" w:pos="8296"/>
            </w:tabs>
            <w:rPr>
              <w:noProof/>
            </w:rPr>
          </w:pPr>
          <w:hyperlink w:anchor="_Toc524383275" w:history="1">
            <w:r w:rsidRPr="00592C3F">
              <w:rPr>
                <w:rStyle w:val="a3"/>
                <w:rFonts w:hAnsi="宋体" w:cs="宋体"/>
                <w:b/>
                <w:noProof/>
              </w:rPr>
              <w:t>9、图论</w:t>
            </w:r>
            <w:r w:rsidRPr="00592C3F">
              <w:rPr>
                <w:rStyle w:val="a3"/>
                <w:rFonts w:hAnsi="宋体" w:cs="宋体"/>
                <w:b/>
                <w:noProof/>
              </w:rPr>
              <w:t>—</w:t>
            </w:r>
            <w:r w:rsidRPr="00592C3F">
              <w:rPr>
                <w:rStyle w:val="a3"/>
                <w:rFonts w:hAnsi="宋体" w:cs="宋体"/>
                <w:b/>
                <w:noProof/>
              </w:rPr>
              <w:t>网络流</w:t>
            </w:r>
            <w:r>
              <w:rPr>
                <w:noProof/>
                <w:webHidden/>
              </w:rPr>
              <w:tab/>
            </w:r>
            <w:r>
              <w:rPr>
                <w:noProof/>
                <w:webHidden/>
              </w:rPr>
              <w:fldChar w:fldCharType="begin"/>
            </w:r>
            <w:r>
              <w:rPr>
                <w:noProof/>
                <w:webHidden/>
              </w:rPr>
              <w:instrText xml:space="preserve"> PAGEREF _Toc524383275 \h </w:instrText>
            </w:r>
            <w:r>
              <w:rPr>
                <w:noProof/>
                <w:webHidden/>
              </w:rPr>
            </w:r>
            <w:r>
              <w:rPr>
                <w:noProof/>
                <w:webHidden/>
              </w:rPr>
              <w:fldChar w:fldCharType="separate"/>
            </w:r>
            <w:r>
              <w:rPr>
                <w:noProof/>
                <w:webHidden/>
              </w:rPr>
              <w:t>376</w:t>
            </w:r>
            <w:r>
              <w:rPr>
                <w:noProof/>
                <w:webHidden/>
              </w:rPr>
              <w:fldChar w:fldCharType="end"/>
            </w:r>
          </w:hyperlink>
        </w:p>
        <w:p w:rsidR="00EE3582" w:rsidRDefault="00EE3582">
          <w:pPr>
            <w:pStyle w:val="31"/>
            <w:tabs>
              <w:tab w:val="right" w:leader="dot" w:pos="8296"/>
            </w:tabs>
            <w:rPr>
              <w:noProof/>
            </w:rPr>
          </w:pPr>
          <w:hyperlink w:anchor="_Toc524383276" w:history="1">
            <w:r w:rsidRPr="00592C3F">
              <w:rPr>
                <w:rStyle w:val="a3"/>
                <w:rFonts w:hAnsi="宋体" w:cs="宋体"/>
                <w:b/>
                <w:noProof/>
              </w:rPr>
              <w:t>9.1 最大流(邻接阵)</w:t>
            </w:r>
            <w:r>
              <w:rPr>
                <w:noProof/>
                <w:webHidden/>
              </w:rPr>
              <w:tab/>
            </w:r>
            <w:r>
              <w:rPr>
                <w:noProof/>
                <w:webHidden/>
              </w:rPr>
              <w:fldChar w:fldCharType="begin"/>
            </w:r>
            <w:r>
              <w:rPr>
                <w:noProof/>
                <w:webHidden/>
              </w:rPr>
              <w:instrText xml:space="preserve"> PAGEREF _Toc524383276 \h </w:instrText>
            </w:r>
            <w:r>
              <w:rPr>
                <w:noProof/>
                <w:webHidden/>
              </w:rPr>
            </w:r>
            <w:r>
              <w:rPr>
                <w:noProof/>
                <w:webHidden/>
              </w:rPr>
              <w:fldChar w:fldCharType="separate"/>
            </w:r>
            <w:r>
              <w:rPr>
                <w:noProof/>
                <w:webHidden/>
              </w:rPr>
              <w:t>376</w:t>
            </w:r>
            <w:r>
              <w:rPr>
                <w:noProof/>
                <w:webHidden/>
              </w:rPr>
              <w:fldChar w:fldCharType="end"/>
            </w:r>
          </w:hyperlink>
        </w:p>
        <w:p w:rsidR="00EE3582" w:rsidRDefault="00EE3582">
          <w:pPr>
            <w:pStyle w:val="31"/>
            <w:tabs>
              <w:tab w:val="right" w:leader="dot" w:pos="8296"/>
            </w:tabs>
            <w:rPr>
              <w:noProof/>
            </w:rPr>
          </w:pPr>
          <w:hyperlink w:anchor="_Toc524383277" w:history="1">
            <w:r w:rsidRPr="00592C3F">
              <w:rPr>
                <w:rStyle w:val="a3"/>
                <w:rFonts w:hAnsi="宋体" w:cs="宋体"/>
                <w:b/>
                <w:noProof/>
              </w:rPr>
              <w:t>9.2 上下界最大流(邻接阵)</w:t>
            </w:r>
            <w:r>
              <w:rPr>
                <w:noProof/>
                <w:webHidden/>
              </w:rPr>
              <w:tab/>
            </w:r>
            <w:r>
              <w:rPr>
                <w:noProof/>
                <w:webHidden/>
              </w:rPr>
              <w:fldChar w:fldCharType="begin"/>
            </w:r>
            <w:r>
              <w:rPr>
                <w:noProof/>
                <w:webHidden/>
              </w:rPr>
              <w:instrText xml:space="preserve"> PAGEREF _Toc524383277 \h </w:instrText>
            </w:r>
            <w:r>
              <w:rPr>
                <w:noProof/>
                <w:webHidden/>
              </w:rPr>
            </w:r>
            <w:r>
              <w:rPr>
                <w:noProof/>
                <w:webHidden/>
              </w:rPr>
              <w:fldChar w:fldCharType="separate"/>
            </w:r>
            <w:r>
              <w:rPr>
                <w:noProof/>
                <w:webHidden/>
              </w:rPr>
              <w:t>377</w:t>
            </w:r>
            <w:r>
              <w:rPr>
                <w:noProof/>
                <w:webHidden/>
              </w:rPr>
              <w:fldChar w:fldCharType="end"/>
            </w:r>
          </w:hyperlink>
        </w:p>
        <w:p w:rsidR="00EE3582" w:rsidRDefault="00EE3582">
          <w:pPr>
            <w:pStyle w:val="31"/>
            <w:tabs>
              <w:tab w:val="right" w:leader="dot" w:pos="8296"/>
            </w:tabs>
            <w:rPr>
              <w:noProof/>
            </w:rPr>
          </w:pPr>
          <w:hyperlink w:anchor="_Toc524383278" w:history="1">
            <w:r w:rsidRPr="00592C3F">
              <w:rPr>
                <w:rStyle w:val="a3"/>
                <w:rFonts w:hAnsi="宋体" w:cs="宋体"/>
                <w:b/>
                <w:noProof/>
              </w:rPr>
              <w:t>9.3 上下界最小流(邻接阵)</w:t>
            </w:r>
            <w:r>
              <w:rPr>
                <w:noProof/>
                <w:webHidden/>
              </w:rPr>
              <w:tab/>
            </w:r>
            <w:r>
              <w:rPr>
                <w:noProof/>
                <w:webHidden/>
              </w:rPr>
              <w:fldChar w:fldCharType="begin"/>
            </w:r>
            <w:r>
              <w:rPr>
                <w:noProof/>
                <w:webHidden/>
              </w:rPr>
              <w:instrText xml:space="preserve"> PAGEREF _Toc524383278 \h </w:instrText>
            </w:r>
            <w:r>
              <w:rPr>
                <w:noProof/>
                <w:webHidden/>
              </w:rPr>
            </w:r>
            <w:r>
              <w:rPr>
                <w:noProof/>
                <w:webHidden/>
              </w:rPr>
              <w:fldChar w:fldCharType="separate"/>
            </w:r>
            <w:r>
              <w:rPr>
                <w:noProof/>
                <w:webHidden/>
              </w:rPr>
              <w:t>377</w:t>
            </w:r>
            <w:r>
              <w:rPr>
                <w:noProof/>
                <w:webHidden/>
              </w:rPr>
              <w:fldChar w:fldCharType="end"/>
            </w:r>
          </w:hyperlink>
        </w:p>
        <w:p w:rsidR="00EE3582" w:rsidRDefault="00EE3582">
          <w:pPr>
            <w:pStyle w:val="31"/>
            <w:tabs>
              <w:tab w:val="right" w:leader="dot" w:pos="8296"/>
            </w:tabs>
            <w:rPr>
              <w:noProof/>
            </w:rPr>
          </w:pPr>
          <w:hyperlink w:anchor="_Toc524383279" w:history="1">
            <w:r w:rsidRPr="00592C3F">
              <w:rPr>
                <w:rStyle w:val="a3"/>
                <w:rFonts w:hAnsi="宋体" w:cs="宋体"/>
                <w:b/>
                <w:noProof/>
              </w:rPr>
              <w:t>9.4 最大流无流量(邻接阵)</w:t>
            </w:r>
            <w:r>
              <w:rPr>
                <w:noProof/>
                <w:webHidden/>
              </w:rPr>
              <w:tab/>
            </w:r>
            <w:r>
              <w:rPr>
                <w:noProof/>
                <w:webHidden/>
              </w:rPr>
              <w:fldChar w:fldCharType="begin"/>
            </w:r>
            <w:r>
              <w:rPr>
                <w:noProof/>
                <w:webHidden/>
              </w:rPr>
              <w:instrText xml:space="preserve"> PAGEREF _Toc524383279 \h </w:instrText>
            </w:r>
            <w:r>
              <w:rPr>
                <w:noProof/>
                <w:webHidden/>
              </w:rPr>
            </w:r>
            <w:r>
              <w:rPr>
                <w:noProof/>
                <w:webHidden/>
              </w:rPr>
              <w:fldChar w:fldCharType="separate"/>
            </w:r>
            <w:r>
              <w:rPr>
                <w:noProof/>
                <w:webHidden/>
              </w:rPr>
              <w:t>378</w:t>
            </w:r>
            <w:r>
              <w:rPr>
                <w:noProof/>
                <w:webHidden/>
              </w:rPr>
              <w:fldChar w:fldCharType="end"/>
            </w:r>
          </w:hyperlink>
        </w:p>
        <w:p w:rsidR="00EE3582" w:rsidRDefault="00EE3582">
          <w:pPr>
            <w:pStyle w:val="31"/>
            <w:tabs>
              <w:tab w:val="right" w:leader="dot" w:pos="8296"/>
            </w:tabs>
            <w:rPr>
              <w:noProof/>
            </w:rPr>
          </w:pPr>
          <w:hyperlink w:anchor="_Toc524383280" w:history="1">
            <w:r w:rsidRPr="00592C3F">
              <w:rPr>
                <w:rStyle w:val="a3"/>
                <w:rFonts w:hAnsi="宋体" w:cs="宋体"/>
                <w:b/>
                <w:noProof/>
              </w:rPr>
              <w:t>9.5 最小费用最大流(邻接阵)</w:t>
            </w:r>
            <w:r>
              <w:rPr>
                <w:noProof/>
                <w:webHidden/>
              </w:rPr>
              <w:tab/>
            </w:r>
            <w:r>
              <w:rPr>
                <w:noProof/>
                <w:webHidden/>
              </w:rPr>
              <w:fldChar w:fldCharType="begin"/>
            </w:r>
            <w:r>
              <w:rPr>
                <w:noProof/>
                <w:webHidden/>
              </w:rPr>
              <w:instrText xml:space="preserve"> PAGEREF _Toc524383280 \h </w:instrText>
            </w:r>
            <w:r>
              <w:rPr>
                <w:noProof/>
                <w:webHidden/>
              </w:rPr>
            </w:r>
            <w:r>
              <w:rPr>
                <w:noProof/>
                <w:webHidden/>
              </w:rPr>
              <w:fldChar w:fldCharType="separate"/>
            </w:r>
            <w:r>
              <w:rPr>
                <w:noProof/>
                <w:webHidden/>
              </w:rPr>
              <w:t>379</w:t>
            </w:r>
            <w:r>
              <w:rPr>
                <w:noProof/>
                <w:webHidden/>
              </w:rPr>
              <w:fldChar w:fldCharType="end"/>
            </w:r>
          </w:hyperlink>
        </w:p>
        <w:p w:rsidR="00EE3582" w:rsidRDefault="00EE3582">
          <w:pPr>
            <w:pStyle w:val="21"/>
            <w:tabs>
              <w:tab w:val="right" w:leader="dot" w:pos="8296"/>
            </w:tabs>
            <w:rPr>
              <w:noProof/>
            </w:rPr>
          </w:pPr>
          <w:hyperlink w:anchor="_Toc524383281" w:history="1">
            <w:r w:rsidRPr="00592C3F">
              <w:rPr>
                <w:rStyle w:val="a3"/>
                <w:rFonts w:hAnsi="宋体" w:cs="宋体"/>
                <w:b/>
                <w:noProof/>
              </w:rPr>
              <w:t>10、     图论</w:t>
            </w:r>
            <w:r w:rsidRPr="00592C3F">
              <w:rPr>
                <w:rStyle w:val="a3"/>
                <w:rFonts w:hAnsi="宋体" w:cs="宋体"/>
                <w:b/>
                <w:noProof/>
              </w:rPr>
              <w:t>—</w:t>
            </w:r>
            <w:r w:rsidRPr="00592C3F">
              <w:rPr>
                <w:rStyle w:val="a3"/>
                <w:rFonts w:hAnsi="宋体" w:cs="宋体"/>
                <w:b/>
                <w:noProof/>
              </w:rPr>
              <w:t>应用</w:t>
            </w:r>
            <w:r>
              <w:rPr>
                <w:noProof/>
                <w:webHidden/>
              </w:rPr>
              <w:tab/>
            </w:r>
            <w:r>
              <w:rPr>
                <w:noProof/>
                <w:webHidden/>
              </w:rPr>
              <w:fldChar w:fldCharType="begin"/>
            </w:r>
            <w:r>
              <w:rPr>
                <w:noProof/>
                <w:webHidden/>
              </w:rPr>
              <w:instrText xml:space="preserve"> PAGEREF _Toc524383281 \h </w:instrText>
            </w:r>
            <w:r>
              <w:rPr>
                <w:noProof/>
                <w:webHidden/>
              </w:rPr>
            </w:r>
            <w:r>
              <w:rPr>
                <w:noProof/>
                <w:webHidden/>
              </w:rPr>
              <w:fldChar w:fldCharType="separate"/>
            </w:r>
            <w:r>
              <w:rPr>
                <w:noProof/>
                <w:webHidden/>
              </w:rPr>
              <w:t>380</w:t>
            </w:r>
            <w:r>
              <w:rPr>
                <w:noProof/>
                <w:webHidden/>
              </w:rPr>
              <w:fldChar w:fldCharType="end"/>
            </w:r>
          </w:hyperlink>
        </w:p>
        <w:p w:rsidR="00EE3582" w:rsidRDefault="00EE3582">
          <w:pPr>
            <w:pStyle w:val="31"/>
            <w:tabs>
              <w:tab w:val="right" w:leader="dot" w:pos="8296"/>
            </w:tabs>
            <w:rPr>
              <w:noProof/>
            </w:rPr>
          </w:pPr>
          <w:hyperlink w:anchor="_Toc524383282" w:history="1">
            <w:r w:rsidRPr="00592C3F">
              <w:rPr>
                <w:rStyle w:val="a3"/>
                <w:rFonts w:hAnsi="宋体" w:cs="宋体"/>
                <w:b/>
                <w:noProof/>
              </w:rPr>
              <w:t>10.1 欧拉回路(邻接阵)</w:t>
            </w:r>
            <w:r>
              <w:rPr>
                <w:noProof/>
                <w:webHidden/>
              </w:rPr>
              <w:tab/>
            </w:r>
            <w:r>
              <w:rPr>
                <w:noProof/>
                <w:webHidden/>
              </w:rPr>
              <w:fldChar w:fldCharType="begin"/>
            </w:r>
            <w:r>
              <w:rPr>
                <w:noProof/>
                <w:webHidden/>
              </w:rPr>
              <w:instrText xml:space="preserve"> PAGEREF _Toc524383282 \h </w:instrText>
            </w:r>
            <w:r>
              <w:rPr>
                <w:noProof/>
                <w:webHidden/>
              </w:rPr>
            </w:r>
            <w:r>
              <w:rPr>
                <w:noProof/>
                <w:webHidden/>
              </w:rPr>
              <w:fldChar w:fldCharType="separate"/>
            </w:r>
            <w:r>
              <w:rPr>
                <w:noProof/>
                <w:webHidden/>
              </w:rPr>
              <w:t>380</w:t>
            </w:r>
            <w:r>
              <w:rPr>
                <w:noProof/>
                <w:webHidden/>
              </w:rPr>
              <w:fldChar w:fldCharType="end"/>
            </w:r>
          </w:hyperlink>
        </w:p>
        <w:p w:rsidR="00EE3582" w:rsidRDefault="00EE3582">
          <w:pPr>
            <w:pStyle w:val="31"/>
            <w:tabs>
              <w:tab w:val="right" w:leader="dot" w:pos="8296"/>
            </w:tabs>
            <w:rPr>
              <w:noProof/>
            </w:rPr>
          </w:pPr>
          <w:hyperlink w:anchor="_Toc524383283" w:history="1">
            <w:r w:rsidRPr="00592C3F">
              <w:rPr>
                <w:rStyle w:val="a3"/>
                <w:rFonts w:hAnsi="宋体" w:cs="宋体"/>
                <w:b/>
                <w:noProof/>
              </w:rPr>
              <w:t>10.2 树的前序表转化</w:t>
            </w:r>
            <w:r>
              <w:rPr>
                <w:noProof/>
                <w:webHidden/>
              </w:rPr>
              <w:tab/>
            </w:r>
            <w:r>
              <w:rPr>
                <w:noProof/>
                <w:webHidden/>
              </w:rPr>
              <w:fldChar w:fldCharType="begin"/>
            </w:r>
            <w:r>
              <w:rPr>
                <w:noProof/>
                <w:webHidden/>
              </w:rPr>
              <w:instrText xml:space="preserve"> PAGEREF _Toc524383283 \h </w:instrText>
            </w:r>
            <w:r>
              <w:rPr>
                <w:noProof/>
                <w:webHidden/>
              </w:rPr>
            </w:r>
            <w:r>
              <w:rPr>
                <w:noProof/>
                <w:webHidden/>
              </w:rPr>
              <w:fldChar w:fldCharType="separate"/>
            </w:r>
            <w:r>
              <w:rPr>
                <w:noProof/>
                <w:webHidden/>
              </w:rPr>
              <w:t>380</w:t>
            </w:r>
            <w:r>
              <w:rPr>
                <w:noProof/>
                <w:webHidden/>
              </w:rPr>
              <w:fldChar w:fldCharType="end"/>
            </w:r>
          </w:hyperlink>
        </w:p>
        <w:p w:rsidR="00EE3582" w:rsidRDefault="00EE3582">
          <w:pPr>
            <w:pStyle w:val="31"/>
            <w:tabs>
              <w:tab w:val="right" w:leader="dot" w:pos="8296"/>
            </w:tabs>
            <w:rPr>
              <w:noProof/>
            </w:rPr>
          </w:pPr>
          <w:hyperlink w:anchor="_Toc524383284" w:history="1">
            <w:r w:rsidRPr="00592C3F">
              <w:rPr>
                <w:rStyle w:val="a3"/>
                <w:rFonts w:hAnsi="宋体" w:cs="宋体"/>
                <w:b/>
                <w:noProof/>
              </w:rPr>
              <w:t>10.3 树的优化算法</w:t>
            </w:r>
            <w:r>
              <w:rPr>
                <w:noProof/>
                <w:webHidden/>
              </w:rPr>
              <w:tab/>
            </w:r>
            <w:r>
              <w:rPr>
                <w:noProof/>
                <w:webHidden/>
              </w:rPr>
              <w:fldChar w:fldCharType="begin"/>
            </w:r>
            <w:r>
              <w:rPr>
                <w:noProof/>
                <w:webHidden/>
              </w:rPr>
              <w:instrText xml:space="preserve"> PAGEREF _Toc524383284 \h </w:instrText>
            </w:r>
            <w:r>
              <w:rPr>
                <w:noProof/>
                <w:webHidden/>
              </w:rPr>
            </w:r>
            <w:r>
              <w:rPr>
                <w:noProof/>
                <w:webHidden/>
              </w:rPr>
              <w:fldChar w:fldCharType="separate"/>
            </w:r>
            <w:r>
              <w:rPr>
                <w:noProof/>
                <w:webHidden/>
              </w:rPr>
              <w:t>381</w:t>
            </w:r>
            <w:r>
              <w:rPr>
                <w:noProof/>
                <w:webHidden/>
              </w:rPr>
              <w:fldChar w:fldCharType="end"/>
            </w:r>
          </w:hyperlink>
        </w:p>
        <w:p w:rsidR="00EE3582" w:rsidRDefault="00EE3582">
          <w:pPr>
            <w:pStyle w:val="31"/>
            <w:tabs>
              <w:tab w:val="right" w:leader="dot" w:pos="8296"/>
            </w:tabs>
            <w:rPr>
              <w:noProof/>
            </w:rPr>
          </w:pPr>
          <w:hyperlink w:anchor="_Toc524383285" w:history="1">
            <w:r w:rsidRPr="00592C3F">
              <w:rPr>
                <w:rStyle w:val="a3"/>
                <w:rFonts w:hAnsi="宋体" w:cs="宋体"/>
                <w:b/>
                <w:noProof/>
              </w:rPr>
              <w:t>10.4 拓扑排序(邻接阵)</w:t>
            </w:r>
            <w:r>
              <w:rPr>
                <w:noProof/>
                <w:webHidden/>
              </w:rPr>
              <w:tab/>
            </w:r>
            <w:r>
              <w:rPr>
                <w:noProof/>
                <w:webHidden/>
              </w:rPr>
              <w:fldChar w:fldCharType="begin"/>
            </w:r>
            <w:r>
              <w:rPr>
                <w:noProof/>
                <w:webHidden/>
              </w:rPr>
              <w:instrText xml:space="preserve"> PAGEREF _Toc524383285 \h </w:instrText>
            </w:r>
            <w:r>
              <w:rPr>
                <w:noProof/>
                <w:webHidden/>
              </w:rPr>
            </w:r>
            <w:r>
              <w:rPr>
                <w:noProof/>
                <w:webHidden/>
              </w:rPr>
              <w:fldChar w:fldCharType="separate"/>
            </w:r>
            <w:r>
              <w:rPr>
                <w:noProof/>
                <w:webHidden/>
              </w:rPr>
              <w:t>383</w:t>
            </w:r>
            <w:r>
              <w:rPr>
                <w:noProof/>
                <w:webHidden/>
              </w:rPr>
              <w:fldChar w:fldCharType="end"/>
            </w:r>
          </w:hyperlink>
        </w:p>
        <w:p w:rsidR="00EE3582" w:rsidRDefault="00EE3582">
          <w:pPr>
            <w:pStyle w:val="31"/>
            <w:tabs>
              <w:tab w:val="right" w:leader="dot" w:pos="8296"/>
            </w:tabs>
            <w:rPr>
              <w:noProof/>
            </w:rPr>
          </w:pPr>
          <w:hyperlink w:anchor="_Toc524383286" w:history="1">
            <w:r w:rsidRPr="00592C3F">
              <w:rPr>
                <w:rStyle w:val="a3"/>
                <w:rFonts w:hAnsi="宋体" w:cs="宋体"/>
                <w:b/>
                <w:noProof/>
              </w:rPr>
              <w:t>10.5 最佳边割集</w:t>
            </w:r>
            <w:r>
              <w:rPr>
                <w:noProof/>
                <w:webHidden/>
              </w:rPr>
              <w:tab/>
            </w:r>
            <w:r>
              <w:rPr>
                <w:noProof/>
                <w:webHidden/>
              </w:rPr>
              <w:fldChar w:fldCharType="begin"/>
            </w:r>
            <w:r>
              <w:rPr>
                <w:noProof/>
                <w:webHidden/>
              </w:rPr>
              <w:instrText xml:space="preserve"> PAGEREF _Toc524383286 \h </w:instrText>
            </w:r>
            <w:r>
              <w:rPr>
                <w:noProof/>
                <w:webHidden/>
              </w:rPr>
            </w:r>
            <w:r>
              <w:rPr>
                <w:noProof/>
                <w:webHidden/>
              </w:rPr>
              <w:fldChar w:fldCharType="separate"/>
            </w:r>
            <w:r>
              <w:rPr>
                <w:noProof/>
                <w:webHidden/>
              </w:rPr>
              <w:t>383</w:t>
            </w:r>
            <w:r>
              <w:rPr>
                <w:noProof/>
                <w:webHidden/>
              </w:rPr>
              <w:fldChar w:fldCharType="end"/>
            </w:r>
          </w:hyperlink>
        </w:p>
        <w:p w:rsidR="00EE3582" w:rsidRDefault="00EE3582">
          <w:pPr>
            <w:pStyle w:val="31"/>
            <w:tabs>
              <w:tab w:val="right" w:leader="dot" w:pos="8296"/>
            </w:tabs>
            <w:rPr>
              <w:noProof/>
            </w:rPr>
          </w:pPr>
          <w:hyperlink w:anchor="_Toc524383287" w:history="1">
            <w:r w:rsidRPr="00592C3F">
              <w:rPr>
                <w:rStyle w:val="a3"/>
                <w:rFonts w:hAnsi="宋体" w:cs="宋体"/>
                <w:b/>
                <w:noProof/>
              </w:rPr>
              <w:t>10.6 最佳点割集</w:t>
            </w:r>
            <w:r>
              <w:rPr>
                <w:noProof/>
                <w:webHidden/>
              </w:rPr>
              <w:tab/>
            </w:r>
            <w:r>
              <w:rPr>
                <w:noProof/>
                <w:webHidden/>
              </w:rPr>
              <w:fldChar w:fldCharType="begin"/>
            </w:r>
            <w:r>
              <w:rPr>
                <w:noProof/>
                <w:webHidden/>
              </w:rPr>
              <w:instrText xml:space="preserve"> PAGEREF _Toc524383287 \h </w:instrText>
            </w:r>
            <w:r>
              <w:rPr>
                <w:noProof/>
                <w:webHidden/>
              </w:rPr>
            </w:r>
            <w:r>
              <w:rPr>
                <w:noProof/>
                <w:webHidden/>
              </w:rPr>
              <w:fldChar w:fldCharType="separate"/>
            </w:r>
            <w:r>
              <w:rPr>
                <w:noProof/>
                <w:webHidden/>
              </w:rPr>
              <w:t>384</w:t>
            </w:r>
            <w:r>
              <w:rPr>
                <w:noProof/>
                <w:webHidden/>
              </w:rPr>
              <w:fldChar w:fldCharType="end"/>
            </w:r>
          </w:hyperlink>
        </w:p>
        <w:p w:rsidR="00EE3582" w:rsidRDefault="00EE3582">
          <w:pPr>
            <w:pStyle w:val="31"/>
            <w:tabs>
              <w:tab w:val="right" w:leader="dot" w:pos="8296"/>
            </w:tabs>
            <w:rPr>
              <w:noProof/>
            </w:rPr>
          </w:pPr>
          <w:hyperlink w:anchor="_Toc524383288" w:history="1">
            <w:r w:rsidRPr="00592C3F">
              <w:rPr>
                <w:rStyle w:val="a3"/>
                <w:rFonts w:hAnsi="宋体" w:cs="宋体"/>
                <w:b/>
                <w:noProof/>
              </w:rPr>
              <w:t>10.7 最小边割集</w:t>
            </w:r>
            <w:r>
              <w:rPr>
                <w:noProof/>
                <w:webHidden/>
              </w:rPr>
              <w:tab/>
            </w:r>
            <w:r>
              <w:rPr>
                <w:noProof/>
                <w:webHidden/>
              </w:rPr>
              <w:fldChar w:fldCharType="begin"/>
            </w:r>
            <w:r>
              <w:rPr>
                <w:noProof/>
                <w:webHidden/>
              </w:rPr>
              <w:instrText xml:space="preserve"> PAGEREF _Toc524383288 \h </w:instrText>
            </w:r>
            <w:r>
              <w:rPr>
                <w:noProof/>
                <w:webHidden/>
              </w:rPr>
            </w:r>
            <w:r>
              <w:rPr>
                <w:noProof/>
                <w:webHidden/>
              </w:rPr>
              <w:fldChar w:fldCharType="separate"/>
            </w:r>
            <w:r>
              <w:rPr>
                <w:noProof/>
                <w:webHidden/>
              </w:rPr>
              <w:t>385</w:t>
            </w:r>
            <w:r>
              <w:rPr>
                <w:noProof/>
                <w:webHidden/>
              </w:rPr>
              <w:fldChar w:fldCharType="end"/>
            </w:r>
          </w:hyperlink>
        </w:p>
        <w:p w:rsidR="00EE3582" w:rsidRDefault="00EE3582">
          <w:pPr>
            <w:pStyle w:val="31"/>
            <w:tabs>
              <w:tab w:val="right" w:leader="dot" w:pos="8296"/>
            </w:tabs>
            <w:rPr>
              <w:noProof/>
            </w:rPr>
          </w:pPr>
          <w:hyperlink w:anchor="_Toc524383289" w:history="1">
            <w:r w:rsidRPr="00592C3F">
              <w:rPr>
                <w:rStyle w:val="a3"/>
                <w:rFonts w:hAnsi="宋体" w:cs="宋体"/>
                <w:b/>
                <w:noProof/>
              </w:rPr>
              <w:t>10.8 最小点割集</w:t>
            </w:r>
            <w:r>
              <w:rPr>
                <w:noProof/>
                <w:webHidden/>
              </w:rPr>
              <w:tab/>
            </w:r>
            <w:r>
              <w:rPr>
                <w:noProof/>
                <w:webHidden/>
              </w:rPr>
              <w:fldChar w:fldCharType="begin"/>
            </w:r>
            <w:r>
              <w:rPr>
                <w:noProof/>
                <w:webHidden/>
              </w:rPr>
              <w:instrText xml:space="preserve"> PAGEREF _Toc524383289 \h </w:instrText>
            </w:r>
            <w:r>
              <w:rPr>
                <w:noProof/>
                <w:webHidden/>
              </w:rPr>
            </w:r>
            <w:r>
              <w:rPr>
                <w:noProof/>
                <w:webHidden/>
              </w:rPr>
              <w:fldChar w:fldCharType="separate"/>
            </w:r>
            <w:r>
              <w:rPr>
                <w:noProof/>
                <w:webHidden/>
              </w:rPr>
              <w:t>387</w:t>
            </w:r>
            <w:r>
              <w:rPr>
                <w:noProof/>
                <w:webHidden/>
              </w:rPr>
              <w:fldChar w:fldCharType="end"/>
            </w:r>
          </w:hyperlink>
        </w:p>
        <w:p w:rsidR="00EE3582" w:rsidRDefault="00EE3582">
          <w:pPr>
            <w:pStyle w:val="31"/>
            <w:tabs>
              <w:tab w:val="right" w:leader="dot" w:pos="8296"/>
            </w:tabs>
            <w:rPr>
              <w:noProof/>
            </w:rPr>
          </w:pPr>
          <w:hyperlink w:anchor="_Toc524383290" w:history="1">
            <w:r w:rsidRPr="00592C3F">
              <w:rPr>
                <w:rStyle w:val="a3"/>
                <w:rFonts w:hAnsi="宋体" w:cs="宋体"/>
                <w:b/>
                <w:noProof/>
              </w:rPr>
              <w:t>10.9 最小路径覆盖</w:t>
            </w:r>
            <w:r>
              <w:rPr>
                <w:noProof/>
                <w:webHidden/>
              </w:rPr>
              <w:tab/>
            </w:r>
            <w:r>
              <w:rPr>
                <w:noProof/>
                <w:webHidden/>
              </w:rPr>
              <w:fldChar w:fldCharType="begin"/>
            </w:r>
            <w:r>
              <w:rPr>
                <w:noProof/>
                <w:webHidden/>
              </w:rPr>
              <w:instrText xml:space="preserve"> PAGEREF _Toc524383290 \h </w:instrText>
            </w:r>
            <w:r>
              <w:rPr>
                <w:noProof/>
                <w:webHidden/>
              </w:rPr>
            </w:r>
            <w:r>
              <w:rPr>
                <w:noProof/>
                <w:webHidden/>
              </w:rPr>
              <w:fldChar w:fldCharType="separate"/>
            </w:r>
            <w:r>
              <w:rPr>
                <w:noProof/>
                <w:webHidden/>
              </w:rPr>
              <w:t>388</w:t>
            </w:r>
            <w:r>
              <w:rPr>
                <w:noProof/>
                <w:webHidden/>
              </w:rPr>
              <w:fldChar w:fldCharType="end"/>
            </w:r>
          </w:hyperlink>
        </w:p>
        <w:p w:rsidR="00174533" w:rsidRPr="000665B4" w:rsidRDefault="00174533">
          <w:pPr>
            <w:rPr>
              <w:rFonts w:ascii="宋体" w:eastAsia="宋体" w:hAnsi="宋体"/>
            </w:rPr>
          </w:pPr>
          <w:r w:rsidRPr="000665B4">
            <w:rPr>
              <w:rFonts w:ascii="宋体" w:eastAsia="宋体" w:hAnsi="宋体"/>
              <w:b/>
              <w:bCs/>
              <w:lang w:val="zh-CN"/>
            </w:rPr>
            <w:fldChar w:fldCharType="end"/>
          </w:r>
        </w:p>
      </w:sdtContent>
    </w:sdt>
    <w:p w:rsidR="00F21C46" w:rsidRPr="000665B4" w:rsidRDefault="004B1ACF" w:rsidP="00F21C46">
      <w:pPr>
        <w:pStyle w:val="1"/>
        <w:rPr>
          <w:rFonts w:ascii="宋体" w:eastAsia="宋体" w:hAnsi="宋体"/>
        </w:rPr>
      </w:pPr>
      <w:bookmarkStart w:id="1" w:name="_Toc524382902"/>
      <w:r w:rsidRPr="000665B4">
        <w:rPr>
          <w:rFonts w:ascii="宋体" w:eastAsia="宋体" w:hAnsi="宋体" w:hint="eastAsia"/>
        </w:rPr>
        <w:lastRenderedPageBreak/>
        <w:t>一</w:t>
      </w:r>
      <w:r w:rsidR="00572776" w:rsidRPr="000665B4">
        <w:rPr>
          <w:rFonts w:ascii="宋体" w:eastAsia="宋体" w:hAnsi="宋体" w:hint="eastAsia"/>
        </w:rPr>
        <w:t>、</w:t>
      </w:r>
      <w:r w:rsidR="007341D3" w:rsidRPr="000665B4">
        <w:rPr>
          <w:rFonts w:ascii="宋体" w:eastAsia="宋体" w:hAnsi="宋体" w:hint="eastAsia"/>
        </w:rPr>
        <w:t>基础算法</w:t>
      </w:r>
      <w:r w:rsidR="00661A5C" w:rsidRPr="000665B4">
        <w:rPr>
          <w:rFonts w:ascii="宋体" w:eastAsia="宋体" w:hAnsi="宋体" w:hint="eastAsia"/>
        </w:rPr>
        <w:t>&amp;</w:t>
      </w:r>
      <w:r w:rsidR="007341D3" w:rsidRPr="000665B4">
        <w:rPr>
          <w:rFonts w:ascii="宋体" w:eastAsia="宋体" w:hAnsi="宋体" w:hint="eastAsia"/>
        </w:rPr>
        <w:t>程序</w:t>
      </w:r>
      <w:r w:rsidR="00661A5C" w:rsidRPr="000665B4">
        <w:rPr>
          <w:rFonts w:ascii="宋体" w:eastAsia="宋体" w:hAnsi="宋体" w:hint="eastAsia"/>
        </w:rPr>
        <w:t>语言</w:t>
      </w:r>
      <w:bookmarkEnd w:id="1"/>
    </w:p>
    <w:p w:rsidR="00BB51E3" w:rsidRPr="000665B4" w:rsidRDefault="00BB51E3" w:rsidP="00BB51E3">
      <w:pPr>
        <w:pStyle w:val="2"/>
        <w:rPr>
          <w:rFonts w:ascii="宋体" w:eastAsia="宋体" w:hAnsi="宋体"/>
          <w:b w:val="0"/>
        </w:rPr>
      </w:pPr>
      <w:bookmarkStart w:id="2" w:name="_Toc524382903"/>
      <w:r w:rsidRPr="000665B4">
        <w:rPr>
          <w:rFonts w:ascii="宋体" w:eastAsia="宋体" w:hAnsi="宋体" w:hint="eastAsia"/>
          <w:b w:val="0"/>
        </w:rPr>
        <w:t>补题</w:t>
      </w:r>
      <w:bookmarkEnd w:id="2"/>
    </w:p>
    <w:p w:rsidR="00B722F2" w:rsidRPr="000665B4" w:rsidRDefault="00B722F2" w:rsidP="00B722F2">
      <w:pPr>
        <w:pStyle w:val="3"/>
        <w:rPr>
          <w:rFonts w:ascii="宋体" w:eastAsia="宋体" w:hAnsi="宋体"/>
          <w:b w:val="0"/>
        </w:rPr>
      </w:pPr>
      <w:bookmarkStart w:id="3" w:name="_Toc524382904"/>
      <w:r w:rsidRPr="000665B4">
        <w:rPr>
          <w:rFonts w:ascii="宋体" w:eastAsia="宋体" w:hAnsi="宋体" w:hint="eastAsia"/>
          <w:b w:val="0"/>
        </w:rPr>
        <w:t>2018</w:t>
      </w:r>
      <w:r w:rsidRPr="000665B4">
        <w:rPr>
          <w:rFonts w:ascii="宋体" w:eastAsia="宋体" w:hAnsi="宋体"/>
          <w:b w:val="0"/>
        </w:rPr>
        <w:t>ICPC</w:t>
      </w:r>
      <w:r w:rsidRPr="000665B4">
        <w:rPr>
          <w:rFonts w:ascii="宋体" w:eastAsia="宋体" w:hAnsi="宋体" w:hint="eastAsia"/>
          <w:b w:val="0"/>
        </w:rPr>
        <w:t>南京站网络预选赛-</w:t>
      </w:r>
      <w:r w:rsidRPr="000665B4">
        <w:rPr>
          <w:rFonts w:ascii="宋体" w:eastAsia="宋体" w:hAnsi="宋体"/>
          <w:b w:val="0"/>
        </w:rPr>
        <w:t>Lpl and Energy-saving Lamps</w:t>
      </w:r>
      <w:bookmarkEnd w:id="3"/>
    </w:p>
    <w:p w:rsidR="00B722F2" w:rsidRPr="000665B4" w:rsidRDefault="00B722F2" w:rsidP="00B722F2">
      <w:pPr>
        <w:rPr>
          <w:rFonts w:ascii="宋体" w:eastAsia="宋体" w:hAnsi="宋体"/>
        </w:rPr>
      </w:pPr>
      <w:r w:rsidRPr="000665B4">
        <w:rPr>
          <w:rFonts w:ascii="宋体" w:eastAsia="宋体" w:hAnsi="宋体" w:hint="eastAsia"/>
        </w:rPr>
        <w:t>【Source】计蒜客</w:t>
      </w:r>
    </w:p>
    <w:p w:rsidR="00B722F2" w:rsidRPr="000665B4" w:rsidRDefault="00B722F2" w:rsidP="00B722F2">
      <w:pPr>
        <w:rPr>
          <w:rFonts w:ascii="宋体" w:eastAsia="宋体" w:hAnsi="宋体"/>
        </w:rPr>
      </w:pPr>
      <w:r w:rsidRPr="000665B4">
        <w:rPr>
          <w:rFonts w:ascii="宋体" w:eastAsia="宋体" w:hAnsi="宋体" w:hint="eastAsia"/>
        </w:rPr>
        <w:t>【TAG】铜牌题</w:t>
      </w:r>
    </w:p>
    <w:p w:rsidR="00B722F2" w:rsidRPr="000665B4" w:rsidRDefault="00B722F2" w:rsidP="00B722F2">
      <w:pPr>
        <w:rPr>
          <w:rFonts w:ascii="宋体" w:eastAsia="宋体" w:hAnsi="宋体"/>
        </w:rPr>
      </w:pPr>
      <w:r w:rsidRPr="000665B4">
        <w:rPr>
          <w:rFonts w:ascii="宋体" w:eastAsia="宋体" w:hAnsi="宋体" w:hint="eastAsia"/>
        </w:rPr>
        <w:t>【题解】</w:t>
      </w:r>
    </w:p>
    <w:p w:rsidR="00B722F2" w:rsidRPr="000665B4" w:rsidRDefault="00B722F2" w:rsidP="00B722F2">
      <w:pPr>
        <w:rPr>
          <w:rFonts w:ascii="宋体" w:eastAsia="宋体" w:hAnsi="宋体"/>
        </w:rPr>
      </w:pPr>
      <w:r w:rsidRPr="000665B4">
        <w:rPr>
          <w:rFonts w:ascii="宋体" w:eastAsia="宋体" w:hAnsi="宋体" w:hint="eastAsia"/>
        </w:rPr>
        <w:t>【代码】</w:t>
      </w:r>
    </w:p>
    <w:p w:rsidR="00BF5ABA" w:rsidRPr="000665B4" w:rsidRDefault="00BF5ABA" w:rsidP="00BF5ABA">
      <w:pPr>
        <w:pStyle w:val="3"/>
        <w:rPr>
          <w:rFonts w:ascii="宋体" w:eastAsia="宋体" w:hAnsi="宋体"/>
          <w:b w:val="0"/>
        </w:rPr>
      </w:pPr>
      <w:bookmarkStart w:id="4" w:name="_Toc524382905"/>
      <w:r w:rsidRPr="000665B4">
        <w:rPr>
          <w:rFonts w:ascii="宋体" w:eastAsia="宋体" w:hAnsi="宋体" w:hint="eastAsia"/>
          <w:b w:val="0"/>
        </w:rPr>
        <w:t>铜牌题-前置：无</w:t>
      </w:r>
      <w:bookmarkEnd w:id="4"/>
    </w:p>
    <w:p w:rsidR="00BF5ABA" w:rsidRPr="000665B4" w:rsidRDefault="00BF5ABA" w:rsidP="00BF5ABA">
      <w:pPr>
        <w:rPr>
          <w:rFonts w:ascii="宋体" w:eastAsia="宋体" w:hAnsi="宋体"/>
        </w:rPr>
      </w:pPr>
      <w:r w:rsidRPr="000665B4">
        <w:rPr>
          <w:rFonts w:ascii="宋体" w:eastAsia="宋体" w:hAnsi="宋体" w:hint="eastAsia"/>
        </w:rPr>
        <w:t>2018杭电暑期多校7-</w:t>
      </w:r>
      <w:r w:rsidRPr="000665B4">
        <w:rPr>
          <w:rFonts w:ascii="宋体" w:eastAsia="宋体" w:hAnsi="宋体"/>
        </w:rPr>
        <w:t>1011</w:t>
      </w:r>
      <w:r w:rsidRPr="000665B4">
        <w:rPr>
          <w:rFonts w:ascii="宋体" w:eastAsia="宋体" w:hAnsi="宋体" w:hint="eastAsia"/>
        </w:rPr>
        <w:t>-</w:t>
      </w:r>
      <w:hyperlink r:id="rId8" w:history="1">
        <w:r w:rsidRPr="000665B4">
          <w:rPr>
            <w:rFonts w:ascii="宋体" w:eastAsia="宋体" w:hAnsi="宋体"/>
          </w:rPr>
          <w:t>Swordsman</w:t>
        </w:r>
      </w:hyperlink>
      <w:r w:rsidRPr="000665B4">
        <w:rPr>
          <w:rFonts w:ascii="宋体" w:eastAsia="宋体" w:hAnsi="宋体" w:hint="eastAsia"/>
        </w:rPr>
        <w:t>-</w:t>
      </w:r>
      <w:r w:rsidRPr="000665B4">
        <w:rPr>
          <w:rFonts w:ascii="宋体" w:eastAsia="宋体" w:hAnsi="宋体"/>
        </w:rPr>
        <w:t>HDU</w:t>
      </w:r>
      <w:r w:rsidRPr="000665B4">
        <w:rPr>
          <w:rFonts w:ascii="宋体" w:eastAsia="宋体" w:hAnsi="宋体" w:hint="eastAsia"/>
        </w:rPr>
        <w:t>-</w:t>
      </w:r>
      <w:r w:rsidRPr="000665B4">
        <w:rPr>
          <w:rFonts w:ascii="宋体" w:eastAsia="宋体" w:hAnsi="宋体"/>
        </w:rPr>
        <w:t>6396</w:t>
      </w:r>
    </w:p>
    <w:p w:rsidR="00BF5ABA" w:rsidRPr="000665B4" w:rsidRDefault="00BF5ABA" w:rsidP="00BF5ABA">
      <w:pPr>
        <w:rPr>
          <w:rFonts w:ascii="宋体" w:eastAsia="宋体" w:hAnsi="宋体"/>
        </w:rPr>
      </w:pPr>
      <w:r w:rsidRPr="000665B4">
        <w:rPr>
          <w:rFonts w:ascii="宋体" w:eastAsia="宋体" w:hAnsi="宋体" w:hint="eastAsia"/>
        </w:rPr>
        <w:t>【TAG】</w:t>
      </w:r>
    </w:p>
    <w:p w:rsidR="00BF5ABA" w:rsidRPr="000665B4" w:rsidRDefault="00BF5ABA" w:rsidP="00BF5ABA">
      <w:pPr>
        <w:pStyle w:val="3"/>
        <w:rPr>
          <w:rFonts w:ascii="宋体" w:eastAsia="宋体" w:hAnsi="宋体"/>
          <w:b w:val="0"/>
        </w:rPr>
      </w:pPr>
      <w:bookmarkStart w:id="5" w:name="_Toc524382906"/>
      <w:r w:rsidRPr="000665B4">
        <w:rPr>
          <w:rFonts w:ascii="宋体" w:eastAsia="宋体" w:hAnsi="宋体" w:hint="eastAsia"/>
          <w:b w:val="0"/>
        </w:rPr>
        <w:t>铜牌题-前置：无/</w:t>
      </w:r>
      <w:r w:rsidRPr="000665B4">
        <w:rPr>
          <w:rFonts w:ascii="宋体" w:eastAsia="宋体" w:hAnsi="宋体"/>
          <w:b w:val="0"/>
        </w:rPr>
        <w:t>LCT</w:t>
      </w:r>
      <w:bookmarkEnd w:id="5"/>
    </w:p>
    <w:p w:rsidR="00BF5ABA" w:rsidRPr="000665B4" w:rsidRDefault="00BF5ABA" w:rsidP="00BF5ABA">
      <w:pPr>
        <w:rPr>
          <w:rFonts w:ascii="宋体" w:eastAsia="宋体" w:hAnsi="宋体"/>
        </w:rPr>
      </w:pPr>
      <w:r w:rsidRPr="000665B4">
        <w:rPr>
          <w:rFonts w:ascii="宋体" w:eastAsia="宋体" w:hAnsi="宋体" w:hint="eastAsia"/>
        </w:rPr>
        <w:t>2018杭电暑期多校7-</w:t>
      </w:r>
      <w:r w:rsidRPr="000665B4">
        <w:rPr>
          <w:rFonts w:ascii="宋体" w:eastAsia="宋体" w:hAnsi="宋体"/>
        </w:rPr>
        <w:t>1009</w:t>
      </w:r>
      <w:r w:rsidRPr="000665B4">
        <w:rPr>
          <w:rFonts w:ascii="宋体" w:eastAsia="宋体" w:hAnsi="宋体" w:hint="eastAsia"/>
        </w:rPr>
        <w:t>-</w:t>
      </w:r>
      <w:r w:rsidRPr="000665B4">
        <w:rPr>
          <w:rFonts w:ascii="宋体" w:eastAsia="宋体" w:hAnsi="宋体"/>
        </w:rPr>
        <w:t>Tree</w:t>
      </w:r>
      <w:r w:rsidRPr="000665B4">
        <w:rPr>
          <w:rFonts w:ascii="宋体" w:eastAsia="宋体" w:hAnsi="宋体" w:hint="eastAsia"/>
        </w:rPr>
        <w:t>-</w:t>
      </w:r>
      <w:r w:rsidRPr="000665B4">
        <w:rPr>
          <w:rFonts w:ascii="宋体" w:eastAsia="宋体" w:hAnsi="宋体"/>
        </w:rPr>
        <w:t>HDU</w:t>
      </w:r>
      <w:r w:rsidRPr="000665B4">
        <w:rPr>
          <w:rFonts w:ascii="宋体" w:eastAsia="宋体" w:hAnsi="宋体" w:hint="eastAsia"/>
        </w:rPr>
        <w:t>-</w:t>
      </w:r>
      <w:r w:rsidRPr="000665B4">
        <w:rPr>
          <w:rFonts w:ascii="宋体" w:eastAsia="宋体" w:hAnsi="宋体"/>
        </w:rPr>
        <w:t>6394</w:t>
      </w:r>
    </w:p>
    <w:p w:rsidR="00BF5ABA" w:rsidRPr="000665B4" w:rsidRDefault="00BF5ABA" w:rsidP="00BF5ABA">
      <w:pPr>
        <w:rPr>
          <w:rFonts w:ascii="宋体" w:eastAsia="宋体" w:hAnsi="宋体"/>
        </w:rPr>
      </w:pPr>
      <w:r w:rsidRPr="000665B4">
        <w:rPr>
          <w:rFonts w:ascii="宋体" w:eastAsia="宋体" w:hAnsi="宋体" w:hint="eastAsia"/>
        </w:rPr>
        <w:t>【TAG】</w:t>
      </w:r>
    </w:p>
    <w:p w:rsidR="00E108B8" w:rsidRPr="000665B4" w:rsidRDefault="00E108B8" w:rsidP="00E108B8">
      <w:pPr>
        <w:pStyle w:val="3"/>
        <w:rPr>
          <w:rFonts w:ascii="宋体" w:eastAsia="宋体" w:hAnsi="宋体"/>
          <w:b w:val="0"/>
        </w:rPr>
      </w:pPr>
      <w:bookmarkStart w:id="6" w:name="_Toc524382907"/>
      <w:r w:rsidRPr="000665B4">
        <w:rPr>
          <w:rFonts w:ascii="宋体" w:eastAsia="宋体" w:hAnsi="宋体" w:hint="eastAsia"/>
          <w:b w:val="0"/>
        </w:rPr>
        <w:t>铜牌题-前置：无</w:t>
      </w:r>
      <w:bookmarkEnd w:id="6"/>
    </w:p>
    <w:p w:rsidR="00E108B8" w:rsidRPr="000665B4" w:rsidRDefault="00E108B8" w:rsidP="00E108B8">
      <w:pPr>
        <w:rPr>
          <w:rFonts w:ascii="宋体" w:eastAsia="宋体" w:hAnsi="宋体"/>
        </w:rPr>
      </w:pPr>
      <w:r w:rsidRPr="000665B4">
        <w:rPr>
          <w:rFonts w:ascii="宋体" w:eastAsia="宋体" w:hAnsi="宋体" w:hint="eastAsia"/>
        </w:rPr>
        <w:t>2018杭电暑期多校7-</w:t>
      </w:r>
      <w:r w:rsidRPr="000665B4">
        <w:rPr>
          <w:rFonts w:ascii="宋体" w:eastAsia="宋体" w:hAnsi="宋体"/>
        </w:rPr>
        <w:t>1005</w:t>
      </w:r>
      <w:r w:rsidRPr="000665B4">
        <w:rPr>
          <w:rFonts w:ascii="宋体" w:eastAsia="宋体" w:hAnsi="宋体" w:hint="eastAsia"/>
        </w:rPr>
        <w:t>-</w:t>
      </w:r>
      <w:r w:rsidRPr="000665B4">
        <w:rPr>
          <w:rFonts w:ascii="宋体" w:eastAsia="宋体" w:hAnsi="宋体"/>
        </w:rPr>
        <w:t xml:space="preserve"> </w:t>
      </w:r>
      <w:hyperlink r:id="rId9" w:history="1">
        <w:r w:rsidRPr="000665B4">
          <w:rPr>
            <w:rFonts w:ascii="宋体" w:eastAsia="宋体" w:hAnsi="宋体"/>
          </w:rPr>
          <w:t>GuGuFishtion</w:t>
        </w:r>
      </w:hyperlink>
      <w:r w:rsidRPr="000665B4">
        <w:rPr>
          <w:rFonts w:ascii="宋体" w:eastAsia="宋体" w:hAnsi="宋体" w:hint="eastAsia"/>
        </w:rPr>
        <w:t>-</w:t>
      </w:r>
      <w:r w:rsidRPr="000665B4">
        <w:rPr>
          <w:rFonts w:ascii="宋体" w:eastAsia="宋体" w:hAnsi="宋体"/>
        </w:rPr>
        <w:t>HDU</w:t>
      </w:r>
      <w:r w:rsidRPr="000665B4">
        <w:rPr>
          <w:rFonts w:ascii="宋体" w:eastAsia="宋体" w:hAnsi="宋体" w:hint="eastAsia"/>
        </w:rPr>
        <w:t>-</w:t>
      </w:r>
      <w:r w:rsidRPr="000665B4">
        <w:rPr>
          <w:rFonts w:ascii="宋体" w:eastAsia="宋体" w:hAnsi="宋体"/>
        </w:rPr>
        <w:t>6390</w:t>
      </w:r>
    </w:p>
    <w:p w:rsidR="00E108B8" w:rsidRPr="000665B4" w:rsidRDefault="00E108B8" w:rsidP="00E108B8">
      <w:pPr>
        <w:rPr>
          <w:rFonts w:ascii="宋体" w:eastAsia="宋体" w:hAnsi="宋体"/>
        </w:rPr>
      </w:pPr>
      <w:r w:rsidRPr="000665B4">
        <w:rPr>
          <w:rFonts w:ascii="宋体" w:eastAsia="宋体" w:hAnsi="宋体" w:hint="eastAsia"/>
        </w:rPr>
        <w:t>【TAG】数论 欧拉函数</w:t>
      </w:r>
    </w:p>
    <w:p w:rsidR="00BF5ABA" w:rsidRPr="000665B4" w:rsidRDefault="00BF5ABA" w:rsidP="00BF5ABA">
      <w:pPr>
        <w:pStyle w:val="3"/>
        <w:rPr>
          <w:rFonts w:ascii="宋体" w:eastAsia="宋体" w:hAnsi="宋体"/>
          <w:b w:val="0"/>
        </w:rPr>
      </w:pPr>
      <w:bookmarkStart w:id="7" w:name="_Toc524382908"/>
      <w:r w:rsidRPr="000665B4">
        <w:rPr>
          <w:rFonts w:ascii="宋体" w:eastAsia="宋体" w:hAnsi="宋体" w:hint="eastAsia"/>
          <w:b w:val="0"/>
        </w:rPr>
        <w:t>铜牌题-前置：无</w:t>
      </w:r>
      <w:bookmarkEnd w:id="7"/>
    </w:p>
    <w:p w:rsidR="00BF5ABA" w:rsidRPr="000665B4" w:rsidRDefault="00BF5ABA" w:rsidP="00BF5ABA">
      <w:pPr>
        <w:rPr>
          <w:rFonts w:ascii="宋体" w:eastAsia="宋体" w:hAnsi="宋体"/>
        </w:rPr>
      </w:pPr>
      <w:r w:rsidRPr="000665B4">
        <w:rPr>
          <w:rFonts w:ascii="宋体" w:eastAsia="宋体" w:hAnsi="宋体" w:hint="eastAsia"/>
        </w:rPr>
        <w:t>2018杭电</w:t>
      </w:r>
      <w:r w:rsidRPr="000665B4">
        <w:rPr>
          <w:rFonts w:ascii="宋体" w:eastAsia="宋体" w:hAnsi="宋体"/>
        </w:rPr>
        <w:t>暑期多校</w:t>
      </w:r>
      <w:r w:rsidRPr="000665B4">
        <w:rPr>
          <w:rFonts w:ascii="宋体" w:eastAsia="宋体" w:hAnsi="宋体" w:hint="eastAsia"/>
        </w:rPr>
        <w:t>3A</w:t>
      </w:r>
      <w:r w:rsidRPr="000665B4">
        <w:rPr>
          <w:rFonts w:ascii="宋体" w:eastAsia="宋体" w:hAnsi="宋体"/>
        </w:rPr>
        <w:t>-Ascending Rating-HDU6319-</w:t>
      </w:r>
      <w:r w:rsidRPr="000665B4">
        <w:rPr>
          <w:rFonts w:ascii="宋体" w:eastAsia="宋体" w:hAnsi="宋体" w:hint="eastAsia"/>
        </w:rPr>
        <w:t>铜牌</w:t>
      </w:r>
    </w:p>
    <w:p w:rsidR="00BF5ABA" w:rsidRPr="000665B4" w:rsidRDefault="00BF5ABA" w:rsidP="00BF5ABA">
      <w:pPr>
        <w:rPr>
          <w:rFonts w:ascii="宋体" w:eastAsia="宋体" w:hAnsi="宋体"/>
        </w:rPr>
      </w:pPr>
      <w:r w:rsidRPr="000665B4">
        <w:rPr>
          <w:rFonts w:ascii="宋体" w:eastAsia="宋体" w:hAnsi="宋体" w:hint="eastAsia"/>
        </w:rPr>
        <w:t>【题意】</w:t>
      </w:r>
    </w:p>
    <w:p w:rsidR="00BF5ABA" w:rsidRPr="000665B4" w:rsidRDefault="00BF5ABA" w:rsidP="00BF5ABA">
      <w:pPr>
        <w:rPr>
          <w:rFonts w:ascii="宋体" w:eastAsia="宋体" w:hAnsi="宋体"/>
        </w:rPr>
      </w:pPr>
      <w:r w:rsidRPr="000665B4">
        <w:rPr>
          <w:rFonts w:ascii="宋体" w:eastAsia="宋体" w:hAnsi="宋体" w:hint="eastAsia"/>
        </w:rPr>
        <w:t>【TAG】单调队列 滑动窗口</w:t>
      </w:r>
    </w:p>
    <w:p w:rsidR="00BF5ABA" w:rsidRPr="000665B4" w:rsidRDefault="00BF5ABA" w:rsidP="00BF5ABA">
      <w:pPr>
        <w:rPr>
          <w:rFonts w:ascii="宋体" w:eastAsia="宋体" w:hAnsi="宋体"/>
        </w:rPr>
      </w:pPr>
      <w:r w:rsidRPr="000665B4">
        <w:rPr>
          <w:rFonts w:ascii="宋体" w:eastAsia="宋体" w:hAnsi="宋体" w:hint="eastAsia"/>
        </w:rPr>
        <w:t>【题解】</w:t>
      </w:r>
    </w:p>
    <w:p w:rsidR="00BF5ABA" w:rsidRPr="000665B4" w:rsidRDefault="00BF5ABA" w:rsidP="00BF5ABA">
      <w:pPr>
        <w:rPr>
          <w:rFonts w:ascii="宋体" w:eastAsia="宋体" w:hAnsi="宋体"/>
        </w:rPr>
      </w:pPr>
      <w:r w:rsidRPr="000665B4">
        <w:rPr>
          <w:rFonts w:ascii="宋体" w:eastAsia="宋体" w:hAnsi="宋体" w:hint="eastAsia"/>
        </w:rPr>
        <w:t>【代码】</w:t>
      </w:r>
    </w:p>
    <w:p w:rsidR="00BF5ABA" w:rsidRPr="000665B4" w:rsidRDefault="00BF5ABA" w:rsidP="00BF5ABA">
      <w:pPr>
        <w:pStyle w:val="3"/>
        <w:rPr>
          <w:rFonts w:ascii="宋体" w:eastAsia="宋体" w:hAnsi="宋体"/>
          <w:b w:val="0"/>
        </w:rPr>
      </w:pPr>
      <w:bookmarkStart w:id="8" w:name="_Toc524382909"/>
      <w:r w:rsidRPr="000665B4">
        <w:rPr>
          <w:rFonts w:ascii="宋体" w:eastAsia="宋体" w:hAnsi="宋体" w:hint="eastAsia"/>
          <w:b w:val="0"/>
        </w:rPr>
        <w:t>铜牌题-前置：无</w:t>
      </w:r>
      <w:bookmarkEnd w:id="8"/>
    </w:p>
    <w:p w:rsidR="00BF5ABA" w:rsidRPr="000665B4" w:rsidRDefault="00BF5ABA" w:rsidP="00BF5ABA">
      <w:pPr>
        <w:rPr>
          <w:rFonts w:ascii="宋体" w:eastAsia="宋体" w:hAnsi="宋体"/>
        </w:rPr>
      </w:pPr>
      <w:r w:rsidRPr="000665B4">
        <w:rPr>
          <w:rFonts w:ascii="宋体" w:eastAsia="宋体" w:hAnsi="宋体" w:hint="eastAsia"/>
        </w:rPr>
        <w:t>牛客网2018暑期多校7</w:t>
      </w:r>
      <w:r w:rsidRPr="000665B4">
        <w:rPr>
          <w:rFonts w:ascii="宋体" w:eastAsia="宋体" w:hAnsi="宋体"/>
        </w:rPr>
        <w:t>J</w:t>
      </w:r>
      <w:r w:rsidRPr="000665B4">
        <w:rPr>
          <w:rFonts w:ascii="宋体" w:eastAsia="宋体" w:hAnsi="宋体" w:hint="eastAsia"/>
        </w:rPr>
        <w:t>-</w:t>
      </w:r>
      <w:r w:rsidRPr="000665B4">
        <w:rPr>
          <w:rFonts w:ascii="宋体" w:eastAsia="宋体" w:hAnsi="宋体"/>
        </w:rPr>
        <w:t>Sudoku Subrectangles</w:t>
      </w:r>
    </w:p>
    <w:p w:rsidR="00BF5ABA" w:rsidRPr="000665B4" w:rsidRDefault="00BF5ABA" w:rsidP="00BF5ABA">
      <w:pPr>
        <w:rPr>
          <w:rFonts w:ascii="宋体" w:eastAsia="宋体" w:hAnsi="宋体"/>
        </w:rPr>
      </w:pPr>
      <w:r w:rsidRPr="000665B4">
        <w:rPr>
          <w:rFonts w:ascii="宋体" w:eastAsia="宋体" w:hAnsi="宋体" w:hint="eastAsia"/>
        </w:rPr>
        <w:t>【TAG】</w:t>
      </w:r>
    </w:p>
    <w:p w:rsidR="00BF5ABA" w:rsidRPr="000665B4" w:rsidRDefault="00BF5ABA" w:rsidP="00BF5ABA">
      <w:pPr>
        <w:pStyle w:val="3"/>
        <w:rPr>
          <w:rFonts w:ascii="宋体" w:eastAsia="宋体" w:hAnsi="宋体"/>
          <w:b w:val="0"/>
        </w:rPr>
      </w:pPr>
      <w:bookmarkStart w:id="9" w:name="_Toc524382910"/>
      <w:r w:rsidRPr="000665B4">
        <w:rPr>
          <w:rFonts w:ascii="宋体" w:eastAsia="宋体" w:hAnsi="宋体" w:hint="eastAsia"/>
          <w:b w:val="0"/>
        </w:rPr>
        <w:lastRenderedPageBreak/>
        <w:t>铜牌题-前置：无</w:t>
      </w:r>
      <w:bookmarkEnd w:id="9"/>
    </w:p>
    <w:p w:rsidR="00BF5ABA" w:rsidRPr="000665B4" w:rsidRDefault="00BF5ABA" w:rsidP="00BF5ABA">
      <w:pPr>
        <w:rPr>
          <w:rFonts w:ascii="宋体" w:eastAsia="宋体" w:hAnsi="宋体"/>
        </w:rPr>
      </w:pPr>
      <w:r w:rsidRPr="000665B4">
        <w:rPr>
          <w:rFonts w:ascii="宋体" w:eastAsia="宋体" w:hAnsi="宋体" w:hint="eastAsia"/>
        </w:rPr>
        <w:t>牛客网2018暑期多校1D-</w:t>
      </w:r>
      <w:r w:rsidRPr="000665B4">
        <w:rPr>
          <w:rFonts w:ascii="宋体" w:eastAsia="宋体" w:hAnsi="宋体"/>
        </w:rPr>
        <w:t>Two Graphs</w:t>
      </w:r>
    </w:p>
    <w:p w:rsidR="00BF5ABA" w:rsidRPr="000665B4" w:rsidRDefault="00BF5ABA" w:rsidP="00E108B8">
      <w:pPr>
        <w:rPr>
          <w:rFonts w:ascii="宋体" w:eastAsia="宋体" w:hAnsi="宋体"/>
        </w:rPr>
      </w:pPr>
      <w:r w:rsidRPr="000665B4">
        <w:rPr>
          <w:rFonts w:ascii="宋体" w:eastAsia="宋体" w:hAnsi="宋体" w:hint="eastAsia"/>
        </w:rPr>
        <w:t>【TAG】图匹配 搜索</w:t>
      </w:r>
    </w:p>
    <w:p w:rsidR="00BF5ABA" w:rsidRPr="000665B4" w:rsidRDefault="00BF5ABA" w:rsidP="00BF5ABA">
      <w:pPr>
        <w:pStyle w:val="3"/>
        <w:rPr>
          <w:rFonts w:ascii="宋体" w:eastAsia="宋体" w:hAnsi="宋体"/>
          <w:b w:val="0"/>
        </w:rPr>
      </w:pPr>
      <w:bookmarkStart w:id="10" w:name="_Toc524382911"/>
      <w:r w:rsidRPr="000665B4">
        <w:rPr>
          <w:rFonts w:ascii="宋体" w:eastAsia="宋体" w:hAnsi="宋体" w:hint="eastAsia"/>
          <w:b w:val="0"/>
        </w:rPr>
        <w:t>铜牌题-前置：无</w:t>
      </w:r>
      <w:bookmarkEnd w:id="10"/>
    </w:p>
    <w:p w:rsidR="00BF5ABA" w:rsidRPr="000665B4" w:rsidRDefault="00BF5ABA" w:rsidP="00BF5ABA">
      <w:pPr>
        <w:rPr>
          <w:rFonts w:ascii="宋体" w:eastAsia="宋体" w:hAnsi="宋体"/>
        </w:rPr>
      </w:pPr>
      <w:r w:rsidRPr="000665B4">
        <w:rPr>
          <w:rFonts w:ascii="宋体" w:eastAsia="宋体" w:hAnsi="宋体" w:hint="eastAsia"/>
        </w:rPr>
        <w:t>牛客网201</w:t>
      </w:r>
      <w:r w:rsidRPr="000665B4">
        <w:rPr>
          <w:rFonts w:ascii="宋体" w:eastAsia="宋体" w:hAnsi="宋体"/>
        </w:rPr>
        <w:t>8</w:t>
      </w:r>
      <w:r w:rsidRPr="000665B4">
        <w:rPr>
          <w:rFonts w:ascii="宋体" w:eastAsia="宋体" w:hAnsi="宋体" w:hint="eastAsia"/>
        </w:rPr>
        <w:t>暑期多校6I-</w:t>
      </w:r>
      <w:r w:rsidRPr="000665B4">
        <w:rPr>
          <w:rFonts w:ascii="宋体" w:eastAsia="宋体" w:hAnsi="宋体"/>
        </w:rPr>
        <w:t>Team Rocket</w:t>
      </w:r>
    </w:p>
    <w:p w:rsidR="00BF5ABA" w:rsidRPr="000665B4" w:rsidRDefault="00BF5ABA" w:rsidP="00BF5ABA">
      <w:pPr>
        <w:rPr>
          <w:rFonts w:ascii="宋体" w:eastAsia="宋体" w:hAnsi="宋体"/>
        </w:rPr>
      </w:pPr>
      <w:r w:rsidRPr="000665B4">
        <w:rPr>
          <w:rFonts w:ascii="宋体" w:eastAsia="宋体" w:hAnsi="宋体" w:hint="eastAsia"/>
        </w:rPr>
        <w:t>【TAG】树状数组 线段树 区间操作 在线处理</w:t>
      </w:r>
    </w:p>
    <w:p w:rsidR="00BF5ABA" w:rsidRPr="000665B4" w:rsidRDefault="00BF5ABA" w:rsidP="00BF5ABA">
      <w:pPr>
        <w:pStyle w:val="3"/>
        <w:rPr>
          <w:rFonts w:ascii="宋体" w:eastAsia="宋体" w:hAnsi="宋体"/>
          <w:b w:val="0"/>
        </w:rPr>
      </w:pPr>
      <w:bookmarkStart w:id="11" w:name="_Toc524382912"/>
      <w:r w:rsidRPr="000665B4">
        <w:rPr>
          <w:rFonts w:ascii="宋体" w:eastAsia="宋体" w:hAnsi="宋体" w:hint="eastAsia"/>
          <w:b w:val="0"/>
        </w:rPr>
        <w:t>铜牌题-前置：无</w:t>
      </w:r>
      <w:bookmarkEnd w:id="11"/>
    </w:p>
    <w:p w:rsidR="00BF5ABA" w:rsidRPr="000665B4" w:rsidRDefault="00BF5ABA" w:rsidP="00E108B8">
      <w:pPr>
        <w:rPr>
          <w:rFonts w:ascii="宋体" w:eastAsia="宋体" w:hAnsi="宋体"/>
        </w:rPr>
      </w:pPr>
      <w:r w:rsidRPr="000665B4">
        <w:rPr>
          <w:rFonts w:ascii="宋体" w:eastAsia="宋体" w:hAnsi="宋体" w:hint="eastAsia"/>
        </w:rPr>
        <w:t>2</w:t>
      </w:r>
      <w:r w:rsidRPr="000665B4">
        <w:rPr>
          <w:rFonts w:ascii="宋体" w:eastAsia="宋体" w:hAnsi="宋体"/>
        </w:rPr>
        <w:t>018</w:t>
      </w:r>
      <w:r w:rsidRPr="000665B4">
        <w:rPr>
          <w:rFonts w:ascii="宋体" w:eastAsia="宋体" w:hAnsi="宋体" w:hint="eastAsia"/>
        </w:rPr>
        <w:t>杭电暑期多校第6场1002-</w:t>
      </w:r>
      <w:r w:rsidRPr="000665B4">
        <w:rPr>
          <w:rFonts w:ascii="宋体" w:eastAsia="宋体" w:hAnsi="宋体"/>
        </w:rPr>
        <w:t>bookshelf</w:t>
      </w:r>
      <w:r w:rsidRPr="000665B4">
        <w:rPr>
          <w:rFonts w:ascii="宋体" w:eastAsia="宋体" w:hAnsi="宋体" w:hint="eastAsia"/>
        </w:rPr>
        <w:t>-</w:t>
      </w:r>
      <w:r w:rsidRPr="000665B4">
        <w:rPr>
          <w:rFonts w:ascii="宋体" w:eastAsia="宋体" w:hAnsi="宋体"/>
        </w:rPr>
        <w:t>HDU6363</w:t>
      </w:r>
    </w:p>
    <w:p w:rsidR="00BF5ABA" w:rsidRPr="000665B4" w:rsidRDefault="00BF5ABA" w:rsidP="00BF5ABA">
      <w:pPr>
        <w:pStyle w:val="3"/>
        <w:rPr>
          <w:rFonts w:ascii="宋体" w:eastAsia="宋体" w:hAnsi="宋体"/>
          <w:b w:val="0"/>
        </w:rPr>
      </w:pPr>
      <w:bookmarkStart w:id="12" w:name="_Toc524382913"/>
      <w:r w:rsidRPr="000665B4">
        <w:rPr>
          <w:rFonts w:ascii="宋体" w:eastAsia="宋体" w:hAnsi="宋体"/>
          <w:b w:val="0"/>
        </w:rPr>
        <w:t>(</w:t>
      </w:r>
      <w:r w:rsidRPr="000665B4">
        <w:rPr>
          <w:rFonts w:ascii="宋体" w:eastAsia="宋体" w:hAnsi="宋体" w:hint="eastAsia"/>
          <w:b w:val="0"/>
        </w:rPr>
        <w:t>尝试*1)铜牌题-前置：无</w:t>
      </w:r>
      <w:bookmarkEnd w:id="12"/>
    </w:p>
    <w:p w:rsidR="00BF5ABA" w:rsidRPr="000665B4" w:rsidRDefault="00BF5ABA" w:rsidP="00BF5ABA">
      <w:pPr>
        <w:rPr>
          <w:rFonts w:ascii="宋体" w:eastAsia="宋体" w:hAnsi="宋体"/>
        </w:rPr>
      </w:pPr>
      <w:r w:rsidRPr="000665B4">
        <w:rPr>
          <w:rFonts w:ascii="宋体" w:eastAsia="宋体" w:hAnsi="宋体" w:hint="eastAsia"/>
        </w:rPr>
        <w:t>2018杭电暑期多校4</w:t>
      </w:r>
      <w:r w:rsidRPr="000665B4">
        <w:rPr>
          <w:rFonts w:ascii="宋体" w:eastAsia="宋体" w:hAnsi="宋体"/>
        </w:rPr>
        <w:t>E</w:t>
      </w:r>
      <w:r w:rsidRPr="000665B4">
        <w:rPr>
          <w:rFonts w:ascii="宋体" w:eastAsia="宋体" w:hAnsi="宋体" w:hint="eastAsia"/>
        </w:rPr>
        <w:t>-</w:t>
      </w:r>
      <w:r w:rsidRPr="000665B4">
        <w:rPr>
          <w:rFonts w:ascii="宋体" w:eastAsia="宋体" w:hAnsi="宋体"/>
        </w:rPr>
        <w:t>HDU6336</w:t>
      </w:r>
      <w:r w:rsidRPr="000665B4">
        <w:rPr>
          <w:rFonts w:ascii="宋体" w:eastAsia="宋体" w:hAnsi="宋体" w:hint="eastAsia"/>
        </w:rPr>
        <w:t>-</w:t>
      </w:r>
      <w:r w:rsidRPr="000665B4">
        <w:rPr>
          <w:rFonts w:ascii="宋体" w:eastAsia="宋体" w:hAnsi="宋体"/>
        </w:rPr>
        <w:t>Matrix From Arrays</w:t>
      </w:r>
    </w:p>
    <w:p w:rsidR="00BF5ABA" w:rsidRPr="000665B4" w:rsidRDefault="00BF5ABA" w:rsidP="00BF5ABA">
      <w:pPr>
        <w:rPr>
          <w:rFonts w:ascii="宋体" w:eastAsia="宋体" w:hAnsi="宋体"/>
        </w:rPr>
      </w:pPr>
      <w:r w:rsidRPr="000665B4">
        <w:rPr>
          <w:rFonts w:ascii="宋体" w:eastAsia="宋体" w:hAnsi="宋体" w:hint="eastAsia"/>
        </w:rPr>
        <w:t>【题意】</w:t>
      </w:r>
    </w:p>
    <w:p w:rsidR="00BF5ABA" w:rsidRPr="000665B4" w:rsidRDefault="00BF5ABA" w:rsidP="00BF5ABA">
      <w:pPr>
        <w:rPr>
          <w:rFonts w:ascii="宋体" w:eastAsia="宋体" w:hAnsi="宋体"/>
        </w:rPr>
      </w:pPr>
      <w:r w:rsidRPr="000665B4">
        <w:rPr>
          <w:rFonts w:ascii="宋体" w:eastAsia="宋体" w:hAnsi="宋体" w:hint="eastAsia"/>
        </w:rPr>
        <w:t>【TAG】</w:t>
      </w:r>
    </w:p>
    <w:p w:rsidR="00BF5ABA" w:rsidRPr="000665B4" w:rsidRDefault="00BF5ABA" w:rsidP="00BF5ABA">
      <w:pPr>
        <w:rPr>
          <w:rFonts w:ascii="宋体" w:eastAsia="宋体" w:hAnsi="宋体"/>
        </w:rPr>
      </w:pPr>
      <w:r w:rsidRPr="000665B4">
        <w:rPr>
          <w:rFonts w:ascii="宋体" w:eastAsia="宋体" w:hAnsi="宋体" w:hint="eastAsia"/>
        </w:rPr>
        <w:t>【题解】</w:t>
      </w:r>
    </w:p>
    <w:p w:rsidR="00BF5ABA" w:rsidRPr="000665B4" w:rsidRDefault="00BF5ABA" w:rsidP="00BF5ABA">
      <w:pPr>
        <w:rPr>
          <w:rFonts w:ascii="宋体" w:eastAsia="宋体" w:hAnsi="宋体"/>
        </w:rPr>
      </w:pPr>
      <w:r w:rsidRPr="000665B4">
        <w:rPr>
          <w:rFonts w:ascii="宋体" w:eastAsia="宋体" w:hAnsi="宋体" w:hint="eastAsia"/>
        </w:rPr>
        <w:t>【代码】</w:t>
      </w:r>
    </w:p>
    <w:p w:rsidR="00BF5ABA" w:rsidRPr="000665B4" w:rsidRDefault="00BF5ABA" w:rsidP="00BF5ABA">
      <w:pPr>
        <w:pStyle w:val="3"/>
        <w:rPr>
          <w:rFonts w:ascii="宋体" w:eastAsia="宋体" w:hAnsi="宋体"/>
          <w:b w:val="0"/>
        </w:rPr>
      </w:pPr>
      <w:bookmarkStart w:id="13" w:name="_Toc524382914"/>
      <w:r w:rsidRPr="000665B4">
        <w:rPr>
          <w:rFonts w:ascii="宋体" w:eastAsia="宋体" w:hAnsi="宋体" w:hint="eastAsia"/>
          <w:b w:val="0"/>
        </w:rPr>
        <w:t>铜牌题-前置：01规划/分数规划</w:t>
      </w:r>
      <w:bookmarkEnd w:id="13"/>
    </w:p>
    <w:p w:rsidR="00BF5ABA" w:rsidRPr="000665B4" w:rsidRDefault="00BF5ABA" w:rsidP="00BF5ABA">
      <w:pPr>
        <w:rPr>
          <w:rFonts w:ascii="宋体" w:eastAsia="宋体" w:hAnsi="宋体"/>
        </w:rPr>
      </w:pPr>
      <w:r w:rsidRPr="000665B4">
        <w:rPr>
          <w:rFonts w:ascii="宋体" w:eastAsia="宋体" w:hAnsi="宋体" w:hint="eastAsia"/>
        </w:rPr>
        <w:t>牛客网2018暑期多校5A-</w:t>
      </w:r>
      <w:r w:rsidRPr="000665B4">
        <w:rPr>
          <w:rFonts w:ascii="宋体" w:eastAsia="宋体" w:hAnsi="宋体"/>
        </w:rPr>
        <w:t>gpa</w:t>
      </w:r>
    </w:p>
    <w:p w:rsidR="00BF5ABA" w:rsidRPr="000665B4" w:rsidRDefault="00BF5ABA" w:rsidP="00BF5ABA">
      <w:pPr>
        <w:pStyle w:val="3"/>
        <w:rPr>
          <w:rFonts w:ascii="宋体" w:eastAsia="宋体" w:hAnsi="宋体"/>
          <w:b w:val="0"/>
        </w:rPr>
      </w:pPr>
      <w:bookmarkStart w:id="14" w:name="_Toc524382915"/>
      <w:r w:rsidRPr="000665B4">
        <w:rPr>
          <w:rFonts w:ascii="宋体" w:eastAsia="宋体" w:hAnsi="宋体" w:hint="eastAsia"/>
          <w:b w:val="0"/>
        </w:rPr>
        <w:t>铜牌题-前置：无</w:t>
      </w:r>
      <w:bookmarkEnd w:id="14"/>
    </w:p>
    <w:p w:rsidR="00BF5ABA" w:rsidRPr="000665B4" w:rsidRDefault="00BF5ABA" w:rsidP="00BF5ABA">
      <w:pPr>
        <w:widowControl/>
        <w:rPr>
          <w:rFonts w:ascii="宋体" w:eastAsia="宋体" w:hAnsi="宋体"/>
        </w:rPr>
      </w:pPr>
      <w:r w:rsidRPr="000665B4">
        <w:rPr>
          <w:rFonts w:ascii="宋体" w:eastAsia="宋体" w:hAnsi="宋体" w:hint="eastAsia"/>
        </w:rPr>
        <w:t>牛客网2018暑期多校7C-</w:t>
      </w:r>
      <w:hyperlink r:id="rId10" w:tgtFrame="_blank" w:history="1">
        <w:r w:rsidRPr="000665B4">
          <w:rPr>
            <w:rFonts w:ascii="宋体" w:eastAsia="宋体" w:hAnsi="宋体"/>
          </w:rPr>
          <w:t>Bit Compression</w:t>
        </w:r>
      </w:hyperlink>
    </w:p>
    <w:p w:rsidR="00BF5ABA" w:rsidRPr="000665B4" w:rsidRDefault="00BF5ABA" w:rsidP="00BF5ABA">
      <w:pPr>
        <w:rPr>
          <w:rFonts w:ascii="宋体" w:eastAsia="宋体" w:hAnsi="宋体"/>
        </w:rPr>
      </w:pPr>
      <w:r w:rsidRPr="000665B4">
        <w:rPr>
          <w:rFonts w:ascii="宋体" w:eastAsia="宋体" w:hAnsi="宋体" w:hint="eastAsia"/>
        </w:rPr>
        <w:t>【TAG】卡常 搜索</w:t>
      </w:r>
    </w:p>
    <w:p w:rsidR="00BF5ABA" w:rsidRPr="000665B4" w:rsidRDefault="00BF5ABA" w:rsidP="00BF5ABA">
      <w:pPr>
        <w:pStyle w:val="3"/>
        <w:rPr>
          <w:rFonts w:ascii="宋体" w:eastAsia="宋体" w:hAnsi="宋体"/>
          <w:b w:val="0"/>
        </w:rPr>
      </w:pPr>
      <w:bookmarkStart w:id="15" w:name="_Toc524382916"/>
      <w:r w:rsidRPr="000665B4">
        <w:rPr>
          <w:rFonts w:ascii="宋体" w:eastAsia="宋体" w:hAnsi="宋体" w:hint="eastAsia"/>
          <w:b w:val="0"/>
        </w:rPr>
        <w:t>（尝试*</w:t>
      </w:r>
      <w:r w:rsidRPr="000665B4">
        <w:rPr>
          <w:rFonts w:ascii="宋体" w:eastAsia="宋体" w:hAnsi="宋体"/>
          <w:b w:val="0"/>
        </w:rPr>
        <w:t>1</w:t>
      </w:r>
      <w:r w:rsidRPr="000665B4">
        <w:rPr>
          <w:rFonts w:ascii="宋体" w:eastAsia="宋体" w:hAnsi="宋体" w:hint="eastAsia"/>
          <w:b w:val="0"/>
        </w:rPr>
        <w:t>）铜牌题-前置：无</w:t>
      </w:r>
      <w:bookmarkEnd w:id="15"/>
    </w:p>
    <w:p w:rsidR="00BF5ABA" w:rsidRPr="000665B4" w:rsidRDefault="00BF5ABA" w:rsidP="00BF5ABA">
      <w:pPr>
        <w:rPr>
          <w:rFonts w:ascii="宋体" w:eastAsia="宋体" w:hAnsi="宋体"/>
        </w:rPr>
      </w:pPr>
      <w:r w:rsidRPr="000665B4">
        <w:rPr>
          <w:rFonts w:ascii="宋体" w:eastAsia="宋体" w:hAnsi="宋体" w:hint="eastAsia"/>
        </w:rPr>
        <w:t>牛客网2</w:t>
      </w:r>
      <w:r w:rsidRPr="000665B4">
        <w:rPr>
          <w:rFonts w:ascii="宋体" w:eastAsia="宋体" w:hAnsi="宋体"/>
        </w:rPr>
        <w:t>018</w:t>
      </w:r>
      <w:r w:rsidRPr="000665B4">
        <w:rPr>
          <w:rFonts w:ascii="宋体" w:eastAsia="宋体" w:hAnsi="宋体" w:hint="eastAsia"/>
        </w:rPr>
        <w:t>暑期多校2I-</w:t>
      </w:r>
      <w:r w:rsidRPr="000665B4">
        <w:rPr>
          <w:rFonts w:ascii="宋体" w:eastAsia="宋体" w:hAnsi="宋体"/>
        </w:rPr>
        <w:t>Car</w:t>
      </w:r>
    </w:p>
    <w:p w:rsidR="00BF5ABA" w:rsidRPr="000665B4" w:rsidRDefault="00BF5ABA" w:rsidP="00BF5ABA">
      <w:pPr>
        <w:pStyle w:val="3"/>
        <w:rPr>
          <w:rFonts w:ascii="宋体" w:eastAsia="宋体" w:hAnsi="宋体"/>
          <w:b w:val="0"/>
        </w:rPr>
      </w:pPr>
      <w:bookmarkStart w:id="16" w:name="_Toc524382917"/>
      <w:r w:rsidRPr="000665B4">
        <w:rPr>
          <w:rFonts w:ascii="宋体" w:eastAsia="宋体" w:hAnsi="宋体" w:hint="eastAsia"/>
          <w:b w:val="0"/>
        </w:rPr>
        <w:t>（尝试*</w:t>
      </w:r>
      <w:r w:rsidRPr="000665B4">
        <w:rPr>
          <w:rFonts w:ascii="宋体" w:eastAsia="宋体" w:hAnsi="宋体"/>
          <w:b w:val="0"/>
        </w:rPr>
        <w:t>1</w:t>
      </w:r>
      <w:r w:rsidRPr="000665B4">
        <w:rPr>
          <w:rFonts w:ascii="宋体" w:eastAsia="宋体" w:hAnsi="宋体" w:hint="eastAsia"/>
          <w:b w:val="0"/>
        </w:rPr>
        <w:t>）铜牌题-前置：无</w:t>
      </w:r>
      <w:bookmarkEnd w:id="16"/>
    </w:p>
    <w:p w:rsidR="00BF5ABA" w:rsidRPr="000665B4" w:rsidRDefault="00BF5ABA" w:rsidP="00BF5ABA">
      <w:pPr>
        <w:rPr>
          <w:rFonts w:ascii="宋体" w:eastAsia="宋体" w:hAnsi="宋体"/>
        </w:rPr>
      </w:pPr>
      <w:r w:rsidRPr="000665B4">
        <w:rPr>
          <w:rFonts w:ascii="宋体" w:eastAsia="宋体" w:hAnsi="宋体" w:hint="eastAsia"/>
        </w:rPr>
        <w:t>2018杭电暑期多校1B-</w:t>
      </w:r>
      <w:r w:rsidRPr="000665B4">
        <w:rPr>
          <w:rFonts w:ascii="宋体" w:eastAsia="宋体" w:hAnsi="宋体"/>
        </w:rPr>
        <w:t>HDU6299</w:t>
      </w:r>
      <w:r w:rsidRPr="000665B4">
        <w:rPr>
          <w:rFonts w:ascii="宋体" w:eastAsia="宋体" w:hAnsi="宋体" w:hint="eastAsia"/>
        </w:rPr>
        <w:t>-</w:t>
      </w:r>
      <w:r w:rsidRPr="000665B4">
        <w:rPr>
          <w:rFonts w:ascii="宋体" w:eastAsia="宋体" w:hAnsi="宋体"/>
        </w:rPr>
        <w:t>Balanced Sequence</w:t>
      </w:r>
    </w:p>
    <w:p w:rsidR="00BF5ABA" w:rsidRPr="000665B4" w:rsidRDefault="00BF5ABA" w:rsidP="00BF5ABA">
      <w:pPr>
        <w:rPr>
          <w:rFonts w:ascii="宋体" w:eastAsia="宋体" w:hAnsi="宋体"/>
        </w:rPr>
      </w:pPr>
      <w:r w:rsidRPr="000665B4">
        <w:rPr>
          <w:rFonts w:ascii="宋体" w:eastAsia="宋体" w:hAnsi="宋体" w:hint="eastAsia"/>
        </w:rPr>
        <w:t>【题意】</w:t>
      </w:r>
    </w:p>
    <w:p w:rsidR="00BF5ABA" w:rsidRPr="000665B4" w:rsidRDefault="00BF5ABA" w:rsidP="00BF5ABA">
      <w:pPr>
        <w:rPr>
          <w:rFonts w:ascii="宋体" w:eastAsia="宋体" w:hAnsi="宋体"/>
        </w:rPr>
      </w:pPr>
      <w:r w:rsidRPr="000665B4">
        <w:rPr>
          <w:rFonts w:ascii="宋体" w:eastAsia="宋体" w:hAnsi="宋体" w:hint="eastAsia"/>
        </w:rPr>
        <w:lastRenderedPageBreak/>
        <w:t>【TAG】</w:t>
      </w:r>
    </w:p>
    <w:p w:rsidR="00BF5ABA" w:rsidRPr="000665B4" w:rsidRDefault="00BF5ABA" w:rsidP="00BF5ABA">
      <w:pPr>
        <w:rPr>
          <w:rFonts w:ascii="宋体" w:eastAsia="宋体" w:hAnsi="宋体"/>
        </w:rPr>
      </w:pPr>
      <w:r w:rsidRPr="000665B4">
        <w:rPr>
          <w:rFonts w:ascii="宋体" w:eastAsia="宋体" w:hAnsi="宋体" w:hint="eastAsia"/>
        </w:rPr>
        <w:t>【题解】</w:t>
      </w:r>
    </w:p>
    <w:p w:rsidR="00BF5ABA" w:rsidRPr="000665B4" w:rsidRDefault="00BF5ABA" w:rsidP="00BF5ABA">
      <w:pPr>
        <w:rPr>
          <w:rFonts w:ascii="宋体" w:eastAsia="宋体" w:hAnsi="宋体"/>
        </w:rPr>
      </w:pPr>
      <w:r w:rsidRPr="000665B4">
        <w:rPr>
          <w:rFonts w:ascii="宋体" w:eastAsia="宋体" w:hAnsi="宋体" w:hint="eastAsia"/>
        </w:rPr>
        <w:t>【代码】</w:t>
      </w:r>
    </w:p>
    <w:p w:rsidR="00BF5ABA" w:rsidRPr="000665B4" w:rsidRDefault="00BF5ABA" w:rsidP="00BF5ABA">
      <w:pPr>
        <w:pStyle w:val="3"/>
        <w:rPr>
          <w:rFonts w:ascii="宋体" w:eastAsia="宋体" w:hAnsi="宋体"/>
          <w:b w:val="0"/>
        </w:rPr>
      </w:pPr>
      <w:bookmarkStart w:id="17" w:name="_Toc524382918"/>
      <w:r w:rsidRPr="000665B4">
        <w:rPr>
          <w:rFonts w:ascii="宋体" w:eastAsia="宋体" w:hAnsi="宋体" w:hint="eastAsia"/>
          <w:b w:val="0"/>
        </w:rPr>
        <w:t>银牌题-前置：LCA</w:t>
      </w:r>
      <w:bookmarkEnd w:id="17"/>
    </w:p>
    <w:p w:rsidR="00BF5ABA" w:rsidRPr="000665B4" w:rsidRDefault="00BF5ABA" w:rsidP="00BF5ABA">
      <w:pPr>
        <w:rPr>
          <w:rFonts w:ascii="宋体" w:eastAsia="宋体" w:hAnsi="宋体"/>
        </w:rPr>
      </w:pPr>
      <w:r w:rsidRPr="000665B4">
        <w:rPr>
          <w:rFonts w:ascii="宋体" w:eastAsia="宋体" w:hAnsi="宋体"/>
        </w:rPr>
        <w:t>2018</w:t>
      </w:r>
      <w:r w:rsidRPr="000665B4">
        <w:rPr>
          <w:rFonts w:ascii="宋体" w:eastAsia="宋体" w:hAnsi="宋体" w:hint="eastAsia"/>
        </w:rPr>
        <w:t>杭电暑期多校7-</w:t>
      </w:r>
      <w:r w:rsidRPr="000665B4">
        <w:rPr>
          <w:rFonts w:ascii="宋体" w:eastAsia="宋体" w:hAnsi="宋体"/>
        </w:rPr>
        <w:t>1008</w:t>
      </w:r>
      <w:r w:rsidRPr="000665B4">
        <w:rPr>
          <w:rFonts w:ascii="宋体" w:eastAsia="宋体" w:hAnsi="宋体" w:hint="eastAsia"/>
        </w:rPr>
        <w:t>-</w:t>
      </w:r>
      <w:r w:rsidRPr="000665B4">
        <w:rPr>
          <w:rFonts w:ascii="宋体" w:eastAsia="宋体" w:hAnsi="宋体"/>
        </w:rPr>
        <w:t xml:space="preserve"> </w:t>
      </w:r>
      <w:hyperlink r:id="rId11" w:history="1">
        <w:r w:rsidRPr="000665B4">
          <w:rPr>
            <w:rFonts w:ascii="宋体" w:eastAsia="宋体" w:hAnsi="宋体"/>
          </w:rPr>
          <w:t>Traffic Network in Numazu</w:t>
        </w:r>
      </w:hyperlink>
      <w:r w:rsidRPr="000665B4">
        <w:rPr>
          <w:rFonts w:ascii="宋体" w:eastAsia="宋体" w:hAnsi="宋体" w:hint="eastAsia"/>
        </w:rPr>
        <w:t>-</w:t>
      </w:r>
      <w:r w:rsidRPr="000665B4">
        <w:rPr>
          <w:rFonts w:ascii="宋体" w:eastAsia="宋体" w:hAnsi="宋体"/>
        </w:rPr>
        <w:t>HDU</w:t>
      </w:r>
      <w:r w:rsidRPr="000665B4">
        <w:rPr>
          <w:rFonts w:ascii="宋体" w:eastAsia="宋体" w:hAnsi="宋体" w:hint="eastAsia"/>
        </w:rPr>
        <w:t>-</w:t>
      </w:r>
      <w:r w:rsidRPr="000665B4">
        <w:rPr>
          <w:rFonts w:ascii="宋体" w:eastAsia="宋体" w:hAnsi="宋体"/>
        </w:rPr>
        <w:t>6393</w:t>
      </w:r>
    </w:p>
    <w:p w:rsidR="00BF5ABA" w:rsidRPr="000665B4" w:rsidRDefault="00BF5ABA" w:rsidP="00BF5ABA">
      <w:pPr>
        <w:rPr>
          <w:rFonts w:ascii="宋体" w:eastAsia="宋体" w:hAnsi="宋体"/>
        </w:rPr>
      </w:pPr>
      <w:r w:rsidRPr="000665B4">
        <w:rPr>
          <w:rFonts w:ascii="宋体" w:eastAsia="宋体" w:hAnsi="宋体" w:hint="eastAsia"/>
        </w:rPr>
        <w:t>【TAG】</w:t>
      </w:r>
    </w:p>
    <w:p w:rsidR="008106F4" w:rsidRPr="000665B4" w:rsidRDefault="008106F4" w:rsidP="008106F4">
      <w:pPr>
        <w:pStyle w:val="3"/>
        <w:rPr>
          <w:rFonts w:ascii="宋体" w:eastAsia="宋体" w:hAnsi="宋体"/>
          <w:b w:val="0"/>
        </w:rPr>
      </w:pPr>
      <w:bookmarkStart w:id="18" w:name="_Toc524382919"/>
      <w:r w:rsidRPr="000665B4">
        <w:rPr>
          <w:rFonts w:ascii="宋体" w:eastAsia="宋体" w:hAnsi="宋体" w:hint="eastAsia"/>
          <w:b w:val="0"/>
        </w:rPr>
        <w:t>银牌题-前置：</w:t>
      </w:r>
      <w:r w:rsidR="004763B6" w:rsidRPr="000665B4">
        <w:rPr>
          <w:rFonts w:ascii="宋体" w:eastAsia="宋体" w:hAnsi="宋体" w:hint="eastAsia"/>
          <w:b w:val="0"/>
        </w:rPr>
        <w:t>快速沃尔什变换（</w:t>
      </w:r>
      <w:r w:rsidR="008E37E2" w:rsidRPr="000665B4">
        <w:rPr>
          <w:rFonts w:ascii="宋体" w:eastAsia="宋体" w:hAnsi="宋体" w:hint="eastAsia"/>
          <w:b w:val="0"/>
        </w:rPr>
        <w:t>FWT</w:t>
      </w:r>
      <w:r w:rsidR="004763B6" w:rsidRPr="000665B4">
        <w:rPr>
          <w:rFonts w:ascii="宋体" w:eastAsia="宋体" w:hAnsi="宋体" w:hint="eastAsia"/>
          <w:b w:val="0"/>
        </w:rPr>
        <w:t>）</w:t>
      </w:r>
      <w:bookmarkEnd w:id="18"/>
    </w:p>
    <w:p w:rsidR="008106F4" w:rsidRPr="000665B4" w:rsidRDefault="008106F4" w:rsidP="00E108B8">
      <w:pPr>
        <w:rPr>
          <w:rFonts w:ascii="宋体" w:eastAsia="宋体" w:hAnsi="宋体"/>
        </w:rPr>
      </w:pPr>
      <w:r w:rsidRPr="000665B4">
        <w:rPr>
          <w:rFonts w:ascii="宋体" w:eastAsia="宋体" w:hAnsi="宋体" w:hint="eastAsia"/>
        </w:rPr>
        <w:t>牛客网2018暑期多校8H-</w:t>
      </w:r>
      <w:r w:rsidRPr="000665B4">
        <w:rPr>
          <w:rFonts w:ascii="宋体" w:eastAsia="宋体" w:hAnsi="宋体"/>
        </w:rPr>
        <w:t>Playing Games</w:t>
      </w:r>
    </w:p>
    <w:p w:rsidR="008106F4" w:rsidRPr="000665B4" w:rsidRDefault="008106F4" w:rsidP="00E108B8">
      <w:pPr>
        <w:rPr>
          <w:rFonts w:ascii="宋体" w:eastAsia="宋体" w:hAnsi="宋体"/>
        </w:rPr>
      </w:pPr>
      <w:r w:rsidRPr="000665B4">
        <w:rPr>
          <w:rFonts w:ascii="宋体" w:eastAsia="宋体" w:hAnsi="宋体" w:hint="eastAsia"/>
        </w:rPr>
        <w:t>【TAG】博弈论 尼姆博弈</w:t>
      </w:r>
    </w:p>
    <w:p w:rsidR="00A81436" w:rsidRPr="000665B4" w:rsidRDefault="00A81436" w:rsidP="00A81436">
      <w:pPr>
        <w:pStyle w:val="3"/>
        <w:rPr>
          <w:rFonts w:ascii="宋体" w:eastAsia="宋体" w:hAnsi="宋体"/>
          <w:b w:val="0"/>
        </w:rPr>
      </w:pPr>
      <w:bookmarkStart w:id="19" w:name="_Toc524382920"/>
      <w:r w:rsidRPr="000665B4">
        <w:rPr>
          <w:rFonts w:ascii="宋体" w:eastAsia="宋体" w:hAnsi="宋体" w:hint="eastAsia"/>
          <w:b w:val="0"/>
        </w:rPr>
        <w:t>（队友AC）铜牌题-前置：无</w:t>
      </w:r>
      <w:bookmarkEnd w:id="19"/>
    </w:p>
    <w:p w:rsidR="00A81436" w:rsidRPr="000665B4" w:rsidRDefault="00A81436" w:rsidP="00572776">
      <w:pPr>
        <w:rPr>
          <w:rFonts w:ascii="宋体" w:eastAsia="宋体" w:hAnsi="宋体"/>
        </w:rPr>
      </w:pPr>
      <w:r w:rsidRPr="000665B4">
        <w:rPr>
          <w:rFonts w:ascii="宋体" w:eastAsia="宋体" w:hAnsi="宋体" w:hint="eastAsia"/>
        </w:rPr>
        <w:t>牛客网20</w:t>
      </w:r>
      <w:r w:rsidRPr="000665B4">
        <w:rPr>
          <w:rFonts w:ascii="宋体" w:eastAsia="宋体" w:hAnsi="宋体"/>
        </w:rPr>
        <w:t>18</w:t>
      </w:r>
      <w:r w:rsidRPr="000665B4">
        <w:rPr>
          <w:rFonts w:ascii="宋体" w:eastAsia="宋体" w:hAnsi="宋体" w:hint="eastAsia"/>
        </w:rPr>
        <w:t>暑期多校8</w:t>
      </w:r>
      <w:r w:rsidRPr="000665B4">
        <w:rPr>
          <w:rFonts w:ascii="宋体" w:eastAsia="宋体" w:hAnsi="宋体"/>
        </w:rPr>
        <w:t>B</w:t>
      </w:r>
      <w:r w:rsidRPr="000665B4">
        <w:rPr>
          <w:rFonts w:ascii="宋体" w:eastAsia="宋体" w:hAnsi="宋体" w:hint="eastAsia"/>
        </w:rPr>
        <w:t>-</w:t>
      </w:r>
      <w:r w:rsidRPr="000665B4">
        <w:rPr>
          <w:rFonts w:ascii="宋体" w:eastAsia="宋体" w:hAnsi="宋体"/>
        </w:rPr>
        <w:t>Filling Pools</w:t>
      </w:r>
    </w:p>
    <w:p w:rsidR="00A81436" w:rsidRPr="000665B4" w:rsidRDefault="00A81436" w:rsidP="00572776">
      <w:pPr>
        <w:rPr>
          <w:rFonts w:ascii="宋体" w:eastAsia="宋体" w:hAnsi="宋体"/>
        </w:rPr>
      </w:pPr>
      <w:r w:rsidRPr="000665B4">
        <w:rPr>
          <w:rFonts w:ascii="宋体" w:eastAsia="宋体" w:hAnsi="宋体" w:hint="eastAsia"/>
        </w:rPr>
        <w:t>【TAG】OEIS 找规律</w:t>
      </w:r>
    </w:p>
    <w:p w:rsidR="00A81436" w:rsidRPr="000665B4" w:rsidRDefault="00A81436" w:rsidP="00A81436">
      <w:pPr>
        <w:pStyle w:val="3"/>
        <w:rPr>
          <w:rFonts w:ascii="宋体" w:eastAsia="宋体" w:hAnsi="宋体"/>
          <w:b w:val="0"/>
        </w:rPr>
      </w:pPr>
      <w:bookmarkStart w:id="20" w:name="_Toc524382921"/>
      <w:r w:rsidRPr="000665B4">
        <w:rPr>
          <w:rFonts w:ascii="宋体" w:eastAsia="宋体" w:hAnsi="宋体" w:hint="eastAsia"/>
          <w:b w:val="0"/>
        </w:rPr>
        <w:t>（队友AC）签到题-前置：无</w:t>
      </w:r>
      <w:bookmarkEnd w:id="20"/>
    </w:p>
    <w:p w:rsidR="00A81436" w:rsidRPr="000665B4" w:rsidRDefault="00A81436" w:rsidP="00A81436">
      <w:pPr>
        <w:rPr>
          <w:rFonts w:ascii="宋体" w:eastAsia="宋体" w:hAnsi="宋体"/>
        </w:rPr>
      </w:pPr>
      <w:r w:rsidRPr="000665B4">
        <w:rPr>
          <w:rFonts w:ascii="宋体" w:eastAsia="宋体" w:hAnsi="宋体" w:hint="eastAsia"/>
        </w:rPr>
        <w:t>牛客网20</w:t>
      </w:r>
      <w:r w:rsidRPr="000665B4">
        <w:rPr>
          <w:rFonts w:ascii="宋体" w:eastAsia="宋体" w:hAnsi="宋体"/>
        </w:rPr>
        <w:t>18</w:t>
      </w:r>
      <w:r w:rsidRPr="000665B4">
        <w:rPr>
          <w:rFonts w:ascii="宋体" w:eastAsia="宋体" w:hAnsi="宋体" w:hint="eastAsia"/>
        </w:rPr>
        <w:t>暑期多校8</w:t>
      </w:r>
      <w:r w:rsidRPr="000665B4">
        <w:rPr>
          <w:rFonts w:ascii="宋体" w:eastAsia="宋体" w:hAnsi="宋体"/>
        </w:rPr>
        <w:t>G-Counting regions</w:t>
      </w:r>
    </w:p>
    <w:p w:rsidR="00A81436" w:rsidRPr="000665B4" w:rsidRDefault="00A81436" w:rsidP="00572776">
      <w:pPr>
        <w:rPr>
          <w:rFonts w:ascii="宋体" w:eastAsia="宋体" w:hAnsi="宋体"/>
        </w:rPr>
      </w:pPr>
      <w:r w:rsidRPr="000665B4">
        <w:rPr>
          <w:rFonts w:ascii="宋体" w:eastAsia="宋体" w:hAnsi="宋体" w:hint="eastAsia"/>
        </w:rPr>
        <w:t>【TAG】OEIS 找规律</w:t>
      </w:r>
    </w:p>
    <w:p w:rsidR="005D7CFC" w:rsidRPr="000665B4" w:rsidRDefault="005D7CFC" w:rsidP="005D7CFC">
      <w:pPr>
        <w:pStyle w:val="3"/>
        <w:rPr>
          <w:rFonts w:ascii="宋体" w:eastAsia="宋体" w:hAnsi="宋体"/>
          <w:b w:val="0"/>
        </w:rPr>
      </w:pPr>
      <w:bookmarkStart w:id="21" w:name="_Toc524382922"/>
      <w:r w:rsidRPr="000665B4">
        <w:rPr>
          <w:rFonts w:ascii="宋体" w:eastAsia="宋体" w:hAnsi="宋体" w:hint="eastAsia"/>
          <w:b w:val="0"/>
        </w:rPr>
        <w:t>（队友AC）铜牌题-前置：无</w:t>
      </w:r>
      <w:bookmarkEnd w:id="21"/>
    </w:p>
    <w:p w:rsidR="005D7CFC" w:rsidRPr="000665B4" w:rsidRDefault="005D7CFC" w:rsidP="005D7CFC">
      <w:pPr>
        <w:rPr>
          <w:rFonts w:ascii="宋体" w:eastAsia="宋体" w:hAnsi="宋体"/>
        </w:rPr>
      </w:pPr>
      <w:r w:rsidRPr="000665B4">
        <w:rPr>
          <w:rFonts w:ascii="宋体" w:eastAsia="宋体" w:hAnsi="宋体" w:hint="eastAsia"/>
        </w:rPr>
        <w:t>2018杭电暑期多校7-</w:t>
      </w:r>
      <w:r w:rsidRPr="000665B4">
        <w:rPr>
          <w:rFonts w:ascii="宋体" w:eastAsia="宋体" w:hAnsi="宋体"/>
        </w:rPr>
        <w:t>1010</w:t>
      </w:r>
      <w:r w:rsidRPr="000665B4">
        <w:rPr>
          <w:rFonts w:ascii="宋体" w:eastAsia="宋体" w:hAnsi="宋体" w:hint="eastAsia"/>
        </w:rPr>
        <w:t>-</w:t>
      </w:r>
      <w:hyperlink r:id="rId12" w:history="1">
        <w:r w:rsidRPr="000665B4">
          <w:rPr>
            <w:rFonts w:ascii="宋体" w:eastAsia="宋体" w:hAnsi="宋体"/>
          </w:rPr>
          <w:t>Sequence</w:t>
        </w:r>
      </w:hyperlink>
      <w:r w:rsidRPr="000665B4">
        <w:rPr>
          <w:rFonts w:ascii="宋体" w:eastAsia="宋体" w:hAnsi="宋体" w:hint="eastAsia"/>
        </w:rPr>
        <w:t>-</w:t>
      </w:r>
      <w:r w:rsidRPr="000665B4">
        <w:rPr>
          <w:rFonts w:ascii="宋体" w:eastAsia="宋体" w:hAnsi="宋体"/>
        </w:rPr>
        <w:t>HDU</w:t>
      </w:r>
      <w:r w:rsidRPr="000665B4">
        <w:rPr>
          <w:rFonts w:ascii="宋体" w:eastAsia="宋体" w:hAnsi="宋体" w:hint="eastAsia"/>
        </w:rPr>
        <w:t>-</w:t>
      </w:r>
      <w:r w:rsidRPr="000665B4">
        <w:rPr>
          <w:rFonts w:ascii="宋体" w:eastAsia="宋体" w:hAnsi="宋体"/>
        </w:rPr>
        <w:t>6395</w:t>
      </w:r>
    </w:p>
    <w:p w:rsidR="005D7CFC" w:rsidRPr="000665B4" w:rsidRDefault="005D7CFC" w:rsidP="00572776">
      <w:pPr>
        <w:rPr>
          <w:rFonts w:ascii="宋体" w:eastAsia="宋体" w:hAnsi="宋体"/>
        </w:rPr>
      </w:pPr>
      <w:r w:rsidRPr="000665B4">
        <w:rPr>
          <w:rFonts w:ascii="宋体" w:eastAsia="宋体" w:hAnsi="宋体" w:hint="eastAsia"/>
        </w:rPr>
        <w:t>【TAG】矩阵快速幂 数论 递推</w:t>
      </w:r>
    </w:p>
    <w:p w:rsidR="00F24997" w:rsidRPr="000665B4" w:rsidRDefault="00F24997" w:rsidP="00612BFC">
      <w:pPr>
        <w:pStyle w:val="3"/>
        <w:rPr>
          <w:rFonts w:ascii="宋体" w:eastAsia="宋体" w:hAnsi="宋体"/>
          <w:b w:val="0"/>
        </w:rPr>
      </w:pPr>
      <w:bookmarkStart w:id="22" w:name="_Toc524382923"/>
      <w:r w:rsidRPr="000665B4">
        <w:rPr>
          <w:rFonts w:ascii="宋体" w:eastAsia="宋体" w:hAnsi="宋体" w:hint="eastAsia"/>
          <w:b w:val="0"/>
        </w:rPr>
        <w:t>（队友AC）铜牌题-前置：无</w:t>
      </w:r>
      <w:bookmarkEnd w:id="22"/>
    </w:p>
    <w:p w:rsidR="00612BFC" w:rsidRPr="000665B4" w:rsidRDefault="00612BFC" w:rsidP="00AF2A14">
      <w:pPr>
        <w:rPr>
          <w:rFonts w:ascii="宋体" w:eastAsia="宋体" w:hAnsi="宋体"/>
        </w:rPr>
      </w:pPr>
      <w:r w:rsidRPr="000665B4">
        <w:rPr>
          <w:rFonts w:ascii="宋体" w:eastAsia="宋体" w:hAnsi="宋体" w:hint="eastAsia"/>
        </w:rPr>
        <w:t>牛客网2</w:t>
      </w:r>
      <w:r w:rsidRPr="000665B4">
        <w:rPr>
          <w:rFonts w:ascii="宋体" w:eastAsia="宋体" w:hAnsi="宋体"/>
        </w:rPr>
        <w:t>018</w:t>
      </w:r>
      <w:r w:rsidRPr="000665B4">
        <w:rPr>
          <w:rFonts w:ascii="宋体" w:eastAsia="宋体" w:hAnsi="宋体" w:hint="eastAsia"/>
        </w:rPr>
        <w:t>暑期多校6</w:t>
      </w:r>
      <w:r w:rsidRPr="000665B4">
        <w:rPr>
          <w:rFonts w:ascii="宋体" w:eastAsia="宋体" w:hAnsi="宋体"/>
        </w:rPr>
        <w:t>C</w:t>
      </w:r>
      <w:r w:rsidRPr="000665B4">
        <w:rPr>
          <w:rFonts w:ascii="宋体" w:eastAsia="宋体" w:hAnsi="宋体" w:hint="eastAsia"/>
        </w:rPr>
        <w:t>-</w:t>
      </w:r>
      <w:hyperlink r:id="rId13" w:tgtFrame="_blank" w:history="1">
        <w:r w:rsidRPr="000665B4">
          <w:rPr>
            <w:rFonts w:ascii="宋体" w:eastAsia="宋体" w:hAnsi="宋体"/>
          </w:rPr>
          <w:t>Generation I</w:t>
        </w:r>
      </w:hyperlink>
    </w:p>
    <w:p w:rsidR="00612BFC" w:rsidRPr="000665B4" w:rsidRDefault="00612BFC" w:rsidP="00AF2A14">
      <w:pPr>
        <w:rPr>
          <w:rFonts w:ascii="宋体" w:eastAsia="宋体" w:hAnsi="宋体"/>
        </w:rPr>
      </w:pPr>
      <w:r w:rsidRPr="000665B4">
        <w:rPr>
          <w:rFonts w:ascii="宋体" w:eastAsia="宋体" w:hAnsi="宋体" w:hint="eastAsia"/>
        </w:rPr>
        <w:t>【TAG】排列组合 OEIS</w:t>
      </w:r>
    </w:p>
    <w:p w:rsidR="00612BFC" w:rsidRPr="000665B4" w:rsidRDefault="00612BFC" w:rsidP="00AF2A14">
      <w:pPr>
        <w:rPr>
          <w:rFonts w:ascii="宋体" w:eastAsia="宋体" w:hAnsi="宋体"/>
        </w:rPr>
      </w:pPr>
      <w:r w:rsidRPr="000665B4">
        <w:rPr>
          <w:rFonts w:ascii="宋体" w:eastAsia="宋体" w:hAnsi="宋体" w:hint="eastAsia"/>
        </w:rPr>
        <w:t>【题解】队友在OEIS上发现了一个很强的规律，即得出的答案在除以m之后，首先n和m交换后的这个值是一样的，其次这个值在OEIS上直接有现成公式，所以就解决了。赛后发现其实是直接推公式也不是太难。</w:t>
      </w:r>
    </w:p>
    <w:p w:rsidR="00825D2A" w:rsidRPr="000665B4" w:rsidRDefault="00825D2A" w:rsidP="00825D2A">
      <w:pPr>
        <w:pStyle w:val="3"/>
        <w:rPr>
          <w:rFonts w:ascii="宋体" w:eastAsia="宋体" w:hAnsi="宋体"/>
          <w:b w:val="0"/>
        </w:rPr>
      </w:pPr>
      <w:bookmarkStart w:id="23" w:name="_Toc524382924"/>
      <w:r w:rsidRPr="000665B4">
        <w:rPr>
          <w:rFonts w:ascii="宋体" w:eastAsia="宋体" w:hAnsi="宋体" w:hint="eastAsia"/>
          <w:b w:val="0"/>
        </w:rPr>
        <w:t>（队友AC）铜牌题-前置：无</w:t>
      </w:r>
      <w:bookmarkEnd w:id="23"/>
    </w:p>
    <w:p w:rsidR="00825D2A" w:rsidRPr="000665B4" w:rsidRDefault="00825D2A" w:rsidP="00AF2A14">
      <w:pPr>
        <w:rPr>
          <w:rFonts w:ascii="宋体" w:eastAsia="宋体" w:hAnsi="宋体"/>
        </w:rPr>
      </w:pPr>
      <w:r w:rsidRPr="000665B4">
        <w:rPr>
          <w:rFonts w:ascii="宋体" w:eastAsia="宋体" w:hAnsi="宋体" w:hint="eastAsia"/>
        </w:rPr>
        <w:t>2018杭电暑期多校第6场-</w:t>
      </w:r>
      <w:r w:rsidRPr="000665B4">
        <w:rPr>
          <w:rFonts w:ascii="宋体" w:eastAsia="宋体" w:hAnsi="宋体"/>
        </w:rPr>
        <w:t>1009</w:t>
      </w:r>
      <w:r w:rsidRPr="000665B4">
        <w:rPr>
          <w:rFonts w:ascii="宋体" w:eastAsia="宋体" w:hAnsi="宋体" w:hint="eastAsia"/>
        </w:rPr>
        <w:t>-</w:t>
      </w:r>
      <w:r w:rsidRPr="000665B4">
        <w:rPr>
          <w:rFonts w:ascii="宋体" w:eastAsia="宋体" w:hAnsi="宋体"/>
        </w:rPr>
        <w:t>Werewolf</w:t>
      </w:r>
      <w:r w:rsidRPr="000665B4">
        <w:rPr>
          <w:rFonts w:ascii="宋体" w:eastAsia="宋体" w:hAnsi="宋体" w:hint="eastAsia"/>
        </w:rPr>
        <w:t>-</w:t>
      </w:r>
      <w:r w:rsidRPr="000665B4">
        <w:rPr>
          <w:rFonts w:ascii="宋体" w:eastAsia="宋体" w:hAnsi="宋体"/>
        </w:rPr>
        <w:t>HDU6370</w:t>
      </w:r>
    </w:p>
    <w:p w:rsidR="00825D2A" w:rsidRPr="000665B4" w:rsidRDefault="00825D2A" w:rsidP="00AF2A14">
      <w:pPr>
        <w:rPr>
          <w:rFonts w:ascii="宋体" w:eastAsia="宋体" w:hAnsi="宋体"/>
        </w:rPr>
      </w:pPr>
      <w:r w:rsidRPr="000665B4">
        <w:rPr>
          <w:rFonts w:ascii="宋体" w:eastAsia="宋体" w:hAnsi="宋体" w:hint="eastAsia"/>
        </w:rPr>
        <w:lastRenderedPageBreak/>
        <w:t>【TAG】推理 图论 环 基环树</w:t>
      </w:r>
    </w:p>
    <w:p w:rsidR="008106F4" w:rsidRPr="000665B4" w:rsidRDefault="008106F4" w:rsidP="007B3A11">
      <w:pPr>
        <w:pStyle w:val="3"/>
        <w:rPr>
          <w:rFonts w:ascii="宋体" w:eastAsia="宋体" w:hAnsi="宋体"/>
          <w:b w:val="0"/>
        </w:rPr>
      </w:pPr>
      <w:bookmarkStart w:id="24" w:name="_Toc524382925"/>
      <w:r w:rsidRPr="000665B4">
        <w:rPr>
          <w:rFonts w:ascii="宋体" w:eastAsia="宋体" w:hAnsi="宋体" w:hint="eastAsia"/>
          <w:b w:val="0"/>
        </w:rPr>
        <w:t>（队友AC）签到题-前置：无</w:t>
      </w:r>
      <w:bookmarkEnd w:id="24"/>
    </w:p>
    <w:p w:rsidR="007B3A11" w:rsidRPr="000665B4" w:rsidRDefault="007B3A11" w:rsidP="00AF2A14">
      <w:pPr>
        <w:rPr>
          <w:rFonts w:ascii="宋体" w:eastAsia="宋体" w:hAnsi="宋体"/>
        </w:rPr>
      </w:pPr>
      <w:r w:rsidRPr="000665B4">
        <w:rPr>
          <w:rFonts w:ascii="宋体" w:eastAsia="宋体" w:hAnsi="宋体" w:hint="eastAsia"/>
        </w:rPr>
        <w:t>牛客网2018暑期多校7</w:t>
      </w:r>
      <w:r w:rsidRPr="000665B4">
        <w:rPr>
          <w:rFonts w:ascii="宋体" w:eastAsia="宋体" w:hAnsi="宋体"/>
        </w:rPr>
        <w:t>A</w:t>
      </w:r>
      <w:r w:rsidRPr="000665B4">
        <w:rPr>
          <w:rFonts w:ascii="宋体" w:eastAsia="宋体" w:hAnsi="宋体" w:hint="eastAsia"/>
        </w:rPr>
        <w:t>-</w:t>
      </w:r>
      <w:hyperlink r:id="rId14" w:tgtFrame="_blank" w:history="1">
        <w:r w:rsidRPr="000665B4">
          <w:rPr>
            <w:rFonts w:ascii="宋体" w:eastAsia="宋体" w:hAnsi="宋体"/>
          </w:rPr>
          <w:t>Minimum Cost Perfect Matching</w:t>
        </w:r>
      </w:hyperlink>
    </w:p>
    <w:p w:rsidR="007B3A11" w:rsidRPr="000665B4" w:rsidRDefault="007B3A11" w:rsidP="00AF2A14">
      <w:pPr>
        <w:rPr>
          <w:rFonts w:ascii="宋体" w:eastAsia="宋体" w:hAnsi="宋体"/>
        </w:rPr>
      </w:pPr>
      <w:r w:rsidRPr="000665B4">
        <w:rPr>
          <w:rFonts w:ascii="宋体" w:eastAsia="宋体" w:hAnsi="宋体" w:hint="eastAsia"/>
        </w:rPr>
        <w:t>【TAG】构造 异或</w:t>
      </w:r>
    </w:p>
    <w:p w:rsidR="00CD3BB7" w:rsidRPr="000665B4" w:rsidRDefault="00CD3BB7" w:rsidP="00CD3BB7">
      <w:pPr>
        <w:pStyle w:val="3"/>
        <w:rPr>
          <w:rFonts w:ascii="宋体" w:eastAsia="宋体" w:hAnsi="宋体"/>
          <w:b w:val="0"/>
        </w:rPr>
      </w:pPr>
      <w:bookmarkStart w:id="25" w:name="_Toc524382926"/>
      <w:r w:rsidRPr="000665B4">
        <w:rPr>
          <w:rFonts w:ascii="宋体" w:eastAsia="宋体" w:hAnsi="宋体" w:hint="eastAsia"/>
          <w:b w:val="0"/>
        </w:rPr>
        <w:t>（队友AC</w:t>
      </w:r>
      <w:r w:rsidR="003B5C64" w:rsidRPr="000665B4">
        <w:rPr>
          <w:rFonts w:ascii="宋体" w:eastAsia="宋体" w:hAnsi="宋体" w:hint="eastAsia"/>
          <w:b w:val="0"/>
        </w:rPr>
        <w:t>）签到题</w:t>
      </w:r>
      <w:r w:rsidRPr="000665B4">
        <w:rPr>
          <w:rFonts w:ascii="宋体" w:eastAsia="宋体" w:hAnsi="宋体" w:hint="eastAsia"/>
          <w:b w:val="0"/>
        </w:rPr>
        <w:t>-前置：无</w:t>
      </w:r>
      <w:bookmarkEnd w:id="25"/>
    </w:p>
    <w:p w:rsidR="00CD3BB7" w:rsidRPr="000665B4" w:rsidRDefault="00CD3BB7" w:rsidP="00BB51E3">
      <w:pPr>
        <w:rPr>
          <w:rFonts w:ascii="宋体" w:eastAsia="宋体" w:hAnsi="宋体"/>
        </w:rPr>
      </w:pPr>
      <w:r w:rsidRPr="000665B4">
        <w:rPr>
          <w:rFonts w:ascii="宋体" w:eastAsia="宋体" w:hAnsi="宋体" w:hint="eastAsia"/>
        </w:rPr>
        <w:t>2018杭电暑期多校1D-</w:t>
      </w:r>
      <w:r w:rsidRPr="000665B4">
        <w:rPr>
          <w:rFonts w:ascii="宋体" w:eastAsia="宋体" w:hAnsi="宋体"/>
        </w:rPr>
        <w:t>HDU6301</w:t>
      </w:r>
      <w:r w:rsidRPr="000665B4">
        <w:rPr>
          <w:rFonts w:ascii="宋体" w:eastAsia="宋体" w:hAnsi="宋体" w:hint="eastAsia"/>
        </w:rPr>
        <w:t>-</w:t>
      </w:r>
      <w:r w:rsidRPr="000665B4">
        <w:rPr>
          <w:rFonts w:ascii="宋体" w:eastAsia="宋体" w:hAnsi="宋体"/>
        </w:rPr>
        <w:t>Distinct Values</w:t>
      </w:r>
    </w:p>
    <w:p w:rsidR="00CD3BB7" w:rsidRPr="000665B4" w:rsidRDefault="00CD3BB7" w:rsidP="00BB51E3">
      <w:pPr>
        <w:rPr>
          <w:rFonts w:ascii="宋体" w:eastAsia="宋体" w:hAnsi="宋体"/>
        </w:rPr>
      </w:pPr>
      <w:r w:rsidRPr="000665B4">
        <w:rPr>
          <w:rFonts w:ascii="宋体" w:eastAsia="宋体" w:hAnsi="宋体" w:hint="eastAsia"/>
        </w:rPr>
        <w:t>【题意】</w:t>
      </w:r>
    </w:p>
    <w:p w:rsidR="00CD3BB7" w:rsidRPr="000665B4" w:rsidRDefault="00CD3BB7" w:rsidP="00BB51E3">
      <w:pPr>
        <w:rPr>
          <w:rFonts w:ascii="宋体" w:eastAsia="宋体" w:hAnsi="宋体"/>
        </w:rPr>
      </w:pPr>
      <w:r w:rsidRPr="000665B4">
        <w:rPr>
          <w:rFonts w:ascii="宋体" w:eastAsia="宋体" w:hAnsi="宋体" w:hint="eastAsia"/>
        </w:rPr>
        <w:t>【TAG】</w:t>
      </w:r>
    </w:p>
    <w:p w:rsidR="00CD3BB7" w:rsidRPr="000665B4" w:rsidRDefault="00CD3BB7" w:rsidP="00BB51E3">
      <w:pPr>
        <w:rPr>
          <w:rFonts w:ascii="宋体" w:eastAsia="宋体" w:hAnsi="宋体"/>
        </w:rPr>
      </w:pPr>
      <w:r w:rsidRPr="000665B4">
        <w:rPr>
          <w:rFonts w:ascii="宋体" w:eastAsia="宋体" w:hAnsi="宋体" w:hint="eastAsia"/>
        </w:rPr>
        <w:t>【题解】</w:t>
      </w:r>
    </w:p>
    <w:p w:rsidR="00CD3BB7" w:rsidRPr="000665B4" w:rsidRDefault="00CD3BB7" w:rsidP="00BB51E3">
      <w:pPr>
        <w:rPr>
          <w:rFonts w:ascii="宋体" w:eastAsia="宋体" w:hAnsi="宋体"/>
        </w:rPr>
      </w:pPr>
      <w:r w:rsidRPr="000665B4">
        <w:rPr>
          <w:rFonts w:ascii="宋体" w:eastAsia="宋体" w:hAnsi="宋体" w:hint="eastAsia"/>
        </w:rPr>
        <w:t>【代码】</w:t>
      </w:r>
    </w:p>
    <w:p w:rsidR="00FB28F9" w:rsidRPr="000665B4" w:rsidRDefault="00FB28F9" w:rsidP="00FB28F9">
      <w:pPr>
        <w:pStyle w:val="3"/>
        <w:rPr>
          <w:rFonts w:ascii="宋体" w:eastAsia="宋体" w:hAnsi="宋体"/>
          <w:b w:val="0"/>
        </w:rPr>
      </w:pPr>
      <w:bookmarkStart w:id="26" w:name="_Toc524382927"/>
      <w:r w:rsidRPr="000665B4">
        <w:rPr>
          <w:rFonts w:ascii="宋体" w:eastAsia="宋体" w:hAnsi="宋体" w:hint="eastAsia"/>
          <w:b w:val="0"/>
        </w:rPr>
        <w:t>（队友AC</w:t>
      </w:r>
      <w:r w:rsidR="003B5C64" w:rsidRPr="000665B4">
        <w:rPr>
          <w:rFonts w:ascii="宋体" w:eastAsia="宋体" w:hAnsi="宋体" w:hint="eastAsia"/>
          <w:b w:val="0"/>
        </w:rPr>
        <w:t>）签到题</w:t>
      </w:r>
      <w:r w:rsidRPr="000665B4">
        <w:rPr>
          <w:rFonts w:ascii="宋体" w:eastAsia="宋体" w:hAnsi="宋体" w:hint="eastAsia"/>
          <w:b w:val="0"/>
        </w:rPr>
        <w:t>-前置：无</w:t>
      </w:r>
      <w:bookmarkEnd w:id="26"/>
    </w:p>
    <w:p w:rsidR="00FB28F9" w:rsidRPr="000665B4" w:rsidRDefault="00FB28F9" w:rsidP="00BB51E3">
      <w:pPr>
        <w:rPr>
          <w:rFonts w:ascii="宋体" w:eastAsia="宋体" w:hAnsi="宋体"/>
        </w:rPr>
      </w:pPr>
      <w:r w:rsidRPr="000665B4">
        <w:rPr>
          <w:rFonts w:ascii="宋体" w:eastAsia="宋体" w:hAnsi="宋体" w:hint="eastAsia"/>
        </w:rPr>
        <w:t>牛客网2018暑期多校4</w:t>
      </w:r>
      <w:r w:rsidRPr="000665B4">
        <w:rPr>
          <w:rFonts w:ascii="宋体" w:eastAsia="宋体" w:hAnsi="宋体"/>
        </w:rPr>
        <w:t>D</w:t>
      </w:r>
      <w:r w:rsidRPr="000665B4">
        <w:rPr>
          <w:rFonts w:ascii="宋体" w:eastAsia="宋体" w:hAnsi="宋体" w:hint="eastAsia"/>
        </w:rPr>
        <w:t>-</w:t>
      </w:r>
      <w:r w:rsidRPr="000665B4">
        <w:rPr>
          <w:rFonts w:ascii="宋体" w:eastAsia="宋体" w:hAnsi="宋体"/>
        </w:rPr>
        <w:t>Another Distinct Values</w:t>
      </w:r>
    </w:p>
    <w:p w:rsidR="00FB28F9" w:rsidRPr="000665B4" w:rsidRDefault="00FB28F9" w:rsidP="00BB51E3">
      <w:pPr>
        <w:rPr>
          <w:rFonts w:ascii="宋体" w:eastAsia="宋体" w:hAnsi="宋体"/>
        </w:rPr>
      </w:pPr>
      <w:r w:rsidRPr="000665B4">
        <w:rPr>
          <w:rFonts w:ascii="宋体" w:eastAsia="宋体" w:hAnsi="宋体" w:hint="eastAsia"/>
        </w:rPr>
        <w:t>【题意】</w:t>
      </w:r>
    </w:p>
    <w:p w:rsidR="00FB28F9" w:rsidRPr="000665B4" w:rsidRDefault="00FB28F9" w:rsidP="00BB51E3">
      <w:pPr>
        <w:rPr>
          <w:rFonts w:ascii="宋体" w:eastAsia="宋体" w:hAnsi="宋体"/>
        </w:rPr>
      </w:pPr>
      <w:r w:rsidRPr="000665B4">
        <w:rPr>
          <w:rFonts w:ascii="宋体" w:eastAsia="宋体" w:hAnsi="宋体" w:hint="eastAsia"/>
        </w:rPr>
        <w:t>【TAG】数学 构造</w:t>
      </w:r>
    </w:p>
    <w:p w:rsidR="00FB28F9" w:rsidRPr="000665B4" w:rsidRDefault="00FB28F9" w:rsidP="00BB51E3">
      <w:pPr>
        <w:rPr>
          <w:rFonts w:ascii="宋体" w:eastAsia="宋体" w:hAnsi="宋体"/>
        </w:rPr>
      </w:pPr>
      <w:r w:rsidRPr="000665B4">
        <w:rPr>
          <w:rFonts w:ascii="宋体" w:eastAsia="宋体" w:hAnsi="宋体" w:hint="eastAsia"/>
        </w:rPr>
        <w:t>【题解】</w:t>
      </w:r>
    </w:p>
    <w:p w:rsidR="00FB28F9" w:rsidRPr="000665B4" w:rsidRDefault="00FB28F9" w:rsidP="00BB51E3">
      <w:pPr>
        <w:rPr>
          <w:rFonts w:ascii="宋体" w:eastAsia="宋体" w:hAnsi="宋体"/>
        </w:rPr>
      </w:pPr>
      <w:r w:rsidRPr="000665B4">
        <w:rPr>
          <w:rFonts w:ascii="宋体" w:eastAsia="宋体" w:hAnsi="宋体" w:hint="eastAsia"/>
        </w:rPr>
        <w:t>【代码】</w:t>
      </w:r>
    </w:p>
    <w:p w:rsidR="00FB28F9" w:rsidRPr="000665B4" w:rsidRDefault="00FB28F9" w:rsidP="00FB28F9">
      <w:pPr>
        <w:pStyle w:val="3"/>
        <w:rPr>
          <w:rFonts w:ascii="宋体" w:eastAsia="宋体" w:hAnsi="宋体"/>
          <w:b w:val="0"/>
        </w:rPr>
      </w:pPr>
      <w:bookmarkStart w:id="27" w:name="_Toc524382928"/>
      <w:r w:rsidRPr="000665B4">
        <w:rPr>
          <w:rFonts w:ascii="宋体" w:eastAsia="宋体" w:hAnsi="宋体" w:hint="eastAsia"/>
          <w:b w:val="0"/>
        </w:rPr>
        <w:t>（队友AC</w:t>
      </w:r>
      <w:r w:rsidR="003B5C64" w:rsidRPr="000665B4">
        <w:rPr>
          <w:rFonts w:ascii="宋体" w:eastAsia="宋体" w:hAnsi="宋体" w:hint="eastAsia"/>
          <w:b w:val="0"/>
        </w:rPr>
        <w:t>）签到题</w:t>
      </w:r>
      <w:r w:rsidRPr="000665B4">
        <w:rPr>
          <w:rFonts w:ascii="宋体" w:eastAsia="宋体" w:hAnsi="宋体" w:hint="eastAsia"/>
          <w:b w:val="0"/>
        </w:rPr>
        <w:t>-前置：无</w:t>
      </w:r>
      <w:bookmarkEnd w:id="27"/>
    </w:p>
    <w:p w:rsidR="00FB28F9" w:rsidRPr="000665B4" w:rsidRDefault="00FB28F9" w:rsidP="00BB51E3">
      <w:pPr>
        <w:rPr>
          <w:rFonts w:ascii="宋体" w:eastAsia="宋体" w:hAnsi="宋体"/>
        </w:rPr>
      </w:pPr>
      <w:r w:rsidRPr="000665B4">
        <w:rPr>
          <w:rFonts w:ascii="宋体" w:eastAsia="宋体" w:hAnsi="宋体" w:hint="eastAsia"/>
        </w:rPr>
        <w:t>牛客网2018暑期多校4G-</w:t>
      </w:r>
      <w:r w:rsidRPr="000665B4">
        <w:rPr>
          <w:rFonts w:ascii="宋体" w:eastAsia="宋体" w:hAnsi="宋体"/>
        </w:rPr>
        <w:t>Maximum Mode</w:t>
      </w:r>
    </w:p>
    <w:p w:rsidR="00FB28F9" w:rsidRPr="000665B4" w:rsidRDefault="00FB28F9" w:rsidP="00BB51E3">
      <w:pPr>
        <w:rPr>
          <w:rFonts w:ascii="宋体" w:eastAsia="宋体" w:hAnsi="宋体"/>
        </w:rPr>
      </w:pPr>
      <w:r w:rsidRPr="000665B4">
        <w:rPr>
          <w:rFonts w:ascii="宋体" w:eastAsia="宋体" w:hAnsi="宋体" w:hint="eastAsia"/>
        </w:rPr>
        <w:t>【题意】</w:t>
      </w:r>
    </w:p>
    <w:p w:rsidR="00FB28F9" w:rsidRPr="000665B4" w:rsidRDefault="00FB28F9" w:rsidP="00BB51E3">
      <w:pPr>
        <w:rPr>
          <w:rFonts w:ascii="宋体" w:eastAsia="宋体" w:hAnsi="宋体"/>
        </w:rPr>
      </w:pPr>
      <w:r w:rsidRPr="000665B4">
        <w:rPr>
          <w:rFonts w:ascii="宋体" w:eastAsia="宋体" w:hAnsi="宋体" w:hint="eastAsia"/>
        </w:rPr>
        <w:t>【TAG】</w:t>
      </w:r>
    </w:p>
    <w:p w:rsidR="00FB28F9" w:rsidRPr="000665B4" w:rsidRDefault="00FB28F9" w:rsidP="00BB51E3">
      <w:pPr>
        <w:rPr>
          <w:rFonts w:ascii="宋体" w:eastAsia="宋体" w:hAnsi="宋体"/>
        </w:rPr>
      </w:pPr>
      <w:r w:rsidRPr="000665B4">
        <w:rPr>
          <w:rFonts w:ascii="宋体" w:eastAsia="宋体" w:hAnsi="宋体" w:hint="eastAsia"/>
        </w:rPr>
        <w:t>【题解】</w:t>
      </w:r>
    </w:p>
    <w:p w:rsidR="00FB28F9" w:rsidRPr="000665B4" w:rsidRDefault="00FB28F9" w:rsidP="00BB51E3">
      <w:pPr>
        <w:rPr>
          <w:rFonts w:ascii="宋体" w:eastAsia="宋体" w:hAnsi="宋体"/>
        </w:rPr>
      </w:pPr>
      <w:r w:rsidRPr="000665B4">
        <w:rPr>
          <w:rFonts w:ascii="宋体" w:eastAsia="宋体" w:hAnsi="宋体" w:hint="eastAsia"/>
        </w:rPr>
        <w:t>【代码】</w:t>
      </w:r>
    </w:p>
    <w:p w:rsidR="00F24997" w:rsidRPr="000665B4" w:rsidRDefault="00F24997" w:rsidP="00F24997">
      <w:pPr>
        <w:pStyle w:val="3"/>
        <w:rPr>
          <w:rFonts w:ascii="宋体" w:eastAsia="宋体" w:hAnsi="宋体"/>
          <w:b w:val="0"/>
        </w:rPr>
      </w:pPr>
      <w:bookmarkStart w:id="28" w:name="_Toc524382929"/>
      <w:r w:rsidRPr="000665B4">
        <w:rPr>
          <w:rFonts w:ascii="宋体" w:eastAsia="宋体" w:hAnsi="宋体" w:hint="eastAsia"/>
          <w:b w:val="0"/>
        </w:rPr>
        <w:t>（队友A</w:t>
      </w:r>
      <w:r w:rsidRPr="000665B4">
        <w:rPr>
          <w:rFonts w:ascii="宋体" w:eastAsia="宋体" w:hAnsi="宋体"/>
          <w:b w:val="0"/>
        </w:rPr>
        <w:t>C</w:t>
      </w:r>
      <w:r w:rsidRPr="000665B4">
        <w:rPr>
          <w:rFonts w:ascii="宋体" w:eastAsia="宋体" w:hAnsi="宋体" w:hint="eastAsia"/>
          <w:b w:val="0"/>
        </w:rPr>
        <w:t>）签到题-前置：无</w:t>
      </w:r>
      <w:bookmarkEnd w:id="28"/>
    </w:p>
    <w:p w:rsidR="00F24997" w:rsidRPr="000665B4" w:rsidRDefault="00F24997" w:rsidP="00BB51E3">
      <w:pPr>
        <w:rPr>
          <w:rFonts w:ascii="宋体" w:eastAsia="宋体" w:hAnsi="宋体"/>
        </w:rPr>
      </w:pPr>
      <w:r w:rsidRPr="000665B4">
        <w:rPr>
          <w:rFonts w:ascii="宋体" w:eastAsia="宋体" w:hAnsi="宋体" w:hint="eastAsia"/>
        </w:rPr>
        <w:t>牛客网2</w:t>
      </w:r>
      <w:r w:rsidRPr="000665B4">
        <w:rPr>
          <w:rFonts w:ascii="宋体" w:eastAsia="宋体" w:hAnsi="宋体"/>
        </w:rPr>
        <w:t>018</w:t>
      </w:r>
      <w:r w:rsidRPr="000665B4">
        <w:rPr>
          <w:rFonts w:ascii="宋体" w:eastAsia="宋体" w:hAnsi="宋体" w:hint="eastAsia"/>
        </w:rPr>
        <w:t>暑期多校6</w:t>
      </w:r>
      <w:r w:rsidRPr="000665B4">
        <w:rPr>
          <w:rFonts w:ascii="宋体" w:eastAsia="宋体" w:hAnsi="宋体"/>
        </w:rPr>
        <w:t>D</w:t>
      </w:r>
      <w:r w:rsidRPr="000665B4">
        <w:rPr>
          <w:rFonts w:ascii="宋体" w:eastAsia="宋体" w:hAnsi="宋体" w:hint="eastAsia"/>
        </w:rPr>
        <w:t>-</w:t>
      </w:r>
      <w:hyperlink r:id="rId15" w:tgtFrame="_blank" w:history="1">
        <w:r w:rsidRPr="000665B4">
          <w:rPr>
            <w:rFonts w:ascii="宋体" w:eastAsia="宋体" w:hAnsi="宋体"/>
          </w:rPr>
          <w:t>Bulbasaur</w:t>
        </w:r>
      </w:hyperlink>
    </w:p>
    <w:p w:rsidR="00F24997" w:rsidRPr="000665B4" w:rsidRDefault="00F24997" w:rsidP="00BB51E3">
      <w:pPr>
        <w:rPr>
          <w:rFonts w:ascii="宋体" w:eastAsia="宋体" w:hAnsi="宋体"/>
        </w:rPr>
      </w:pPr>
      <w:r w:rsidRPr="000665B4">
        <w:rPr>
          <w:rFonts w:ascii="宋体" w:eastAsia="宋体" w:hAnsi="宋体" w:hint="eastAsia"/>
        </w:rPr>
        <w:t>【T</w:t>
      </w:r>
      <w:r w:rsidRPr="000665B4">
        <w:rPr>
          <w:rFonts w:ascii="宋体" w:eastAsia="宋体" w:hAnsi="宋体"/>
        </w:rPr>
        <w:t>AG</w:t>
      </w:r>
      <w:r w:rsidRPr="000665B4">
        <w:rPr>
          <w:rFonts w:ascii="宋体" w:eastAsia="宋体" w:hAnsi="宋体" w:hint="eastAsia"/>
        </w:rPr>
        <w:t>】签到题</w:t>
      </w:r>
    </w:p>
    <w:p w:rsidR="00F24997" w:rsidRPr="000665B4" w:rsidRDefault="00F24997" w:rsidP="00F24997">
      <w:pPr>
        <w:pStyle w:val="3"/>
        <w:rPr>
          <w:rFonts w:ascii="宋体" w:eastAsia="宋体" w:hAnsi="宋体"/>
          <w:b w:val="0"/>
        </w:rPr>
      </w:pPr>
      <w:bookmarkStart w:id="29" w:name="_Toc524382930"/>
      <w:r w:rsidRPr="000665B4">
        <w:rPr>
          <w:rFonts w:ascii="宋体" w:eastAsia="宋体" w:hAnsi="宋体" w:hint="eastAsia"/>
          <w:b w:val="0"/>
        </w:rPr>
        <w:t>（队友AC）签到题-前置：无</w:t>
      </w:r>
      <w:bookmarkEnd w:id="29"/>
    </w:p>
    <w:p w:rsidR="00F24997" w:rsidRPr="000665B4" w:rsidRDefault="00F24997" w:rsidP="00BB51E3">
      <w:pPr>
        <w:rPr>
          <w:rFonts w:ascii="宋体" w:eastAsia="宋体" w:hAnsi="宋体"/>
        </w:rPr>
      </w:pPr>
      <w:r w:rsidRPr="000665B4">
        <w:rPr>
          <w:rFonts w:ascii="宋体" w:eastAsia="宋体" w:hAnsi="宋体" w:hint="eastAsia"/>
        </w:rPr>
        <w:t>牛客网20</w:t>
      </w:r>
      <w:r w:rsidRPr="000665B4">
        <w:rPr>
          <w:rFonts w:ascii="宋体" w:eastAsia="宋体" w:hAnsi="宋体"/>
        </w:rPr>
        <w:t>18</w:t>
      </w:r>
      <w:r w:rsidRPr="000665B4">
        <w:rPr>
          <w:rFonts w:ascii="宋体" w:eastAsia="宋体" w:hAnsi="宋体" w:hint="eastAsia"/>
        </w:rPr>
        <w:t>暑期多校6</w:t>
      </w:r>
      <w:r w:rsidRPr="000665B4">
        <w:rPr>
          <w:rFonts w:ascii="宋体" w:eastAsia="宋体" w:hAnsi="宋体"/>
        </w:rPr>
        <w:t>J</w:t>
      </w:r>
      <w:r w:rsidRPr="000665B4">
        <w:rPr>
          <w:rFonts w:ascii="宋体" w:eastAsia="宋体" w:hAnsi="宋体" w:hint="eastAsia"/>
        </w:rPr>
        <w:t>-</w:t>
      </w:r>
      <w:hyperlink r:id="rId16" w:tgtFrame="_blank" w:history="1">
        <w:r w:rsidRPr="000665B4">
          <w:rPr>
            <w:rFonts w:ascii="宋体" w:eastAsia="宋体" w:hAnsi="宋体"/>
          </w:rPr>
          <w:t>Heritage of skywalkert</w:t>
        </w:r>
      </w:hyperlink>
    </w:p>
    <w:p w:rsidR="00F24997" w:rsidRPr="000665B4" w:rsidRDefault="00F24997" w:rsidP="00BB51E3">
      <w:pPr>
        <w:rPr>
          <w:rFonts w:ascii="宋体" w:eastAsia="宋体" w:hAnsi="宋体"/>
        </w:rPr>
      </w:pPr>
      <w:r w:rsidRPr="000665B4">
        <w:rPr>
          <w:rFonts w:ascii="宋体" w:eastAsia="宋体" w:hAnsi="宋体" w:hint="eastAsia"/>
        </w:rPr>
        <w:t>【T</w:t>
      </w:r>
      <w:r w:rsidRPr="000665B4">
        <w:rPr>
          <w:rFonts w:ascii="宋体" w:eastAsia="宋体" w:hAnsi="宋体"/>
        </w:rPr>
        <w:t>AG</w:t>
      </w:r>
      <w:r w:rsidRPr="000665B4">
        <w:rPr>
          <w:rFonts w:ascii="宋体" w:eastAsia="宋体" w:hAnsi="宋体" w:hint="eastAsia"/>
        </w:rPr>
        <w:t>】随机 签到题</w:t>
      </w:r>
    </w:p>
    <w:p w:rsidR="00784D8A" w:rsidRPr="000665B4" w:rsidRDefault="00784D8A" w:rsidP="00784D8A">
      <w:pPr>
        <w:pStyle w:val="3"/>
        <w:rPr>
          <w:rFonts w:ascii="宋体" w:eastAsia="宋体" w:hAnsi="宋体"/>
          <w:b w:val="0"/>
        </w:rPr>
      </w:pPr>
      <w:bookmarkStart w:id="30" w:name="_Toc524382931"/>
      <w:r w:rsidRPr="000665B4">
        <w:rPr>
          <w:rFonts w:ascii="宋体" w:eastAsia="宋体" w:hAnsi="宋体" w:hint="eastAsia"/>
          <w:b w:val="0"/>
        </w:rPr>
        <w:lastRenderedPageBreak/>
        <w:t>（队友AC）签到题-前置：无</w:t>
      </w:r>
      <w:bookmarkEnd w:id="30"/>
    </w:p>
    <w:p w:rsidR="00784D8A" w:rsidRPr="000665B4" w:rsidRDefault="00784D8A" w:rsidP="00784D8A">
      <w:pPr>
        <w:rPr>
          <w:rFonts w:ascii="宋体" w:eastAsia="宋体" w:hAnsi="宋体"/>
        </w:rPr>
      </w:pPr>
      <w:r w:rsidRPr="000665B4">
        <w:rPr>
          <w:rFonts w:ascii="宋体" w:eastAsia="宋体" w:hAnsi="宋体" w:hint="eastAsia"/>
        </w:rPr>
        <w:t>2018杭电暑期多校1A-</w:t>
      </w:r>
      <w:r w:rsidRPr="000665B4">
        <w:rPr>
          <w:rFonts w:ascii="宋体" w:eastAsia="宋体" w:hAnsi="宋体"/>
        </w:rPr>
        <w:t>HDU6308</w:t>
      </w:r>
      <w:r w:rsidRPr="000665B4">
        <w:rPr>
          <w:rFonts w:ascii="宋体" w:eastAsia="宋体" w:hAnsi="宋体" w:hint="eastAsia"/>
        </w:rPr>
        <w:t>-</w:t>
      </w:r>
      <w:r w:rsidRPr="000665B4">
        <w:rPr>
          <w:rFonts w:ascii="宋体" w:eastAsia="宋体" w:hAnsi="宋体"/>
        </w:rPr>
        <w:t>Time Zone</w:t>
      </w:r>
    </w:p>
    <w:p w:rsidR="00784D8A" w:rsidRPr="000665B4" w:rsidRDefault="00784D8A" w:rsidP="00784D8A">
      <w:pPr>
        <w:rPr>
          <w:rFonts w:ascii="宋体" w:eastAsia="宋体" w:hAnsi="宋体"/>
        </w:rPr>
      </w:pPr>
      <w:r w:rsidRPr="000665B4">
        <w:rPr>
          <w:rFonts w:ascii="宋体" w:eastAsia="宋体" w:hAnsi="宋体" w:hint="eastAsia"/>
        </w:rPr>
        <w:t>【题意】</w:t>
      </w:r>
    </w:p>
    <w:p w:rsidR="00784D8A" w:rsidRPr="000665B4" w:rsidRDefault="00784D8A" w:rsidP="00784D8A">
      <w:pPr>
        <w:rPr>
          <w:rFonts w:ascii="宋体" w:eastAsia="宋体" w:hAnsi="宋体"/>
        </w:rPr>
      </w:pPr>
      <w:r w:rsidRPr="000665B4">
        <w:rPr>
          <w:rFonts w:ascii="宋体" w:eastAsia="宋体" w:hAnsi="宋体" w:hint="eastAsia"/>
        </w:rPr>
        <w:t>【TAG】模拟</w:t>
      </w:r>
    </w:p>
    <w:p w:rsidR="00784D8A" w:rsidRPr="000665B4" w:rsidRDefault="00784D8A" w:rsidP="00784D8A">
      <w:pPr>
        <w:rPr>
          <w:rFonts w:ascii="宋体" w:eastAsia="宋体" w:hAnsi="宋体"/>
        </w:rPr>
      </w:pPr>
      <w:r w:rsidRPr="000665B4">
        <w:rPr>
          <w:rFonts w:ascii="宋体" w:eastAsia="宋体" w:hAnsi="宋体" w:hint="eastAsia"/>
        </w:rPr>
        <w:t>【题解】</w:t>
      </w:r>
    </w:p>
    <w:p w:rsidR="00784D8A" w:rsidRPr="000665B4" w:rsidRDefault="00784D8A" w:rsidP="00BB51E3">
      <w:pPr>
        <w:rPr>
          <w:rFonts w:ascii="宋体" w:eastAsia="宋体" w:hAnsi="宋体"/>
        </w:rPr>
      </w:pPr>
      <w:r w:rsidRPr="000665B4">
        <w:rPr>
          <w:rFonts w:ascii="宋体" w:eastAsia="宋体" w:hAnsi="宋体" w:hint="eastAsia"/>
        </w:rPr>
        <w:t>【代码】</w:t>
      </w:r>
    </w:p>
    <w:p w:rsidR="00825D2A" w:rsidRPr="000665B4" w:rsidRDefault="00825D2A" w:rsidP="00825D2A">
      <w:pPr>
        <w:pStyle w:val="3"/>
        <w:rPr>
          <w:rFonts w:ascii="宋体" w:eastAsia="宋体" w:hAnsi="宋体"/>
          <w:b w:val="0"/>
        </w:rPr>
      </w:pPr>
      <w:bookmarkStart w:id="31" w:name="_Toc524382932"/>
      <w:r w:rsidRPr="000665B4">
        <w:rPr>
          <w:rFonts w:ascii="宋体" w:eastAsia="宋体" w:hAnsi="宋体" w:hint="eastAsia"/>
          <w:b w:val="0"/>
        </w:rPr>
        <w:t>（队友AC）签到题-前置：无</w:t>
      </w:r>
      <w:bookmarkEnd w:id="31"/>
    </w:p>
    <w:p w:rsidR="00825D2A" w:rsidRPr="000665B4" w:rsidRDefault="00825D2A" w:rsidP="00BB51E3">
      <w:pPr>
        <w:rPr>
          <w:rFonts w:ascii="宋体" w:eastAsia="宋体" w:hAnsi="宋体"/>
        </w:rPr>
      </w:pPr>
      <w:r w:rsidRPr="000665B4">
        <w:rPr>
          <w:rFonts w:ascii="宋体" w:eastAsia="宋体" w:hAnsi="宋体" w:hint="eastAsia"/>
        </w:rPr>
        <w:t>2018杭电暑期多校第6场-</w:t>
      </w:r>
      <w:r w:rsidRPr="000665B4">
        <w:rPr>
          <w:rFonts w:ascii="宋体" w:eastAsia="宋体" w:hAnsi="宋体"/>
        </w:rPr>
        <w:t>1012</w:t>
      </w:r>
      <w:r w:rsidRPr="000665B4">
        <w:rPr>
          <w:rFonts w:ascii="宋体" w:eastAsia="宋体" w:hAnsi="宋体" w:hint="eastAsia"/>
        </w:rPr>
        <w:t>-</w:t>
      </w:r>
      <w:r w:rsidRPr="000665B4">
        <w:rPr>
          <w:rFonts w:ascii="宋体" w:eastAsia="宋体" w:hAnsi="宋体"/>
        </w:rPr>
        <w:t>Pinball-HDU6373</w:t>
      </w:r>
    </w:p>
    <w:p w:rsidR="00825D2A" w:rsidRPr="000665B4" w:rsidRDefault="00825D2A" w:rsidP="00BB51E3">
      <w:pPr>
        <w:rPr>
          <w:rFonts w:ascii="宋体" w:eastAsia="宋体" w:hAnsi="宋体"/>
        </w:rPr>
      </w:pPr>
      <w:r w:rsidRPr="000665B4">
        <w:rPr>
          <w:rFonts w:ascii="宋体" w:eastAsia="宋体" w:hAnsi="宋体" w:hint="eastAsia"/>
        </w:rPr>
        <w:t>【TAG】物理</w:t>
      </w:r>
    </w:p>
    <w:p w:rsidR="00BA4CBC" w:rsidRPr="000665B4" w:rsidRDefault="00BA4CBC" w:rsidP="00BA4CBC">
      <w:pPr>
        <w:pStyle w:val="3"/>
        <w:rPr>
          <w:rFonts w:ascii="宋体" w:eastAsia="宋体" w:hAnsi="宋体"/>
          <w:b w:val="0"/>
        </w:rPr>
      </w:pPr>
      <w:bookmarkStart w:id="32" w:name="_Toc524382933"/>
      <w:r w:rsidRPr="000665B4">
        <w:rPr>
          <w:rFonts w:ascii="宋体" w:eastAsia="宋体" w:hAnsi="宋体" w:hint="eastAsia"/>
          <w:b w:val="0"/>
        </w:rPr>
        <w:t>银牌题-前置：无</w:t>
      </w:r>
      <w:bookmarkEnd w:id="32"/>
    </w:p>
    <w:p w:rsidR="00BA4CBC" w:rsidRPr="000665B4" w:rsidRDefault="00BA4CBC" w:rsidP="00BB51E3">
      <w:pPr>
        <w:rPr>
          <w:rFonts w:ascii="宋体" w:eastAsia="宋体" w:hAnsi="宋体"/>
        </w:rPr>
      </w:pPr>
      <w:r w:rsidRPr="000665B4">
        <w:rPr>
          <w:rFonts w:ascii="宋体" w:eastAsia="宋体" w:hAnsi="宋体" w:hint="eastAsia"/>
        </w:rPr>
        <w:t>牛客网2018暑期多校2</w:t>
      </w:r>
      <w:r w:rsidRPr="000665B4">
        <w:rPr>
          <w:rFonts w:ascii="宋体" w:eastAsia="宋体" w:hAnsi="宋体"/>
        </w:rPr>
        <w:t>G</w:t>
      </w:r>
      <w:r w:rsidRPr="000665B4">
        <w:rPr>
          <w:rFonts w:ascii="宋体" w:eastAsia="宋体" w:hAnsi="宋体" w:hint="eastAsia"/>
        </w:rPr>
        <w:t>-</w:t>
      </w:r>
      <w:r w:rsidRPr="000665B4">
        <w:rPr>
          <w:rFonts w:ascii="宋体" w:eastAsia="宋体" w:hAnsi="宋体"/>
        </w:rPr>
        <w:t>transform</w:t>
      </w:r>
    </w:p>
    <w:p w:rsidR="00BA4CBC" w:rsidRPr="000665B4" w:rsidRDefault="00BA4CBC" w:rsidP="00BB51E3">
      <w:pPr>
        <w:rPr>
          <w:rFonts w:ascii="宋体" w:eastAsia="宋体" w:hAnsi="宋体"/>
        </w:rPr>
      </w:pPr>
      <w:r w:rsidRPr="000665B4">
        <w:rPr>
          <w:rFonts w:ascii="宋体" w:eastAsia="宋体" w:hAnsi="宋体" w:hint="eastAsia"/>
        </w:rPr>
        <w:t>【题意】</w:t>
      </w:r>
    </w:p>
    <w:p w:rsidR="00BA4CBC" w:rsidRPr="000665B4" w:rsidRDefault="00BA4CBC" w:rsidP="00BB51E3">
      <w:pPr>
        <w:rPr>
          <w:rFonts w:ascii="宋体" w:eastAsia="宋体" w:hAnsi="宋体"/>
        </w:rPr>
      </w:pPr>
      <w:r w:rsidRPr="000665B4">
        <w:rPr>
          <w:rFonts w:ascii="宋体" w:eastAsia="宋体" w:hAnsi="宋体" w:hint="eastAsia"/>
        </w:rPr>
        <w:t>【TAG】</w:t>
      </w:r>
    </w:p>
    <w:p w:rsidR="00BA4CBC" w:rsidRPr="000665B4" w:rsidRDefault="00BA4CBC" w:rsidP="00BB51E3">
      <w:pPr>
        <w:rPr>
          <w:rFonts w:ascii="宋体" w:eastAsia="宋体" w:hAnsi="宋体"/>
        </w:rPr>
      </w:pPr>
      <w:r w:rsidRPr="000665B4">
        <w:rPr>
          <w:rFonts w:ascii="宋体" w:eastAsia="宋体" w:hAnsi="宋体" w:hint="eastAsia"/>
        </w:rPr>
        <w:t>【题解】</w:t>
      </w:r>
    </w:p>
    <w:p w:rsidR="00BA4CBC" w:rsidRPr="000665B4" w:rsidRDefault="00BA4CBC" w:rsidP="00BB51E3">
      <w:pPr>
        <w:rPr>
          <w:rFonts w:ascii="宋体" w:eastAsia="宋体" w:hAnsi="宋体"/>
        </w:rPr>
      </w:pPr>
      <w:r w:rsidRPr="000665B4">
        <w:rPr>
          <w:rFonts w:ascii="宋体" w:eastAsia="宋体" w:hAnsi="宋体" w:hint="eastAsia"/>
        </w:rPr>
        <w:t>【代码】</w:t>
      </w:r>
    </w:p>
    <w:p w:rsidR="000952DE" w:rsidRPr="000665B4" w:rsidRDefault="000952DE" w:rsidP="000952DE">
      <w:pPr>
        <w:pStyle w:val="2"/>
        <w:rPr>
          <w:rFonts w:ascii="宋体" w:eastAsia="宋体" w:hAnsi="宋体"/>
          <w:b w:val="0"/>
        </w:rPr>
      </w:pPr>
      <w:bookmarkStart w:id="33" w:name="_Toc524382934"/>
      <w:r w:rsidRPr="000665B4">
        <w:rPr>
          <w:rFonts w:ascii="宋体" w:eastAsia="宋体" w:hAnsi="宋体" w:hint="eastAsia"/>
          <w:b w:val="0"/>
        </w:rPr>
        <w:t>&lt;cs</w:t>
      </w:r>
      <w:r w:rsidRPr="000665B4">
        <w:rPr>
          <w:rFonts w:ascii="宋体" w:eastAsia="宋体" w:hAnsi="宋体"/>
          <w:b w:val="0"/>
        </w:rPr>
        <w:t>tring&gt;</w:t>
      </w:r>
      <w:bookmarkEnd w:id="33"/>
    </w:p>
    <w:p w:rsidR="00EE55DD" w:rsidRPr="000665B4" w:rsidRDefault="00EE55DD" w:rsidP="00EE55DD">
      <w:pPr>
        <w:rPr>
          <w:rFonts w:ascii="宋体" w:eastAsia="宋体" w:hAnsi="宋体"/>
        </w:rPr>
      </w:pPr>
      <w:r w:rsidRPr="000665B4">
        <w:rPr>
          <w:rFonts w:ascii="宋体" w:eastAsia="宋体" w:hAnsi="宋体" w:hint="eastAsia"/>
        </w:rPr>
        <w:t>//</w:t>
      </w:r>
      <w:r w:rsidRPr="000665B4">
        <w:rPr>
          <w:rFonts w:ascii="宋体" w:eastAsia="宋体" w:hAnsi="宋体"/>
        </w:rPr>
        <w:t>strlen()</w:t>
      </w:r>
      <w:r w:rsidRPr="000665B4">
        <w:rPr>
          <w:rFonts w:ascii="宋体" w:eastAsia="宋体" w:hAnsi="宋体" w:hint="eastAsia"/>
        </w:rPr>
        <w:t>函数的复杂度是O</w:t>
      </w:r>
      <w:r w:rsidRPr="000665B4">
        <w:rPr>
          <w:rFonts w:ascii="宋体" w:eastAsia="宋体" w:hAnsi="宋体"/>
        </w:rPr>
        <w:t>(n)</w:t>
      </w:r>
      <w:r w:rsidRPr="000665B4">
        <w:rPr>
          <w:rFonts w:ascii="宋体" w:eastAsia="宋体" w:hAnsi="宋体" w:hint="eastAsia"/>
        </w:rPr>
        <w:t>要小心</w:t>
      </w:r>
    </w:p>
    <w:p w:rsidR="000952DE" w:rsidRPr="000665B4" w:rsidRDefault="000952DE" w:rsidP="000952DE">
      <w:pPr>
        <w:rPr>
          <w:rFonts w:ascii="宋体" w:eastAsia="宋体" w:hAnsi="宋体"/>
        </w:rPr>
      </w:pPr>
      <w:r w:rsidRPr="000665B4">
        <w:rPr>
          <w:rFonts w:ascii="宋体" w:eastAsia="宋体" w:hAnsi="宋体"/>
        </w:rPr>
        <w:t>//截取字符串</w:t>
      </w:r>
    </w:p>
    <w:p w:rsidR="000952DE" w:rsidRPr="000665B4" w:rsidRDefault="000952DE" w:rsidP="000952DE">
      <w:pPr>
        <w:rPr>
          <w:rFonts w:ascii="宋体" w:eastAsia="宋体" w:hAnsi="宋体"/>
        </w:rPr>
      </w:pPr>
      <w:r w:rsidRPr="000665B4">
        <w:rPr>
          <w:rFonts w:ascii="宋体" w:eastAsia="宋体" w:hAnsi="宋体"/>
        </w:rPr>
        <w:t>strncpy(char* ch,const char* pos,size_t len);</w:t>
      </w:r>
    </w:p>
    <w:p w:rsidR="000952DE" w:rsidRPr="000665B4" w:rsidRDefault="000952DE" w:rsidP="000952DE">
      <w:pPr>
        <w:rPr>
          <w:rFonts w:ascii="宋体" w:eastAsia="宋体" w:hAnsi="宋体"/>
        </w:rPr>
      </w:pPr>
      <w:r w:rsidRPr="000665B4">
        <w:rPr>
          <w:rFonts w:ascii="宋体" w:eastAsia="宋体" w:hAnsi="宋体"/>
        </w:rPr>
        <w:t>char s[100];</w:t>
      </w:r>
    </w:p>
    <w:p w:rsidR="000952DE" w:rsidRPr="000665B4" w:rsidRDefault="000952DE" w:rsidP="000952DE">
      <w:pPr>
        <w:rPr>
          <w:rFonts w:ascii="宋体" w:eastAsia="宋体" w:hAnsi="宋体"/>
        </w:rPr>
      </w:pPr>
      <w:r w:rsidRPr="000665B4">
        <w:rPr>
          <w:rFonts w:ascii="宋体" w:eastAsia="宋体" w:hAnsi="宋体"/>
        </w:rPr>
        <w:t>char *p;</w:t>
      </w:r>
    </w:p>
    <w:p w:rsidR="00F37F98" w:rsidRPr="000665B4" w:rsidRDefault="000952DE" w:rsidP="00F37F98">
      <w:pPr>
        <w:rPr>
          <w:rFonts w:ascii="宋体" w:eastAsia="宋体" w:hAnsi="宋体"/>
        </w:rPr>
      </w:pPr>
      <w:r w:rsidRPr="000665B4">
        <w:rPr>
          <w:rFonts w:ascii="宋体" w:eastAsia="宋体" w:hAnsi="宋体"/>
        </w:rPr>
        <w:t>strncpy(p,s+10,3);</w:t>
      </w:r>
      <w:r w:rsidR="00406382" w:rsidRPr="000665B4">
        <w:rPr>
          <w:rFonts w:ascii="宋体" w:eastAsia="宋体" w:hAnsi="宋体"/>
        </w:rPr>
        <w:t>//</w:t>
      </w:r>
      <w:r w:rsidR="00406382" w:rsidRPr="000665B4">
        <w:rPr>
          <w:rFonts w:ascii="宋体" w:eastAsia="宋体" w:hAnsi="宋体" w:hint="eastAsia"/>
        </w:rPr>
        <w:t>这个函数不会自动加</w:t>
      </w:r>
      <w:r w:rsidR="00406382" w:rsidRPr="000665B4">
        <w:rPr>
          <w:rFonts w:ascii="宋体" w:eastAsia="宋体" w:hAnsi="宋体"/>
        </w:rPr>
        <w:t>’\0’</w:t>
      </w:r>
    </w:p>
    <w:p w:rsidR="00B72B85" w:rsidRPr="000665B4" w:rsidRDefault="00B72B85" w:rsidP="00B72B85">
      <w:pPr>
        <w:pStyle w:val="2"/>
        <w:rPr>
          <w:rFonts w:ascii="宋体" w:eastAsia="宋体" w:hAnsi="宋体"/>
          <w:b w:val="0"/>
        </w:rPr>
      </w:pPr>
      <w:bookmarkStart w:id="34" w:name="_Toc524382935"/>
      <w:r w:rsidRPr="000665B4">
        <w:rPr>
          <w:rFonts w:ascii="宋体" w:eastAsia="宋体" w:hAnsi="宋体"/>
          <w:b w:val="0"/>
        </w:rPr>
        <w:t>C</w:t>
      </w:r>
      <w:r w:rsidRPr="000665B4">
        <w:rPr>
          <w:rFonts w:ascii="宋体" w:eastAsia="宋体" w:hAnsi="宋体" w:hint="eastAsia"/>
          <w:b w:val="0"/>
        </w:rPr>
        <w:t>++</w:t>
      </w:r>
      <w:r w:rsidRPr="000665B4">
        <w:rPr>
          <w:rFonts w:ascii="宋体" w:eastAsia="宋体" w:hAnsi="宋体"/>
          <w:b w:val="0"/>
        </w:rPr>
        <w:t xml:space="preserve"> string</w:t>
      </w:r>
      <w:r w:rsidRPr="000665B4">
        <w:rPr>
          <w:rFonts w:ascii="宋体" w:eastAsia="宋体" w:hAnsi="宋体" w:hint="eastAsia"/>
          <w:b w:val="0"/>
        </w:rPr>
        <w:t>类</w:t>
      </w:r>
      <w:bookmarkEnd w:id="34"/>
    </w:p>
    <w:p w:rsidR="00B72B85" w:rsidRPr="000665B4" w:rsidRDefault="00B72B85" w:rsidP="00B72B85">
      <w:pPr>
        <w:rPr>
          <w:rFonts w:ascii="宋体" w:eastAsia="宋体" w:hAnsi="宋体"/>
        </w:rPr>
      </w:pPr>
      <w:r w:rsidRPr="000665B4">
        <w:rPr>
          <w:rFonts w:ascii="宋体" w:eastAsia="宋体" w:hAnsi="宋体"/>
        </w:rPr>
        <w:t>//string反转,需包含头文件&lt;algorithmn&gt;</w:t>
      </w:r>
    </w:p>
    <w:p w:rsidR="00B72B85" w:rsidRPr="000665B4" w:rsidRDefault="00B72B85" w:rsidP="00B72B85">
      <w:pPr>
        <w:rPr>
          <w:rFonts w:ascii="宋体" w:eastAsia="宋体" w:hAnsi="宋体"/>
        </w:rPr>
      </w:pPr>
      <w:r w:rsidRPr="000665B4">
        <w:rPr>
          <w:rFonts w:ascii="宋体" w:eastAsia="宋体" w:hAnsi="宋体"/>
        </w:rPr>
        <w:t>reverse(s.begin(),s.end());</w:t>
      </w:r>
    </w:p>
    <w:p w:rsidR="00B72B85" w:rsidRPr="000665B4" w:rsidRDefault="00B72B85" w:rsidP="00B72B85">
      <w:pPr>
        <w:rPr>
          <w:rFonts w:ascii="宋体" w:eastAsia="宋体" w:hAnsi="宋体"/>
        </w:rPr>
      </w:pPr>
    </w:p>
    <w:p w:rsidR="00B72B85" w:rsidRPr="000665B4" w:rsidRDefault="00B72B85" w:rsidP="00B72B85">
      <w:pPr>
        <w:rPr>
          <w:rFonts w:ascii="宋体" w:eastAsia="宋体" w:hAnsi="宋体"/>
        </w:rPr>
      </w:pPr>
      <w:r w:rsidRPr="000665B4">
        <w:rPr>
          <w:rFonts w:ascii="宋体" w:eastAsia="宋体" w:hAnsi="宋体"/>
        </w:rPr>
        <w:t>//string和int类型互转，需包含头文件&lt;sstream&gt;和&lt;string&gt;</w:t>
      </w:r>
    </w:p>
    <w:p w:rsidR="00B72B85" w:rsidRPr="000665B4" w:rsidRDefault="00B72B85" w:rsidP="00B72B85">
      <w:pPr>
        <w:rPr>
          <w:rFonts w:ascii="宋体" w:eastAsia="宋体" w:hAnsi="宋体"/>
        </w:rPr>
      </w:pPr>
      <w:r w:rsidRPr="000665B4">
        <w:rPr>
          <w:rFonts w:ascii="宋体" w:eastAsia="宋体" w:hAnsi="宋体"/>
        </w:rPr>
        <w:t>void str2int(int &amp;int_temp,const string &amp;string_temp)</w:t>
      </w:r>
    </w:p>
    <w:p w:rsidR="00B72B85" w:rsidRPr="000665B4" w:rsidRDefault="00B72B85" w:rsidP="00B72B85">
      <w:pPr>
        <w:rPr>
          <w:rFonts w:ascii="宋体" w:eastAsia="宋体" w:hAnsi="宋体"/>
        </w:rPr>
      </w:pPr>
      <w:r w:rsidRPr="000665B4">
        <w:rPr>
          <w:rFonts w:ascii="宋体" w:eastAsia="宋体" w:hAnsi="宋体"/>
        </w:rPr>
        <w:t>{</w:t>
      </w:r>
    </w:p>
    <w:p w:rsidR="00B72B85" w:rsidRPr="000665B4" w:rsidRDefault="00B72B85" w:rsidP="00B72B85">
      <w:pPr>
        <w:rPr>
          <w:rFonts w:ascii="宋体" w:eastAsia="宋体" w:hAnsi="宋体"/>
        </w:rPr>
      </w:pPr>
      <w:r w:rsidRPr="000665B4">
        <w:rPr>
          <w:rFonts w:ascii="宋体" w:eastAsia="宋体" w:hAnsi="宋体"/>
        </w:rPr>
        <w:t xml:space="preserve">    stringstream stream(string_temp);</w:t>
      </w:r>
    </w:p>
    <w:p w:rsidR="00B72B85" w:rsidRPr="000665B4" w:rsidRDefault="00B72B85" w:rsidP="00B72B85">
      <w:pPr>
        <w:rPr>
          <w:rFonts w:ascii="宋体" w:eastAsia="宋体" w:hAnsi="宋体"/>
        </w:rPr>
      </w:pPr>
      <w:r w:rsidRPr="000665B4">
        <w:rPr>
          <w:rFonts w:ascii="宋体" w:eastAsia="宋体" w:hAnsi="宋体"/>
        </w:rPr>
        <w:t xml:space="preserve">    stream&gt;&gt;int_temp;</w:t>
      </w:r>
    </w:p>
    <w:p w:rsidR="00B72B85" w:rsidRPr="000665B4" w:rsidRDefault="00B72B85" w:rsidP="00B72B85">
      <w:pPr>
        <w:rPr>
          <w:rFonts w:ascii="宋体" w:eastAsia="宋体" w:hAnsi="宋体"/>
        </w:rPr>
      </w:pPr>
      <w:r w:rsidRPr="000665B4">
        <w:rPr>
          <w:rFonts w:ascii="宋体" w:eastAsia="宋体" w:hAnsi="宋体"/>
        </w:rPr>
        <w:t>}</w:t>
      </w:r>
    </w:p>
    <w:p w:rsidR="00B72B85" w:rsidRPr="000665B4" w:rsidRDefault="00B72B85" w:rsidP="00B72B85">
      <w:pPr>
        <w:rPr>
          <w:rFonts w:ascii="宋体" w:eastAsia="宋体" w:hAnsi="宋体"/>
        </w:rPr>
      </w:pPr>
    </w:p>
    <w:p w:rsidR="00B72B85" w:rsidRPr="000665B4" w:rsidRDefault="00B72B85" w:rsidP="00B72B85">
      <w:pPr>
        <w:rPr>
          <w:rFonts w:ascii="宋体" w:eastAsia="宋体" w:hAnsi="宋体"/>
        </w:rPr>
      </w:pPr>
      <w:r w:rsidRPr="000665B4">
        <w:rPr>
          <w:rFonts w:ascii="宋体" w:eastAsia="宋体" w:hAnsi="宋体"/>
        </w:rPr>
        <w:t>void int2str(const int &amp;int_temp,string &amp;string_temp)</w:t>
      </w:r>
    </w:p>
    <w:p w:rsidR="00B72B85" w:rsidRPr="000665B4" w:rsidRDefault="00B72B85" w:rsidP="00B72B85">
      <w:pPr>
        <w:rPr>
          <w:rFonts w:ascii="宋体" w:eastAsia="宋体" w:hAnsi="宋体"/>
        </w:rPr>
      </w:pPr>
      <w:r w:rsidRPr="000665B4">
        <w:rPr>
          <w:rFonts w:ascii="宋体" w:eastAsia="宋体" w:hAnsi="宋体"/>
        </w:rPr>
        <w:t>{</w:t>
      </w:r>
    </w:p>
    <w:p w:rsidR="00B72B85" w:rsidRPr="000665B4" w:rsidRDefault="00B72B85" w:rsidP="00B72B85">
      <w:pPr>
        <w:rPr>
          <w:rFonts w:ascii="宋体" w:eastAsia="宋体" w:hAnsi="宋体"/>
        </w:rPr>
      </w:pPr>
      <w:r w:rsidRPr="000665B4">
        <w:rPr>
          <w:rFonts w:ascii="宋体" w:eastAsia="宋体" w:hAnsi="宋体"/>
        </w:rPr>
        <w:t xml:space="preserve">        stringstream stream;</w:t>
      </w:r>
    </w:p>
    <w:p w:rsidR="00B72B85" w:rsidRPr="000665B4" w:rsidRDefault="00B72B85" w:rsidP="00B72B85">
      <w:pPr>
        <w:rPr>
          <w:rFonts w:ascii="宋体" w:eastAsia="宋体" w:hAnsi="宋体"/>
        </w:rPr>
      </w:pPr>
      <w:r w:rsidRPr="000665B4">
        <w:rPr>
          <w:rFonts w:ascii="宋体" w:eastAsia="宋体" w:hAnsi="宋体"/>
        </w:rPr>
        <w:t xml:space="preserve">        stream&lt;&lt;int_temp;</w:t>
      </w:r>
    </w:p>
    <w:p w:rsidR="00B72B85" w:rsidRPr="000665B4" w:rsidRDefault="00B72B85" w:rsidP="00B72B85">
      <w:pPr>
        <w:rPr>
          <w:rFonts w:ascii="宋体" w:eastAsia="宋体" w:hAnsi="宋体"/>
        </w:rPr>
      </w:pPr>
      <w:r w:rsidRPr="000665B4">
        <w:rPr>
          <w:rFonts w:ascii="宋体" w:eastAsia="宋体" w:hAnsi="宋体"/>
        </w:rPr>
        <w:t xml:space="preserve">        string_temp=stream.str();   //此处也可以用 stream&gt;&gt;string_temp</w:t>
      </w:r>
    </w:p>
    <w:p w:rsidR="00B72B85" w:rsidRPr="000665B4" w:rsidRDefault="00B72B85" w:rsidP="00B72B85">
      <w:pPr>
        <w:rPr>
          <w:rFonts w:ascii="宋体" w:eastAsia="宋体" w:hAnsi="宋体"/>
        </w:rPr>
      </w:pPr>
      <w:r w:rsidRPr="000665B4">
        <w:rPr>
          <w:rFonts w:ascii="宋体" w:eastAsia="宋体" w:hAnsi="宋体"/>
        </w:rPr>
        <w:t>}</w:t>
      </w:r>
    </w:p>
    <w:p w:rsidR="00B72B85" w:rsidRPr="000665B4" w:rsidRDefault="00B72B85" w:rsidP="00B72B85">
      <w:pPr>
        <w:rPr>
          <w:rFonts w:ascii="宋体" w:eastAsia="宋体" w:hAnsi="宋体"/>
        </w:rPr>
      </w:pPr>
    </w:p>
    <w:p w:rsidR="00B72B85" w:rsidRPr="000665B4" w:rsidRDefault="00B72B85" w:rsidP="00B72B85">
      <w:pPr>
        <w:rPr>
          <w:rFonts w:ascii="宋体" w:eastAsia="宋体" w:hAnsi="宋体"/>
        </w:rPr>
      </w:pPr>
      <w:r w:rsidRPr="000665B4">
        <w:rPr>
          <w:rFonts w:ascii="宋体" w:eastAsia="宋体" w:hAnsi="宋体"/>
        </w:rPr>
        <w:t>//任意数值类型的模板函数</w:t>
      </w:r>
    </w:p>
    <w:p w:rsidR="00B72B85" w:rsidRPr="000665B4" w:rsidRDefault="00B72B85" w:rsidP="00B72B85">
      <w:pPr>
        <w:rPr>
          <w:rFonts w:ascii="宋体" w:eastAsia="宋体" w:hAnsi="宋体"/>
        </w:rPr>
      </w:pPr>
      <w:r w:rsidRPr="000665B4">
        <w:rPr>
          <w:rFonts w:ascii="宋体" w:eastAsia="宋体" w:hAnsi="宋体"/>
        </w:rPr>
        <w:t>template &lt;class T&gt;</w:t>
      </w:r>
    </w:p>
    <w:p w:rsidR="00B72B85" w:rsidRPr="000665B4" w:rsidRDefault="00B72B85" w:rsidP="00B72B85">
      <w:pPr>
        <w:rPr>
          <w:rFonts w:ascii="宋体" w:eastAsia="宋体" w:hAnsi="宋体"/>
        </w:rPr>
      </w:pPr>
      <w:r w:rsidRPr="000665B4">
        <w:rPr>
          <w:rFonts w:ascii="宋体" w:eastAsia="宋体" w:hAnsi="宋体"/>
        </w:rPr>
        <w:t>T stringToNum(string&amp; str)</w:t>
      </w:r>
    </w:p>
    <w:p w:rsidR="00B72B85" w:rsidRPr="000665B4" w:rsidRDefault="00B72B85" w:rsidP="00B72B85">
      <w:pPr>
        <w:rPr>
          <w:rFonts w:ascii="宋体" w:eastAsia="宋体" w:hAnsi="宋体"/>
        </w:rPr>
      </w:pPr>
      <w:r w:rsidRPr="000665B4">
        <w:rPr>
          <w:rFonts w:ascii="宋体" w:eastAsia="宋体" w:hAnsi="宋体"/>
        </w:rPr>
        <w:t>{</w:t>
      </w:r>
    </w:p>
    <w:p w:rsidR="00B72B85" w:rsidRPr="000665B4" w:rsidRDefault="00B72B85" w:rsidP="00B72B85">
      <w:pPr>
        <w:rPr>
          <w:rFonts w:ascii="宋体" w:eastAsia="宋体" w:hAnsi="宋体"/>
        </w:rPr>
      </w:pPr>
      <w:r w:rsidRPr="000665B4">
        <w:rPr>
          <w:rFonts w:ascii="宋体" w:eastAsia="宋体" w:hAnsi="宋体"/>
        </w:rPr>
        <w:t xml:space="preserve">    istringstream iss(str);</w:t>
      </w:r>
    </w:p>
    <w:p w:rsidR="00B72B85" w:rsidRPr="000665B4" w:rsidRDefault="00B72B85" w:rsidP="00B72B85">
      <w:pPr>
        <w:rPr>
          <w:rFonts w:ascii="宋体" w:eastAsia="宋体" w:hAnsi="宋体"/>
        </w:rPr>
      </w:pPr>
      <w:r w:rsidRPr="000665B4">
        <w:rPr>
          <w:rFonts w:ascii="宋体" w:eastAsia="宋体" w:hAnsi="宋体"/>
        </w:rPr>
        <w:t xml:space="preserve">    T num;</w:t>
      </w:r>
    </w:p>
    <w:p w:rsidR="00B72B85" w:rsidRPr="000665B4" w:rsidRDefault="00B72B85" w:rsidP="00B72B85">
      <w:pPr>
        <w:rPr>
          <w:rFonts w:ascii="宋体" w:eastAsia="宋体" w:hAnsi="宋体"/>
        </w:rPr>
      </w:pPr>
      <w:r w:rsidRPr="000665B4">
        <w:rPr>
          <w:rFonts w:ascii="宋体" w:eastAsia="宋体" w:hAnsi="宋体"/>
        </w:rPr>
        <w:t xml:space="preserve">    iss &gt;&gt; num;</w:t>
      </w:r>
    </w:p>
    <w:p w:rsidR="00B72B85" w:rsidRPr="000665B4" w:rsidRDefault="00B72B85" w:rsidP="00B72B85">
      <w:pPr>
        <w:rPr>
          <w:rFonts w:ascii="宋体" w:eastAsia="宋体" w:hAnsi="宋体"/>
        </w:rPr>
      </w:pPr>
      <w:r w:rsidRPr="000665B4">
        <w:rPr>
          <w:rFonts w:ascii="宋体" w:eastAsia="宋体" w:hAnsi="宋体"/>
        </w:rPr>
        <w:t xml:space="preserve">    return num;</w:t>
      </w:r>
    </w:p>
    <w:p w:rsidR="00B72B85" w:rsidRPr="000665B4" w:rsidRDefault="00B72B85" w:rsidP="00B72B85">
      <w:pPr>
        <w:rPr>
          <w:rFonts w:ascii="宋体" w:eastAsia="宋体" w:hAnsi="宋体"/>
        </w:rPr>
      </w:pPr>
      <w:r w:rsidRPr="000665B4">
        <w:rPr>
          <w:rFonts w:ascii="宋体" w:eastAsia="宋体" w:hAnsi="宋体"/>
        </w:rPr>
        <w:t>}</w:t>
      </w:r>
    </w:p>
    <w:p w:rsidR="00B72B85" w:rsidRPr="000665B4" w:rsidRDefault="00B72B85" w:rsidP="00B72B85">
      <w:pPr>
        <w:rPr>
          <w:rFonts w:ascii="宋体" w:eastAsia="宋体" w:hAnsi="宋体"/>
        </w:rPr>
      </w:pPr>
    </w:p>
    <w:p w:rsidR="00B72B85" w:rsidRPr="000665B4" w:rsidRDefault="00B72B85" w:rsidP="00B72B85">
      <w:pPr>
        <w:rPr>
          <w:rFonts w:ascii="宋体" w:eastAsia="宋体" w:hAnsi="宋体"/>
        </w:rPr>
      </w:pPr>
      <w:r w:rsidRPr="000665B4">
        <w:rPr>
          <w:rFonts w:ascii="宋体" w:eastAsia="宋体" w:hAnsi="宋体"/>
        </w:rPr>
        <w:t>template&lt;class T&gt;</w:t>
      </w:r>
    </w:p>
    <w:p w:rsidR="00B72B85" w:rsidRPr="000665B4" w:rsidRDefault="00B72B85" w:rsidP="00B72B85">
      <w:pPr>
        <w:rPr>
          <w:rFonts w:ascii="宋体" w:eastAsia="宋体" w:hAnsi="宋体"/>
        </w:rPr>
      </w:pPr>
      <w:r w:rsidRPr="000665B4">
        <w:rPr>
          <w:rFonts w:ascii="宋体" w:eastAsia="宋体" w:hAnsi="宋体"/>
        </w:rPr>
        <w:t>string numtoString(const T&amp; t){</w:t>
      </w:r>
    </w:p>
    <w:p w:rsidR="00B72B85" w:rsidRPr="000665B4" w:rsidRDefault="00B72B85" w:rsidP="00B72B85">
      <w:pPr>
        <w:rPr>
          <w:rFonts w:ascii="宋体" w:eastAsia="宋体" w:hAnsi="宋体"/>
        </w:rPr>
      </w:pPr>
      <w:r w:rsidRPr="000665B4">
        <w:rPr>
          <w:rFonts w:ascii="宋体" w:eastAsia="宋体" w:hAnsi="宋体"/>
        </w:rPr>
        <w:t xml:space="preserve">    ostringstream oss;  //创建一个格式化输出流</w:t>
      </w:r>
    </w:p>
    <w:p w:rsidR="00B72B85" w:rsidRPr="000665B4" w:rsidRDefault="00B72B85" w:rsidP="00B72B85">
      <w:pPr>
        <w:rPr>
          <w:rFonts w:ascii="宋体" w:eastAsia="宋体" w:hAnsi="宋体"/>
        </w:rPr>
      </w:pPr>
      <w:r w:rsidRPr="000665B4">
        <w:rPr>
          <w:rFonts w:ascii="宋体" w:eastAsia="宋体" w:hAnsi="宋体"/>
        </w:rPr>
        <w:t xml:space="preserve">    oss&lt;&lt;t;             //把值传递如流中</w:t>
      </w:r>
    </w:p>
    <w:p w:rsidR="00B72B85" w:rsidRPr="000665B4" w:rsidRDefault="00B72B85" w:rsidP="00B72B85">
      <w:pPr>
        <w:rPr>
          <w:rFonts w:ascii="宋体" w:eastAsia="宋体" w:hAnsi="宋体"/>
        </w:rPr>
      </w:pPr>
      <w:r w:rsidRPr="000665B4">
        <w:rPr>
          <w:rFonts w:ascii="宋体" w:eastAsia="宋体" w:hAnsi="宋体"/>
        </w:rPr>
        <w:t xml:space="preserve">    return oss.str();</w:t>
      </w:r>
    </w:p>
    <w:p w:rsidR="00B72B85" w:rsidRPr="000665B4" w:rsidRDefault="00B72B85" w:rsidP="00B72B85">
      <w:pPr>
        <w:rPr>
          <w:rFonts w:ascii="宋体" w:eastAsia="宋体" w:hAnsi="宋体"/>
        </w:rPr>
      </w:pPr>
      <w:r w:rsidRPr="000665B4">
        <w:rPr>
          <w:rFonts w:ascii="宋体" w:eastAsia="宋体" w:hAnsi="宋体"/>
        </w:rPr>
        <w:t>}</w:t>
      </w:r>
    </w:p>
    <w:p w:rsidR="00B72B85" w:rsidRPr="000665B4" w:rsidRDefault="00B72B85" w:rsidP="00B72B85">
      <w:pPr>
        <w:rPr>
          <w:rFonts w:ascii="宋体" w:eastAsia="宋体" w:hAnsi="宋体"/>
        </w:rPr>
      </w:pPr>
    </w:p>
    <w:p w:rsidR="00B72B85" w:rsidRPr="000665B4" w:rsidRDefault="00B72B85" w:rsidP="00B72B85">
      <w:pPr>
        <w:rPr>
          <w:rFonts w:ascii="宋体" w:eastAsia="宋体" w:hAnsi="宋体"/>
        </w:rPr>
      </w:pPr>
      <w:r w:rsidRPr="000665B4">
        <w:rPr>
          <w:rFonts w:ascii="宋体" w:eastAsia="宋体" w:hAnsi="宋体"/>
        </w:rPr>
        <w:t>//读入一行</w:t>
      </w:r>
    </w:p>
    <w:p w:rsidR="00B72B85" w:rsidRPr="000665B4" w:rsidRDefault="00B72B85" w:rsidP="00B72B85">
      <w:pPr>
        <w:rPr>
          <w:rFonts w:ascii="宋体" w:eastAsia="宋体" w:hAnsi="宋体"/>
        </w:rPr>
      </w:pPr>
      <w:r w:rsidRPr="000665B4">
        <w:rPr>
          <w:rFonts w:ascii="宋体" w:eastAsia="宋体" w:hAnsi="宋体"/>
        </w:rPr>
        <w:t>string s;</w:t>
      </w:r>
    </w:p>
    <w:p w:rsidR="00B72B85" w:rsidRPr="000665B4" w:rsidRDefault="00B72B85" w:rsidP="00B72B85">
      <w:pPr>
        <w:rPr>
          <w:rFonts w:ascii="宋体" w:eastAsia="宋体" w:hAnsi="宋体"/>
        </w:rPr>
      </w:pPr>
      <w:r w:rsidRPr="000665B4">
        <w:rPr>
          <w:rFonts w:ascii="宋体" w:eastAsia="宋体" w:hAnsi="宋体"/>
        </w:rPr>
        <w:t>getline(cin,s);</w:t>
      </w:r>
    </w:p>
    <w:p w:rsidR="00B72B85" w:rsidRPr="000665B4" w:rsidRDefault="00B72B85" w:rsidP="00B72B85">
      <w:pPr>
        <w:rPr>
          <w:rFonts w:ascii="宋体" w:eastAsia="宋体" w:hAnsi="宋体"/>
        </w:rPr>
      </w:pPr>
    </w:p>
    <w:p w:rsidR="00B72B85" w:rsidRPr="000665B4" w:rsidRDefault="00B72B85" w:rsidP="00B72B85">
      <w:pPr>
        <w:rPr>
          <w:rFonts w:ascii="宋体" w:eastAsia="宋体" w:hAnsi="宋体"/>
        </w:rPr>
      </w:pPr>
      <w:r w:rsidRPr="000665B4">
        <w:rPr>
          <w:rFonts w:ascii="宋体" w:eastAsia="宋体" w:hAnsi="宋体"/>
        </w:rPr>
        <w:t>//读入直到空格（不包括空格）</w:t>
      </w:r>
    </w:p>
    <w:p w:rsidR="00B72B85" w:rsidRPr="000665B4" w:rsidRDefault="00B72B85" w:rsidP="00B72B85">
      <w:pPr>
        <w:rPr>
          <w:rFonts w:ascii="宋体" w:eastAsia="宋体" w:hAnsi="宋体"/>
        </w:rPr>
      </w:pPr>
      <w:r w:rsidRPr="000665B4">
        <w:rPr>
          <w:rFonts w:ascii="宋体" w:eastAsia="宋体" w:hAnsi="宋体"/>
        </w:rPr>
        <w:t>string s;</w:t>
      </w:r>
    </w:p>
    <w:p w:rsidR="00B72B85" w:rsidRPr="000665B4" w:rsidRDefault="00B72B85" w:rsidP="00B72B85">
      <w:pPr>
        <w:rPr>
          <w:rFonts w:ascii="宋体" w:eastAsia="宋体" w:hAnsi="宋体"/>
        </w:rPr>
      </w:pPr>
      <w:r w:rsidRPr="000665B4">
        <w:rPr>
          <w:rFonts w:ascii="宋体" w:eastAsia="宋体" w:hAnsi="宋体"/>
        </w:rPr>
        <w:t>cin&gt;&gt;s;</w:t>
      </w:r>
    </w:p>
    <w:p w:rsidR="00B72B85" w:rsidRPr="000665B4" w:rsidRDefault="00B72B85" w:rsidP="00B72B85">
      <w:pPr>
        <w:rPr>
          <w:rFonts w:ascii="宋体" w:eastAsia="宋体" w:hAnsi="宋体"/>
        </w:rPr>
      </w:pPr>
    </w:p>
    <w:p w:rsidR="00B72B85" w:rsidRPr="000665B4" w:rsidRDefault="00B72B85" w:rsidP="00B72B85">
      <w:pPr>
        <w:rPr>
          <w:rFonts w:ascii="宋体" w:eastAsia="宋体" w:hAnsi="宋体"/>
        </w:rPr>
      </w:pPr>
      <w:r w:rsidRPr="000665B4">
        <w:rPr>
          <w:rFonts w:ascii="宋体" w:eastAsia="宋体" w:hAnsi="宋体"/>
        </w:rPr>
        <w:t>//读入直到指定字符ch，这里ch不会被读入到s中，而且好像也不会存在于缓冲区中</w:t>
      </w:r>
    </w:p>
    <w:p w:rsidR="00B72B85" w:rsidRPr="000665B4" w:rsidRDefault="00B72B85" w:rsidP="00B72B85">
      <w:pPr>
        <w:rPr>
          <w:rFonts w:ascii="宋体" w:eastAsia="宋体" w:hAnsi="宋体"/>
        </w:rPr>
      </w:pPr>
      <w:r w:rsidRPr="000665B4">
        <w:rPr>
          <w:rFonts w:ascii="宋体" w:eastAsia="宋体" w:hAnsi="宋体"/>
        </w:rPr>
        <w:t>string s;</w:t>
      </w:r>
    </w:p>
    <w:p w:rsidR="00B72B85" w:rsidRPr="000665B4" w:rsidRDefault="00B72B85" w:rsidP="00B72B85">
      <w:pPr>
        <w:rPr>
          <w:rFonts w:ascii="宋体" w:eastAsia="宋体" w:hAnsi="宋体"/>
        </w:rPr>
      </w:pPr>
      <w:r w:rsidRPr="000665B4">
        <w:rPr>
          <w:rFonts w:ascii="宋体" w:eastAsia="宋体" w:hAnsi="宋体"/>
        </w:rPr>
        <w:t>getline(cin,s,ch);//第3个参数省略时默认为'\n'</w:t>
      </w:r>
    </w:p>
    <w:p w:rsidR="00B72B85" w:rsidRPr="000665B4" w:rsidRDefault="00B72B85" w:rsidP="00B72B85">
      <w:pPr>
        <w:rPr>
          <w:rFonts w:ascii="宋体" w:eastAsia="宋体" w:hAnsi="宋体"/>
        </w:rPr>
      </w:pPr>
    </w:p>
    <w:p w:rsidR="00B72B85" w:rsidRPr="000665B4" w:rsidRDefault="00B72B85" w:rsidP="00B72B85">
      <w:pPr>
        <w:rPr>
          <w:rFonts w:ascii="宋体" w:eastAsia="宋体" w:hAnsi="宋体"/>
        </w:rPr>
      </w:pPr>
      <w:r w:rsidRPr="000665B4">
        <w:rPr>
          <w:rFonts w:ascii="宋体" w:eastAsia="宋体" w:hAnsi="宋体"/>
        </w:rPr>
        <w:t>//字符串截取</w:t>
      </w:r>
    </w:p>
    <w:p w:rsidR="00B72B85" w:rsidRPr="000665B4" w:rsidRDefault="00B72B85" w:rsidP="00B72B85">
      <w:pPr>
        <w:rPr>
          <w:rFonts w:ascii="宋体" w:eastAsia="宋体" w:hAnsi="宋体"/>
        </w:rPr>
      </w:pPr>
      <w:r w:rsidRPr="000665B4">
        <w:rPr>
          <w:rFonts w:ascii="宋体" w:eastAsia="宋体" w:hAnsi="宋体"/>
        </w:rPr>
        <w:t>string s;</w:t>
      </w:r>
    </w:p>
    <w:p w:rsidR="00B72B85" w:rsidRPr="000665B4" w:rsidRDefault="00B72B85" w:rsidP="00B72B85">
      <w:pPr>
        <w:rPr>
          <w:rFonts w:ascii="宋体" w:eastAsia="宋体" w:hAnsi="宋体"/>
        </w:rPr>
      </w:pPr>
      <w:r w:rsidRPr="000665B4">
        <w:rPr>
          <w:rFonts w:ascii="宋体" w:eastAsia="宋体" w:hAnsi="宋体"/>
        </w:rPr>
        <w:t>s.substr(s,len);//注意第2个参数是截取的长度而不是结束的下标</w:t>
      </w:r>
    </w:p>
    <w:p w:rsidR="00F37F98" w:rsidRPr="000665B4" w:rsidRDefault="00F37F98" w:rsidP="00F37F98">
      <w:pPr>
        <w:pStyle w:val="2"/>
        <w:rPr>
          <w:rFonts w:ascii="宋体" w:eastAsia="宋体" w:hAnsi="宋体"/>
          <w:b w:val="0"/>
        </w:rPr>
      </w:pPr>
      <w:bookmarkStart w:id="35" w:name="_Toc524382936"/>
      <w:r w:rsidRPr="000665B4">
        <w:rPr>
          <w:rFonts w:ascii="宋体" w:eastAsia="宋体" w:hAnsi="宋体"/>
          <w:b w:val="0"/>
        </w:rPr>
        <w:lastRenderedPageBreak/>
        <w:t>new&amp;delete</w:t>
      </w:r>
      <w:bookmarkEnd w:id="35"/>
    </w:p>
    <w:p w:rsidR="00F37F98" w:rsidRPr="000665B4" w:rsidRDefault="00F37F98" w:rsidP="00F37F98">
      <w:pPr>
        <w:pStyle w:val="3"/>
        <w:rPr>
          <w:rFonts w:ascii="宋体" w:eastAsia="宋体" w:hAnsi="宋体"/>
          <w:b w:val="0"/>
        </w:rPr>
      </w:pPr>
      <w:bookmarkStart w:id="36" w:name="_Toc524382937"/>
      <w:r w:rsidRPr="000665B4">
        <w:rPr>
          <w:rFonts w:ascii="宋体" w:eastAsia="宋体" w:hAnsi="宋体" w:hint="eastAsia"/>
          <w:b w:val="0"/>
        </w:rPr>
        <w:t>创建并释放一维数组</w:t>
      </w:r>
      <w:bookmarkEnd w:id="36"/>
    </w:p>
    <w:p w:rsidR="00F37F98" w:rsidRPr="000665B4" w:rsidRDefault="00F37F98" w:rsidP="00F37F98">
      <w:pPr>
        <w:rPr>
          <w:rFonts w:ascii="宋体" w:eastAsia="宋体" w:hAnsi="宋体"/>
        </w:rPr>
      </w:pPr>
      <w:r w:rsidRPr="000665B4">
        <w:rPr>
          <w:rFonts w:ascii="宋体" w:eastAsia="宋体" w:hAnsi="宋体"/>
        </w:rPr>
        <w:t>#include&lt;iostream&gt;</w:t>
      </w:r>
    </w:p>
    <w:p w:rsidR="00F37F98" w:rsidRPr="000665B4" w:rsidRDefault="00F37F98" w:rsidP="00F37F98">
      <w:pPr>
        <w:rPr>
          <w:rFonts w:ascii="宋体" w:eastAsia="宋体" w:hAnsi="宋体"/>
        </w:rPr>
      </w:pPr>
      <w:r w:rsidRPr="000665B4">
        <w:rPr>
          <w:rFonts w:ascii="宋体" w:eastAsia="宋体" w:hAnsi="宋体"/>
        </w:rPr>
        <w:t>using namespace std;</w:t>
      </w:r>
    </w:p>
    <w:p w:rsidR="00F37F98" w:rsidRPr="000665B4" w:rsidRDefault="00F37F98" w:rsidP="00F37F98">
      <w:pPr>
        <w:rPr>
          <w:rFonts w:ascii="宋体" w:eastAsia="宋体" w:hAnsi="宋体"/>
        </w:rPr>
      </w:pPr>
      <w:r w:rsidRPr="000665B4">
        <w:rPr>
          <w:rFonts w:ascii="宋体" w:eastAsia="宋体" w:hAnsi="宋体"/>
        </w:rPr>
        <w:t>int main()</w:t>
      </w:r>
    </w:p>
    <w:p w:rsidR="00F37F98" w:rsidRPr="000665B4" w:rsidRDefault="00F37F98" w:rsidP="00F37F98">
      <w:pPr>
        <w:rPr>
          <w:rFonts w:ascii="宋体" w:eastAsia="宋体" w:hAnsi="宋体"/>
        </w:rPr>
      </w:pPr>
      <w:r w:rsidRPr="000665B4">
        <w:rPr>
          <w:rFonts w:ascii="宋体" w:eastAsia="宋体" w:hAnsi="宋体"/>
        </w:rPr>
        <w:t>{</w:t>
      </w:r>
    </w:p>
    <w:p w:rsidR="00F37F98" w:rsidRPr="000665B4" w:rsidRDefault="00F37F98" w:rsidP="00F37F98">
      <w:pPr>
        <w:rPr>
          <w:rFonts w:ascii="宋体" w:eastAsia="宋体" w:hAnsi="宋体"/>
        </w:rPr>
      </w:pPr>
      <w:r w:rsidRPr="000665B4">
        <w:rPr>
          <w:rFonts w:ascii="宋体" w:eastAsia="宋体" w:hAnsi="宋体"/>
        </w:rPr>
        <w:t xml:space="preserve">    int n;</w:t>
      </w:r>
    </w:p>
    <w:p w:rsidR="00F37F98" w:rsidRPr="000665B4" w:rsidRDefault="00F37F98" w:rsidP="00F37F98">
      <w:pPr>
        <w:rPr>
          <w:rFonts w:ascii="宋体" w:eastAsia="宋体" w:hAnsi="宋体"/>
        </w:rPr>
      </w:pPr>
      <w:r w:rsidRPr="000665B4">
        <w:rPr>
          <w:rFonts w:ascii="宋体" w:eastAsia="宋体" w:hAnsi="宋体"/>
        </w:rPr>
        <w:t xml:space="preserve">    cin&gt;&gt;n;</w:t>
      </w:r>
    </w:p>
    <w:p w:rsidR="00F37F98" w:rsidRPr="000665B4" w:rsidRDefault="00F37F98" w:rsidP="00F37F98">
      <w:pPr>
        <w:rPr>
          <w:rFonts w:ascii="宋体" w:eastAsia="宋体" w:hAnsi="宋体"/>
        </w:rPr>
      </w:pPr>
      <w:r w:rsidRPr="000665B4">
        <w:rPr>
          <w:rFonts w:ascii="宋体" w:eastAsia="宋体" w:hAnsi="宋体"/>
        </w:rPr>
        <w:t xml:space="preserve">    //分配动态一维数组 </w:t>
      </w:r>
    </w:p>
    <w:p w:rsidR="00F37F98" w:rsidRPr="000665B4" w:rsidRDefault="00F37F98" w:rsidP="00F37F98">
      <w:pPr>
        <w:rPr>
          <w:rFonts w:ascii="宋体" w:eastAsia="宋体" w:hAnsi="宋体"/>
        </w:rPr>
      </w:pPr>
      <w:r w:rsidRPr="000665B4">
        <w:rPr>
          <w:rFonts w:ascii="宋体" w:eastAsia="宋体" w:hAnsi="宋体"/>
        </w:rPr>
        <w:t xml:space="preserve">    int *arr=new int[n];</w:t>
      </w:r>
    </w:p>
    <w:p w:rsidR="00F37F98" w:rsidRPr="000665B4" w:rsidRDefault="00F37F98" w:rsidP="00F37F98">
      <w:pPr>
        <w:rPr>
          <w:rFonts w:ascii="宋体" w:eastAsia="宋体" w:hAnsi="宋体"/>
        </w:rPr>
      </w:pPr>
      <w:r w:rsidRPr="000665B4">
        <w:rPr>
          <w:rFonts w:ascii="宋体" w:eastAsia="宋体" w:hAnsi="宋体"/>
        </w:rPr>
        <w:t xml:space="preserve">    </w:t>
      </w:r>
    </w:p>
    <w:p w:rsidR="00F37F98" w:rsidRPr="000665B4" w:rsidRDefault="00F37F98" w:rsidP="00F37F98">
      <w:pPr>
        <w:rPr>
          <w:rFonts w:ascii="宋体" w:eastAsia="宋体" w:hAnsi="宋体"/>
        </w:rPr>
      </w:pPr>
      <w:r w:rsidRPr="000665B4">
        <w:rPr>
          <w:rFonts w:ascii="宋体" w:eastAsia="宋体" w:hAnsi="宋体"/>
        </w:rPr>
        <w:t xml:space="preserve">    for(int i=0;i&lt;n;i++)</w:t>
      </w:r>
    </w:p>
    <w:p w:rsidR="00F37F98" w:rsidRPr="000665B4" w:rsidRDefault="00F37F98" w:rsidP="00F37F98">
      <w:pPr>
        <w:rPr>
          <w:rFonts w:ascii="宋体" w:eastAsia="宋体" w:hAnsi="宋体"/>
        </w:rPr>
      </w:pPr>
      <w:r w:rsidRPr="000665B4">
        <w:rPr>
          <w:rFonts w:ascii="宋体" w:eastAsia="宋体" w:hAnsi="宋体"/>
        </w:rPr>
        <w:t xml:space="preserve">        cin&gt;&gt;arr[i];</w:t>
      </w:r>
    </w:p>
    <w:p w:rsidR="00F37F98" w:rsidRPr="000665B4" w:rsidRDefault="00F37F98" w:rsidP="00F37F98">
      <w:pPr>
        <w:rPr>
          <w:rFonts w:ascii="宋体" w:eastAsia="宋体" w:hAnsi="宋体"/>
        </w:rPr>
      </w:pPr>
      <w:r w:rsidRPr="000665B4">
        <w:rPr>
          <w:rFonts w:ascii="宋体" w:eastAsia="宋体" w:hAnsi="宋体"/>
        </w:rPr>
        <w:t xml:space="preserve">    for(int i=0;i&lt;n;i++)</w:t>
      </w:r>
    </w:p>
    <w:p w:rsidR="00F37F98" w:rsidRPr="000665B4" w:rsidRDefault="00F37F98" w:rsidP="00F37F98">
      <w:pPr>
        <w:rPr>
          <w:rFonts w:ascii="宋体" w:eastAsia="宋体" w:hAnsi="宋体"/>
        </w:rPr>
      </w:pPr>
      <w:r w:rsidRPr="000665B4">
        <w:rPr>
          <w:rFonts w:ascii="宋体" w:eastAsia="宋体" w:hAnsi="宋体"/>
        </w:rPr>
        <w:t xml:space="preserve">       cout&lt;&lt;arr[i]&lt;&lt;" ";</w:t>
      </w:r>
    </w:p>
    <w:p w:rsidR="00F37F98" w:rsidRPr="000665B4" w:rsidRDefault="00F37F98" w:rsidP="00F37F98">
      <w:pPr>
        <w:rPr>
          <w:rFonts w:ascii="宋体" w:eastAsia="宋体" w:hAnsi="宋体"/>
        </w:rPr>
      </w:pPr>
      <w:r w:rsidRPr="000665B4">
        <w:rPr>
          <w:rFonts w:ascii="宋体" w:eastAsia="宋体" w:hAnsi="宋体"/>
        </w:rPr>
        <w:t xml:space="preserve">    //释放arr数组 </w:t>
      </w:r>
    </w:p>
    <w:p w:rsidR="00F37F98" w:rsidRPr="000665B4" w:rsidRDefault="00F37F98" w:rsidP="00F37F98">
      <w:pPr>
        <w:rPr>
          <w:rFonts w:ascii="宋体" w:eastAsia="宋体" w:hAnsi="宋体"/>
        </w:rPr>
      </w:pPr>
      <w:r w:rsidRPr="000665B4">
        <w:rPr>
          <w:rFonts w:ascii="宋体" w:eastAsia="宋体" w:hAnsi="宋体"/>
        </w:rPr>
        <w:t xml:space="preserve">    delete[] arr;</w:t>
      </w:r>
    </w:p>
    <w:p w:rsidR="00F37F98" w:rsidRPr="000665B4" w:rsidRDefault="00F37F98" w:rsidP="00F37F98">
      <w:pPr>
        <w:rPr>
          <w:rFonts w:ascii="宋体" w:eastAsia="宋体" w:hAnsi="宋体"/>
        </w:rPr>
      </w:pPr>
      <w:r w:rsidRPr="000665B4">
        <w:rPr>
          <w:rFonts w:ascii="宋体" w:eastAsia="宋体" w:hAnsi="宋体"/>
        </w:rPr>
        <w:t xml:space="preserve">    return 0;</w:t>
      </w:r>
    </w:p>
    <w:p w:rsidR="00F37F98" w:rsidRPr="000665B4" w:rsidRDefault="00F37F98" w:rsidP="00F37F98">
      <w:pPr>
        <w:rPr>
          <w:rFonts w:ascii="宋体" w:eastAsia="宋体" w:hAnsi="宋体"/>
        </w:rPr>
      </w:pPr>
      <w:r w:rsidRPr="000665B4">
        <w:rPr>
          <w:rFonts w:ascii="宋体" w:eastAsia="宋体" w:hAnsi="宋体"/>
        </w:rPr>
        <w:t>}</w:t>
      </w:r>
    </w:p>
    <w:p w:rsidR="00F37F98" w:rsidRPr="000665B4" w:rsidRDefault="00F37F98" w:rsidP="00F37F98">
      <w:pPr>
        <w:pStyle w:val="3"/>
        <w:rPr>
          <w:rFonts w:ascii="宋体" w:eastAsia="宋体" w:hAnsi="宋体"/>
          <w:b w:val="0"/>
        </w:rPr>
      </w:pPr>
      <w:bookmarkStart w:id="37" w:name="_Toc524382938"/>
      <w:r w:rsidRPr="000665B4">
        <w:rPr>
          <w:rFonts w:ascii="宋体" w:eastAsia="宋体" w:hAnsi="宋体" w:hint="eastAsia"/>
          <w:b w:val="0"/>
        </w:rPr>
        <w:t>创建并释放二维数组</w:t>
      </w:r>
      <w:bookmarkEnd w:id="37"/>
    </w:p>
    <w:p w:rsidR="00F37F98" w:rsidRPr="000665B4" w:rsidRDefault="00F37F98" w:rsidP="00F37F98">
      <w:pPr>
        <w:rPr>
          <w:rFonts w:ascii="宋体" w:eastAsia="宋体" w:hAnsi="宋体"/>
        </w:rPr>
      </w:pPr>
      <w:r w:rsidRPr="000665B4">
        <w:rPr>
          <w:rFonts w:ascii="宋体" w:eastAsia="宋体" w:hAnsi="宋体"/>
        </w:rPr>
        <w:t>#include&lt;iostream&gt;</w:t>
      </w:r>
    </w:p>
    <w:p w:rsidR="00F37F98" w:rsidRPr="000665B4" w:rsidRDefault="00F37F98" w:rsidP="00F37F98">
      <w:pPr>
        <w:rPr>
          <w:rFonts w:ascii="宋体" w:eastAsia="宋体" w:hAnsi="宋体"/>
        </w:rPr>
      </w:pPr>
      <w:r w:rsidRPr="000665B4">
        <w:rPr>
          <w:rFonts w:ascii="宋体" w:eastAsia="宋体" w:hAnsi="宋体"/>
        </w:rPr>
        <w:t>using namespace std;</w:t>
      </w:r>
    </w:p>
    <w:p w:rsidR="00F37F98" w:rsidRPr="000665B4" w:rsidRDefault="00F37F98" w:rsidP="00F37F98">
      <w:pPr>
        <w:rPr>
          <w:rFonts w:ascii="宋体" w:eastAsia="宋体" w:hAnsi="宋体"/>
        </w:rPr>
      </w:pPr>
      <w:r w:rsidRPr="000665B4">
        <w:rPr>
          <w:rFonts w:ascii="宋体" w:eastAsia="宋体" w:hAnsi="宋体"/>
        </w:rPr>
        <w:t>int main()</w:t>
      </w:r>
    </w:p>
    <w:p w:rsidR="00F37F98" w:rsidRPr="000665B4" w:rsidRDefault="00F37F98" w:rsidP="00F37F98">
      <w:pPr>
        <w:rPr>
          <w:rFonts w:ascii="宋体" w:eastAsia="宋体" w:hAnsi="宋体"/>
        </w:rPr>
      </w:pPr>
      <w:r w:rsidRPr="000665B4">
        <w:rPr>
          <w:rFonts w:ascii="宋体" w:eastAsia="宋体" w:hAnsi="宋体"/>
        </w:rPr>
        <w:t>{</w:t>
      </w:r>
    </w:p>
    <w:p w:rsidR="00F37F98" w:rsidRPr="000665B4" w:rsidRDefault="00F37F98" w:rsidP="00F37F98">
      <w:pPr>
        <w:rPr>
          <w:rFonts w:ascii="宋体" w:eastAsia="宋体" w:hAnsi="宋体"/>
        </w:rPr>
      </w:pPr>
      <w:r w:rsidRPr="000665B4">
        <w:rPr>
          <w:rFonts w:ascii="宋体" w:eastAsia="宋体" w:hAnsi="宋体"/>
        </w:rPr>
        <w:t xml:space="preserve">    int row,col;</w:t>
      </w:r>
    </w:p>
    <w:p w:rsidR="00F37F98" w:rsidRPr="000665B4" w:rsidRDefault="00F37F98" w:rsidP="00F37F98">
      <w:pPr>
        <w:rPr>
          <w:rFonts w:ascii="宋体" w:eastAsia="宋体" w:hAnsi="宋体"/>
        </w:rPr>
      </w:pPr>
      <w:r w:rsidRPr="000665B4">
        <w:rPr>
          <w:rFonts w:ascii="宋体" w:eastAsia="宋体" w:hAnsi="宋体"/>
        </w:rPr>
        <w:t xml:space="preserve">    cin&gt;&gt;row&gt;&gt;col;</w:t>
      </w:r>
    </w:p>
    <w:p w:rsidR="00F37F98" w:rsidRPr="000665B4" w:rsidRDefault="00F37F98" w:rsidP="00F37F98">
      <w:pPr>
        <w:rPr>
          <w:rFonts w:ascii="宋体" w:eastAsia="宋体" w:hAnsi="宋体"/>
        </w:rPr>
      </w:pPr>
      <w:r w:rsidRPr="000665B4">
        <w:rPr>
          <w:rFonts w:ascii="宋体" w:eastAsia="宋体" w:hAnsi="宋体"/>
        </w:rPr>
        <w:t xml:space="preserve">    //为行指针分配空间 </w:t>
      </w:r>
    </w:p>
    <w:p w:rsidR="00F37F98" w:rsidRPr="000665B4" w:rsidRDefault="00F37F98" w:rsidP="00F37F98">
      <w:pPr>
        <w:rPr>
          <w:rFonts w:ascii="宋体" w:eastAsia="宋体" w:hAnsi="宋体"/>
        </w:rPr>
      </w:pPr>
      <w:r w:rsidRPr="000665B4">
        <w:rPr>
          <w:rFonts w:ascii="宋体" w:eastAsia="宋体" w:hAnsi="宋体"/>
        </w:rPr>
        <w:t xml:space="preserve">    int **arr=new int *[row];    </w:t>
      </w:r>
    </w:p>
    <w:p w:rsidR="00F37F98" w:rsidRPr="000665B4" w:rsidRDefault="00F37F98" w:rsidP="00F37F98">
      <w:pPr>
        <w:rPr>
          <w:rFonts w:ascii="宋体" w:eastAsia="宋体" w:hAnsi="宋体"/>
        </w:rPr>
      </w:pPr>
      <w:r w:rsidRPr="000665B4">
        <w:rPr>
          <w:rFonts w:ascii="宋体" w:eastAsia="宋体" w:hAnsi="宋体"/>
        </w:rPr>
        <w:t xml:space="preserve">    for(int i=0;i&lt;row;i++)</w:t>
      </w:r>
    </w:p>
    <w:p w:rsidR="00F37F98" w:rsidRPr="000665B4" w:rsidRDefault="00F37F98" w:rsidP="00F37F98">
      <w:pPr>
        <w:rPr>
          <w:rFonts w:ascii="宋体" w:eastAsia="宋体" w:hAnsi="宋体"/>
        </w:rPr>
      </w:pPr>
      <w:r w:rsidRPr="000665B4">
        <w:rPr>
          <w:rFonts w:ascii="宋体" w:eastAsia="宋体" w:hAnsi="宋体"/>
        </w:rPr>
        <w:t xml:space="preserve">         arr[i]= new int[col];//为每行分配空间（每行中有col个元素） </w:t>
      </w:r>
    </w:p>
    <w:p w:rsidR="00F37F98" w:rsidRPr="000665B4" w:rsidRDefault="00F37F98" w:rsidP="00F37F98">
      <w:pPr>
        <w:rPr>
          <w:rFonts w:ascii="宋体" w:eastAsia="宋体" w:hAnsi="宋体"/>
        </w:rPr>
      </w:pPr>
      <w:r w:rsidRPr="000665B4">
        <w:rPr>
          <w:rFonts w:ascii="宋体" w:eastAsia="宋体" w:hAnsi="宋体"/>
        </w:rPr>
        <w:t xml:space="preserve">    //输入二维数组的数 </w:t>
      </w:r>
    </w:p>
    <w:p w:rsidR="00F37F98" w:rsidRPr="000665B4" w:rsidRDefault="00F37F98" w:rsidP="00F37F98">
      <w:pPr>
        <w:rPr>
          <w:rFonts w:ascii="宋体" w:eastAsia="宋体" w:hAnsi="宋体"/>
        </w:rPr>
      </w:pPr>
      <w:r w:rsidRPr="000665B4">
        <w:rPr>
          <w:rFonts w:ascii="宋体" w:eastAsia="宋体" w:hAnsi="宋体"/>
        </w:rPr>
        <w:t xml:space="preserve">    for(int i=0;i&lt;row;i++)</w:t>
      </w:r>
    </w:p>
    <w:p w:rsidR="00F37F98" w:rsidRPr="000665B4" w:rsidRDefault="00F37F98" w:rsidP="00F37F98">
      <w:pPr>
        <w:rPr>
          <w:rFonts w:ascii="宋体" w:eastAsia="宋体" w:hAnsi="宋体"/>
        </w:rPr>
      </w:pPr>
      <w:r w:rsidRPr="000665B4">
        <w:rPr>
          <w:rFonts w:ascii="宋体" w:eastAsia="宋体" w:hAnsi="宋体"/>
        </w:rPr>
        <w:t xml:space="preserve">        for(int j=0;j&lt;col;j++) </w:t>
      </w:r>
    </w:p>
    <w:p w:rsidR="00F37F98" w:rsidRPr="000665B4" w:rsidRDefault="00F37F98" w:rsidP="00F37F98">
      <w:pPr>
        <w:rPr>
          <w:rFonts w:ascii="宋体" w:eastAsia="宋体" w:hAnsi="宋体"/>
        </w:rPr>
      </w:pPr>
      <w:r w:rsidRPr="000665B4">
        <w:rPr>
          <w:rFonts w:ascii="宋体" w:eastAsia="宋体" w:hAnsi="宋体"/>
        </w:rPr>
        <w:t xml:space="preserve">        cin&gt;&gt;arr[i][j];</w:t>
      </w:r>
    </w:p>
    <w:p w:rsidR="00F37F98" w:rsidRPr="000665B4" w:rsidRDefault="00F37F98" w:rsidP="00F37F98">
      <w:pPr>
        <w:rPr>
          <w:rFonts w:ascii="宋体" w:eastAsia="宋体" w:hAnsi="宋体"/>
        </w:rPr>
      </w:pPr>
      <w:r w:rsidRPr="000665B4">
        <w:rPr>
          <w:rFonts w:ascii="宋体" w:eastAsia="宋体" w:hAnsi="宋体"/>
        </w:rPr>
        <w:t xml:space="preserve">    cout&lt;&lt;"*******************"&lt;&lt;endl;</w:t>
      </w:r>
    </w:p>
    <w:p w:rsidR="00F37F98" w:rsidRPr="000665B4" w:rsidRDefault="00F37F98" w:rsidP="00F37F98">
      <w:pPr>
        <w:rPr>
          <w:rFonts w:ascii="宋体" w:eastAsia="宋体" w:hAnsi="宋体"/>
        </w:rPr>
      </w:pPr>
      <w:r w:rsidRPr="000665B4">
        <w:rPr>
          <w:rFonts w:ascii="宋体" w:eastAsia="宋体" w:hAnsi="宋体"/>
        </w:rPr>
        <w:t xml:space="preserve">     //输出二维数组中的数  </w:t>
      </w:r>
    </w:p>
    <w:p w:rsidR="00F37F98" w:rsidRPr="000665B4" w:rsidRDefault="00F37F98" w:rsidP="00F37F98">
      <w:pPr>
        <w:rPr>
          <w:rFonts w:ascii="宋体" w:eastAsia="宋体" w:hAnsi="宋体"/>
        </w:rPr>
      </w:pPr>
      <w:r w:rsidRPr="000665B4">
        <w:rPr>
          <w:rFonts w:ascii="宋体" w:eastAsia="宋体" w:hAnsi="宋体"/>
        </w:rPr>
        <w:t xml:space="preserve">    for(int i=0;i&lt;row;i++)</w:t>
      </w:r>
    </w:p>
    <w:p w:rsidR="00F37F98" w:rsidRPr="000665B4" w:rsidRDefault="00F37F98" w:rsidP="00F37F98">
      <w:pPr>
        <w:rPr>
          <w:rFonts w:ascii="宋体" w:eastAsia="宋体" w:hAnsi="宋体"/>
        </w:rPr>
      </w:pPr>
      <w:r w:rsidRPr="000665B4">
        <w:rPr>
          <w:rFonts w:ascii="宋体" w:eastAsia="宋体" w:hAnsi="宋体"/>
        </w:rPr>
        <w:t xml:space="preserve">    {</w:t>
      </w:r>
    </w:p>
    <w:p w:rsidR="00F37F98" w:rsidRPr="000665B4" w:rsidRDefault="00F37F98" w:rsidP="00F37F98">
      <w:pPr>
        <w:rPr>
          <w:rFonts w:ascii="宋体" w:eastAsia="宋体" w:hAnsi="宋体"/>
        </w:rPr>
      </w:pPr>
      <w:r w:rsidRPr="000665B4">
        <w:rPr>
          <w:rFonts w:ascii="宋体" w:eastAsia="宋体" w:hAnsi="宋体"/>
        </w:rPr>
        <w:lastRenderedPageBreak/>
        <w:t xml:space="preserve">         for(int j=0;j&lt;col;j++) </w:t>
      </w:r>
    </w:p>
    <w:p w:rsidR="00F37F98" w:rsidRPr="000665B4" w:rsidRDefault="00F37F98" w:rsidP="00F37F98">
      <w:pPr>
        <w:rPr>
          <w:rFonts w:ascii="宋体" w:eastAsia="宋体" w:hAnsi="宋体"/>
        </w:rPr>
      </w:pPr>
      <w:r w:rsidRPr="000665B4">
        <w:rPr>
          <w:rFonts w:ascii="宋体" w:eastAsia="宋体" w:hAnsi="宋体"/>
        </w:rPr>
        <w:t xml:space="preserve">          cout&lt;&lt;arr[i][j]&lt;&lt;" ";</w:t>
      </w:r>
    </w:p>
    <w:p w:rsidR="00F37F98" w:rsidRPr="000665B4" w:rsidRDefault="00F37F98" w:rsidP="00F37F98">
      <w:pPr>
        <w:rPr>
          <w:rFonts w:ascii="宋体" w:eastAsia="宋体" w:hAnsi="宋体"/>
        </w:rPr>
      </w:pPr>
      <w:r w:rsidRPr="000665B4">
        <w:rPr>
          <w:rFonts w:ascii="宋体" w:eastAsia="宋体" w:hAnsi="宋体"/>
        </w:rPr>
        <w:t xml:space="preserve">        cout&lt;&lt;endl;</w:t>
      </w:r>
    </w:p>
    <w:p w:rsidR="00F37F98" w:rsidRPr="000665B4" w:rsidRDefault="00F37F98" w:rsidP="00F37F98">
      <w:pPr>
        <w:rPr>
          <w:rFonts w:ascii="宋体" w:eastAsia="宋体" w:hAnsi="宋体"/>
        </w:rPr>
      </w:pPr>
      <w:r w:rsidRPr="000665B4">
        <w:rPr>
          <w:rFonts w:ascii="宋体" w:eastAsia="宋体" w:hAnsi="宋体"/>
        </w:rPr>
        <w:t xml:space="preserve">    } </w:t>
      </w:r>
    </w:p>
    <w:p w:rsidR="00F37F98" w:rsidRPr="000665B4" w:rsidRDefault="00F37F98" w:rsidP="00F37F98">
      <w:pPr>
        <w:rPr>
          <w:rFonts w:ascii="宋体" w:eastAsia="宋体" w:hAnsi="宋体"/>
        </w:rPr>
      </w:pPr>
      <w:r w:rsidRPr="000665B4">
        <w:rPr>
          <w:rFonts w:ascii="宋体" w:eastAsia="宋体" w:hAnsi="宋体"/>
        </w:rPr>
        <w:t xml:space="preserve">    //释放二维数组（反过来） </w:t>
      </w:r>
    </w:p>
    <w:p w:rsidR="00F37F98" w:rsidRPr="000665B4" w:rsidRDefault="00F37F98" w:rsidP="00F37F98">
      <w:pPr>
        <w:rPr>
          <w:rFonts w:ascii="宋体" w:eastAsia="宋体" w:hAnsi="宋体"/>
        </w:rPr>
      </w:pPr>
      <w:r w:rsidRPr="000665B4">
        <w:rPr>
          <w:rFonts w:ascii="宋体" w:eastAsia="宋体" w:hAnsi="宋体"/>
        </w:rPr>
        <w:t xml:space="preserve">    for(int i=0;i&lt;row;i++)</w:t>
      </w:r>
    </w:p>
    <w:p w:rsidR="00F37F98" w:rsidRPr="000665B4" w:rsidRDefault="00F37F98" w:rsidP="00F37F98">
      <w:pPr>
        <w:rPr>
          <w:rFonts w:ascii="宋体" w:eastAsia="宋体" w:hAnsi="宋体"/>
        </w:rPr>
      </w:pPr>
      <w:r w:rsidRPr="000665B4">
        <w:rPr>
          <w:rFonts w:ascii="宋体" w:eastAsia="宋体" w:hAnsi="宋体"/>
        </w:rPr>
        <w:t xml:space="preserve">        delete[] arr[i]; </w:t>
      </w:r>
    </w:p>
    <w:p w:rsidR="00F37F98" w:rsidRPr="000665B4" w:rsidRDefault="00F37F98" w:rsidP="00F37F98">
      <w:pPr>
        <w:rPr>
          <w:rFonts w:ascii="宋体" w:eastAsia="宋体" w:hAnsi="宋体"/>
        </w:rPr>
      </w:pPr>
      <w:r w:rsidRPr="000665B4">
        <w:rPr>
          <w:rFonts w:ascii="宋体" w:eastAsia="宋体" w:hAnsi="宋体"/>
        </w:rPr>
        <w:t xml:space="preserve">    delete[] arr;</w:t>
      </w:r>
    </w:p>
    <w:p w:rsidR="00F37F98" w:rsidRPr="000665B4" w:rsidRDefault="00F37F98" w:rsidP="00F37F98">
      <w:pPr>
        <w:rPr>
          <w:rFonts w:ascii="宋体" w:eastAsia="宋体" w:hAnsi="宋体"/>
        </w:rPr>
      </w:pPr>
      <w:r w:rsidRPr="000665B4">
        <w:rPr>
          <w:rFonts w:ascii="宋体" w:eastAsia="宋体" w:hAnsi="宋体"/>
        </w:rPr>
        <w:t xml:space="preserve">    return 0;</w:t>
      </w:r>
    </w:p>
    <w:p w:rsidR="00F37F98" w:rsidRPr="000665B4" w:rsidRDefault="00F37F98" w:rsidP="00F37F98">
      <w:pPr>
        <w:rPr>
          <w:rFonts w:ascii="宋体" w:eastAsia="宋体" w:hAnsi="宋体"/>
        </w:rPr>
      </w:pPr>
      <w:r w:rsidRPr="000665B4">
        <w:rPr>
          <w:rFonts w:ascii="宋体" w:eastAsia="宋体" w:hAnsi="宋体"/>
        </w:rPr>
        <w:t>}</w:t>
      </w:r>
    </w:p>
    <w:p w:rsidR="00661A5C" w:rsidRPr="000665B4" w:rsidRDefault="00661A5C" w:rsidP="00661A5C">
      <w:pPr>
        <w:pStyle w:val="2"/>
        <w:rPr>
          <w:rFonts w:ascii="宋体" w:eastAsia="宋体" w:hAnsi="宋体"/>
          <w:b w:val="0"/>
        </w:rPr>
      </w:pPr>
      <w:bookmarkStart w:id="38" w:name="_Toc524382939"/>
      <w:r w:rsidRPr="000665B4">
        <w:rPr>
          <w:rFonts w:ascii="宋体" w:eastAsia="宋体" w:hAnsi="宋体" w:hint="eastAsia"/>
          <w:b w:val="0"/>
        </w:rPr>
        <w:t>S</w:t>
      </w:r>
      <w:r w:rsidRPr="000665B4">
        <w:rPr>
          <w:rFonts w:ascii="宋体" w:eastAsia="宋体" w:hAnsi="宋体"/>
          <w:b w:val="0"/>
        </w:rPr>
        <w:t>TL</w:t>
      </w:r>
      <w:bookmarkEnd w:id="38"/>
    </w:p>
    <w:p w:rsidR="00F21C46" w:rsidRPr="000665B4" w:rsidRDefault="00F21C46" w:rsidP="00F21C46">
      <w:pPr>
        <w:pStyle w:val="3"/>
        <w:rPr>
          <w:rFonts w:ascii="宋体" w:eastAsia="宋体" w:hAnsi="宋体"/>
          <w:b w:val="0"/>
        </w:rPr>
      </w:pPr>
      <w:bookmarkStart w:id="39" w:name="_Toc524382940"/>
      <w:r w:rsidRPr="000665B4">
        <w:rPr>
          <w:rFonts w:ascii="宋体" w:eastAsia="宋体" w:hAnsi="宋体"/>
          <w:b w:val="0"/>
        </w:rPr>
        <w:t>map</w:t>
      </w:r>
      <w:bookmarkEnd w:id="39"/>
    </w:p>
    <w:p w:rsidR="00F21C46" w:rsidRPr="000665B4" w:rsidRDefault="00F21C46" w:rsidP="00F21C46">
      <w:pPr>
        <w:rPr>
          <w:rFonts w:ascii="宋体" w:eastAsia="宋体" w:hAnsi="宋体"/>
        </w:rPr>
      </w:pPr>
      <w:r w:rsidRPr="000665B4">
        <w:rPr>
          <w:rFonts w:ascii="宋体" w:eastAsia="宋体" w:hAnsi="宋体"/>
        </w:rPr>
        <w:t>//数据的插入</w:t>
      </w:r>
    </w:p>
    <w:p w:rsidR="00F21C46" w:rsidRPr="000665B4" w:rsidRDefault="00F21C46" w:rsidP="00F21C46">
      <w:pPr>
        <w:rPr>
          <w:rFonts w:ascii="宋体" w:eastAsia="宋体" w:hAnsi="宋体"/>
        </w:rPr>
      </w:pPr>
      <w:r w:rsidRPr="000665B4">
        <w:rPr>
          <w:rFonts w:ascii="宋体" w:eastAsia="宋体" w:hAnsi="宋体"/>
        </w:rPr>
        <w:t>//示范1</w:t>
      </w:r>
    </w:p>
    <w:p w:rsidR="00F21C46" w:rsidRPr="000665B4" w:rsidRDefault="00F21C46" w:rsidP="00F21C46">
      <w:pPr>
        <w:rPr>
          <w:rFonts w:ascii="宋体" w:eastAsia="宋体" w:hAnsi="宋体"/>
        </w:rPr>
      </w:pPr>
      <w:r w:rsidRPr="000665B4">
        <w:rPr>
          <w:rFonts w:ascii="宋体" w:eastAsia="宋体" w:hAnsi="宋体"/>
        </w:rPr>
        <w:t>map&lt;int, string&gt; mapStudent;</w:t>
      </w:r>
    </w:p>
    <w:p w:rsidR="00F21C46" w:rsidRPr="000665B4" w:rsidRDefault="00F21C46" w:rsidP="00F21C46">
      <w:pPr>
        <w:rPr>
          <w:rFonts w:ascii="宋体" w:eastAsia="宋体" w:hAnsi="宋体"/>
        </w:rPr>
      </w:pPr>
      <w:r w:rsidRPr="000665B4">
        <w:rPr>
          <w:rFonts w:ascii="宋体" w:eastAsia="宋体" w:hAnsi="宋体"/>
        </w:rPr>
        <w:t>mapStudent.insert(pair&lt;int, string&gt;(1,“student_one”));/</w:t>
      </w:r>
    </w:p>
    <w:p w:rsidR="00F21C46" w:rsidRPr="000665B4" w:rsidRDefault="00F21C46" w:rsidP="00F21C46">
      <w:pPr>
        <w:rPr>
          <w:rFonts w:ascii="宋体" w:eastAsia="宋体" w:hAnsi="宋体"/>
        </w:rPr>
      </w:pPr>
      <w:r w:rsidRPr="000665B4">
        <w:rPr>
          <w:rFonts w:ascii="宋体" w:eastAsia="宋体" w:hAnsi="宋体"/>
        </w:rPr>
        <w:t>//示范2</w:t>
      </w:r>
    </w:p>
    <w:p w:rsidR="00F21C46" w:rsidRPr="000665B4" w:rsidRDefault="00F21C46" w:rsidP="00F21C46">
      <w:pPr>
        <w:rPr>
          <w:rFonts w:ascii="宋体" w:eastAsia="宋体" w:hAnsi="宋体"/>
        </w:rPr>
      </w:pPr>
      <w:r w:rsidRPr="000665B4">
        <w:rPr>
          <w:rFonts w:ascii="宋体" w:eastAsia="宋体" w:hAnsi="宋体"/>
        </w:rPr>
        <w:t>map&lt;int, string&gt; mapStudent;</w:t>
      </w:r>
    </w:p>
    <w:p w:rsidR="00F21C46" w:rsidRPr="000665B4" w:rsidRDefault="00F21C46" w:rsidP="00F21C46">
      <w:pPr>
        <w:rPr>
          <w:rFonts w:ascii="宋体" w:eastAsia="宋体" w:hAnsi="宋体"/>
        </w:rPr>
      </w:pPr>
      <w:r w:rsidRPr="000665B4">
        <w:rPr>
          <w:rFonts w:ascii="宋体" w:eastAsia="宋体" w:hAnsi="宋体"/>
        </w:rPr>
        <w:t>mapStudent.insert(map&lt;int, string&gt;::value_type (1,“student_one”));</w:t>
      </w:r>
    </w:p>
    <w:p w:rsidR="00F21C46" w:rsidRPr="000665B4" w:rsidRDefault="00F21C46" w:rsidP="00F21C46">
      <w:pPr>
        <w:rPr>
          <w:rFonts w:ascii="宋体" w:eastAsia="宋体" w:hAnsi="宋体"/>
        </w:rPr>
      </w:pPr>
      <w:r w:rsidRPr="000665B4">
        <w:rPr>
          <w:rFonts w:ascii="宋体" w:eastAsia="宋体" w:hAnsi="宋体"/>
        </w:rPr>
        <w:t>//示范3</w:t>
      </w:r>
    </w:p>
    <w:p w:rsidR="00F21C46" w:rsidRPr="000665B4" w:rsidRDefault="00F21C46" w:rsidP="00F21C46">
      <w:pPr>
        <w:rPr>
          <w:rFonts w:ascii="宋体" w:eastAsia="宋体" w:hAnsi="宋体"/>
        </w:rPr>
      </w:pPr>
      <w:r w:rsidRPr="000665B4">
        <w:rPr>
          <w:rFonts w:ascii="宋体" w:eastAsia="宋体" w:hAnsi="宋体"/>
        </w:rPr>
        <w:t>map&lt;int, string&gt; mapStudent;</w:t>
      </w:r>
    </w:p>
    <w:p w:rsidR="00F21C46" w:rsidRPr="000665B4" w:rsidRDefault="00F21C46" w:rsidP="00F21C46">
      <w:pPr>
        <w:rPr>
          <w:rFonts w:ascii="宋体" w:eastAsia="宋体" w:hAnsi="宋体"/>
        </w:rPr>
      </w:pPr>
      <w:r w:rsidRPr="000665B4">
        <w:rPr>
          <w:rFonts w:ascii="宋体" w:eastAsia="宋体" w:hAnsi="宋体"/>
        </w:rPr>
        <w:t>mapStudent[1] = “student_one”;</w:t>
      </w:r>
    </w:p>
    <w:p w:rsidR="00F21C46" w:rsidRPr="000665B4" w:rsidRDefault="00F21C46" w:rsidP="00F21C46">
      <w:pPr>
        <w:rPr>
          <w:rFonts w:ascii="宋体" w:eastAsia="宋体" w:hAnsi="宋体"/>
        </w:rPr>
      </w:pPr>
      <w:r w:rsidRPr="000665B4">
        <w:rPr>
          <w:rFonts w:ascii="宋体" w:eastAsia="宋体" w:hAnsi="宋体"/>
        </w:rPr>
        <w:t>mapStudent[2] = “student_two”;</w:t>
      </w:r>
    </w:p>
    <w:p w:rsidR="00F21C46" w:rsidRPr="000665B4" w:rsidRDefault="00F21C46" w:rsidP="00F21C46">
      <w:pPr>
        <w:rPr>
          <w:rFonts w:ascii="宋体" w:eastAsia="宋体" w:hAnsi="宋体"/>
        </w:rPr>
      </w:pPr>
    </w:p>
    <w:p w:rsidR="00F21C46" w:rsidRPr="000665B4" w:rsidRDefault="00F21C46" w:rsidP="00F21C46">
      <w:pPr>
        <w:rPr>
          <w:rFonts w:ascii="宋体" w:eastAsia="宋体" w:hAnsi="宋体"/>
        </w:rPr>
      </w:pPr>
      <w:r w:rsidRPr="000665B4">
        <w:rPr>
          <w:rFonts w:ascii="宋体" w:eastAsia="宋体" w:hAnsi="宋体"/>
        </w:rPr>
        <w:t>map&lt;string, int&gt; mapStudent;</w:t>
      </w:r>
    </w:p>
    <w:p w:rsidR="00F21C46" w:rsidRPr="000665B4" w:rsidRDefault="00F21C46" w:rsidP="00F21C46">
      <w:pPr>
        <w:rPr>
          <w:rFonts w:ascii="宋体" w:eastAsia="宋体" w:hAnsi="宋体"/>
        </w:rPr>
      </w:pPr>
      <w:r w:rsidRPr="000665B4">
        <w:rPr>
          <w:rFonts w:ascii="宋体" w:eastAsia="宋体" w:hAnsi="宋体"/>
        </w:rPr>
        <w:t>string s;//插入就用m[s]=1或者m[s]++之类;</w:t>
      </w:r>
    </w:p>
    <w:p w:rsidR="004C66C7" w:rsidRPr="000665B4" w:rsidRDefault="004C66C7" w:rsidP="00F21C46">
      <w:pPr>
        <w:rPr>
          <w:rFonts w:ascii="宋体" w:eastAsia="宋体" w:hAnsi="宋体"/>
        </w:rPr>
      </w:pPr>
      <w:r w:rsidRPr="000665B4">
        <w:rPr>
          <w:rFonts w:ascii="宋体" w:eastAsia="宋体" w:hAnsi="宋体"/>
        </w:rPr>
        <w:t>//</w:t>
      </w:r>
      <w:r w:rsidRPr="000665B4">
        <w:rPr>
          <w:rFonts w:ascii="宋体" w:eastAsia="宋体" w:hAnsi="宋体" w:hint="eastAsia"/>
        </w:rPr>
        <w:t>数据查找</w:t>
      </w:r>
    </w:p>
    <w:p w:rsidR="004C66C7" w:rsidRPr="000665B4" w:rsidRDefault="004C66C7" w:rsidP="004C66C7">
      <w:pPr>
        <w:rPr>
          <w:rFonts w:ascii="宋体" w:eastAsia="宋体" w:hAnsi="宋体"/>
        </w:rPr>
      </w:pPr>
      <w:r w:rsidRPr="000665B4">
        <w:rPr>
          <w:rFonts w:ascii="宋体" w:eastAsia="宋体" w:hAnsi="宋体"/>
        </w:rPr>
        <w:t xml:space="preserve">map&lt;int, string&gt;::iterator iter=mapStudent.find(1);  </w:t>
      </w:r>
    </w:p>
    <w:p w:rsidR="004C66C7" w:rsidRPr="000665B4" w:rsidRDefault="004C66C7" w:rsidP="004C66C7">
      <w:pPr>
        <w:rPr>
          <w:rFonts w:ascii="宋体" w:eastAsia="宋体" w:hAnsi="宋体"/>
        </w:rPr>
      </w:pPr>
      <w:r w:rsidRPr="000665B4">
        <w:rPr>
          <w:rFonts w:ascii="宋体" w:eastAsia="宋体" w:hAnsi="宋体"/>
        </w:rPr>
        <w:t>if(iter != mapStudent.end())</w:t>
      </w:r>
    </w:p>
    <w:p w:rsidR="004C66C7" w:rsidRPr="000665B4" w:rsidRDefault="004C66C7" w:rsidP="004C66C7">
      <w:pPr>
        <w:rPr>
          <w:rFonts w:ascii="宋体" w:eastAsia="宋体" w:hAnsi="宋体"/>
        </w:rPr>
      </w:pPr>
      <w:r w:rsidRPr="000665B4">
        <w:rPr>
          <w:rFonts w:ascii="宋体" w:eastAsia="宋体" w:hAnsi="宋体"/>
        </w:rPr>
        <w:t xml:space="preserve">cout&lt;&lt;"Find, the value is "&lt;&lt;iter-&gt;second&lt;&lt;endl;  </w:t>
      </w:r>
    </w:p>
    <w:p w:rsidR="004C66C7" w:rsidRPr="000665B4" w:rsidRDefault="004C66C7" w:rsidP="004C66C7">
      <w:pPr>
        <w:rPr>
          <w:rFonts w:ascii="宋体" w:eastAsia="宋体" w:hAnsi="宋体"/>
        </w:rPr>
      </w:pPr>
      <w:r w:rsidRPr="000665B4">
        <w:rPr>
          <w:rFonts w:ascii="宋体" w:eastAsia="宋体" w:hAnsi="宋体"/>
        </w:rPr>
        <w:t xml:space="preserve">else  cout&lt;&lt;"Do not Find"&lt;&lt;endl;  </w:t>
      </w:r>
    </w:p>
    <w:p w:rsidR="007855B2" w:rsidRPr="000665B4" w:rsidRDefault="007855B2" w:rsidP="007855B2">
      <w:pPr>
        <w:pStyle w:val="3"/>
        <w:rPr>
          <w:rFonts w:ascii="宋体" w:eastAsia="宋体" w:hAnsi="宋体"/>
          <w:b w:val="0"/>
        </w:rPr>
      </w:pPr>
      <w:bookmarkStart w:id="40" w:name="_Toc524382941"/>
      <w:r w:rsidRPr="000665B4">
        <w:rPr>
          <w:rFonts w:ascii="宋体" w:eastAsia="宋体" w:hAnsi="宋体"/>
          <w:b w:val="0"/>
        </w:rPr>
        <w:t>vector</w:t>
      </w:r>
      <w:bookmarkEnd w:id="40"/>
    </w:p>
    <w:p w:rsidR="007855B2" w:rsidRPr="000665B4" w:rsidRDefault="007855B2" w:rsidP="004C66C7">
      <w:pPr>
        <w:rPr>
          <w:rFonts w:ascii="宋体" w:eastAsia="宋体" w:hAnsi="宋体"/>
        </w:rPr>
      </w:pPr>
    </w:p>
    <w:p w:rsidR="00661A5C" w:rsidRPr="000665B4" w:rsidRDefault="00661A5C" w:rsidP="00661A5C">
      <w:pPr>
        <w:pStyle w:val="3"/>
        <w:rPr>
          <w:rFonts w:ascii="宋体" w:eastAsia="宋体" w:hAnsi="宋体"/>
          <w:b w:val="0"/>
        </w:rPr>
      </w:pPr>
      <w:bookmarkStart w:id="41" w:name="_Toc524382942"/>
      <w:r w:rsidRPr="000665B4">
        <w:rPr>
          <w:rFonts w:ascii="宋体" w:eastAsia="宋体" w:hAnsi="宋体" w:hint="eastAsia"/>
          <w:b w:val="0"/>
        </w:rPr>
        <w:lastRenderedPageBreak/>
        <w:t>ne</w:t>
      </w:r>
      <w:r w:rsidRPr="000665B4">
        <w:rPr>
          <w:rFonts w:ascii="宋体" w:eastAsia="宋体" w:hAnsi="宋体"/>
          <w:b w:val="0"/>
        </w:rPr>
        <w:t>xt_permutation</w:t>
      </w:r>
      <w:bookmarkEnd w:id="41"/>
    </w:p>
    <w:p w:rsidR="00F51D03" w:rsidRPr="000665B4" w:rsidRDefault="00F51D03" w:rsidP="00F51D03">
      <w:pPr>
        <w:rPr>
          <w:rFonts w:ascii="宋体" w:eastAsia="宋体" w:hAnsi="宋体"/>
        </w:rPr>
      </w:pPr>
      <w:r w:rsidRPr="000665B4">
        <w:rPr>
          <w:rFonts w:ascii="宋体" w:eastAsia="宋体" w:hAnsi="宋体" w:hint="eastAsia"/>
        </w:rPr>
        <w:t>自动生成全排列</w:t>
      </w:r>
    </w:p>
    <w:p w:rsidR="00E6315B" w:rsidRPr="000665B4" w:rsidRDefault="00E6315B" w:rsidP="00E6315B">
      <w:pPr>
        <w:rPr>
          <w:rFonts w:ascii="宋体" w:eastAsia="宋体" w:hAnsi="宋体"/>
        </w:rPr>
      </w:pPr>
      <w:r w:rsidRPr="000665B4">
        <w:rPr>
          <w:rFonts w:ascii="宋体" w:eastAsia="宋体" w:hAnsi="宋体"/>
        </w:rPr>
        <w:t>#include &lt;stdio.h&gt;</w:t>
      </w:r>
    </w:p>
    <w:p w:rsidR="00E6315B" w:rsidRPr="000665B4" w:rsidRDefault="00E6315B" w:rsidP="00E6315B">
      <w:pPr>
        <w:rPr>
          <w:rFonts w:ascii="宋体" w:eastAsia="宋体" w:hAnsi="宋体"/>
        </w:rPr>
      </w:pPr>
      <w:r w:rsidRPr="000665B4">
        <w:rPr>
          <w:rFonts w:ascii="宋体" w:eastAsia="宋体" w:hAnsi="宋体"/>
        </w:rPr>
        <w:t>#include &lt;algorithm&gt;</w:t>
      </w:r>
    </w:p>
    <w:p w:rsidR="00E6315B" w:rsidRPr="000665B4" w:rsidRDefault="00E6315B" w:rsidP="00E6315B">
      <w:pPr>
        <w:rPr>
          <w:rFonts w:ascii="宋体" w:eastAsia="宋体" w:hAnsi="宋体"/>
        </w:rPr>
      </w:pPr>
      <w:r w:rsidRPr="000665B4">
        <w:rPr>
          <w:rFonts w:ascii="宋体" w:eastAsia="宋体" w:hAnsi="宋体"/>
        </w:rPr>
        <w:t>using namespace std;</w:t>
      </w:r>
    </w:p>
    <w:p w:rsidR="00E6315B" w:rsidRPr="000665B4" w:rsidRDefault="00E6315B" w:rsidP="00E6315B">
      <w:pPr>
        <w:rPr>
          <w:rFonts w:ascii="宋体" w:eastAsia="宋体" w:hAnsi="宋体"/>
        </w:rPr>
      </w:pPr>
      <w:r w:rsidRPr="000665B4">
        <w:rPr>
          <w:rFonts w:ascii="宋体" w:eastAsia="宋体" w:hAnsi="宋体"/>
        </w:rPr>
        <w:t>int main(){</w:t>
      </w:r>
    </w:p>
    <w:p w:rsidR="00E6315B" w:rsidRPr="000665B4" w:rsidRDefault="00E6315B" w:rsidP="00E6315B">
      <w:pPr>
        <w:rPr>
          <w:rFonts w:ascii="宋体" w:eastAsia="宋体" w:hAnsi="宋体"/>
        </w:rPr>
      </w:pPr>
      <w:r w:rsidRPr="000665B4">
        <w:rPr>
          <w:rFonts w:ascii="宋体" w:eastAsia="宋体" w:hAnsi="宋体"/>
        </w:rPr>
        <w:t xml:space="preserve">    int n;</w:t>
      </w:r>
    </w:p>
    <w:p w:rsidR="00E6315B" w:rsidRPr="000665B4" w:rsidRDefault="00E6315B" w:rsidP="00E6315B">
      <w:pPr>
        <w:rPr>
          <w:rFonts w:ascii="宋体" w:eastAsia="宋体" w:hAnsi="宋体"/>
        </w:rPr>
      </w:pPr>
      <w:r w:rsidRPr="000665B4">
        <w:rPr>
          <w:rFonts w:ascii="宋体" w:eastAsia="宋体" w:hAnsi="宋体"/>
        </w:rPr>
        <w:t xml:space="preserve">    while(scanf("%d",&amp;n)&amp;&amp;n){</w:t>
      </w:r>
    </w:p>
    <w:p w:rsidR="00E6315B" w:rsidRPr="000665B4" w:rsidRDefault="00E6315B" w:rsidP="00E6315B">
      <w:pPr>
        <w:rPr>
          <w:rFonts w:ascii="宋体" w:eastAsia="宋体" w:hAnsi="宋体"/>
        </w:rPr>
      </w:pPr>
      <w:r w:rsidRPr="000665B4">
        <w:rPr>
          <w:rFonts w:ascii="宋体" w:eastAsia="宋体" w:hAnsi="宋体"/>
        </w:rPr>
        <w:t xml:space="preserve">        int a[1000];</w:t>
      </w:r>
    </w:p>
    <w:p w:rsidR="00E6315B" w:rsidRPr="000665B4" w:rsidRDefault="00E6315B" w:rsidP="00E6315B">
      <w:pPr>
        <w:rPr>
          <w:rFonts w:ascii="宋体" w:eastAsia="宋体" w:hAnsi="宋体"/>
        </w:rPr>
      </w:pPr>
      <w:r w:rsidRPr="000665B4">
        <w:rPr>
          <w:rFonts w:ascii="宋体" w:eastAsia="宋体" w:hAnsi="宋体"/>
        </w:rPr>
        <w:t xml:space="preserve">        for(int i=0;i&lt;n;i++){</w:t>
      </w:r>
    </w:p>
    <w:p w:rsidR="00E6315B" w:rsidRPr="000665B4" w:rsidRDefault="00E6315B" w:rsidP="00E6315B">
      <w:pPr>
        <w:rPr>
          <w:rFonts w:ascii="宋体" w:eastAsia="宋体" w:hAnsi="宋体"/>
        </w:rPr>
      </w:pPr>
      <w:r w:rsidRPr="000665B4">
        <w:rPr>
          <w:rFonts w:ascii="宋体" w:eastAsia="宋体" w:hAnsi="宋体"/>
        </w:rPr>
        <w:t xml:space="preserve">            scanf("%d",&amp;a[i]);</w:t>
      </w:r>
    </w:p>
    <w:p w:rsidR="00E6315B" w:rsidRPr="000665B4" w:rsidRDefault="00E6315B" w:rsidP="00E6315B">
      <w:pPr>
        <w:rPr>
          <w:rFonts w:ascii="宋体" w:eastAsia="宋体" w:hAnsi="宋体"/>
        </w:rPr>
      </w:pPr>
      <w:r w:rsidRPr="000665B4">
        <w:rPr>
          <w:rFonts w:ascii="宋体" w:eastAsia="宋体" w:hAnsi="宋体"/>
        </w:rPr>
        <w:t xml:space="preserve">        }</w:t>
      </w:r>
    </w:p>
    <w:p w:rsidR="00E6315B" w:rsidRPr="000665B4" w:rsidRDefault="00E6315B" w:rsidP="00E6315B">
      <w:pPr>
        <w:rPr>
          <w:rFonts w:ascii="宋体" w:eastAsia="宋体" w:hAnsi="宋体"/>
        </w:rPr>
      </w:pPr>
      <w:r w:rsidRPr="000665B4">
        <w:rPr>
          <w:rFonts w:ascii="宋体" w:eastAsia="宋体" w:hAnsi="宋体"/>
        </w:rPr>
        <w:t xml:space="preserve">        sort(a,a+n);//可以自行测试一下删除后的结果</w:t>
      </w:r>
    </w:p>
    <w:p w:rsidR="00E6315B" w:rsidRPr="000665B4" w:rsidRDefault="00E6315B" w:rsidP="00E6315B">
      <w:pPr>
        <w:rPr>
          <w:rFonts w:ascii="宋体" w:eastAsia="宋体" w:hAnsi="宋体"/>
        </w:rPr>
      </w:pPr>
      <w:r w:rsidRPr="000665B4">
        <w:rPr>
          <w:rFonts w:ascii="宋体" w:eastAsia="宋体" w:hAnsi="宋体"/>
        </w:rPr>
        <w:t xml:space="preserve">        do{</w:t>
      </w:r>
    </w:p>
    <w:p w:rsidR="00E6315B" w:rsidRPr="000665B4" w:rsidRDefault="00E6315B" w:rsidP="00E6315B">
      <w:pPr>
        <w:rPr>
          <w:rFonts w:ascii="宋体" w:eastAsia="宋体" w:hAnsi="宋体"/>
        </w:rPr>
      </w:pPr>
      <w:r w:rsidRPr="000665B4">
        <w:rPr>
          <w:rFonts w:ascii="宋体" w:eastAsia="宋体" w:hAnsi="宋体"/>
        </w:rPr>
        <w:t xml:space="preserve">            for(int i=0;i&lt;n;i++)</w:t>
      </w:r>
    </w:p>
    <w:p w:rsidR="00E6315B" w:rsidRPr="000665B4" w:rsidRDefault="00E6315B" w:rsidP="00E6315B">
      <w:pPr>
        <w:rPr>
          <w:rFonts w:ascii="宋体" w:eastAsia="宋体" w:hAnsi="宋体"/>
        </w:rPr>
      </w:pPr>
      <w:r w:rsidRPr="000665B4">
        <w:rPr>
          <w:rFonts w:ascii="宋体" w:eastAsia="宋体" w:hAnsi="宋体"/>
        </w:rPr>
        <w:t xml:space="preserve">                printf("%d ",a[i]);</w:t>
      </w:r>
    </w:p>
    <w:p w:rsidR="00E6315B" w:rsidRPr="000665B4" w:rsidRDefault="00E6315B" w:rsidP="00E6315B">
      <w:pPr>
        <w:rPr>
          <w:rFonts w:ascii="宋体" w:eastAsia="宋体" w:hAnsi="宋体"/>
        </w:rPr>
      </w:pPr>
      <w:r w:rsidRPr="000665B4">
        <w:rPr>
          <w:rFonts w:ascii="宋体" w:eastAsia="宋体" w:hAnsi="宋体"/>
        </w:rPr>
        <w:t xml:space="preserve">            printf("\n");</w:t>
      </w:r>
    </w:p>
    <w:p w:rsidR="00E6315B" w:rsidRPr="000665B4" w:rsidRDefault="00E6315B" w:rsidP="00E6315B">
      <w:pPr>
        <w:rPr>
          <w:rFonts w:ascii="宋体" w:eastAsia="宋体" w:hAnsi="宋体"/>
        </w:rPr>
      </w:pPr>
      <w:r w:rsidRPr="000665B4">
        <w:rPr>
          <w:rFonts w:ascii="宋体" w:eastAsia="宋体" w:hAnsi="宋体"/>
        </w:rPr>
        <w:t xml:space="preserve">        }while(next_permutation(a,a+n));</w:t>
      </w:r>
    </w:p>
    <w:p w:rsidR="00E6315B" w:rsidRPr="000665B4" w:rsidRDefault="00E6315B" w:rsidP="00E6315B">
      <w:pPr>
        <w:rPr>
          <w:rFonts w:ascii="宋体" w:eastAsia="宋体" w:hAnsi="宋体"/>
        </w:rPr>
      </w:pPr>
      <w:r w:rsidRPr="000665B4">
        <w:rPr>
          <w:rFonts w:ascii="宋体" w:eastAsia="宋体" w:hAnsi="宋体"/>
        </w:rPr>
        <w:t xml:space="preserve">    }</w:t>
      </w:r>
    </w:p>
    <w:p w:rsidR="00E6315B" w:rsidRPr="000665B4" w:rsidRDefault="00E6315B" w:rsidP="00E6315B">
      <w:pPr>
        <w:rPr>
          <w:rFonts w:ascii="宋体" w:eastAsia="宋体" w:hAnsi="宋体"/>
        </w:rPr>
      </w:pPr>
      <w:r w:rsidRPr="000665B4">
        <w:rPr>
          <w:rFonts w:ascii="宋体" w:eastAsia="宋体" w:hAnsi="宋体"/>
        </w:rPr>
        <w:t xml:space="preserve">    return 0;</w:t>
      </w:r>
    </w:p>
    <w:p w:rsidR="00E6315B" w:rsidRPr="000665B4" w:rsidRDefault="00E6315B" w:rsidP="00E6315B">
      <w:pPr>
        <w:rPr>
          <w:rFonts w:ascii="宋体" w:eastAsia="宋体" w:hAnsi="宋体"/>
          <w:sz w:val="18"/>
          <w:szCs w:val="18"/>
        </w:rPr>
      </w:pPr>
      <w:r w:rsidRPr="000665B4">
        <w:rPr>
          <w:rFonts w:ascii="宋体" w:eastAsia="宋体" w:hAnsi="宋体"/>
        </w:rPr>
        <w:t>}</w:t>
      </w:r>
    </w:p>
    <w:p w:rsidR="00E6315B" w:rsidRPr="000665B4" w:rsidRDefault="00E6315B" w:rsidP="00F51D03">
      <w:pPr>
        <w:rPr>
          <w:rFonts w:ascii="宋体" w:eastAsia="宋体" w:hAnsi="宋体"/>
        </w:rPr>
      </w:pPr>
    </w:p>
    <w:p w:rsidR="003A50F7" w:rsidRPr="000665B4" w:rsidRDefault="003A50F7" w:rsidP="003A50F7">
      <w:pPr>
        <w:pStyle w:val="3"/>
        <w:rPr>
          <w:rFonts w:ascii="宋体" w:eastAsia="宋体" w:hAnsi="宋体"/>
          <w:b w:val="0"/>
        </w:rPr>
      </w:pPr>
      <w:bookmarkStart w:id="42" w:name="_Toc524382943"/>
      <w:r w:rsidRPr="000665B4">
        <w:rPr>
          <w:rFonts w:ascii="宋体" w:eastAsia="宋体" w:hAnsi="宋体" w:hint="eastAsia"/>
          <w:b w:val="0"/>
        </w:rPr>
        <w:t>优先队列（priority_queue）</w:t>
      </w:r>
      <w:bookmarkEnd w:id="42"/>
    </w:p>
    <w:p w:rsidR="003A50F7" w:rsidRPr="000665B4" w:rsidRDefault="003A50F7" w:rsidP="003A50F7">
      <w:pPr>
        <w:rPr>
          <w:rFonts w:ascii="宋体" w:eastAsia="宋体" w:hAnsi="宋体"/>
        </w:rPr>
      </w:pPr>
      <w:r w:rsidRPr="000665B4">
        <w:rPr>
          <w:rFonts w:ascii="宋体" w:eastAsia="宋体" w:hAnsi="宋体"/>
        </w:rPr>
        <w:t>struct cmp{</w:t>
      </w:r>
    </w:p>
    <w:p w:rsidR="003A50F7" w:rsidRPr="000665B4" w:rsidRDefault="003A50F7" w:rsidP="003A50F7">
      <w:pPr>
        <w:rPr>
          <w:rFonts w:ascii="宋体" w:eastAsia="宋体" w:hAnsi="宋体"/>
        </w:rPr>
      </w:pPr>
      <w:r w:rsidRPr="000665B4">
        <w:rPr>
          <w:rFonts w:ascii="宋体" w:eastAsia="宋体" w:hAnsi="宋体"/>
        </w:rPr>
        <w:t xml:space="preserve">    bool operator()(string &amp;x,string &amp;y){</w:t>
      </w:r>
    </w:p>
    <w:p w:rsidR="003A50F7" w:rsidRPr="000665B4" w:rsidRDefault="003A50F7" w:rsidP="003A50F7">
      <w:pPr>
        <w:rPr>
          <w:rFonts w:ascii="宋体" w:eastAsia="宋体" w:hAnsi="宋体"/>
        </w:rPr>
      </w:pPr>
      <w:r w:rsidRPr="000665B4">
        <w:rPr>
          <w:rFonts w:ascii="宋体" w:eastAsia="宋体" w:hAnsi="宋体"/>
        </w:rPr>
        <w:t xml:space="preserve">        return x&gt;y;//</w:t>
      </w:r>
      <w:r w:rsidRPr="000665B4">
        <w:rPr>
          <w:rFonts w:ascii="宋体" w:eastAsia="宋体" w:hAnsi="宋体" w:hint="eastAsia"/>
        </w:rPr>
        <w:t>从小到大排序</w:t>
      </w:r>
    </w:p>
    <w:p w:rsidR="003A50F7" w:rsidRPr="000665B4" w:rsidRDefault="003A50F7" w:rsidP="003A50F7">
      <w:pPr>
        <w:rPr>
          <w:rFonts w:ascii="宋体" w:eastAsia="宋体" w:hAnsi="宋体"/>
        </w:rPr>
      </w:pPr>
      <w:r w:rsidRPr="000665B4">
        <w:rPr>
          <w:rFonts w:ascii="宋体" w:eastAsia="宋体" w:hAnsi="宋体"/>
        </w:rPr>
        <w:t xml:space="preserve">    }</w:t>
      </w:r>
    </w:p>
    <w:p w:rsidR="003A50F7" w:rsidRPr="000665B4" w:rsidRDefault="003A50F7" w:rsidP="003A50F7">
      <w:pPr>
        <w:rPr>
          <w:rFonts w:ascii="宋体" w:eastAsia="宋体" w:hAnsi="宋体"/>
        </w:rPr>
      </w:pPr>
      <w:r w:rsidRPr="000665B4">
        <w:rPr>
          <w:rFonts w:ascii="宋体" w:eastAsia="宋体" w:hAnsi="宋体"/>
        </w:rPr>
        <w:t>};</w:t>
      </w:r>
    </w:p>
    <w:p w:rsidR="003A50F7" w:rsidRPr="000665B4" w:rsidRDefault="003A50F7" w:rsidP="003A50F7">
      <w:pPr>
        <w:rPr>
          <w:rFonts w:ascii="宋体" w:eastAsia="宋体" w:hAnsi="宋体"/>
        </w:rPr>
      </w:pPr>
      <w:r w:rsidRPr="000665B4">
        <w:rPr>
          <w:rFonts w:ascii="宋体" w:eastAsia="宋体" w:hAnsi="宋体"/>
        </w:rPr>
        <w:t>priority_queue&lt;string,vector&lt;string&gt;,cmp &gt; q;</w:t>
      </w:r>
    </w:p>
    <w:p w:rsidR="003A50F7" w:rsidRPr="000665B4" w:rsidRDefault="003A50F7" w:rsidP="003A50F7">
      <w:pPr>
        <w:rPr>
          <w:rFonts w:ascii="宋体" w:eastAsia="宋体" w:hAnsi="宋体"/>
        </w:rPr>
      </w:pPr>
      <w:r w:rsidRPr="000665B4">
        <w:rPr>
          <w:rFonts w:ascii="宋体" w:eastAsia="宋体" w:hAnsi="宋体" w:hint="eastAsia"/>
        </w:rPr>
        <w:t>//这样的q是将存入的string从小到大</w:t>
      </w:r>
    </w:p>
    <w:p w:rsidR="003A50F7" w:rsidRPr="000665B4" w:rsidRDefault="004C2938" w:rsidP="004C2938">
      <w:pPr>
        <w:pStyle w:val="2"/>
        <w:rPr>
          <w:rFonts w:ascii="宋体" w:eastAsia="宋体" w:hAnsi="宋体"/>
          <w:b w:val="0"/>
        </w:rPr>
      </w:pPr>
      <w:bookmarkStart w:id="43" w:name="_Toc524382944"/>
      <w:r w:rsidRPr="000665B4">
        <w:rPr>
          <w:rFonts w:ascii="宋体" w:eastAsia="宋体" w:hAnsi="宋体" w:hint="eastAsia"/>
          <w:b w:val="0"/>
        </w:rPr>
        <w:t>C++</w:t>
      </w:r>
      <w:r w:rsidRPr="000665B4">
        <w:rPr>
          <w:rFonts w:ascii="宋体" w:eastAsia="宋体" w:hAnsi="宋体"/>
          <w:b w:val="0"/>
        </w:rPr>
        <w:t>11</w:t>
      </w:r>
      <w:bookmarkEnd w:id="43"/>
    </w:p>
    <w:p w:rsidR="004C2938" w:rsidRPr="000665B4" w:rsidRDefault="004C2938" w:rsidP="004C2938">
      <w:pPr>
        <w:pStyle w:val="3"/>
        <w:rPr>
          <w:rFonts w:ascii="宋体" w:eastAsia="宋体" w:hAnsi="宋体"/>
          <w:b w:val="0"/>
        </w:rPr>
      </w:pPr>
      <w:bookmarkStart w:id="44" w:name="_Toc524382945"/>
      <w:r w:rsidRPr="000665B4">
        <w:rPr>
          <w:rFonts w:ascii="宋体" w:eastAsia="宋体" w:hAnsi="宋体"/>
          <w:b w:val="0"/>
        </w:rPr>
        <w:t>auto</w:t>
      </w:r>
      <w:bookmarkEnd w:id="44"/>
    </w:p>
    <w:p w:rsidR="004C2938" w:rsidRPr="000665B4" w:rsidRDefault="004C2938" w:rsidP="004C2938">
      <w:pPr>
        <w:rPr>
          <w:rFonts w:ascii="宋体" w:eastAsia="宋体" w:hAnsi="宋体"/>
        </w:rPr>
      </w:pPr>
      <w:r w:rsidRPr="000665B4">
        <w:rPr>
          <w:rFonts w:ascii="宋体" w:eastAsia="宋体" w:hAnsi="宋体" w:hint="eastAsia"/>
        </w:rPr>
        <w:t>自动类型推断</w:t>
      </w:r>
    </w:p>
    <w:p w:rsidR="004C2938" w:rsidRPr="000665B4" w:rsidRDefault="0023482A" w:rsidP="004C2938">
      <w:pPr>
        <w:rPr>
          <w:rFonts w:ascii="宋体" w:eastAsia="宋体" w:hAnsi="宋体"/>
        </w:rPr>
      </w:pPr>
      <w:hyperlink r:id="rId17" w:history="1">
        <w:r w:rsidR="004C2938" w:rsidRPr="000665B4">
          <w:rPr>
            <w:rStyle w:val="a3"/>
            <w:rFonts w:ascii="宋体" w:eastAsia="宋体" w:hAnsi="宋体"/>
          </w:rPr>
          <w:t>https://www.cnblogs.com/lenmom/p/7988635.html</w:t>
        </w:r>
      </w:hyperlink>
    </w:p>
    <w:p w:rsidR="004C2938" w:rsidRPr="000665B4" w:rsidRDefault="004C2938" w:rsidP="004C2938">
      <w:pPr>
        <w:pStyle w:val="3"/>
        <w:rPr>
          <w:rFonts w:ascii="宋体" w:eastAsia="宋体" w:hAnsi="宋体"/>
          <w:b w:val="0"/>
        </w:rPr>
      </w:pPr>
      <w:bookmarkStart w:id="45" w:name="_Toc524382946"/>
      <w:r w:rsidRPr="000665B4">
        <w:rPr>
          <w:rFonts w:ascii="宋体" w:eastAsia="宋体" w:hAnsi="宋体" w:hint="eastAsia"/>
          <w:b w:val="0"/>
        </w:rPr>
        <w:lastRenderedPageBreak/>
        <w:t>for循环</w:t>
      </w:r>
      <w:bookmarkEnd w:id="45"/>
    </w:p>
    <w:p w:rsidR="004C2938" w:rsidRPr="000665B4" w:rsidRDefault="004C2938" w:rsidP="004C2938">
      <w:pPr>
        <w:rPr>
          <w:rFonts w:ascii="宋体" w:eastAsia="宋体" w:hAnsi="宋体"/>
        </w:rPr>
      </w:pPr>
      <w:r w:rsidRPr="000665B4">
        <w:rPr>
          <w:rFonts w:ascii="宋体" w:eastAsia="宋体" w:hAnsi="宋体" w:hint="eastAsia"/>
        </w:rPr>
        <w:t>【代码示例】</w:t>
      </w:r>
    </w:p>
    <w:p w:rsidR="004C2938" w:rsidRPr="000665B4" w:rsidRDefault="004C2938" w:rsidP="004C2938">
      <w:pPr>
        <w:pStyle w:val="HTML"/>
        <w:rPr>
          <w:rFonts w:cstheme="minorBidi"/>
          <w:kern w:val="2"/>
          <w:sz w:val="21"/>
          <w:szCs w:val="22"/>
        </w:rPr>
      </w:pPr>
      <w:r w:rsidRPr="000665B4">
        <w:rPr>
          <w:rFonts w:cstheme="minorBidi"/>
          <w:kern w:val="2"/>
          <w:sz w:val="21"/>
          <w:szCs w:val="22"/>
        </w:rPr>
        <w:t>#include "stdafx.h"</w:t>
      </w:r>
    </w:p>
    <w:p w:rsidR="004C2938" w:rsidRPr="000665B4" w:rsidRDefault="004C2938" w:rsidP="004C2938">
      <w:pPr>
        <w:pStyle w:val="HTML"/>
        <w:rPr>
          <w:rFonts w:cstheme="minorBidi"/>
          <w:kern w:val="2"/>
          <w:sz w:val="21"/>
          <w:szCs w:val="22"/>
        </w:rPr>
      </w:pPr>
      <w:r w:rsidRPr="000665B4">
        <w:rPr>
          <w:rFonts w:cstheme="minorBidi"/>
          <w:kern w:val="2"/>
          <w:sz w:val="21"/>
          <w:szCs w:val="22"/>
        </w:rPr>
        <w:t>#include&lt;iostream&gt;</w:t>
      </w:r>
    </w:p>
    <w:p w:rsidR="004C2938" w:rsidRPr="000665B4" w:rsidRDefault="004C2938" w:rsidP="004C2938">
      <w:pPr>
        <w:pStyle w:val="HTML"/>
        <w:rPr>
          <w:rFonts w:cstheme="minorBidi"/>
          <w:kern w:val="2"/>
          <w:sz w:val="21"/>
          <w:szCs w:val="22"/>
        </w:rPr>
      </w:pPr>
      <w:r w:rsidRPr="000665B4">
        <w:rPr>
          <w:rFonts w:cstheme="minorBidi"/>
          <w:kern w:val="2"/>
          <w:sz w:val="21"/>
          <w:szCs w:val="22"/>
        </w:rPr>
        <w:t>#include&lt;vector&gt;</w:t>
      </w:r>
    </w:p>
    <w:p w:rsidR="004C2938" w:rsidRPr="000665B4" w:rsidRDefault="004C2938" w:rsidP="004C2938">
      <w:pPr>
        <w:pStyle w:val="HTML"/>
        <w:rPr>
          <w:rFonts w:cstheme="minorBidi"/>
          <w:kern w:val="2"/>
          <w:sz w:val="21"/>
          <w:szCs w:val="22"/>
        </w:rPr>
      </w:pPr>
    </w:p>
    <w:p w:rsidR="004C2938" w:rsidRPr="000665B4" w:rsidRDefault="004C2938" w:rsidP="004C2938">
      <w:pPr>
        <w:pStyle w:val="HTML"/>
        <w:rPr>
          <w:rFonts w:cstheme="minorBidi"/>
          <w:kern w:val="2"/>
          <w:sz w:val="21"/>
          <w:szCs w:val="22"/>
        </w:rPr>
      </w:pPr>
      <w:r w:rsidRPr="000665B4">
        <w:rPr>
          <w:rFonts w:cstheme="minorBidi"/>
          <w:kern w:val="2"/>
          <w:sz w:val="21"/>
          <w:szCs w:val="22"/>
        </w:rPr>
        <w:t>int main()</w:t>
      </w:r>
    </w:p>
    <w:p w:rsidR="004C2938" w:rsidRPr="000665B4" w:rsidRDefault="004C2938" w:rsidP="004C2938">
      <w:pPr>
        <w:pStyle w:val="HTML"/>
        <w:rPr>
          <w:rFonts w:cstheme="minorBidi"/>
          <w:kern w:val="2"/>
          <w:sz w:val="21"/>
          <w:szCs w:val="22"/>
        </w:rPr>
      </w:pPr>
      <w:r w:rsidRPr="000665B4">
        <w:rPr>
          <w:rFonts w:cstheme="minorBidi"/>
          <w:kern w:val="2"/>
          <w:sz w:val="21"/>
          <w:szCs w:val="22"/>
        </w:rPr>
        <w:t>{</w:t>
      </w:r>
    </w:p>
    <w:p w:rsidR="004C2938" w:rsidRPr="000665B4" w:rsidRDefault="004C2938" w:rsidP="004C2938">
      <w:pPr>
        <w:pStyle w:val="HTML"/>
        <w:rPr>
          <w:rFonts w:cstheme="minorBidi"/>
          <w:kern w:val="2"/>
          <w:sz w:val="21"/>
          <w:szCs w:val="22"/>
        </w:rPr>
      </w:pPr>
      <w:r w:rsidRPr="000665B4">
        <w:rPr>
          <w:rFonts w:cstheme="minorBidi"/>
          <w:kern w:val="2"/>
          <w:sz w:val="21"/>
          <w:szCs w:val="22"/>
        </w:rPr>
        <w:t xml:space="preserve">    std::vector&lt;int&gt; arr;</w:t>
      </w:r>
    </w:p>
    <w:p w:rsidR="004C2938" w:rsidRPr="000665B4" w:rsidRDefault="004C2938" w:rsidP="004C2938">
      <w:pPr>
        <w:pStyle w:val="HTML"/>
        <w:rPr>
          <w:rFonts w:cstheme="minorBidi"/>
          <w:kern w:val="2"/>
          <w:sz w:val="21"/>
          <w:szCs w:val="22"/>
        </w:rPr>
      </w:pPr>
      <w:r w:rsidRPr="000665B4">
        <w:rPr>
          <w:rFonts w:cstheme="minorBidi"/>
          <w:kern w:val="2"/>
          <w:sz w:val="21"/>
          <w:szCs w:val="22"/>
        </w:rPr>
        <w:t xml:space="preserve">    arr.push_back(1);</w:t>
      </w:r>
    </w:p>
    <w:p w:rsidR="004C2938" w:rsidRPr="000665B4" w:rsidRDefault="004C2938" w:rsidP="004C2938">
      <w:pPr>
        <w:pStyle w:val="HTML"/>
        <w:rPr>
          <w:rFonts w:cstheme="minorBidi"/>
          <w:kern w:val="2"/>
          <w:sz w:val="21"/>
          <w:szCs w:val="22"/>
        </w:rPr>
      </w:pPr>
      <w:r w:rsidRPr="000665B4">
        <w:rPr>
          <w:rFonts w:cstheme="minorBidi"/>
          <w:kern w:val="2"/>
          <w:sz w:val="21"/>
          <w:szCs w:val="22"/>
        </w:rPr>
        <w:t xml:space="preserve">    arr.push_back(2);</w:t>
      </w:r>
    </w:p>
    <w:p w:rsidR="004C2938" w:rsidRPr="000665B4" w:rsidRDefault="004C2938" w:rsidP="004C2938">
      <w:pPr>
        <w:pStyle w:val="HTML"/>
        <w:rPr>
          <w:rFonts w:cstheme="minorBidi"/>
          <w:kern w:val="2"/>
          <w:sz w:val="21"/>
          <w:szCs w:val="22"/>
        </w:rPr>
      </w:pPr>
    </w:p>
    <w:p w:rsidR="004C2938" w:rsidRPr="000665B4" w:rsidRDefault="004C2938" w:rsidP="004C2938">
      <w:pPr>
        <w:pStyle w:val="HTML"/>
        <w:rPr>
          <w:rFonts w:cstheme="minorBidi"/>
          <w:kern w:val="2"/>
          <w:sz w:val="21"/>
          <w:szCs w:val="22"/>
        </w:rPr>
      </w:pPr>
      <w:r w:rsidRPr="000665B4">
        <w:rPr>
          <w:rFonts w:cstheme="minorBidi"/>
          <w:kern w:val="2"/>
          <w:sz w:val="21"/>
          <w:szCs w:val="22"/>
        </w:rPr>
        <w:t xml:space="preserve">    for (auto n : arr)</w:t>
      </w:r>
    </w:p>
    <w:p w:rsidR="004C2938" w:rsidRPr="000665B4" w:rsidRDefault="004C2938" w:rsidP="004C2938">
      <w:pPr>
        <w:pStyle w:val="HTML"/>
        <w:rPr>
          <w:rFonts w:cstheme="minorBidi"/>
          <w:kern w:val="2"/>
          <w:sz w:val="21"/>
          <w:szCs w:val="22"/>
        </w:rPr>
      </w:pPr>
      <w:r w:rsidRPr="000665B4">
        <w:rPr>
          <w:rFonts w:cstheme="minorBidi"/>
          <w:kern w:val="2"/>
          <w:sz w:val="21"/>
          <w:szCs w:val="22"/>
        </w:rPr>
        <w:t xml:space="preserve">    {</w:t>
      </w:r>
    </w:p>
    <w:p w:rsidR="004C2938" w:rsidRPr="000665B4" w:rsidRDefault="004C2938" w:rsidP="004C2938">
      <w:pPr>
        <w:pStyle w:val="HTML"/>
        <w:rPr>
          <w:rFonts w:cstheme="minorBidi"/>
          <w:kern w:val="2"/>
          <w:sz w:val="21"/>
          <w:szCs w:val="22"/>
        </w:rPr>
      </w:pPr>
      <w:r w:rsidRPr="000665B4">
        <w:rPr>
          <w:rFonts w:cstheme="minorBidi"/>
          <w:kern w:val="2"/>
          <w:sz w:val="21"/>
          <w:szCs w:val="22"/>
        </w:rPr>
        <w:t xml:space="preserve">        std::cout &lt;&lt; n &lt;&lt; std::endl;</w:t>
      </w:r>
    </w:p>
    <w:p w:rsidR="004C2938" w:rsidRPr="000665B4" w:rsidRDefault="004C2938" w:rsidP="004C2938">
      <w:pPr>
        <w:pStyle w:val="HTML"/>
        <w:rPr>
          <w:rFonts w:cstheme="minorBidi"/>
          <w:kern w:val="2"/>
          <w:sz w:val="21"/>
          <w:szCs w:val="22"/>
        </w:rPr>
      </w:pPr>
      <w:r w:rsidRPr="000665B4">
        <w:rPr>
          <w:rFonts w:cstheme="minorBidi"/>
          <w:kern w:val="2"/>
          <w:sz w:val="21"/>
          <w:szCs w:val="22"/>
        </w:rPr>
        <w:t xml:space="preserve">    }</w:t>
      </w:r>
    </w:p>
    <w:p w:rsidR="004C2938" w:rsidRPr="000665B4" w:rsidRDefault="004C2938" w:rsidP="004C2938">
      <w:pPr>
        <w:pStyle w:val="HTML"/>
        <w:rPr>
          <w:rFonts w:cstheme="minorBidi"/>
          <w:kern w:val="2"/>
          <w:sz w:val="21"/>
          <w:szCs w:val="22"/>
        </w:rPr>
      </w:pPr>
    </w:p>
    <w:p w:rsidR="004C2938" w:rsidRPr="000665B4" w:rsidRDefault="004C2938" w:rsidP="004C2938">
      <w:pPr>
        <w:pStyle w:val="HTML"/>
        <w:rPr>
          <w:rFonts w:cstheme="minorBidi"/>
          <w:kern w:val="2"/>
          <w:sz w:val="21"/>
          <w:szCs w:val="22"/>
        </w:rPr>
      </w:pPr>
      <w:r w:rsidRPr="000665B4">
        <w:rPr>
          <w:rFonts w:cstheme="minorBidi"/>
          <w:kern w:val="2"/>
          <w:sz w:val="21"/>
          <w:szCs w:val="22"/>
        </w:rPr>
        <w:t xml:space="preserve">    return 0;</w:t>
      </w:r>
    </w:p>
    <w:p w:rsidR="004C2938" w:rsidRPr="000665B4" w:rsidRDefault="004C2938" w:rsidP="004C2938">
      <w:pPr>
        <w:pStyle w:val="HTML"/>
        <w:rPr>
          <w:rFonts w:cstheme="minorBidi"/>
          <w:kern w:val="2"/>
          <w:sz w:val="21"/>
          <w:szCs w:val="22"/>
        </w:rPr>
      </w:pPr>
      <w:r w:rsidRPr="000665B4">
        <w:rPr>
          <w:rFonts w:cstheme="minorBidi"/>
          <w:kern w:val="2"/>
          <w:sz w:val="21"/>
          <w:szCs w:val="22"/>
        </w:rPr>
        <w:t>}</w:t>
      </w:r>
    </w:p>
    <w:p w:rsidR="00162E06" w:rsidRPr="000665B4" w:rsidRDefault="00162E06" w:rsidP="00162E06">
      <w:pPr>
        <w:pStyle w:val="HTML"/>
        <w:outlineLvl w:val="1"/>
        <w:rPr>
          <w:rFonts w:cstheme="majorBidi"/>
          <w:kern w:val="2"/>
          <w:sz w:val="32"/>
          <w:szCs w:val="32"/>
        </w:rPr>
      </w:pPr>
      <w:bookmarkStart w:id="46" w:name="_Toc524382947"/>
      <w:r w:rsidRPr="000665B4">
        <w:rPr>
          <w:rFonts w:cstheme="majorBidi" w:hint="eastAsia"/>
          <w:kern w:val="2"/>
          <w:sz w:val="32"/>
          <w:szCs w:val="32"/>
        </w:rPr>
        <w:t>断言（assert）</w:t>
      </w:r>
      <w:bookmarkEnd w:id="46"/>
    </w:p>
    <w:p w:rsidR="00162E06" w:rsidRPr="000665B4" w:rsidRDefault="00C55140" w:rsidP="004C2938">
      <w:pPr>
        <w:pStyle w:val="HTML"/>
        <w:rPr>
          <w:rFonts w:cstheme="minorBidi"/>
          <w:kern w:val="2"/>
          <w:sz w:val="21"/>
          <w:szCs w:val="22"/>
        </w:rPr>
      </w:pPr>
      <w:r w:rsidRPr="000665B4">
        <w:rPr>
          <w:rFonts w:cstheme="minorBidi" w:hint="eastAsia"/>
          <w:kern w:val="2"/>
          <w:sz w:val="21"/>
          <w:szCs w:val="22"/>
        </w:rPr>
        <w:t>正常使用时assert(表达式);</w:t>
      </w:r>
    </w:p>
    <w:p w:rsidR="00F35015" w:rsidRPr="000665B4" w:rsidRDefault="00C55140" w:rsidP="004C2938">
      <w:pPr>
        <w:pStyle w:val="HTML"/>
        <w:rPr>
          <w:rFonts w:cstheme="minorBidi"/>
          <w:kern w:val="2"/>
          <w:sz w:val="21"/>
          <w:szCs w:val="22"/>
        </w:rPr>
      </w:pPr>
      <w:r w:rsidRPr="000665B4">
        <w:rPr>
          <w:rFonts w:cstheme="minorBidi" w:hint="eastAsia"/>
          <w:kern w:val="2"/>
          <w:sz w:val="21"/>
          <w:szCs w:val="22"/>
        </w:rPr>
        <w:t>提交O</w:t>
      </w:r>
      <w:r w:rsidRPr="000665B4">
        <w:rPr>
          <w:rFonts w:cstheme="minorBidi"/>
          <w:kern w:val="2"/>
          <w:sz w:val="21"/>
          <w:szCs w:val="22"/>
        </w:rPr>
        <w:t>J</w:t>
      </w:r>
      <w:r w:rsidRPr="000665B4">
        <w:rPr>
          <w:rFonts w:cstheme="minorBidi" w:hint="eastAsia"/>
          <w:kern w:val="2"/>
          <w:sz w:val="21"/>
          <w:szCs w:val="22"/>
        </w:rPr>
        <w:t>时对于那些不支持assert报</w:t>
      </w:r>
      <w:r w:rsidR="00F35015" w:rsidRPr="000665B4">
        <w:rPr>
          <w:rFonts w:cstheme="minorBidi" w:hint="eastAsia"/>
          <w:kern w:val="2"/>
          <w:sz w:val="21"/>
          <w:szCs w:val="22"/>
        </w:rPr>
        <w:t>RE的</w:t>
      </w:r>
      <w:r w:rsidR="000837C6" w:rsidRPr="000665B4">
        <w:rPr>
          <w:rFonts w:cstheme="minorBidi" w:hint="eastAsia"/>
          <w:kern w:val="2"/>
          <w:sz w:val="21"/>
          <w:szCs w:val="22"/>
        </w:rPr>
        <w:t>（比如说HDU）</w:t>
      </w:r>
      <w:r w:rsidR="00F35015" w:rsidRPr="000665B4">
        <w:rPr>
          <w:rFonts w:cstheme="minorBidi" w:hint="eastAsia"/>
          <w:kern w:val="2"/>
          <w:sz w:val="21"/>
          <w:szCs w:val="22"/>
        </w:rPr>
        <w:t>可以做如下处理</w:t>
      </w:r>
    </w:p>
    <w:p w:rsidR="00F35015" w:rsidRPr="000665B4" w:rsidRDefault="000837C6" w:rsidP="004C2938">
      <w:pPr>
        <w:pStyle w:val="HTML"/>
        <w:rPr>
          <w:rFonts w:cstheme="minorBidi"/>
          <w:kern w:val="2"/>
          <w:sz w:val="21"/>
          <w:szCs w:val="22"/>
        </w:rPr>
      </w:pPr>
      <w:r w:rsidRPr="000665B4">
        <w:rPr>
          <w:rFonts w:cstheme="minorBidi" w:hint="eastAsia"/>
          <w:kern w:val="2"/>
          <w:sz w:val="21"/>
          <w:szCs w:val="22"/>
        </w:rPr>
        <w:t>如果原先不是TLE</w:t>
      </w:r>
      <w:r w:rsidR="00F35015" w:rsidRPr="000665B4">
        <w:rPr>
          <w:rFonts w:cstheme="minorBidi" w:hint="eastAsia"/>
          <w:kern w:val="2"/>
          <w:sz w:val="21"/>
          <w:szCs w:val="22"/>
        </w:rPr>
        <w:t>那么头部加入</w:t>
      </w:r>
    </w:p>
    <w:p w:rsidR="00F35015" w:rsidRPr="000665B4" w:rsidRDefault="00F35015" w:rsidP="00F35015">
      <w:pPr>
        <w:pStyle w:val="HTML"/>
        <w:rPr>
          <w:rFonts w:cstheme="minorBidi"/>
          <w:kern w:val="2"/>
          <w:sz w:val="21"/>
          <w:szCs w:val="22"/>
        </w:rPr>
      </w:pPr>
      <w:r w:rsidRPr="000665B4">
        <w:rPr>
          <w:rFonts w:cstheme="minorBidi"/>
          <w:kern w:val="2"/>
          <w:sz w:val="21"/>
          <w:szCs w:val="22"/>
        </w:rPr>
        <w:t>#define ASSERT(X) if(!(X)) while(true);</w:t>
      </w:r>
    </w:p>
    <w:p w:rsidR="00F35015" w:rsidRPr="000665B4" w:rsidRDefault="00F35015" w:rsidP="00F35015">
      <w:pPr>
        <w:pStyle w:val="HTML"/>
        <w:rPr>
          <w:rFonts w:cstheme="minorBidi"/>
          <w:kern w:val="2"/>
          <w:sz w:val="21"/>
          <w:szCs w:val="22"/>
        </w:rPr>
      </w:pPr>
      <w:r w:rsidRPr="000665B4">
        <w:rPr>
          <w:rFonts w:cstheme="minorBidi"/>
          <w:kern w:val="2"/>
          <w:sz w:val="21"/>
          <w:szCs w:val="22"/>
        </w:rPr>
        <w:t>#define assert ASSERT</w:t>
      </w:r>
    </w:p>
    <w:p w:rsidR="00F35015" w:rsidRPr="000665B4" w:rsidRDefault="00F35015" w:rsidP="00F35015">
      <w:pPr>
        <w:pStyle w:val="HTML"/>
        <w:rPr>
          <w:rFonts w:cstheme="minorBidi"/>
          <w:kern w:val="2"/>
          <w:sz w:val="21"/>
          <w:szCs w:val="22"/>
        </w:rPr>
      </w:pPr>
      <w:r w:rsidRPr="000665B4">
        <w:rPr>
          <w:rFonts w:cstheme="minorBidi" w:hint="eastAsia"/>
          <w:kern w:val="2"/>
          <w:sz w:val="21"/>
          <w:szCs w:val="22"/>
        </w:rPr>
        <w:t>则如果为TLE则说明断言处有误</w:t>
      </w:r>
      <w:r w:rsidR="000837C6" w:rsidRPr="000665B4">
        <w:rPr>
          <w:rFonts w:cstheme="minorBidi" w:hint="eastAsia"/>
          <w:kern w:val="2"/>
          <w:sz w:val="21"/>
          <w:szCs w:val="22"/>
        </w:rPr>
        <w:t>（对于原本提交不是TLE的都有效）</w:t>
      </w:r>
    </w:p>
    <w:p w:rsidR="000837C6" w:rsidRPr="000665B4" w:rsidRDefault="000837C6" w:rsidP="00F35015">
      <w:pPr>
        <w:pStyle w:val="HTML"/>
        <w:rPr>
          <w:rFonts w:cstheme="minorBidi"/>
          <w:kern w:val="2"/>
          <w:sz w:val="21"/>
          <w:szCs w:val="22"/>
        </w:rPr>
      </w:pPr>
      <w:r w:rsidRPr="000665B4">
        <w:rPr>
          <w:rFonts w:cstheme="minorBidi" w:hint="eastAsia"/>
          <w:kern w:val="2"/>
          <w:sz w:val="21"/>
          <w:szCs w:val="22"/>
        </w:rPr>
        <w:t>如果原先不是M</w:t>
      </w:r>
      <w:r w:rsidRPr="000665B4">
        <w:rPr>
          <w:rFonts w:cstheme="minorBidi"/>
          <w:kern w:val="2"/>
          <w:sz w:val="21"/>
          <w:szCs w:val="22"/>
        </w:rPr>
        <w:t>LE</w:t>
      </w:r>
      <w:r w:rsidR="00002D06" w:rsidRPr="000665B4">
        <w:rPr>
          <w:rFonts w:cstheme="minorBidi" w:hint="eastAsia"/>
          <w:kern w:val="2"/>
          <w:sz w:val="21"/>
          <w:szCs w:val="22"/>
        </w:rPr>
        <w:t>那么头部加入</w:t>
      </w:r>
    </w:p>
    <w:p w:rsidR="000837C6" w:rsidRPr="000665B4" w:rsidRDefault="000837C6" w:rsidP="000837C6">
      <w:pPr>
        <w:pStyle w:val="HTML"/>
        <w:rPr>
          <w:rFonts w:cstheme="minorBidi"/>
          <w:kern w:val="2"/>
          <w:sz w:val="21"/>
          <w:szCs w:val="22"/>
        </w:rPr>
      </w:pPr>
      <w:r w:rsidRPr="000665B4">
        <w:rPr>
          <w:rFonts w:cstheme="minorBidi"/>
          <w:kern w:val="2"/>
          <w:sz w:val="21"/>
          <w:szCs w:val="22"/>
        </w:rPr>
        <w:t>#define ASSERT(X) if(!(X)){int sz=1;while(sz++){int *num=new int[sz];}}</w:t>
      </w:r>
    </w:p>
    <w:p w:rsidR="000837C6" w:rsidRPr="000665B4" w:rsidRDefault="000837C6" w:rsidP="000837C6">
      <w:pPr>
        <w:pStyle w:val="HTML"/>
        <w:rPr>
          <w:rFonts w:cstheme="minorBidi"/>
          <w:kern w:val="2"/>
          <w:sz w:val="21"/>
          <w:szCs w:val="22"/>
        </w:rPr>
      </w:pPr>
      <w:r w:rsidRPr="000665B4">
        <w:rPr>
          <w:rFonts w:cstheme="minorBidi"/>
          <w:kern w:val="2"/>
          <w:sz w:val="21"/>
          <w:szCs w:val="22"/>
        </w:rPr>
        <w:t>#define assert ASSERT</w:t>
      </w:r>
    </w:p>
    <w:p w:rsidR="000837C6" w:rsidRPr="000665B4" w:rsidRDefault="000837C6" w:rsidP="000837C6">
      <w:pPr>
        <w:pStyle w:val="HTML"/>
        <w:rPr>
          <w:rFonts w:cstheme="minorBidi"/>
          <w:kern w:val="2"/>
          <w:sz w:val="21"/>
          <w:szCs w:val="22"/>
        </w:rPr>
      </w:pPr>
      <w:r w:rsidRPr="000665B4">
        <w:rPr>
          <w:rFonts w:cstheme="minorBidi" w:hint="eastAsia"/>
          <w:kern w:val="2"/>
          <w:sz w:val="21"/>
          <w:szCs w:val="22"/>
        </w:rPr>
        <w:t>如果变成M</w:t>
      </w:r>
      <w:r w:rsidRPr="000665B4">
        <w:rPr>
          <w:rFonts w:cstheme="minorBidi"/>
          <w:kern w:val="2"/>
          <w:sz w:val="21"/>
          <w:szCs w:val="22"/>
        </w:rPr>
        <w:t>LE</w:t>
      </w:r>
      <w:r w:rsidRPr="000665B4">
        <w:rPr>
          <w:rFonts w:cstheme="minorBidi" w:hint="eastAsia"/>
          <w:kern w:val="2"/>
          <w:sz w:val="21"/>
          <w:szCs w:val="22"/>
        </w:rPr>
        <w:t>，则说明断言处有误（对于原本提交不是MLE的都有效）</w:t>
      </w:r>
    </w:p>
    <w:p w:rsidR="00E679AF" w:rsidRPr="000665B4" w:rsidRDefault="00E679AF" w:rsidP="000837C6">
      <w:pPr>
        <w:pStyle w:val="HTML"/>
        <w:rPr>
          <w:rFonts w:cstheme="minorBidi"/>
          <w:kern w:val="2"/>
          <w:sz w:val="21"/>
          <w:szCs w:val="22"/>
        </w:rPr>
      </w:pPr>
      <w:r w:rsidRPr="000665B4">
        <w:rPr>
          <w:rFonts w:cstheme="minorBidi" w:hint="eastAsia"/>
          <w:kern w:val="2"/>
          <w:sz w:val="21"/>
          <w:szCs w:val="22"/>
        </w:rPr>
        <w:t>【代码】</w:t>
      </w:r>
    </w:p>
    <w:p w:rsidR="00E679AF" w:rsidRPr="000665B4" w:rsidRDefault="00E679AF" w:rsidP="00E679AF">
      <w:pPr>
        <w:pStyle w:val="HTML"/>
        <w:rPr>
          <w:rFonts w:cstheme="minorBidi"/>
          <w:kern w:val="2"/>
          <w:sz w:val="21"/>
          <w:szCs w:val="22"/>
        </w:rPr>
      </w:pPr>
      <w:r w:rsidRPr="000665B4">
        <w:rPr>
          <w:rFonts w:cstheme="minorBidi"/>
          <w:kern w:val="2"/>
          <w:sz w:val="21"/>
          <w:szCs w:val="22"/>
        </w:rPr>
        <w:t>#define ASSERT(X) if(!(X)) while(true);</w:t>
      </w:r>
    </w:p>
    <w:p w:rsidR="00E679AF" w:rsidRPr="000665B4" w:rsidRDefault="00E679AF" w:rsidP="00E679AF">
      <w:pPr>
        <w:pStyle w:val="HTML"/>
        <w:rPr>
          <w:rFonts w:cstheme="minorBidi"/>
          <w:kern w:val="2"/>
          <w:sz w:val="21"/>
          <w:szCs w:val="22"/>
        </w:rPr>
      </w:pPr>
      <w:r w:rsidRPr="000665B4">
        <w:rPr>
          <w:rFonts w:cstheme="minorBidi"/>
          <w:kern w:val="2"/>
          <w:sz w:val="21"/>
          <w:szCs w:val="22"/>
        </w:rPr>
        <w:t>#define ASSERT(X) if(!(X)){int sz=1;while(sz++){int *num=new int[sz];}}</w:t>
      </w:r>
    </w:p>
    <w:p w:rsidR="00E679AF" w:rsidRPr="000665B4" w:rsidRDefault="00E679AF" w:rsidP="000837C6">
      <w:pPr>
        <w:pStyle w:val="HTML"/>
        <w:rPr>
          <w:rFonts w:cstheme="minorBidi"/>
          <w:kern w:val="2"/>
          <w:sz w:val="21"/>
          <w:szCs w:val="22"/>
        </w:rPr>
      </w:pPr>
      <w:r w:rsidRPr="000665B4">
        <w:rPr>
          <w:rFonts w:cstheme="minorBidi"/>
          <w:kern w:val="2"/>
          <w:sz w:val="21"/>
          <w:szCs w:val="22"/>
        </w:rPr>
        <w:t>#define assert ASSERT</w:t>
      </w:r>
    </w:p>
    <w:p w:rsidR="003B598C" w:rsidRPr="000665B4" w:rsidRDefault="003B598C" w:rsidP="00AB3CA1">
      <w:pPr>
        <w:pStyle w:val="2"/>
        <w:rPr>
          <w:rFonts w:ascii="宋体" w:eastAsia="宋体" w:hAnsi="宋体"/>
          <w:b w:val="0"/>
          <w:bCs w:val="0"/>
        </w:rPr>
      </w:pPr>
      <w:bookmarkStart w:id="47" w:name="_Toc524382948"/>
      <w:r w:rsidRPr="000665B4">
        <w:rPr>
          <w:rFonts w:ascii="宋体" w:eastAsia="宋体" w:hAnsi="宋体" w:hint="eastAsia"/>
          <w:b w:val="0"/>
          <w:bCs w:val="0"/>
        </w:rPr>
        <w:t>数据对拍（输入输出重定向-freopen）</w:t>
      </w:r>
      <w:bookmarkEnd w:id="47"/>
    </w:p>
    <w:p w:rsidR="003B598C" w:rsidRPr="000665B4" w:rsidRDefault="003B598C" w:rsidP="003B598C">
      <w:pPr>
        <w:rPr>
          <w:rFonts w:ascii="宋体" w:eastAsia="宋体" w:hAnsi="宋体"/>
        </w:rPr>
      </w:pPr>
      <w:r w:rsidRPr="000665B4">
        <w:rPr>
          <w:rFonts w:ascii="宋体" w:eastAsia="宋体" w:hAnsi="宋体" w:hint="eastAsia"/>
        </w:rPr>
        <w:t>【示例代码】</w:t>
      </w:r>
    </w:p>
    <w:p w:rsidR="003B598C" w:rsidRPr="000665B4" w:rsidRDefault="003B598C" w:rsidP="003B598C">
      <w:pPr>
        <w:rPr>
          <w:rFonts w:ascii="宋体" w:eastAsia="宋体" w:hAnsi="宋体"/>
        </w:rPr>
      </w:pPr>
      <w:r w:rsidRPr="000665B4">
        <w:rPr>
          <w:rFonts w:ascii="宋体" w:eastAsia="宋体" w:hAnsi="宋体"/>
        </w:rPr>
        <w:t>#include &lt;stdio.h&gt;</w:t>
      </w:r>
    </w:p>
    <w:p w:rsidR="003B598C" w:rsidRPr="000665B4" w:rsidRDefault="003B598C" w:rsidP="003B598C">
      <w:pPr>
        <w:rPr>
          <w:rFonts w:ascii="宋体" w:eastAsia="宋体" w:hAnsi="宋体"/>
        </w:rPr>
      </w:pPr>
      <w:r w:rsidRPr="000665B4">
        <w:rPr>
          <w:rFonts w:ascii="宋体" w:eastAsia="宋体" w:hAnsi="宋体"/>
        </w:rPr>
        <w:t xml:space="preserve">int main() </w:t>
      </w:r>
    </w:p>
    <w:p w:rsidR="003B598C" w:rsidRPr="000665B4" w:rsidRDefault="003B598C" w:rsidP="003B598C">
      <w:pPr>
        <w:rPr>
          <w:rFonts w:ascii="宋体" w:eastAsia="宋体" w:hAnsi="宋体"/>
        </w:rPr>
      </w:pPr>
      <w:r w:rsidRPr="000665B4">
        <w:rPr>
          <w:rFonts w:ascii="宋体" w:eastAsia="宋体" w:hAnsi="宋体"/>
        </w:rPr>
        <w:t xml:space="preserve">{ </w:t>
      </w:r>
    </w:p>
    <w:p w:rsidR="003B598C" w:rsidRPr="000665B4" w:rsidRDefault="003B598C" w:rsidP="003B598C">
      <w:pPr>
        <w:rPr>
          <w:rFonts w:ascii="宋体" w:eastAsia="宋体" w:hAnsi="宋体"/>
        </w:rPr>
      </w:pPr>
      <w:r w:rsidRPr="000665B4">
        <w:rPr>
          <w:rFonts w:ascii="宋体" w:eastAsia="宋体" w:hAnsi="宋体"/>
        </w:rPr>
        <w:lastRenderedPageBreak/>
        <w:tab/>
        <w:t xml:space="preserve">int a,b; </w:t>
      </w:r>
    </w:p>
    <w:p w:rsidR="003B598C" w:rsidRPr="000665B4" w:rsidRDefault="003B598C" w:rsidP="003B598C">
      <w:pPr>
        <w:rPr>
          <w:rFonts w:ascii="宋体" w:eastAsia="宋体" w:hAnsi="宋体"/>
        </w:rPr>
      </w:pPr>
      <w:r w:rsidRPr="000665B4">
        <w:rPr>
          <w:rFonts w:ascii="宋体" w:eastAsia="宋体" w:hAnsi="宋体"/>
        </w:rPr>
        <w:tab/>
        <w:t xml:space="preserve">freopen("D:\\in.txt","r",stdin); //输入重定向，输入数据将从D盘根目录下的in.txt文件中读取 </w:t>
      </w:r>
    </w:p>
    <w:p w:rsidR="003B598C" w:rsidRPr="000665B4" w:rsidRDefault="003B598C" w:rsidP="003B598C">
      <w:pPr>
        <w:rPr>
          <w:rFonts w:ascii="宋体" w:eastAsia="宋体" w:hAnsi="宋体"/>
        </w:rPr>
      </w:pPr>
      <w:r w:rsidRPr="000665B4">
        <w:rPr>
          <w:rFonts w:ascii="宋体" w:eastAsia="宋体" w:hAnsi="宋体"/>
        </w:rPr>
        <w:tab/>
        <w:t xml:space="preserve">freopen("D:\\out.txt","w",stdout); //输出重定向，输出数据将保存在D盘根目录下的out.txt文件中 </w:t>
      </w:r>
    </w:p>
    <w:p w:rsidR="003B598C" w:rsidRPr="000665B4" w:rsidRDefault="003B598C" w:rsidP="003B598C">
      <w:pPr>
        <w:rPr>
          <w:rFonts w:ascii="宋体" w:eastAsia="宋体" w:hAnsi="宋体"/>
        </w:rPr>
      </w:pPr>
      <w:r w:rsidRPr="000665B4">
        <w:rPr>
          <w:rFonts w:ascii="宋体" w:eastAsia="宋体" w:hAnsi="宋体"/>
        </w:rPr>
        <w:tab/>
        <w:t xml:space="preserve">while(scanf("%d %d",&amp;a,&amp;b)!=EOF) </w:t>
      </w:r>
    </w:p>
    <w:p w:rsidR="003B598C" w:rsidRPr="000665B4" w:rsidRDefault="003B598C" w:rsidP="003B598C">
      <w:pPr>
        <w:rPr>
          <w:rFonts w:ascii="宋体" w:eastAsia="宋体" w:hAnsi="宋体"/>
        </w:rPr>
      </w:pPr>
      <w:r w:rsidRPr="000665B4">
        <w:rPr>
          <w:rFonts w:ascii="宋体" w:eastAsia="宋体" w:hAnsi="宋体"/>
        </w:rPr>
        <w:tab/>
        <w:t xml:space="preserve">printf("%d\n",a+b); </w:t>
      </w:r>
    </w:p>
    <w:p w:rsidR="003B598C" w:rsidRPr="000665B4" w:rsidRDefault="003B598C" w:rsidP="003B598C">
      <w:pPr>
        <w:rPr>
          <w:rFonts w:ascii="宋体" w:eastAsia="宋体" w:hAnsi="宋体"/>
        </w:rPr>
      </w:pPr>
      <w:r w:rsidRPr="000665B4">
        <w:rPr>
          <w:rFonts w:ascii="宋体" w:eastAsia="宋体" w:hAnsi="宋体"/>
        </w:rPr>
        <w:tab/>
        <w:t xml:space="preserve">fclose(stdin);//关闭重定向输入 </w:t>
      </w:r>
    </w:p>
    <w:p w:rsidR="003B598C" w:rsidRPr="000665B4" w:rsidRDefault="003B598C" w:rsidP="003B598C">
      <w:pPr>
        <w:rPr>
          <w:rFonts w:ascii="宋体" w:eastAsia="宋体" w:hAnsi="宋体"/>
        </w:rPr>
      </w:pPr>
      <w:r w:rsidRPr="000665B4">
        <w:rPr>
          <w:rFonts w:ascii="宋体" w:eastAsia="宋体" w:hAnsi="宋体"/>
        </w:rPr>
        <w:tab/>
        <w:t xml:space="preserve">fclose(stdout);//关闭重定向输出 </w:t>
      </w:r>
    </w:p>
    <w:p w:rsidR="003B598C" w:rsidRPr="000665B4" w:rsidRDefault="003B598C" w:rsidP="003B598C">
      <w:pPr>
        <w:rPr>
          <w:rFonts w:ascii="宋体" w:eastAsia="宋体" w:hAnsi="宋体"/>
        </w:rPr>
      </w:pPr>
      <w:r w:rsidRPr="000665B4">
        <w:rPr>
          <w:rFonts w:ascii="宋体" w:eastAsia="宋体" w:hAnsi="宋体"/>
        </w:rPr>
        <w:tab/>
        <w:t xml:space="preserve">return 0; </w:t>
      </w:r>
    </w:p>
    <w:p w:rsidR="003B598C" w:rsidRPr="000665B4" w:rsidRDefault="003B598C" w:rsidP="003B598C">
      <w:pPr>
        <w:rPr>
          <w:rFonts w:ascii="宋体" w:eastAsia="宋体" w:hAnsi="宋体"/>
        </w:rPr>
      </w:pPr>
      <w:r w:rsidRPr="000665B4">
        <w:rPr>
          <w:rFonts w:ascii="宋体" w:eastAsia="宋体" w:hAnsi="宋体"/>
        </w:rPr>
        <w:t>}</w:t>
      </w:r>
    </w:p>
    <w:p w:rsidR="00A22D99" w:rsidRPr="000665B4" w:rsidRDefault="00A22D99" w:rsidP="003B598C">
      <w:pPr>
        <w:rPr>
          <w:rFonts w:ascii="宋体" w:eastAsia="宋体" w:hAnsi="宋体"/>
        </w:rPr>
      </w:pPr>
      <w:r w:rsidRPr="000665B4">
        <w:rPr>
          <w:rFonts w:ascii="宋体" w:eastAsia="宋体" w:hAnsi="宋体" w:hint="eastAsia"/>
        </w:rPr>
        <w:t>【数据对拍模板】</w:t>
      </w:r>
    </w:p>
    <w:p w:rsidR="00A22D99" w:rsidRPr="000665B4" w:rsidRDefault="00A22D99" w:rsidP="00A22D99">
      <w:pPr>
        <w:rPr>
          <w:rFonts w:ascii="宋体" w:eastAsia="宋体" w:hAnsi="宋体"/>
        </w:rPr>
      </w:pPr>
      <w:r w:rsidRPr="000665B4">
        <w:rPr>
          <w:rFonts w:ascii="宋体" w:eastAsia="宋体" w:hAnsi="宋体"/>
        </w:rPr>
        <w:t>#include &lt;bits/stdc++.h&gt;</w:t>
      </w:r>
    </w:p>
    <w:p w:rsidR="00A22D99" w:rsidRPr="000665B4" w:rsidRDefault="00A22D99" w:rsidP="00A22D99">
      <w:pPr>
        <w:rPr>
          <w:rFonts w:ascii="宋体" w:eastAsia="宋体" w:hAnsi="宋体"/>
        </w:rPr>
      </w:pPr>
      <w:r w:rsidRPr="000665B4">
        <w:rPr>
          <w:rFonts w:ascii="宋体" w:eastAsia="宋体" w:hAnsi="宋体"/>
        </w:rPr>
        <w:t>#define MAXT 1005</w:t>
      </w:r>
    </w:p>
    <w:p w:rsidR="00A22D99" w:rsidRPr="000665B4" w:rsidRDefault="00A22D99" w:rsidP="00A22D99">
      <w:pPr>
        <w:rPr>
          <w:rFonts w:ascii="宋体" w:eastAsia="宋体" w:hAnsi="宋体"/>
        </w:rPr>
      </w:pPr>
      <w:r w:rsidRPr="000665B4">
        <w:rPr>
          <w:rFonts w:ascii="宋体" w:eastAsia="宋体" w:hAnsi="宋体"/>
        </w:rPr>
        <w:t>#define MAXN 110</w:t>
      </w:r>
    </w:p>
    <w:p w:rsidR="00A22D99" w:rsidRPr="000665B4" w:rsidRDefault="00A22D99" w:rsidP="00A22D99">
      <w:pPr>
        <w:rPr>
          <w:rFonts w:ascii="宋体" w:eastAsia="宋体" w:hAnsi="宋体"/>
        </w:rPr>
      </w:pPr>
      <w:r w:rsidRPr="000665B4">
        <w:rPr>
          <w:rFonts w:ascii="宋体" w:eastAsia="宋体" w:hAnsi="宋体"/>
        </w:rPr>
        <w:t>#define debug false</w:t>
      </w:r>
    </w:p>
    <w:p w:rsidR="00A22D99" w:rsidRPr="000665B4" w:rsidRDefault="00A22D99" w:rsidP="00A22D99">
      <w:pPr>
        <w:rPr>
          <w:rFonts w:ascii="宋体" w:eastAsia="宋体" w:hAnsi="宋体"/>
        </w:rPr>
      </w:pPr>
      <w:r w:rsidRPr="000665B4">
        <w:rPr>
          <w:rFonts w:ascii="宋体" w:eastAsia="宋体" w:hAnsi="宋体"/>
        </w:rPr>
        <w:t>const double pi=acos(-1);</w:t>
      </w:r>
    </w:p>
    <w:p w:rsidR="00A22D99" w:rsidRPr="000665B4" w:rsidRDefault="00A22D99" w:rsidP="00A22D99">
      <w:pPr>
        <w:rPr>
          <w:rFonts w:ascii="宋体" w:eastAsia="宋体" w:hAnsi="宋体"/>
        </w:rPr>
      </w:pPr>
      <w:r w:rsidRPr="000665B4">
        <w:rPr>
          <w:rFonts w:ascii="宋体" w:eastAsia="宋体" w:hAnsi="宋体"/>
        </w:rPr>
        <w:t>const double eps=1e-8;</w:t>
      </w:r>
    </w:p>
    <w:p w:rsidR="00A22D99" w:rsidRPr="000665B4" w:rsidRDefault="00A22D99" w:rsidP="00A22D99">
      <w:pPr>
        <w:rPr>
          <w:rFonts w:ascii="宋体" w:eastAsia="宋体" w:hAnsi="宋体"/>
        </w:rPr>
      </w:pPr>
      <w:r w:rsidRPr="000665B4">
        <w:rPr>
          <w:rFonts w:ascii="宋体" w:eastAsia="宋体" w:hAnsi="宋体"/>
        </w:rPr>
        <w:t>using namespace std;</w:t>
      </w:r>
    </w:p>
    <w:p w:rsidR="00A22D99" w:rsidRPr="000665B4" w:rsidRDefault="00A22D99" w:rsidP="00A22D99">
      <w:pPr>
        <w:rPr>
          <w:rFonts w:ascii="宋体" w:eastAsia="宋体" w:hAnsi="宋体"/>
        </w:rPr>
      </w:pPr>
      <w:r w:rsidRPr="000665B4">
        <w:rPr>
          <w:rFonts w:ascii="宋体" w:eastAsia="宋体" w:hAnsi="宋体"/>
        </w:rPr>
        <w:t>struct inputnode{</w:t>
      </w:r>
    </w:p>
    <w:p w:rsidR="00A22D99" w:rsidRPr="000665B4" w:rsidRDefault="00A22D99" w:rsidP="00A22D99">
      <w:pPr>
        <w:rPr>
          <w:rFonts w:ascii="宋体" w:eastAsia="宋体" w:hAnsi="宋体"/>
        </w:rPr>
      </w:pPr>
      <w:r w:rsidRPr="000665B4">
        <w:rPr>
          <w:rFonts w:ascii="宋体" w:eastAsia="宋体" w:hAnsi="宋体"/>
        </w:rPr>
        <w:t xml:space="preserve">    int m;</w:t>
      </w:r>
    </w:p>
    <w:p w:rsidR="00A22D99" w:rsidRPr="000665B4" w:rsidRDefault="00A22D99" w:rsidP="00A22D99">
      <w:pPr>
        <w:rPr>
          <w:rFonts w:ascii="宋体" w:eastAsia="宋体" w:hAnsi="宋体"/>
        </w:rPr>
      </w:pPr>
      <w:r w:rsidRPr="000665B4">
        <w:rPr>
          <w:rFonts w:ascii="宋体" w:eastAsia="宋体" w:hAnsi="宋体"/>
        </w:rPr>
        <w:t xml:space="preserve">    double R;</w:t>
      </w:r>
    </w:p>
    <w:p w:rsidR="00A22D99" w:rsidRPr="000665B4" w:rsidRDefault="00A22D99" w:rsidP="00A22D99">
      <w:pPr>
        <w:rPr>
          <w:rFonts w:ascii="宋体" w:eastAsia="宋体" w:hAnsi="宋体"/>
        </w:rPr>
      </w:pPr>
      <w:r w:rsidRPr="000665B4">
        <w:rPr>
          <w:rFonts w:ascii="宋体" w:eastAsia="宋体" w:hAnsi="宋体"/>
        </w:rPr>
        <w:t xml:space="preserve">    double x[MAXN],y[MAXN],r[MAXN];</w:t>
      </w:r>
    </w:p>
    <w:p w:rsidR="00A22D99" w:rsidRPr="000665B4" w:rsidRDefault="00A22D99" w:rsidP="00A22D99">
      <w:pPr>
        <w:rPr>
          <w:rFonts w:ascii="宋体" w:eastAsia="宋体" w:hAnsi="宋体"/>
        </w:rPr>
      </w:pPr>
      <w:r w:rsidRPr="000665B4">
        <w:rPr>
          <w:rFonts w:ascii="宋体" w:eastAsia="宋体" w:hAnsi="宋体"/>
        </w:rPr>
        <w:t>};</w:t>
      </w:r>
    </w:p>
    <w:p w:rsidR="00A22D99" w:rsidRPr="000665B4" w:rsidRDefault="00A22D99" w:rsidP="00A22D99">
      <w:pPr>
        <w:rPr>
          <w:rFonts w:ascii="宋体" w:eastAsia="宋体" w:hAnsi="宋体"/>
        </w:rPr>
      </w:pPr>
      <w:r w:rsidRPr="000665B4">
        <w:rPr>
          <w:rFonts w:ascii="宋体" w:eastAsia="宋体" w:hAnsi="宋体"/>
        </w:rPr>
        <w:t>struct outputnode{</w:t>
      </w:r>
    </w:p>
    <w:p w:rsidR="00A22D99" w:rsidRPr="000665B4" w:rsidRDefault="00A22D99" w:rsidP="00A22D99">
      <w:pPr>
        <w:rPr>
          <w:rFonts w:ascii="宋体" w:eastAsia="宋体" w:hAnsi="宋体"/>
        </w:rPr>
      </w:pPr>
      <w:r w:rsidRPr="000665B4">
        <w:rPr>
          <w:rFonts w:ascii="宋体" w:eastAsia="宋体" w:hAnsi="宋体"/>
        </w:rPr>
        <w:t xml:space="preserve">    double myans,ans;</w:t>
      </w:r>
    </w:p>
    <w:p w:rsidR="00A22D99" w:rsidRPr="000665B4" w:rsidRDefault="00A22D99" w:rsidP="00A22D99">
      <w:pPr>
        <w:rPr>
          <w:rFonts w:ascii="宋体" w:eastAsia="宋体" w:hAnsi="宋体"/>
        </w:rPr>
      </w:pPr>
      <w:r w:rsidRPr="000665B4">
        <w:rPr>
          <w:rFonts w:ascii="宋体" w:eastAsia="宋体" w:hAnsi="宋体"/>
        </w:rPr>
        <w:t>};</w:t>
      </w:r>
    </w:p>
    <w:p w:rsidR="00A22D99" w:rsidRPr="000665B4" w:rsidRDefault="00A22D99" w:rsidP="00A22D99">
      <w:pPr>
        <w:rPr>
          <w:rFonts w:ascii="宋体" w:eastAsia="宋体" w:hAnsi="宋体"/>
        </w:rPr>
      </w:pPr>
      <w:r w:rsidRPr="000665B4">
        <w:rPr>
          <w:rFonts w:ascii="宋体" w:eastAsia="宋体" w:hAnsi="宋体"/>
        </w:rPr>
        <w:t>struct debugnode{</w:t>
      </w:r>
    </w:p>
    <w:p w:rsidR="00A22D99" w:rsidRPr="000665B4" w:rsidRDefault="00A22D99" w:rsidP="00A22D99">
      <w:pPr>
        <w:rPr>
          <w:rFonts w:ascii="宋体" w:eastAsia="宋体" w:hAnsi="宋体"/>
        </w:rPr>
      </w:pPr>
      <w:r w:rsidRPr="000665B4">
        <w:rPr>
          <w:rFonts w:ascii="宋体" w:eastAsia="宋体" w:hAnsi="宋体"/>
        </w:rPr>
        <w:t xml:space="preserve">    inputnode i;</w:t>
      </w:r>
    </w:p>
    <w:p w:rsidR="00A22D99" w:rsidRPr="000665B4" w:rsidRDefault="00A22D99" w:rsidP="00A22D99">
      <w:pPr>
        <w:rPr>
          <w:rFonts w:ascii="宋体" w:eastAsia="宋体" w:hAnsi="宋体"/>
        </w:rPr>
      </w:pPr>
      <w:r w:rsidRPr="000665B4">
        <w:rPr>
          <w:rFonts w:ascii="宋体" w:eastAsia="宋体" w:hAnsi="宋体"/>
        </w:rPr>
        <w:t xml:space="preserve">    outputnode o;</w:t>
      </w:r>
    </w:p>
    <w:p w:rsidR="00A22D99" w:rsidRPr="000665B4" w:rsidRDefault="00A22D99" w:rsidP="00A22D99">
      <w:pPr>
        <w:rPr>
          <w:rFonts w:ascii="宋体" w:eastAsia="宋体" w:hAnsi="宋体"/>
        </w:rPr>
      </w:pPr>
      <w:r w:rsidRPr="000665B4">
        <w:rPr>
          <w:rFonts w:ascii="宋体" w:eastAsia="宋体" w:hAnsi="宋体"/>
        </w:rPr>
        <w:t>}DEBUG[MAXT];</w:t>
      </w:r>
    </w:p>
    <w:p w:rsidR="00A22D99" w:rsidRPr="000665B4" w:rsidRDefault="00A22D99" w:rsidP="00A22D99">
      <w:pPr>
        <w:rPr>
          <w:rFonts w:ascii="宋体" w:eastAsia="宋体" w:hAnsi="宋体"/>
        </w:rPr>
      </w:pPr>
      <w:r w:rsidRPr="000665B4">
        <w:rPr>
          <w:rFonts w:ascii="宋体" w:eastAsia="宋体" w:hAnsi="宋体"/>
        </w:rPr>
        <w:t>void show_debugnode(debugnode x){</w:t>
      </w:r>
    </w:p>
    <w:p w:rsidR="00A22D99" w:rsidRPr="000665B4" w:rsidRDefault="00A22D99" w:rsidP="00A22D99">
      <w:pPr>
        <w:rPr>
          <w:rFonts w:ascii="宋体" w:eastAsia="宋体" w:hAnsi="宋体"/>
        </w:rPr>
      </w:pPr>
      <w:r w:rsidRPr="000665B4">
        <w:rPr>
          <w:rFonts w:ascii="宋体" w:eastAsia="宋体" w:hAnsi="宋体"/>
        </w:rPr>
        <w:t xml:space="preserve">    cout&lt;&lt;x.i.m&lt;&lt;" "&lt;&lt;x.i.R&lt;&lt;endl;</w:t>
      </w:r>
    </w:p>
    <w:p w:rsidR="00A22D99" w:rsidRPr="000665B4" w:rsidRDefault="00A22D99" w:rsidP="00A22D99">
      <w:pPr>
        <w:rPr>
          <w:rFonts w:ascii="宋体" w:eastAsia="宋体" w:hAnsi="宋体"/>
        </w:rPr>
      </w:pPr>
      <w:r w:rsidRPr="000665B4">
        <w:rPr>
          <w:rFonts w:ascii="宋体" w:eastAsia="宋体" w:hAnsi="宋体"/>
        </w:rPr>
        <w:t xml:space="preserve">    for(int i=0;i&lt;x.i.m;i++){</w:t>
      </w:r>
    </w:p>
    <w:p w:rsidR="00A22D99" w:rsidRPr="000665B4" w:rsidRDefault="00A22D99" w:rsidP="00A22D99">
      <w:pPr>
        <w:rPr>
          <w:rFonts w:ascii="宋体" w:eastAsia="宋体" w:hAnsi="宋体"/>
        </w:rPr>
      </w:pPr>
      <w:r w:rsidRPr="000665B4">
        <w:rPr>
          <w:rFonts w:ascii="宋体" w:eastAsia="宋体" w:hAnsi="宋体"/>
        </w:rPr>
        <w:t xml:space="preserve">        cout&lt;&lt;x.i.x[i]&lt;&lt;" "&lt;&lt;x.i.y[i]&lt;&lt;" "&lt;&lt;x.i.r[i]&lt;&lt;endl;</w:t>
      </w:r>
    </w:p>
    <w:p w:rsidR="00A22D99" w:rsidRPr="000665B4" w:rsidRDefault="00A22D99" w:rsidP="00A22D99">
      <w:pPr>
        <w:rPr>
          <w:rFonts w:ascii="宋体" w:eastAsia="宋体" w:hAnsi="宋体"/>
        </w:rPr>
      </w:pPr>
      <w:r w:rsidRPr="000665B4">
        <w:rPr>
          <w:rFonts w:ascii="宋体" w:eastAsia="宋体" w:hAnsi="宋体"/>
        </w:rPr>
        <w:t xml:space="preserve">    }</w:t>
      </w:r>
    </w:p>
    <w:p w:rsidR="00A22D99" w:rsidRPr="000665B4" w:rsidRDefault="00A22D99" w:rsidP="00A22D99">
      <w:pPr>
        <w:rPr>
          <w:rFonts w:ascii="宋体" w:eastAsia="宋体" w:hAnsi="宋体"/>
        </w:rPr>
      </w:pPr>
      <w:r w:rsidRPr="000665B4">
        <w:rPr>
          <w:rFonts w:ascii="宋体" w:eastAsia="宋体" w:hAnsi="宋体"/>
        </w:rPr>
        <w:t xml:space="preserve">    cout&lt;&lt;"myans="&lt;&lt;x.o.myans&lt;&lt;endl;</w:t>
      </w:r>
    </w:p>
    <w:p w:rsidR="00A22D99" w:rsidRPr="000665B4" w:rsidRDefault="00A22D99" w:rsidP="00A22D99">
      <w:pPr>
        <w:rPr>
          <w:rFonts w:ascii="宋体" w:eastAsia="宋体" w:hAnsi="宋体"/>
        </w:rPr>
      </w:pPr>
      <w:r w:rsidRPr="000665B4">
        <w:rPr>
          <w:rFonts w:ascii="宋体" w:eastAsia="宋体" w:hAnsi="宋体"/>
        </w:rPr>
        <w:t xml:space="preserve">    cout&lt;&lt;"ans="&lt;&lt;x.o.ans&lt;&lt;endl;</w:t>
      </w:r>
    </w:p>
    <w:p w:rsidR="00A22D99" w:rsidRPr="000665B4" w:rsidRDefault="00A22D99" w:rsidP="00A22D99">
      <w:pPr>
        <w:rPr>
          <w:rFonts w:ascii="宋体" w:eastAsia="宋体" w:hAnsi="宋体"/>
        </w:rPr>
      </w:pPr>
      <w:r w:rsidRPr="000665B4">
        <w:rPr>
          <w:rFonts w:ascii="宋体" w:eastAsia="宋体" w:hAnsi="宋体"/>
        </w:rPr>
        <w:t xml:space="preserve">    return;</w:t>
      </w:r>
    </w:p>
    <w:p w:rsidR="00A22D99" w:rsidRPr="000665B4" w:rsidRDefault="00A22D99" w:rsidP="00A22D99">
      <w:pPr>
        <w:rPr>
          <w:rFonts w:ascii="宋体" w:eastAsia="宋体" w:hAnsi="宋体"/>
        </w:rPr>
      </w:pPr>
      <w:r w:rsidRPr="000665B4">
        <w:rPr>
          <w:rFonts w:ascii="宋体" w:eastAsia="宋体" w:hAnsi="宋体"/>
        </w:rPr>
        <w:t>}</w:t>
      </w:r>
    </w:p>
    <w:p w:rsidR="00A22D99" w:rsidRPr="000665B4" w:rsidRDefault="00A22D99" w:rsidP="00A22D99">
      <w:pPr>
        <w:rPr>
          <w:rFonts w:ascii="宋体" w:eastAsia="宋体" w:hAnsi="宋体"/>
        </w:rPr>
      </w:pPr>
      <w:r w:rsidRPr="000665B4">
        <w:rPr>
          <w:rFonts w:ascii="宋体" w:eastAsia="宋体" w:hAnsi="宋体"/>
        </w:rPr>
        <w:t>int fcmp(double x){</w:t>
      </w:r>
    </w:p>
    <w:p w:rsidR="00A22D99" w:rsidRPr="000665B4" w:rsidRDefault="00A22D99" w:rsidP="00A22D99">
      <w:pPr>
        <w:rPr>
          <w:rFonts w:ascii="宋体" w:eastAsia="宋体" w:hAnsi="宋体"/>
        </w:rPr>
      </w:pPr>
      <w:r w:rsidRPr="000665B4">
        <w:rPr>
          <w:rFonts w:ascii="宋体" w:eastAsia="宋体" w:hAnsi="宋体"/>
        </w:rPr>
        <w:t xml:space="preserve">    if(fabs(x)&lt;eps) return 0;</w:t>
      </w:r>
    </w:p>
    <w:p w:rsidR="00A22D99" w:rsidRPr="000665B4" w:rsidRDefault="00A22D99" w:rsidP="00A22D99">
      <w:pPr>
        <w:rPr>
          <w:rFonts w:ascii="宋体" w:eastAsia="宋体" w:hAnsi="宋体"/>
        </w:rPr>
      </w:pPr>
      <w:r w:rsidRPr="000665B4">
        <w:rPr>
          <w:rFonts w:ascii="宋体" w:eastAsia="宋体" w:hAnsi="宋体"/>
        </w:rPr>
        <w:t xml:space="preserve">    return x&lt;0?-1:1;</w:t>
      </w:r>
    </w:p>
    <w:p w:rsidR="00A22D99" w:rsidRPr="000665B4" w:rsidRDefault="00A22D99" w:rsidP="00A22D99">
      <w:pPr>
        <w:rPr>
          <w:rFonts w:ascii="宋体" w:eastAsia="宋体" w:hAnsi="宋体"/>
        </w:rPr>
      </w:pPr>
      <w:r w:rsidRPr="000665B4">
        <w:rPr>
          <w:rFonts w:ascii="宋体" w:eastAsia="宋体" w:hAnsi="宋体"/>
        </w:rPr>
        <w:t>}</w:t>
      </w:r>
    </w:p>
    <w:p w:rsidR="00A22D99" w:rsidRPr="000665B4" w:rsidRDefault="00A22D99" w:rsidP="00A22D99">
      <w:pPr>
        <w:rPr>
          <w:rFonts w:ascii="宋体" w:eastAsia="宋体" w:hAnsi="宋体"/>
        </w:rPr>
      </w:pPr>
      <w:r w:rsidRPr="000665B4">
        <w:rPr>
          <w:rFonts w:ascii="宋体" w:eastAsia="宋体" w:hAnsi="宋体"/>
        </w:rPr>
        <w:lastRenderedPageBreak/>
        <w:t>int main()</w:t>
      </w:r>
    </w:p>
    <w:p w:rsidR="00A22D99" w:rsidRPr="000665B4" w:rsidRDefault="00A22D99" w:rsidP="00A22D99">
      <w:pPr>
        <w:rPr>
          <w:rFonts w:ascii="宋体" w:eastAsia="宋体" w:hAnsi="宋体"/>
        </w:rPr>
      </w:pPr>
      <w:r w:rsidRPr="000665B4">
        <w:rPr>
          <w:rFonts w:ascii="宋体" w:eastAsia="宋体" w:hAnsi="宋体"/>
        </w:rPr>
        <w:t>{</w:t>
      </w:r>
    </w:p>
    <w:p w:rsidR="00A22D99" w:rsidRPr="000665B4" w:rsidRDefault="00A22D99" w:rsidP="00A22D99">
      <w:pPr>
        <w:rPr>
          <w:rFonts w:ascii="宋体" w:eastAsia="宋体" w:hAnsi="宋体"/>
        </w:rPr>
      </w:pPr>
      <w:r w:rsidRPr="000665B4">
        <w:rPr>
          <w:rFonts w:ascii="宋体" w:eastAsia="宋体" w:hAnsi="宋体"/>
        </w:rPr>
        <w:t xml:space="preserve">    if(debug) freopen("D:\\ACM\\2018MultiTraining\\hdu-5\\data\\1005.in","r",stdin);</w:t>
      </w:r>
    </w:p>
    <w:p w:rsidR="00A22D99" w:rsidRPr="000665B4" w:rsidRDefault="00A22D99" w:rsidP="00A22D99">
      <w:pPr>
        <w:rPr>
          <w:rFonts w:ascii="宋体" w:eastAsia="宋体" w:hAnsi="宋体"/>
        </w:rPr>
      </w:pPr>
      <w:r w:rsidRPr="000665B4">
        <w:rPr>
          <w:rFonts w:ascii="宋体" w:eastAsia="宋体" w:hAnsi="宋体"/>
        </w:rPr>
        <w:t xml:space="preserve">    int t;</w:t>
      </w:r>
    </w:p>
    <w:p w:rsidR="00A22D99" w:rsidRPr="000665B4" w:rsidRDefault="00A22D99" w:rsidP="00A22D99">
      <w:pPr>
        <w:rPr>
          <w:rFonts w:ascii="宋体" w:eastAsia="宋体" w:hAnsi="宋体"/>
        </w:rPr>
      </w:pPr>
      <w:r w:rsidRPr="000665B4">
        <w:rPr>
          <w:rFonts w:ascii="宋体" w:eastAsia="宋体" w:hAnsi="宋体"/>
        </w:rPr>
        <w:t xml:space="preserve">    scanf("%d",&amp;t);</w:t>
      </w:r>
    </w:p>
    <w:p w:rsidR="00A22D99" w:rsidRPr="000665B4" w:rsidRDefault="00A22D99" w:rsidP="00A22D99">
      <w:pPr>
        <w:rPr>
          <w:rFonts w:ascii="宋体" w:eastAsia="宋体" w:hAnsi="宋体"/>
        </w:rPr>
      </w:pPr>
      <w:r w:rsidRPr="000665B4">
        <w:rPr>
          <w:rFonts w:ascii="宋体" w:eastAsia="宋体" w:hAnsi="宋体"/>
        </w:rPr>
        <w:t xml:space="preserve">    for(int casenum=0;casenum&lt;t;casenum++){</w:t>
      </w:r>
    </w:p>
    <w:p w:rsidR="00A22D99" w:rsidRPr="000665B4" w:rsidRDefault="00A22D99" w:rsidP="00A22D99">
      <w:pPr>
        <w:rPr>
          <w:rFonts w:ascii="宋体" w:eastAsia="宋体" w:hAnsi="宋体"/>
        </w:rPr>
      </w:pPr>
      <w:r w:rsidRPr="000665B4">
        <w:rPr>
          <w:rFonts w:ascii="宋体" w:eastAsia="宋体" w:hAnsi="宋体"/>
        </w:rPr>
        <w:t xml:space="preserve">        int m;</w:t>
      </w:r>
    </w:p>
    <w:p w:rsidR="00A22D99" w:rsidRPr="000665B4" w:rsidRDefault="00A22D99" w:rsidP="00A22D99">
      <w:pPr>
        <w:rPr>
          <w:rFonts w:ascii="宋体" w:eastAsia="宋体" w:hAnsi="宋体"/>
        </w:rPr>
      </w:pPr>
      <w:r w:rsidRPr="000665B4">
        <w:rPr>
          <w:rFonts w:ascii="宋体" w:eastAsia="宋体" w:hAnsi="宋体"/>
        </w:rPr>
        <w:t xml:space="preserve">        double R,ans=0;</w:t>
      </w:r>
    </w:p>
    <w:p w:rsidR="00A22D99" w:rsidRPr="000665B4" w:rsidRDefault="00A22D99" w:rsidP="00A22D99">
      <w:pPr>
        <w:rPr>
          <w:rFonts w:ascii="宋体" w:eastAsia="宋体" w:hAnsi="宋体"/>
        </w:rPr>
      </w:pPr>
      <w:r w:rsidRPr="000665B4">
        <w:rPr>
          <w:rFonts w:ascii="宋体" w:eastAsia="宋体" w:hAnsi="宋体"/>
        </w:rPr>
        <w:t xml:space="preserve">        cin&gt;&gt;m&gt;&gt;R;</w:t>
      </w:r>
    </w:p>
    <w:p w:rsidR="00A22D99" w:rsidRPr="000665B4" w:rsidRDefault="00A22D99" w:rsidP="00A22D99">
      <w:pPr>
        <w:rPr>
          <w:rFonts w:ascii="宋体" w:eastAsia="宋体" w:hAnsi="宋体"/>
        </w:rPr>
      </w:pPr>
      <w:r w:rsidRPr="000665B4">
        <w:rPr>
          <w:rFonts w:ascii="宋体" w:eastAsia="宋体" w:hAnsi="宋体"/>
        </w:rPr>
        <w:t xml:space="preserve">        if(debug) DEBUG[casenum].i.m=m,DEBUG[casenum].i.R=R;</w:t>
      </w:r>
    </w:p>
    <w:p w:rsidR="00A22D99" w:rsidRPr="000665B4" w:rsidRDefault="00A22D99" w:rsidP="00A22D99">
      <w:pPr>
        <w:rPr>
          <w:rFonts w:ascii="宋体" w:eastAsia="宋体" w:hAnsi="宋体"/>
        </w:rPr>
      </w:pPr>
      <w:r w:rsidRPr="000665B4">
        <w:rPr>
          <w:rFonts w:ascii="宋体" w:eastAsia="宋体" w:hAnsi="宋体"/>
        </w:rPr>
        <w:t xml:space="preserve">        ans=2*pi*R;</w:t>
      </w:r>
    </w:p>
    <w:p w:rsidR="00A22D99" w:rsidRPr="000665B4" w:rsidRDefault="00A22D99" w:rsidP="00A22D99">
      <w:pPr>
        <w:rPr>
          <w:rFonts w:ascii="宋体" w:eastAsia="宋体" w:hAnsi="宋体"/>
        </w:rPr>
      </w:pPr>
      <w:r w:rsidRPr="000665B4">
        <w:rPr>
          <w:rFonts w:ascii="宋体" w:eastAsia="宋体" w:hAnsi="宋体"/>
        </w:rPr>
        <w:t xml:space="preserve">        for(int debugm=0;debugm&lt;m;debugm++){</w:t>
      </w:r>
    </w:p>
    <w:p w:rsidR="00A22D99" w:rsidRPr="000665B4" w:rsidRDefault="00A22D99" w:rsidP="00A22D99">
      <w:pPr>
        <w:rPr>
          <w:rFonts w:ascii="宋体" w:eastAsia="宋体" w:hAnsi="宋体"/>
        </w:rPr>
      </w:pPr>
      <w:r w:rsidRPr="000665B4">
        <w:rPr>
          <w:rFonts w:ascii="宋体" w:eastAsia="宋体" w:hAnsi="宋体"/>
        </w:rPr>
        <w:t xml:space="preserve">            double x,y,r;</w:t>
      </w:r>
    </w:p>
    <w:p w:rsidR="00A22D99" w:rsidRPr="000665B4" w:rsidRDefault="00A22D99" w:rsidP="00A22D99">
      <w:pPr>
        <w:rPr>
          <w:rFonts w:ascii="宋体" w:eastAsia="宋体" w:hAnsi="宋体"/>
        </w:rPr>
      </w:pPr>
      <w:r w:rsidRPr="000665B4">
        <w:rPr>
          <w:rFonts w:ascii="宋体" w:eastAsia="宋体" w:hAnsi="宋体"/>
        </w:rPr>
        <w:t xml:space="preserve">            cin&gt;&gt;x&gt;&gt;y&gt;&gt;r;</w:t>
      </w:r>
    </w:p>
    <w:p w:rsidR="00A22D99" w:rsidRPr="000665B4" w:rsidRDefault="00A22D99" w:rsidP="00A22D99">
      <w:pPr>
        <w:rPr>
          <w:rFonts w:ascii="宋体" w:eastAsia="宋体" w:hAnsi="宋体"/>
        </w:rPr>
      </w:pPr>
      <w:r w:rsidRPr="000665B4">
        <w:rPr>
          <w:rFonts w:ascii="宋体" w:eastAsia="宋体" w:hAnsi="宋体"/>
        </w:rPr>
        <w:t xml:space="preserve">            if(debug)</w:t>
      </w:r>
      <w:r w:rsidRPr="000665B4">
        <w:rPr>
          <w:rFonts w:ascii="宋体" w:eastAsia="宋体" w:hAnsi="宋体" w:hint="eastAsia"/>
        </w:rPr>
        <w:t>{</w:t>
      </w:r>
    </w:p>
    <w:p w:rsidR="00A22D99" w:rsidRPr="000665B4" w:rsidRDefault="00A22D99" w:rsidP="00A22D99">
      <w:pPr>
        <w:ind w:left="1260" w:firstLine="420"/>
        <w:rPr>
          <w:rFonts w:ascii="宋体" w:eastAsia="宋体" w:hAnsi="宋体"/>
        </w:rPr>
      </w:pPr>
      <w:r w:rsidRPr="000665B4">
        <w:rPr>
          <w:rFonts w:ascii="宋体" w:eastAsia="宋体" w:hAnsi="宋体"/>
        </w:rPr>
        <w:t>DEBUG[casenum].i.x[debugm]=x;</w:t>
      </w:r>
    </w:p>
    <w:p w:rsidR="00A22D99" w:rsidRPr="000665B4" w:rsidRDefault="00A22D99" w:rsidP="00A22D99">
      <w:pPr>
        <w:ind w:left="1260" w:firstLine="420"/>
        <w:rPr>
          <w:rFonts w:ascii="宋体" w:eastAsia="宋体" w:hAnsi="宋体"/>
        </w:rPr>
      </w:pPr>
      <w:r w:rsidRPr="000665B4">
        <w:rPr>
          <w:rFonts w:ascii="宋体" w:eastAsia="宋体" w:hAnsi="宋体"/>
        </w:rPr>
        <w:t>DEBUG[casenum].i.y[debugm]=y;</w:t>
      </w:r>
    </w:p>
    <w:p w:rsidR="00A22D99" w:rsidRPr="000665B4" w:rsidRDefault="00A22D99" w:rsidP="00A22D99">
      <w:pPr>
        <w:ind w:left="1260" w:firstLine="420"/>
        <w:rPr>
          <w:rFonts w:ascii="宋体" w:eastAsia="宋体" w:hAnsi="宋体"/>
        </w:rPr>
      </w:pPr>
      <w:r w:rsidRPr="000665B4">
        <w:rPr>
          <w:rFonts w:ascii="宋体" w:eastAsia="宋体" w:hAnsi="宋体"/>
        </w:rPr>
        <w:t>DEBUG[casenum].i.r[debugm]=r;</w:t>
      </w:r>
    </w:p>
    <w:p w:rsidR="00A22D99" w:rsidRPr="000665B4" w:rsidRDefault="00A22D99" w:rsidP="00A22D99">
      <w:pPr>
        <w:ind w:left="840" w:firstLine="420"/>
        <w:rPr>
          <w:rFonts w:ascii="宋体" w:eastAsia="宋体" w:hAnsi="宋体"/>
        </w:rPr>
      </w:pPr>
      <w:r w:rsidRPr="000665B4">
        <w:rPr>
          <w:rFonts w:ascii="宋体" w:eastAsia="宋体" w:hAnsi="宋体"/>
        </w:rPr>
        <w:t>}</w:t>
      </w:r>
    </w:p>
    <w:p w:rsidR="00A22D99" w:rsidRPr="000665B4" w:rsidRDefault="00A22D99" w:rsidP="00A22D99">
      <w:pPr>
        <w:rPr>
          <w:rFonts w:ascii="宋体" w:eastAsia="宋体" w:hAnsi="宋体"/>
        </w:rPr>
      </w:pPr>
      <w:r w:rsidRPr="000665B4">
        <w:rPr>
          <w:rFonts w:ascii="宋体" w:eastAsia="宋体" w:hAnsi="宋体"/>
        </w:rPr>
        <w:t xml:space="preserve">       </w:t>
      </w:r>
      <w:r w:rsidRPr="000665B4">
        <w:rPr>
          <w:rFonts w:ascii="宋体" w:eastAsia="宋体" w:hAnsi="宋体"/>
        </w:rPr>
        <w:tab/>
      </w:r>
      <w:r w:rsidRPr="000665B4">
        <w:rPr>
          <w:rFonts w:ascii="宋体" w:eastAsia="宋体" w:hAnsi="宋体"/>
        </w:rPr>
        <w:tab/>
        <w:t>//</w:t>
      </w:r>
      <w:r w:rsidRPr="000665B4">
        <w:rPr>
          <w:rFonts w:ascii="宋体" w:eastAsia="宋体" w:hAnsi="宋体" w:hint="eastAsia"/>
        </w:rPr>
        <w:t>程序执行内容</w:t>
      </w:r>
    </w:p>
    <w:p w:rsidR="00A22D99" w:rsidRPr="000665B4" w:rsidRDefault="00A22D99" w:rsidP="00A22D99">
      <w:pPr>
        <w:rPr>
          <w:rFonts w:ascii="宋体" w:eastAsia="宋体" w:hAnsi="宋体"/>
        </w:rPr>
      </w:pPr>
      <w:r w:rsidRPr="000665B4">
        <w:rPr>
          <w:rFonts w:ascii="宋体" w:eastAsia="宋体" w:hAnsi="宋体"/>
        </w:rPr>
        <w:t xml:space="preserve">        </w:t>
      </w:r>
      <w:r w:rsidRPr="000665B4">
        <w:rPr>
          <w:rFonts w:ascii="宋体" w:eastAsia="宋体" w:hAnsi="宋体"/>
        </w:rPr>
        <w:tab/>
        <w:t>if(!debug) printf("%.8lf\n",ans);</w:t>
      </w:r>
    </w:p>
    <w:p w:rsidR="00A22D99" w:rsidRPr="000665B4" w:rsidRDefault="00A22D99" w:rsidP="00A22D99">
      <w:pPr>
        <w:rPr>
          <w:rFonts w:ascii="宋体" w:eastAsia="宋体" w:hAnsi="宋体"/>
        </w:rPr>
      </w:pPr>
      <w:r w:rsidRPr="000665B4">
        <w:rPr>
          <w:rFonts w:ascii="宋体" w:eastAsia="宋体" w:hAnsi="宋体"/>
        </w:rPr>
        <w:t xml:space="preserve">       </w:t>
      </w:r>
      <w:r w:rsidRPr="000665B4">
        <w:rPr>
          <w:rFonts w:ascii="宋体" w:eastAsia="宋体" w:hAnsi="宋体"/>
        </w:rPr>
        <w:tab/>
      </w:r>
      <w:r w:rsidRPr="000665B4">
        <w:rPr>
          <w:rFonts w:ascii="宋体" w:eastAsia="宋体" w:hAnsi="宋体"/>
        </w:rPr>
        <w:tab/>
        <w:t>if(debug) DEBUG[casenum].o.myans=ans;</w:t>
      </w:r>
    </w:p>
    <w:p w:rsidR="00A22D99" w:rsidRPr="000665B4" w:rsidRDefault="00A22D99" w:rsidP="00A22D99">
      <w:pPr>
        <w:rPr>
          <w:rFonts w:ascii="宋体" w:eastAsia="宋体" w:hAnsi="宋体"/>
        </w:rPr>
      </w:pPr>
      <w:r w:rsidRPr="000665B4">
        <w:rPr>
          <w:rFonts w:ascii="宋体" w:eastAsia="宋体" w:hAnsi="宋体"/>
        </w:rPr>
        <w:t xml:space="preserve">    }</w:t>
      </w:r>
    </w:p>
    <w:p w:rsidR="00A22D99" w:rsidRPr="000665B4" w:rsidRDefault="00A22D99" w:rsidP="00A22D99">
      <w:pPr>
        <w:rPr>
          <w:rFonts w:ascii="宋体" w:eastAsia="宋体" w:hAnsi="宋体"/>
        </w:rPr>
      </w:pPr>
      <w:r w:rsidRPr="000665B4">
        <w:rPr>
          <w:rFonts w:ascii="宋体" w:eastAsia="宋体" w:hAnsi="宋体"/>
        </w:rPr>
        <w:t xml:space="preserve">    if(debug) fclose(stdin);</w:t>
      </w:r>
    </w:p>
    <w:p w:rsidR="00A22D99" w:rsidRPr="000665B4" w:rsidRDefault="00A22D99" w:rsidP="00A22D99">
      <w:pPr>
        <w:rPr>
          <w:rFonts w:ascii="宋体" w:eastAsia="宋体" w:hAnsi="宋体"/>
        </w:rPr>
      </w:pPr>
      <w:r w:rsidRPr="000665B4">
        <w:rPr>
          <w:rFonts w:ascii="宋体" w:eastAsia="宋体" w:hAnsi="宋体"/>
        </w:rPr>
        <w:t xml:space="preserve">    if(debug){</w:t>
      </w:r>
    </w:p>
    <w:p w:rsidR="00A22D99" w:rsidRPr="000665B4" w:rsidRDefault="00A22D99" w:rsidP="00A22D99">
      <w:pPr>
        <w:rPr>
          <w:rFonts w:ascii="宋体" w:eastAsia="宋体" w:hAnsi="宋体"/>
        </w:rPr>
      </w:pPr>
      <w:r w:rsidRPr="000665B4">
        <w:rPr>
          <w:rFonts w:ascii="宋体" w:eastAsia="宋体" w:hAnsi="宋体"/>
        </w:rPr>
        <w:t xml:space="preserve">        freopen("D:\\ACM\\2018MultiTraining\\hdu-5\\data\\1005.out","r",stdin);</w:t>
      </w:r>
    </w:p>
    <w:p w:rsidR="00A22D99" w:rsidRPr="000665B4" w:rsidRDefault="00A22D99" w:rsidP="00A22D99">
      <w:pPr>
        <w:rPr>
          <w:rFonts w:ascii="宋体" w:eastAsia="宋体" w:hAnsi="宋体"/>
        </w:rPr>
      </w:pPr>
      <w:r w:rsidRPr="000665B4">
        <w:rPr>
          <w:rFonts w:ascii="宋体" w:eastAsia="宋体" w:hAnsi="宋体"/>
        </w:rPr>
        <w:t xml:space="preserve">        int t=0;</w:t>
      </w:r>
    </w:p>
    <w:p w:rsidR="00A22D99" w:rsidRPr="000665B4" w:rsidRDefault="00A22D99" w:rsidP="00A22D99">
      <w:pPr>
        <w:rPr>
          <w:rFonts w:ascii="宋体" w:eastAsia="宋体" w:hAnsi="宋体"/>
        </w:rPr>
      </w:pPr>
      <w:r w:rsidRPr="000665B4">
        <w:rPr>
          <w:rFonts w:ascii="宋体" w:eastAsia="宋体" w:hAnsi="宋体"/>
        </w:rPr>
        <w:t xml:space="preserve">        while(~scanf("%lf",&amp;DEBUG[t].o.ans)){</w:t>
      </w:r>
    </w:p>
    <w:p w:rsidR="00A22D99" w:rsidRPr="000665B4" w:rsidRDefault="00A22D99" w:rsidP="00A22D99">
      <w:pPr>
        <w:rPr>
          <w:rFonts w:ascii="宋体" w:eastAsia="宋体" w:hAnsi="宋体"/>
        </w:rPr>
      </w:pPr>
      <w:r w:rsidRPr="000665B4">
        <w:rPr>
          <w:rFonts w:ascii="宋体" w:eastAsia="宋体" w:hAnsi="宋体"/>
        </w:rPr>
        <w:t xml:space="preserve">            if(fcmp(DEBUG[t].o.ans-DEBUG[t].o.myans)!=0){</w:t>
      </w:r>
    </w:p>
    <w:p w:rsidR="00A22D99" w:rsidRPr="000665B4" w:rsidRDefault="00A22D99" w:rsidP="00A22D99">
      <w:pPr>
        <w:rPr>
          <w:rFonts w:ascii="宋体" w:eastAsia="宋体" w:hAnsi="宋体"/>
        </w:rPr>
      </w:pPr>
      <w:r w:rsidRPr="000665B4">
        <w:rPr>
          <w:rFonts w:ascii="宋体" w:eastAsia="宋体" w:hAnsi="宋体"/>
        </w:rPr>
        <w:t xml:space="preserve">                show_debugnode(DEBUG[t]);</w:t>
      </w:r>
    </w:p>
    <w:p w:rsidR="00A22D99" w:rsidRPr="000665B4" w:rsidRDefault="00A22D99" w:rsidP="00A22D99">
      <w:pPr>
        <w:rPr>
          <w:rFonts w:ascii="宋体" w:eastAsia="宋体" w:hAnsi="宋体"/>
        </w:rPr>
      </w:pPr>
      <w:r w:rsidRPr="000665B4">
        <w:rPr>
          <w:rFonts w:ascii="宋体" w:eastAsia="宋体" w:hAnsi="宋体"/>
        </w:rPr>
        <w:t xml:space="preserve">                return 0;</w:t>
      </w:r>
    </w:p>
    <w:p w:rsidR="00A22D99" w:rsidRPr="000665B4" w:rsidRDefault="00A22D99" w:rsidP="00A22D99">
      <w:pPr>
        <w:rPr>
          <w:rFonts w:ascii="宋体" w:eastAsia="宋体" w:hAnsi="宋体"/>
        </w:rPr>
      </w:pPr>
      <w:r w:rsidRPr="000665B4">
        <w:rPr>
          <w:rFonts w:ascii="宋体" w:eastAsia="宋体" w:hAnsi="宋体"/>
        </w:rPr>
        <w:t xml:space="preserve">            }</w:t>
      </w:r>
    </w:p>
    <w:p w:rsidR="00A22D99" w:rsidRPr="000665B4" w:rsidRDefault="00A22D99" w:rsidP="00A22D99">
      <w:pPr>
        <w:rPr>
          <w:rFonts w:ascii="宋体" w:eastAsia="宋体" w:hAnsi="宋体"/>
        </w:rPr>
      </w:pPr>
      <w:r w:rsidRPr="000665B4">
        <w:rPr>
          <w:rFonts w:ascii="宋体" w:eastAsia="宋体" w:hAnsi="宋体"/>
        </w:rPr>
        <w:t xml:space="preserve">            t++;</w:t>
      </w:r>
    </w:p>
    <w:p w:rsidR="00A22D99" w:rsidRPr="000665B4" w:rsidRDefault="00A22D99" w:rsidP="00A22D99">
      <w:pPr>
        <w:rPr>
          <w:rFonts w:ascii="宋体" w:eastAsia="宋体" w:hAnsi="宋体"/>
        </w:rPr>
      </w:pPr>
      <w:r w:rsidRPr="000665B4">
        <w:rPr>
          <w:rFonts w:ascii="宋体" w:eastAsia="宋体" w:hAnsi="宋体"/>
        </w:rPr>
        <w:t xml:space="preserve">        }</w:t>
      </w:r>
    </w:p>
    <w:p w:rsidR="00A22D99" w:rsidRPr="000665B4" w:rsidRDefault="00A22D99" w:rsidP="00A22D99">
      <w:pPr>
        <w:rPr>
          <w:rFonts w:ascii="宋体" w:eastAsia="宋体" w:hAnsi="宋体"/>
        </w:rPr>
      </w:pPr>
      <w:r w:rsidRPr="000665B4">
        <w:rPr>
          <w:rFonts w:ascii="宋体" w:eastAsia="宋体" w:hAnsi="宋体"/>
        </w:rPr>
        <w:t xml:space="preserve">        cout&lt;&lt;"correct"&lt;&lt;endl;</w:t>
      </w:r>
    </w:p>
    <w:p w:rsidR="00A22D99" w:rsidRPr="000665B4" w:rsidRDefault="00A22D99" w:rsidP="00A22D99">
      <w:pPr>
        <w:rPr>
          <w:rFonts w:ascii="宋体" w:eastAsia="宋体" w:hAnsi="宋体"/>
        </w:rPr>
      </w:pPr>
      <w:r w:rsidRPr="000665B4">
        <w:rPr>
          <w:rFonts w:ascii="宋体" w:eastAsia="宋体" w:hAnsi="宋体"/>
        </w:rPr>
        <w:t xml:space="preserve">    }</w:t>
      </w:r>
    </w:p>
    <w:p w:rsidR="00A22D99" w:rsidRPr="000665B4" w:rsidRDefault="00A22D99" w:rsidP="00A22D99">
      <w:pPr>
        <w:rPr>
          <w:rFonts w:ascii="宋体" w:eastAsia="宋体" w:hAnsi="宋体"/>
        </w:rPr>
      </w:pPr>
      <w:r w:rsidRPr="000665B4">
        <w:rPr>
          <w:rFonts w:ascii="宋体" w:eastAsia="宋体" w:hAnsi="宋体"/>
        </w:rPr>
        <w:t xml:space="preserve">    if(debug) fclose(stdin);</w:t>
      </w:r>
    </w:p>
    <w:p w:rsidR="00A22D99" w:rsidRPr="000665B4" w:rsidRDefault="00A22D99" w:rsidP="00A22D99">
      <w:pPr>
        <w:rPr>
          <w:rFonts w:ascii="宋体" w:eastAsia="宋体" w:hAnsi="宋体"/>
        </w:rPr>
      </w:pPr>
      <w:r w:rsidRPr="000665B4">
        <w:rPr>
          <w:rFonts w:ascii="宋体" w:eastAsia="宋体" w:hAnsi="宋体"/>
        </w:rPr>
        <w:t xml:space="preserve">    return 0;</w:t>
      </w:r>
    </w:p>
    <w:p w:rsidR="00A22D99" w:rsidRPr="000665B4" w:rsidRDefault="00A22D99" w:rsidP="00A22D99">
      <w:pPr>
        <w:rPr>
          <w:rFonts w:ascii="宋体" w:eastAsia="宋体" w:hAnsi="宋体"/>
        </w:rPr>
      </w:pPr>
      <w:r w:rsidRPr="000665B4">
        <w:rPr>
          <w:rFonts w:ascii="宋体" w:eastAsia="宋体" w:hAnsi="宋体"/>
        </w:rPr>
        <w:t>}</w:t>
      </w:r>
    </w:p>
    <w:p w:rsidR="00AC003C" w:rsidRPr="000665B4" w:rsidRDefault="00AC003C" w:rsidP="00AB3CA1">
      <w:pPr>
        <w:pStyle w:val="2"/>
        <w:rPr>
          <w:rFonts w:ascii="宋体" w:eastAsia="宋体" w:hAnsi="宋体"/>
          <w:b w:val="0"/>
          <w:bCs w:val="0"/>
        </w:rPr>
      </w:pPr>
      <w:bookmarkStart w:id="48" w:name="_Toc524382949"/>
      <w:r w:rsidRPr="000665B4">
        <w:rPr>
          <w:rFonts w:ascii="宋体" w:eastAsia="宋体" w:hAnsi="宋体" w:hint="eastAsia"/>
          <w:b w:val="0"/>
          <w:bCs w:val="0"/>
        </w:rPr>
        <w:t>宏定义</w:t>
      </w:r>
      <w:bookmarkEnd w:id="48"/>
    </w:p>
    <w:p w:rsidR="00AC003C" w:rsidRPr="000665B4" w:rsidRDefault="00AC003C" w:rsidP="00AC003C">
      <w:pPr>
        <w:rPr>
          <w:rFonts w:ascii="宋体" w:eastAsia="宋体" w:hAnsi="宋体"/>
        </w:rPr>
      </w:pPr>
      <w:r w:rsidRPr="000665B4">
        <w:rPr>
          <w:rFonts w:ascii="宋体" w:eastAsia="宋体" w:hAnsi="宋体" w:hint="eastAsia"/>
        </w:rPr>
        <w:t>带参宏定义</w:t>
      </w:r>
    </w:p>
    <w:p w:rsidR="00AC003C" w:rsidRPr="000665B4" w:rsidRDefault="0023482A" w:rsidP="00AC003C">
      <w:pPr>
        <w:rPr>
          <w:rFonts w:ascii="宋体" w:eastAsia="宋体" w:hAnsi="宋体"/>
        </w:rPr>
      </w:pPr>
      <w:hyperlink r:id="rId18" w:history="1">
        <w:r w:rsidR="00AC003C" w:rsidRPr="000665B4">
          <w:rPr>
            <w:rStyle w:val="a3"/>
            <w:rFonts w:ascii="宋体" w:eastAsia="宋体" w:hAnsi="宋体"/>
          </w:rPr>
          <w:t>https://blog.csdn.net/swpu_yx32/article/details/52858684</w:t>
        </w:r>
      </w:hyperlink>
    </w:p>
    <w:p w:rsidR="00AC003C" w:rsidRPr="000665B4" w:rsidRDefault="0023482A" w:rsidP="00AC003C">
      <w:pPr>
        <w:rPr>
          <w:rFonts w:ascii="宋体" w:eastAsia="宋体" w:hAnsi="宋体"/>
        </w:rPr>
      </w:pPr>
      <w:hyperlink r:id="rId19" w:history="1">
        <w:r w:rsidR="00AC003C" w:rsidRPr="000665B4">
          <w:rPr>
            <w:rStyle w:val="a3"/>
            <w:rFonts w:ascii="宋体" w:eastAsia="宋体" w:hAnsi="宋体"/>
          </w:rPr>
          <w:t>https://blog.csdn.net/yanggangclcsdn/article/details/49704089</w:t>
        </w:r>
      </w:hyperlink>
    </w:p>
    <w:p w:rsidR="00AC003C" w:rsidRPr="000665B4" w:rsidRDefault="00AC003C" w:rsidP="00AC003C">
      <w:pPr>
        <w:rPr>
          <w:rFonts w:ascii="宋体" w:eastAsia="宋体" w:hAnsi="宋体"/>
        </w:rPr>
      </w:pPr>
      <w:r w:rsidRPr="000665B4">
        <w:rPr>
          <w:rFonts w:ascii="宋体" w:eastAsia="宋体" w:hAnsi="宋体" w:hint="eastAsia"/>
        </w:rPr>
        <w:t>#</w:t>
      </w:r>
      <w:r w:rsidRPr="000665B4">
        <w:rPr>
          <w:rFonts w:ascii="宋体" w:eastAsia="宋体" w:hAnsi="宋体"/>
        </w:rPr>
        <w:t>ifdef #define #else #define #endif</w:t>
      </w:r>
      <w:r w:rsidR="00135540" w:rsidRPr="000665B4">
        <w:rPr>
          <w:rFonts w:ascii="宋体" w:eastAsia="宋体" w:hAnsi="宋体"/>
        </w:rPr>
        <w:t xml:space="preserve"> </w:t>
      </w:r>
      <w:r w:rsidR="00135540" w:rsidRPr="000665B4">
        <w:rPr>
          <w:rFonts w:ascii="宋体" w:eastAsia="宋体" w:hAnsi="宋体" w:hint="eastAsia"/>
        </w:rPr>
        <w:t>可用于代码调试</w:t>
      </w:r>
    </w:p>
    <w:p w:rsidR="00135540" w:rsidRPr="000665B4" w:rsidRDefault="00135540" w:rsidP="00AC003C">
      <w:pPr>
        <w:rPr>
          <w:rFonts w:ascii="宋体" w:eastAsia="宋体" w:hAnsi="宋体"/>
        </w:rPr>
      </w:pPr>
      <w:r w:rsidRPr="000665B4">
        <w:rPr>
          <w:rFonts w:ascii="宋体" w:eastAsia="宋体" w:hAnsi="宋体" w:hint="eastAsia"/>
        </w:rPr>
        <w:t>#</w:t>
      </w:r>
      <w:r w:rsidRPr="000665B4">
        <w:rPr>
          <w:rFonts w:ascii="宋体" w:eastAsia="宋体" w:hAnsi="宋体"/>
        </w:rPr>
        <w:t>define DEBUG</w:t>
      </w:r>
    </w:p>
    <w:p w:rsidR="00135540" w:rsidRPr="000665B4" w:rsidRDefault="00135540" w:rsidP="00AC003C">
      <w:pPr>
        <w:rPr>
          <w:rFonts w:ascii="宋体" w:eastAsia="宋体" w:hAnsi="宋体"/>
        </w:rPr>
      </w:pPr>
      <w:r w:rsidRPr="000665B4">
        <w:rPr>
          <w:rFonts w:ascii="宋体" w:eastAsia="宋体" w:hAnsi="宋体"/>
        </w:rPr>
        <w:t>#ifdef DEBUG</w:t>
      </w:r>
    </w:p>
    <w:p w:rsidR="00135540" w:rsidRPr="000665B4" w:rsidRDefault="00135540" w:rsidP="00AC003C">
      <w:pPr>
        <w:rPr>
          <w:rFonts w:ascii="宋体" w:eastAsia="宋体" w:hAnsi="宋体"/>
        </w:rPr>
      </w:pPr>
      <w:r w:rsidRPr="000665B4">
        <w:rPr>
          <w:rFonts w:ascii="宋体" w:eastAsia="宋体" w:hAnsi="宋体"/>
        </w:rPr>
        <w:t>#endif</w:t>
      </w:r>
    </w:p>
    <w:p w:rsidR="00135540" w:rsidRPr="000665B4" w:rsidRDefault="00135540" w:rsidP="00AC003C">
      <w:pPr>
        <w:rPr>
          <w:rFonts w:ascii="宋体" w:eastAsia="宋体" w:hAnsi="宋体"/>
        </w:rPr>
      </w:pPr>
      <w:r w:rsidRPr="000665B4">
        <w:rPr>
          <w:rFonts w:ascii="宋体" w:eastAsia="宋体" w:hAnsi="宋体" w:hint="eastAsia"/>
        </w:rPr>
        <w:t>也可用于不同方案的比较</w:t>
      </w:r>
    </w:p>
    <w:p w:rsidR="00135540" w:rsidRPr="000665B4" w:rsidRDefault="00135540" w:rsidP="00AC003C">
      <w:pPr>
        <w:rPr>
          <w:rFonts w:ascii="宋体" w:eastAsia="宋体" w:hAnsi="宋体"/>
        </w:rPr>
      </w:pPr>
      <w:r w:rsidRPr="000665B4">
        <w:rPr>
          <w:rFonts w:ascii="宋体" w:eastAsia="宋体" w:hAnsi="宋体" w:hint="eastAsia"/>
        </w:rPr>
        <w:t>#</w:t>
      </w:r>
      <w:r w:rsidRPr="000665B4">
        <w:rPr>
          <w:rFonts w:ascii="宋体" w:eastAsia="宋体" w:hAnsi="宋体"/>
        </w:rPr>
        <w:t xml:space="preserve">define solution1 </w:t>
      </w:r>
    </w:p>
    <w:p w:rsidR="00135540" w:rsidRPr="000665B4" w:rsidRDefault="00135540" w:rsidP="00AC003C">
      <w:pPr>
        <w:rPr>
          <w:rFonts w:ascii="宋体" w:eastAsia="宋体" w:hAnsi="宋体"/>
        </w:rPr>
      </w:pPr>
      <w:r w:rsidRPr="000665B4">
        <w:rPr>
          <w:rFonts w:ascii="宋体" w:eastAsia="宋体" w:hAnsi="宋体"/>
        </w:rPr>
        <w:t>#define solution2</w:t>
      </w:r>
    </w:p>
    <w:p w:rsidR="001B32DF" w:rsidRPr="000665B4" w:rsidRDefault="001B32DF" w:rsidP="00AC003C">
      <w:pPr>
        <w:rPr>
          <w:rFonts w:ascii="宋体" w:eastAsia="宋体" w:hAnsi="宋体"/>
        </w:rPr>
      </w:pPr>
      <w:r w:rsidRPr="000665B4">
        <w:rPr>
          <w:rFonts w:ascii="宋体" w:eastAsia="宋体" w:hAnsi="宋体" w:hint="eastAsia"/>
        </w:rPr>
        <w:t>【代码示例】//下述宏定义可以解决long long报warning问题</w:t>
      </w:r>
    </w:p>
    <w:p w:rsidR="001B32DF" w:rsidRPr="000665B4" w:rsidRDefault="001B32DF" w:rsidP="001B32DF">
      <w:pPr>
        <w:rPr>
          <w:rFonts w:ascii="宋体" w:eastAsia="宋体" w:hAnsi="宋体"/>
        </w:rPr>
      </w:pPr>
      <w:r w:rsidRPr="000665B4">
        <w:rPr>
          <w:rFonts w:ascii="宋体" w:eastAsia="宋体" w:hAnsi="宋体"/>
        </w:rPr>
        <w:t>#ifdef unix</w:t>
      </w:r>
    </w:p>
    <w:p w:rsidR="001B32DF" w:rsidRPr="000665B4" w:rsidRDefault="001B32DF" w:rsidP="001B32DF">
      <w:pPr>
        <w:rPr>
          <w:rFonts w:ascii="宋体" w:eastAsia="宋体" w:hAnsi="宋体"/>
        </w:rPr>
      </w:pPr>
      <w:r w:rsidRPr="000665B4">
        <w:rPr>
          <w:rFonts w:ascii="宋体" w:eastAsia="宋体" w:hAnsi="宋体"/>
        </w:rPr>
        <w:t>#define LLD "%lld"</w:t>
      </w:r>
    </w:p>
    <w:p w:rsidR="001B32DF" w:rsidRPr="000665B4" w:rsidRDefault="001B32DF" w:rsidP="001B32DF">
      <w:pPr>
        <w:rPr>
          <w:rFonts w:ascii="宋体" w:eastAsia="宋体" w:hAnsi="宋体"/>
        </w:rPr>
      </w:pPr>
      <w:r w:rsidRPr="000665B4">
        <w:rPr>
          <w:rFonts w:ascii="宋体" w:eastAsia="宋体" w:hAnsi="宋体"/>
        </w:rPr>
        <w:t>#else</w:t>
      </w:r>
    </w:p>
    <w:p w:rsidR="001B32DF" w:rsidRPr="000665B4" w:rsidRDefault="001B32DF" w:rsidP="001B32DF">
      <w:pPr>
        <w:rPr>
          <w:rFonts w:ascii="宋体" w:eastAsia="宋体" w:hAnsi="宋体"/>
        </w:rPr>
      </w:pPr>
      <w:r w:rsidRPr="000665B4">
        <w:rPr>
          <w:rFonts w:ascii="宋体" w:eastAsia="宋体" w:hAnsi="宋体"/>
        </w:rPr>
        <w:t>#define LLD "%I64d"</w:t>
      </w:r>
    </w:p>
    <w:p w:rsidR="001B32DF" w:rsidRPr="000665B4" w:rsidRDefault="001B32DF" w:rsidP="001B32DF">
      <w:pPr>
        <w:rPr>
          <w:rFonts w:ascii="宋体" w:eastAsia="宋体" w:hAnsi="宋体"/>
        </w:rPr>
      </w:pPr>
      <w:r w:rsidRPr="000665B4">
        <w:rPr>
          <w:rFonts w:ascii="宋体" w:eastAsia="宋体" w:hAnsi="宋体"/>
        </w:rPr>
        <w:t>#endif</w:t>
      </w:r>
    </w:p>
    <w:p w:rsidR="001B32DF" w:rsidRPr="000665B4" w:rsidRDefault="001B32DF" w:rsidP="001B32DF">
      <w:pPr>
        <w:rPr>
          <w:rFonts w:ascii="宋体" w:eastAsia="宋体" w:hAnsi="宋体"/>
        </w:rPr>
      </w:pPr>
      <w:r w:rsidRPr="000665B4">
        <w:rPr>
          <w:rFonts w:ascii="宋体" w:eastAsia="宋体" w:hAnsi="宋体"/>
        </w:rPr>
        <w:t>#define SCANFLL(x) scanf(LLD,&amp;x)</w:t>
      </w:r>
    </w:p>
    <w:p w:rsidR="001B32DF" w:rsidRPr="000665B4" w:rsidRDefault="001B32DF" w:rsidP="001B32DF">
      <w:pPr>
        <w:rPr>
          <w:rFonts w:ascii="宋体" w:eastAsia="宋体" w:hAnsi="宋体"/>
        </w:rPr>
      </w:pPr>
      <w:r w:rsidRPr="000665B4">
        <w:rPr>
          <w:rFonts w:ascii="宋体" w:eastAsia="宋体" w:hAnsi="宋体"/>
        </w:rPr>
        <w:t>#define PRINTLL(x) printf(LLD,x),printf("\n")</w:t>
      </w:r>
    </w:p>
    <w:p w:rsidR="001B32DF" w:rsidRPr="000665B4" w:rsidRDefault="001B32DF" w:rsidP="001B32DF">
      <w:pPr>
        <w:rPr>
          <w:rFonts w:ascii="宋体" w:eastAsia="宋体" w:hAnsi="宋体"/>
        </w:rPr>
      </w:pPr>
      <w:r w:rsidRPr="000665B4">
        <w:rPr>
          <w:rFonts w:ascii="宋体" w:eastAsia="宋体" w:hAnsi="宋体"/>
        </w:rPr>
        <w:t>#include &lt;bits/stdc++.h&gt;</w:t>
      </w:r>
    </w:p>
    <w:p w:rsidR="00463E97" w:rsidRPr="000665B4" w:rsidRDefault="00463E97" w:rsidP="001B32DF">
      <w:pPr>
        <w:rPr>
          <w:rFonts w:ascii="宋体" w:eastAsia="宋体" w:hAnsi="宋体"/>
        </w:rPr>
      </w:pPr>
      <w:r w:rsidRPr="000665B4">
        <w:rPr>
          <w:rFonts w:ascii="宋体" w:eastAsia="宋体" w:hAnsi="宋体" w:hint="eastAsia"/>
        </w:rPr>
        <w:t>【代码示例】//一个宏定义模板</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br/>
        <w:t>#ifdef unix</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#define LLD "%lld"</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#else</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#define LLD "%I64d"</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#endif</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#include &lt;cstdio&gt;</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#include &lt;cstring&gt;</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#include &lt;algorithm&gt;</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#include &lt;iostream&gt;</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#include &lt;cstdlib&gt;</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#include &lt;cmath&gt;</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#include &lt;queue&gt;</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#include &lt;stack&gt;</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#define LL long long</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 xml:space="preserve">#define maxn </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#define INF 1 &lt;&lt; 30</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#define rep(i, j, k) for (int i = j; i &lt;= k; i++)</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#define For(i, j) for (int i = 1; i &lt;= j; i++)</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#define lson l, mid, rt &lt;&lt; 1</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#define rson mid + 1, r, rt &lt;&lt; 1 | 1</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using namespace std;</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void file() {</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ab/>
        <w:t>freopen(".in", "r", stdin);</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tab/>
        <w:t>freopen(".out", "w", stdout);</w:t>
      </w:r>
    </w:p>
    <w:p w:rsidR="00463E97" w:rsidRPr="000665B4" w:rsidRDefault="00463E97" w:rsidP="00463E97">
      <w:pPr>
        <w:widowControl/>
        <w:wordWrap w:val="0"/>
        <w:ind w:left="120"/>
        <w:jc w:val="left"/>
        <w:rPr>
          <w:rFonts w:ascii="宋体" w:eastAsia="宋体" w:hAnsi="宋体"/>
        </w:rPr>
      </w:pPr>
      <w:r w:rsidRPr="000665B4">
        <w:rPr>
          <w:rFonts w:ascii="宋体" w:eastAsia="宋体" w:hAnsi="宋体"/>
        </w:rPr>
        <w:lastRenderedPageBreak/>
        <w:t>}</w:t>
      </w:r>
    </w:p>
    <w:p w:rsidR="0091377B" w:rsidRPr="000665B4" w:rsidRDefault="0091377B" w:rsidP="00661A5C">
      <w:pPr>
        <w:pStyle w:val="2"/>
        <w:rPr>
          <w:rFonts w:ascii="宋体" w:eastAsia="宋体" w:hAnsi="宋体"/>
          <w:b w:val="0"/>
        </w:rPr>
      </w:pPr>
      <w:bookmarkStart w:id="49" w:name="_Toc524382950"/>
      <w:r w:rsidRPr="000665B4">
        <w:rPr>
          <w:rFonts w:ascii="宋体" w:eastAsia="宋体" w:hAnsi="宋体" w:hint="eastAsia"/>
          <w:b w:val="0"/>
        </w:rPr>
        <w:t>大数模板（C</w:t>
      </w:r>
      <w:r w:rsidRPr="000665B4">
        <w:rPr>
          <w:rFonts w:ascii="宋体" w:eastAsia="宋体" w:hAnsi="宋体"/>
          <w:b w:val="0"/>
        </w:rPr>
        <w:t>/C</w:t>
      </w:r>
      <w:r w:rsidRPr="000665B4">
        <w:rPr>
          <w:rFonts w:ascii="宋体" w:eastAsia="宋体" w:hAnsi="宋体" w:hint="eastAsia"/>
          <w:b w:val="0"/>
        </w:rPr>
        <w:t>++）</w:t>
      </w:r>
      <w:bookmarkEnd w:id="49"/>
    </w:p>
    <w:p w:rsidR="00661A5C" w:rsidRPr="000665B4" w:rsidRDefault="00661A5C" w:rsidP="00661A5C">
      <w:pPr>
        <w:pStyle w:val="2"/>
        <w:rPr>
          <w:rFonts w:ascii="宋体" w:eastAsia="宋体" w:hAnsi="宋体"/>
          <w:b w:val="0"/>
        </w:rPr>
      </w:pPr>
      <w:bookmarkStart w:id="50" w:name="_Toc524382951"/>
      <w:r w:rsidRPr="000665B4">
        <w:rPr>
          <w:rFonts w:ascii="宋体" w:eastAsia="宋体" w:hAnsi="宋体"/>
          <w:b w:val="0"/>
        </w:rPr>
        <w:t>JAVA</w:t>
      </w:r>
      <w:bookmarkEnd w:id="50"/>
    </w:p>
    <w:p w:rsidR="003A50F7" w:rsidRPr="000665B4" w:rsidRDefault="003A50F7" w:rsidP="003A50F7">
      <w:pPr>
        <w:pStyle w:val="3"/>
        <w:rPr>
          <w:rFonts w:ascii="宋体" w:eastAsia="宋体" w:hAnsi="宋体"/>
          <w:b w:val="0"/>
        </w:rPr>
      </w:pPr>
      <w:bookmarkStart w:id="51" w:name="_Toc524382952"/>
      <w:r w:rsidRPr="000665B4">
        <w:rPr>
          <w:rFonts w:ascii="宋体" w:eastAsia="宋体" w:hAnsi="宋体" w:hint="eastAsia"/>
          <w:b w:val="0"/>
        </w:rPr>
        <w:t>BigDecimal</w:t>
      </w:r>
      <w:bookmarkEnd w:id="51"/>
    </w:p>
    <w:p w:rsidR="00C97EE0" w:rsidRPr="000665B4" w:rsidRDefault="00C43839" w:rsidP="00C97EE0">
      <w:pPr>
        <w:pStyle w:val="2"/>
        <w:rPr>
          <w:rFonts w:ascii="宋体" w:eastAsia="宋体" w:hAnsi="宋体"/>
          <w:b w:val="0"/>
        </w:rPr>
      </w:pPr>
      <w:bookmarkStart w:id="52" w:name="_Toc524382953"/>
      <w:r w:rsidRPr="000665B4">
        <w:rPr>
          <w:rFonts w:ascii="宋体" w:eastAsia="宋体" w:hAnsi="宋体" w:hint="eastAsia"/>
          <w:b w:val="0"/>
        </w:rPr>
        <w:t>可持久化平衡树（C++ Pb_ds库 Rope）</w:t>
      </w:r>
      <w:bookmarkEnd w:id="52"/>
    </w:p>
    <w:p w:rsidR="00490960" w:rsidRPr="000665B4" w:rsidRDefault="0023482A" w:rsidP="00490960">
      <w:pPr>
        <w:rPr>
          <w:rFonts w:ascii="宋体" w:eastAsia="宋体" w:hAnsi="宋体"/>
          <w:color w:val="000000"/>
          <w:szCs w:val="21"/>
        </w:rPr>
      </w:pPr>
      <w:hyperlink r:id="rId20" w:history="1">
        <w:r w:rsidR="00C97EE0" w:rsidRPr="000665B4">
          <w:rPr>
            <w:rStyle w:val="a3"/>
            <w:rFonts w:ascii="宋体" w:eastAsia="宋体" w:hAnsi="宋体"/>
          </w:rPr>
          <w:t>https://www.cnblogs.com/keshuqi/p/6257642.html</w:t>
        </w:r>
      </w:hyperlink>
    </w:p>
    <w:p w:rsidR="00490960" w:rsidRPr="000665B4" w:rsidRDefault="00490960" w:rsidP="00490960">
      <w:pPr>
        <w:rPr>
          <w:rFonts w:ascii="宋体" w:eastAsia="宋体" w:hAnsi="宋体"/>
          <w:b/>
        </w:rPr>
      </w:pPr>
      <w:r w:rsidRPr="000665B4">
        <w:rPr>
          <w:rFonts w:ascii="宋体" w:eastAsia="宋体" w:hAnsi="宋体" w:hint="eastAsia"/>
          <w:b/>
        </w:rPr>
        <w:t>声明</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1）头文件</w:t>
      </w:r>
    </w:p>
    <w:p w:rsidR="00490960" w:rsidRPr="000665B4" w:rsidRDefault="00490960" w:rsidP="00490960">
      <w:pPr>
        <w:pStyle w:val="HTML"/>
        <w:shd w:val="clear" w:color="auto" w:fill="F5F5F5"/>
        <w:rPr>
          <w:color w:val="000000"/>
        </w:rPr>
      </w:pPr>
      <w:r w:rsidRPr="000665B4">
        <w:rPr>
          <w:color w:val="000000"/>
        </w:rPr>
        <w:t>#include&lt;ext/rope&gt;</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2)调用命名空间</w:t>
      </w:r>
    </w:p>
    <w:p w:rsidR="00490960" w:rsidRPr="000665B4" w:rsidRDefault="00490960" w:rsidP="00490960">
      <w:pPr>
        <w:pStyle w:val="HTML"/>
        <w:shd w:val="clear" w:color="auto" w:fill="F5F5F5"/>
        <w:rPr>
          <w:color w:val="000000"/>
        </w:rPr>
      </w:pPr>
      <w:r w:rsidRPr="000665B4">
        <w:rPr>
          <w:color w:val="0000FF"/>
        </w:rPr>
        <w:t>using</w:t>
      </w:r>
      <w:r w:rsidRPr="000665B4">
        <w:rPr>
          <w:color w:val="000000"/>
        </w:rPr>
        <w:t xml:space="preserve"> </w:t>
      </w:r>
      <w:r w:rsidRPr="000665B4">
        <w:rPr>
          <w:color w:val="0000FF"/>
        </w:rPr>
        <w:t>namespace</w:t>
      </w:r>
      <w:r w:rsidRPr="000665B4">
        <w:rPr>
          <w:color w:val="000000"/>
        </w:rPr>
        <w:t xml:space="preserve"> __gnu_cxx;</w:t>
      </w:r>
    </w:p>
    <w:p w:rsidR="00490960" w:rsidRPr="000665B4" w:rsidRDefault="00490960" w:rsidP="00490960">
      <w:pPr>
        <w:rPr>
          <w:rFonts w:ascii="宋体" w:eastAsia="宋体" w:hAnsi="宋体"/>
          <w:b/>
        </w:rPr>
      </w:pPr>
      <w:r w:rsidRPr="000665B4">
        <w:rPr>
          <w:rFonts w:ascii="宋体" w:eastAsia="宋体" w:hAnsi="宋体" w:hint="eastAsia"/>
          <w:b/>
        </w:rPr>
        <w:t>底层原理</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查了资料，大概可以称作可持久化平衡树，因为rope适用于大量、冗长的串操作，而不适合单个字符操作官方说明如下：</w:t>
      </w:r>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cs="Times New Roman"/>
          <w:color w:val="000000"/>
          <w:sz w:val="21"/>
          <w:szCs w:val="21"/>
        </w:rPr>
        <w:t>Though </w:t>
      </w:r>
      <w:r w:rsidRPr="000665B4">
        <w:rPr>
          <w:rStyle w:val="HTML1"/>
          <w:color w:val="000000"/>
        </w:rPr>
        <w:t>rope</w:t>
      </w:r>
      <w:r w:rsidRPr="000665B4">
        <w:rPr>
          <w:rFonts w:cs="Times New Roman"/>
          <w:color w:val="000000"/>
          <w:sz w:val="21"/>
          <w:szCs w:val="21"/>
        </w:rPr>
        <w:t>s can be treated as </w:t>
      </w:r>
      <w:hyperlink r:id="rId21" w:history="1">
        <w:r w:rsidRPr="000665B4">
          <w:rPr>
            <w:rStyle w:val="a3"/>
            <w:rFonts w:cs="Times New Roman"/>
            <w:color w:val="000000"/>
            <w:sz w:val="21"/>
            <w:szCs w:val="21"/>
          </w:rPr>
          <w:t>Container</w:t>
        </w:r>
      </w:hyperlink>
      <w:r w:rsidRPr="000665B4">
        <w:rPr>
          <w:rFonts w:cs="Times New Roman"/>
          <w:color w:val="000000"/>
          <w:sz w:val="21"/>
          <w:szCs w:val="21"/>
        </w:rPr>
        <w:t>s of characters, and are almost </w:t>
      </w:r>
      <w:hyperlink r:id="rId22" w:history="1">
        <w:r w:rsidRPr="000665B4">
          <w:rPr>
            <w:rStyle w:val="a3"/>
            <w:rFonts w:cs="Times New Roman"/>
            <w:color w:val="000000"/>
            <w:sz w:val="21"/>
            <w:szCs w:val="21"/>
          </w:rPr>
          <w:t>Sequence</w:t>
        </w:r>
      </w:hyperlink>
      <w:r w:rsidRPr="000665B4">
        <w:rPr>
          <w:rFonts w:cs="Times New Roman"/>
          <w:color w:val="000000"/>
          <w:sz w:val="21"/>
          <w:szCs w:val="21"/>
        </w:rPr>
        <w:t>s, this is rarely the most efficient way to accomplish a task. Replacing an individual character in a </w:t>
      </w:r>
      <w:r w:rsidRPr="000665B4">
        <w:rPr>
          <w:rStyle w:val="HTML1"/>
          <w:color w:val="000000"/>
        </w:rPr>
        <w:t>rope</w:t>
      </w:r>
      <w:r w:rsidRPr="000665B4">
        <w:rPr>
          <w:rFonts w:cs="Times New Roman"/>
          <w:color w:val="000000"/>
          <w:sz w:val="21"/>
          <w:szCs w:val="21"/>
        </w:rPr>
        <w:t> is slow: each character replacement essentially consists of two substring operations followed by two concatenation operations. </w:t>
      </w:r>
      <w:r w:rsidRPr="000665B4">
        <w:rPr>
          <w:rStyle w:val="HTML1"/>
          <w:color w:val="000000"/>
        </w:rPr>
        <w:t>Rope</w:t>
      </w:r>
      <w:r w:rsidRPr="000665B4">
        <w:rPr>
          <w:rFonts w:cs="Times New Roman"/>
          <w:color w:val="000000"/>
          <w:sz w:val="21"/>
          <w:szCs w:val="21"/>
        </w:rPr>
        <w:t>s primarily target a more functional programming style.Inserting a character in the middle of a 10 megabyte rope should take on the order of 10s of microseconds, even if a copy of the original is kept, </w:t>
      </w:r>
      <w:r w:rsidRPr="000665B4">
        <w:rPr>
          <w:rStyle w:val="af0"/>
          <w:rFonts w:cs="Times New Roman"/>
          <w:color w:val="000000"/>
          <w:sz w:val="21"/>
          <w:szCs w:val="21"/>
        </w:rPr>
        <w:t>e.g.</w:t>
      </w:r>
      <w:r w:rsidRPr="000665B4">
        <w:rPr>
          <w:rFonts w:cs="Times New Roman"/>
          <w:color w:val="000000"/>
          <w:sz w:val="21"/>
          <w:szCs w:val="21"/>
        </w:rPr>
        <w:t> as part of an edit history.It is possible to view a function producing characters as a </w:t>
      </w:r>
      <w:r w:rsidRPr="000665B4">
        <w:rPr>
          <w:rStyle w:val="HTML1"/>
          <w:color w:val="000000"/>
        </w:rPr>
        <w:t>rope</w:t>
      </w:r>
      <w:r w:rsidRPr="000665B4">
        <w:rPr>
          <w:rFonts w:cs="Times New Roman"/>
          <w:color w:val="000000"/>
          <w:sz w:val="21"/>
          <w:szCs w:val="21"/>
        </w:rPr>
        <w:t>. Thus a piece of a rope may be a 100MByte file, which is read only when that section of the string is examined. Concatenating a string to the end of such a file does not involve reading the file. (Currently the implementation of this facility is incomplete.)</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另，根据网上资料，rope本质是封装好的类似块状链表的东东，有人说是logn的，但也有说是n^0.5的。rope不支持一切数值操作，如第k大</w:t>
      </w:r>
    </w:p>
    <w:p w:rsidR="00490960" w:rsidRPr="000665B4" w:rsidRDefault="00490960" w:rsidP="00490960">
      <w:pPr>
        <w:rPr>
          <w:rFonts w:ascii="宋体" w:eastAsia="宋体" w:hAnsi="宋体"/>
          <w:b/>
        </w:rPr>
      </w:pPr>
      <w:r w:rsidRPr="000665B4">
        <w:rPr>
          <w:rFonts w:ascii="宋体" w:eastAsia="宋体" w:hAnsi="宋体" w:hint="eastAsia"/>
          <w:b/>
        </w:rPr>
        <w:t>小知识</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先介绍几个可能使用到的函数</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1）append()</w:t>
      </w:r>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hint="eastAsia"/>
          <w:color w:val="000000"/>
          <w:sz w:val="21"/>
          <w:szCs w:val="21"/>
        </w:rPr>
        <w:lastRenderedPageBreak/>
        <w:t>string &amp;append(const string &amp;s,int pos,int n);//把字符串s中从pos开始的n个字符连接到当前字符串的结尾或a.append(b);</w:t>
      </w:r>
      <w:r w:rsidRPr="000665B4">
        <w:rPr>
          <w:rFonts w:hint="eastAsia"/>
          <w:color w:val="000000"/>
          <w:sz w:val="21"/>
          <w:szCs w:val="21"/>
        </w:rPr>
        <w:br/>
        <w:t>2）substr()</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s.substr(0,5);//获得字符串s中从第零位开始长度为5的字符串（默认时长度为刚好开始位置到结尾）</w:t>
      </w:r>
    </w:p>
    <w:p w:rsidR="00490960" w:rsidRPr="000665B4" w:rsidRDefault="00490960" w:rsidP="00490960">
      <w:pPr>
        <w:rPr>
          <w:rFonts w:ascii="宋体" w:eastAsia="宋体" w:hAnsi="宋体"/>
          <w:b/>
        </w:rPr>
      </w:pPr>
      <w:r w:rsidRPr="000665B4">
        <w:rPr>
          <w:rFonts w:ascii="宋体" w:eastAsia="宋体" w:hAnsi="宋体" w:hint="eastAsia"/>
          <w:b/>
        </w:rPr>
        <w:t>定义/声明</w:t>
      </w:r>
    </w:p>
    <w:p w:rsidR="00490960" w:rsidRPr="000665B4" w:rsidRDefault="00490960" w:rsidP="00490960">
      <w:pPr>
        <w:pStyle w:val="HTML"/>
        <w:shd w:val="clear" w:color="auto" w:fill="F5F5F5"/>
        <w:rPr>
          <w:color w:val="000000"/>
        </w:rPr>
      </w:pPr>
      <w:r w:rsidRPr="000665B4">
        <w:rPr>
          <w:color w:val="000000"/>
        </w:rPr>
        <w:t>rope&lt;</w:t>
      </w:r>
      <w:r w:rsidRPr="000665B4">
        <w:rPr>
          <w:color w:val="0000FF"/>
        </w:rPr>
        <w:t>char</w:t>
      </w:r>
      <w:r w:rsidRPr="000665B4">
        <w:rPr>
          <w:color w:val="000000"/>
        </w:rPr>
        <w:t>&gt; str;</w:t>
      </w:r>
      <w:r w:rsidRPr="000665B4">
        <w:rPr>
          <w:rFonts w:hint="eastAsia"/>
          <w:color w:val="000000"/>
          <w:sz w:val="21"/>
          <w:szCs w:val="21"/>
        </w:rPr>
        <w:br/>
        <w:t>also</w:t>
      </w:r>
    </w:p>
    <w:p w:rsidR="00490960" w:rsidRPr="000665B4" w:rsidRDefault="00490960" w:rsidP="00490960">
      <w:pPr>
        <w:pStyle w:val="HTML"/>
        <w:shd w:val="clear" w:color="auto" w:fill="F5F5F5"/>
        <w:rPr>
          <w:color w:val="000000"/>
        </w:rPr>
      </w:pPr>
      <w:r w:rsidRPr="000665B4">
        <w:rPr>
          <w:color w:val="000000"/>
        </w:rPr>
        <w:t>&lt;crope&gt;r=</w:t>
      </w:r>
      <w:r w:rsidRPr="000665B4">
        <w:rPr>
          <w:color w:val="800000"/>
        </w:rPr>
        <w:t>"abcdefg"</w:t>
      </w:r>
    </w:p>
    <w:p w:rsidR="00490960" w:rsidRPr="000665B4" w:rsidRDefault="00490960" w:rsidP="00490960">
      <w:pPr>
        <w:rPr>
          <w:rFonts w:ascii="宋体" w:eastAsia="宋体" w:hAnsi="宋体"/>
          <w:b/>
        </w:rPr>
      </w:pPr>
      <w:r w:rsidRPr="000665B4">
        <w:rPr>
          <w:rFonts w:ascii="宋体" w:eastAsia="宋体" w:hAnsi="宋体" w:hint="eastAsia"/>
          <w:b/>
        </w:rPr>
        <w:t>具体内容</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总的来说，</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1）运算符：rope支持operator += -= + - &lt; ==</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2）输入输出：可以用&lt;&lt;运算符由输入输出流读入或输出。</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3）长度/大小：调用length()，size()都可以哦</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4）插入/添加等：</w:t>
      </w:r>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hint="eastAsia"/>
          <w:color w:val="000000"/>
          <w:sz w:val="21"/>
          <w:szCs w:val="21"/>
        </w:rPr>
        <w:t>push_back(x);//在末尾添加x</w:t>
      </w:r>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hint="eastAsia"/>
          <w:color w:val="000000"/>
          <w:sz w:val="21"/>
          <w:szCs w:val="21"/>
        </w:rPr>
        <w:t>insert(pos,x);//在pos插入x，自然支持整个char数组的一次插入</w:t>
      </w:r>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hint="eastAsia"/>
          <w:color w:val="000000"/>
          <w:sz w:val="21"/>
          <w:szCs w:val="21"/>
        </w:rPr>
        <w:t>erase(pos,x);//从pos开始删除x个</w:t>
      </w:r>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hint="eastAsia"/>
          <w:color w:val="000000"/>
          <w:sz w:val="21"/>
          <w:szCs w:val="21"/>
        </w:rPr>
        <w:t>copy(pos,len,x);//从pos开始到pos+len为止用x代替</w:t>
      </w:r>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hint="eastAsia"/>
          <w:color w:val="000000"/>
          <w:sz w:val="21"/>
          <w:szCs w:val="21"/>
        </w:rPr>
        <w:t>replace(pos,x);//从pos开始换成x</w:t>
      </w:r>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hint="eastAsia"/>
          <w:color w:val="000000"/>
          <w:sz w:val="21"/>
          <w:szCs w:val="21"/>
        </w:rPr>
        <w:t>substr(pos,x);//提取pos开始x个</w:t>
      </w:r>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hint="eastAsia"/>
          <w:color w:val="000000"/>
          <w:sz w:val="21"/>
          <w:szCs w:val="21"/>
        </w:rPr>
        <w:t>at(x)/[x];//访问第x个元素</w:t>
      </w:r>
    </w:p>
    <w:p w:rsidR="00490960" w:rsidRPr="000665B4" w:rsidRDefault="00490960" w:rsidP="00490960">
      <w:pPr>
        <w:rPr>
          <w:rFonts w:ascii="宋体" w:eastAsia="宋体" w:hAnsi="宋体"/>
          <w:b/>
        </w:rPr>
      </w:pPr>
      <w:r w:rsidRPr="000665B4">
        <w:rPr>
          <w:rFonts w:ascii="宋体" w:eastAsia="宋体" w:hAnsi="宋体" w:hint="eastAsia"/>
          <w:b/>
        </w:rPr>
        <w:t>访问</w:t>
      </w:r>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hint="eastAsia"/>
          <w:color w:val="000000"/>
          <w:sz w:val="21"/>
          <w:szCs w:val="21"/>
        </w:rPr>
        <w:t>1）迭代器：不说，在竞赛是超时大忌</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2）单点访问，直接用数组形式调用下标即可</w:t>
      </w:r>
    </w:p>
    <w:p w:rsidR="00490960" w:rsidRPr="000665B4" w:rsidRDefault="00490960" w:rsidP="00490960">
      <w:pPr>
        <w:rPr>
          <w:rFonts w:ascii="宋体" w:eastAsia="宋体" w:hAnsi="宋体"/>
          <w:b/>
        </w:rPr>
      </w:pPr>
      <w:r w:rsidRPr="000665B4">
        <w:rPr>
          <w:rFonts w:ascii="宋体" w:eastAsia="宋体" w:hAnsi="宋体" w:hint="eastAsia"/>
          <w:b/>
        </w:rPr>
        <w:t>应用</w:t>
      </w:r>
    </w:p>
    <w:p w:rsidR="00490960" w:rsidRPr="000665B4" w:rsidRDefault="00490960" w:rsidP="00490960">
      <w:pPr>
        <w:rPr>
          <w:rFonts w:ascii="宋体" w:eastAsia="宋体" w:hAnsi="宋体"/>
          <w:b/>
        </w:rPr>
      </w:pPr>
      <w:r w:rsidRPr="000665B4">
        <w:rPr>
          <w:rFonts w:ascii="宋体" w:eastAsia="宋体" w:hAnsi="宋体" w:hint="eastAsia"/>
          <w:b/>
        </w:rPr>
        <w:t>bzoj1269 文本编辑器</w:t>
      </w:r>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hint="eastAsia"/>
          <w:color w:val="000000"/>
          <w:sz w:val="21"/>
          <w:szCs w:val="21"/>
        </w:rPr>
        <w:t>如果想看正常版本的看我的</w:t>
      </w:r>
      <w:hyperlink r:id="rId23" w:tgtFrame="_blank" w:history="1">
        <w:r w:rsidRPr="000665B4">
          <w:rPr>
            <w:rStyle w:val="a3"/>
            <w:rFonts w:hint="eastAsia"/>
            <w:color w:val="000000"/>
            <w:sz w:val="21"/>
            <w:szCs w:val="21"/>
          </w:rPr>
          <w:t>splay平衡树代码</w:t>
        </w:r>
      </w:hyperlink>
    </w:p>
    <w:p w:rsidR="00490960" w:rsidRPr="000665B4" w:rsidRDefault="00490960" w:rsidP="00490960">
      <w:pPr>
        <w:pStyle w:val="a4"/>
        <w:shd w:val="clear" w:color="auto" w:fill="FFFFFF"/>
        <w:spacing w:before="0" w:beforeAutospacing="0" w:after="0" w:afterAutospacing="0"/>
        <w:rPr>
          <w:color w:val="000000"/>
          <w:sz w:val="21"/>
          <w:szCs w:val="21"/>
        </w:rPr>
      </w:pPr>
      <w:r w:rsidRPr="000665B4">
        <w:rPr>
          <w:rFonts w:hint="eastAsia"/>
          <w:color w:val="000000"/>
          <w:sz w:val="21"/>
          <w:szCs w:val="21"/>
        </w:rPr>
        <w:t>实现操作：</w:t>
      </w:r>
      <w:r w:rsidRPr="000665B4">
        <w:rPr>
          <w:rFonts w:hint="eastAsia"/>
          <w:color w:val="000000"/>
          <w:sz w:val="21"/>
          <w:szCs w:val="21"/>
        </w:rPr>
        <w:br/>
        <w:t>1.（已知）move k：移动光标到目标，初始为0</w:t>
      </w:r>
      <w:r w:rsidRPr="000665B4">
        <w:rPr>
          <w:rFonts w:hint="eastAsia"/>
          <w:color w:val="000000"/>
          <w:sz w:val="21"/>
          <w:szCs w:val="21"/>
        </w:rPr>
        <w:br/>
        <w:t>2.（已知）prev：光标前移一个字符</w:t>
      </w:r>
      <w:r w:rsidRPr="000665B4">
        <w:rPr>
          <w:rFonts w:hint="eastAsia"/>
          <w:color w:val="000000"/>
          <w:sz w:val="21"/>
          <w:szCs w:val="21"/>
        </w:rPr>
        <w:br/>
        <w:t>3.（已知）next：光标后移一个字符</w:t>
      </w:r>
      <w:r w:rsidRPr="000665B4">
        <w:rPr>
          <w:rFonts w:hint="eastAsia"/>
          <w:color w:val="000000"/>
          <w:sz w:val="21"/>
          <w:szCs w:val="21"/>
        </w:rPr>
        <w:br/>
        <w:t>4.insert n s：在光标后插入长度为n的字符串s光标位置不变</w:t>
      </w:r>
      <w:r w:rsidRPr="000665B4">
        <w:rPr>
          <w:rFonts w:hint="eastAsia"/>
          <w:color w:val="000000"/>
          <w:sz w:val="21"/>
          <w:szCs w:val="21"/>
        </w:rPr>
        <w:br/>
        <w:t>5.delete n 删除光标后的n个字符，光标位置不变</w:t>
      </w:r>
      <w:r w:rsidRPr="000665B4">
        <w:rPr>
          <w:rFonts w:hint="eastAsia"/>
          <w:color w:val="000000"/>
          <w:sz w:val="21"/>
          <w:szCs w:val="21"/>
        </w:rPr>
        <w:br/>
        <w:t>6.rotate n 反转光标后的n个字符，光标位置不变</w:t>
      </w:r>
      <w:r w:rsidRPr="000665B4">
        <w:rPr>
          <w:rFonts w:hint="eastAsia"/>
          <w:color w:val="000000"/>
          <w:sz w:val="21"/>
          <w:szCs w:val="21"/>
        </w:rPr>
        <w:br/>
        <w:t>7.get 输出光标后一个字符，光标位置不变</w:t>
      </w:r>
    </w:p>
    <w:p w:rsidR="00490960" w:rsidRPr="000665B4" w:rsidRDefault="00490960" w:rsidP="00490960">
      <w:pPr>
        <w:rPr>
          <w:rFonts w:ascii="宋体" w:eastAsia="宋体" w:hAnsi="宋体"/>
          <w:b/>
        </w:rPr>
      </w:pPr>
      <w:r w:rsidRPr="000665B4">
        <w:rPr>
          <w:rFonts w:ascii="宋体" w:eastAsia="宋体" w:hAnsi="宋体" w:hint="eastAsia"/>
          <w:b/>
        </w:rPr>
        <w:t>solution</w:t>
      </w:r>
    </w:p>
    <w:p w:rsidR="00490960" w:rsidRPr="000665B4" w:rsidRDefault="00490960" w:rsidP="00490960">
      <w:pPr>
        <w:pStyle w:val="a4"/>
        <w:shd w:val="clear" w:color="auto" w:fill="FFFFFF"/>
        <w:spacing w:before="150" w:beforeAutospacing="0" w:after="150" w:afterAutospacing="0"/>
        <w:rPr>
          <w:color w:val="000000"/>
          <w:sz w:val="21"/>
          <w:szCs w:val="21"/>
        </w:rPr>
      </w:pPr>
      <w:r w:rsidRPr="000665B4">
        <w:rPr>
          <w:rFonts w:hint="eastAsia"/>
          <w:color w:val="000000"/>
          <w:sz w:val="21"/>
          <w:szCs w:val="21"/>
        </w:rPr>
        <w:t>为实现反转操作且保证不超时，我们不调用rope自带的可怕函数，暴力构建两个rope，插入时一个正序插入一个倒序插入，区间即为子串赋值</w:t>
      </w:r>
    </w:p>
    <w:p w:rsidR="00490960" w:rsidRPr="000665B4" w:rsidRDefault="00490960" w:rsidP="00490960">
      <w:pPr>
        <w:pStyle w:val="HTML"/>
        <w:shd w:val="clear" w:color="auto" w:fill="F5F5F5"/>
        <w:rPr>
          <w:color w:val="000000"/>
        </w:rPr>
      </w:pPr>
      <w:r w:rsidRPr="000665B4">
        <w:rPr>
          <w:color w:val="000000"/>
        </w:rPr>
        <w:lastRenderedPageBreak/>
        <w:t>#include&lt;cstdio&gt;</w:t>
      </w:r>
    </w:p>
    <w:p w:rsidR="00490960" w:rsidRPr="000665B4" w:rsidRDefault="00490960" w:rsidP="00490960">
      <w:pPr>
        <w:pStyle w:val="HTML"/>
        <w:shd w:val="clear" w:color="auto" w:fill="F5F5F5"/>
        <w:rPr>
          <w:color w:val="000000"/>
        </w:rPr>
      </w:pPr>
      <w:r w:rsidRPr="000665B4">
        <w:rPr>
          <w:color w:val="000000"/>
        </w:rPr>
        <w:t>#include&lt;ext/rope&gt;</w:t>
      </w:r>
    </w:p>
    <w:p w:rsidR="00490960" w:rsidRPr="000665B4" w:rsidRDefault="00490960" w:rsidP="00490960">
      <w:pPr>
        <w:pStyle w:val="HTML"/>
        <w:shd w:val="clear" w:color="auto" w:fill="F5F5F5"/>
        <w:rPr>
          <w:color w:val="000000"/>
        </w:rPr>
      </w:pPr>
      <w:r w:rsidRPr="000665B4">
        <w:rPr>
          <w:color w:val="000000"/>
        </w:rPr>
        <w:t>#include&lt;iostream&gt;</w:t>
      </w:r>
    </w:p>
    <w:p w:rsidR="00490960" w:rsidRPr="000665B4" w:rsidRDefault="00490960" w:rsidP="00490960">
      <w:pPr>
        <w:pStyle w:val="HTML"/>
        <w:shd w:val="clear" w:color="auto" w:fill="F5F5F5"/>
        <w:rPr>
          <w:color w:val="000000"/>
        </w:rPr>
      </w:pPr>
      <w:r w:rsidRPr="000665B4">
        <w:rPr>
          <w:color w:val="0000FF"/>
        </w:rPr>
        <w:t>using</w:t>
      </w:r>
      <w:r w:rsidRPr="000665B4">
        <w:rPr>
          <w:color w:val="000000"/>
        </w:rPr>
        <w:t xml:space="preserve"> </w:t>
      </w:r>
      <w:r w:rsidRPr="000665B4">
        <w:rPr>
          <w:color w:val="0000FF"/>
        </w:rPr>
        <w:t>namespace</w:t>
      </w:r>
      <w:r w:rsidRPr="000665B4">
        <w:rPr>
          <w:color w:val="000000"/>
        </w:rPr>
        <w:t xml:space="preserve"> std;</w:t>
      </w:r>
    </w:p>
    <w:p w:rsidR="00490960" w:rsidRPr="000665B4" w:rsidRDefault="00490960" w:rsidP="00490960">
      <w:pPr>
        <w:pStyle w:val="HTML"/>
        <w:shd w:val="clear" w:color="auto" w:fill="F5F5F5"/>
        <w:rPr>
          <w:color w:val="000000"/>
        </w:rPr>
      </w:pPr>
      <w:r w:rsidRPr="000665B4">
        <w:rPr>
          <w:color w:val="0000FF"/>
        </w:rPr>
        <w:t>using</w:t>
      </w:r>
      <w:r w:rsidRPr="000665B4">
        <w:rPr>
          <w:color w:val="000000"/>
        </w:rPr>
        <w:t xml:space="preserve"> </w:t>
      </w:r>
      <w:r w:rsidRPr="000665B4">
        <w:rPr>
          <w:color w:val="0000FF"/>
        </w:rPr>
        <w:t>namespace</w:t>
      </w:r>
      <w:r w:rsidRPr="000665B4">
        <w:rPr>
          <w:color w:val="000000"/>
        </w:rPr>
        <w:t xml:space="preserve"> __gnu_cxx;</w:t>
      </w:r>
    </w:p>
    <w:p w:rsidR="00490960" w:rsidRPr="000665B4" w:rsidRDefault="00490960" w:rsidP="00490960">
      <w:pPr>
        <w:pStyle w:val="HTML"/>
        <w:shd w:val="clear" w:color="auto" w:fill="F5F5F5"/>
        <w:rPr>
          <w:color w:val="000000"/>
        </w:rPr>
      </w:pPr>
      <w:r w:rsidRPr="000665B4">
        <w:rPr>
          <w:color w:val="000000"/>
        </w:rPr>
        <w:t xml:space="preserve">inline </w:t>
      </w:r>
      <w:r w:rsidRPr="000665B4">
        <w:rPr>
          <w:color w:val="0000FF"/>
        </w:rPr>
        <w:t>int</w:t>
      </w:r>
      <w:r w:rsidRPr="000665B4">
        <w:rPr>
          <w:color w:val="000000"/>
        </w:rPr>
        <w:t xml:space="preserve"> Rin(){</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int</w:t>
      </w:r>
      <w:r w:rsidRPr="000665B4">
        <w:rPr>
          <w:color w:val="000000"/>
        </w:rPr>
        <w:t xml:space="preserve"> x=</w:t>
      </w:r>
      <w:r w:rsidRPr="000665B4">
        <w:rPr>
          <w:color w:val="800080"/>
        </w:rPr>
        <w:t>0</w:t>
      </w:r>
      <w:r w:rsidRPr="000665B4">
        <w:rPr>
          <w:color w:val="000000"/>
        </w:rPr>
        <w:t>,c=getchar(),f=</w:t>
      </w:r>
      <w:r w:rsidRPr="000665B4">
        <w:rPr>
          <w:color w:val="800080"/>
        </w:rPr>
        <w:t>1</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for</w:t>
      </w:r>
      <w:r w:rsidRPr="000665B4">
        <w:rPr>
          <w:color w:val="000000"/>
        </w:rPr>
        <w:t>(;c&lt;</w:t>
      </w:r>
      <w:r w:rsidRPr="000665B4">
        <w:rPr>
          <w:color w:val="800080"/>
        </w:rPr>
        <w:t>48</w:t>
      </w:r>
      <w:r w:rsidRPr="000665B4">
        <w:rPr>
          <w:color w:val="000000"/>
        </w:rPr>
        <w:t>||c&gt;</w:t>
      </w:r>
      <w:r w:rsidRPr="000665B4">
        <w:rPr>
          <w:color w:val="800080"/>
        </w:rPr>
        <w:t>57</w:t>
      </w:r>
      <w:r w:rsidRPr="000665B4">
        <w:rPr>
          <w:color w:val="000000"/>
        </w:rPr>
        <w:t>;c=getchar())</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if</w:t>
      </w:r>
      <w:r w:rsidRPr="000665B4">
        <w:rPr>
          <w:color w:val="000000"/>
        </w:rPr>
        <w:t>(!(c^</w:t>
      </w:r>
      <w:r w:rsidRPr="000665B4">
        <w:rPr>
          <w:color w:val="800080"/>
        </w:rPr>
        <w:t>45</w:t>
      </w:r>
      <w:r w:rsidRPr="000665B4">
        <w:rPr>
          <w:color w:val="000000"/>
        </w:rPr>
        <w:t>))f=-</w:t>
      </w:r>
      <w:r w:rsidRPr="000665B4">
        <w:rPr>
          <w:color w:val="800080"/>
        </w:rPr>
        <w:t>1</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for</w:t>
      </w:r>
      <w:r w:rsidRPr="000665B4">
        <w:rPr>
          <w:color w:val="000000"/>
        </w:rPr>
        <w:t>(;c&gt;</w:t>
      </w:r>
      <w:r w:rsidRPr="000665B4">
        <w:rPr>
          <w:color w:val="800080"/>
        </w:rPr>
        <w:t>47</w:t>
      </w:r>
      <w:r w:rsidRPr="000665B4">
        <w:rPr>
          <w:color w:val="000000"/>
        </w:rPr>
        <w:t>&amp;&amp;c&lt;</w:t>
      </w:r>
      <w:r w:rsidRPr="000665B4">
        <w:rPr>
          <w:color w:val="800080"/>
        </w:rPr>
        <w:t>58</w:t>
      </w:r>
      <w:r w:rsidRPr="000665B4">
        <w:rPr>
          <w:color w:val="000000"/>
        </w:rPr>
        <w:t>;c=getchar())</w:t>
      </w:r>
    </w:p>
    <w:p w:rsidR="00490960" w:rsidRPr="000665B4" w:rsidRDefault="00490960" w:rsidP="00490960">
      <w:pPr>
        <w:pStyle w:val="HTML"/>
        <w:shd w:val="clear" w:color="auto" w:fill="F5F5F5"/>
        <w:rPr>
          <w:color w:val="000000"/>
        </w:rPr>
      </w:pPr>
      <w:r w:rsidRPr="000665B4">
        <w:rPr>
          <w:color w:val="000000"/>
        </w:rPr>
        <w:t xml:space="preserve">    x=(x&lt;&lt;</w:t>
      </w:r>
      <w:r w:rsidRPr="000665B4">
        <w:rPr>
          <w:color w:val="800080"/>
        </w:rPr>
        <w:t>1</w:t>
      </w:r>
      <w:r w:rsidRPr="000665B4">
        <w:rPr>
          <w:color w:val="000000"/>
        </w:rPr>
        <w:t>)+(x&lt;&lt;</w:t>
      </w:r>
      <w:r w:rsidRPr="000665B4">
        <w:rPr>
          <w:color w:val="800080"/>
        </w:rPr>
        <w:t>3</w:t>
      </w:r>
      <w:r w:rsidRPr="000665B4">
        <w:rPr>
          <w:color w:val="000000"/>
        </w:rPr>
        <w:t>)+c-</w:t>
      </w:r>
      <w:r w:rsidRPr="000665B4">
        <w:rPr>
          <w:color w:val="800080"/>
        </w:rPr>
        <w:t>48</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return</w:t>
      </w:r>
      <w:r w:rsidRPr="000665B4">
        <w:rPr>
          <w:color w:val="000000"/>
        </w:rPr>
        <w:t xml:space="preserve"> x*f;</w:t>
      </w:r>
    </w:p>
    <w:p w:rsidR="00490960" w:rsidRPr="000665B4" w:rsidRDefault="00490960" w:rsidP="00490960">
      <w:pPr>
        <w:pStyle w:val="HTML"/>
        <w:shd w:val="clear" w:color="auto" w:fill="F5F5F5"/>
        <w:rPr>
          <w:color w:val="000000"/>
        </w:rPr>
      </w:pPr>
      <w:r w:rsidRPr="000665B4">
        <w:rPr>
          <w:color w:val="000000"/>
        </w:rPr>
        <w:t>}</w:t>
      </w:r>
    </w:p>
    <w:p w:rsidR="00490960" w:rsidRPr="000665B4" w:rsidRDefault="00490960" w:rsidP="00490960">
      <w:pPr>
        <w:pStyle w:val="HTML"/>
        <w:shd w:val="clear" w:color="auto" w:fill="F5F5F5"/>
        <w:rPr>
          <w:color w:val="000000"/>
        </w:rPr>
      </w:pPr>
      <w:r w:rsidRPr="000665B4">
        <w:rPr>
          <w:color w:val="0000FF"/>
        </w:rPr>
        <w:t>int</w:t>
      </w:r>
      <w:r w:rsidRPr="000665B4">
        <w:rPr>
          <w:color w:val="000000"/>
        </w:rPr>
        <w:t xml:space="preserve"> n,pos,x,l;</w:t>
      </w:r>
    </w:p>
    <w:p w:rsidR="00490960" w:rsidRPr="000665B4" w:rsidRDefault="00490960" w:rsidP="00490960">
      <w:pPr>
        <w:pStyle w:val="HTML"/>
        <w:shd w:val="clear" w:color="auto" w:fill="F5F5F5"/>
        <w:rPr>
          <w:color w:val="000000"/>
        </w:rPr>
      </w:pPr>
      <w:r w:rsidRPr="000665B4">
        <w:rPr>
          <w:color w:val="000000"/>
        </w:rPr>
        <w:t>rope&lt;</w:t>
      </w:r>
      <w:r w:rsidRPr="000665B4">
        <w:rPr>
          <w:color w:val="0000FF"/>
        </w:rPr>
        <w:t>char</w:t>
      </w:r>
      <w:r w:rsidRPr="000665B4">
        <w:rPr>
          <w:color w:val="000000"/>
        </w:rPr>
        <w:t>&gt;a,b,tmp;</w:t>
      </w:r>
    </w:p>
    <w:p w:rsidR="00490960" w:rsidRPr="000665B4" w:rsidRDefault="00490960" w:rsidP="00490960">
      <w:pPr>
        <w:pStyle w:val="HTML"/>
        <w:shd w:val="clear" w:color="auto" w:fill="F5F5F5"/>
        <w:rPr>
          <w:color w:val="000000"/>
        </w:rPr>
      </w:pPr>
      <w:r w:rsidRPr="000665B4">
        <w:rPr>
          <w:color w:val="0000FF"/>
        </w:rPr>
        <w:t>char</w:t>
      </w:r>
      <w:r w:rsidRPr="000665B4">
        <w:rPr>
          <w:color w:val="000000"/>
        </w:rPr>
        <w:t xml:space="preserve"> sign[</w:t>
      </w:r>
      <w:r w:rsidRPr="000665B4">
        <w:rPr>
          <w:color w:val="800080"/>
        </w:rPr>
        <w:t>10</w:t>
      </w:r>
      <w:r w:rsidRPr="000665B4">
        <w:rPr>
          <w:color w:val="000000"/>
        </w:rPr>
        <w:t>],ch[</w:t>
      </w:r>
      <w:r w:rsidRPr="000665B4">
        <w:rPr>
          <w:color w:val="800080"/>
        </w:rPr>
        <w:t>1</w:t>
      </w:r>
      <w:r w:rsidRPr="000665B4">
        <w:rPr>
          <w:color w:val="000000"/>
        </w:rPr>
        <w:t>&lt;&lt;</w:t>
      </w:r>
      <w:r w:rsidRPr="000665B4">
        <w:rPr>
          <w:color w:val="800080"/>
        </w:rPr>
        <w:t>22</w:t>
      </w:r>
      <w:r w:rsidRPr="000665B4">
        <w:rPr>
          <w:color w:val="000000"/>
        </w:rPr>
        <w:t>],rch[</w:t>
      </w:r>
      <w:r w:rsidRPr="000665B4">
        <w:rPr>
          <w:color w:val="800080"/>
        </w:rPr>
        <w:t>1</w:t>
      </w:r>
      <w:r w:rsidRPr="000665B4">
        <w:rPr>
          <w:color w:val="000000"/>
        </w:rPr>
        <w:t>&lt;&lt;</w:t>
      </w:r>
      <w:r w:rsidRPr="000665B4">
        <w:rPr>
          <w:color w:val="800080"/>
        </w:rPr>
        <w:t>22</w:t>
      </w:r>
      <w:r w:rsidRPr="000665B4">
        <w:rPr>
          <w:color w:val="000000"/>
        </w:rPr>
        <w:t>];</w:t>
      </w:r>
    </w:p>
    <w:p w:rsidR="00490960" w:rsidRPr="000665B4" w:rsidRDefault="00490960" w:rsidP="00490960">
      <w:pPr>
        <w:pStyle w:val="HTML"/>
        <w:shd w:val="clear" w:color="auto" w:fill="F5F5F5"/>
        <w:rPr>
          <w:color w:val="000000"/>
        </w:rPr>
      </w:pPr>
      <w:r w:rsidRPr="000665B4">
        <w:rPr>
          <w:color w:val="0000FF"/>
        </w:rPr>
        <w:t>int</w:t>
      </w:r>
      <w:r w:rsidRPr="000665B4">
        <w:rPr>
          <w:color w:val="000000"/>
        </w:rPr>
        <w:t xml:space="preserve"> main(){</w:t>
      </w:r>
    </w:p>
    <w:p w:rsidR="00490960" w:rsidRPr="000665B4" w:rsidRDefault="00490960" w:rsidP="00490960">
      <w:pPr>
        <w:pStyle w:val="HTML"/>
        <w:shd w:val="clear" w:color="auto" w:fill="F5F5F5"/>
        <w:rPr>
          <w:color w:val="000000"/>
        </w:rPr>
      </w:pPr>
      <w:r w:rsidRPr="000665B4">
        <w:rPr>
          <w:color w:val="000000"/>
        </w:rPr>
        <w:t xml:space="preserve">  n=Rin();</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while</w:t>
      </w:r>
      <w:r w:rsidRPr="000665B4">
        <w:rPr>
          <w:color w:val="000000"/>
        </w:rPr>
        <w:t>(n--){</w:t>
      </w:r>
    </w:p>
    <w:p w:rsidR="00490960" w:rsidRPr="000665B4" w:rsidRDefault="00490960" w:rsidP="00490960">
      <w:pPr>
        <w:pStyle w:val="HTML"/>
        <w:shd w:val="clear" w:color="auto" w:fill="F5F5F5"/>
        <w:rPr>
          <w:color w:val="000000"/>
        </w:rPr>
      </w:pPr>
      <w:r w:rsidRPr="000665B4">
        <w:rPr>
          <w:color w:val="000000"/>
        </w:rPr>
        <w:t xml:space="preserve">    scanf(</w:t>
      </w:r>
      <w:r w:rsidRPr="000665B4">
        <w:rPr>
          <w:color w:val="800000"/>
        </w:rPr>
        <w:t>"%s"</w:t>
      </w:r>
      <w:r w:rsidRPr="000665B4">
        <w:rPr>
          <w:color w:val="000000"/>
        </w:rPr>
        <w:t>,sign);</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switch</w:t>
      </w:r>
      <w:r w:rsidRPr="000665B4">
        <w:rPr>
          <w:color w:val="000000"/>
        </w:rPr>
        <w:t>(sign[</w:t>
      </w:r>
      <w:r w:rsidRPr="000665B4">
        <w:rPr>
          <w:color w:val="800080"/>
        </w:rPr>
        <w:t>0</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case</w:t>
      </w:r>
      <w:r w:rsidRPr="000665B4">
        <w:rPr>
          <w:color w:val="800000"/>
        </w:rPr>
        <w:t>'M'</w:t>
      </w:r>
      <w:r w:rsidRPr="000665B4">
        <w:rPr>
          <w:color w:val="000000"/>
        </w:rPr>
        <w:t>:pos=Rin();</w:t>
      </w:r>
      <w:r w:rsidRPr="000665B4">
        <w:rPr>
          <w:color w:val="0000FF"/>
        </w:rPr>
        <w:t>break</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case</w:t>
      </w:r>
      <w:r w:rsidRPr="000665B4">
        <w:rPr>
          <w:color w:val="800000"/>
        </w:rPr>
        <w:t>'P'</w:t>
      </w:r>
      <w:r w:rsidRPr="000665B4">
        <w:rPr>
          <w:color w:val="000000"/>
        </w:rPr>
        <w:t>:pos--;</w:t>
      </w:r>
      <w:r w:rsidRPr="000665B4">
        <w:rPr>
          <w:color w:val="0000FF"/>
        </w:rPr>
        <w:t>break</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case</w:t>
      </w:r>
      <w:r w:rsidRPr="000665B4">
        <w:rPr>
          <w:color w:val="800000"/>
        </w:rPr>
        <w:t>'N'</w:t>
      </w:r>
      <w:r w:rsidRPr="000665B4">
        <w:rPr>
          <w:color w:val="000000"/>
        </w:rPr>
        <w:t>:pos++;</w:t>
      </w:r>
      <w:r w:rsidRPr="000665B4">
        <w:rPr>
          <w:color w:val="0000FF"/>
        </w:rPr>
        <w:t>break</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case</w:t>
      </w:r>
      <w:r w:rsidRPr="000665B4">
        <w:rPr>
          <w:color w:val="800000"/>
        </w:rPr>
        <w:t>'G'</w:t>
      </w:r>
      <w:r w:rsidRPr="000665B4">
        <w:rPr>
          <w:color w:val="000000"/>
        </w:rPr>
        <w:t>:putchar(a[pos]);putchar(</w:t>
      </w:r>
      <w:r w:rsidRPr="000665B4">
        <w:rPr>
          <w:color w:val="800000"/>
        </w:rPr>
        <w:t>'\n'</w:t>
      </w:r>
      <w:r w:rsidRPr="000665B4">
        <w:rPr>
          <w:color w:val="000000"/>
        </w:rPr>
        <w:t>);</w:t>
      </w:r>
      <w:r w:rsidRPr="000665B4">
        <w:rPr>
          <w:color w:val="0000FF"/>
        </w:rPr>
        <w:t>break</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case</w:t>
      </w:r>
      <w:r w:rsidRPr="000665B4">
        <w:rPr>
          <w:color w:val="800000"/>
        </w:rPr>
        <w:t>'I'</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x=Rin();</w:t>
      </w:r>
    </w:p>
    <w:p w:rsidR="00490960" w:rsidRPr="000665B4" w:rsidRDefault="00490960" w:rsidP="00490960">
      <w:pPr>
        <w:pStyle w:val="HTML"/>
        <w:shd w:val="clear" w:color="auto" w:fill="F5F5F5"/>
        <w:rPr>
          <w:color w:val="000000"/>
        </w:rPr>
      </w:pPr>
      <w:r w:rsidRPr="000665B4">
        <w:rPr>
          <w:color w:val="000000"/>
        </w:rPr>
        <w:t xml:space="preserve">      l=a.length();</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for</w:t>
      </w:r>
      <w:r w:rsidRPr="000665B4">
        <w:rPr>
          <w:color w:val="000000"/>
        </w:rPr>
        <w:t>(</w:t>
      </w:r>
      <w:r w:rsidRPr="000665B4">
        <w:rPr>
          <w:color w:val="0000FF"/>
        </w:rPr>
        <w:t>int</w:t>
      </w:r>
      <w:r w:rsidRPr="000665B4">
        <w:rPr>
          <w:color w:val="000000"/>
        </w:rPr>
        <w:t xml:space="preserve"> i=</w:t>
      </w:r>
      <w:r w:rsidRPr="000665B4">
        <w:rPr>
          <w:color w:val="800080"/>
        </w:rPr>
        <w:t>0</w:t>
      </w:r>
      <w:r w:rsidRPr="000665B4">
        <w:rPr>
          <w:color w:val="000000"/>
        </w:rPr>
        <w:t>;i&lt;x;i++){</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do</w:t>
      </w:r>
      <w:r w:rsidRPr="000665B4">
        <w:rPr>
          <w:color w:val="000000"/>
        </w:rPr>
        <w:t>{ch[i]=getchar();}</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while</w:t>
      </w:r>
      <w:r w:rsidRPr="000665B4">
        <w:rPr>
          <w:color w:val="000000"/>
        </w:rPr>
        <w:t>(ch[i]==</w:t>
      </w:r>
      <w:r w:rsidRPr="000665B4">
        <w:rPr>
          <w:color w:val="800000"/>
        </w:rPr>
        <w:t>'\n'</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rch[x-i-</w:t>
      </w:r>
      <w:r w:rsidRPr="000665B4">
        <w:rPr>
          <w:color w:val="800080"/>
        </w:rPr>
        <w:t>1</w:t>
      </w:r>
      <w:r w:rsidRPr="000665B4">
        <w:rPr>
          <w:color w:val="000000"/>
        </w:rPr>
        <w:t>]=ch[i];</w:t>
      </w:r>
    </w:p>
    <w:p w:rsidR="00490960" w:rsidRPr="000665B4" w:rsidRDefault="00490960" w:rsidP="00490960">
      <w:pPr>
        <w:pStyle w:val="HTML"/>
        <w:shd w:val="clear" w:color="auto" w:fill="F5F5F5"/>
        <w:rPr>
          <w:color w:val="000000"/>
        </w:rPr>
      </w:pPr>
      <w:r w:rsidRPr="000665B4">
        <w:rPr>
          <w:color w:val="000000"/>
        </w:rPr>
        <w:t xml:space="preserve">      }</w:t>
      </w:r>
    </w:p>
    <w:p w:rsidR="00490960" w:rsidRPr="000665B4" w:rsidRDefault="00490960" w:rsidP="00490960">
      <w:pPr>
        <w:pStyle w:val="HTML"/>
        <w:shd w:val="clear" w:color="auto" w:fill="F5F5F5"/>
        <w:rPr>
          <w:color w:val="000000"/>
        </w:rPr>
      </w:pPr>
      <w:r w:rsidRPr="000665B4">
        <w:rPr>
          <w:color w:val="000000"/>
        </w:rPr>
        <w:t xml:space="preserve">      ch[x]=rch[x]=</w:t>
      </w:r>
      <w:r w:rsidRPr="000665B4">
        <w:rPr>
          <w:color w:val="800000"/>
        </w:rPr>
        <w:t>'\0'</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a.insert(pos,ch);</w:t>
      </w:r>
    </w:p>
    <w:p w:rsidR="00490960" w:rsidRPr="000665B4" w:rsidRDefault="00490960" w:rsidP="00490960">
      <w:pPr>
        <w:pStyle w:val="HTML"/>
        <w:shd w:val="clear" w:color="auto" w:fill="F5F5F5"/>
        <w:rPr>
          <w:color w:val="000000"/>
        </w:rPr>
      </w:pPr>
      <w:r w:rsidRPr="000665B4">
        <w:rPr>
          <w:color w:val="000000"/>
        </w:rPr>
        <w:t xml:space="preserve">      b.insert(l-pos,rch);</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break</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case</w:t>
      </w:r>
      <w:r w:rsidRPr="000665B4">
        <w:rPr>
          <w:color w:val="800000"/>
        </w:rPr>
        <w:t>'D'</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x=Rin();</w:t>
      </w:r>
    </w:p>
    <w:p w:rsidR="00490960" w:rsidRPr="000665B4" w:rsidRDefault="00490960" w:rsidP="00490960">
      <w:pPr>
        <w:pStyle w:val="HTML"/>
        <w:shd w:val="clear" w:color="auto" w:fill="F5F5F5"/>
        <w:rPr>
          <w:color w:val="000000"/>
        </w:rPr>
      </w:pPr>
      <w:r w:rsidRPr="000665B4">
        <w:rPr>
          <w:color w:val="000000"/>
        </w:rPr>
        <w:t xml:space="preserve">      l=a.length();</w:t>
      </w:r>
    </w:p>
    <w:p w:rsidR="00490960" w:rsidRPr="000665B4" w:rsidRDefault="00490960" w:rsidP="00490960">
      <w:pPr>
        <w:pStyle w:val="HTML"/>
        <w:shd w:val="clear" w:color="auto" w:fill="F5F5F5"/>
        <w:rPr>
          <w:color w:val="000000"/>
        </w:rPr>
      </w:pPr>
      <w:r w:rsidRPr="000665B4">
        <w:rPr>
          <w:color w:val="000000"/>
        </w:rPr>
        <w:t xml:space="preserve">      a.erase(pos,x);</w:t>
      </w:r>
    </w:p>
    <w:p w:rsidR="00490960" w:rsidRPr="000665B4" w:rsidRDefault="00490960" w:rsidP="00490960">
      <w:pPr>
        <w:pStyle w:val="HTML"/>
        <w:shd w:val="clear" w:color="auto" w:fill="F5F5F5"/>
        <w:rPr>
          <w:color w:val="000000"/>
        </w:rPr>
      </w:pPr>
      <w:r w:rsidRPr="000665B4">
        <w:rPr>
          <w:color w:val="000000"/>
        </w:rPr>
        <w:t xml:space="preserve">      b.erase(l-pos-x,x);</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break</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case</w:t>
      </w:r>
      <w:r w:rsidRPr="000665B4">
        <w:rPr>
          <w:color w:val="800000"/>
        </w:rPr>
        <w:t>'R'</w:t>
      </w:r>
      <w:r w:rsidRPr="000665B4">
        <w:rPr>
          <w:color w:val="000000"/>
        </w:rPr>
        <w:t>:</w:t>
      </w:r>
    </w:p>
    <w:p w:rsidR="00490960" w:rsidRPr="000665B4" w:rsidRDefault="00490960" w:rsidP="00490960">
      <w:pPr>
        <w:pStyle w:val="HTML"/>
        <w:shd w:val="clear" w:color="auto" w:fill="F5F5F5"/>
        <w:rPr>
          <w:color w:val="000000"/>
        </w:rPr>
      </w:pPr>
      <w:r w:rsidRPr="000665B4">
        <w:rPr>
          <w:color w:val="000000"/>
        </w:rPr>
        <w:lastRenderedPageBreak/>
        <w:t xml:space="preserve">      x=Rin();</w:t>
      </w:r>
    </w:p>
    <w:p w:rsidR="00490960" w:rsidRPr="000665B4" w:rsidRDefault="00490960" w:rsidP="00490960">
      <w:pPr>
        <w:pStyle w:val="HTML"/>
        <w:shd w:val="clear" w:color="auto" w:fill="F5F5F5"/>
        <w:rPr>
          <w:color w:val="000000"/>
        </w:rPr>
      </w:pPr>
      <w:r w:rsidRPr="000665B4">
        <w:rPr>
          <w:color w:val="000000"/>
        </w:rPr>
        <w:t xml:space="preserve">      l=a.length();</w:t>
      </w:r>
    </w:p>
    <w:p w:rsidR="00490960" w:rsidRPr="000665B4" w:rsidRDefault="00490960" w:rsidP="00490960">
      <w:pPr>
        <w:pStyle w:val="HTML"/>
        <w:shd w:val="clear" w:color="auto" w:fill="F5F5F5"/>
        <w:rPr>
          <w:color w:val="000000"/>
        </w:rPr>
      </w:pPr>
      <w:r w:rsidRPr="000665B4">
        <w:rPr>
          <w:color w:val="000000"/>
        </w:rPr>
        <w:t xml:space="preserve">      tmp=a.substr(pos,x);</w:t>
      </w:r>
    </w:p>
    <w:p w:rsidR="00490960" w:rsidRPr="000665B4" w:rsidRDefault="00490960" w:rsidP="00490960">
      <w:pPr>
        <w:pStyle w:val="HTML"/>
        <w:shd w:val="clear" w:color="auto" w:fill="F5F5F5"/>
        <w:rPr>
          <w:color w:val="000000"/>
        </w:rPr>
      </w:pPr>
      <w:r w:rsidRPr="000665B4">
        <w:rPr>
          <w:color w:val="000000"/>
        </w:rPr>
        <w:t xml:space="preserve">      a=a.substr(</w:t>
      </w:r>
      <w:r w:rsidRPr="000665B4">
        <w:rPr>
          <w:color w:val="800080"/>
        </w:rPr>
        <w:t>0</w:t>
      </w:r>
      <w:r w:rsidRPr="000665B4">
        <w:rPr>
          <w:color w:val="000000"/>
        </w:rPr>
        <w:t>,pos)+b.substr(l-pos-x,x)+a.substr(pos+x,l-pos-x);</w:t>
      </w:r>
    </w:p>
    <w:p w:rsidR="00490960" w:rsidRPr="000665B4" w:rsidRDefault="00490960" w:rsidP="00490960">
      <w:pPr>
        <w:pStyle w:val="HTML"/>
        <w:shd w:val="clear" w:color="auto" w:fill="F5F5F5"/>
        <w:rPr>
          <w:color w:val="000000"/>
        </w:rPr>
      </w:pPr>
      <w:r w:rsidRPr="000665B4">
        <w:rPr>
          <w:color w:val="000000"/>
        </w:rPr>
        <w:t xml:space="preserve">      b=b.substr(</w:t>
      </w:r>
      <w:r w:rsidRPr="000665B4">
        <w:rPr>
          <w:color w:val="800080"/>
        </w:rPr>
        <w:t>0</w:t>
      </w:r>
      <w:r w:rsidRPr="000665B4">
        <w:rPr>
          <w:color w:val="000000"/>
        </w:rPr>
        <w:t>,l-pos-x)+tmp+b.substr(l-pos,pos);</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break</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 xml:space="preserve">    }</w:t>
      </w:r>
    </w:p>
    <w:p w:rsidR="00490960" w:rsidRPr="000665B4" w:rsidRDefault="00490960" w:rsidP="00490960">
      <w:pPr>
        <w:pStyle w:val="HTML"/>
        <w:shd w:val="clear" w:color="auto" w:fill="F5F5F5"/>
        <w:rPr>
          <w:color w:val="000000"/>
        </w:rPr>
      </w:pPr>
      <w:r w:rsidRPr="000665B4">
        <w:rPr>
          <w:color w:val="000000"/>
        </w:rPr>
        <w:t xml:space="preserve">  }</w:t>
      </w:r>
    </w:p>
    <w:p w:rsidR="00490960" w:rsidRPr="000665B4" w:rsidRDefault="00490960" w:rsidP="00490960">
      <w:pPr>
        <w:pStyle w:val="HTML"/>
        <w:shd w:val="clear" w:color="auto" w:fill="F5F5F5"/>
        <w:rPr>
          <w:color w:val="000000"/>
        </w:rPr>
      </w:pPr>
      <w:r w:rsidRPr="000665B4">
        <w:rPr>
          <w:color w:val="000000"/>
        </w:rPr>
        <w:t xml:space="preserve">  </w:t>
      </w:r>
      <w:r w:rsidRPr="000665B4">
        <w:rPr>
          <w:color w:val="0000FF"/>
        </w:rPr>
        <w:t>return</w:t>
      </w:r>
      <w:r w:rsidRPr="000665B4">
        <w:rPr>
          <w:color w:val="000000"/>
        </w:rPr>
        <w:t xml:space="preserve"> </w:t>
      </w:r>
      <w:r w:rsidRPr="000665B4">
        <w:rPr>
          <w:color w:val="800080"/>
        </w:rPr>
        <w:t>0</w:t>
      </w:r>
      <w:r w:rsidRPr="000665B4">
        <w:rPr>
          <w:color w:val="000000"/>
        </w:rPr>
        <w:t>;</w:t>
      </w:r>
    </w:p>
    <w:p w:rsidR="00490960" w:rsidRPr="000665B4" w:rsidRDefault="00490960" w:rsidP="00490960">
      <w:pPr>
        <w:pStyle w:val="HTML"/>
        <w:shd w:val="clear" w:color="auto" w:fill="F5F5F5"/>
        <w:rPr>
          <w:color w:val="000000"/>
        </w:rPr>
      </w:pPr>
      <w:r w:rsidRPr="000665B4">
        <w:rPr>
          <w:color w:val="000000"/>
        </w:rPr>
        <w:t>}</w:t>
      </w:r>
    </w:p>
    <w:p w:rsidR="00560337" w:rsidRPr="000665B4" w:rsidRDefault="00560337" w:rsidP="00560337">
      <w:pPr>
        <w:widowControl/>
        <w:jc w:val="left"/>
        <w:rPr>
          <w:rFonts w:ascii="宋体" w:eastAsia="宋体" w:hAnsi="宋体"/>
        </w:rPr>
      </w:pPr>
      <w:r w:rsidRPr="000665B4">
        <w:rPr>
          <w:rFonts w:ascii="宋体" w:eastAsia="宋体" w:hAnsi="宋体" w:cs="Arial"/>
          <w:color w:val="333333"/>
          <w:szCs w:val="21"/>
          <w:shd w:val="clear" w:color="auto" w:fill="FFFFFF"/>
        </w:rPr>
        <w:t>基本操作：</w:t>
      </w:r>
      <w:r w:rsidRPr="000665B4">
        <w:rPr>
          <w:rFonts w:ascii="宋体" w:eastAsia="宋体" w:hAnsi="宋体" w:cs="Arial"/>
          <w:color w:val="333333"/>
          <w:szCs w:val="21"/>
          <w:shd w:val="clear" w:color="auto" w:fill="FFFFFF"/>
        </w:rPr>
        <w:br/>
      </w:r>
    </w:p>
    <w:p w:rsidR="00560337" w:rsidRPr="000665B4"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0665B4">
        <w:rPr>
          <w:rFonts w:cs="Arial"/>
          <w:color w:val="4F4F4F"/>
          <w:sz w:val="21"/>
          <w:szCs w:val="21"/>
        </w:rPr>
        <w:t>rope test;</w:t>
      </w:r>
    </w:p>
    <w:p w:rsidR="00560337" w:rsidRPr="000665B4"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0665B4">
        <w:rPr>
          <w:rFonts w:cs="Arial"/>
          <w:color w:val="4F4F4F"/>
          <w:sz w:val="21"/>
          <w:szCs w:val="21"/>
        </w:rPr>
        <w:t>test.push_back(x);//在末尾添加x</w:t>
      </w:r>
    </w:p>
    <w:p w:rsidR="00560337" w:rsidRPr="000665B4"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0665B4">
        <w:rPr>
          <w:rFonts w:cs="Arial"/>
          <w:color w:val="4F4F4F"/>
          <w:sz w:val="21"/>
          <w:szCs w:val="21"/>
        </w:rPr>
        <w:t xml:space="preserve">test.insert(pos,x);//在pos插入x　　</w:t>
      </w:r>
    </w:p>
    <w:p w:rsidR="00560337" w:rsidRPr="000665B4"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0665B4">
        <w:rPr>
          <w:rFonts w:cs="Arial"/>
          <w:color w:val="4F4F4F"/>
          <w:sz w:val="21"/>
          <w:szCs w:val="21"/>
        </w:rPr>
        <w:t>test.erase(pos,x);//从pos开始删除x个</w:t>
      </w:r>
    </w:p>
    <w:p w:rsidR="00560337" w:rsidRPr="000665B4"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0665B4">
        <w:rPr>
          <w:rFonts w:cs="Arial"/>
          <w:color w:val="4F4F4F"/>
          <w:sz w:val="21"/>
          <w:szCs w:val="21"/>
        </w:rPr>
        <w:t>test.copy(pos,len,x);//从pos开始到pos+len为止用x代替</w:t>
      </w:r>
    </w:p>
    <w:p w:rsidR="00560337" w:rsidRPr="000665B4"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0665B4">
        <w:rPr>
          <w:rFonts w:cs="Arial"/>
          <w:color w:val="4F4F4F"/>
          <w:sz w:val="21"/>
          <w:szCs w:val="21"/>
        </w:rPr>
        <w:t>test.replace(pos,x);//从pos开始换成x</w:t>
      </w:r>
    </w:p>
    <w:p w:rsidR="00560337" w:rsidRPr="000665B4"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0665B4">
        <w:rPr>
          <w:rFonts w:cs="Arial"/>
          <w:color w:val="4F4F4F"/>
          <w:sz w:val="21"/>
          <w:szCs w:val="21"/>
        </w:rPr>
        <w:t>test.substr(pos,x);//提取pos开始x个</w:t>
      </w:r>
    </w:p>
    <w:p w:rsidR="00560337" w:rsidRPr="000665B4"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0665B4">
        <w:rPr>
          <w:rFonts w:cs="Arial"/>
          <w:color w:val="4F4F4F"/>
          <w:sz w:val="21"/>
          <w:szCs w:val="21"/>
        </w:rPr>
        <w:t>test.at(x)/[x];//访问第x个元素</w:t>
      </w:r>
    </w:p>
    <w:p w:rsidR="00560337" w:rsidRPr="000665B4"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0665B4">
        <w:rPr>
          <w:rFonts w:cs="Arial"/>
          <w:color w:val="4F4F4F"/>
          <w:sz w:val="21"/>
          <w:szCs w:val="21"/>
        </w:rPr>
        <w:t>其算法复杂度n*(n^0.5)，可以在很短的时间内实现快速的插入、删除和查找字符串，是一个很厉害的神器！</w:t>
      </w:r>
    </w:p>
    <w:p w:rsidR="00560337" w:rsidRPr="000665B4"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0665B4">
        <w:rPr>
          <w:rFonts w:cs="Arial"/>
          <w:color w:val="4F4F4F"/>
          <w:sz w:val="21"/>
          <w:szCs w:val="21"/>
        </w:rPr>
        <w:t>这里有英文版的详解：</w:t>
      </w:r>
      <w:hyperlink r:id="rId24" w:tgtFrame="_blank" w:history="1">
        <w:r w:rsidRPr="000665B4">
          <w:rPr>
            <w:rStyle w:val="a3"/>
            <w:rFonts w:cs="Arial"/>
            <w:color w:val="6795B5"/>
            <w:sz w:val="21"/>
            <w:szCs w:val="21"/>
          </w:rPr>
          <w:t>http://www.sgi.com/tech/stl/Rope.html</w:t>
        </w:r>
      </w:hyperlink>
    </w:p>
    <w:p w:rsidR="00560337" w:rsidRPr="000665B4" w:rsidRDefault="00560337" w:rsidP="00560337">
      <w:pPr>
        <w:rPr>
          <w:rFonts w:ascii="宋体" w:eastAsia="宋体" w:hAnsi="宋体"/>
        </w:rPr>
      </w:pPr>
      <w:r w:rsidRPr="000665B4">
        <w:rPr>
          <w:rFonts w:ascii="宋体" w:eastAsia="宋体" w:hAnsi="宋体" w:hint="eastAsia"/>
        </w:rPr>
        <w:t>测试代码</w:t>
      </w:r>
    </w:p>
    <w:p w:rsidR="00560337" w:rsidRPr="000665B4" w:rsidRDefault="00560337" w:rsidP="00560337">
      <w:pPr>
        <w:rPr>
          <w:rFonts w:ascii="宋体" w:eastAsia="宋体" w:hAnsi="宋体"/>
        </w:rPr>
      </w:pPr>
      <w:r w:rsidRPr="000665B4">
        <w:rPr>
          <w:rFonts w:ascii="宋体" w:eastAsia="宋体" w:hAnsi="宋体"/>
        </w:rPr>
        <w:t>#include &lt;iostream&gt;</w:t>
      </w:r>
    </w:p>
    <w:p w:rsidR="00560337" w:rsidRPr="000665B4" w:rsidRDefault="00560337" w:rsidP="00560337">
      <w:pPr>
        <w:rPr>
          <w:rFonts w:ascii="宋体" w:eastAsia="宋体" w:hAnsi="宋体"/>
        </w:rPr>
      </w:pPr>
      <w:r w:rsidRPr="000665B4">
        <w:rPr>
          <w:rFonts w:ascii="宋体" w:eastAsia="宋体" w:hAnsi="宋体"/>
        </w:rPr>
        <w:t>#include &lt;cstdio&gt;</w:t>
      </w:r>
    </w:p>
    <w:p w:rsidR="00560337" w:rsidRPr="000665B4" w:rsidRDefault="00560337" w:rsidP="00560337">
      <w:pPr>
        <w:rPr>
          <w:rFonts w:ascii="宋体" w:eastAsia="宋体" w:hAnsi="宋体"/>
        </w:rPr>
      </w:pPr>
      <w:r w:rsidRPr="000665B4">
        <w:rPr>
          <w:rFonts w:ascii="宋体" w:eastAsia="宋体" w:hAnsi="宋体"/>
        </w:rPr>
        <w:t>#include &lt;cstring&gt;</w:t>
      </w:r>
    </w:p>
    <w:p w:rsidR="00560337" w:rsidRPr="000665B4" w:rsidRDefault="00560337" w:rsidP="00560337">
      <w:pPr>
        <w:rPr>
          <w:rFonts w:ascii="宋体" w:eastAsia="宋体" w:hAnsi="宋体"/>
        </w:rPr>
      </w:pPr>
      <w:r w:rsidRPr="000665B4">
        <w:rPr>
          <w:rFonts w:ascii="宋体" w:eastAsia="宋体" w:hAnsi="宋体"/>
        </w:rPr>
        <w:t>#include &lt;cctype&gt;</w:t>
      </w:r>
    </w:p>
    <w:p w:rsidR="00560337" w:rsidRPr="000665B4" w:rsidRDefault="00560337" w:rsidP="00560337">
      <w:pPr>
        <w:rPr>
          <w:rFonts w:ascii="宋体" w:eastAsia="宋体" w:hAnsi="宋体"/>
        </w:rPr>
      </w:pPr>
      <w:r w:rsidRPr="000665B4">
        <w:rPr>
          <w:rFonts w:ascii="宋体" w:eastAsia="宋体" w:hAnsi="宋体"/>
        </w:rPr>
        <w:t>#include &lt;ext/rope&gt;</w:t>
      </w:r>
    </w:p>
    <w:p w:rsidR="00560337" w:rsidRPr="000665B4" w:rsidRDefault="00560337" w:rsidP="00560337">
      <w:pPr>
        <w:rPr>
          <w:rFonts w:ascii="宋体" w:eastAsia="宋体" w:hAnsi="宋体"/>
        </w:rPr>
      </w:pPr>
      <w:r w:rsidRPr="000665B4">
        <w:rPr>
          <w:rFonts w:ascii="宋体" w:eastAsia="宋体" w:hAnsi="宋体"/>
        </w:rPr>
        <w:t>#include &lt;algorithm&gt;</w:t>
      </w:r>
    </w:p>
    <w:p w:rsidR="00560337" w:rsidRPr="000665B4" w:rsidRDefault="00560337" w:rsidP="00560337">
      <w:pPr>
        <w:rPr>
          <w:rFonts w:ascii="宋体" w:eastAsia="宋体" w:hAnsi="宋体"/>
        </w:rPr>
      </w:pPr>
      <w:r w:rsidRPr="000665B4">
        <w:rPr>
          <w:rFonts w:ascii="宋体" w:eastAsia="宋体" w:hAnsi="宋体"/>
        </w:rPr>
        <w:t>using namespace std;</w:t>
      </w:r>
    </w:p>
    <w:p w:rsidR="00560337" w:rsidRPr="000665B4" w:rsidRDefault="00560337" w:rsidP="00560337">
      <w:pPr>
        <w:rPr>
          <w:rFonts w:ascii="宋体" w:eastAsia="宋体" w:hAnsi="宋体"/>
        </w:rPr>
      </w:pPr>
      <w:r w:rsidRPr="000665B4">
        <w:rPr>
          <w:rFonts w:ascii="宋体" w:eastAsia="宋体" w:hAnsi="宋体"/>
        </w:rPr>
        <w:t>using __gnu_cxx::crope;</w:t>
      </w:r>
    </w:p>
    <w:p w:rsidR="00560337" w:rsidRPr="000665B4" w:rsidRDefault="00560337" w:rsidP="00560337">
      <w:pPr>
        <w:rPr>
          <w:rFonts w:ascii="宋体" w:eastAsia="宋体" w:hAnsi="宋体"/>
        </w:rPr>
      </w:pPr>
      <w:r w:rsidRPr="000665B4">
        <w:rPr>
          <w:rFonts w:ascii="宋体" w:eastAsia="宋体" w:hAnsi="宋体"/>
        </w:rPr>
        <w:t xml:space="preserve"> </w:t>
      </w:r>
    </w:p>
    <w:p w:rsidR="00560337" w:rsidRPr="000665B4" w:rsidRDefault="00560337" w:rsidP="00560337">
      <w:pPr>
        <w:rPr>
          <w:rFonts w:ascii="宋体" w:eastAsia="宋体" w:hAnsi="宋体"/>
        </w:rPr>
      </w:pPr>
      <w:r w:rsidRPr="000665B4">
        <w:rPr>
          <w:rFonts w:ascii="宋体" w:eastAsia="宋体" w:hAnsi="宋体"/>
        </w:rPr>
        <w:t>const int maxn = 10010;</w:t>
      </w:r>
    </w:p>
    <w:p w:rsidR="00560337" w:rsidRPr="000665B4" w:rsidRDefault="00560337" w:rsidP="00560337">
      <w:pPr>
        <w:rPr>
          <w:rFonts w:ascii="宋体" w:eastAsia="宋体" w:hAnsi="宋体"/>
        </w:rPr>
      </w:pPr>
      <w:r w:rsidRPr="000665B4">
        <w:rPr>
          <w:rFonts w:ascii="宋体" w:eastAsia="宋体" w:hAnsi="宋体"/>
        </w:rPr>
        <w:lastRenderedPageBreak/>
        <w:t>char op[maxn];</w:t>
      </w:r>
    </w:p>
    <w:p w:rsidR="00560337" w:rsidRPr="000665B4" w:rsidRDefault="00560337" w:rsidP="00560337">
      <w:pPr>
        <w:rPr>
          <w:rFonts w:ascii="宋体" w:eastAsia="宋体" w:hAnsi="宋体"/>
        </w:rPr>
      </w:pPr>
      <w:r w:rsidRPr="000665B4">
        <w:rPr>
          <w:rFonts w:ascii="宋体" w:eastAsia="宋体" w:hAnsi="宋体"/>
        </w:rPr>
        <w:t>crope text;</w:t>
      </w:r>
    </w:p>
    <w:p w:rsidR="00560337" w:rsidRPr="000665B4" w:rsidRDefault="00560337" w:rsidP="00560337">
      <w:pPr>
        <w:rPr>
          <w:rFonts w:ascii="宋体" w:eastAsia="宋体" w:hAnsi="宋体"/>
        </w:rPr>
      </w:pPr>
      <w:r w:rsidRPr="000665B4">
        <w:rPr>
          <w:rFonts w:ascii="宋体" w:eastAsia="宋体" w:hAnsi="宋体"/>
        </w:rPr>
        <w:t xml:space="preserve"> </w:t>
      </w:r>
    </w:p>
    <w:p w:rsidR="00560337" w:rsidRPr="000665B4" w:rsidRDefault="00560337" w:rsidP="00560337">
      <w:pPr>
        <w:rPr>
          <w:rFonts w:ascii="宋体" w:eastAsia="宋体" w:hAnsi="宋体"/>
        </w:rPr>
      </w:pPr>
      <w:r w:rsidRPr="000665B4">
        <w:rPr>
          <w:rFonts w:ascii="宋体" w:eastAsia="宋体" w:hAnsi="宋体"/>
        </w:rPr>
        <w:t>int main(){</w:t>
      </w:r>
    </w:p>
    <w:p w:rsidR="00560337" w:rsidRPr="000665B4" w:rsidRDefault="00560337" w:rsidP="00560337">
      <w:pPr>
        <w:rPr>
          <w:rFonts w:ascii="宋体" w:eastAsia="宋体" w:hAnsi="宋体"/>
        </w:rPr>
      </w:pPr>
      <w:r w:rsidRPr="000665B4">
        <w:rPr>
          <w:rFonts w:ascii="宋体" w:eastAsia="宋体" w:hAnsi="宋体"/>
        </w:rPr>
        <w:t xml:space="preserve">    text.clear();</w:t>
      </w:r>
    </w:p>
    <w:p w:rsidR="00560337" w:rsidRPr="000665B4" w:rsidRDefault="00560337" w:rsidP="00560337">
      <w:pPr>
        <w:rPr>
          <w:rFonts w:ascii="宋体" w:eastAsia="宋体" w:hAnsi="宋体"/>
        </w:rPr>
      </w:pPr>
      <w:r w:rsidRPr="000665B4">
        <w:rPr>
          <w:rFonts w:ascii="宋体" w:eastAsia="宋体" w:hAnsi="宋体"/>
        </w:rPr>
        <w:t xml:space="preserve">    scanf("%s",op);</w:t>
      </w:r>
    </w:p>
    <w:p w:rsidR="00560337" w:rsidRPr="000665B4" w:rsidRDefault="00560337" w:rsidP="00560337">
      <w:pPr>
        <w:rPr>
          <w:rFonts w:ascii="宋体" w:eastAsia="宋体" w:hAnsi="宋体"/>
        </w:rPr>
      </w:pPr>
      <w:r w:rsidRPr="000665B4">
        <w:rPr>
          <w:rFonts w:ascii="宋体" w:eastAsia="宋体" w:hAnsi="宋体"/>
        </w:rPr>
        <w:t xml:space="preserve">    int l = strlen(op);</w:t>
      </w:r>
    </w:p>
    <w:p w:rsidR="00560337" w:rsidRPr="000665B4" w:rsidRDefault="00560337" w:rsidP="00560337">
      <w:pPr>
        <w:rPr>
          <w:rFonts w:ascii="宋体" w:eastAsia="宋体" w:hAnsi="宋体"/>
        </w:rPr>
      </w:pPr>
      <w:r w:rsidRPr="000665B4">
        <w:rPr>
          <w:rFonts w:ascii="宋体" w:eastAsia="宋体" w:hAnsi="宋体"/>
        </w:rPr>
        <w:t xml:space="preserve">    for(int i = 0; i &lt; l; i++)</w:t>
      </w:r>
    </w:p>
    <w:p w:rsidR="00560337" w:rsidRPr="000665B4" w:rsidRDefault="00560337" w:rsidP="00560337">
      <w:pPr>
        <w:rPr>
          <w:rFonts w:ascii="宋体" w:eastAsia="宋体" w:hAnsi="宋体"/>
        </w:rPr>
      </w:pPr>
      <w:r w:rsidRPr="000665B4">
        <w:rPr>
          <w:rFonts w:ascii="宋体" w:eastAsia="宋体" w:hAnsi="宋体"/>
        </w:rPr>
        <w:t xml:space="preserve">        text += op[i];</w:t>
      </w:r>
    </w:p>
    <w:p w:rsidR="00560337" w:rsidRPr="000665B4" w:rsidRDefault="00560337" w:rsidP="00560337">
      <w:pPr>
        <w:rPr>
          <w:rFonts w:ascii="宋体" w:eastAsia="宋体" w:hAnsi="宋体"/>
        </w:rPr>
      </w:pPr>
      <w:r w:rsidRPr="000665B4">
        <w:rPr>
          <w:rFonts w:ascii="宋体" w:eastAsia="宋体" w:hAnsi="宋体"/>
        </w:rPr>
        <w:t xml:space="preserve">    cout&lt;&lt;text&lt;&lt;endl;</w:t>
      </w:r>
    </w:p>
    <w:p w:rsidR="00560337" w:rsidRPr="000665B4" w:rsidRDefault="00560337" w:rsidP="00560337">
      <w:pPr>
        <w:rPr>
          <w:rFonts w:ascii="宋体" w:eastAsia="宋体" w:hAnsi="宋体"/>
        </w:rPr>
      </w:pPr>
      <w:r w:rsidRPr="000665B4">
        <w:rPr>
          <w:rFonts w:ascii="宋体" w:eastAsia="宋体" w:hAnsi="宋体"/>
        </w:rPr>
        <w:t xml:space="preserve"> </w:t>
      </w:r>
    </w:p>
    <w:p w:rsidR="00560337" w:rsidRPr="000665B4" w:rsidRDefault="00560337" w:rsidP="00560337">
      <w:pPr>
        <w:rPr>
          <w:rFonts w:ascii="宋体" w:eastAsia="宋体" w:hAnsi="宋体"/>
        </w:rPr>
      </w:pPr>
      <w:r w:rsidRPr="000665B4">
        <w:rPr>
          <w:rFonts w:ascii="宋体" w:eastAsia="宋体" w:hAnsi="宋体"/>
        </w:rPr>
        <w:t xml:space="preserve">    cout&lt;&lt;"test.push_back(x);//在末尾添加x"&lt;&lt;endl;</w:t>
      </w:r>
    </w:p>
    <w:p w:rsidR="00560337" w:rsidRPr="000665B4" w:rsidRDefault="00560337" w:rsidP="00560337">
      <w:pPr>
        <w:rPr>
          <w:rFonts w:ascii="宋体" w:eastAsia="宋体" w:hAnsi="宋体"/>
        </w:rPr>
      </w:pPr>
      <w:r w:rsidRPr="000665B4">
        <w:rPr>
          <w:rFonts w:ascii="宋体" w:eastAsia="宋体" w:hAnsi="宋体"/>
        </w:rPr>
        <w:t xml:space="preserve">    text.push_back('a');</w:t>
      </w:r>
    </w:p>
    <w:p w:rsidR="00560337" w:rsidRPr="000665B4" w:rsidRDefault="00560337" w:rsidP="00560337">
      <w:pPr>
        <w:rPr>
          <w:rFonts w:ascii="宋体" w:eastAsia="宋体" w:hAnsi="宋体"/>
        </w:rPr>
      </w:pPr>
      <w:r w:rsidRPr="000665B4">
        <w:rPr>
          <w:rFonts w:ascii="宋体" w:eastAsia="宋体" w:hAnsi="宋体"/>
        </w:rPr>
        <w:t xml:space="preserve">    cout&lt;&lt;text&lt;&lt;endl;</w:t>
      </w:r>
    </w:p>
    <w:p w:rsidR="00560337" w:rsidRPr="000665B4" w:rsidRDefault="00560337" w:rsidP="00560337">
      <w:pPr>
        <w:rPr>
          <w:rFonts w:ascii="宋体" w:eastAsia="宋体" w:hAnsi="宋体"/>
        </w:rPr>
      </w:pPr>
      <w:r w:rsidRPr="000665B4">
        <w:rPr>
          <w:rFonts w:ascii="宋体" w:eastAsia="宋体" w:hAnsi="宋体"/>
        </w:rPr>
        <w:t xml:space="preserve">    /*</w:t>
      </w:r>
    </w:p>
    <w:p w:rsidR="00560337" w:rsidRPr="000665B4" w:rsidRDefault="00560337" w:rsidP="00560337">
      <w:pPr>
        <w:rPr>
          <w:rFonts w:ascii="宋体" w:eastAsia="宋体" w:hAnsi="宋体"/>
        </w:rPr>
      </w:pPr>
      <w:r w:rsidRPr="000665B4">
        <w:rPr>
          <w:rFonts w:ascii="宋体" w:eastAsia="宋体" w:hAnsi="宋体"/>
        </w:rPr>
        <w:t xml:space="preserve">    text.push_back("bbb");</w:t>
      </w:r>
    </w:p>
    <w:p w:rsidR="00560337" w:rsidRPr="000665B4" w:rsidRDefault="00560337" w:rsidP="00560337">
      <w:pPr>
        <w:rPr>
          <w:rFonts w:ascii="宋体" w:eastAsia="宋体" w:hAnsi="宋体"/>
        </w:rPr>
      </w:pPr>
      <w:r w:rsidRPr="000665B4">
        <w:rPr>
          <w:rFonts w:ascii="宋体" w:eastAsia="宋体" w:hAnsi="宋体"/>
        </w:rPr>
        <w:t xml:space="preserve">    cout&lt;&lt;text&lt;&lt;endl;//编译错误</w:t>
      </w:r>
    </w:p>
    <w:p w:rsidR="00560337" w:rsidRPr="000665B4" w:rsidRDefault="00560337" w:rsidP="00560337">
      <w:pPr>
        <w:rPr>
          <w:rFonts w:ascii="宋体" w:eastAsia="宋体" w:hAnsi="宋体"/>
        </w:rPr>
      </w:pPr>
      <w:r w:rsidRPr="000665B4">
        <w:rPr>
          <w:rFonts w:ascii="宋体" w:eastAsia="宋体" w:hAnsi="宋体"/>
        </w:rPr>
        <w:t xml:space="preserve">    */</w:t>
      </w:r>
    </w:p>
    <w:p w:rsidR="00560337" w:rsidRPr="000665B4" w:rsidRDefault="00560337" w:rsidP="00560337">
      <w:pPr>
        <w:rPr>
          <w:rFonts w:ascii="宋体" w:eastAsia="宋体" w:hAnsi="宋体"/>
        </w:rPr>
      </w:pPr>
      <w:r w:rsidRPr="000665B4">
        <w:rPr>
          <w:rFonts w:ascii="宋体" w:eastAsia="宋体" w:hAnsi="宋体"/>
        </w:rPr>
        <w:t xml:space="preserve"> </w:t>
      </w:r>
    </w:p>
    <w:p w:rsidR="00560337" w:rsidRPr="000665B4" w:rsidRDefault="00560337" w:rsidP="00560337">
      <w:pPr>
        <w:rPr>
          <w:rFonts w:ascii="宋体" w:eastAsia="宋体" w:hAnsi="宋体"/>
        </w:rPr>
      </w:pPr>
      <w:r w:rsidRPr="000665B4">
        <w:rPr>
          <w:rFonts w:ascii="宋体" w:eastAsia="宋体" w:hAnsi="宋体"/>
        </w:rPr>
        <w:t xml:space="preserve">    cout&lt;&lt;"test.insert(pos,x);//在pos插入x"&lt;&lt;endl;</w:t>
      </w:r>
    </w:p>
    <w:p w:rsidR="00560337" w:rsidRPr="000665B4" w:rsidRDefault="00560337" w:rsidP="00560337">
      <w:pPr>
        <w:rPr>
          <w:rFonts w:ascii="宋体" w:eastAsia="宋体" w:hAnsi="宋体"/>
        </w:rPr>
      </w:pPr>
      <w:r w:rsidRPr="000665B4">
        <w:rPr>
          <w:rFonts w:ascii="宋体" w:eastAsia="宋体" w:hAnsi="宋体"/>
        </w:rPr>
        <w:t xml:space="preserve">    text.insert(1,'b');</w:t>
      </w:r>
    </w:p>
    <w:p w:rsidR="00560337" w:rsidRPr="000665B4" w:rsidRDefault="00560337" w:rsidP="00560337">
      <w:pPr>
        <w:rPr>
          <w:rFonts w:ascii="宋体" w:eastAsia="宋体" w:hAnsi="宋体"/>
        </w:rPr>
      </w:pPr>
      <w:r w:rsidRPr="000665B4">
        <w:rPr>
          <w:rFonts w:ascii="宋体" w:eastAsia="宋体" w:hAnsi="宋体"/>
        </w:rPr>
        <w:t xml:space="preserve">    cout&lt;&lt;text&lt;&lt;endl;</w:t>
      </w:r>
    </w:p>
    <w:p w:rsidR="00560337" w:rsidRPr="000665B4" w:rsidRDefault="00560337" w:rsidP="00560337">
      <w:pPr>
        <w:rPr>
          <w:rFonts w:ascii="宋体" w:eastAsia="宋体" w:hAnsi="宋体"/>
        </w:rPr>
      </w:pPr>
      <w:r w:rsidRPr="000665B4">
        <w:rPr>
          <w:rFonts w:ascii="宋体" w:eastAsia="宋体" w:hAnsi="宋体"/>
        </w:rPr>
        <w:t xml:space="preserve">    text.insert(2,"aaa");</w:t>
      </w:r>
    </w:p>
    <w:p w:rsidR="00560337" w:rsidRPr="000665B4" w:rsidRDefault="00560337" w:rsidP="00560337">
      <w:pPr>
        <w:rPr>
          <w:rFonts w:ascii="宋体" w:eastAsia="宋体" w:hAnsi="宋体"/>
        </w:rPr>
      </w:pPr>
      <w:r w:rsidRPr="000665B4">
        <w:rPr>
          <w:rFonts w:ascii="宋体" w:eastAsia="宋体" w:hAnsi="宋体"/>
        </w:rPr>
        <w:t xml:space="preserve">    cout&lt;&lt;text&lt;&lt;endl&lt;&lt;endl;</w:t>
      </w:r>
    </w:p>
    <w:p w:rsidR="00560337" w:rsidRPr="000665B4" w:rsidRDefault="00560337" w:rsidP="00560337">
      <w:pPr>
        <w:rPr>
          <w:rFonts w:ascii="宋体" w:eastAsia="宋体" w:hAnsi="宋体"/>
        </w:rPr>
      </w:pPr>
      <w:r w:rsidRPr="000665B4">
        <w:rPr>
          <w:rFonts w:ascii="宋体" w:eastAsia="宋体" w:hAnsi="宋体"/>
        </w:rPr>
        <w:t xml:space="preserve"> </w:t>
      </w:r>
    </w:p>
    <w:p w:rsidR="00560337" w:rsidRPr="000665B4" w:rsidRDefault="00560337" w:rsidP="00560337">
      <w:pPr>
        <w:rPr>
          <w:rFonts w:ascii="宋体" w:eastAsia="宋体" w:hAnsi="宋体"/>
        </w:rPr>
      </w:pPr>
      <w:r w:rsidRPr="000665B4">
        <w:rPr>
          <w:rFonts w:ascii="宋体" w:eastAsia="宋体" w:hAnsi="宋体"/>
        </w:rPr>
        <w:t xml:space="preserve">    cout&lt;&lt;"test.erase(pos,x);//从pos开始删除x个"&lt;&lt;endl;</w:t>
      </w:r>
    </w:p>
    <w:p w:rsidR="00560337" w:rsidRPr="000665B4" w:rsidRDefault="00560337" w:rsidP="00560337">
      <w:pPr>
        <w:rPr>
          <w:rFonts w:ascii="宋体" w:eastAsia="宋体" w:hAnsi="宋体"/>
        </w:rPr>
      </w:pPr>
      <w:r w:rsidRPr="000665B4">
        <w:rPr>
          <w:rFonts w:ascii="宋体" w:eastAsia="宋体" w:hAnsi="宋体"/>
        </w:rPr>
        <w:t xml:space="preserve">    text.erase(1,3);</w:t>
      </w:r>
    </w:p>
    <w:p w:rsidR="00560337" w:rsidRPr="000665B4" w:rsidRDefault="00560337" w:rsidP="00560337">
      <w:pPr>
        <w:rPr>
          <w:rFonts w:ascii="宋体" w:eastAsia="宋体" w:hAnsi="宋体"/>
        </w:rPr>
      </w:pPr>
      <w:r w:rsidRPr="000665B4">
        <w:rPr>
          <w:rFonts w:ascii="宋体" w:eastAsia="宋体" w:hAnsi="宋体"/>
        </w:rPr>
        <w:t xml:space="preserve">    cout&lt;&lt;text&lt;&lt;endl&lt;&lt;endl;</w:t>
      </w:r>
    </w:p>
    <w:p w:rsidR="00560337" w:rsidRPr="000665B4" w:rsidRDefault="00560337" w:rsidP="00560337">
      <w:pPr>
        <w:rPr>
          <w:rFonts w:ascii="宋体" w:eastAsia="宋体" w:hAnsi="宋体"/>
        </w:rPr>
      </w:pPr>
      <w:r w:rsidRPr="000665B4">
        <w:rPr>
          <w:rFonts w:ascii="宋体" w:eastAsia="宋体" w:hAnsi="宋体"/>
        </w:rPr>
        <w:t xml:space="preserve"> </w:t>
      </w:r>
    </w:p>
    <w:p w:rsidR="00560337" w:rsidRPr="000665B4" w:rsidRDefault="00560337" w:rsidP="00560337">
      <w:pPr>
        <w:rPr>
          <w:rFonts w:ascii="宋体" w:eastAsia="宋体" w:hAnsi="宋体"/>
        </w:rPr>
      </w:pPr>
      <w:r w:rsidRPr="000665B4">
        <w:rPr>
          <w:rFonts w:ascii="宋体" w:eastAsia="宋体" w:hAnsi="宋体"/>
        </w:rPr>
        <w:t xml:space="preserve">    cout&lt;&lt;"test.copy(pos,len,x);//从pos开始到pos+len为止用x代替"&lt;&lt;endl;</w:t>
      </w:r>
    </w:p>
    <w:p w:rsidR="00560337" w:rsidRPr="000665B4" w:rsidRDefault="00560337" w:rsidP="00560337">
      <w:pPr>
        <w:rPr>
          <w:rFonts w:ascii="宋体" w:eastAsia="宋体" w:hAnsi="宋体"/>
        </w:rPr>
      </w:pPr>
      <w:r w:rsidRPr="000665B4">
        <w:rPr>
          <w:rFonts w:ascii="宋体" w:eastAsia="宋体" w:hAnsi="宋体"/>
        </w:rPr>
        <w:t xml:space="preserve">    text.copy(1,5,op);</w:t>
      </w:r>
    </w:p>
    <w:p w:rsidR="00560337" w:rsidRPr="000665B4" w:rsidRDefault="00560337" w:rsidP="00560337">
      <w:pPr>
        <w:rPr>
          <w:rFonts w:ascii="宋体" w:eastAsia="宋体" w:hAnsi="宋体"/>
        </w:rPr>
      </w:pPr>
      <w:r w:rsidRPr="000665B4">
        <w:rPr>
          <w:rFonts w:ascii="宋体" w:eastAsia="宋体" w:hAnsi="宋体"/>
        </w:rPr>
        <w:t xml:space="preserve">    cout&lt;&lt;text&lt;&lt;endl&lt;&lt;endl;</w:t>
      </w:r>
    </w:p>
    <w:p w:rsidR="00560337" w:rsidRPr="000665B4" w:rsidRDefault="00560337" w:rsidP="00560337">
      <w:pPr>
        <w:rPr>
          <w:rFonts w:ascii="宋体" w:eastAsia="宋体" w:hAnsi="宋体"/>
        </w:rPr>
      </w:pPr>
      <w:r w:rsidRPr="000665B4">
        <w:rPr>
          <w:rFonts w:ascii="宋体" w:eastAsia="宋体" w:hAnsi="宋体"/>
        </w:rPr>
        <w:t xml:space="preserve"> </w:t>
      </w:r>
    </w:p>
    <w:p w:rsidR="00560337" w:rsidRPr="000665B4" w:rsidRDefault="00560337" w:rsidP="00560337">
      <w:pPr>
        <w:rPr>
          <w:rFonts w:ascii="宋体" w:eastAsia="宋体" w:hAnsi="宋体"/>
        </w:rPr>
      </w:pPr>
      <w:r w:rsidRPr="000665B4">
        <w:rPr>
          <w:rFonts w:ascii="宋体" w:eastAsia="宋体" w:hAnsi="宋体"/>
        </w:rPr>
        <w:t xml:space="preserve">    cout&lt;&lt;"test.replace(pos,x);//从pos开始换成x"&lt;&lt;endl;</w:t>
      </w:r>
    </w:p>
    <w:p w:rsidR="00560337" w:rsidRPr="000665B4" w:rsidRDefault="00560337" w:rsidP="00560337">
      <w:pPr>
        <w:rPr>
          <w:rFonts w:ascii="宋体" w:eastAsia="宋体" w:hAnsi="宋体"/>
        </w:rPr>
      </w:pPr>
      <w:r w:rsidRPr="000665B4">
        <w:rPr>
          <w:rFonts w:ascii="宋体" w:eastAsia="宋体" w:hAnsi="宋体"/>
        </w:rPr>
        <w:t xml:space="preserve">    text.replace(1,'c');</w:t>
      </w:r>
    </w:p>
    <w:p w:rsidR="00560337" w:rsidRPr="000665B4" w:rsidRDefault="00560337" w:rsidP="00560337">
      <w:pPr>
        <w:rPr>
          <w:rFonts w:ascii="宋体" w:eastAsia="宋体" w:hAnsi="宋体"/>
        </w:rPr>
      </w:pPr>
      <w:r w:rsidRPr="000665B4">
        <w:rPr>
          <w:rFonts w:ascii="宋体" w:eastAsia="宋体" w:hAnsi="宋体"/>
        </w:rPr>
        <w:t xml:space="preserve">    cout&lt;&lt;text&lt;&lt;endl;</w:t>
      </w:r>
    </w:p>
    <w:p w:rsidR="00560337" w:rsidRPr="000665B4" w:rsidRDefault="00560337" w:rsidP="00560337">
      <w:pPr>
        <w:rPr>
          <w:rFonts w:ascii="宋体" w:eastAsia="宋体" w:hAnsi="宋体"/>
        </w:rPr>
      </w:pPr>
      <w:r w:rsidRPr="000665B4">
        <w:rPr>
          <w:rFonts w:ascii="宋体" w:eastAsia="宋体" w:hAnsi="宋体"/>
        </w:rPr>
        <w:t xml:space="preserve">    text.replace(1,"ccc");</w:t>
      </w:r>
    </w:p>
    <w:p w:rsidR="00560337" w:rsidRPr="000665B4" w:rsidRDefault="00560337" w:rsidP="00560337">
      <w:pPr>
        <w:rPr>
          <w:rFonts w:ascii="宋体" w:eastAsia="宋体" w:hAnsi="宋体"/>
        </w:rPr>
      </w:pPr>
      <w:r w:rsidRPr="000665B4">
        <w:rPr>
          <w:rFonts w:ascii="宋体" w:eastAsia="宋体" w:hAnsi="宋体"/>
        </w:rPr>
        <w:t xml:space="preserve">    cout&lt;&lt;text&lt;&lt;endl&lt;&lt;endl&lt;&lt;endl;</w:t>
      </w:r>
    </w:p>
    <w:p w:rsidR="00560337" w:rsidRPr="000665B4" w:rsidRDefault="00560337" w:rsidP="00560337">
      <w:pPr>
        <w:rPr>
          <w:rFonts w:ascii="宋体" w:eastAsia="宋体" w:hAnsi="宋体"/>
        </w:rPr>
      </w:pPr>
      <w:r w:rsidRPr="000665B4">
        <w:rPr>
          <w:rFonts w:ascii="宋体" w:eastAsia="宋体" w:hAnsi="宋体"/>
        </w:rPr>
        <w:t xml:space="preserve"> </w:t>
      </w:r>
    </w:p>
    <w:p w:rsidR="00560337" w:rsidRPr="000665B4" w:rsidRDefault="00560337" w:rsidP="00560337">
      <w:pPr>
        <w:rPr>
          <w:rFonts w:ascii="宋体" w:eastAsia="宋体" w:hAnsi="宋体"/>
        </w:rPr>
      </w:pPr>
      <w:r w:rsidRPr="000665B4">
        <w:rPr>
          <w:rFonts w:ascii="宋体" w:eastAsia="宋体" w:hAnsi="宋体"/>
        </w:rPr>
        <w:t xml:space="preserve">    cout&lt;&lt;"test.substr(pos,x);//提取pos开始x个"&lt;&lt;endl;</w:t>
      </w:r>
    </w:p>
    <w:p w:rsidR="00560337" w:rsidRPr="000665B4" w:rsidRDefault="00560337" w:rsidP="00560337">
      <w:pPr>
        <w:rPr>
          <w:rFonts w:ascii="宋体" w:eastAsia="宋体" w:hAnsi="宋体"/>
        </w:rPr>
      </w:pPr>
      <w:r w:rsidRPr="000665B4">
        <w:rPr>
          <w:rFonts w:ascii="宋体" w:eastAsia="宋体" w:hAnsi="宋体"/>
        </w:rPr>
        <w:t xml:space="preserve">    //text = text.substr(2);这样默认为提取一个</w:t>
      </w:r>
    </w:p>
    <w:p w:rsidR="00560337" w:rsidRPr="000665B4" w:rsidRDefault="00560337" w:rsidP="00560337">
      <w:pPr>
        <w:rPr>
          <w:rFonts w:ascii="宋体" w:eastAsia="宋体" w:hAnsi="宋体"/>
        </w:rPr>
      </w:pPr>
      <w:r w:rsidRPr="000665B4">
        <w:rPr>
          <w:rFonts w:ascii="宋体" w:eastAsia="宋体" w:hAnsi="宋体"/>
        </w:rPr>
        <w:t xml:space="preserve">    cout&lt;&lt;text.substr(2)&lt;&lt;endl;</w:t>
      </w:r>
    </w:p>
    <w:p w:rsidR="00560337" w:rsidRPr="000665B4" w:rsidRDefault="00560337" w:rsidP="00560337">
      <w:pPr>
        <w:rPr>
          <w:rFonts w:ascii="宋体" w:eastAsia="宋体" w:hAnsi="宋体"/>
        </w:rPr>
      </w:pPr>
      <w:r w:rsidRPr="000665B4">
        <w:rPr>
          <w:rFonts w:ascii="宋体" w:eastAsia="宋体" w:hAnsi="宋体"/>
        </w:rPr>
        <w:t xml:space="preserve">    cout&lt;&lt;text.substr(2,3)&lt;&lt;endl&lt;&lt;endl;</w:t>
      </w:r>
    </w:p>
    <w:p w:rsidR="00560337" w:rsidRPr="000665B4" w:rsidRDefault="00560337" w:rsidP="00560337">
      <w:pPr>
        <w:rPr>
          <w:rFonts w:ascii="宋体" w:eastAsia="宋体" w:hAnsi="宋体"/>
        </w:rPr>
      </w:pPr>
      <w:r w:rsidRPr="000665B4">
        <w:rPr>
          <w:rFonts w:ascii="宋体" w:eastAsia="宋体" w:hAnsi="宋体"/>
        </w:rPr>
        <w:t xml:space="preserve"> </w:t>
      </w:r>
    </w:p>
    <w:p w:rsidR="00560337" w:rsidRPr="000665B4" w:rsidRDefault="00560337" w:rsidP="00560337">
      <w:pPr>
        <w:rPr>
          <w:rFonts w:ascii="宋体" w:eastAsia="宋体" w:hAnsi="宋体"/>
        </w:rPr>
      </w:pPr>
      <w:r w:rsidRPr="000665B4">
        <w:rPr>
          <w:rFonts w:ascii="宋体" w:eastAsia="宋体" w:hAnsi="宋体"/>
        </w:rPr>
        <w:lastRenderedPageBreak/>
        <w:t xml:space="preserve">    cout&lt;&lt;"test.at(x)/[x];//访问第x个元素"&lt;&lt;endl;</w:t>
      </w:r>
    </w:p>
    <w:p w:rsidR="00560337" w:rsidRPr="000665B4" w:rsidRDefault="00560337" w:rsidP="00560337">
      <w:pPr>
        <w:rPr>
          <w:rFonts w:ascii="宋体" w:eastAsia="宋体" w:hAnsi="宋体"/>
        </w:rPr>
      </w:pPr>
      <w:r w:rsidRPr="000665B4">
        <w:rPr>
          <w:rFonts w:ascii="宋体" w:eastAsia="宋体" w:hAnsi="宋体"/>
        </w:rPr>
        <w:t xml:space="preserve">    cout&lt;&lt;text.at(4)&lt;&lt;endl&lt;&lt;endl;</w:t>
      </w:r>
    </w:p>
    <w:p w:rsidR="00490960" w:rsidRPr="000665B4" w:rsidRDefault="00560337" w:rsidP="00560337">
      <w:pPr>
        <w:rPr>
          <w:rFonts w:ascii="宋体" w:eastAsia="宋体" w:hAnsi="宋体"/>
        </w:rPr>
      </w:pPr>
      <w:r w:rsidRPr="000665B4">
        <w:rPr>
          <w:rFonts w:ascii="宋体" w:eastAsia="宋体" w:hAnsi="宋体"/>
        </w:rPr>
        <w:t>}</w:t>
      </w:r>
    </w:p>
    <w:p w:rsidR="00C43839" w:rsidRPr="000665B4" w:rsidRDefault="00490960" w:rsidP="00490960">
      <w:pPr>
        <w:pStyle w:val="3"/>
        <w:rPr>
          <w:rFonts w:ascii="宋体" w:eastAsia="宋体" w:hAnsi="宋体"/>
          <w:b w:val="0"/>
        </w:rPr>
      </w:pPr>
      <w:bookmarkStart w:id="53" w:name="_Toc524382954"/>
      <w:r w:rsidRPr="000665B4">
        <w:rPr>
          <w:rFonts w:ascii="宋体" w:eastAsia="宋体" w:hAnsi="宋体" w:hint="eastAsia"/>
          <w:b w:val="0"/>
        </w:rPr>
        <w:t>√-</w:t>
      </w:r>
      <w:r w:rsidR="000A20C2" w:rsidRPr="000665B4">
        <w:rPr>
          <w:rFonts w:ascii="宋体" w:eastAsia="宋体" w:hAnsi="宋体" w:hint="eastAsia"/>
          <w:b w:val="0"/>
        </w:rPr>
        <w:t>牛客网2018暑期多校第3场-</w:t>
      </w:r>
      <w:r w:rsidR="000A20C2" w:rsidRPr="000665B4">
        <w:rPr>
          <w:rFonts w:ascii="宋体" w:eastAsia="宋体" w:hAnsi="宋体"/>
          <w:b w:val="0"/>
        </w:rPr>
        <w:t>C</w:t>
      </w:r>
      <w:r w:rsidRPr="000665B4">
        <w:rPr>
          <w:rFonts w:ascii="宋体" w:eastAsia="宋体" w:hAnsi="宋体" w:hint="eastAsia"/>
          <w:b w:val="0"/>
        </w:rPr>
        <w:t>（可持久化平衡树）</w:t>
      </w:r>
      <w:bookmarkEnd w:id="53"/>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√-牛客网2018暑期多校第3场-</w:instrText>
      </w:r>
      <w:r w:rsidRPr="000665B4">
        <w:rPr>
          <w:rFonts w:ascii="宋体" w:eastAsia="宋体" w:hAnsi="宋体"/>
          <w:b w:val="0"/>
        </w:rPr>
        <w:instrText>C</w:instrText>
      </w:r>
      <w:r w:rsidRPr="000665B4">
        <w:rPr>
          <w:rFonts w:ascii="宋体" w:eastAsia="宋体" w:hAnsi="宋体" w:hint="eastAsia"/>
          <w:b w:val="0"/>
        </w:rPr>
        <w:instrText>（可持久化平衡树）</w:instrText>
      </w:r>
      <w:r w:rsidRPr="000665B4">
        <w:rPr>
          <w:rFonts w:ascii="宋体" w:eastAsia="宋体" w:hAnsi="宋体"/>
        </w:rPr>
        <w:instrText xml:space="preserve">" \y "牛客网" </w:instrText>
      </w:r>
      <w:r w:rsidRPr="000665B4">
        <w:rPr>
          <w:rFonts w:ascii="宋体" w:eastAsia="宋体" w:hAnsi="宋体"/>
          <w:b w:val="0"/>
        </w:rPr>
        <w:fldChar w:fldCharType="end"/>
      </w:r>
    </w:p>
    <w:p w:rsidR="000A20C2" w:rsidRPr="000665B4" w:rsidRDefault="000A20C2" w:rsidP="00C97EE0">
      <w:pPr>
        <w:rPr>
          <w:rFonts w:ascii="宋体" w:eastAsia="宋体" w:hAnsi="宋体"/>
        </w:rPr>
      </w:pPr>
      <w:r w:rsidRPr="000665B4">
        <w:rPr>
          <w:rFonts w:ascii="宋体" w:eastAsia="宋体" w:hAnsi="宋体" w:hint="eastAsia"/>
        </w:rPr>
        <w:t>【题意】</w:t>
      </w:r>
      <w:r w:rsidR="008A1100" w:rsidRPr="000665B4">
        <w:rPr>
          <w:rFonts w:ascii="宋体" w:eastAsia="宋体" w:hAnsi="宋体" w:hint="eastAsia"/>
        </w:rPr>
        <w:t>n个数(1-n)，给m个操作，每次操作将当前的一段位置的数拿到最前面，要求输出进行完操作后依次位置的数</w:t>
      </w:r>
    </w:p>
    <w:p w:rsidR="000A20C2" w:rsidRPr="000665B4" w:rsidRDefault="000A20C2" w:rsidP="00C97EE0">
      <w:pPr>
        <w:rPr>
          <w:rFonts w:ascii="宋体" w:eastAsia="宋体" w:hAnsi="宋体"/>
        </w:rPr>
      </w:pPr>
      <w:r w:rsidRPr="000665B4">
        <w:rPr>
          <w:rFonts w:ascii="宋体" w:eastAsia="宋体" w:hAnsi="宋体" w:hint="eastAsia"/>
        </w:rPr>
        <w:t>【题解】</w:t>
      </w:r>
      <w:r w:rsidR="008A1100" w:rsidRPr="000665B4">
        <w:rPr>
          <w:rFonts w:ascii="宋体" w:eastAsia="宋体" w:hAnsi="宋体" w:hint="eastAsia"/>
        </w:rPr>
        <w:t>比赛的时候听说是splay树模板题，赛后又听说使用这个rope库（可持久化平衡树）就可以轻松AC</w:t>
      </w:r>
    </w:p>
    <w:p w:rsidR="000A20C2" w:rsidRPr="000665B4" w:rsidRDefault="000A20C2" w:rsidP="00C97EE0">
      <w:pPr>
        <w:rPr>
          <w:rFonts w:ascii="宋体" w:eastAsia="宋体" w:hAnsi="宋体"/>
        </w:rPr>
      </w:pPr>
      <w:r w:rsidRPr="000665B4">
        <w:rPr>
          <w:rFonts w:ascii="宋体" w:eastAsia="宋体" w:hAnsi="宋体" w:hint="eastAsia"/>
        </w:rPr>
        <w:t>【代码</w:t>
      </w:r>
      <w:r w:rsidR="008A1100" w:rsidRPr="000665B4">
        <w:rPr>
          <w:rFonts w:ascii="宋体" w:eastAsia="宋体" w:hAnsi="宋体" w:hint="eastAsia"/>
        </w:rPr>
        <w:t>1</w:t>
      </w:r>
      <w:r w:rsidRPr="000665B4">
        <w:rPr>
          <w:rFonts w:ascii="宋体" w:eastAsia="宋体" w:hAnsi="宋体" w:hint="eastAsia"/>
        </w:rPr>
        <w:t>】</w:t>
      </w:r>
      <w:r w:rsidR="008A1100" w:rsidRPr="000665B4">
        <w:rPr>
          <w:rFonts w:ascii="宋体" w:eastAsia="宋体" w:hAnsi="宋体" w:hint="eastAsia"/>
        </w:rPr>
        <w:t>//rope大法</w:t>
      </w:r>
    </w:p>
    <w:p w:rsidR="008A1100" w:rsidRPr="000665B4" w:rsidRDefault="008A1100" w:rsidP="008A1100">
      <w:pPr>
        <w:rPr>
          <w:rFonts w:ascii="宋体" w:eastAsia="宋体" w:hAnsi="宋体"/>
        </w:rPr>
      </w:pPr>
      <w:r w:rsidRPr="000665B4">
        <w:rPr>
          <w:rFonts w:ascii="宋体" w:eastAsia="宋体" w:hAnsi="宋体"/>
        </w:rPr>
        <w:t>#include &lt;bits/stdc++.h&gt;</w:t>
      </w:r>
    </w:p>
    <w:p w:rsidR="008A1100" w:rsidRPr="000665B4" w:rsidRDefault="008A1100" w:rsidP="008A1100">
      <w:pPr>
        <w:rPr>
          <w:rFonts w:ascii="宋体" w:eastAsia="宋体" w:hAnsi="宋体"/>
        </w:rPr>
      </w:pPr>
      <w:r w:rsidRPr="000665B4">
        <w:rPr>
          <w:rFonts w:ascii="宋体" w:eastAsia="宋体" w:hAnsi="宋体"/>
        </w:rPr>
        <w:t>#include &lt;ext/rope&gt;</w:t>
      </w:r>
    </w:p>
    <w:p w:rsidR="008A1100" w:rsidRPr="000665B4" w:rsidRDefault="008A1100" w:rsidP="008A1100">
      <w:pPr>
        <w:rPr>
          <w:rFonts w:ascii="宋体" w:eastAsia="宋体" w:hAnsi="宋体"/>
        </w:rPr>
      </w:pPr>
      <w:r w:rsidRPr="000665B4">
        <w:rPr>
          <w:rFonts w:ascii="宋体" w:eastAsia="宋体" w:hAnsi="宋体"/>
        </w:rPr>
        <w:t>using namespace std;</w:t>
      </w:r>
    </w:p>
    <w:p w:rsidR="008A1100" w:rsidRPr="000665B4" w:rsidRDefault="008A1100" w:rsidP="008A1100">
      <w:pPr>
        <w:rPr>
          <w:rFonts w:ascii="宋体" w:eastAsia="宋体" w:hAnsi="宋体"/>
        </w:rPr>
      </w:pPr>
      <w:r w:rsidRPr="000665B4">
        <w:rPr>
          <w:rFonts w:ascii="宋体" w:eastAsia="宋体" w:hAnsi="宋体"/>
        </w:rPr>
        <w:t>using namespace __gnu_cxx;</w:t>
      </w:r>
    </w:p>
    <w:p w:rsidR="008A1100" w:rsidRPr="000665B4" w:rsidRDefault="008A1100" w:rsidP="008A1100">
      <w:pPr>
        <w:rPr>
          <w:rFonts w:ascii="宋体" w:eastAsia="宋体" w:hAnsi="宋体"/>
        </w:rPr>
      </w:pPr>
      <w:r w:rsidRPr="000665B4">
        <w:rPr>
          <w:rFonts w:ascii="宋体" w:eastAsia="宋体" w:hAnsi="宋体"/>
        </w:rPr>
        <w:t>const int maxn=1e5+10;</w:t>
      </w:r>
    </w:p>
    <w:p w:rsidR="008A1100" w:rsidRPr="000665B4" w:rsidRDefault="008A1100" w:rsidP="008A1100">
      <w:pPr>
        <w:rPr>
          <w:rFonts w:ascii="宋体" w:eastAsia="宋体" w:hAnsi="宋体"/>
        </w:rPr>
      </w:pPr>
    </w:p>
    <w:p w:rsidR="008A1100" w:rsidRPr="000665B4" w:rsidRDefault="008A1100" w:rsidP="008A1100">
      <w:pPr>
        <w:rPr>
          <w:rFonts w:ascii="宋体" w:eastAsia="宋体" w:hAnsi="宋体"/>
        </w:rPr>
      </w:pPr>
      <w:r w:rsidRPr="000665B4">
        <w:rPr>
          <w:rFonts w:ascii="宋体" w:eastAsia="宋体" w:hAnsi="宋体"/>
        </w:rPr>
        <w:t>rope&lt;int&gt; T;</w:t>
      </w:r>
    </w:p>
    <w:p w:rsidR="008A1100" w:rsidRPr="000665B4" w:rsidRDefault="008A1100" w:rsidP="008A1100">
      <w:pPr>
        <w:rPr>
          <w:rFonts w:ascii="宋体" w:eastAsia="宋体" w:hAnsi="宋体"/>
        </w:rPr>
      </w:pPr>
      <w:r w:rsidRPr="000665B4">
        <w:rPr>
          <w:rFonts w:ascii="宋体" w:eastAsia="宋体" w:hAnsi="宋体"/>
        </w:rPr>
        <w:t>int n,m;</w:t>
      </w:r>
    </w:p>
    <w:p w:rsidR="008A1100" w:rsidRPr="000665B4" w:rsidRDefault="008A1100" w:rsidP="008A1100">
      <w:pPr>
        <w:rPr>
          <w:rFonts w:ascii="宋体" w:eastAsia="宋体" w:hAnsi="宋体"/>
        </w:rPr>
      </w:pPr>
    </w:p>
    <w:p w:rsidR="008A1100" w:rsidRPr="000665B4" w:rsidRDefault="008A1100" w:rsidP="008A1100">
      <w:pPr>
        <w:rPr>
          <w:rFonts w:ascii="宋体" w:eastAsia="宋体" w:hAnsi="宋体"/>
        </w:rPr>
      </w:pPr>
      <w:r w:rsidRPr="000665B4">
        <w:rPr>
          <w:rFonts w:ascii="宋体" w:eastAsia="宋体" w:hAnsi="宋体"/>
        </w:rPr>
        <w:t>int main()</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 xml:space="preserve">    scanf("%d%d",&amp;n,&amp;m);</w:t>
      </w:r>
    </w:p>
    <w:p w:rsidR="008A1100" w:rsidRPr="000665B4" w:rsidRDefault="008A1100" w:rsidP="008A1100">
      <w:pPr>
        <w:rPr>
          <w:rFonts w:ascii="宋体" w:eastAsia="宋体" w:hAnsi="宋体"/>
        </w:rPr>
      </w:pPr>
      <w:r w:rsidRPr="000665B4">
        <w:rPr>
          <w:rFonts w:ascii="宋体" w:eastAsia="宋体" w:hAnsi="宋体"/>
        </w:rPr>
        <w:t xml:space="preserve">    for (int i=1;i&lt;=n;i++) T.push_back(i);</w:t>
      </w:r>
    </w:p>
    <w:p w:rsidR="008A1100" w:rsidRPr="000665B4" w:rsidRDefault="008A1100" w:rsidP="008A1100">
      <w:pPr>
        <w:rPr>
          <w:rFonts w:ascii="宋体" w:eastAsia="宋体" w:hAnsi="宋体"/>
        </w:rPr>
      </w:pPr>
      <w:r w:rsidRPr="000665B4">
        <w:rPr>
          <w:rFonts w:ascii="宋体" w:eastAsia="宋体" w:hAnsi="宋体"/>
        </w:rPr>
        <w:t xml:space="preserve">    while (m--)</w:t>
      </w:r>
    </w:p>
    <w:p w:rsidR="008A1100" w:rsidRPr="000665B4" w:rsidRDefault="008A1100" w:rsidP="008A1100">
      <w:pPr>
        <w:rPr>
          <w:rFonts w:ascii="宋体" w:eastAsia="宋体" w:hAnsi="宋体"/>
        </w:rPr>
      </w:pPr>
      <w:r w:rsidRPr="000665B4">
        <w:rPr>
          <w:rFonts w:ascii="宋体" w:eastAsia="宋体" w:hAnsi="宋体"/>
        </w:rPr>
        <w:t xml:space="preserve">    {</w:t>
      </w:r>
    </w:p>
    <w:p w:rsidR="008A1100" w:rsidRPr="000665B4" w:rsidRDefault="008A1100" w:rsidP="008A1100">
      <w:pPr>
        <w:rPr>
          <w:rFonts w:ascii="宋体" w:eastAsia="宋体" w:hAnsi="宋体"/>
        </w:rPr>
      </w:pPr>
      <w:r w:rsidRPr="000665B4">
        <w:rPr>
          <w:rFonts w:ascii="宋体" w:eastAsia="宋体" w:hAnsi="宋体"/>
        </w:rPr>
        <w:t xml:space="preserve">        int p,s;</w:t>
      </w:r>
    </w:p>
    <w:p w:rsidR="008A1100" w:rsidRPr="000665B4" w:rsidRDefault="008A1100" w:rsidP="008A1100">
      <w:pPr>
        <w:rPr>
          <w:rFonts w:ascii="宋体" w:eastAsia="宋体" w:hAnsi="宋体"/>
        </w:rPr>
      </w:pPr>
      <w:r w:rsidRPr="000665B4">
        <w:rPr>
          <w:rFonts w:ascii="宋体" w:eastAsia="宋体" w:hAnsi="宋体"/>
        </w:rPr>
        <w:t xml:space="preserve">        scanf("%d%d",&amp;p,&amp;s);</w:t>
      </w:r>
    </w:p>
    <w:p w:rsidR="008A1100" w:rsidRPr="000665B4" w:rsidRDefault="008A1100" w:rsidP="008A1100">
      <w:pPr>
        <w:rPr>
          <w:rFonts w:ascii="宋体" w:eastAsia="宋体" w:hAnsi="宋体"/>
        </w:rPr>
      </w:pPr>
      <w:r w:rsidRPr="000665B4">
        <w:rPr>
          <w:rFonts w:ascii="宋体" w:eastAsia="宋体" w:hAnsi="宋体"/>
        </w:rPr>
        <w:t xml:space="preserve">        p--;</w:t>
      </w:r>
    </w:p>
    <w:p w:rsidR="008A1100" w:rsidRPr="000665B4" w:rsidRDefault="008A1100" w:rsidP="008A1100">
      <w:pPr>
        <w:rPr>
          <w:rFonts w:ascii="宋体" w:eastAsia="宋体" w:hAnsi="宋体"/>
        </w:rPr>
      </w:pPr>
      <w:r w:rsidRPr="000665B4">
        <w:rPr>
          <w:rFonts w:ascii="宋体" w:eastAsia="宋体" w:hAnsi="宋体"/>
        </w:rPr>
        <w:t xml:space="preserve">        T=T.substr(p,s)+T.substr(0,p)+T.substr(p+s,n-p-s);</w:t>
      </w:r>
    </w:p>
    <w:p w:rsidR="008A1100" w:rsidRPr="000665B4" w:rsidRDefault="008A1100" w:rsidP="008A1100">
      <w:pPr>
        <w:rPr>
          <w:rFonts w:ascii="宋体" w:eastAsia="宋体" w:hAnsi="宋体"/>
        </w:rPr>
      </w:pPr>
      <w:r w:rsidRPr="000665B4">
        <w:rPr>
          <w:rFonts w:ascii="宋体" w:eastAsia="宋体" w:hAnsi="宋体"/>
        </w:rPr>
        <w:t xml:space="preserve">    }</w:t>
      </w:r>
    </w:p>
    <w:p w:rsidR="008A1100" w:rsidRPr="000665B4" w:rsidRDefault="008A1100" w:rsidP="008A1100">
      <w:pPr>
        <w:rPr>
          <w:rFonts w:ascii="宋体" w:eastAsia="宋体" w:hAnsi="宋体"/>
        </w:rPr>
      </w:pPr>
      <w:r w:rsidRPr="000665B4">
        <w:rPr>
          <w:rFonts w:ascii="宋体" w:eastAsia="宋体" w:hAnsi="宋体"/>
        </w:rPr>
        <w:t xml:space="preserve">    for (int i=0;i&lt;n;i++) printf("%d ",T.at(i));</w:t>
      </w:r>
    </w:p>
    <w:p w:rsidR="008A1100" w:rsidRPr="000665B4" w:rsidRDefault="008A1100" w:rsidP="008A1100">
      <w:pPr>
        <w:rPr>
          <w:rFonts w:ascii="宋体" w:eastAsia="宋体" w:hAnsi="宋体"/>
        </w:rPr>
      </w:pPr>
      <w:r w:rsidRPr="000665B4">
        <w:rPr>
          <w:rFonts w:ascii="宋体" w:eastAsia="宋体" w:hAnsi="宋体"/>
        </w:rPr>
        <w:t xml:space="preserve">    return 0;</w:t>
      </w:r>
    </w:p>
    <w:p w:rsidR="008A1100" w:rsidRPr="000665B4" w:rsidRDefault="008A1100" w:rsidP="008A1100">
      <w:pPr>
        <w:rPr>
          <w:rFonts w:ascii="宋体" w:eastAsia="宋体" w:hAnsi="宋体"/>
        </w:rPr>
      </w:pPr>
      <w:r w:rsidRPr="000665B4">
        <w:rPr>
          <w:rFonts w:ascii="宋体" w:eastAsia="宋体" w:hAnsi="宋体"/>
        </w:rPr>
        <w:t>}</w:t>
      </w:r>
    </w:p>
    <w:p w:rsidR="000A20C2" w:rsidRPr="000665B4" w:rsidRDefault="008A1100" w:rsidP="00C97EE0">
      <w:pPr>
        <w:rPr>
          <w:rFonts w:ascii="宋体" w:eastAsia="宋体" w:hAnsi="宋体"/>
        </w:rPr>
      </w:pPr>
      <w:r w:rsidRPr="000665B4">
        <w:rPr>
          <w:rFonts w:ascii="宋体" w:eastAsia="宋体" w:hAnsi="宋体" w:hint="eastAsia"/>
        </w:rPr>
        <w:t>【代码2】//splay树版本</w:t>
      </w:r>
    </w:p>
    <w:p w:rsidR="008A1100" w:rsidRPr="000665B4" w:rsidRDefault="008A1100" w:rsidP="008A1100">
      <w:pPr>
        <w:rPr>
          <w:rFonts w:ascii="宋体" w:eastAsia="宋体" w:hAnsi="宋体"/>
        </w:rPr>
      </w:pPr>
      <w:r w:rsidRPr="000665B4">
        <w:rPr>
          <w:rFonts w:ascii="宋体" w:eastAsia="宋体" w:hAnsi="宋体"/>
        </w:rPr>
        <w:t>#include&lt;iostream&gt;</w:t>
      </w:r>
    </w:p>
    <w:p w:rsidR="008A1100" w:rsidRPr="000665B4" w:rsidRDefault="008A1100" w:rsidP="008A1100">
      <w:pPr>
        <w:rPr>
          <w:rFonts w:ascii="宋体" w:eastAsia="宋体" w:hAnsi="宋体"/>
        </w:rPr>
      </w:pPr>
      <w:r w:rsidRPr="000665B4">
        <w:rPr>
          <w:rFonts w:ascii="宋体" w:eastAsia="宋体" w:hAnsi="宋体"/>
        </w:rPr>
        <w:t>#include&lt;cstring&gt;</w:t>
      </w:r>
    </w:p>
    <w:p w:rsidR="008A1100" w:rsidRPr="000665B4" w:rsidRDefault="008A1100" w:rsidP="008A1100">
      <w:pPr>
        <w:rPr>
          <w:rFonts w:ascii="宋体" w:eastAsia="宋体" w:hAnsi="宋体"/>
        </w:rPr>
      </w:pPr>
      <w:r w:rsidRPr="000665B4">
        <w:rPr>
          <w:rFonts w:ascii="宋体" w:eastAsia="宋体" w:hAnsi="宋体"/>
        </w:rPr>
        <w:t>#include&lt;queue&gt;</w:t>
      </w:r>
    </w:p>
    <w:p w:rsidR="008A1100" w:rsidRPr="000665B4" w:rsidRDefault="008A1100" w:rsidP="008A1100">
      <w:pPr>
        <w:rPr>
          <w:rFonts w:ascii="宋体" w:eastAsia="宋体" w:hAnsi="宋体"/>
        </w:rPr>
      </w:pPr>
      <w:r w:rsidRPr="000665B4">
        <w:rPr>
          <w:rFonts w:ascii="宋体" w:eastAsia="宋体" w:hAnsi="宋体"/>
        </w:rPr>
        <w:t>#include&lt;cstdio&gt;</w:t>
      </w:r>
    </w:p>
    <w:p w:rsidR="008A1100" w:rsidRPr="000665B4" w:rsidRDefault="008A1100" w:rsidP="008A1100">
      <w:pPr>
        <w:rPr>
          <w:rFonts w:ascii="宋体" w:eastAsia="宋体" w:hAnsi="宋体"/>
        </w:rPr>
      </w:pPr>
      <w:r w:rsidRPr="000665B4">
        <w:rPr>
          <w:rFonts w:ascii="宋体" w:eastAsia="宋体" w:hAnsi="宋体"/>
        </w:rPr>
        <w:t>#include&lt;algorithm&gt;</w:t>
      </w:r>
    </w:p>
    <w:p w:rsidR="008A1100" w:rsidRPr="000665B4" w:rsidRDefault="008A1100" w:rsidP="008A1100">
      <w:pPr>
        <w:rPr>
          <w:rFonts w:ascii="宋体" w:eastAsia="宋体" w:hAnsi="宋体"/>
        </w:rPr>
      </w:pPr>
      <w:r w:rsidRPr="000665B4">
        <w:rPr>
          <w:rFonts w:ascii="宋体" w:eastAsia="宋体" w:hAnsi="宋体"/>
        </w:rPr>
        <w:t>#define N 300015</w:t>
      </w:r>
    </w:p>
    <w:p w:rsidR="008A1100" w:rsidRPr="000665B4" w:rsidRDefault="008A1100" w:rsidP="008A1100">
      <w:pPr>
        <w:rPr>
          <w:rFonts w:ascii="宋体" w:eastAsia="宋体" w:hAnsi="宋体"/>
        </w:rPr>
      </w:pPr>
      <w:r w:rsidRPr="000665B4">
        <w:rPr>
          <w:rFonts w:ascii="宋体" w:eastAsia="宋体" w:hAnsi="宋体"/>
        </w:rPr>
        <w:t>#define inf 1&lt;&lt;29</w:t>
      </w:r>
    </w:p>
    <w:p w:rsidR="008A1100" w:rsidRPr="000665B4" w:rsidRDefault="008A1100" w:rsidP="008A1100">
      <w:pPr>
        <w:rPr>
          <w:rFonts w:ascii="宋体" w:eastAsia="宋体" w:hAnsi="宋体"/>
        </w:rPr>
      </w:pPr>
      <w:r w:rsidRPr="000665B4">
        <w:rPr>
          <w:rFonts w:ascii="宋体" w:eastAsia="宋体" w:hAnsi="宋体"/>
        </w:rPr>
        <w:t>#define MOD 100000007</w:t>
      </w:r>
    </w:p>
    <w:p w:rsidR="008A1100" w:rsidRPr="000665B4" w:rsidRDefault="008A1100" w:rsidP="008A1100">
      <w:pPr>
        <w:rPr>
          <w:rFonts w:ascii="宋体" w:eastAsia="宋体" w:hAnsi="宋体"/>
        </w:rPr>
      </w:pPr>
      <w:r w:rsidRPr="000665B4">
        <w:rPr>
          <w:rFonts w:ascii="宋体" w:eastAsia="宋体" w:hAnsi="宋体"/>
        </w:rPr>
        <w:t>#define LL long long</w:t>
      </w:r>
    </w:p>
    <w:p w:rsidR="008A1100" w:rsidRPr="000665B4" w:rsidRDefault="008A1100" w:rsidP="008A1100">
      <w:pPr>
        <w:rPr>
          <w:rFonts w:ascii="宋体" w:eastAsia="宋体" w:hAnsi="宋体"/>
        </w:rPr>
      </w:pPr>
      <w:r w:rsidRPr="000665B4">
        <w:rPr>
          <w:rFonts w:ascii="宋体" w:eastAsia="宋体" w:hAnsi="宋体"/>
        </w:rPr>
        <w:lastRenderedPageBreak/>
        <w:t>#define Key_value ch[ch[root][1]][0]</w:t>
      </w:r>
    </w:p>
    <w:p w:rsidR="008A1100" w:rsidRPr="000665B4" w:rsidRDefault="008A1100" w:rsidP="008A1100">
      <w:pPr>
        <w:rPr>
          <w:rFonts w:ascii="宋体" w:eastAsia="宋体" w:hAnsi="宋体"/>
        </w:rPr>
      </w:pPr>
      <w:r w:rsidRPr="000665B4">
        <w:rPr>
          <w:rFonts w:ascii="宋体" w:eastAsia="宋体" w:hAnsi="宋体"/>
        </w:rPr>
        <w:t>#define _match(a,b) ((a)==(b))</w:t>
      </w:r>
    </w:p>
    <w:p w:rsidR="008A1100" w:rsidRPr="000665B4" w:rsidRDefault="008A1100" w:rsidP="008A1100">
      <w:pPr>
        <w:rPr>
          <w:rFonts w:ascii="宋体" w:eastAsia="宋体" w:hAnsi="宋体"/>
        </w:rPr>
      </w:pPr>
      <w:r w:rsidRPr="000665B4">
        <w:rPr>
          <w:rFonts w:ascii="宋体" w:eastAsia="宋体" w:hAnsi="宋体"/>
        </w:rPr>
        <w:t>using namespace std;</w:t>
      </w:r>
    </w:p>
    <w:p w:rsidR="008A1100" w:rsidRPr="000665B4" w:rsidRDefault="008A1100" w:rsidP="008A1100">
      <w:pPr>
        <w:rPr>
          <w:rFonts w:ascii="宋体" w:eastAsia="宋体" w:hAnsi="宋体"/>
        </w:rPr>
      </w:pPr>
      <w:r w:rsidRPr="000665B4">
        <w:rPr>
          <w:rFonts w:ascii="宋体" w:eastAsia="宋体" w:hAnsi="宋体"/>
        </w:rPr>
        <w:t>int n,q;</w:t>
      </w:r>
    </w:p>
    <w:p w:rsidR="008A1100" w:rsidRPr="000665B4" w:rsidRDefault="008A1100" w:rsidP="008A1100">
      <w:pPr>
        <w:rPr>
          <w:rFonts w:ascii="宋体" w:eastAsia="宋体" w:hAnsi="宋体"/>
        </w:rPr>
      </w:pPr>
      <w:r w:rsidRPr="000665B4">
        <w:rPr>
          <w:rFonts w:ascii="宋体" w:eastAsia="宋体" w:hAnsi="宋体"/>
        </w:rPr>
        <w:t>int size[N],pre[N],key[N],num[N],rev[N];</w:t>
      </w:r>
    </w:p>
    <w:p w:rsidR="008A1100" w:rsidRPr="000665B4" w:rsidRDefault="008A1100" w:rsidP="008A1100">
      <w:pPr>
        <w:rPr>
          <w:rFonts w:ascii="宋体" w:eastAsia="宋体" w:hAnsi="宋体"/>
        </w:rPr>
      </w:pPr>
      <w:r w:rsidRPr="000665B4">
        <w:rPr>
          <w:rFonts w:ascii="宋体" w:eastAsia="宋体" w:hAnsi="宋体"/>
        </w:rPr>
        <w:t>int ch[N][2],tot,root,node[N];</w:t>
      </w:r>
    </w:p>
    <w:p w:rsidR="008A1100" w:rsidRPr="000665B4" w:rsidRDefault="008A1100" w:rsidP="008A1100">
      <w:pPr>
        <w:rPr>
          <w:rFonts w:ascii="宋体" w:eastAsia="宋体" w:hAnsi="宋体"/>
        </w:rPr>
      </w:pPr>
      <w:r w:rsidRPr="000665B4">
        <w:rPr>
          <w:rFonts w:ascii="宋体" w:eastAsia="宋体" w:hAnsi="宋体"/>
        </w:rPr>
        <w:t>void NewNode(int &amp;r,int k,int father){</w:t>
      </w:r>
    </w:p>
    <w:p w:rsidR="008A1100" w:rsidRPr="000665B4" w:rsidRDefault="008A1100" w:rsidP="008A1100">
      <w:pPr>
        <w:rPr>
          <w:rFonts w:ascii="宋体" w:eastAsia="宋体" w:hAnsi="宋体"/>
        </w:rPr>
      </w:pPr>
      <w:r w:rsidRPr="000665B4">
        <w:rPr>
          <w:rFonts w:ascii="宋体" w:eastAsia="宋体" w:hAnsi="宋体"/>
        </w:rPr>
        <w:t xml:space="preserve">    r=++tot;</w:t>
      </w:r>
    </w:p>
    <w:p w:rsidR="008A1100" w:rsidRPr="000665B4" w:rsidRDefault="008A1100" w:rsidP="008A1100">
      <w:pPr>
        <w:rPr>
          <w:rFonts w:ascii="宋体" w:eastAsia="宋体" w:hAnsi="宋体"/>
        </w:rPr>
      </w:pPr>
      <w:r w:rsidRPr="000665B4">
        <w:rPr>
          <w:rFonts w:ascii="宋体" w:eastAsia="宋体" w:hAnsi="宋体"/>
        </w:rPr>
        <w:t xml:space="preserve">    ch[r][0]=ch[r][1]=0;</w:t>
      </w:r>
    </w:p>
    <w:p w:rsidR="008A1100" w:rsidRPr="000665B4" w:rsidRDefault="008A1100" w:rsidP="008A1100">
      <w:pPr>
        <w:rPr>
          <w:rFonts w:ascii="宋体" w:eastAsia="宋体" w:hAnsi="宋体"/>
        </w:rPr>
      </w:pPr>
      <w:r w:rsidRPr="000665B4">
        <w:rPr>
          <w:rFonts w:ascii="宋体" w:eastAsia="宋体" w:hAnsi="宋体"/>
        </w:rPr>
        <w:t xml:space="preserve">    pre[r]=father;</w:t>
      </w:r>
    </w:p>
    <w:p w:rsidR="008A1100" w:rsidRPr="000665B4" w:rsidRDefault="008A1100" w:rsidP="008A1100">
      <w:pPr>
        <w:rPr>
          <w:rFonts w:ascii="宋体" w:eastAsia="宋体" w:hAnsi="宋体"/>
        </w:rPr>
      </w:pPr>
      <w:r w:rsidRPr="000665B4">
        <w:rPr>
          <w:rFonts w:ascii="宋体" w:eastAsia="宋体" w:hAnsi="宋体"/>
        </w:rPr>
        <w:t xml:space="preserve">    rev[r]=0;</w:t>
      </w:r>
    </w:p>
    <w:p w:rsidR="008A1100" w:rsidRPr="000665B4" w:rsidRDefault="008A1100" w:rsidP="008A1100">
      <w:pPr>
        <w:rPr>
          <w:rFonts w:ascii="宋体" w:eastAsia="宋体" w:hAnsi="宋体"/>
        </w:rPr>
      </w:pPr>
      <w:r w:rsidRPr="000665B4">
        <w:rPr>
          <w:rFonts w:ascii="宋体" w:eastAsia="宋体" w:hAnsi="宋体"/>
        </w:rPr>
        <w:t xml:space="preserve">    key[r]=k;</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void Push_Up(int r){</w:t>
      </w:r>
    </w:p>
    <w:p w:rsidR="008A1100" w:rsidRPr="000665B4" w:rsidRDefault="008A1100" w:rsidP="008A1100">
      <w:pPr>
        <w:rPr>
          <w:rFonts w:ascii="宋体" w:eastAsia="宋体" w:hAnsi="宋体"/>
        </w:rPr>
      </w:pPr>
      <w:r w:rsidRPr="000665B4">
        <w:rPr>
          <w:rFonts w:ascii="宋体" w:eastAsia="宋体" w:hAnsi="宋体"/>
        </w:rPr>
        <w:t xml:space="preserve">    size[r]=size[ch[r][0]]+size[ch[r][1]]+1;</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void Push_Down(int r){</w:t>
      </w:r>
    </w:p>
    <w:p w:rsidR="008A1100" w:rsidRPr="000665B4" w:rsidRDefault="008A1100" w:rsidP="008A1100">
      <w:pPr>
        <w:rPr>
          <w:rFonts w:ascii="宋体" w:eastAsia="宋体" w:hAnsi="宋体"/>
        </w:rPr>
      </w:pPr>
      <w:r w:rsidRPr="000665B4">
        <w:rPr>
          <w:rFonts w:ascii="宋体" w:eastAsia="宋体" w:hAnsi="宋体"/>
        </w:rPr>
        <w:t xml:space="preserve">    if(rev[r]){</w:t>
      </w:r>
    </w:p>
    <w:p w:rsidR="008A1100" w:rsidRPr="000665B4" w:rsidRDefault="008A1100" w:rsidP="008A1100">
      <w:pPr>
        <w:rPr>
          <w:rFonts w:ascii="宋体" w:eastAsia="宋体" w:hAnsi="宋体"/>
        </w:rPr>
      </w:pPr>
      <w:r w:rsidRPr="000665B4">
        <w:rPr>
          <w:rFonts w:ascii="宋体" w:eastAsia="宋体" w:hAnsi="宋体"/>
        </w:rPr>
        <w:t xml:space="preserve">        swap(ch[r][0],ch[r][1]);</w:t>
      </w:r>
    </w:p>
    <w:p w:rsidR="008A1100" w:rsidRPr="000665B4" w:rsidRDefault="008A1100" w:rsidP="008A1100">
      <w:pPr>
        <w:rPr>
          <w:rFonts w:ascii="宋体" w:eastAsia="宋体" w:hAnsi="宋体"/>
        </w:rPr>
      </w:pPr>
      <w:r w:rsidRPr="000665B4">
        <w:rPr>
          <w:rFonts w:ascii="宋体" w:eastAsia="宋体" w:hAnsi="宋体"/>
        </w:rPr>
        <w:t xml:space="preserve">        rev[ch[r][0]]^=1;</w:t>
      </w:r>
    </w:p>
    <w:p w:rsidR="008A1100" w:rsidRPr="000665B4" w:rsidRDefault="008A1100" w:rsidP="008A1100">
      <w:pPr>
        <w:rPr>
          <w:rFonts w:ascii="宋体" w:eastAsia="宋体" w:hAnsi="宋体"/>
        </w:rPr>
      </w:pPr>
      <w:r w:rsidRPr="000665B4">
        <w:rPr>
          <w:rFonts w:ascii="宋体" w:eastAsia="宋体" w:hAnsi="宋体"/>
        </w:rPr>
        <w:t xml:space="preserve">        rev[ch[r][1]]^=1;</w:t>
      </w:r>
    </w:p>
    <w:p w:rsidR="008A1100" w:rsidRPr="000665B4" w:rsidRDefault="008A1100" w:rsidP="008A1100">
      <w:pPr>
        <w:rPr>
          <w:rFonts w:ascii="宋体" w:eastAsia="宋体" w:hAnsi="宋体"/>
        </w:rPr>
      </w:pPr>
      <w:r w:rsidRPr="000665B4">
        <w:rPr>
          <w:rFonts w:ascii="宋体" w:eastAsia="宋体" w:hAnsi="宋体"/>
        </w:rPr>
        <w:t xml:space="preserve">        rev[r]=0;      </w:t>
      </w:r>
    </w:p>
    <w:p w:rsidR="008A1100" w:rsidRPr="000665B4" w:rsidRDefault="008A1100" w:rsidP="008A1100">
      <w:pPr>
        <w:rPr>
          <w:rFonts w:ascii="宋体" w:eastAsia="宋体" w:hAnsi="宋体"/>
        </w:rPr>
      </w:pPr>
      <w:r w:rsidRPr="000665B4">
        <w:rPr>
          <w:rFonts w:ascii="宋体" w:eastAsia="宋体" w:hAnsi="宋体"/>
        </w:rPr>
        <w:t xml:space="preserve">    }</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void Bulid(int &amp;r,int L,int R,int father){</w:t>
      </w:r>
    </w:p>
    <w:p w:rsidR="008A1100" w:rsidRPr="000665B4" w:rsidRDefault="008A1100" w:rsidP="008A1100">
      <w:pPr>
        <w:rPr>
          <w:rFonts w:ascii="宋体" w:eastAsia="宋体" w:hAnsi="宋体"/>
        </w:rPr>
      </w:pPr>
      <w:r w:rsidRPr="000665B4">
        <w:rPr>
          <w:rFonts w:ascii="宋体" w:eastAsia="宋体" w:hAnsi="宋体"/>
        </w:rPr>
        <w:t xml:space="preserve">    if(L&gt;R)</w:t>
      </w:r>
    </w:p>
    <w:p w:rsidR="008A1100" w:rsidRPr="000665B4" w:rsidRDefault="008A1100" w:rsidP="008A1100">
      <w:pPr>
        <w:rPr>
          <w:rFonts w:ascii="宋体" w:eastAsia="宋体" w:hAnsi="宋体"/>
        </w:rPr>
      </w:pPr>
      <w:r w:rsidRPr="000665B4">
        <w:rPr>
          <w:rFonts w:ascii="宋体" w:eastAsia="宋体" w:hAnsi="宋体"/>
        </w:rPr>
        <w:t xml:space="preserve">        return ;</w:t>
      </w:r>
    </w:p>
    <w:p w:rsidR="008A1100" w:rsidRPr="000665B4" w:rsidRDefault="008A1100" w:rsidP="008A1100">
      <w:pPr>
        <w:rPr>
          <w:rFonts w:ascii="宋体" w:eastAsia="宋体" w:hAnsi="宋体"/>
        </w:rPr>
      </w:pPr>
      <w:r w:rsidRPr="000665B4">
        <w:rPr>
          <w:rFonts w:ascii="宋体" w:eastAsia="宋体" w:hAnsi="宋体"/>
        </w:rPr>
        <w:t xml:space="preserve">    int mid=(L+R)/2;</w:t>
      </w:r>
    </w:p>
    <w:p w:rsidR="008A1100" w:rsidRPr="000665B4" w:rsidRDefault="008A1100" w:rsidP="008A1100">
      <w:pPr>
        <w:rPr>
          <w:rFonts w:ascii="宋体" w:eastAsia="宋体" w:hAnsi="宋体"/>
        </w:rPr>
      </w:pPr>
      <w:r w:rsidRPr="000665B4">
        <w:rPr>
          <w:rFonts w:ascii="宋体" w:eastAsia="宋体" w:hAnsi="宋体"/>
        </w:rPr>
        <w:t xml:space="preserve">    NewNode(r,mid,father);</w:t>
      </w:r>
    </w:p>
    <w:p w:rsidR="008A1100" w:rsidRPr="000665B4" w:rsidRDefault="008A1100" w:rsidP="008A1100">
      <w:pPr>
        <w:rPr>
          <w:rFonts w:ascii="宋体" w:eastAsia="宋体" w:hAnsi="宋体"/>
        </w:rPr>
      </w:pPr>
      <w:r w:rsidRPr="000665B4">
        <w:rPr>
          <w:rFonts w:ascii="宋体" w:eastAsia="宋体" w:hAnsi="宋体"/>
        </w:rPr>
        <w:t xml:space="preserve">    Bulid(ch[r][0],L,mid-1,r);</w:t>
      </w:r>
    </w:p>
    <w:p w:rsidR="008A1100" w:rsidRPr="000665B4" w:rsidRDefault="008A1100" w:rsidP="008A1100">
      <w:pPr>
        <w:rPr>
          <w:rFonts w:ascii="宋体" w:eastAsia="宋体" w:hAnsi="宋体"/>
        </w:rPr>
      </w:pPr>
      <w:r w:rsidRPr="000665B4">
        <w:rPr>
          <w:rFonts w:ascii="宋体" w:eastAsia="宋体" w:hAnsi="宋体"/>
        </w:rPr>
        <w:t xml:space="preserve">    Bulid(ch[r][1],mid+1,R,r);</w:t>
      </w:r>
    </w:p>
    <w:p w:rsidR="008A1100" w:rsidRPr="000665B4" w:rsidRDefault="008A1100" w:rsidP="008A1100">
      <w:pPr>
        <w:rPr>
          <w:rFonts w:ascii="宋体" w:eastAsia="宋体" w:hAnsi="宋体"/>
        </w:rPr>
      </w:pPr>
      <w:r w:rsidRPr="000665B4">
        <w:rPr>
          <w:rFonts w:ascii="宋体" w:eastAsia="宋体" w:hAnsi="宋体"/>
        </w:rPr>
        <w:t xml:space="preserve">    Push_Up(r);</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void Init(){</w:t>
      </w:r>
    </w:p>
    <w:p w:rsidR="008A1100" w:rsidRPr="000665B4" w:rsidRDefault="008A1100" w:rsidP="008A1100">
      <w:pPr>
        <w:rPr>
          <w:rFonts w:ascii="宋体" w:eastAsia="宋体" w:hAnsi="宋体"/>
        </w:rPr>
      </w:pPr>
      <w:r w:rsidRPr="000665B4">
        <w:rPr>
          <w:rFonts w:ascii="宋体" w:eastAsia="宋体" w:hAnsi="宋体"/>
        </w:rPr>
        <w:t xml:space="preserve">    tot=root=0;</w:t>
      </w:r>
    </w:p>
    <w:p w:rsidR="008A1100" w:rsidRPr="000665B4" w:rsidRDefault="008A1100" w:rsidP="008A1100">
      <w:pPr>
        <w:rPr>
          <w:rFonts w:ascii="宋体" w:eastAsia="宋体" w:hAnsi="宋体"/>
        </w:rPr>
      </w:pPr>
      <w:r w:rsidRPr="000665B4">
        <w:rPr>
          <w:rFonts w:ascii="宋体" w:eastAsia="宋体" w:hAnsi="宋体"/>
        </w:rPr>
        <w:t xml:space="preserve">    ch[root][0]=ch[root][1]=pre[root]=rev[root]=size[root]=0;</w:t>
      </w:r>
    </w:p>
    <w:p w:rsidR="008A1100" w:rsidRPr="000665B4" w:rsidRDefault="008A1100" w:rsidP="008A1100">
      <w:pPr>
        <w:rPr>
          <w:rFonts w:ascii="宋体" w:eastAsia="宋体" w:hAnsi="宋体"/>
        </w:rPr>
      </w:pPr>
      <w:r w:rsidRPr="000665B4">
        <w:rPr>
          <w:rFonts w:ascii="宋体" w:eastAsia="宋体" w:hAnsi="宋体"/>
        </w:rPr>
        <w:t xml:space="preserve">    NewNode(root,-1,0);</w:t>
      </w:r>
    </w:p>
    <w:p w:rsidR="008A1100" w:rsidRPr="000665B4" w:rsidRDefault="008A1100" w:rsidP="008A1100">
      <w:pPr>
        <w:rPr>
          <w:rFonts w:ascii="宋体" w:eastAsia="宋体" w:hAnsi="宋体"/>
        </w:rPr>
      </w:pPr>
      <w:r w:rsidRPr="000665B4">
        <w:rPr>
          <w:rFonts w:ascii="宋体" w:eastAsia="宋体" w:hAnsi="宋体"/>
        </w:rPr>
        <w:t xml:space="preserve">    NewNode(ch[root][1],-1,root);</w:t>
      </w:r>
    </w:p>
    <w:p w:rsidR="008A1100" w:rsidRPr="000665B4" w:rsidRDefault="008A1100" w:rsidP="008A1100">
      <w:pPr>
        <w:rPr>
          <w:rFonts w:ascii="宋体" w:eastAsia="宋体" w:hAnsi="宋体"/>
        </w:rPr>
      </w:pPr>
      <w:r w:rsidRPr="000665B4">
        <w:rPr>
          <w:rFonts w:ascii="宋体" w:eastAsia="宋体" w:hAnsi="宋体"/>
        </w:rPr>
        <w:t xml:space="preserve">    size[root]=2;</w:t>
      </w:r>
    </w:p>
    <w:p w:rsidR="008A1100" w:rsidRPr="000665B4" w:rsidRDefault="008A1100" w:rsidP="008A1100">
      <w:pPr>
        <w:rPr>
          <w:rFonts w:ascii="宋体" w:eastAsia="宋体" w:hAnsi="宋体"/>
        </w:rPr>
      </w:pPr>
      <w:r w:rsidRPr="000665B4">
        <w:rPr>
          <w:rFonts w:ascii="宋体" w:eastAsia="宋体" w:hAnsi="宋体"/>
        </w:rPr>
        <w:t xml:space="preserve">    Bulid(Key_value,1,n,ch[root][1]);</w:t>
      </w:r>
    </w:p>
    <w:p w:rsidR="008A1100" w:rsidRPr="000665B4" w:rsidRDefault="008A1100" w:rsidP="008A1100">
      <w:pPr>
        <w:rPr>
          <w:rFonts w:ascii="宋体" w:eastAsia="宋体" w:hAnsi="宋体"/>
        </w:rPr>
      </w:pPr>
      <w:r w:rsidRPr="000665B4">
        <w:rPr>
          <w:rFonts w:ascii="宋体" w:eastAsia="宋体" w:hAnsi="宋体"/>
        </w:rPr>
        <w:t xml:space="preserve">    Push_Up(ch[root][1]);</w:t>
      </w:r>
    </w:p>
    <w:p w:rsidR="008A1100" w:rsidRPr="000665B4" w:rsidRDefault="008A1100" w:rsidP="008A1100">
      <w:pPr>
        <w:rPr>
          <w:rFonts w:ascii="宋体" w:eastAsia="宋体" w:hAnsi="宋体"/>
        </w:rPr>
      </w:pPr>
      <w:r w:rsidRPr="000665B4">
        <w:rPr>
          <w:rFonts w:ascii="宋体" w:eastAsia="宋体" w:hAnsi="宋体"/>
        </w:rPr>
        <w:t xml:space="preserve">    Push_Up(root);</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 xml:space="preserve">void Rotate(int x,int kind){ </w:t>
      </w:r>
    </w:p>
    <w:p w:rsidR="008A1100" w:rsidRPr="000665B4" w:rsidRDefault="008A1100" w:rsidP="008A1100">
      <w:pPr>
        <w:rPr>
          <w:rFonts w:ascii="宋体" w:eastAsia="宋体" w:hAnsi="宋体"/>
        </w:rPr>
      </w:pPr>
      <w:r w:rsidRPr="000665B4">
        <w:rPr>
          <w:rFonts w:ascii="宋体" w:eastAsia="宋体" w:hAnsi="宋体"/>
        </w:rPr>
        <w:lastRenderedPageBreak/>
        <w:t xml:space="preserve">    int y=pre[x];   </w:t>
      </w:r>
    </w:p>
    <w:p w:rsidR="008A1100" w:rsidRPr="000665B4" w:rsidRDefault="008A1100" w:rsidP="008A1100">
      <w:pPr>
        <w:rPr>
          <w:rFonts w:ascii="宋体" w:eastAsia="宋体" w:hAnsi="宋体"/>
        </w:rPr>
      </w:pPr>
      <w:r w:rsidRPr="000665B4">
        <w:rPr>
          <w:rFonts w:ascii="宋体" w:eastAsia="宋体" w:hAnsi="宋体"/>
        </w:rPr>
        <w:t xml:space="preserve">    Push_Down(y);</w:t>
      </w:r>
    </w:p>
    <w:p w:rsidR="008A1100" w:rsidRPr="000665B4" w:rsidRDefault="008A1100" w:rsidP="008A1100">
      <w:pPr>
        <w:rPr>
          <w:rFonts w:ascii="宋体" w:eastAsia="宋体" w:hAnsi="宋体"/>
        </w:rPr>
      </w:pPr>
      <w:r w:rsidRPr="000665B4">
        <w:rPr>
          <w:rFonts w:ascii="宋体" w:eastAsia="宋体" w:hAnsi="宋体"/>
        </w:rPr>
        <w:t xml:space="preserve">    Push_Down(x);</w:t>
      </w:r>
    </w:p>
    <w:p w:rsidR="008A1100" w:rsidRPr="000665B4" w:rsidRDefault="008A1100" w:rsidP="008A1100">
      <w:pPr>
        <w:rPr>
          <w:rFonts w:ascii="宋体" w:eastAsia="宋体" w:hAnsi="宋体"/>
        </w:rPr>
      </w:pPr>
      <w:r w:rsidRPr="000665B4">
        <w:rPr>
          <w:rFonts w:ascii="宋体" w:eastAsia="宋体" w:hAnsi="宋体"/>
        </w:rPr>
        <w:t xml:space="preserve">    ch[y][!kind]=ch[x][kind];  </w:t>
      </w:r>
    </w:p>
    <w:p w:rsidR="008A1100" w:rsidRPr="000665B4" w:rsidRDefault="008A1100" w:rsidP="008A1100">
      <w:pPr>
        <w:rPr>
          <w:rFonts w:ascii="宋体" w:eastAsia="宋体" w:hAnsi="宋体"/>
        </w:rPr>
      </w:pPr>
      <w:r w:rsidRPr="000665B4">
        <w:rPr>
          <w:rFonts w:ascii="宋体" w:eastAsia="宋体" w:hAnsi="宋体"/>
        </w:rPr>
        <w:t xml:space="preserve">    pre[ch[x][kind]]=y; </w:t>
      </w:r>
    </w:p>
    <w:p w:rsidR="008A1100" w:rsidRPr="000665B4" w:rsidRDefault="008A1100" w:rsidP="008A1100">
      <w:pPr>
        <w:rPr>
          <w:rFonts w:ascii="宋体" w:eastAsia="宋体" w:hAnsi="宋体"/>
        </w:rPr>
      </w:pPr>
      <w:r w:rsidRPr="000665B4">
        <w:rPr>
          <w:rFonts w:ascii="宋体" w:eastAsia="宋体" w:hAnsi="宋体"/>
        </w:rPr>
        <w:t xml:space="preserve">    if(pre[y]) </w:t>
      </w:r>
    </w:p>
    <w:p w:rsidR="008A1100" w:rsidRPr="000665B4" w:rsidRDefault="008A1100" w:rsidP="008A1100">
      <w:pPr>
        <w:rPr>
          <w:rFonts w:ascii="宋体" w:eastAsia="宋体" w:hAnsi="宋体"/>
        </w:rPr>
      </w:pPr>
      <w:r w:rsidRPr="000665B4">
        <w:rPr>
          <w:rFonts w:ascii="宋体" w:eastAsia="宋体" w:hAnsi="宋体"/>
        </w:rPr>
        <w:t xml:space="preserve">        ch[pre[y]][ch[pre[y]][1]==y]=x; </w:t>
      </w:r>
    </w:p>
    <w:p w:rsidR="008A1100" w:rsidRPr="000665B4" w:rsidRDefault="008A1100" w:rsidP="008A1100">
      <w:pPr>
        <w:rPr>
          <w:rFonts w:ascii="宋体" w:eastAsia="宋体" w:hAnsi="宋体"/>
        </w:rPr>
      </w:pPr>
      <w:r w:rsidRPr="000665B4">
        <w:rPr>
          <w:rFonts w:ascii="宋体" w:eastAsia="宋体" w:hAnsi="宋体"/>
        </w:rPr>
        <w:t xml:space="preserve">    pre[x]=pre[y]; </w:t>
      </w:r>
    </w:p>
    <w:p w:rsidR="008A1100" w:rsidRPr="000665B4" w:rsidRDefault="008A1100" w:rsidP="008A1100">
      <w:pPr>
        <w:rPr>
          <w:rFonts w:ascii="宋体" w:eastAsia="宋体" w:hAnsi="宋体"/>
        </w:rPr>
      </w:pPr>
      <w:r w:rsidRPr="000665B4">
        <w:rPr>
          <w:rFonts w:ascii="宋体" w:eastAsia="宋体" w:hAnsi="宋体"/>
        </w:rPr>
        <w:t xml:space="preserve">    ch[x][kind]=y; </w:t>
      </w:r>
    </w:p>
    <w:p w:rsidR="008A1100" w:rsidRPr="000665B4" w:rsidRDefault="008A1100" w:rsidP="008A1100">
      <w:pPr>
        <w:rPr>
          <w:rFonts w:ascii="宋体" w:eastAsia="宋体" w:hAnsi="宋体"/>
        </w:rPr>
      </w:pPr>
      <w:r w:rsidRPr="000665B4">
        <w:rPr>
          <w:rFonts w:ascii="宋体" w:eastAsia="宋体" w:hAnsi="宋体"/>
        </w:rPr>
        <w:t xml:space="preserve">    pre[y]=x; </w:t>
      </w:r>
    </w:p>
    <w:p w:rsidR="008A1100" w:rsidRPr="000665B4" w:rsidRDefault="008A1100" w:rsidP="008A1100">
      <w:pPr>
        <w:rPr>
          <w:rFonts w:ascii="宋体" w:eastAsia="宋体" w:hAnsi="宋体"/>
        </w:rPr>
      </w:pPr>
      <w:r w:rsidRPr="000665B4">
        <w:rPr>
          <w:rFonts w:ascii="宋体" w:eastAsia="宋体" w:hAnsi="宋体"/>
        </w:rPr>
        <w:t xml:space="preserve">    Push_Up(y); </w:t>
      </w:r>
    </w:p>
    <w:p w:rsidR="008A1100" w:rsidRPr="000665B4" w:rsidRDefault="008A1100" w:rsidP="008A1100">
      <w:pPr>
        <w:rPr>
          <w:rFonts w:ascii="宋体" w:eastAsia="宋体" w:hAnsi="宋体"/>
        </w:rPr>
      </w:pPr>
      <w:r w:rsidRPr="000665B4">
        <w:rPr>
          <w:rFonts w:ascii="宋体" w:eastAsia="宋体" w:hAnsi="宋体"/>
        </w:rPr>
        <w:t xml:space="preserve">}  </w:t>
      </w:r>
    </w:p>
    <w:p w:rsidR="008A1100" w:rsidRPr="000665B4" w:rsidRDefault="008A1100" w:rsidP="008A1100">
      <w:pPr>
        <w:rPr>
          <w:rFonts w:ascii="宋体" w:eastAsia="宋体" w:hAnsi="宋体"/>
        </w:rPr>
      </w:pPr>
      <w:r w:rsidRPr="000665B4">
        <w:rPr>
          <w:rFonts w:ascii="宋体" w:eastAsia="宋体" w:hAnsi="宋体"/>
        </w:rPr>
        <w:t xml:space="preserve">void Splay(int r,int goal){ </w:t>
      </w:r>
    </w:p>
    <w:p w:rsidR="008A1100" w:rsidRPr="000665B4" w:rsidRDefault="008A1100" w:rsidP="008A1100">
      <w:pPr>
        <w:rPr>
          <w:rFonts w:ascii="宋体" w:eastAsia="宋体" w:hAnsi="宋体"/>
        </w:rPr>
      </w:pPr>
      <w:r w:rsidRPr="000665B4">
        <w:rPr>
          <w:rFonts w:ascii="宋体" w:eastAsia="宋体" w:hAnsi="宋体"/>
        </w:rPr>
        <w:t xml:space="preserve">    Push_Down(r);</w:t>
      </w:r>
    </w:p>
    <w:p w:rsidR="008A1100" w:rsidRPr="000665B4" w:rsidRDefault="008A1100" w:rsidP="008A1100">
      <w:pPr>
        <w:rPr>
          <w:rFonts w:ascii="宋体" w:eastAsia="宋体" w:hAnsi="宋体"/>
        </w:rPr>
      </w:pPr>
      <w:r w:rsidRPr="000665B4">
        <w:rPr>
          <w:rFonts w:ascii="宋体" w:eastAsia="宋体" w:hAnsi="宋体"/>
        </w:rPr>
        <w:t xml:space="preserve">    while(pre[r]!=goal){ </w:t>
      </w:r>
    </w:p>
    <w:p w:rsidR="008A1100" w:rsidRPr="000665B4" w:rsidRDefault="008A1100" w:rsidP="008A1100">
      <w:pPr>
        <w:rPr>
          <w:rFonts w:ascii="宋体" w:eastAsia="宋体" w:hAnsi="宋体"/>
        </w:rPr>
      </w:pPr>
      <w:r w:rsidRPr="000665B4">
        <w:rPr>
          <w:rFonts w:ascii="宋体" w:eastAsia="宋体" w:hAnsi="宋体"/>
        </w:rPr>
        <w:t xml:space="preserve">        if(pre[pre[r]]==goal) </w:t>
      </w:r>
    </w:p>
    <w:p w:rsidR="008A1100" w:rsidRPr="000665B4" w:rsidRDefault="008A1100" w:rsidP="008A1100">
      <w:pPr>
        <w:rPr>
          <w:rFonts w:ascii="宋体" w:eastAsia="宋体" w:hAnsi="宋体"/>
        </w:rPr>
      </w:pPr>
      <w:r w:rsidRPr="000665B4">
        <w:rPr>
          <w:rFonts w:ascii="宋体" w:eastAsia="宋体" w:hAnsi="宋体"/>
        </w:rPr>
        <w:t xml:space="preserve">            Rotate(r,ch[pre[r]][0]==r); </w:t>
      </w:r>
    </w:p>
    <w:p w:rsidR="008A1100" w:rsidRPr="000665B4" w:rsidRDefault="008A1100" w:rsidP="008A1100">
      <w:pPr>
        <w:rPr>
          <w:rFonts w:ascii="宋体" w:eastAsia="宋体" w:hAnsi="宋体"/>
        </w:rPr>
      </w:pPr>
      <w:r w:rsidRPr="000665B4">
        <w:rPr>
          <w:rFonts w:ascii="宋体" w:eastAsia="宋体" w:hAnsi="宋体"/>
        </w:rPr>
        <w:t xml:space="preserve">        else{ </w:t>
      </w:r>
    </w:p>
    <w:p w:rsidR="008A1100" w:rsidRPr="000665B4" w:rsidRDefault="008A1100" w:rsidP="008A1100">
      <w:pPr>
        <w:rPr>
          <w:rFonts w:ascii="宋体" w:eastAsia="宋体" w:hAnsi="宋体"/>
        </w:rPr>
      </w:pPr>
      <w:r w:rsidRPr="000665B4">
        <w:rPr>
          <w:rFonts w:ascii="宋体" w:eastAsia="宋体" w:hAnsi="宋体"/>
        </w:rPr>
        <w:t xml:space="preserve">            int y=pre[r]; </w:t>
      </w:r>
    </w:p>
    <w:p w:rsidR="008A1100" w:rsidRPr="000665B4" w:rsidRDefault="008A1100" w:rsidP="008A1100">
      <w:pPr>
        <w:rPr>
          <w:rFonts w:ascii="宋体" w:eastAsia="宋体" w:hAnsi="宋体"/>
        </w:rPr>
      </w:pPr>
      <w:r w:rsidRPr="000665B4">
        <w:rPr>
          <w:rFonts w:ascii="宋体" w:eastAsia="宋体" w:hAnsi="宋体"/>
        </w:rPr>
        <w:t xml:space="preserve">            int kind=(ch[pre[y]][0]==y); </w:t>
      </w:r>
    </w:p>
    <w:p w:rsidR="008A1100" w:rsidRPr="000665B4" w:rsidRDefault="008A1100" w:rsidP="008A1100">
      <w:pPr>
        <w:rPr>
          <w:rFonts w:ascii="宋体" w:eastAsia="宋体" w:hAnsi="宋体"/>
        </w:rPr>
      </w:pPr>
      <w:r w:rsidRPr="000665B4">
        <w:rPr>
          <w:rFonts w:ascii="宋体" w:eastAsia="宋体" w:hAnsi="宋体"/>
        </w:rPr>
        <w:t xml:space="preserve">            if(ch[y][kind]==r){ </w:t>
      </w:r>
    </w:p>
    <w:p w:rsidR="008A1100" w:rsidRPr="000665B4" w:rsidRDefault="008A1100" w:rsidP="008A1100">
      <w:pPr>
        <w:rPr>
          <w:rFonts w:ascii="宋体" w:eastAsia="宋体" w:hAnsi="宋体"/>
        </w:rPr>
      </w:pPr>
      <w:r w:rsidRPr="000665B4">
        <w:rPr>
          <w:rFonts w:ascii="宋体" w:eastAsia="宋体" w:hAnsi="宋体"/>
        </w:rPr>
        <w:t xml:space="preserve">                Rotate(r,!kind); </w:t>
      </w:r>
    </w:p>
    <w:p w:rsidR="008A1100" w:rsidRPr="000665B4" w:rsidRDefault="008A1100" w:rsidP="008A1100">
      <w:pPr>
        <w:rPr>
          <w:rFonts w:ascii="宋体" w:eastAsia="宋体" w:hAnsi="宋体"/>
        </w:rPr>
      </w:pPr>
      <w:r w:rsidRPr="000665B4">
        <w:rPr>
          <w:rFonts w:ascii="宋体" w:eastAsia="宋体" w:hAnsi="宋体"/>
        </w:rPr>
        <w:t xml:space="preserve">                Rotate(r,kind); </w:t>
      </w:r>
    </w:p>
    <w:p w:rsidR="008A1100" w:rsidRPr="000665B4" w:rsidRDefault="008A1100" w:rsidP="008A1100">
      <w:pPr>
        <w:rPr>
          <w:rFonts w:ascii="宋体" w:eastAsia="宋体" w:hAnsi="宋体"/>
        </w:rPr>
      </w:pPr>
      <w:r w:rsidRPr="000665B4">
        <w:rPr>
          <w:rFonts w:ascii="宋体" w:eastAsia="宋体" w:hAnsi="宋体"/>
        </w:rPr>
        <w:t xml:space="preserve">            } </w:t>
      </w:r>
    </w:p>
    <w:p w:rsidR="008A1100" w:rsidRPr="000665B4" w:rsidRDefault="008A1100" w:rsidP="008A1100">
      <w:pPr>
        <w:rPr>
          <w:rFonts w:ascii="宋体" w:eastAsia="宋体" w:hAnsi="宋体"/>
        </w:rPr>
      </w:pPr>
      <w:r w:rsidRPr="000665B4">
        <w:rPr>
          <w:rFonts w:ascii="宋体" w:eastAsia="宋体" w:hAnsi="宋体"/>
        </w:rPr>
        <w:t xml:space="preserve">            else{ </w:t>
      </w:r>
    </w:p>
    <w:p w:rsidR="008A1100" w:rsidRPr="000665B4" w:rsidRDefault="008A1100" w:rsidP="008A1100">
      <w:pPr>
        <w:rPr>
          <w:rFonts w:ascii="宋体" w:eastAsia="宋体" w:hAnsi="宋体"/>
        </w:rPr>
      </w:pPr>
      <w:r w:rsidRPr="000665B4">
        <w:rPr>
          <w:rFonts w:ascii="宋体" w:eastAsia="宋体" w:hAnsi="宋体"/>
        </w:rPr>
        <w:t xml:space="preserve">                Rotate(y,kind); </w:t>
      </w:r>
    </w:p>
    <w:p w:rsidR="008A1100" w:rsidRPr="000665B4" w:rsidRDefault="008A1100" w:rsidP="008A1100">
      <w:pPr>
        <w:rPr>
          <w:rFonts w:ascii="宋体" w:eastAsia="宋体" w:hAnsi="宋体"/>
        </w:rPr>
      </w:pPr>
      <w:r w:rsidRPr="000665B4">
        <w:rPr>
          <w:rFonts w:ascii="宋体" w:eastAsia="宋体" w:hAnsi="宋体"/>
        </w:rPr>
        <w:t xml:space="preserve">                Rotate(r,kind); </w:t>
      </w:r>
    </w:p>
    <w:p w:rsidR="008A1100" w:rsidRPr="000665B4" w:rsidRDefault="008A1100" w:rsidP="008A1100">
      <w:pPr>
        <w:rPr>
          <w:rFonts w:ascii="宋体" w:eastAsia="宋体" w:hAnsi="宋体"/>
        </w:rPr>
      </w:pPr>
      <w:r w:rsidRPr="000665B4">
        <w:rPr>
          <w:rFonts w:ascii="宋体" w:eastAsia="宋体" w:hAnsi="宋体"/>
        </w:rPr>
        <w:t xml:space="preserve">            } </w:t>
      </w:r>
    </w:p>
    <w:p w:rsidR="008A1100" w:rsidRPr="000665B4" w:rsidRDefault="008A1100" w:rsidP="008A1100">
      <w:pPr>
        <w:rPr>
          <w:rFonts w:ascii="宋体" w:eastAsia="宋体" w:hAnsi="宋体"/>
        </w:rPr>
      </w:pPr>
      <w:r w:rsidRPr="000665B4">
        <w:rPr>
          <w:rFonts w:ascii="宋体" w:eastAsia="宋体" w:hAnsi="宋体"/>
        </w:rPr>
        <w:t xml:space="preserve">        } </w:t>
      </w:r>
    </w:p>
    <w:p w:rsidR="008A1100" w:rsidRPr="000665B4" w:rsidRDefault="008A1100" w:rsidP="008A1100">
      <w:pPr>
        <w:rPr>
          <w:rFonts w:ascii="宋体" w:eastAsia="宋体" w:hAnsi="宋体"/>
        </w:rPr>
      </w:pPr>
      <w:r w:rsidRPr="000665B4">
        <w:rPr>
          <w:rFonts w:ascii="宋体" w:eastAsia="宋体" w:hAnsi="宋体"/>
        </w:rPr>
        <w:t xml:space="preserve">    } </w:t>
      </w:r>
    </w:p>
    <w:p w:rsidR="008A1100" w:rsidRPr="000665B4" w:rsidRDefault="008A1100" w:rsidP="008A1100">
      <w:pPr>
        <w:rPr>
          <w:rFonts w:ascii="宋体" w:eastAsia="宋体" w:hAnsi="宋体"/>
        </w:rPr>
      </w:pPr>
      <w:r w:rsidRPr="000665B4">
        <w:rPr>
          <w:rFonts w:ascii="宋体" w:eastAsia="宋体" w:hAnsi="宋体"/>
        </w:rPr>
        <w:t xml:space="preserve">    Push_Up(r); </w:t>
      </w:r>
    </w:p>
    <w:p w:rsidR="008A1100" w:rsidRPr="000665B4" w:rsidRDefault="008A1100" w:rsidP="008A1100">
      <w:pPr>
        <w:rPr>
          <w:rFonts w:ascii="宋体" w:eastAsia="宋体" w:hAnsi="宋体"/>
        </w:rPr>
      </w:pPr>
      <w:r w:rsidRPr="000665B4">
        <w:rPr>
          <w:rFonts w:ascii="宋体" w:eastAsia="宋体" w:hAnsi="宋体"/>
        </w:rPr>
        <w:t xml:space="preserve">    if(goal==0) root=r; </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int Get_Kth(int r,int k){</w:t>
      </w:r>
    </w:p>
    <w:p w:rsidR="008A1100" w:rsidRPr="000665B4" w:rsidRDefault="008A1100" w:rsidP="008A1100">
      <w:pPr>
        <w:rPr>
          <w:rFonts w:ascii="宋体" w:eastAsia="宋体" w:hAnsi="宋体"/>
        </w:rPr>
      </w:pPr>
      <w:r w:rsidRPr="000665B4">
        <w:rPr>
          <w:rFonts w:ascii="宋体" w:eastAsia="宋体" w:hAnsi="宋体"/>
        </w:rPr>
        <w:t xml:space="preserve">    Push_Down(r);</w:t>
      </w:r>
    </w:p>
    <w:p w:rsidR="008A1100" w:rsidRPr="000665B4" w:rsidRDefault="008A1100" w:rsidP="008A1100">
      <w:pPr>
        <w:rPr>
          <w:rFonts w:ascii="宋体" w:eastAsia="宋体" w:hAnsi="宋体"/>
        </w:rPr>
      </w:pPr>
      <w:r w:rsidRPr="000665B4">
        <w:rPr>
          <w:rFonts w:ascii="宋体" w:eastAsia="宋体" w:hAnsi="宋体"/>
        </w:rPr>
        <w:t xml:space="preserve">    int t=size[ch[r][0]];</w:t>
      </w:r>
    </w:p>
    <w:p w:rsidR="008A1100" w:rsidRPr="000665B4" w:rsidRDefault="008A1100" w:rsidP="008A1100">
      <w:pPr>
        <w:rPr>
          <w:rFonts w:ascii="宋体" w:eastAsia="宋体" w:hAnsi="宋体"/>
        </w:rPr>
      </w:pPr>
      <w:r w:rsidRPr="000665B4">
        <w:rPr>
          <w:rFonts w:ascii="宋体" w:eastAsia="宋体" w:hAnsi="宋体"/>
        </w:rPr>
        <w:t xml:space="preserve">    if(t==k-1)</w:t>
      </w:r>
    </w:p>
    <w:p w:rsidR="008A1100" w:rsidRPr="000665B4" w:rsidRDefault="008A1100" w:rsidP="008A1100">
      <w:pPr>
        <w:rPr>
          <w:rFonts w:ascii="宋体" w:eastAsia="宋体" w:hAnsi="宋体"/>
        </w:rPr>
      </w:pPr>
      <w:r w:rsidRPr="000665B4">
        <w:rPr>
          <w:rFonts w:ascii="宋体" w:eastAsia="宋体" w:hAnsi="宋体"/>
        </w:rPr>
        <w:t xml:space="preserve">        return r;</w:t>
      </w:r>
    </w:p>
    <w:p w:rsidR="008A1100" w:rsidRPr="000665B4" w:rsidRDefault="008A1100" w:rsidP="008A1100">
      <w:pPr>
        <w:rPr>
          <w:rFonts w:ascii="宋体" w:eastAsia="宋体" w:hAnsi="宋体"/>
        </w:rPr>
      </w:pPr>
      <w:r w:rsidRPr="000665B4">
        <w:rPr>
          <w:rFonts w:ascii="宋体" w:eastAsia="宋体" w:hAnsi="宋体"/>
        </w:rPr>
        <w:t xml:space="preserve">    if(t&gt;=k)</w:t>
      </w:r>
    </w:p>
    <w:p w:rsidR="008A1100" w:rsidRPr="000665B4" w:rsidRDefault="008A1100" w:rsidP="008A1100">
      <w:pPr>
        <w:rPr>
          <w:rFonts w:ascii="宋体" w:eastAsia="宋体" w:hAnsi="宋体"/>
        </w:rPr>
      </w:pPr>
      <w:r w:rsidRPr="000665B4">
        <w:rPr>
          <w:rFonts w:ascii="宋体" w:eastAsia="宋体" w:hAnsi="宋体"/>
        </w:rPr>
        <w:t xml:space="preserve">        return Get_Kth(ch[r][0],k);</w:t>
      </w:r>
    </w:p>
    <w:p w:rsidR="008A1100" w:rsidRPr="000665B4" w:rsidRDefault="008A1100" w:rsidP="008A1100">
      <w:pPr>
        <w:rPr>
          <w:rFonts w:ascii="宋体" w:eastAsia="宋体" w:hAnsi="宋体"/>
        </w:rPr>
      </w:pPr>
      <w:r w:rsidRPr="000665B4">
        <w:rPr>
          <w:rFonts w:ascii="宋体" w:eastAsia="宋体" w:hAnsi="宋体"/>
        </w:rPr>
        <w:t xml:space="preserve">    else</w:t>
      </w:r>
    </w:p>
    <w:p w:rsidR="008A1100" w:rsidRPr="000665B4" w:rsidRDefault="008A1100" w:rsidP="008A1100">
      <w:pPr>
        <w:rPr>
          <w:rFonts w:ascii="宋体" w:eastAsia="宋体" w:hAnsi="宋体"/>
        </w:rPr>
      </w:pPr>
      <w:r w:rsidRPr="000665B4">
        <w:rPr>
          <w:rFonts w:ascii="宋体" w:eastAsia="宋体" w:hAnsi="宋体"/>
        </w:rPr>
        <w:t xml:space="preserve">        return Get_Kth(ch[r][1],k-t-1);</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int Get_Min(int r){</w:t>
      </w:r>
    </w:p>
    <w:p w:rsidR="008A1100" w:rsidRPr="000665B4" w:rsidRDefault="008A1100" w:rsidP="008A1100">
      <w:pPr>
        <w:rPr>
          <w:rFonts w:ascii="宋体" w:eastAsia="宋体" w:hAnsi="宋体"/>
        </w:rPr>
      </w:pPr>
      <w:r w:rsidRPr="000665B4">
        <w:rPr>
          <w:rFonts w:ascii="宋体" w:eastAsia="宋体" w:hAnsi="宋体"/>
        </w:rPr>
        <w:lastRenderedPageBreak/>
        <w:t xml:space="preserve">    Push_Down(r);</w:t>
      </w:r>
    </w:p>
    <w:p w:rsidR="008A1100" w:rsidRPr="000665B4" w:rsidRDefault="008A1100" w:rsidP="008A1100">
      <w:pPr>
        <w:rPr>
          <w:rFonts w:ascii="宋体" w:eastAsia="宋体" w:hAnsi="宋体"/>
        </w:rPr>
      </w:pPr>
      <w:r w:rsidRPr="000665B4">
        <w:rPr>
          <w:rFonts w:ascii="宋体" w:eastAsia="宋体" w:hAnsi="宋体"/>
        </w:rPr>
        <w:t xml:space="preserve">    while(ch[r][0]){</w:t>
      </w:r>
    </w:p>
    <w:p w:rsidR="008A1100" w:rsidRPr="000665B4" w:rsidRDefault="008A1100" w:rsidP="008A1100">
      <w:pPr>
        <w:rPr>
          <w:rFonts w:ascii="宋体" w:eastAsia="宋体" w:hAnsi="宋体"/>
        </w:rPr>
      </w:pPr>
      <w:r w:rsidRPr="000665B4">
        <w:rPr>
          <w:rFonts w:ascii="宋体" w:eastAsia="宋体" w:hAnsi="宋体"/>
        </w:rPr>
        <w:t xml:space="preserve">        r=ch[r][0];</w:t>
      </w:r>
    </w:p>
    <w:p w:rsidR="008A1100" w:rsidRPr="000665B4" w:rsidRDefault="008A1100" w:rsidP="008A1100">
      <w:pPr>
        <w:rPr>
          <w:rFonts w:ascii="宋体" w:eastAsia="宋体" w:hAnsi="宋体"/>
        </w:rPr>
      </w:pPr>
      <w:r w:rsidRPr="000665B4">
        <w:rPr>
          <w:rFonts w:ascii="宋体" w:eastAsia="宋体" w:hAnsi="宋体"/>
        </w:rPr>
        <w:t xml:space="preserve">        Push_Down(r);</w:t>
      </w:r>
    </w:p>
    <w:p w:rsidR="008A1100" w:rsidRPr="000665B4" w:rsidRDefault="008A1100" w:rsidP="008A1100">
      <w:pPr>
        <w:rPr>
          <w:rFonts w:ascii="宋体" w:eastAsia="宋体" w:hAnsi="宋体"/>
        </w:rPr>
      </w:pPr>
      <w:r w:rsidRPr="000665B4">
        <w:rPr>
          <w:rFonts w:ascii="宋体" w:eastAsia="宋体" w:hAnsi="宋体"/>
        </w:rPr>
        <w:t xml:space="preserve">    }</w:t>
      </w:r>
    </w:p>
    <w:p w:rsidR="008A1100" w:rsidRPr="000665B4" w:rsidRDefault="008A1100" w:rsidP="008A1100">
      <w:pPr>
        <w:rPr>
          <w:rFonts w:ascii="宋体" w:eastAsia="宋体" w:hAnsi="宋体"/>
        </w:rPr>
      </w:pPr>
      <w:r w:rsidRPr="000665B4">
        <w:rPr>
          <w:rFonts w:ascii="宋体" w:eastAsia="宋体" w:hAnsi="宋体"/>
        </w:rPr>
        <w:t xml:space="preserve">    return r;</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int Get_Max(int r){</w:t>
      </w:r>
    </w:p>
    <w:p w:rsidR="008A1100" w:rsidRPr="000665B4" w:rsidRDefault="008A1100" w:rsidP="008A1100">
      <w:pPr>
        <w:rPr>
          <w:rFonts w:ascii="宋体" w:eastAsia="宋体" w:hAnsi="宋体"/>
        </w:rPr>
      </w:pPr>
      <w:r w:rsidRPr="000665B4">
        <w:rPr>
          <w:rFonts w:ascii="宋体" w:eastAsia="宋体" w:hAnsi="宋体"/>
        </w:rPr>
        <w:t xml:space="preserve">    Push_Down(r);</w:t>
      </w:r>
    </w:p>
    <w:p w:rsidR="008A1100" w:rsidRPr="000665B4" w:rsidRDefault="008A1100" w:rsidP="008A1100">
      <w:pPr>
        <w:rPr>
          <w:rFonts w:ascii="宋体" w:eastAsia="宋体" w:hAnsi="宋体"/>
        </w:rPr>
      </w:pPr>
      <w:r w:rsidRPr="000665B4">
        <w:rPr>
          <w:rFonts w:ascii="宋体" w:eastAsia="宋体" w:hAnsi="宋体"/>
        </w:rPr>
        <w:t xml:space="preserve">    while(ch[r][1]){</w:t>
      </w:r>
    </w:p>
    <w:p w:rsidR="008A1100" w:rsidRPr="000665B4" w:rsidRDefault="008A1100" w:rsidP="008A1100">
      <w:pPr>
        <w:rPr>
          <w:rFonts w:ascii="宋体" w:eastAsia="宋体" w:hAnsi="宋体"/>
        </w:rPr>
      </w:pPr>
      <w:r w:rsidRPr="000665B4">
        <w:rPr>
          <w:rFonts w:ascii="宋体" w:eastAsia="宋体" w:hAnsi="宋体"/>
        </w:rPr>
        <w:t xml:space="preserve">        r=ch[r][1];</w:t>
      </w:r>
    </w:p>
    <w:p w:rsidR="008A1100" w:rsidRPr="000665B4" w:rsidRDefault="008A1100" w:rsidP="008A1100">
      <w:pPr>
        <w:rPr>
          <w:rFonts w:ascii="宋体" w:eastAsia="宋体" w:hAnsi="宋体"/>
        </w:rPr>
      </w:pPr>
      <w:r w:rsidRPr="000665B4">
        <w:rPr>
          <w:rFonts w:ascii="宋体" w:eastAsia="宋体" w:hAnsi="宋体"/>
        </w:rPr>
        <w:t xml:space="preserve">        Push_Down(r);</w:t>
      </w:r>
    </w:p>
    <w:p w:rsidR="008A1100" w:rsidRPr="000665B4" w:rsidRDefault="008A1100" w:rsidP="008A1100">
      <w:pPr>
        <w:rPr>
          <w:rFonts w:ascii="宋体" w:eastAsia="宋体" w:hAnsi="宋体"/>
        </w:rPr>
      </w:pPr>
      <w:r w:rsidRPr="000665B4">
        <w:rPr>
          <w:rFonts w:ascii="宋体" w:eastAsia="宋体" w:hAnsi="宋体"/>
        </w:rPr>
        <w:t xml:space="preserve">    }</w:t>
      </w:r>
    </w:p>
    <w:p w:rsidR="008A1100" w:rsidRPr="000665B4" w:rsidRDefault="008A1100" w:rsidP="008A1100">
      <w:pPr>
        <w:rPr>
          <w:rFonts w:ascii="宋体" w:eastAsia="宋体" w:hAnsi="宋体"/>
        </w:rPr>
      </w:pPr>
      <w:r w:rsidRPr="000665B4">
        <w:rPr>
          <w:rFonts w:ascii="宋体" w:eastAsia="宋体" w:hAnsi="宋体"/>
        </w:rPr>
        <w:t xml:space="preserve">    return r;</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void Reversal(int a,int b){</w:t>
      </w:r>
    </w:p>
    <w:p w:rsidR="008A1100" w:rsidRPr="000665B4" w:rsidRDefault="008A1100" w:rsidP="008A1100">
      <w:pPr>
        <w:rPr>
          <w:rFonts w:ascii="宋体" w:eastAsia="宋体" w:hAnsi="宋体"/>
        </w:rPr>
      </w:pPr>
      <w:r w:rsidRPr="000665B4">
        <w:rPr>
          <w:rFonts w:ascii="宋体" w:eastAsia="宋体" w:hAnsi="宋体"/>
        </w:rPr>
        <w:t xml:space="preserve">    int x=Get_Kth(root,a);</w:t>
      </w:r>
    </w:p>
    <w:p w:rsidR="008A1100" w:rsidRPr="000665B4" w:rsidRDefault="008A1100" w:rsidP="008A1100">
      <w:pPr>
        <w:rPr>
          <w:rFonts w:ascii="宋体" w:eastAsia="宋体" w:hAnsi="宋体"/>
        </w:rPr>
      </w:pPr>
      <w:r w:rsidRPr="000665B4">
        <w:rPr>
          <w:rFonts w:ascii="宋体" w:eastAsia="宋体" w:hAnsi="宋体"/>
        </w:rPr>
        <w:t xml:space="preserve">    int y=Get_Kth(root,b+2);</w:t>
      </w:r>
    </w:p>
    <w:p w:rsidR="008A1100" w:rsidRPr="000665B4" w:rsidRDefault="008A1100" w:rsidP="008A1100">
      <w:pPr>
        <w:rPr>
          <w:rFonts w:ascii="宋体" w:eastAsia="宋体" w:hAnsi="宋体"/>
        </w:rPr>
      </w:pPr>
      <w:r w:rsidRPr="000665B4">
        <w:rPr>
          <w:rFonts w:ascii="宋体" w:eastAsia="宋体" w:hAnsi="宋体"/>
        </w:rPr>
        <w:t xml:space="preserve">    Splay(x,0);</w:t>
      </w:r>
    </w:p>
    <w:p w:rsidR="008A1100" w:rsidRPr="000665B4" w:rsidRDefault="008A1100" w:rsidP="008A1100">
      <w:pPr>
        <w:rPr>
          <w:rFonts w:ascii="宋体" w:eastAsia="宋体" w:hAnsi="宋体"/>
        </w:rPr>
      </w:pPr>
      <w:r w:rsidRPr="000665B4">
        <w:rPr>
          <w:rFonts w:ascii="宋体" w:eastAsia="宋体" w:hAnsi="宋体"/>
        </w:rPr>
        <w:t xml:space="preserve">    Splay(y,root);     </w:t>
      </w:r>
    </w:p>
    <w:p w:rsidR="008A1100" w:rsidRPr="000665B4" w:rsidRDefault="008A1100" w:rsidP="008A1100">
      <w:pPr>
        <w:rPr>
          <w:rFonts w:ascii="宋体" w:eastAsia="宋体" w:hAnsi="宋体"/>
        </w:rPr>
      </w:pPr>
      <w:r w:rsidRPr="000665B4">
        <w:rPr>
          <w:rFonts w:ascii="宋体" w:eastAsia="宋体" w:hAnsi="宋体"/>
        </w:rPr>
        <w:t xml:space="preserve">    rev[Key_value]^=1;</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void Cut(int a,int b,int c){</w:t>
      </w:r>
    </w:p>
    <w:p w:rsidR="008A1100" w:rsidRPr="000665B4" w:rsidRDefault="008A1100" w:rsidP="008A1100">
      <w:pPr>
        <w:rPr>
          <w:rFonts w:ascii="宋体" w:eastAsia="宋体" w:hAnsi="宋体"/>
        </w:rPr>
      </w:pPr>
      <w:r w:rsidRPr="000665B4">
        <w:rPr>
          <w:rFonts w:ascii="宋体" w:eastAsia="宋体" w:hAnsi="宋体"/>
        </w:rPr>
        <w:t xml:space="preserve">    int x=Get_Kth(root,a);</w:t>
      </w:r>
    </w:p>
    <w:p w:rsidR="008A1100" w:rsidRPr="000665B4" w:rsidRDefault="008A1100" w:rsidP="008A1100">
      <w:pPr>
        <w:rPr>
          <w:rFonts w:ascii="宋体" w:eastAsia="宋体" w:hAnsi="宋体"/>
        </w:rPr>
      </w:pPr>
      <w:r w:rsidRPr="000665B4">
        <w:rPr>
          <w:rFonts w:ascii="宋体" w:eastAsia="宋体" w:hAnsi="宋体"/>
        </w:rPr>
        <w:t xml:space="preserve">    int y=Get_Kth(root,b+2);   </w:t>
      </w:r>
    </w:p>
    <w:p w:rsidR="008A1100" w:rsidRPr="000665B4" w:rsidRDefault="008A1100" w:rsidP="008A1100">
      <w:pPr>
        <w:rPr>
          <w:rFonts w:ascii="宋体" w:eastAsia="宋体" w:hAnsi="宋体"/>
        </w:rPr>
      </w:pPr>
      <w:r w:rsidRPr="000665B4">
        <w:rPr>
          <w:rFonts w:ascii="宋体" w:eastAsia="宋体" w:hAnsi="宋体"/>
        </w:rPr>
        <w:t xml:space="preserve">    Splay(x,0);</w:t>
      </w:r>
    </w:p>
    <w:p w:rsidR="008A1100" w:rsidRPr="000665B4" w:rsidRDefault="008A1100" w:rsidP="008A1100">
      <w:pPr>
        <w:rPr>
          <w:rFonts w:ascii="宋体" w:eastAsia="宋体" w:hAnsi="宋体"/>
        </w:rPr>
      </w:pPr>
      <w:r w:rsidRPr="000665B4">
        <w:rPr>
          <w:rFonts w:ascii="宋体" w:eastAsia="宋体" w:hAnsi="宋体"/>
        </w:rPr>
        <w:t xml:space="preserve">    Splay(y,root);</w:t>
      </w:r>
    </w:p>
    <w:p w:rsidR="008A1100" w:rsidRPr="000665B4" w:rsidRDefault="008A1100" w:rsidP="008A1100">
      <w:pPr>
        <w:rPr>
          <w:rFonts w:ascii="宋体" w:eastAsia="宋体" w:hAnsi="宋体"/>
        </w:rPr>
      </w:pPr>
      <w:r w:rsidRPr="000665B4">
        <w:rPr>
          <w:rFonts w:ascii="宋体" w:eastAsia="宋体" w:hAnsi="宋体"/>
        </w:rPr>
        <w:t xml:space="preserve">    int tmp=Key_value;</w:t>
      </w:r>
    </w:p>
    <w:p w:rsidR="008A1100" w:rsidRPr="000665B4" w:rsidRDefault="008A1100" w:rsidP="008A1100">
      <w:pPr>
        <w:rPr>
          <w:rFonts w:ascii="宋体" w:eastAsia="宋体" w:hAnsi="宋体"/>
        </w:rPr>
      </w:pPr>
      <w:r w:rsidRPr="000665B4">
        <w:rPr>
          <w:rFonts w:ascii="宋体" w:eastAsia="宋体" w:hAnsi="宋体"/>
        </w:rPr>
        <w:t xml:space="preserve">    Key_value=0;</w:t>
      </w:r>
    </w:p>
    <w:p w:rsidR="008A1100" w:rsidRPr="000665B4" w:rsidRDefault="008A1100" w:rsidP="008A1100">
      <w:pPr>
        <w:rPr>
          <w:rFonts w:ascii="宋体" w:eastAsia="宋体" w:hAnsi="宋体"/>
        </w:rPr>
      </w:pPr>
      <w:r w:rsidRPr="000665B4">
        <w:rPr>
          <w:rFonts w:ascii="宋体" w:eastAsia="宋体" w:hAnsi="宋体"/>
        </w:rPr>
        <w:t xml:space="preserve">    Push_Up(ch[root][1]);</w:t>
      </w:r>
    </w:p>
    <w:p w:rsidR="008A1100" w:rsidRPr="000665B4" w:rsidRDefault="008A1100" w:rsidP="008A1100">
      <w:pPr>
        <w:rPr>
          <w:rFonts w:ascii="宋体" w:eastAsia="宋体" w:hAnsi="宋体"/>
        </w:rPr>
      </w:pPr>
      <w:r w:rsidRPr="000665B4">
        <w:rPr>
          <w:rFonts w:ascii="宋体" w:eastAsia="宋体" w:hAnsi="宋体"/>
        </w:rPr>
        <w:t xml:space="preserve">    Push_Up(root);</w:t>
      </w:r>
    </w:p>
    <w:p w:rsidR="008A1100" w:rsidRPr="000665B4" w:rsidRDefault="008A1100" w:rsidP="008A1100">
      <w:pPr>
        <w:rPr>
          <w:rFonts w:ascii="宋体" w:eastAsia="宋体" w:hAnsi="宋体"/>
        </w:rPr>
      </w:pPr>
      <w:r w:rsidRPr="000665B4">
        <w:rPr>
          <w:rFonts w:ascii="宋体" w:eastAsia="宋体" w:hAnsi="宋体"/>
        </w:rPr>
        <w:t xml:space="preserve">    int z=Get_Kth(root,c+1);</w:t>
      </w:r>
    </w:p>
    <w:p w:rsidR="008A1100" w:rsidRPr="000665B4" w:rsidRDefault="008A1100" w:rsidP="008A1100">
      <w:pPr>
        <w:rPr>
          <w:rFonts w:ascii="宋体" w:eastAsia="宋体" w:hAnsi="宋体"/>
        </w:rPr>
      </w:pPr>
      <w:r w:rsidRPr="000665B4">
        <w:rPr>
          <w:rFonts w:ascii="宋体" w:eastAsia="宋体" w:hAnsi="宋体"/>
        </w:rPr>
        <w:t xml:space="preserve">    Splay(z,0);</w:t>
      </w:r>
    </w:p>
    <w:p w:rsidR="008A1100" w:rsidRPr="000665B4" w:rsidRDefault="008A1100" w:rsidP="008A1100">
      <w:pPr>
        <w:rPr>
          <w:rFonts w:ascii="宋体" w:eastAsia="宋体" w:hAnsi="宋体"/>
        </w:rPr>
      </w:pPr>
      <w:r w:rsidRPr="000665B4">
        <w:rPr>
          <w:rFonts w:ascii="宋体" w:eastAsia="宋体" w:hAnsi="宋体"/>
        </w:rPr>
        <w:t xml:space="preserve">    int m=Get_Min(ch[root][1]);</w:t>
      </w:r>
    </w:p>
    <w:p w:rsidR="008A1100" w:rsidRPr="000665B4" w:rsidRDefault="008A1100" w:rsidP="008A1100">
      <w:pPr>
        <w:rPr>
          <w:rFonts w:ascii="宋体" w:eastAsia="宋体" w:hAnsi="宋体"/>
        </w:rPr>
      </w:pPr>
      <w:r w:rsidRPr="000665B4">
        <w:rPr>
          <w:rFonts w:ascii="宋体" w:eastAsia="宋体" w:hAnsi="宋体"/>
        </w:rPr>
        <w:t xml:space="preserve">    Splay(m,root);</w:t>
      </w:r>
    </w:p>
    <w:p w:rsidR="008A1100" w:rsidRPr="000665B4" w:rsidRDefault="008A1100" w:rsidP="008A1100">
      <w:pPr>
        <w:rPr>
          <w:rFonts w:ascii="宋体" w:eastAsia="宋体" w:hAnsi="宋体"/>
        </w:rPr>
      </w:pPr>
      <w:r w:rsidRPr="000665B4">
        <w:rPr>
          <w:rFonts w:ascii="宋体" w:eastAsia="宋体" w:hAnsi="宋体"/>
        </w:rPr>
        <w:t xml:space="preserve">    Key_value=tmp;</w:t>
      </w:r>
    </w:p>
    <w:p w:rsidR="008A1100" w:rsidRPr="000665B4" w:rsidRDefault="008A1100" w:rsidP="008A1100">
      <w:pPr>
        <w:rPr>
          <w:rFonts w:ascii="宋体" w:eastAsia="宋体" w:hAnsi="宋体"/>
        </w:rPr>
      </w:pPr>
      <w:r w:rsidRPr="000665B4">
        <w:rPr>
          <w:rFonts w:ascii="宋体" w:eastAsia="宋体" w:hAnsi="宋体"/>
        </w:rPr>
        <w:t xml:space="preserve">    pre[Key_value]=ch[root][1];</w:t>
      </w:r>
    </w:p>
    <w:p w:rsidR="008A1100" w:rsidRPr="000665B4" w:rsidRDefault="008A1100" w:rsidP="008A1100">
      <w:pPr>
        <w:rPr>
          <w:rFonts w:ascii="宋体" w:eastAsia="宋体" w:hAnsi="宋体"/>
        </w:rPr>
      </w:pPr>
      <w:r w:rsidRPr="000665B4">
        <w:rPr>
          <w:rFonts w:ascii="宋体" w:eastAsia="宋体" w:hAnsi="宋体"/>
        </w:rPr>
        <w:t xml:space="preserve">    Push_Up(ch[root][1]);</w:t>
      </w:r>
    </w:p>
    <w:p w:rsidR="008A1100" w:rsidRPr="000665B4" w:rsidRDefault="008A1100" w:rsidP="008A1100">
      <w:pPr>
        <w:rPr>
          <w:rFonts w:ascii="宋体" w:eastAsia="宋体" w:hAnsi="宋体"/>
        </w:rPr>
      </w:pPr>
      <w:r w:rsidRPr="000665B4">
        <w:rPr>
          <w:rFonts w:ascii="宋体" w:eastAsia="宋体" w:hAnsi="宋体"/>
        </w:rPr>
        <w:t xml:space="preserve">    Push_Up(root);</w:t>
      </w:r>
    </w:p>
    <w:p w:rsidR="008A1100" w:rsidRPr="000665B4" w:rsidRDefault="008A1100" w:rsidP="008A1100">
      <w:pPr>
        <w:rPr>
          <w:rFonts w:ascii="宋体" w:eastAsia="宋体" w:hAnsi="宋体"/>
        </w:rPr>
      </w:pPr>
      <w:r w:rsidRPr="000665B4">
        <w:rPr>
          <w:rFonts w:ascii="宋体" w:eastAsia="宋体" w:hAnsi="宋体"/>
        </w:rPr>
        <w:t>}</w:t>
      </w:r>
    </w:p>
    <w:p w:rsidR="008A1100" w:rsidRPr="000665B4" w:rsidRDefault="008A1100" w:rsidP="008A1100">
      <w:pPr>
        <w:rPr>
          <w:rFonts w:ascii="宋体" w:eastAsia="宋体" w:hAnsi="宋体"/>
        </w:rPr>
      </w:pPr>
      <w:r w:rsidRPr="000665B4">
        <w:rPr>
          <w:rFonts w:ascii="宋体" w:eastAsia="宋体" w:hAnsi="宋体"/>
        </w:rPr>
        <w:t>int cnt;</w:t>
      </w:r>
    </w:p>
    <w:p w:rsidR="008A1100" w:rsidRPr="000665B4" w:rsidRDefault="008A1100" w:rsidP="008A1100">
      <w:pPr>
        <w:rPr>
          <w:rFonts w:ascii="宋体" w:eastAsia="宋体" w:hAnsi="宋体"/>
        </w:rPr>
      </w:pPr>
      <w:r w:rsidRPr="000665B4">
        <w:rPr>
          <w:rFonts w:ascii="宋体" w:eastAsia="宋体" w:hAnsi="宋体"/>
        </w:rPr>
        <w:t>void InOrder(int r){</w:t>
      </w:r>
    </w:p>
    <w:p w:rsidR="008A1100" w:rsidRPr="000665B4" w:rsidRDefault="008A1100" w:rsidP="008A1100">
      <w:pPr>
        <w:rPr>
          <w:rFonts w:ascii="宋体" w:eastAsia="宋体" w:hAnsi="宋体"/>
        </w:rPr>
      </w:pPr>
      <w:r w:rsidRPr="000665B4">
        <w:rPr>
          <w:rFonts w:ascii="宋体" w:eastAsia="宋体" w:hAnsi="宋体"/>
        </w:rPr>
        <w:t xml:space="preserve">    if(r==0)</w:t>
      </w:r>
    </w:p>
    <w:p w:rsidR="008A1100" w:rsidRPr="000665B4" w:rsidRDefault="008A1100" w:rsidP="008A1100">
      <w:pPr>
        <w:rPr>
          <w:rFonts w:ascii="宋体" w:eastAsia="宋体" w:hAnsi="宋体"/>
        </w:rPr>
      </w:pPr>
      <w:r w:rsidRPr="000665B4">
        <w:rPr>
          <w:rFonts w:ascii="宋体" w:eastAsia="宋体" w:hAnsi="宋体"/>
        </w:rPr>
        <w:t xml:space="preserve">        return;</w:t>
      </w:r>
    </w:p>
    <w:p w:rsidR="008A1100" w:rsidRPr="000665B4" w:rsidRDefault="008A1100" w:rsidP="008A1100">
      <w:pPr>
        <w:rPr>
          <w:rFonts w:ascii="宋体" w:eastAsia="宋体" w:hAnsi="宋体"/>
        </w:rPr>
      </w:pPr>
      <w:r w:rsidRPr="000665B4">
        <w:rPr>
          <w:rFonts w:ascii="宋体" w:eastAsia="宋体" w:hAnsi="宋体"/>
        </w:rPr>
        <w:lastRenderedPageBreak/>
        <w:t xml:space="preserve">    Push_Down(r);</w:t>
      </w:r>
    </w:p>
    <w:p w:rsidR="008A1100" w:rsidRPr="000665B4" w:rsidRDefault="008A1100" w:rsidP="008A1100">
      <w:pPr>
        <w:rPr>
          <w:rFonts w:ascii="宋体" w:eastAsia="宋体" w:hAnsi="宋体"/>
        </w:rPr>
      </w:pPr>
      <w:r w:rsidRPr="000665B4">
        <w:rPr>
          <w:rFonts w:ascii="宋体" w:eastAsia="宋体" w:hAnsi="宋体"/>
        </w:rPr>
        <w:t xml:space="preserve">    InOrder(ch[r][0]);</w:t>
      </w:r>
    </w:p>
    <w:p w:rsidR="008A1100" w:rsidRPr="000665B4" w:rsidRDefault="008A1100" w:rsidP="008A1100">
      <w:pPr>
        <w:rPr>
          <w:rFonts w:ascii="宋体" w:eastAsia="宋体" w:hAnsi="宋体"/>
        </w:rPr>
      </w:pPr>
      <w:r w:rsidRPr="000665B4">
        <w:rPr>
          <w:rFonts w:ascii="宋体" w:eastAsia="宋体" w:hAnsi="宋体"/>
        </w:rPr>
        <w:t xml:space="preserve">    if(cnt&gt;=1&amp;&amp;cnt&lt;=n){</w:t>
      </w:r>
    </w:p>
    <w:p w:rsidR="008A1100" w:rsidRPr="000665B4" w:rsidRDefault="008A1100" w:rsidP="008A1100">
      <w:pPr>
        <w:rPr>
          <w:rFonts w:ascii="宋体" w:eastAsia="宋体" w:hAnsi="宋体"/>
        </w:rPr>
      </w:pPr>
      <w:r w:rsidRPr="000665B4">
        <w:rPr>
          <w:rFonts w:ascii="宋体" w:eastAsia="宋体" w:hAnsi="宋体"/>
        </w:rPr>
        <w:t xml:space="preserve">        if(cnt&gt;1) printf(" ");</w:t>
      </w:r>
    </w:p>
    <w:p w:rsidR="008A1100" w:rsidRPr="000665B4" w:rsidRDefault="008A1100" w:rsidP="008A1100">
      <w:pPr>
        <w:rPr>
          <w:rFonts w:ascii="宋体" w:eastAsia="宋体" w:hAnsi="宋体"/>
        </w:rPr>
      </w:pPr>
      <w:r w:rsidRPr="000665B4">
        <w:rPr>
          <w:rFonts w:ascii="宋体" w:eastAsia="宋体" w:hAnsi="宋体"/>
        </w:rPr>
        <w:t xml:space="preserve">        printf("%d",key[r]);</w:t>
      </w:r>
    </w:p>
    <w:p w:rsidR="008A1100" w:rsidRPr="000665B4" w:rsidRDefault="008A1100" w:rsidP="008A1100">
      <w:pPr>
        <w:rPr>
          <w:rFonts w:ascii="宋体" w:eastAsia="宋体" w:hAnsi="宋体"/>
        </w:rPr>
      </w:pPr>
      <w:r w:rsidRPr="000665B4">
        <w:rPr>
          <w:rFonts w:ascii="宋体" w:eastAsia="宋体" w:hAnsi="宋体"/>
        </w:rPr>
        <w:t xml:space="preserve">    }</w:t>
      </w:r>
    </w:p>
    <w:p w:rsidR="008A1100" w:rsidRPr="000665B4" w:rsidRDefault="008A1100" w:rsidP="008A1100">
      <w:pPr>
        <w:rPr>
          <w:rFonts w:ascii="宋体" w:eastAsia="宋体" w:hAnsi="宋体"/>
        </w:rPr>
      </w:pPr>
      <w:r w:rsidRPr="000665B4">
        <w:rPr>
          <w:rFonts w:ascii="宋体" w:eastAsia="宋体" w:hAnsi="宋体"/>
        </w:rPr>
        <w:t xml:space="preserve">    cnt++;</w:t>
      </w:r>
    </w:p>
    <w:p w:rsidR="008A1100" w:rsidRPr="000665B4" w:rsidRDefault="008A1100" w:rsidP="008A1100">
      <w:pPr>
        <w:rPr>
          <w:rFonts w:ascii="宋体" w:eastAsia="宋体" w:hAnsi="宋体"/>
        </w:rPr>
      </w:pPr>
      <w:r w:rsidRPr="000665B4">
        <w:rPr>
          <w:rFonts w:ascii="宋体" w:eastAsia="宋体" w:hAnsi="宋体"/>
        </w:rPr>
        <w:t xml:space="preserve">    InOrder(ch[r][1]);</w:t>
      </w:r>
    </w:p>
    <w:p w:rsidR="008A1100" w:rsidRPr="000665B4" w:rsidRDefault="008A1100" w:rsidP="008A1100">
      <w:pPr>
        <w:rPr>
          <w:rFonts w:ascii="宋体" w:eastAsia="宋体" w:hAnsi="宋体"/>
        </w:rPr>
      </w:pPr>
      <w:r w:rsidRPr="000665B4">
        <w:rPr>
          <w:rFonts w:ascii="宋体" w:eastAsia="宋体" w:hAnsi="宋体"/>
        </w:rPr>
        <w:t xml:space="preserve">}  </w:t>
      </w:r>
    </w:p>
    <w:p w:rsidR="008A1100" w:rsidRPr="000665B4" w:rsidRDefault="008A1100" w:rsidP="008A1100">
      <w:pPr>
        <w:rPr>
          <w:rFonts w:ascii="宋体" w:eastAsia="宋体" w:hAnsi="宋体"/>
        </w:rPr>
      </w:pPr>
      <w:r w:rsidRPr="000665B4">
        <w:rPr>
          <w:rFonts w:ascii="宋体" w:eastAsia="宋体" w:hAnsi="宋体"/>
        </w:rPr>
        <w:t>int main(){</w:t>
      </w:r>
    </w:p>
    <w:p w:rsidR="008A1100" w:rsidRPr="000665B4" w:rsidRDefault="008A1100" w:rsidP="008A1100">
      <w:pPr>
        <w:rPr>
          <w:rFonts w:ascii="宋体" w:eastAsia="宋体" w:hAnsi="宋体"/>
        </w:rPr>
      </w:pPr>
      <w:r w:rsidRPr="000665B4">
        <w:rPr>
          <w:rFonts w:ascii="宋体" w:eastAsia="宋体" w:hAnsi="宋体"/>
        </w:rPr>
        <w:t xml:space="preserve">    while(scanf("%d%d",&amp;n,&amp;q)!=EOF){</w:t>
      </w:r>
    </w:p>
    <w:p w:rsidR="008A1100" w:rsidRPr="000665B4" w:rsidRDefault="008A1100" w:rsidP="008A1100">
      <w:pPr>
        <w:rPr>
          <w:rFonts w:ascii="宋体" w:eastAsia="宋体" w:hAnsi="宋体"/>
        </w:rPr>
      </w:pPr>
      <w:r w:rsidRPr="000665B4">
        <w:rPr>
          <w:rFonts w:ascii="宋体" w:eastAsia="宋体" w:hAnsi="宋体"/>
        </w:rPr>
        <w:t xml:space="preserve">        Init();</w:t>
      </w:r>
    </w:p>
    <w:p w:rsidR="008A1100" w:rsidRPr="000665B4" w:rsidRDefault="008A1100" w:rsidP="008A1100">
      <w:pPr>
        <w:rPr>
          <w:rFonts w:ascii="宋体" w:eastAsia="宋体" w:hAnsi="宋体"/>
        </w:rPr>
      </w:pPr>
      <w:r w:rsidRPr="000665B4">
        <w:rPr>
          <w:rFonts w:ascii="宋体" w:eastAsia="宋体" w:hAnsi="宋体"/>
        </w:rPr>
        <w:t xml:space="preserve">        while(q--){</w:t>
      </w:r>
    </w:p>
    <w:p w:rsidR="008A1100" w:rsidRPr="000665B4" w:rsidRDefault="008A1100" w:rsidP="008A1100">
      <w:pPr>
        <w:rPr>
          <w:rFonts w:ascii="宋体" w:eastAsia="宋体" w:hAnsi="宋体"/>
        </w:rPr>
      </w:pPr>
      <w:r w:rsidRPr="000665B4">
        <w:rPr>
          <w:rFonts w:ascii="宋体" w:eastAsia="宋体" w:hAnsi="宋体"/>
        </w:rPr>
        <w:t xml:space="preserve">            int a,b;       </w:t>
      </w:r>
    </w:p>
    <w:p w:rsidR="008A1100" w:rsidRPr="000665B4" w:rsidRDefault="008A1100" w:rsidP="008A1100">
      <w:pPr>
        <w:rPr>
          <w:rFonts w:ascii="宋体" w:eastAsia="宋体" w:hAnsi="宋体"/>
        </w:rPr>
      </w:pPr>
      <w:r w:rsidRPr="000665B4">
        <w:rPr>
          <w:rFonts w:ascii="宋体" w:eastAsia="宋体" w:hAnsi="宋体"/>
        </w:rPr>
        <w:t xml:space="preserve">            scanf("%d%d",&amp;a,&amp;b);</w:t>
      </w:r>
    </w:p>
    <w:p w:rsidR="008A1100" w:rsidRPr="000665B4" w:rsidRDefault="008A1100" w:rsidP="008A1100">
      <w:pPr>
        <w:rPr>
          <w:rFonts w:ascii="宋体" w:eastAsia="宋体" w:hAnsi="宋体"/>
        </w:rPr>
      </w:pPr>
      <w:r w:rsidRPr="000665B4">
        <w:rPr>
          <w:rFonts w:ascii="宋体" w:eastAsia="宋体" w:hAnsi="宋体"/>
        </w:rPr>
        <w:t xml:space="preserve">            b=a+b-1;</w:t>
      </w:r>
    </w:p>
    <w:p w:rsidR="008A1100" w:rsidRPr="000665B4" w:rsidRDefault="008A1100" w:rsidP="008A1100">
      <w:pPr>
        <w:rPr>
          <w:rFonts w:ascii="宋体" w:eastAsia="宋体" w:hAnsi="宋体"/>
        </w:rPr>
      </w:pPr>
      <w:r w:rsidRPr="000665B4">
        <w:rPr>
          <w:rFonts w:ascii="宋体" w:eastAsia="宋体" w:hAnsi="宋体"/>
        </w:rPr>
        <w:t xml:space="preserve">            Cut(a,b,0);</w:t>
      </w:r>
    </w:p>
    <w:p w:rsidR="008A1100" w:rsidRPr="000665B4" w:rsidRDefault="008A1100" w:rsidP="008A1100">
      <w:pPr>
        <w:rPr>
          <w:rFonts w:ascii="宋体" w:eastAsia="宋体" w:hAnsi="宋体"/>
        </w:rPr>
      </w:pPr>
      <w:r w:rsidRPr="000665B4">
        <w:rPr>
          <w:rFonts w:ascii="宋体" w:eastAsia="宋体" w:hAnsi="宋体"/>
        </w:rPr>
        <w:t xml:space="preserve">        }  </w:t>
      </w:r>
    </w:p>
    <w:p w:rsidR="008A1100" w:rsidRPr="000665B4" w:rsidRDefault="008A1100" w:rsidP="008A1100">
      <w:pPr>
        <w:rPr>
          <w:rFonts w:ascii="宋体" w:eastAsia="宋体" w:hAnsi="宋体"/>
        </w:rPr>
      </w:pPr>
      <w:r w:rsidRPr="000665B4">
        <w:rPr>
          <w:rFonts w:ascii="宋体" w:eastAsia="宋体" w:hAnsi="宋体"/>
        </w:rPr>
        <w:t xml:space="preserve">        cnt=0;</w:t>
      </w:r>
    </w:p>
    <w:p w:rsidR="008A1100" w:rsidRPr="000665B4" w:rsidRDefault="008A1100" w:rsidP="008A1100">
      <w:pPr>
        <w:rPr>
          <w:rFonts w:ascii="宋体" w:eastAsia="宋体" w:hAnsi="宋体"/>
        </w:rPr>
      </w:pPr>
      <w:r w:rsidRPr="000665B4">
        <w:rPr>
          <w:rFonts w:ascii="宋体" w:eastAsia="宋体" w:hAnsi="宋体"/>
        </w:rPr>
        <w:t xml:space="preserve">        InOrder(root);</w:t>
      </w:r>
    </w:p>
    <w:p w:rsidR="008A1100" w:rsidRPr="000665B4" w:rsidRDefault="008A1100" w:rsidP="008A1100">
      <w:pPr>
        <w:rPr>
          <w:rFonts w:ascii="宋体" w:eastAsia="宋体" w:hAnsi="宋体"/>
        </w:rPr>
      </w:pPr>
      <w:r w:rsidRPr="000665B4">
        <w:rPr>
          <w:rFonts w:ascii="宋体" w:eastAsia="宋体" w:hAnsi="宋体"/>
        </w:rPr>
        <w:t xml:space="preserve">        printf("\n");</w:t>
      </w:r>
    </w:p>
    <w:p w:rsidR="008A1100" w:rsidRPr="000665B4" w:rsidRDefault="008A1100" w:rsidP="008A1100">
      <w:pPr>
        <w:rPr>
          <w:rFonts w:ascii="宋体" w:eastAsia="宋体" w:hAnsi="宋体"/>
        </w:rPr>
      </w:pPr>
      <w:r w:rsidRPr="000665B4">
        <w:rPr>
          <w:rFonts w:ascii="宋体" w:eastAsia="宋体" w:hAnsi="宋体"/>
        </w:rPr>
        <w:t xml:space="preserve">    }</w:t>
      </w:r>
    </w:p>
    <w:p w:rsidR="008A1100" w:rsidRPr="000665B4" w:rsidRDefault="008A1100" w:rsidP="008A1100">
      <w:pPr>
        <w:rPr>
          <w:rFonts w:ascii="宋体" w:eastAsia="宋体" w:hAnsi="宋体"/>
        </w:rPr>
      </w:pPr>
      <w:r w:rsidRPr="000665B4">
        <w:rPr>
          <w:rFonts w:ascii="宋体" w:eastAsia="宋体" w:hAnsi="宋体"/>
        </w:rPr>
        <w:t xml:space="preserve">    return 0;</w:t>
      </w:r>
    </w:p>
    <w:p w:rsidR="008A1100" w:rsidRPr="000665B4" w:rsidRDefault="008A1100" w:rsidP="008A1100">
      <w:pPr>
        <w:rPr>
          <w:rFonts w:ascii="宋体" w:eastAsia="宋体" w:hAnsi="宋体"/>
        </w:rPr>
      </w:pPr>
      <w:r w:rsidRPr="000665B4">
        <w:rPr>
          <w:rFonts w:ascii="宋体" w:eastAsia="宋体" w:hAnsi="宋体"/>
        </w:rPr>
        <w:t>}</w:t>
      </w:r>
    </w:p>
    <w:p w:rsidR="00067869" w:rsidRPr="000665B4" w:rsidRDefault="00BF0E96" w:rsidP="00067869">
      <w:pPr>
        <w:pStyle w:val="2"/>
        <w:rPr>
          <w:rFonts w:ascii="宋体" w:eastAsia="宋体" w:hAnsi="宋体"/>
        </w:rPr>
      </w:pPr>
      <w:bookmarkStart w:id="54" w:name="_Toc524382955"/>
      <w:r w:rsidRPr="000665B4">
        <w:rPr>
          <w:rFonts w:ascii="宋体" w:eastAsia="宋体" w:hAnsi="宋体" w:hint="eastAsia"/>
        </w:rPr>
        <w:t>基础题</w:t>
      </w:r>
      <w:bookmarkEnd w:id="54"/>
    </w:p>
    <w:p w:rsidR="00117B01" w:rsidRPr="000665B4" w:rsidRDefault="00117B01" w:rsidP="009161CA">
      <w:pPr>
        <w:pStyle w:val="3"/>
        <w:rPr>
          <w:rFonts w:ascii="宋体" w:eastAsia="宋体" w:hAnsi="宋体"/>
          <w:b w:val="0"/>
        </w:rPr>
      </w:pPr>
      <w:bookmarkStart w:id="55" w:name="_Toc524382956"/>
      <w:r w:rsidRPr="000665B4">
        <w:rPr>
          <w:rFonts w:ascii="宋体" w:eastAsia="宋体" w:hAnsi="宋体" w:hint="eastAsia"/>
          <w:b w:val="0"/>
        </w:rPr>
        <w:t>√-牛客网2018暑期多校第4场-</w:t>
      </w:r>
      <w:r w:rsidRPr="000665B4">
        <w:rPr>
          <w:rFonts w:ascii="宋体" w:eastAsia="宋体" w:hAnsi="宋体"/>
          <w:b w:val="0"/>
        </w:rPr>
        <w:t>F</w:t>
      </w:r>
      <w:r w:rsidRPr="000665B4">
        <w:rPr>
          <w:rFonts w:ascii="宋体" w:eastAsia="宋体" w:hAnsi="宋体" w:hint="eastAsia"/>
          <w:b w:val="0"/>
        </w:rPr>
        <w:t>-</w:t>
      </w:r>
      <w:r w:rsidRPr="000665B4">
        <w:rPr>
          <w:rFonts w:ascii="宋体" w:eastAsia="宋体" w:hAnsi="宋体"/>
          <w:b w:val="0"/>
        </w:rPr>
        <w:t>Beautiful Garden</w:t>
      </w:r>
      <w:r w:rsidRPr="000665B4">
        <w:rPr>
          <w:rFonts w:ascii="宋体" w:eastAsia="宋体" w:hAnsi="宋体" w:hint="eastAsia"/>
          <w:b w:val="0"/>
        </w:rPr>
        <w:t>-签到题</w:t>
      </w:r>
      <w:bookmarkEnd w:id="55"/>
      <w:r w:rsidR="009161CA" w:rsidRPr="000665B4">
        <w:rPr>
          <w:rFonts w:ascii="宋体" w:eastAsia="宋体" w:hAnsi="宋体"/>
          <w:b w:val="0"/>
        </w:rPr>
        <w:fldChar w:fldCharType="begin"/>
      </w:r>
      <w:r w:rsidR="009161CA" w:rsidRPr="000665B4">
        <w:rPr>
          <w:rFonts w:ascii="宋体" w:eastAsia="宋体" w:hAnsi="宋体"/>
        </w:rPr>
        <w:instrText xml:space="preserve"> XE "</w:instrText>
      </w:r>
      <w:r w:rsidR="009161CA" w:rsidRPr="000665B4">
        <w:rPr>
          <w:rFonts w:ascii="宋体" w:eastAsia="宋体" w:hAnsi="宋体" w:hint="eastAsia"/>
          <w:b w:val="0"/>
        </w:rPr>
        <w:instrText>√-牛客网2018暑期多校第4场-</w:instrText>
      </w:r>
      <w:r w:rsidR="009161CA" w:rsidRPr="000665B4">
        <w:rPr>
          <w:rFonts w:ascii="宋体" w:eastAsia="宋体" w:hAnsi="宋体"/>
          <w:b w:val="0"/>
        </w:rPr>
        <w:instrText>F</w:instrText>
      </w:r>
      <w:r w:rsidR="009161CA" w:rsidRPr="000665B4">
        <w:rPr>
          <w:rFonts w:ascii="宋体" w:eastAsia="宋体" w:hAnsi="宋体" w:hint="eastAsia"/>
          <w:b w:val="0"/>
        </w:rPr>
        <w:instrText>-</w:instrText>
      </w:r>
      <w:r w:rsidR="009161CA" w:rsidRPr="000665B4">
        <w:rPr>
          <w:rFonts w:ascii="宋体" w:eastAsia="宋体" w:hAnsi="宋体"/>
          <w:b w:val="0"/>
        </w:rPr>
        <w:instrText>Beautiful Garden</w:instrText>
      </w:r>
      <w:r w:rsidR="009161CA" w:rsidRPr="000665B4">
        <w:rPr>
          <w:rFonts w:ascii="宋体" w:eastAsia="宋体" w:hAnsi="宋体" w:hint="eastAsia"/>
          <w:b w:val="0"/>
        </w:rPr>
        <w:instrText>-签到题</w:instrText>
      </w:r>
      <w:r w:rsidR="009161CA" w:rsidRPr="000665B4">
        <w:rPr>
          <w:rFonts w:ascii="宋体" w:eastAsia="宋体" w:hAnsi="宋体"/>
        </w:rPr>
        <w:instrText xml:space="preserve">" \y "牛客网" </w:instrText>
      </w:r>
      <w:r w:rsidR="009161CA" w:rsidRPr="000665B4">
        <w:rPr>
          <w:rFonts w:ascii="宋体" w:eastAsia="宋体" w:hAnsi="宋体"/>
          <w:b w:val="0"/>
        </w:rPr>
        <w:fldChar w:fldCharType="end"/>
      </w:r>
    </w:p>
    <w:p w:rsidR="00117B01" w:rsidRPr="000665B4" w:rsidRDefault="00117B01" w:rsidP="00117B01">
      <w:pPr>
        <w:rPr>
          <w:rFonts w:ascii="宋体" w:eastAsia="宋体" w:hAnsi="宋体"/>
        </w:rPr>
      </w:pPr>
      <w:r w:rsidRPr="000665B4">
        <w:rPr>
          <w:rFonts w:ascii="宋体" w:eastAsia="宋体" w:hAnsi="宋体" w:hint="eastAsia"/>
        </w:rPr>
        <w:t>【题意】</w:t>
      </w:r>
    </w:p>
    <w:p w:rsidR="00117B01" w:rsidRPr="000665B4" w:rsidRDefault="00117B01" w:rsidP="00117B01">
      <w:pPr>
        <w:rPr>
          <w:rFonts w:ascii="宋体" w:eastAsia="宋体" w:hAnsi="宋体"/>
        </w:rPr>
      </w:pPr>
      <w:r w:rsidRPr="000665B4">
        <w:rPr>
          <w:rFonts w:ascii="宋体" w:eastAsia="宋体" w:hAnsi="宋体" w:hint="eastAsia"/>
        </w:rPr>
        <w:t>【题解】</w:t>
      </w:r>
    </w:p>
    <w:p w:rsidR="00117B01" w:rsidRPr="000665B4" w:rsidRDefault="00117B01" w:rsidP="00117B01">
      <w:pPr>
        <w:rPr>
          <w:rFonts w:ascii="宋体" w:eastAsia="宋体" w:hAnsi="宋体"/>
        </w:rPr>
      </w:pPr>
      <w:r w:rsidRPr="000665B4">
        <w:rPr>
          <w:rFonts w:ascii="宋体" w:eastAsia="宋体" w:hAnsi="宋体" w:hint="eastAsia"/>
        </w:rPr>
        <w:t>【自测数据】</w:t>
      </w:r>
    </w:p>
    <w:p w:rsidR="00117B01" w:rsidRPr="000665B4" w:rsidRDefault="00117B01" w:rsidP="00117B01">
      <w:pPr>
        <w:rPr>
          <w:rFonts w:ascii="宋体" w:eastAsia="宋体" w:hAnsi="宋体"/>
        </w:rPr>
      </w:pPr>
      <w:r w:rsidRPr="000665B4">
        <w:rPr>
          <w:rFonts w:ascii="宋体" w:eastAsia="宋体" w:hAnsi="宋体"/>
        </w:rPr>
        <w:t>/*</w:t>
      </w:r>
    </w:p>
    <w:p w:rsidR="00117B01" w:rsidRPr="000665B4" w:rsidRDefault="00117B01" w:rsidP="00117B01">
      <w:pPr>
        <w:rPr>
          <w:rFonts w:ascii="宋体" w:eastAsia="宋体" w:hAnsi="宋体"/>
        </w:rPr>
      </w:pPr>
      <w:r w:rsidRPr="000665B4">
        <w:rPr>
          <w:rFonts w:ascii="宋体" w:eastAsia="宋体" w:hAnsi="宋体"/>
        </w:rPr>
        <w:t>input</w:t>
      </w:r>
    </w:p>
    <w:p w:rsidR="00117B01" w:rsidRPr="000665B4" w:rsidRDefault="00117B01" w:rsidP="00117B01">
      <w:pPr>
        <w:rPr>
          <w:rFonts w:ascii="宋体" w:eastAsia="宋体" w:hAnsi="宋体"/>
        </w:rPr>
      </w:pPr>
      <w:r w:rsidRPr="000665B4">
        <w:rPr>
          <w:rFonts w:ascii="宋体" w:eastAsia="宋体" w:hAnsi="宋体"/>
        </w:rPr>
        <w:t>5</w:t>
      </w:r>
    </w:p>
    <w:p w:rsidR="00117B01" w:rsidRPr="000665B4" w:rsidRDefault="00117B01" w:rsidP="00117B01">
      <w:pPr>
        <w:rPr>
          <w:rFonts w:ascii="宋体" w:eastAsia="宋体" w:hAnsi="宋体"/>
        </w:rPr>
      </w:pPr>
      <w:r w:rsidRPr="000665B4">
        <w:rPr>
          <w:rFonts w:ascii="宋体" w:eastAsia="宋体" w:hAnsi="宋体"/>
        </w:rPr>
        <w:t>6 8</w:t>
      </w:r>
    </w:p>
    <w:p w:rsidR="00117B01" w:rsidRPr="000665B4" w:rsidRDefault="00117B01" w:rsidP="00117B01">
      <w:pPr>
        <w:rPr>
          <w:rFonts w:ascii="宋体" w:eastAsia="宋体" w:hAnsi="宋体"/>
        </w:rPr>
      </w:pPr>
      <w:r w:rsidRPr="000665B4">
        <w:rPr>
          <w:rFonts w:ascii="宋体" w:eastAsia="宋体" w:hAnsi="宋体"/>
        </w:rPr>
        <w:t>acbbbbca</w:t>
      </w:r>
    </w:p>
    <w:p w:rsidR="00117B01" w:rsidRPr="000665B4" w:rsidRDefault="00117B01" w:rsidP="00117B01">
      <w:pPr>
        <w:rPr>
          <w:rFonts w:ascii="宋体" w:eastAsia="宋体" w:hAnsi="宋体"/>
        </w:rPr>
      </w:pPr>
      <w:r w:rsidRPr="000665B4">
        <w:rPr>
          <w:rFonts w:ascii="宋体" w:eastAsia="宋体" w:hAnsi="宋体"/>
        </w:rPr>
        <w:t>dcaccacd</w:t>
      </w:r>
    </w:p>
    <w:p w:rsidR="00117B01" w:rsidRPr="000665B4" w:rsidRDefault="00117B01" w:rsidP="00117B01">
      <w:pPr>
        <w:rPr>
          <w:rFonts w:ascii="宋体" w:eastAsia="宋体" w:hAnsi="宋体"/>
        </w:rPr>
      </w:pPr>
      <w:r w:rsidRPr="000665B4">
        <w:rPr>
          <w:rFonts w:ascii="宋体" w:eastAsia="宋体" w:hAnsi="宋体"/>
        </w:rPr>
        <w:t>cdaddadc</w:t>
      </w:r>
    </w:p>
    <w:p w:rsidR="00117B01" w:rsidRPr="000665B4" w:rsidRDefault="00117B01" w:rsidP="00117B01">
      <w:pPr>
        <w:rPr>
          <w:rFonts w:ascii="宋体" w:eastAsia="宋体" w:hAnsi="宋体"/>
        </w:rPr>
      </w:pPr>
      <w:r w:rsidRPr="000665B4">
        <w:rPr>
          <w:rFonts w:ascii="宋体" w:eastAsia="宋体" w:hAnsi="宋体"/>
        </w:rPr>
        <w:t>cdaddadc</w:t>
      </w:r>
    </w:p>
    <w:p w:rsidR="00117B01" w:rsidRPr="000665B4" w:rsidRDefault="00117B01" w:rsidP="00117B01">
      <w:pPr>
        <w:rPr>
          <w:rFonts w:ascii="宋体" w:eastAsia="宋体" w:hAnsi="宋体"/>
        </w:rPr>
      </w:pPr>
      <w:r w:rsidRPr="000665B4">
        <w:rPr>
          <w:rFonts w:ascii="宋体" w:eastAsia="宋体" w:hAnsi="宋体"/>
        </w:rPr>
        <w:t>dcaccacd</w:t>
      </w:r>
    </w:p>
    <w:p w:rsidR="00117B01" w:rsidRPr="000665B4" w:rsidRDefault="00117B01" w:rsidP="00117B01">
      <w:pPr>
        <w:rPr>
          <w:rFonts w:ascii="宋体" w:eastAsia="宋体" w:hAnsi="宋体"/>
        </w:rPr>
      </w:pPr>
      <w:r w:rsidRPr="000665B4">
        <w:rPr>
          <w:rFonts w:ascii="宋体" w:eastAsia="宋体" w:hAnsi="宋体"/>
        </w:rPr>
        <w:lastRenderedPageBreak/>
        <w:t>acbbbbca</w:t>
      </w:r>
    </w:p>
    <w:p w:rsidR="00117B01" w:rsidRPr="000665B4" w:rsidRDefault="00117B01" w:rsidP="00117B01">
      <w:pPr>
        <w:rPr>
          <w:rFonts w:ascii="宋体" w:eastAsia="宋体" w:hAnsi="宋体"/>
        </w:rPr>
      </w:pPr>
      <w:r w:rsidRPr="000665B4">
        <w:rPr>
          <w:rFonts w:ascii="宋体" w:eastAsia="宋体" w:hAnsi="宋体"/>
        </w:rPr>
        <w:t>6 8</w:t>
      </w:r>
    </w:p>
    <w:p w:rsidR="00117B01" w:rsidRPr="000665B4" w:rsidRDefault="00117B01" w:rsidP="00117B01">
      <w:pPr>
        <w:rPr>
          <w:rFonts w:ascii="宋体" w:eastAsia="宋体" w:hAnsi="宋体"/>
        </w:rPr>
      </w:pPr>
      <w:r w:rsidRPr="000665B4">
        <w:rPr>
          <w:rFonts w:ascii="宋体" w:eastAsia="宋体" w:hAnsi="宋体"/>
        </w:rPr>
        <w:t>acbcbbca</w:t>
      </w:r>
    </w:p>
    <w:p w:rsidR="00117B01" w:rsidRPr="000665B4" w:rsidRDefault="00117B01" w:rsidP="00117B01">
      <w:pPr>
        <w:rPr>
          <w:rFonts w:ascii="宋体" w:eastAsia="宋体" w:hAnsi="宋体"/>
        </w:rPr>
      </w:pPr>
      <w:r w:rsidRPr="000665B4">
        <w:rPr>
          <w:rFonts w:ascii="宋体" w:eastAsia="宋体" w:hAnsi="宋体"/>
        </w:rPr>
        <w:t>dcaccacd</w:t>
      </w:r>
    </w:p>
    <w:p w:rsidR="00117B01" w:rsidRPr="000665B4" w:rsidRDefault="00117B01" w:rsidP="00117B01">
      <w:pPr>
        <w:rPr>
          <w:rFonts w:ascii="宋体" w:eastAsia="宋体" w:hAnsi="宋体"/>
        </w:rPr>
      </w:pPr>
      <w:r w:rsidRPr="000665B4">
        <w:rPr>
          <w:rFonts w:ascii="宋体" w:eastAsia="宋体" w:hAnsi="宋体"/>
        </w:rPr>
        <w:t>cdaddadc</w:t>
      </w:r>
    </w:p>
    <w:p w:rsidR="00117B01" w:rsidRPr="000665B4" w:rsidRDefault="00117B01" w:rsidP="00117B01">
      <w:pPr>
        <w:rPr>
          <w:rFonts w:ascii="宋体" w:eastAsia="宋体" w:hAnsi="宋体"/>
        </w:rPr>
      </w:pPr>
      <w:r w:rsidRPr="000665B4">
        <w:rPr>
          <w:rFonts w:ascii="宋体" w:eastAsia="宋体" w:hAnsi="宋体"/>
        </w:rPr>
        <w:t>cdaddadc</w:t>
      </w:r>
    </w:p>
    <w:p w:rsidR="00117B01" w:rsidRPr="000665B4" w:rsidRDefault="00117B01" w:rsidP="00117B01">
      <w:pPr>
        <w:rPr>
          <w:rFonts w:ascii="宋体" w:eastAsia="宋体" w:hAnsi="宋体"/>
        </w:rPr>
      </w:pPr>
      <w:r w:rsidRPr="000665B4">
        <w:rPr>
          <w:rFonts w:ascii="宋体" w:eastAsia="宋体" w:hAnsi="宋体"/>
        </w:rPr>
        <w:t>dcaccacd</w:t>
      </w:r>
    </w:p>
    <w:p w:rsidR="00117B01" w:rsidRPr="000665B4" w:rsidRDefault="00117B01" w:rsidP="00117B01">
      <w:pPr>
        <w:rPr>
          <w:rFonts w:ascii="宋体" w:eastAsia="宋体" w:hAnsi="宋体"/>
        </w:rPr>
      </w:pPr>
      <w:r w:rsidRPr="000665B4">
        <w:rPr>
          <w:rFonts w:ascii="宋体" w:eastAsia="宋体" w:hAnsi="宋体"/>
        </w:rPr>
        <w:t>acbbbbca</w:t>
      </w:r>
    </w:p>
    <w:p w:rsidR="00117B01" w:rsidRPr="000665B4" w:rsidRDefault="00117B01" w:rsidP="00117B01">
      <w:pPr>
        <w:rPr>
          <w:rFonts w:ascii="宋体" w:eastAsia="宋体" w:hAnsi="宋体"/>
        </w:rPr>
      </w:pPr>
      <w:r w:rsidRPr="000665B4">
        <w:rPr>
          <w:rFonts w:ascii="宋体" w:eastAsia="宋体" w:hAnsi="宋体"/>
        </w:rPr>
        <w:t>6 8</w:t>
      </w:r>
    </w:p>
    <w:p w:rsidR="00117B01" w:rsidRPr="000665B4" w:rsidRDefault="00117B01" w:rsidP="00117B01">
      <w:pPr>
        <w:rPr>
          <w:rFonts w:ascii="宋体" w:eastAsia="宋体" w:hAnsi="宋体"/>
        </w:rPr>
      </w:pPr>
      <w:r w:rsidRPr="000665B4">
        <w:rPr>
          <w:rFonts w:ascii="宋体" w:eastAsia="宋体" w:hAnsi="宋体"/>
        </w:rPr>
        <w:t>acbbbbca</w:t>
      </w:r>
    </w:p>
    <w:p w:rsidR="00117B01" w:rsidRPr="000665B4" w:rsidRDefault="00117B01" w:rsidP="00117B01">
      <w:pPr>
        <w:rPr>
          <w:rFonts w:ascii="宋体" w:eastAsia="宋体" w:hAnsi="宋体"/>
        </w:rPr>
      </w:pPr>
      <w:r w:rsidRPr="000665B4">
        <w:rPr>
          <w:rFonts w:ascii="宋体" w:eastAsia="宋体" w:hAnsi="宋体"/>
        </w:rPr>
        <w:t>dcadcacd</w:t>
      </w:r>
    </w:p>
    <w:p w:rsidR="00117B01" w:rsidRPr="000665B4" w:rsidRDefault="00117B01" w:rsidP="00117B01">
      <w:pPr>
        <w:rPr>
          <w:rFonts w:ascii="宋体" w:eastAsia="宋体" w:hAnsi="宋体"/>
        </w:rPr>
      </w:pPr>
      <w:r w:rsidRPr="000665B4">
        <w:rPr>
          <w:rFonts w:ascii="宋体" w:eastAsia="宋体" w:hAnsi="宋体"/>
        </w:rPr>
        <w:t>cdaddadc</w:t>
      </w:r>
    </w:p>
    <w:p w:rsidR="00117B01" w:rsidRPr="000665B4" w:rsidRDefault="00117B01" w:rsidP="00117B01">
      <w:pPr>
        <w:rPr>
          <w:rFonts w:ascii="宋体" w:eastAsia="宋体" w:hAnsi="宋体"/>
        </w:rPr>
      </w:pPr>
      <w:r w:rsidRPr="000665B4">
        <w:rPr>
          <w:rFonts w:ascii="宋体" w:eastAsia="宋体" w:hAnsi="宋体"/>
        </w:rPr>
        <w:t>cdaddadc</w:t>
      </w:r>
    </w:p>
    <w:p w:rsidR="00117B01" w:rsidRPr="000665B4" w:rsidRDefault="00117B01" w:rsidP="00117B01">
      <w:pPr>
        <w:rPr>
          <w:rFonts w:ascii="宋体" w:eastAsia="宋体" w:hAnsi="宋体"/>
        </w:rPr>
      </w:pPr>
      <w:r w:rsidRPr="000665B4">
        <w:rPr>
          <w:rFonts w:ascii="宋体" w:eastAsia="宋体" w:hAnsi="宋体"/>
        </w:rPr>
        <w:t>dcaccacd</w:t>
      </w:r>
    </w:p>
    <w:p w:rsidR="00117B01" w:rsidRPr="000665B4" w:rsidRDefault="00117B01" w:rsidP="00117B01">
      <w:pPr>
        <w:rPr>
          <w:rFonts w:ascii="宋体" w:eastAsia="宋体" w:hAnsi="宋体"/>
        </w:rPr>
      </w:pPr>
      <w:r w:rsidRPr="000665B4">
        <w:rPr>
          <w:rFonts w:ascii="宋体" w:eastAsia="宋体" w:hAnsi="宋体"/>
        </w:rPr>
        <w:t>acbbbbca</w:t>
      </w:r>
    </w:p>
    <w:p w:rsidR="00117B01" w:rsidRPr="000665B4" w:rsidRDefault="00117B01" w:rsidP="00117B01">
      <w:pPr>
        <w:rPr>
          <w:rFonts w:ascii="宋体" w:eastAsia="宋体" w:hAnsi="宋体"/>
        </w:rPr>
      </w:pPr>
      <w:r w:rsidRPr="000665B4">
        <w:rPr>
          <w:rFonts w:ascii="宋体" w:eastAsia="宋体" w:hAnsi="宋体"/>
        </w:rPr>
        <w:t>4 4</w:t>
      </w:r>
    </w:p>
    <w:p w:rsidR="00117B01" w:rsidRPr="000665B4" w:rsidRDefault="00117B01" w:rsidP="00117B01">
      <w:pPr>
        <w:rPr>
          <w:rFonts w:ascii="宋体" w:eastAsia="宋体" w:hAnsi="宋体"/>
        </w:rPr>
      </w:pPr>
      <w:r w:rsidRPr="000665B4">
        <w:rPr>
          <w:rFonts w:ascii="宋体" w:eastAsia="宋体" w:hAnsi="宋体"/>
        </w:rPr>
        <w:t>aaaa</w:t>
      </w:r>
    </w:p>
    <w:p w:rsidR="00117B01" w:rsidRPr="000665B4" w:rsidRDefault="00117B01" w:rsidP="00117B01">
      <w:pPr>
        <w:rPr>
          <w:rFonts w:ascii="宋体" w:eastAsia="宋体" w:hAnsi="宋体"/>
        </w:rPr>
      </w:pPr>
      <w:r w:rsidRPr="000665B4">
        <w:rPr>
          <w:rFonts w:ascii="宋体" w:eastAsia="宋体" w:hAnsi="宋体"/>
        </w:rPr>
        <w:t>aaaa</w:t>
      </w:r>
    </w:p>
    <w:p w:rsidR="00117B01" w:rsidRPr="000665B4" w:rsidRDefault="00117B01" w:rsidP="00117B01">
      <w:pPr>
        <w:rPr>
          <w:rFonts w:ascii="宋体" w:eastAsia="宋体" w:hAnsi="宋体"/>
        </w:rPr>
      </w:pPr>
      <w:r w:rsidRPr="000665B4">
        <w:rPr>
          <w:rFonts w:ascii="宋体" w:eastAsia="宋体" w:hAnsi="宋体"/>
        </w:rPr>
        <w:t>aaaa</w:t>
      </w:r>
    </w:p>
    <w:p w:rsidR="00117B01" w:rsidRPr="000665B4" w:rsidRDefault="00117B01" w:rsidP="00117B01">
      <w:pPr>
        <w:rPr>
          <w:rFonts w:ascii="宋体" w:eastAsia="宋体" w:hAnsi="宋体"/>
        </w:rPr>
      </w:pPr>
      <w:r w:rsidRPr="000665B4">
        <w:rPr>
          <w:rFonts w:ascii="宋体" w:eastAsia="宋体" w:hAnsi="宋体"/>
        </w:rPr>
        <w:t>aaaa</w:t>
      </w:r>
    </w:p>
    <w:p w:rsidR="00117B01" w:rsidRPr="000665B4" w:rsidRDefault="00117B01" w:rsidP="00117B01">
      <w:pPr>
        <w:rPr>
          <w:rFonts w:ascii="宋体" w:eastAsia="宋体" w:hAnsi="宋体"/>
        </w:rPr>
      </w:pPr>
      <w:r w:rsidRPr="000665B4">
        <w:rPr>
          <w:rFonts w:ascii="宋体" w:eastAsia="宋体" w:hAnsi="宋体"/>
        </w:rPr>
        <w:t>4 6</w:t>
      </w:r>
    </w:p>
    <w:p w:rsidR="00117B01" w:rsidRPr="000665B4" w:rsidRDefault="00117B01" w:rsidP="00117B01">
      <w:pPr>
        <w:rPr>
          <w:rFonts w:ascii="宋体" w:eastAsia="宋体" w:hAnsi="宋体"/>
        </w:rPr>
      </w:pPr>
      <w:r w:rsidRPr="000665B4">
        <w:rPr>
          <w:rFonts w:ascii="宋体" w:eastAsia="宋体" w:hAnsi="宋体"/>
        </w:rPr>
        <w:t>abccba</w:t>
      </w:r>
    </w:p>
    <w:p w:rsidR="00117B01" w:rsidRPr="000665B4" w:rsidRDefault="00117B01" w:rsidP="00117B01">
      <w:pPr>
        <w:rPr>
          <w:rFonts w:ascii="宋体" w:eastAsia="宋体" w:hAnsi="宋体"/>
        </w:rPr>
      </w:pPr>
      <w:r w:rsidRPr="000665B4">
        <w:rPr>
          <w:rFonts w:ascii="宋体" w:eastAsia="宋体" w:hAnsi="宋体"/>
        </w:rPr>
        <w:t>dcfccd</w:t>
      </w:r>
    </w:p>
    <w:p w:rsidR="00117B01" w:rsidRPr="000665B4" w:rsidRDefault="00117B01" w:rsidP="00117B01">
      <w:pPr>
        <w:rPr>
          <w:rFonts w:ascii="宋体" w:eastAsia="宋体" w:hAnsi="宋体"/>
        </w:rPr>
      </w:pPr>
      <w:r w:rsidRPr="000665B4">
        <w:rPr>
          <w:rFonts w:ascii="宋体" w:eastAsia="宋体" w:hAnsi="宋体"/>
        </w:rPr>
        <w:t>defced</w:t>
      </w:r>
    </w:p>
    <w:p w:rsidR="00117B01" w:rsidRPr="000665B4" w:rsidRDefault="00117B01" w:rsidP="00117B01">
      <w:pPr>
        <w:rPr>
          <w:rFonts w:ascii="宋体" w:eastAsia="宋体" w:hAnsi="宋体"/>
        </w:rPr>
      </w:pPr>
      <w:r w:rsidRPr="000665B4">
        <w:rPr>
          <w:rFonts w:ascii="宋体" w:eastAsia="宋体" w:hAnsi="宋体"/>
        </w:rPr>
        <w:t>abccba</w:t>
      </w:r>
    </w:p>
    <w:p w:rsidR="00117B01" w:rsidRPr="000665B4" w:rsidRDefault="00117B01" w:rsidP="00117B01">
      <w:pPr>
        <w:rPr>
          <w:rFonts w:ascii="宋体" w:eastAsia="宋体" w:hAnsi="宋体"/>
        </w:rPr>
      </w:pPr>
      <w:r w:rsidRPr="000665B4">
        <w:rPr>
          <w:rFonts w:ascii="宋体" w:eastAsia="宋体" w:hAnsi="宋体"/>
        </w:rPr>
        <w:t>output</w:t>
      </w:r>
    </w:p>
    <w:p w:rsidR="00117B01" w:rsidRPr="000665B4" w:rsidRDefault="00117B01" w:rsidP="00117B01">
      <w:pPr>
        <w:rPr>
          <w:rFonts w:ascii="宋体" w:eastAsia="宋体" w:hAnsi="宋体"/>
        </w:rPr>
      </w:pPr>
      <w:r w:rsidRPr="000665B4">
        <w:rPr>
          <w:rFonts w:ascii="宋体" w:eastAsia="宋体" w:hAnsi="宋体"/>
        </w:rPr>
        <w:t>6</w:t>
      </w:r>
    </w:p>
    <w:p w:rsidR="00117B01" w:rsidRPr="000665B4" w:rsidRDefault="00117B01" w:rsidP="00117B01">
      <w:pPr>
        <w:rPr>
          <w:rFonts w:ascii="宋体" w:eastAsia="宋体" w:hAnsi="宋体"/>
        </w:rPr>
      </w:pPr>
      <w:r w:rsidRPr="000665B4">
        <w:rPr>
          <w:rFonts w:ascii="宋体" w:eastAsia="宋体" w:hAnsi="宋体"/>
        </w:rPr>
        <w:t>0</w:t>
      </w:r>
    </w:p>
    <w:p w:rsidR="00117B01" w:rsidRPr="000665B4" w:rsidRDefault="00117B01" w:rsidP="00117B01">
      <w:pPr>
        <w:rPr>
          <w:rFonts w:ascii="宋体" w:eastAsia="宋体" w:hAnsi="宋体"/>
        </w:rPr>
      </w:pPr>
      <w:r w:rsidRPr="000665B4">
        <w:rPr>
          <w:rFonts w:ascii="宋体" w:eastAsia="宋体" w:hAnsi="宋体"/>
        </w:rPr>
        <w:t>3</w:t>
      </w:r>
    </w:p>
    <w:p w:rsidR="00117B01" w:rsidRPr="000665B4" w:rsidRDefault="00117B01" w:rsidP="00117B01">
      <w:pPr>
        <w:rPr>
          <w:rFonts w:ascii="宋体" w:eastAsia="宋体" w:hAnsi="宋体"/>
        </w:rPr>
      </w:pPr>
      <w:r w:rsidRPr="000665B4">
        <w:rPr>
          <w:rFonts w:ascii="宋体" w:eastAsia="宋体" w:hAnsi="宋体"/>
        </w:rPr>
        <w:t>1</w:t>
      </w:r>
    </w:p>
    <w:p w:rsidR="00117B01" w:rsidRPr="000665B4" w:rsidRDefault="00117B01" w:rsidP="00117B01">
      <w:pPr>
        <w:rPr>
          <w:rFonts w:ascii="宋体" w:eastAsia="宋体" w:hAnsi="宋体"/>
        </w:rPr>
      </w:pPr>
      <w:r w:rsidRPr="000665B4">
        <w:rPr>
          <w:rFonts w:ascii="宋体" w:eastAsia="宋体" w:hAnsi="宋体"/>
        </w:rPr>
        <w:t>1</w:t>
      </w:r>
    </w:p>
    <w:p w:rsidR="00117B01" w:rsidRPr="000665B4" w:rsidRDefault="00117B01" w:rsidP="00117B01">
      <w:pPr>
        <w:rPr>
          <w:rFonts w:ascii="宋体" w:eastAsia="宋体" w:hAnsi="宋体"/>
        </w:rPr>
      </w:pPr>
      <w:r w:rsidRPr="000665B4">
        <w:rPr>
          <w:rFonts w:ascii="宋体" w:eastAsia="宋体" w:hAnsi="宋体"/>
        </w:rPr>
        <w:t>*/</w:t>
      </w:r>
    </w:p>
    <w:p w:rsidR="00117B01" w:rsidRPr="000665B4" w:rsidRDefault="00117B01" w:rsidP="00117B01">
      <w:pPr>
        <w:rPr>
          <w:rFonts w:ascii="宋体" w:eastAsia="宋体" w:hAnsi="宋体"/>
        </w:rPr>
      </w:pPr>
      <w:r w:rsidRPr="000665B4">
        <w:rPr>
          <w:rFonts w:ascii="宋体" w:eastAsia="宋体" w:hAnsi="宋体" w:hint="eastAsia"/>
        </w:rPr>
        <w:t>【代码】</w:t>
      </w:r>
    </w:p>
    <w:p w:rsidR="00117B01" w:rsidRPr="000665B4" w:rsidRDefault="00117B01" w:rsidP="00117B01">
      <w:pPr>
        <w:rPr>
          <w:rFonts w:ascii="宋体" w:eastAsia="宋体" w:hAnsi="宋体"/>
        </w:rPr>
      </w:pPr>
      <w:r w:rsidRPr="000665B4">
        <w:rPr>
          <w:rFonts w:ascii="宋体" w:eastAsia="宋体" w:hAnsi="宋体"/>
        </w:rPr>
        <w:t>#include &lt;bits/stdc++.h&gt;</w:t>
      </w:r>
    </w:p>
    <w:p w:rsidR="00117B01" w:rsidRPr="000665B4" w:rsidRDefault="00117B01" w:rsidP="00117B01">
      <w:pPr>
        <w:rPr>
          <w:rFonts w:ascii="宋体" w:eastAsia="宋体" w:hAnsi="宋体"/>
        </w:rPr>
      </w:pPr>
      <w:r w:rsidRPr="000665B4">
        <w:rPr>
          <w:rFonts w:ascii="宋体" w:eastAsia="宋体" w:hAnsi="宋体"/>
        </w:rPr>
        <w:t>#define MAXN 2010</w:t>
      </w:r>
    </w:p>
    <w:p w:rsidR="00117B01" w:rsidRPr="000665B4" w:rsidRDefault="00117B01" w:rsidP="00117B01">
      <w:pPr>
        <w:rPr>
          <w:rFonts w:ascii="宋体" w:eastAsia="宋体" w:hAnsi="宋体"/>
        </w:rPr>
      </w:pPr>
    </w:p>
    <w:p w:rsidR="00117B01" w:rsidRPr="000665B4" w:rsidRDefault="00117B01" w:rsidP="00117B01">
      <w:pPr>
        <w:rPr>
          <w:rFonts w:ascii="宋体" w:eastAsia="宋体" w:hAnsi="宋体"/>
        </w:rPr>
      </w:pPr>
      <w:r w:rsidRPr="000665B4">
        <w:rPr>
          <w:rFonts w:ascii="宋体" w:eastAsia="宋体" w:hAnsi="宋体"/>
        </w:rPr>
        <w:t>using namespace std;</w:t>
      </w:r>
    </w:p>
    <w:p w:rsidR="00117B01" w:rsidRPr="000665B4" w:rsidRDefault="00117B01" w:rsidP="00117B01">
      <w:pPr>
        <w:rPr>
          <w:rFonts w:ascii="宋体" w:eastAsia="宋体" w:hAnsi="宋体"/>
        </w:rPr>
      </w:pPr>
    </w:p>
    <w:p w:rsidR="00117B01" w:rsidRPr="000665B4" w:rsidRDefault="00117B01" w:rsidP="00117B01">
      <w:pPr>
        <w:rPr>
          <w:rFonts w:ascii="宋体" w:eastAsia="宋体" w:hAnsi="宋体"/>
        </w:rPr>
      </w:pPr>
      <w:r w:rsidRPr="000665B4">
        <w:rPr>
          <w:rFonts w:ascii="宋体" w:eastAsia="宋体" w:hAnsi="宋体"/>
        </w:rPr>
        <w:t>int main()</w:t>
      </w:r>
    </w:p>
    <w:p w:rsidR="00117B01" w:rsidRPr="000665B4" w:rsidRDefault="00117B01" w:rsidP="00117B01">
      <w:pPr>
        <w:rPr>
          <w:rFonts w:ascii="宋体" w:eastAsia="宋体" w:hAnsi="宋体"/>
        </w:rPr>
      </w:pPr>
      <w:r w:rsidRPr="000665B4">
        <w:rPr>
          <w:rFonts w:ascii="宋体" w:eastAsia="宋体" w:hAnsi="宋体"/>
        </w:rPr>
        <w:t>{</w:t>
      </w:r>
    </w:p>
    <w:p w:rsidR="00117B01" w:rsidRPr="000665B4" w:rsidRDefault="00117B01" w:rsidP="00117B01">
      <w:pPr>
        <w:rPr>
          <w:rFonts w:ascii="宋体" w:eastAsia="宋体" w:hAnsi="宋体"/>
        </w:rPr>
      </w:pPr>
      <w:r w:rsidRPr="000665B4">
        <w:rPr>
          <w:rFonts w:ascii="宋体" w:eastAsia="宋体" w:hAnsi="宋体"/>
        </w:rPr>
        <w:t xml:space="preserve">    int t;</w:t>
      </w:r>
    </w:p>
    <w:p w:rsidR="00117B01" w:rsidRPr="000665B4" w:rsidRDefault="00117B01" w:rsidP="00117B01">
      <w:pPr>
        <w:rPr>
          <w:rFonts w:ascii="宋体" w:eastAsia="宋体" w:hAnsi="宋体"/>
        </w:rPr>
      </w:pPr>
      <w:r w:rsidRPr="000665B4">
        <w:rPr>
          <w:rFonts w:ascii="宋体" w:eastAsia="宋体" w:hAnsi="宋体"/>
        </w:rPr>
        <w:t xml:space="preserve">    char garden[MAXN][MAXN];</w:t>
      </w:r>
    </w:p>
    <w:p w:rsidR="00117B01" w:rsidRPr="000665B4" w:rsidRDefault="00117B01" w:rsidP="00117B01">
      <w:pPr>
        <w:rPr>
          <w:rFonts w:ascii="宋体" w:eastAsia="宋体" w:hAnsi="宋体"/>
        </w:rPr>
      </w:pPr>
      <w:r w:rsidRPr="000665B4">
        <w:rPr>
          <w:rFonts w:ascii="宋体" w:eastAsia="宋体" w:hAnsi="宋体"/>
        </w:rPr>
        <w:t xml:space="preserve">    scanf("%d",&amp;t);</w:t>
      </w:r>
    </w:p>
    <w:p w:rsidR="00117B01" w:rsidRPr="000665B4" w:rsidRDefault="00117B01" w:rsidP="00117B01">
      <w:pPr>
        <w:rPr>
          <w:rFonts w:ascii="宋体" w:eastAsia="宋体" w:hAnsi="宋体"/>
        </w:rPr>
      </w:pPr>
      <w:r w:rsidRPr="000665B4">
        <w:rPr>
          <w:rFonts w:ascii="宋体" w:eastAsia="宋体" w:hAnsi="宋体"/>
        </w:rPr>
        <w:t xml:space="preserve">    while(t--){</w:t>
      </w:r>
    </w:p>
    <w:p w:rsidR="00117B01" w:rsidRPr="000665B4" w:rsidRDefault="00117B01" w:rsidP="00117B01">
      <w:pPr>
        <w:rPr>
          <w:rFonts w:ascii="宋体" w:eastAsia="宋体" w:hAnsi="宋体"/>
        </w:rPr>
      </w:pPr>
      <w:r w:rsidRPr="000665B4">
        <w:rPr>
          <w:rFonts w:ascii="宋体" w:eastAsia="宋体" w:hAnsi="宋体"/>
        </w:rPr>
        <w:lastRenderedPageBreak/>
        <w:t xml:space="preserve">        int n,m;</w:t>
      </w:r>
    </w:p>
    <w:p w:rsidR="00117B01" w:rsidRPr="000665B4" w:rsidRDefault="00117B01" w:rsidP="00117B01">
      <w:pPr>
        <w:rPr>
          <w:rFonts w:ascii="宋体" w:eastAsia="宋体" w:hAnsi="宋体"/>
        </w:rPr>
      </w:pPr>
      <w:r w:rsidRPr="000665B4">
        <w:rPr>
          <w:rFonts w:ascii="宋体" w:eastAsia="宋体" w:hAnsi="宋体"/>
        </w:rPr>
        <w:t xml:space="preserve">        scanf("%d%d",&amp;n,&amp;m);</w:t>
      </w:r>
    </w:p>
    <w:p w:rsidR="00117B01" w:rsidRPr="000665B4" w:rsidRDefault="00117B01" w:rsidP="00117B01">
      <w:pPr>
        <w:rPr>
          <w:rFonts w:ascii="宋体" w:eastAsia="宋体" w:hAnsi="宋体"/>
        </w:rPr>
      </w:pPr>
      <w:r w:rsidRPr="000665B4">
        <w:rPr>
          <w:rFonts w:ascii="宋体" w:eastAsia="宋体" w:hAnsi="宋体"/>
        </w:rPr>
        <w:t xml:space="preserve">        for (int i=0;i&lt;n;i++) scanf("%s",garden[i]);</w:t>
      </w:r>
    </w:p>
    <w:p w:rsidR="00117B01" w:rsidRPr="000665B4" w:rsidRDefault="00117B01" w:rsidP="00117B01">
      <w:pPr>
        <w:rPr>
          <w:rFonts w:ascii="宋体" w:eastAsia="宋体" w:hAnsi="宋体"/>
        </w:rPr>
      </w:pPr>
      <w:r w:rsidRPr="000665B4">
        <w:rPr>
          <w:rFonts w:ascii="宋体" w:eastAsia="宋体" w:hAnsi="宋体"/>
        </w:rPr>
        <w:t xml:space="preserve">        int cntn=0,cntm=0;</w:t>
      </w:r>
    </w:p>
    <w:p w:rsidR="00117B01" w:rsidRPr="000665B4" w:rsidRDefault="00117B01" w:rsidP="00117B01">
      <w:pPr>
        <w:rPr>
          <w:rFonts w:ascii="宋体" w:eastAsia="宋体" w:hAnsi="宋体"/>
        </w:rPr>
      </w:pPr>
      <w:r w:rsidRPr="000665B4">
        <w:rPr>
          <w:rFonts w:ascii="宋体" w:eastAsia="宋体" w:hAnsi="宋体"/>
        </w:rPr>
        <w:t xml:space="preserve">        for (int i=0;i&lt;n/2;i++){</w:t>
      </w:r>
    </w:p>
    <w:p w:rsidR="00117B01" w:rsidRPr="000665B4" w:rsidRDefault="00117B01" w:rsidP="00117B01">
      <w:pPr>
        <w:rPr>
          <w:rFonts w:ascii="宋体" w:eastAsia="宋体" w:hAnsi="宋体"/>
        </w:rPr>
      </w:pPr>
      <w:r w:rsidRPr="000665B4">
        <w:rPr>
          <w:rFonts w:ascii="宋体" w:eastAsia="宋体" w:hAnsi="宋体"/>
        </w:rPr>
        <w:t xml:space="preserve">            bool same=true;</w:t>
      </w:r>
    </w:p>
    <w:p w:rsidR="00117B01" w:rsidRPr="000665B4" w:rsidRDefault="00117B01" w:rsidP="00117B01">
      <w:pPr>
        <w:rPr>
          <w:rFonts w:ascii="宋体" w:eastAsia="宋体" w:hAnsi="宋体"/>
        </w:rPr>
      </w:pPr>
      <w:r w:rsidRPr="000665B4">
        <w:rPr>
          <w:rFonts w:ascii="宋体" w:eastAsia="宋体" w:hAnsi="宋体"/>
        </w:rPr>
        <w:t xml:space="preserve">            for (int j=0;j&lt;m;j++){</w:t>
      </w:r>
    </w:p>
    <w:p w:rsidR="00117B01" w:rsidRPr="000665B4" w:rsidRDefault="00117B01" w:rsidP="00117B01">
      <w:pPr>
        <w:rPr>
          <w:rFonts w:ascii="宋体" w:eastAsia="宋体" w:hAnsi="宋体"/>
        </w:rPr>
      </w:pPr>
      <w:r w:rsidRPr="000665B4">
        <w:rPr>
          <w:rFonts w:ascii="宋体" w:eastAsia="宋体" w:hAnsi="宋体"/>
        </w:rPr>
        <w:t xml:space="preserve">                if(garden[i][j]!=garden[n-i-1][j]){</w:t>
      </w:r>
    </w:p>
    <w:p w:rsidR="00117B01" w:rsidRPr="000665B4" w:rsidRDefault="00117B01" w:rsidP="00117B01">
      <w:pPr>
        <w:rPr>
          <w:rFonts w:ascii="宋体" w:eastAsia="宋体" w:hAnsi="宋体"/>
        </w:rPr>
      </w:pPr>
      <w:r w:rsidRPr="000665B4">
        <w:rPr>
          <w:rFonts w:ascii="宋体" w:eastAsia="宋体" w:hAnsi="宋体"/>
        </w:rPr>
        <w:t xml:space="preserve">                    same=false;</w:t>
      </w:r>
    </w:p>
    <w:p w:rsidR="00117B01" w:rsidRPr="000665B4" w:rsidRDefault="00117B01" w:rsidP="00117B01">
      <w:pPr>
        <w:rPr>
          <w:rFonts w:ascii="宋体" w:eastAsia="宋体" w:hAnsi="宋体"/>
        </w:rPr>
      </w:pPr>
      <w:r w:rsidRPr="000665B4">
        <w:rPr>
          <w:rFonts w:ascii="宋体" w:eastAsia="宋体" w:hAnsi="宋体"/>
        </w:rPr>
        <w:t xml:space="preserve">                    break;</w:t>
      </w:r>
    </w:p>
    <w:p w:rsidR="00117B01" w:rsidRPr="000665B4" w:rsidRDefault="00117B01" w:rsidP="00117B01">
      <w:pPr>
        <w:rPr>
          <w:rFonts w:ascii="宋体" w:eastAsia="宋体" w:hAnsi="宋体"/>
        </w:rPr>
      </w:pPr>
      <w:r w:rsidRPr="000665B4">
        <w:rPr>
          <w:rFonts w:ascii="宋体" w:eastAsia="宋体" w:hAnsi="宋体"/>
        </w:rPr>
        <w:t xml:space="preserve">                }</w:t>
      </w:r>
    </w:p>
    <w:p w:rsidR="00117B01" w:rsidRPr="000665B4" w:rsidRDefault="00117B01" w:rsidP="00117B01">
      <w:pPr>
        <w:rPr>
          <w:rFonts w:ascii="宋体" w:eastAsia="宋体" w:hAnsi="宋体"/>
        </w:rPr>
      </w:pPr>
      <w:r w:rsidRPr="000665B4">
        <w:rPr>
          <w:rFonts w:ascii="宋体" w:eastAsia="宋体" w:hAnsi="宋体"/>
        </w:rPr>
        <w:t xml:space="preserve">            }</w:t>
      </w:r>
    </w:p>
    <w:p w:rsidR="00117B01" w:rsidRPr="000665B4" w:rsidRDefault="00117B01" w:rsidP="00117B01">
      <w:pPr>
        <w:rPr>
          <w:rFonts w:ascii="宋体" w:eastAsia="宋体" w:hAnsi="宋体"/>
        </w:rPr>
      </w:pPr>
      <w:r w:rsidRPr="000665B4">
        <w:rPr>
          <w:rFonts w:ascii="宋体" w:eastAsia="宋体" w:hAnsi="宋体"/>
        </w:rPr>
        <w:t xml:space="preserve">            if(!same) break;</w:t>
      </w:r>
    </w:p>
    <w:p w:rsidR="00117B01" w:rsidRPr="000665B4" w:rsidRDefault="00117B01" w:rsidP="00117B01">
      <w:pPr>
        <w:rPr>
          <w:rFonts w:ascii="宋体" w:eastAsia="宋体" w:hAnsi="宋体"/>
        </w:rPr>
      </w:pPr>
      <w:r w:rsidRPr="000665B4">
        <w:rPr>
          <w:rFonts w:ascii="宋体" w:eastAsia="宋体" w:hAnsi="宋体"/>
        </w:rPr>
        <w:t xml:space="preserve">            for (int j=0;j&lt;m/2;j++){</w:t>
      </w:r>
    </w:p>
    <w:p w:rsidR="00117B01" w:rsidRPr="000665B4" w:rsidRDefault="00117B01" w:rsidP="00117B01">
      <w:pPr>
        <w:rPr>
          <w:rFonts w:ascii="宋体" w:eastAsia="宋体" w:hAnsi="宋体"/>
        </w:rPr>
      </w:pPr>
      <w:r w:rsidRPr="000665B4">
        <w:rPr>
          <w:rFonts w:ascii="宋体" w:eastAsia="宋体" w:hAnsi="宋体"/>
        </w:rPr>
        <w:t xml:space="preserve">                if(garden[i][j]!=garden[i][m-j-1]){</w:t>
      </w:r>
    </w:p>
    <w:p w:rsidR="00117B01" w:rsidRPr="000665B4" w:rsidRDefault="00117B01" w:rsidP="00117B01">
      <w:pPr>
        <w:rPr>
          <w:rFonts w:ascii="宋体" w:eastAsia="宋体" w:hAnsi="宋体"/>
        </w:rPr>
      </w:pPr>
      <w:r w:rsidRPr="000665B4">
        <w:rPr>
          <w:rFonts w:ascii="宋体" w:eastAsia="宋体" w:hAnsi="宋体"/>
        </w:rPr>
        <w:t xml:space="preserve">                    same=false;</w:t>
      </w:r>
    </w:p>
    <w:p w:rsidR="00117B01" w:rsidRPr="000665B4" w:rsidRDefault="00117B01" w:rsidP="00117B01">
      <w:pPr>
        <w:rPr>
          <w:rFonts w:ascii="宋体" w:eastAsia="宋体" w:hAnsi="宋体"/>
        </w:rPr>
      </w:pPr>
      <w:r w:rsidRPr="000665B4">
        <w:rPr>
          <w:rFonts w:ascii="宋体" w:eastAsia="宋体" w:hAnsi="宋体"/>
        </w:rPr>
        <w:t xml:space="preserve">                    break;</w:t>
      </w:r>
    </w:p>
    <w:p w:rsidR="00117B01" w:rsidRPr="000665B4" w:rsidRDefault="00117B01" w:rsidP="00117B01">
      <w:pPr>
        <w:rPr>
          <w:rFonts w:ascii="宋体" w:eastAsia="宋体" w:hAnsi="宋体"/>
        </w:rPr>
      </w:pPr>
      <w:r w:rsidRPr="000665B4">
        <w:rPr>
          <w:rFonts w:ascii="宋体" w:eastAsia="宋体" w:hAnsi="宋体"/>
        </w:rPr>
        <w:t xml:space="preserve">                }</w:t>
      </w:r>
    </w:p>
    <w:p w:rsidR="00117B01" w:rsidRPr="000665B4" w:rsidRDefault="00117B01" w:rsidP="00117B01">
      <w:pPr>
        <w:rPr>
          <w:rFonts w:ascii="宋体" w:eastAsia="宋体" w:hAnsi="宋体"/>
        </w:rPr>
      </w:pPr>
      <w:r w:rsidRPr="000665B4">
        <w:rPr>
          <w:rFonts w:ascii="宋体" w:eastAsia="宋体" w:hAnsi="宋体"/>
        </w:rPr>
        <w:t xml:space="preserve">            }</w:t>
      </w:r>
    </w:p>
    <w:p w:rsidR="00117B01" w:rsidRPr="000665B4" w:rsidRDefault="00117B01" w:rsidP="00117B01">
      <w:pPr>
        <w:rPr>
          <w:rFonts w:ascii="宋体" w:eastAsia="宋体" w:hAnsi="宋体"/>
        </w:rPr>
      </w:pPr>
      <w:r w:rsidRPr="000665B4">
        <w:rPr>
          <w:rFonts w:ascii="宋体" w:eastAsia="宋体" w:hAnsi="宋体"/>
        </w:rPr>
        <w:t xml:space="preserve">            if(same) cntn++;else break;</w:t>
      </w:r>
    </w:p>
    <w:p w:rsidR="00117B01" w:rsidRPr="000665B4" w:rsidRDefault="00117B01" w:rsidP="00117B01">
      <w:pPr>
        <w:rPr>
          <w:rFonts w:ascii="宋体" w:eastAsia="宋体" w:hAnsi="宋体"/>
        </w:rPr>
      </w:pPr>
      <w:r w:rsidRPr="000665B4">
        <w:rPr>
          <w:rFonts w:ascii="宋体" w:eastAsia="宋体" w:hAnsi="宋体"/>
        </w:rPr>
        <w:t xml:space="preserve">        }</w:t>
      </w:r>
    </w:p>
    <w:p w:rsidR="00117B01" w:rsidRPr="000665B4" w:rsidRDefault="00117B01" w:rsidP="00117B01">
      <w:pPr>
        <w:rPr>
          <w:rFonts w:ascii="宋体" w:eastAsia="宋体" w:hAnsi="宋体"/>
        </w:rPr>
      </w:pPr>
      <w:r w:rsidRPr="000665B4">
        <w:rPr>
          <w:rFonts w:ascii="宋体" w:eastAsia="宋体" w:hAnsi="宋体"/>
        </w:rPr>
        <w:t xml:space="preserve">        for (int j=0;j&lt;m/2;j++){</w:t>
      </w:r>
    </w:p>
    <w:p w:rsidR="00117B01" w:rsidRPr="000665B4" w:rsidRDefault="00117B01" w:rsidP="00117B01">
      <w:pPr>
        <w:rPr>
          <w:rFonts w:ascii="宋体" w:eastAsia="宋体" w:hAnsi="宋体"/>
        </w:rPr>
      </w:pPr>
      <w:r w:rsidRPr="000665B4">
        <w:rPr>
          <w:rFonts w:ascii="宋体" w:eastAsia="宋体" w:hAnsi="宋体"/>
        </w:rPr>
        <w:t xml:space="preserve">            bool same=true;</w:t>
      </w:r>
    </w:p>
    <w:p w:rsidR="00117B01" w:rsidRPr="000665B4" w:rsidRDefault="00117B01" w:rsidP="00117B01">
      <w:pPr>
        <w:rPr>
          <w:rFonts w:ascii="宋体" w:eastAsia="宋体" w:hAnsi="宋体"/>
        </w:rPr>
      </w:pPr>
      <w:r w:rsidRPr="000665B4">
        <w:rPr>
          <w:rFonts w:ascii="宋体" w:eastAsia="宋体" w:hAnsi="宋体"/>
        </w:rPr>
        <w:t xml:space="preserve">            for(int i=0;i&lt;n;i++){</w:t>
      </w:r>
    </w:p>
    <w:p w:rsidR="00117B01" w:rsidRPr="000665B4" w:rsidRDefault="00117B01" w:rsidP="00117B01">
      <w:pPr>
        <w:rPr>
          <w:rFonts w:ascii="宋体" w:eastAsia="宋体" w:hAnsi="宋体"/>
        </w:rPr>
      </w:pPr>
      <w:r w:rsidRPr="000665B4">
        <w:rPr>
          <w:rFonts w:ascii="宋体" w:eastAsia="宋体" w:hAnsi="宋体"/>
        </w:rPr>
        <w:t xml:space="preserve">                if(garden[i][j]!=garden[i][m-j-1]){</w:t>
      </w:r>
    </w:p>
    <w:p w:rsidR="00117B01" w:rsidRPr="000665B4" w:rsidRDefault="00117B01" w:rsidP="00117B01">
      <w:pPr>
        <w:rPr>
          <w:rFonts w:ascii="宋体" w:eastAsia="宋体" w:hAnsi="宋体"/>
        </w:rPr>
      </w:pPr>
      <w:r w:rsidRPr="000665B4">
        <w:rPr>
          <w:rFonts w:ascii="宋体" w:eastAsia="宋体" w:hAnsi="宋体"/>
        </w:rPr>
        <w:t xml:space="preserve">                    same=false;</w:t>
      </w:r>
    </w:p>
    <w:p w:rsidR="00117B01" w:rsidRPr="000665B4" w:rsidRDefault="00117B01" w:rsidP="00117B01">
      <w:pPr>
        <w:rPr>
          <w:rFonts w:ascii="宋体" w:eastAsia="宋体" w:hAnsi="宋体"/>
        </w:rPr>
      </w:pPr>
      <w:r w:rsidRPr="000665B4">
        <w:rPr>
          <w:rFonts w:ascii="宋体" w:eastAsia="宋体" w:hAnsi="宋体"/>
        </w:rPr>
        <w:t xml:space="preserve">                    break;</w:t>
      </w:r>
    </w:p>
    <w:p w:rsidR="00117B01" w:rsidRPr="000665B4" w:rsidRDefault="00117B01" w:rsidP="00117B01">
      <w:pPr>
        <w:rPr>
          <w:rFonts w:ascii="宋体" w:eastAsia="宋体" w:hAnsi="宋体"/>
        </w:rPr>
      </w:pPr>
      <w:r w:rsidRPr="000665B4">
        <w:rPr>
          <w:rFonts w:ascii="宋体" w:eastAsia="宋体" w:hAnsi="宋体"/>
        </w:rPr>
        <w:t xml:space="preserve">                }</w:t>
      </w:r>
    </w:p>
    <w:p w:rsidR="00117B01" w:rsidRPr="000665B4" w:rsidRDefault="00117B01" w:rsidP="00117B01">
      <w:pPr>
        <w:rPr>
          <w:rFonts w:ascii="宋体" w:eastAsia="宋体" w:hAnsi="宋体"/>
        </w:rPr>
      </w:pPr>
      <w:r w:rsidRPr="000665B4">
        <w:rPr>
          <w:rFonts w:ascii="宋体" w:eastAsia="宋体" w:hAnsi="宋体"/>
        </w:rPr>
        <w:t xml:space="preserve">            }</w:t>
      </w:r>
    </w:p>
    <w:p w:rsidR="00117B01" w:rsidRPr="000665B4" w:rsidRDefault="00117B01" w:rsidP="00117B01">
      <w:pPr>
        <w:rPr>
          <w:rFonts w:ascii="宋体" w:eastAsia="宋体" w:hAnsi="宋体"/>
        </w:rPr>
      </w:pPr>
      <w:r w:rsidRPr="000665B4">
        <w:rPr>
          <w:rFonts w:ascii="宋体" w:eastAsia="宋体" w:hAnsi="宋体"/>
        </w:rPr>
        <w:t xml:space="preserve">            if(!same) break;</w:t>
      </w:r>
    </w:p>
    <w:p w:rsidR="00117B01" w:rsidRPr="000665B4" w:rsidRDefault="00117B01" w:rsidP="00117B01">
      <w:pPr>
        <w:rPr>
          <w:rFonts w:ascii="宋体" w:eastAsia="宋体" w:hAnsi="宋体"/>
        </w:rPr>
      </w:pPr>
      <w:r w:rsidRPr="000665B4">
        <w:rPr>
          <w:rFonts w:ascii="宋体" w:eastAsia="宋体" w:hAnsi="宋体"/>
        </w:rPr>
        <w:t xml:space="preserve">            for(int i=0;i&lt;n/2;i++){</w:t>
      </w:r>
    </w:p>
    <w:p w:rsidR="00117B01" w:rsidRPr="000665B4" w:rsidRDefault="00117B01" w:rsidP="00117B01">
      <w:pPr>
        <w:rPr>
          <w:rFonts w:ascii="宋体" w:eastAsia="宋体" w:hAnsi="宋体"/>
        </w:rPr>
      </w:pPr>
      <w:r w:rsidRPr="000665B4">
        <w:rPr>
          <w:rFonts w:ascii="宋体" w:eastAsia="宋体" w:hAnsi="宋体"/>
        </w:rPr>
        <w:t xml:space="preserve">                if(garden[i][j]!=garden[n-i-1][j]){</w:t>
      </w:r>
    </w:p>
    <w:p w:rsidR="00117B01" w:rsidRPr="000665B4" w:rsidRDefault="00117B01" w:rsidP="00117B01">
      <w:pPr>
        <w:rPr>
          <w:rFonts w:ascii="宋体" w:eastAsia="宋体" w:hAnsi="宋体"/>
        </w:rPr>
      </w:pPr>
      <w:r w:rsidRPr="000665B4">
        <w:rPr>
          <w:rFonts w:ascii="宋体" w:eastAsia="宋体" w:hAnsi="宋体"/>
        </w:rPr>
        <w:t xml:space="preserve">                    same=false;</w:t>
      </w:r>
    </w:p>
    <w:p w:rsidR="00117B01" w:rsidRPr="000665B4" w:rsidRDefault="00117B01" w:rsidP="00117B01">
      <w:pPr>
        <w:rPr>
          <w:rFonts w:ascii="宋体" w:eastAsia="宋体" w:hAnsi="宋体"/>
        </w:rPr>
      </w:pPr>
      <w:r w:rsidRPr="000665B4">
        <w:rPr>
          <w:rFonts w:ascii="宋体" w:eastAsia="宋体" w:hAnsi="宋体"/>
        </w:rPr>
        <w:t xml:space="preserve">                    break;</w:t>
      </w:r>
    </w:p>
    <w:p w:rsidR="00117B01" w:rsidRPr="000665B4" w:rsidRDefault="00117B01" w:rsidP="00117B01">
      <w:pPr>
        <w:rPr>
          <w:rFonts w:ascii="宋体" w:eastAsia="宋体" w:hAnsi="宋体"/>
        </w:rPr>
      </w:pPr>
      <w:r w:rsidRPr="000665B4">
        <w:rPr>
          <w:rFonts w:ascii="宋体" w:eastAsia="宋体" w:hAnsi="宋体"/>
        </w:rPr>
        <w:t xml:space="preserve">                }</w:t>
      </w:r>
    </w:p>
    <w:p w:rsidR="00117B01" w:rsidRPr="000665B4" w:rsidRDefault="00117B01" w:rsidP="00117B01">
      <w:pPr>
        <w:rPr>
          <w:rFonts w:ascii="宋体" w:eastAsia="宋体" w:hAnsi="宋体"/>
        </w:rPr>
      </w:pPr>
      <w:r w:rsidRPr="000665B4">
        <w:rPr>
          <w:rFonts w:ascii="宋体" w:eastAsia="宋体" w:hAnsi="宋体"/>
        </w:rPr>
        <w:t xml:space="preserve">            }</w:t>
      </w:r>
    </w:p>
    <w:p w:rsidR="00117B01" w:rsidRPr="000665B4" w:rsidRDefault="00117B01" w:rsidP="00117B01">
      <w:pPr>
        <w:rPr>
          <w:rFonts w:ascii="宋体" w:eastAsia="宋体" w:hAnsi="宋体"/>
        </w:rPr>
      </w:pPr>
      <w:r w:rsidRPr="000665B4">
        <w:rPr>
          <w:rFonts w:ascii="宋体" w:eastAsia="宋体" w:hAnsi="宋体"/>
        </w:rPr>
        <w:t xml:space="preserve">            if(same) cntm++;else break;</w:t>
      </w:r>
    </w:p>
    <w:p w:rsidR="00117B01" w:rsidRPr="000665B4" w:rsidRDefault="00117B01" w:rsidP="00117B01">
      <w:pPr>
        <w:rPr>
          <w:rFonts w:ascii="宋体" w:eastAsia="宋体" w:hAnsi="宋体"/>
        </w:rPr>
      </w:pPr>
      <w:r w:rsidRPr="000665B4">
        <w:rPr>
          <w:rFonts w:ascii="宋体" w:eastAsia="宋体" w:hAnsi="宋体"/>
        </w:rPr>
        <w:t xml:space="preserve">        }</w:t>
      </w:r>
    </w:p>
    <w:p w:rsidR="00117B01" w:rsidRPr="000665B4" w:rsidRDefault="00117B01" w:rsidP="00117B01">
      <w:pPr>
        <w:rPr>
          <w:rFonts w:ascii="宋体" w:eastAsia="宋体" w:hAnsi="宋体"/>
        </w:rPr>
      </w:pPr>
      <w:r w:rsidRPr="000665B4">
        <w:rPr>
          <w:rFonts w:ascii="宋体" w:eastAsia="宋体" w:hAnsi="宋体"/>
        </w:rPr>
        <w:t xml:space="preserve">        cntn=min(cntn,n/2-1);</w:t>
      </w:r>
    </w:p>
    <w:p w:rsidR="00117B01" w:rsidRPr="000665B4" w:rsidRDefault="00117B01" w:rsidP="00117B01">
      <w:pPr>
        <w:rPr>
          <w:rFonts w:ascii="宋体" w:eastAsia="宋体" w:hAnsi="宋体"/>
        </w:rPr>
      </w:pPr>
      <w:r w:rsidRPr="000665B4">
        <w:rPr>
          <w:rFonts w:ascii="宋体" w:eastAsia="宋体" w:hAnsi="宋体"/>
        </w:rPr>
        <w:t xml:space="preserve">        cntm=min(cntm,m/2-1);</w:t>
      </w:r>
    </w:p>
    <w:p w:rsidR="00117B01" w:rsidRPr="000665B4" w:rsidRDefault="00117B01" w:rsidP="00117B01">
      <w:pPr>
        <w:rPr>
          <w:rFonts w:ascii="宋体" w:eastAsia="宋体" w:hAnsi="宋体"/>
        </w:rPr>
      </w:pPr>
      <w:r w:rsidRPr="000665B4">
        <w:rPr>
          <w:rFonts w:ascii="宋体" w:eastAsia="宋体" w:hAnsi="宋体"/>
        </w:rPr>
        <w:t xml:space="preserve">        printf("%d\n",cntn*cntm);</w:t>
      </w:r>
    </w:p>
    <w:p w:rsidR="00117B01" w:rsidRPr="000665B4" w:rsidRDefault="00117B01" w:rsidP="00117B01">
      <w:pPr>
        <w:rPr>
          <w:rFonts w:ascii="宋体" w:eastAsia="宋体" w:hAnsi="宋体"/>
        </w:rPr>
      </w:pPr>
      <w:r w:rsidRPr="000665B4">
        <w:rPr>
          <w:rFonts w:ascii="宋体" w:eastAsia="宋体" w:hAnsi="宋体"/>
        </w:rPr>
        <w:t xml:space="preserve">    }</w:t>
      </w:r>
    </w:p>
    <w:p w:rsidR="00117B01" w:rsidRPr="000665B4" w:rsidRDefault="00117B01" w:rsidP="00117B01">
      <w:pPr>
        <w:rPr>
          <w:rFonts w:ascii="宋体" w:eastAsia="宋体" w:hAnsi="宋体"/>
        </w:rPr>
      </w:pPr>
      <w:r w:rsidRPr="000665B4">
        <w:rPr>
          <w:rFonts w:ascii="宋体" w:eastAsia="宋体" w:hAnsi="宋体"/>
        </w:rPr>
        <w:t xml:space="preserve">    return 0;</w:t>
      </w:r>
    </w:p>
    <w:p w:rsidR="00117B01" w:rsidRPr="000665B4" w:rsidRDefault="00117B01" w:rsidP="00117B01">
      <w:pPr>
        <w:rPr>
          <w:rFonts w:ascii="宋体" w:eastAsia="宋体" w:hAnsi="宋体"/>
        </w:rPr>
      </w:pPr>
      <w:r w:rsidRPr="000665B4">
        <w:rPr>
          <w:rFonts w:ascii="宋体" w:eastAsia="宋体" w:hAnsi="宋体"/>
        </w:rPr>
        <w:t>}</w:t>
      </w:r>
    </w:p>
    <w:p w:rsidR="00BF0E96" w:rsidRPr="000665B4" w:rsidRDefault="00BF0E96" w:rsidP="00BF0E96">
      <w:pPr>
        <w:pStyle w:val="2"/>
        <w:rPr>
          <w:rFonts w:ascii="宋体" w:eastAsia="宋体" w:hAnsi="宋体"/>
          <w:b w:val="0"/>
        </w:rPr>
      </w:pPr>
      <w:bookmarkStart w:id="56" w:name="_Toc524382957"/>
      <w:r w:rsidRPr="000665B4">
        <w:rPr>
          <w:rFonts w:ascii="宋体" w:eastAsia="宋体" w:hAnsi="宋体" w:hint="eastAsia"/>
          <w:b w:val="0"/>
        </w:rPr>
        <w:lastRenderedPageBreak/>
        <w:t>枚举</w:t>
      </w:r>
      <w:bookmarkEnd w:id="56"/>
    </w:p>
    <w:p w:rsidR="0077040D" w:rsidRPr="000665B4" w:rsidRDefault="0077040D" w:rsidP="0077040D">
      <w:pPr>
        <w:pStyle w:val="3"/>
        <w:rPr>
          <w:rFonts w:ascii="宋体" w:eastAsia="宋体" w:hAnsi="宋体"/>
          <w:b w:val="0"/>
          <w:sz w:val="21"/>
          <w:szCs w:val="22"/>
        </w:rPr>
      </w:pPr>
      <w:bookmarkStart w:id="57" w:name="_Toc524382958"/>
      <w:r w:rsidRPr="000665B4">
        <w:rPr>
          <w:rFonts w:ascii="宋体" w:eastAsia="宋体" w:hAnsi="宋体" w:hint="eastAsia"/>
          <w:b w:val="0"/>
        </w:rPr>
        <w:t>√-2018ICPC南京站网络预选赛-</w:t>
      </w:r>
      <w:r w:rsidRPr="000665B4">
        <w:rPr>
          <w:rFonts w:ascii="宋体" w:eastAsia="宋体" w:hAnsi="宋体"/>
          <w:b w:val="0"/>
          <w:szCs w:val="22"/>
        </w:rPr>
        <w:t xml:space="preserve"> </w:t>
      </w:r>
      <w:r w:rsidRPr="000665B4">
        <w:rPr>
          <w:rFonts w:ascii="宋体" w:eastAsia="宋体" w:hAnsi="宋体"/>
          <w:b w:val="0"/>
          <w:sz w:val="21"/>
          <w:szCs w:val="22"/>
        </w:rPr>
        <w:t>The writing on the wall</w:t>
      </w:r>
      <w:bookmarkEnd w:id="57"/>
      <w:r w:rsidRPr="000665B4">
        <w:rPr>
          <w:rFonts w:ascii="宋体" w:eastAsia="宋体" w:hAnsi="宋体"/>
          <w:b w:val="0"/>
          <w:sz w:val="21"/>
          <w:szCs w:val="22"/>
        </w:rPr>
        <w:fldChar w:fldCharType="begin"/>
      </w:r>
      <w:r w:rsidRPr="000665B4">
        <w:rPr>
          <w:rFonts w:ascii="宋体" w:eastAsia="宋体" w:hAnsi="宋体"/>
        </w:rPr>
        <w:instrText xml:space="preserve"> XE "</w:instrText>
      </w:r>
      <w:r w:rsidRPr="000665B4">
        <w:rPr>
          <w:rFonts w:ascii="宋体" w:eastAsia="宋体" w:hAnsi="宋体" w:hint="eastAsia"/>
          <w:b w:val="0"/>
        </w:rPr>
        <w:instrText>√-2018ICPC南京站网络预选赛-</w:instrText>
      </w:r>
      <w:r w:rsidRPr="000665B4">
        <w:rPr>
          <w:rFonts w:ascii="宋体" w:eastAsia="宋体" w:hAnsi="宋体"/>
          <w:b w:val="0"/>
          <w:szCs w:val="22"/>
        </w:rPr>
        <w:instrText xml:space="preserve"> </w:instrText>
      </w:r>
      <w:r w:rsidRPr="000665B4">
        <w:rPr>
          <w:rFonts w:ascii="宋体" w:eastAsia="宋体" w:hAnsi="宋体"/>
          <w:b w:val="0"/>
          <w:sz w:val="21"/>
          <w:szCs w:val="22"/>
        </w:rPr>
        <w:instrText>The writing on the wall</w:instrText>
      </w:r>
      <w:r w:rsidRPr="000665B4">
        <w:rPr>
          <w:rFonts w:ascii="宋体" w:eastAsia="宋体" w:hAnsi="宋体"/>
        </w:rPr>
        <w:instrText xml:space="preserve">" \y "计蒜客" </w:instrText>
      </w:r>
      <w:r w:rsidRPr="000665B4">
        <w:rPr>
          <w:rFonts w:ascii="宋体" w:eastAsia="宋体" w:hAnsi="宋体"/>
          <w:b w:val="0"/>
          <w:sz w:val="21"/>
          <w:szCs w:val="22"/>
        </w:rPr>
        <w:fldChar w:fldCharType="end"/>
      </w:r>
    </w:p>
    <w:p w:rsidR="0077040D" w:rsidRPr="000665B4" w:rsidRDefault="0077040D" w:rsidP="0077040D">
      <w:pPr>
        <w:rPr>
          <w:rFonts w:ascii="宋体" w:eastAsia="宋体" w:hAnsi="宋体"/>
        </w:rPr>
      </w:pPr>
      <w:r w:rsidRPr="000665B4">
        <w:rPr>
          <w:rFonts w:ascii="宋体" w:eastAsia="宋体" w:hAnsi="宋体" w:hint="eastAsia"/>
        </w:rPr>
        <w:t>【Source】计蒜客</w:t>
      </w:r>
    </w:p>
    <w:p w:rsidR="0077040D" w:rsidRPr="000665B4" w:rsidRDefault="0077040D" w:rsidP="0077040D">
      <w:pPr>
        <w:rPr>
          <w:rFonts w:ascii="宋体" w:eastAsia="宋体" w:hAnsi="宋体"/>
        </w:rPr>
      </w:pPr>
      <w:r w:rsidRPr="000665B4">
        <w:rPr>
          <w:rFonts w:ascii="宋体" w:eastAsia="宋体" w:hAnsi="宋体" w:hint="eastAsia"/>
        </w:rPr>
        <w:t>【TAG】铜牌题 枚举</w:t>
      </w:r>
    </w:p>
    <w:p w:rsidR="0077040D" w:rsidRPr="000665B4" w:rsidRDefault="0077040D" w:rsidP="0077040D">
      <w:pPr>
        <w:rPr>
          <w:rFonts w:ascii="宋体" w:eastAsia="宋体" w:hAnsi="宋体"/>
        </w:rPr>
      </w:pPr>
      <w:r w:rsidRPr="000665B4">
        <w:rPr>
          <w:rFonts w:ascii="宋体" w:eastAsia="宋体" w:hAnsi="宋体" w:hint="eastAsia"/>
        </w:rPr>
        <w:t>【题解】这题看了网上题解才会做的，但是实际上写完之后是O(n*m*m)的复杂度且WA了，对拍了AC程序后修正了BUG，然后就AC了</w:t>
      </w:r>
      <w:r w:rsidRPr="000665B4">
        <w:rPr>
          <w:rFonts w:ascii="宋体" w:eastAsia="宋体" w:hAnsi="宋体"/>
        </w:rPr>
        <w:t>…</w:t>
      </w:r>
      <w:r w:rsidRPr="000665B4">
        <w:rPr>
          <w:rFonts w:ascii="宋体" w:eastAsia="宋体" w:hAnsi="宋体" w:hint="eastAsia"/>
        </w:rPr>
        <w:t>讲道理是应该TLE的，但是这题数据看来没有那么强。</w:t>
      </w:r>
    </w:p>
    <w:p w:rsidR="0077040D" w:rsidRPr="000665B4" w:rsidRDefault="0077040D" w:rsidP="0077040D">
      <w:pPr>
        <w:rPr>
          <w:rFonts w:ascii="宋体" w:eastAsia="宋体" w:hAnsi="宋体"/>
        </w:rPr>
      </w:pPr>
      <w:r w:rsidRPr="000665B4">
        <w:rPr>
          <w:rFonts w:ascii="宋体" w:eastAsia="宋体" w:hAnsi="宋体" w:hint="eastAsia"/>
        </w:rPr>
        <w:t>【代码】</w:t>
      </w:r>
    </w:p>
    <w:p w:rsidR="0077040D" w:rsidRPr="000665B4" w:rsidRDefault="0077040D" w:rsidP="0077040D">
      <w:pPr>
        <w:rPr>
          <w:rFonts w:ascii="宋体" w:eastAsia="宋体" w:hAnsi="宋体"/>
        </w:rPr>
      </w:pPr>
      <w:r w:rsidRPr="000665B4">
        <w:rPr>
          <w:rFonts w:ascii="宋体" w:eastAsia="宋体" w:hAnsi="宋体"/>
        </w:rPr>
        <w:t>#include &lt;bits/stdc++.h&gt;</w:t>
      </w:r>
    </w:p>
    <w:p w:rsidR="0077040D" w:rsidRPr="000665B4" w:rsidRDefault="0077040D" w:rsidP="0077040D">
      <w:pPr>
        <w:rPr>
          <w:rFonts w:ascii="宋体" w:eastAsia="宋体" w:hAnsi="宋体"/>
        </w:rPr>
      </w:pPr>
      <w:r w:rsidRPr="000665B4">
        <w:rPr>
          <w:rFonts w:ascii="宋体" w:eastAsia="宋体" w:hAnsi="宋体"/>
        </w:rPr>
        <w:t>#define ll long long</w:t>
      </w:r>
    </w:p>
    <w:p w:rsidR="0077040D" w:rsidRPr="000665B4" w:rsidRDefault="0077040D" w:rsidP="0077040D">
      <w:pPr>
        <w:rPr>
          <w:rFonts w:ascii="宋体" w:eastAsia="宋体" w:hAnsi="宋体"/>
        </w:rPr>
      </w:pPr>
      <w:r w:rsidRPr="000665B4">
        <w:rPr>
          <w:rFonts w:ascii="宋体" w:eastAsia="宋体" w:hAnsi="宋体"/>
        </w:rPr>
        <w:t>#define MAXN 100010</w:t>
      </w:r>
    </w:p>
    <w:p w:rsidR="0077040D" w:rsidRPr="000665B4" w:rsidRDefault="0077040D" w:rsidP="0077040D">
      <w:pPr>
        <w:rPr>
          <w:rFonts w:ascii="宋体" w:eastAsia="宋体" w:hAnsi="宋体"/>
        </w:rPr>
      </w:pPr>
      <w:r w:rsidRPr="000665B4">
        <w:rPr>
          <w:rFonts w:ascii="宋体" w:eastAsia="宋体" w:hAnsi="宋体"/>
        </w:rPr>
        <w:t>#define MAXM 110</w:t>
      </w:r>
    </w:p>
    <w:p w:rsidR="0077040D" w:rsidRPr="000665B4" w:rsidRDefault="0077040D" w:rsidP="0077040D">
      <w:pPr>
        <w:rPr>
          <w:rFonts w:ascii="宋体" w:eastAsia="宋体" w:hAnsi="宋体"/>
        </w:rPr>
      </w:pPr>
    </w:p>
    <w:p w:rsidR="0077040D" w:rsidRPr="000665B4" w:rsidRDefault="0077040D" w:rsidP="0077040D">
      <w:pPr>
        <w:rPr>
          <w:rFonts w:ascii="宋体" w:eastAsia="宋体" w:hAnsi="宋体"/>
        </w:rPr>
      </w:pPr>
      <w:r w:rsidRPr="000665B4">
        <w:rPr>
          <w:rFonts w:ascii="宋体" w:eastAsia="宋体" w:hAnsi="宋体"/>
        </w:rPr>
        <w:t>using namespace std;</w:t>
      </w:r>
    </w:p>
    <w:p w:rsidR="0077040D" w:rsidRPr="000665B4" w:rsidRDefault="0077040D" w:rsidP="0077040D">
      <w:pPr>
        <w:rPr>
          <w:rFonts w:ascii="宋体" w:eastAsia="宋体" w:hAnsi="宋体"/>
        </w:rPr>
      </w:pPr>
    </w:p>
    <w:p w:rsidR="0077040D" w:rsidRPr="000665B4" w:rsidRDefault="0077040D" w:rsidP="0077040D">
      <w:pPr>
        <w:rPr>
          <w:rFonts w:ascii="宋体" w:eastAsia="宋体" w:hAnsi="宋体"/>
        </w:rPr>
      </w:pPr>
      <w:r w:rsidRPr="000665B4">
        <w:rPr>
          <w:rFonts w:ascii="宋体" w:eastAsia="宋体" w:hAnsi="宋体"/>
        </w:rPr>
        <w:t>ll n,m,k,b[MAXN][MAXM],up[MAXN];</w:t>
      </w:r>
    </w:p>
    <w:p w:rsidR="0077040D" w:rsidRPr="000665B4" w:rsidRDefault="0077040D" w:rsidP="0077040D">
      <w:pPr>
        <w:rPr>
          <w:rFonts w:ascii="宋体" w:eastAsia="宋体" w:hAnsi="宋体"/>
        </w:rPr>
      </w:pPr>
    </w:p>
    <w:p w:rsidR="0077040D" w:rsidRPr="000665B4" w:rsidRDefault="0077040D" w:rsidP="0077040D">
      <w:pPr>
        <w:rPr>
          <w:rFonts w:ascii="宋体" w:eastAsia="宋体" w:hAnsi="宋体"/>
        </w:rPr>
      </w:pPr>
      <w:r w:rsidRPr="000665B4">
        <w:rPr>
          <w:rFonts w:ascii="宋体" w:eastAsia="宋体" w:hAnsi="宋体"/>
        </w:rPr>
        <w:t>int main()</w:t>
      </w:r>
    </w:p>
    <w:p w:rsidR="0077040D" w:rsidRPr="000665B4" w:rsidRDefault="0077040D" w:rsidP="0077040D">
      <w:pPr>
        <w:rPr>
          <w:rFonts w:ascii="宋体" w:eastAsia="宋体" w:hAnsi="宋体"/>
        </w:rPr>
      </w:pPr>
      <w:r w:rsidRPr="000665B4">
        <w:rPr>
          <w:rFonts w:ascii="宋体" w:eastAsia="宋体" w:hAnsi="宋体"/>
        </w:rPr>
        <w:t>{</w:t>
      </w:r>
    </w:p>
    <w:p w:rsidR="0077040D" w:rsidRPr="000665B4" w:rsidRDefault="0077040D" w:rsidP="0077040D">
      <w:pPr>
        <w:rPr>
          <w:rFonts w:ascii="宋体" w:eastAsia="宋体" w:hAnsi="宋体"/>
        </w:rPr>
      </w:pPr>
      <w:r w:rsidRPr="000665B4">
        <w:rPr>
          <w:rFonts w:ascii="宋体" w:eastAsia="宋体" w:hAnsi="宋体"/>
        </w:rPr>
        <w:t xml:space="preserve">    int t;</w:t>
      </w:r>
    </w:p>
    <w:p w:rsidR="0077040D" w:rsidRPr="000665B4" w:rsidRDefault="0077040D" w:rsidP="0077040D">
      <w:pPr>
        <w:rPr>
          <w:rFonts w:ascii="宋体" w:eastAsia="宋体" w:hAnsi="宋体"/>
        </w:rPr>
      </w:pPr>
      <w:r w:rsidRPr="000665B4">
        <w:rPr>
          <w:rFonts w:ascii="宋体" w:eastAsia="宋体" w:hAnsi="宋体"/>
        </w:rPr>
        <w:t xml:space="preserve">    scanf("%d",&amp;t);</w:t>
      </w:r>
    </w:p>
    <w:p w:rsidR="0077040D" w:rsidRPr="000665B4" w:rsidRDefault="0077040D" w:rsidP="0077040D">
      <w:pPr>
        <w:rPr>
          <w:rFonts w:ascii="宋体" w:eastAsia="宋体" w:hAnsi="宋体"/>
        </w:rPr>
      </w:pPr>
      <w:r w:rsidRPr="000665B4">
        <w:rPr>
          <w:rFonts w:ascii="宋体" w:eastAsia="宋体" w:hAnsi="宋体"/>
        </w:rPr>
        <w:t xml:space="preserve">    for(int casenum=1;casenum&lt;=t;casenum++){</w:t>
      </w:r>
    </w:p>
    <w:p w:rsidR="0077040D" w:rsidRPr="000665B4" w:rsidRDefault="0077040D" w:rsidP="0077040D">
      <w:pPr>
        <w:rPr>
          <w:rFonts w:ascii="宋体" w:eastAsia="宋体" w:hAnsi="宋体"/>
        </w:rPr>
      </w:pPr>
      <w:r w:rsidRPr="000665B4">
        <w:rPr>
          <w:rFonts w:ascii="宋体" w:eastAsia="宋体" w:hAnsi="宋体"/>
        </w:rPr>
        <w:t xml:space="preserve">        ll ans=0;</w:t>
      </w:r>
    </w:p>
    <w:p w:rsidR="0077040D" w:rsidRPr="000665B4" w:rsidRDefault="0077040D" w:rsidP="0077040D">
      <w:pPr>
        <w:rPr>
          <w:rFonts w:ascii="宋体" w:eastAsia="宋体" w:hAnsi="宋体"/>
        </w:rPr>
      </w:pPr>
      <w:r w:rsidRPr="000665B4">
        <w:rPr>
          <w:rFonts w:ascii="宋体" w:eastAsia="宋体" w:hAnsi="宋体"/>
        </w:rPr>
        <w:t xml:space="preserve">        cin&gt;&gt;n&gt;&gt;m&gt;&gt;k;</w:t>
      </w:r>
    </w:p>
    <w:p w:rsidR="0077040D" w:rsidRPr="000665B4" w:rsidRDefault="0077040D" w:rsidP="0077040D">
      <w:pPr>
        <w:rPr>
          <w:rFonts w:ascii="宋体" w:eastAsia="宋体" w:hAnsi="宋体"/>
        </w:rPr>
      </w:pPr>
      <w:r w:rsidRPr="000665B4">
        <w:rPr>
          <w:rFonts w:ascii="宋体" w:eastAsia="宋体" w:hAnsi="宋体"/>
        </w:rPr>
        <w:t xml:space="preserve">        memset(b,0,sizeof(b));</w:t>
      </w:r>
    </w:p>
    <w:p w:rsidR="0077040D" w:rsidRPr="000665B4" w:rsidRDefault="0077040D" w:rsidP="0077040D">
      <w:pPr>
        <w:rPr>
          <w:rFonts w:ascii="宋体" w:eastAsia="宋体" w:hAnsi="宋体"/>
        </w:rPr>
      </w:pPr>
      <w:r w:rsidRPr="000665B4">
        <w:rPr>
          <w:rFonts w:ascii="宋体" w:eastAsia="宋体" w:hAnsi="宋体"/>
        </w:rPr>
        <w:t xml:space="preserve">        for(int i=0;i&lt;k;i++){</w:t>
      </w:r>
    </w:p>
    <w:p w:rsidR="0077040D" w:rsidRPr="000665B4" w:rsidRDefault="0077040D" w:rsidP="0077040D">
      <w:pPr>
        <w:rPr>
          <w:rFonts w:ascii="宋体" w:eastAsia="宋体" w:hAnsi="宋体"/>
        </w:rPr>
      </w:pPr>
      <w:r w:rsidRPr="000665B4">
        <w:rPr>
          <w:rFonts w:ascii="宋体" w:eastAsia="宋体" w:hAnsi="宋体"/>
        </w:rPr>
        <w:t xml:space="preserve">            int x,y;</w:t>
      </w:r>
    </w:p>
    <w:p w:rsidR="0077040D" w:rsidRPr="000665B4" w:rsidRDefault="0077040D" w:rsidP="0077040D">
      <w:pPr>
        <w:rPr>
          <w:rFonts w:ascii="宋体" w:eastAsia="宋体" w:hAnsi="宋体"/>
        </w:rPr>
      </w:pPr>
      <w:r w:rsidRPr="000665B4">
        <w:rPr>
          <w:rFonts w:ascii="宋体" w:eastAsia="宋体" w:hAnsi="宋体"/>
        </w:rPr>
        <w:t xml:space="preserve">            scanf("%d%d",&amp;x,&amp;y);</w:t>
      </w:r>
    </w:p>
    <w:p w:rsidR="0077040D" w:rsidRPr="000665B4" w:rsidRDefault="0077040D" w:rsidP="0077040D">
      <w:pPr>
        <w:rPr>
          <w:rFonts w:ascii="宋体" w:eastAsia="宋体" w:hAnsi="宋体"/>
        </w:rPr>
      </w:pPr>
      <w:r w:rsidRPr="000665B4">
        <w:rPr>
          <w:rFonts w:ascii="宋体" w:eastAsia="宋体" w:hAnsi="宋体"/>
        </w:rPr>
        <w:t xml:space="preserve">            b[x][y]=1;</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for(int i=1;i&lt;=m;i++){</w:t>
      </w:r>
    </w:p>
    <w:p w:rsidR="0077040D" w:rsidRPr="000665B4" w:rsidRDefault="0077040D" w:rsidP="0077040D">
      <w:pPr>
        <w:rPr>
          <w:rFonts w:ascii="宋体" w:eastAsia="宋体" w:hAnsi="宋体"/>
        </w:rPr>
      </w:pPr>
      <w:r w:rsidRPr="000665B4">
        <w:rPr>
          <w:rFonts w:ascii="宋体" w:eastAsia="宋体" w:hAnsi="宋体"/>
        </w:rPr>
        <w:t xml:space="preserve">            up[i]=n+1;</w:t>
      </w:r>
    </w:p>
    <w:p w:rsidR="0077040D" w:rsidRPr="000665B4" w:rsidRDefault="0077040D" w:rsidP="0077040D">
      <w:pPr>
        <w:rPr>
          <w:rFonts w:ascii="宋体" w:eastAsia="宋体" w:hAnsi="宋体"/>
        </w:rPr>
      </w:pPr>
      <w:r w:rsidRPr="000665B4">
        <w:rPr>
          <w:rFonts w:ascii="宋体" w:eastAsia="宋体" w:hAnsi="宋体"/>
        </w:rPr>
        <w:t xml:space="preserve">            for(int j=1;j&lt;=n;j++){</w:t>
      </w:r>
    </w:p>
    <w:p w:rsidR="0077040D" w:rsidRPr="000665B4" w:rsidRDefault="0077040D" w:rsidP="0077040D">
      <w:pPr>
        <w:rPr>
          <w:rFonts w:ascii="宋体" w:eastAsia="宋体" w:hAnsi="宋体"/>
        </w:rPr>
      </w:pPr>
      <w:r w:rsidRPr="000665B4">
        <w:rPr>
          <w:rFonts w:ascii="宋体" w:eastAsia="宋体" w:hAnsi="宋体"/>
        </w:rPr>
        <w:t xml:space="preserve">                if(b[j][i]){</w:t>
      </w:r>
    </w:p>
    <w:p w:rsidR="0077040D" w:rsidRPr="000665B4" w:rsidRDefault="0077040D" w:rsidP="0077040D">
      <w:pPr>
        <w:rPr>
          <w:rFonts w:ascii="宋体" w:eastAsia="宋体" w:hAnsi="宋体"/>
        </w:rPr>
      </w:pPr>
      <w:r w:rsidRPr="000665B4">
        <w:rPr>
          <w:rFonts w:ascii="宋体" w:eastAsia="宋体" w:hAnsi="宋体"/>
        </w:rPr>
        <w:t xml:space="preserve">                    up[i]=j;</w:t>
      </w:r>
    </w:p>
    <w:p w:rsidR="0077040D" w:rsidRPr="000665B4" w:rsidRDefault="0077040D" w:rsidP="0077040D">
      <w:pPr>
        <w:rPr>
          <w:rFonts w:ascii="宋体" w:eastAsia="宋体" w:hAnsi="宋体"/>
        </w:rPr>
      </w:pPr>
      <w:r w:rsidRPr="000665B4">
        <w:rPr>
          <w:rFonts w:ascii="宋体" w:eastAsia="宋体" w:hAnsi="宋体"/>
        </w:rPr>
        <w:t xml:space="preserve">                    break;</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for(int j=1;j&lt;=n;j++){</w:t>
      </w:r>
    </w:p>
    <w:p w:rsidR="0077040D" w:rsidRPr="000665B4" w:rsidRDefault="0077040D" w:rsidP="0077040D">
      <w:pPr>
        <w:rPr>
          <w:rFonts w:ascii="宋体" w:eastAsia="宋体" w:hAnsi="宋体"/>
        </w:rPr>
      </w:pPr>
      <w:r w:rsidRPr="000665B4">
        <w:rPr>
          <w:rFonts w:ascii="宋体" w:eastAsia="宋体" w:hAnsi="宋体"/>
        </w:rPr>
        <w:t xml:space="preserve">            for(int i=1;i&lt;=m;i++){</w:t>
      </w:r>
    </w:p>
    <w:p w:rsidR="0077040D" w:rsidRPr="000665B4" w:rsidRDefault="0077040D" w:rsidP="0077040D">
      <w:pPr>
        <w:rPr>
          <w:rFonts w:ascii="宋体" w:eastAsia="宋体" w:hAnsi="宋体"/>
        </w:rPr>
      </w:pPr>
      <w:r w:rsidRPr="000665B4">
        <w:rPr>
          <w:rFonts w:ascii="宋体" w:eastAsia="宋体" w:hAnsi="宋体"/>
        </w:rPr>
        <w:lastRenderedPageBreak/>
        <w:t xml:space="preserve">                if(b[j][i]) continue;</w:t>
      </w:r>
    </w:p>
    <w:p w:rsidR="0077040D" w:rsidRPr="000665B4" w:rsidRDefault="0077040D" w:rsidP="0077040D">
      <w:pPr>
        <w:rPr>
          <w:rFonts w:ascii="宋体" w:eastAsia="宋体" w:hAnsi="宋体"/>
        </w:rPr>
      </w:pPr>
      <w:r w:rsidRPr="000665B4">
        <w:rPr>
          <w:rFonts w:ascii="宋体" w:eastAsia="宋体" w:hAnsi="宋体"/>
        </w:rPr>
        <w:t xml:space="preserve">                ll h=n-j+1;</w:t>
      </w:r>
    </w:p>
    <w:p w:rsidR="0077040D" w:rsidRPr="000665B4" w:rsidRDefault="0077040D" w:rsidP="0077040D">
      <w:pPr>
        <w:rPr>
          <w:rFonts w:ascii="宋体" w:eastAsia="宋体" w:hAnsi="宋体"/>
        </w:rPr>
      </w:pPr>
      <w:r w:rsidRPr="000665B4">
        <w:rPr>
          <w:rFonts w:ascii="宋体" w:eastAsia="宋体" w:hAnsi="宋体"/>
        </w:rPr>
        <w:t xml:space="preserve">                for(int k=i;k&lt;=m;k++){</w:t>
      </w:r>
    </w:p>
    <w:p w:rsidR="0077040D" w:rsidRPr="000665B4" w:rsidRDefault="0077040D" w:rsidP="0077040D">
      <w:pPr>
        <w:rPr>
          <w:rFonts w:ascii="宋体" w:eastAsia="宋体" w:hAnsi="宋体"/>
        </w:rPr>
      </w:pPr>
      <w:r w:rsidRPr="000665B4">
        <w:rPr>
          <w:rFonts w:ascii="宋体" w:eastAsia="宋体" w:hAnsi="宋体"/>
        </w:rPr>
        <w:t xml:space="preserve">                    if(up[k]&lt;j){</w:t>
      </w:r>
    </w:p>
    <w:p w:rsidR="0077040D" w:rsidRPr="000665B4" w:rsidRDefault="0077040D" w:rsidP="0077040D">
      <w:pPr>
        <w:rPr>
          <w:rFonts w:ascii="宋体" w:eastAsia="宋体" w:hAnsi="宋体"/>
        </w:rPr>
      </w:pPr>
      <w:r w:rsidRPr="000665B4">
        <w:rPr>
          <w:rFonts w:ascii="宋体" w:eastAsia="宋体" w:hAnsi="宋体"/>
        </w:rPr>
        <w:t xml:space="preserve">                        up[k]=n+1;</w:t>
      </w:r>
    </w:p>
    <w:p w:rsidR="0077040D" w:rsidRPr="000665B4" w:rsidRDefault="0077040D" w:rsidP="0077040D">
      <w:pPr>
        <w:rPr>
          <w:rFonts w:ascii="宋体" w:eastAsia="宋体" w:hAnsi="宋体"/>
        </w:rPr>
      </w:pPr>
      <w:r w:rsidRPr="000665B4">
        <w:rPr>
          <w:rFonts w:ascii="宋体" w:eastAsia="宋体" w:hAnsi="宋体"/>
        </w:rPr>
        <w:t xml:space="preserve">                        for(int tmp=j;tmp&lt;=n;tmp++){</w:t>
      </w:r>
    </w:p>
    <w:p w:rsidR="0077040D" w:rsidRPr="000665B4" w:rsidRDefault="0077040D" w:rsidP="0077040D">
      <w:pPr>
        <w:rPr>
          <w:rFonts w:ascii="宋体" w:eastAsia="宋体" w:hAnsi="宋体"/>
        </w:rPr>
      </w:pPr>
      <w:r w:rsidRPr="000665B4">
        <w:rPr>
          <w:rFonts w:ascii="宋体" w:eastAsia="宋体" w:hAnsi="宋体"/>
        </w:rPr>
        <w:t xml:space="preserve">                            if(b[tmp][k]){</w:t>
      </w:r>
    </w:p>
    <w:p w:rsidR="0077040D" w:rsidRPr="000665B4" w:rsidRDefault="0077040D" w:rsidP="0077040D">
      <w:pPr>
        <w:rPr>
          <w:rFonts w:ascii="宋体" w:eastAsia="宋体" w:hAnsi="宋体"/>
        </w:rPr>
      </w:pPr>
      <w:r w:rsidRPr="000665B4">
        <w:rPr>
          <w:rFonts w:ascii="宋体" w:eastAsia="宋体" w:hAnsi="宋体"/>
        </w:rPr>
        <w:t xml:space="preserve">                                up[k]=tmp;</w:t>
      </w:r>
    </w:p>
    <w:p w:rsidR="0077040D" w:rsidRPr="000665B4" w:rsidRDefault="0077040D" w:rsidP="0077040D">
      <w:pPr>
        <w:rPr>
          <w:rFonts w:ascii="宋体" w:eastAsia="宋体" w:hAnsi="宋体"/>
        </w:rPr>
      </w:pPr>
      <w:r w:rsidRPr="000665B4">
        <w:rPr>
          <w:rFonts w:ascii="宋体" w:eastAsia="宋体" w:hAnsi="宋体"/>
        </w:rPr>
        <w:t xml:space="preserve">                                break;</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if(up[k]==j){</w:t>
      </w:r>
    </w:p>
    <w:p w:rsidR="0077040D" w:rsidRPr="000665B4" w:rsidRDefault="0077040D" w:rsidP="0077040D">
      <w:pPr>
        <w:rPr>
          <w:rFonts w:ascii="宋体" w:eastAsia="宋体" w:hAnsi="宋体"/>
        </w:rPr>
      </w:pPr>
      <w:r w:rsidRPr="000665B4">
        <w:rPr>
          <w:rFonts w:ascii="宋体" w:eastAsia="宋体" w:hAnsi="宋体"/>
        </w:rPr>
        <w:t xml:space="preserve">                        break;</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h=min(h,up[k]-j);</w:t>
      </w:r>
    </w:p>
    <w:p w:rsidR="0077040D" w:rsidRPr="000665B4" w:rsidRDefault="0077040D" w:rsidP="0077040D">
      <w:pPr>
        <w:rPr>
          <w:rFonts w:ascii="宋体" w:eastAsia="宋体" w:hAnsi="宋体"/>
        </w:rPr>
      </w:pPr>
      <w:r w:rsidRPr="000665B4">
        <w:rPr>
          <w:rFonts w:ascii="宋体" w:eastAsia="宋体" w:hAnsi="宋体"/>
        </w:rPr>
        <w:t xml:space="preserve">                    ans+=h;</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cout&lt;&lt;"Case #"&lt;&lt;casenum&lt;&lt;": "&lt;&lt;ans&lt;&lt;endl;</w:t>
      </w:r>
    </w:p>
    <w:p w:rsidR="0077040D" w:rsidRPr="000665B4" w:rsidRDefault="0077040D" w:rsidP="0077040D">
      <w:pPr>
        <w:rPr>
          <w:rFonts w:ascii="宋体" w:eastAsia="宋体" w:hAnsi="宋体"/>
        </w:rPr>
      </w:pPr>
      <w:r w:rsidRPr="000665B4">
        <w:rPr>
          <w:rFonts w:ascii="宋体" w:eastAsia="宋体" w:hAnsi="宋体"/>
        </w:rPr>
        <w:t xml:space="preserve">    }</w:t>
      </w:r>
    </w:p>
    <w:p w:rsidR="0077040D" w:rsidRPr="000665B4" w:rsidRDefault="0077040D" w:rsidP="0077040D">
      <w:pPr>
        <w:rPr>
          <w:rFonts w:ascii="宋体" w:eastAsia="宋体" w:hAnsi="宋体"/>
        </w:rPr>
      </w:pPr>
      <w:r w:rsidRPr="000665B4">
        <w:rPr>
          <w:rFonts w:ascii="宋体" w:eastAsia="宋体" w:hAnsi="宋体"/>
        </w:rPr>
        <w:t xml:space="preserve">    return 0;</w:t>
      </w:r>
    </w:p>
    <w:p w:rsidR="0077040D" w:rsidRPr="000665B4" w:rsidRDefault="0077040D" w:rsidP="0077040D">
      <w:pPr>
        <w:rPr>
          <w:rFonts w:ascii="宋体" w:eastAsia="宋体" w:hAnsi="宋体"/>
        </w:rPr>
      </w:pPr>
      <w:r w:rsidRPr="000665B4">
        <w:rPr>
          <w:rFonts w:ascii="宋体" w:eastAsia="宋体" w:hAnsi="宋体"/>
        </w:rPr>
        <w:t>}</w:t>
      </w:r>
    </w:p>
    <w:p w:rsidR="0077040D" w:rsidRPr="000665B4" w:rsidRDefault="0077040D" w:rsidP="0077040D">
      <w:pPr>
        <w:rPr>
          <w:rFonts w:ascii="宋体" w:eastAsia="宋体" w:hAnsi="宋体"/>
        </w:rPr>
      </w:pPr>
      <w:r w:rsidRPr="000665B4">
        <w:rPr>
          <w:rFonts w:ascii="宋体" w:eastAsia="宋体" w:hAnsi="宋体" w:hint="eastAsia"/>
        </w:rPr>
        <w:t>【参考】</w:t>
      </w:r>
    </w:p>
    <w:p w:rsidR="0077040D" w:rsidRPr="000665B4" w:rsidRDefault="0023482A" w:rsidP="0077040D">
      <w:pPr>
        <w:rPr>
          <w:rFonts w:ascii="宋体" w:eastAsia="宋体" w:hAnsi="宋体"/>
        </w:rPr>
      </w:pPr>
      <w:hyperlink r:id="rId25" w:history="1">
        <w:r w:rsidR="0077040D" w:rsidRPr="000665B4">
          <w:rPr>
            <w:rStyle w:val="a3"/>
            <w:rFonts w:ascii="宋体" w:eastAsia="宋体" w:hAnsi="宋体"/>
          </w:rPr>
          <w:t>https://blog.csdn.net/Sirius_han/article/details/82313029</w:t>
        </w:r>
      </w:hyperlink>
    </w:p>
    <w:p w:rsidR="00BF0E96" w:rsidRPr="000665B4" w:rsidRDefault="00BF0E96" w:rsidP="00D705CE">
      <w:pPr>
        <w:pStyle w:val="3"/>
        <w:rPr>
          <w:rFonts w:ascii="宋体" w:eastAsia="宋体" w:hAnsi="宋体"/>
          <w:b w:val="0"/>
        </w:rPr>
      </w:pPr>
      <w:bookmarkStart w:id="58" w:name="_Toc524382959"/>
      <w:r w:rsidRPr="000665B4">
        <w:rPr>
          <w:rFonts w:ascii="宋体" w:eastAsia="宋体" w:hAnsi="宋体" w:hint="eastAsia"/>
          <w:b w:val="0"/>
        </w:rPr>
        <w:t>√-</w:t>
      </w:r>
      <w:r w:rsidRPr="000665B4">
        <w:rPr>
          <w:rFonts w:ascii="宋体" w:eastAsia="宋体" w:hAnsi="宋体"/>
          <w:b w:val="0"/>
        </w:rPr>
        <w:t>2018</w:t>
      </w:r>
      <w:r w:rsidRPr="000665B4">
        <w:rPr>
          <w:rFonts w:ascii="宋体" w:eastAsia="宋体" w:hAnsi="宋体" w:hint="eastAsia"/>
          <w:b w:val="0"/>
        </w:rPr>
        <w:t>百度之星程序设计大赛资格赛1001-调查问卷</w:t>
      </w:r>
      <w:bookmarkEnd w:id="58"/>
      <w:r w:rsidR="00D705CE" w:rsidRPr="000665B4">
        <w:rPr>
          <w:rFonts w:ascii="宋体" w:eastAsia="宋体" w:hAnsi="宋体"/>
          <w:b w:val="0"/>
        </w:rPr>
        <w:fldChar w:fldCharType="begin"/>
      </w:r>
      <w:r w:rsidR="00D705CE" w:rsidRPr="000665B4">
        <w:rPr>
          <w:rFonts w:ascii="宋体" w:eastAsia="宋体" w:hAnsi="宋体"/>
        </w:rPr>
        <w:instrText xml:space="preserve"> XE "</w:instrText>
      </w:r>
      <w:r w:rsidR="00D705CE" w:rsidRPr="000665B4">
        <w:rPr>
          <w:rFonts w:ascii="宋体" w:eastAsia="宋体" w:hAnsi="宋体" w:hint="eastAsia"/>
          <w:b w:val="0"/>
        </w:rPr>
        <w:instrText>√-</w:instrText>
      </w:r>
      <w:r w:rsidR="00D705CE" w:rsidRPr="000665B4">
        <w:rPr>
          <w:rFonts w:ascii="宋体" w:eastAsia="宋体" w:hAnsi="宋体"/>
          <w:b w:val="0"/>
        </w:rPr>
        <w:instrText>2018</w:instrText>
      </w:r>
      <w:r w:rsidR="00D705CE" w:rsidRPr="000665B4">
        <w:rPr>
          <w:rFonts w:ascii="宋体" w:eastAsia="宋体" w:hAnsi="宋体" w:hint="eastAsia"/>
          <w:b w:val="0"/>
        </w:rPr>
        <w:instrText>百度之星程序设计大赛资格赛1001-调查问卷</w:instrText>
      </w:r>
      <w:r w:rsidR="00D705CE" w:rsidRPr="000665B4">
        <w:rPr>
          <w:rFonts w:ascii="宋体" w:eastAsia="宋体" w:hAnsi="宋体"/>
        </w:rPr>
        <w:instrText xml:space="preserve">" \y "百度之星" </w:instrText>
      </w:r>
      <w:r w:rsidR="00D705CE" w:rsidRPr="000665B4">
        <w:rPr>
          <w:rFonts w:ascii="宋体" w:eastAsia="宋体" w:hAnsi="宋体"/>
          <w:b w:val="0"/>
        </w:rPr>
        <w:fldChar w:fldCharType="end"/>
      </w:r>
    </w:p>
    <w:p w:rsidR="00BF0E96" w:rsidRPr="000665B4" w:rsidRDefault="00BF0E96" w:rsidP="00BF0E96">
      <w:pPr>
        <w:rPr>
          <w:rFonts w:ascii="宋体" w:eastAsia="宋体" w:hAnsi="宋体"/>
        </w:rPr>
      </w:pPr>
      <w:r w:rsidRPr="000665B4">
        <w:rPr>
          <w:rFonts w:ascii="宋体" w:eastAsia="宋体" w:hAnsi="宋体" w:hint="eastAsia"/>
        </w:rPr>
        <w:t>【题意】</w:t>
      </w:r>
    </w:p>
    <w:p w:rsidR="00BF0E96" w:rsidRPr="000665B4" w:rsidRDefault="00BF0E96" w:rsidP="00BF0E96">
      <w:pPr>
        <w:rPr>
          <w:rFonts w:ascii="宋体" w:eastAsia="宋体" w:hAnsi="宋体"/>
        </w:rPr>
      </w:pPr>
      <w:r w:rsidRPr="000665B4">
        <w:rPr>
          <w:rFonts w:ascii="宋体" w:eastAsia="宋体" w:hAnsi="宋体" w:hint="eastAsia"/>
        </w:rPr>
        <w:t xml:space="preserve">【TAG】状态压缩 </w:t>
      </w:r>
      <w:r w:rsidRPr="000665B4">
        <w:rPr>
          <w:rFonts w:ascii="宋体" w:eastAsia="宋体" w:hAnsi="宋体"/>
        </w:rPr>
        <w:t xml:space="preserve">bitset </w:t>
      </w:r>
      <w:r w:rsidRPr="000665B4">
        <w:rPr>
          <w:rFonts w:ascii="宋体" w:eastAsia="宋体" w:hAnsi="宋体" w:hint="eastAsia"/>
        </w:rPr>
        <w:t>枚举 签到题</w:t>
      </w:r>
    </w:p>
    <w:p w:rsidR="00BF0E96" w:rsidRPr="000665B4" w:rsidRDefault="00BF0E96" w:rsidP="00BF0E96">
      <w:pPr>
        <w:rPr>
          <w:rFonts w:ascii="宋体" w:eastAsia="宋体" w:hAnsi="宋体"/>
        </w:rPr>
      </w:pPr>
      <w:r w:rsidRPr="000665B4">
        <w:rPr>
          <w:rFonts w:ascii="宋体" w:eastAsia="宋体" w:hAnsi="宋体" w:hint="eastAsia"/>
        </w:rPr>
        <w:t>【题解】问题数只有10个，直接暴力枚举（bitset状压）计算即可，其中我使用到了如下公式</w:t>
      </w:r>
      <w:r w:rsidRPr="000665B4">
        <w:rPr>
          <w:rFonts w:ascii="宋体" w:eastAsia="宋体" w:hAnsi="宋体"/>
          <w:position w:val="-36"/>
        </w:rPr>
        <w:object w:dxaOrig="312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75pt;height:61.5pt" o:ole="">
            <v:imagedata r:id="rId26" o:title=""/>
          </v:shape>
          <o:OLEObject Type="Embed" ProgID="Equation.DSMT4" ShapeID="_x0000_i1025" DrawAspect="Content" ObjectID="_1598124711" r:id="rId27"/>
        </w:object>
      </w:r>
      <w:r w:rsidR="00D705CE" w:rsidRPr="000665B4">
        <w:rPr>
          <w:rFonts w:ascii="宋体" w:eastAsia="宋体" w:hAnsi="宋体" w:hint="eastAsia"/>
        </w:rPr>
        <w:t>来计算不同问卷对数的值，使用左边复杂度为O(n^2)使用右边复杂度为O(n)</w:t>
      </w:r>
    </w:p>
    <w:p w:rsidR="00D705CE" w:rsidRPr="000665B4" w:rsidRDefault="00D705CE" w:rsidP="00BF0E96">
      <w:pPr>
        <w:rPr>
          <w:rFonts w:ascii="宋体" w:eastAsia="宋体" w:hAnsi="宋体"/>
        </w:rPr>
      </w:pPr>
      <w:r w:rsidRPr="000665B4">
        <w:rPr>
          <w:rFonts w:ascii="宋体" w:eastAsia="宋体" w:hAnsi="宋体" w:hint="eastAsia"/>
        </w:rPr>
        <w:t>【代码】</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preprocessor"/>
          <w:rFonts w:cs="Consolas"/>
          <w:color w:val="880000"/>
        </w:rPr>
        <w:t>#</w:t>
      </w:r>
      <w:r w:rsidRPr="000665B4">
        <w:rPr>
          <w:rStyle w:val="hljs-keyword"/>
          <w:rFonts w:cs="Consolas"/>
          <w:b/>
          <w:bCs/>
          <w:color w:val="880000"/>
        </w:rPr>
        <w:t>include</w:t>
      </w:r>
      <w:r w:rsidRPr="000665B4">
        <w:rPr>
          <w:rStyle w:val="hljs-preprocessor"/>
          <w:rFonts w:cs="Consolas"/>
          <w:color w:val="880000"/>
        </w:rPr>
        <w:t xml:space="preserve"> &lt;bits/stdc++.h&gt;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preprocessor"/>
          <w:rFonts w:cs="Consolas"/>
          <w:color w:val="880000"/>
        </w:rPr>
        <w:t>#</w:t>
      </w:r>
      <w:r w:rsidRPr="000665B4">
        <w:rPr>
          <w:rStyle w:val="hljs-keyword"/>
          <w:rFonts w:cs="Consolas"/>
          <w:b/>
          <w:bCs/>
          <w:color w:val="880000"/>
        </w:rPr>
        <w:t>define</w:t>
      </w:r>
      <w:r w:rsidRPr="000665B4">
        <w:rPr>
          <w:rStyle w:val="hljs-preprocessor"/>
          <w:rFonts w:cs="Consolas"/>
          <w:color w:val="880000"/>
        </w:rPr>
        <w:t xml:space="preserve"> MAXN 1010</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using</w:t>
      </w:r>
      <w:r w:rsidRPr="000665B4">
        <w:rPr>
          <w:rStyle w:val="HTML2"/>
          <w:rFonts w:cs="Consolas"/>
          <w:color w:val="000000"/>
        </w:rPr>
        <w:t xml:space="preserve"> </w:t>
      </w:r>
      <w:r w:rsidRPr="000665B4">
        <w:rPr>
          <w:rStyle w:val="hljs-keyword"/>
          <w:rFonts w:cs="Consolas"/>
          <w:b/>
          <w:bCs/>
          <w:color w:val="000000"/>
        </w:rPr>
        <w:t>namespace</w:t>
      </w:r>
      <w:r w:rsidRPr="000665B4">
        <w:rPr>
          <w:rStyle w:val="HTML2"/>
          <w:rFonts w:cs="Consolas"/>
          <w:color w:val="000000"/>
        </w:rPr>
        <w:t xml:space="preserve"> </w:t>
      </w:r>
      <w:r w:rsidRPr="000665B4">
        <w:rPr>
          <w:rStyle w:val="hljs-builtin"/>
          <w:rFonts w:cs="Consolas"/>
          <w:b/>
          <w:bCs/>
          <w:color w:val="000000"/>
        </w:rPr>
        <w:t>std</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lastRenderedPageBreak/>
        <w:t>int</w:t>
      </w:r>
      <w:r w:rsidRPr="000665B4">
        <w:rPr>
          <w:rStyle w:val="hljs-function"/>
          <w:rFonts w:cs="Consolas"/>
          <w:color w:val="000000"/>
        </w:rPr>
        <w:t xml:space="preserve"> </w:t>
      </w:r>
      <w:r w:rsidRPr="000665B4">
        <w:rPr>
          <w:rStyle w:val="hljs-title"/>
          <w:rFonts w:cs="Consolas"/>
          <w:b/>
          <w:bCs/>
          <w:color w:val="880000"/>
        </w:rPr>
        <w:t>fast_pow</w:t>
      </w:r>
      <w:r w:rsidRPr="000665B4">
        <w:rPr>
          <w:rStyle w:val="hljs-params"/>
          <w:rFonts w:cs="Consolas"/>
          <w:color w:val="000000"/>
        </w:rPr>
        <w:t>(</w:t>
      </w:r>
      <w:r w:rsidRPr="000665B4">
        <w:rPr>
          <w:rStyle w:val="hljs-keyword"/>
          <w:rFonts w:cs="Consolas"/>
          <w:b/>
          <w:bCs/>
          <w:color w:val="000000"/>
        </w:rPr>
        <w:t>int</w:t>
      </w:r>
      <w:r w:rsidRPr="000665B4">
        <w:rPr>
          <w:rStyle w:val="hljs-params"/>
          <w:rFonts w:cs="Consolas"/>
          <w:color w:val="000000"/>
        </w:rPr>
        <w:t xml:space="preserve"> x,</w:t>
      </w:r>
      <w:r w:rsidRPr="000665B4">
        <w:rPr>
          <w:rStyle w:val="hljs-keyword"/>
          <w:rFonts w:cs="Consolas"/>
          <w:b/>
          <w:bCs/>
          <w:color w:val="000000"/>
        </w:rPr>
        <w:t>int</w:t>
      </w:r>
      <w:r w:rsidRPr="000665B4">
        <w:rPr>
          <w:rStyle w:val="hljs-params"/>
          <w:rFonts w:cs="Consolas"/>
          <w:color w:val="000000"/>
        </w:rPr>
        <w:t xml:space="preserve"> n)</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ans=</w:t>
      </w:r>
      <w:r w:rsidRPr="000665B4">
        <w:rPr>
          <w:rStyle w:val="hljs-number"/>
          <w:rFonts w:cs="Consolas"/>
          <w:color w:val="008800"/>
        </w:rPr>
        <w:t>1</w:t>
      </w:r>
      <w:r w:rsidRPr="000665B4">
        <w:rPr>
          <w:rStyle w:val="HTML2"/>
          <w:rFonts w:cs="Consolas"/>
          <w:color w:val="000000"/>
        </w:rPr>
        <w:t>,base=x;</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while</w:t>
      </w:r>
      <w:r w:rsidRPr="000665B4">
        <w:rPr>
          <w:rStyle w:val="HTML2"/>
          <w:rFonts w:cs="Consolas"/>
          <w:color w:val="000000"/>
        </w:rPr>
        <w:t>(n){</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(n&amp;</w:t>
      </w:r>
      <w:r w:rsidRPr="000665B4">
        <w:rPr>
          <w:rStyle w:val="hljs-number"/>
          <w:rFonts w:cs="Consolas"/>
          <w:color w:val="008800"/>
        </w:rPr>
        <w:t>1</w:t>
      </w:r>
      <w:r w:rsidRPr="000665B4">
        <w:rPr>
          <w:rStyle w:val="HTML2"/>
          <w:rFonts w:cs="Consolas"/>
          <w:color w:val="000000"/>
        </w:rPr>
        <w:t>) ans*=base;</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base*=base;</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n&gt;&gt;=</w:t>
      </w:r>
      <w:r w:rsidRPr="000665B4">
        <w:rPr>
          <w:rStyle w:val="hljs-number"/>
          <w:rFonts w:cs="Consolas"/>
          <w:color w:val="008800"/>
        </w:rPr>
        <w:t>1</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 xml:space="preserve"> ans;</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0665B4">
        <w:rPr>
          <w:rStyle w:val="hljs-keyword"/>
          <w:rFonts w:cs="Consolas"/>
          <w:b/>
          <w:bCs/>
          <w:color w:val="000000"/>
        </w:rPr>
        <w:t>int</w:t>
      </w:r>
      <w:r w:rsidRPr="000665B4">
        <w:rPr>
          <w:rStyle w:val="hljs-function"/>
          <w:rFonts w:cs="Consolas"/>
          <w:color w:val="000000"/>
        </w:rPr>
        <w:t xml:space="preserve"> </w:t>
      </w:r>
      <w:r w:rsidRPr="000665B4">
        <w:rPr>
          <w:rStyle w:val="hljs-title"/>
          <w:rFonts w:cs="Consolas"/>
          <w:b/>
          <w:bCs/>
          <w:color w:val="880000"/>
        </w:rPr>
        <w:t>main</w:t>
      </w:r>
      <w:r w:rsidRPr="000665B4">
        <w:rPr>
          <w:rStyle w:val="hljs-params"/>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scanf</w:t>
      </w:r>
      <w:r w:rsidRPr="000665B4">
        <w:rPr>
          <w:rStyle w:val="HTML2"/>
          <w:rFonts w:cs="Consolas"/>
          <w:color w:val="000000"/>
        </w:rPr>
        <w:t>(</w:t>
      </w:r>
      <w:r w:rsidRPr="000665B4">
        <w:rPr>
          <w:rStyle w:val="hljs-string"/>
          <w:rFonts w:cs="Consolas"/>
          <w:color w:val="880000"/>
        </w:rPr>
        <w:t>"%d"</w:t>
      </w:r>
      <w:r w:rsidRPr="000665B4">
        <w:rPr>
          <w:rStyle w:val="HTML2"/>
          <w:rFonts w:cs="Consolas"/>
          <w:color w:val="000000"/>
        </w:rPr>
        <w:t>,&amp;t);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casenum=</w:t>
      </w:r>
      <w:r w:rsidRPr="000665B4">
        <w:rPr>
          <w:rStyle w:val="hljs-number"/>
          <w:rFonts w:cs="Consolas"/>
          <w:color w:val="008800"/>
        </w:rPr>
        <w:t>1</w:t>
      </w:r>
      <w:r w:rsidRPr="000665B4">
        <w:rPr>
          <w:rStyle w:val="HTML2"/>
          <w:rFonts w:cs="Consolas"/>
          <w:color w:val="000000"/>
        </w:rPr>
        <w:t>;casenum&lt;=t;casenum++){</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n,m,k,ans=</w:t>
      </w:r>
      <w:r w:rsidRPr="000665B4">
        <w:rPr>
          <w:rStyle w:val="hljs-number"/>
          <w:rFonts w:cs="Consolas"/>
          <w:color w:val="008800"/>
        </w:rPr>
        <w:t>0</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char</w:t>
      </w:r>
      <w:r w:rsidRPr="000665B4">
        <w:rPr>
          <w:rStyle w:val="HTML2"/>
          <w:rFonts w:cs="Consolas"/>
          <w:color w:val="000000"/>
        </w:rPr>
        <w:t xml:space="preserve"> s[MAXN][</w:t>
      </w:r>
      <w:r w:rsidRPr="000665B4">
        <w:rPr>
          <w:rStyle w:val="hljs-number"/>
          <w:rFonts w:cs="Consolas"/>
          <w:color w:val="008800"/>
        </w:rPr>
        <w:t>20</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scanf</w:t>
      </w:r>
      <w:r w:rsidRPr="000665B4">
        <w:rPr>
          <w:rStyle w:val="HTML2"/>
          <w:rFonts w:cs="Consolas"/>
          <w:color w:val="000000"/>
        </w:rPr>
        <w:t>(</w:t>
      </w:r>
      <w:r w:rsidRPr="000665B4">
        <w:rPr>
          <w:rStyle w:val="hljs-string"/>
          <w:rFonts w:cs="Consolas"/>
          <w:color w:val="880000"/>
        </w:rPr>
        <w:t>"%d%d%d"</w:t>
      </w:r>
      <w:r w:rsidRPr="000665B4">
        <w:rPr>
          <w:rStyle w:val="HTML2"/>
          <w:rFonts w:cs="Consolas"/>
          <w:color w:val="000000"/>
        </w:rPr>
        <w:t>,&amp;n,&amp;m,&amp;k);</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0</w:t>
      </w:r>
      <w:r w:rsidRPr="000665B4">
        <w:rPr>
          <w:rStyle w:val="HTML2"/>
          <w:rFonts w:cs="Consolas"/>
          <w:color w:val="000000"/>
        </w:rPr>
        <w:t xml:space="preserve">;i&lt;n;i++) </w:t>
      </w:r>
      <w:r w:rsidRPr="000665B4">
        <w:rPr>
          <w:rStyle w:val="hljs-builtin"/>
          <w:rFonts w:cs="Consolas"/>
          <w:b/>
          <w:bCs/>
          <w:color w:val="000000"/>
        </w:rPr>
        <w:t>scanf</w:t>
      </w:r>
      <w:r w:rsidRPr="000665B4">
        <w:rPr>
          <w:rStyle w:val="HTML2"/>
          <w:rFonts w:cs="Consolas"/>
          <w:color w:val="000000"/>
        </w:rPr>
        <w:t>(</w:t>
      </w:r>
      <w:r w:rsidRPr="000665B4">
        <w:rPr>
          <w:rStyle w:val="hljs-string"/>
          <w:rFonts w:cs="Consolas"/>
          <w:color w:val="880000"/>
        </w:rPr>
        <w:t>"%s"</w:t>
      </w:r>
      <w:r w:rsidRPr="000665B4">
        <w:rPr>
          <w:rStyle w:val="HTML2"/>
          <w:rFonts w:cs="Consolas"/>
          <w:color w:val="000000"/>
        </w:rPr>
        <w:t>,s[i]);</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choicenum=fast_pow(</w:t>
      </w:r>
      <w:r w:rsidRPr="000665B4">
        <w:rPr>
          <w:rStyle w:val="hljs-number"/>
          <w:rFonts w:cs="Consolas"/>
          <w:color w:val="008800"/>
        </w:rPr>
        <w:t>2</w:t>
      </w:r>
      <w:r w:rsidRPr="000665B4">
        <w:rPr>
          <w:rStyle w:val="HTML2"/>
          <w:rFonts w:cs="Consolas"/>
          <w:color w:val="000000"/>
        </w:rPr>
        <w:t>,m);</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choice=</w:t>
      </w:r>
      <w:r w:rsidRPr="000665B4">
        <w:rPr>
          <w:rStyle w:val="hljs-number"/>
          <w:rFonts w:cs="Consolas"/>
          <w:color w:val="008800"/>
        </w:rPr>
        <w:t>1</w:t>
      </w:r>
      <w:r w:rsidRPr="000665B4">
        <w:rPr>
          <w:rStyle w:val="HTML2"/>
          <w:rFonts w:cs="Consolas"/>
          <w:color w:val="000000"/>
        </w:rPr>
        <w:t>;choice&lt;choicenum;choice++){</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map</w:t>
      </w:r>
      <w:r w:rsidRPr="000665B4">
        <w:rPr>
          <w:rStyle w:val="hljs-stlcontainer"/>
          <w:rFonts w:cs="Consolas"/>
          <w:color w:val="000000"/>
        </w:rPr>
        <w:t>&lt;</w:t>
      </w:r>
      <w:r w:rsidRPr="000665B4">
        <w:rPr>
          <w:rStyle w:val="hljs-keyword"/>
          <w:rFonts w:cs="Consolas"/>
          <w:b/>
          <w:bCs/>
          <w:color w:val="000000"/>
        </w:rPr>
        <w:t>int</w:t>
      </w:r>
      <w:r w:rsidRPr="000665B4">
        <w:rPr>
          <w:rStyle w:val="hljs-stlcontainer"/>
          <w:rFonts w:cs="Consolas"/>
          <w:color w:val="000000"/>
        </w:rPr>
        <w:t>,</w:t>
      </w:r>
      <w:r w:rsidRPr="000665B4">
        <w:rPr>
          <w:rStyle w:val="hljs-keyword"/>
          <w:rFonts w:cs="Consolas"/>
          <w:b/>
          <w:bCs/>
          <w:color w:val="000000"/>
        </w:rPr>
        <w:t>int</w:t>
      </w:r>
      <w:r w:rsidRPr="000665B4">
        <w:rPr>
          <w:rStyle w:val="hljs-stlcontainer"/>
          <w:rFonts w:cs="Consolas"/>
          <w:color w:val="000000"/>
        </w:rPr>
        <w:t>&gt;</w:t>
      </w:r>
      <w:r w:rsidRPr="000665B4">
        <w:rPr>
          <w:rStyle w:val="HTML2"/>
          <w:rFonts w:cs="Consolas"/>
          <w:color w:val="000000"/>
        </w:rPr>
        <w:t xml:space="preserve"> cnt;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cnt.clear();</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cntsz=</w:t>
      </w:r>
      <w:r w:rsidRPr="000665B4">
        <w:rPr>
          <w:rStyle w:val="hljs-number"/>
          <w:rFonts w:cs="Consolas"/>
          <w:color w:val="008800"/>
        </w:rPr>
        <w:t>0</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bool</w:t>
      </w:r>
      <w:r w:rsidRPr="000665B4">
        <w:rPr>
          <w:rStyle w:val="HTML2"/>
          <w:rFonts w:cs="Consolas"/>
          <w:color w:val="000000"/>
        </w:rPr>
        <w:t xml:space="preserve"> found=</w:t>
      </w:r>
      <w:r w:rsidRPr="000665B4">
        <w:rPr>
          <w:rStyle w:val="hljs-keyword"/>
          <w:rFonts w:cs="Consolas"/>
          <w:b/>
          <w:bCs/>
          <w:color w:val="000000"/>
        </w:rPr>
        <w:t>false</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0</w:t>
      </w:r>
      <w:r w:rsidRPr="000665B4">
        <w:rPr>
          <w:rStyle w:val="HTML2"/>
          <w:rFonts w:cs="Consolas"/>
          <w:color w:val="000000"/>
        </w:rPr>
        <w:t>;i&lt;n;i++){</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result=</w:t>
      </w:r>
      <w:r w:rsidRPr="000665B4">
        <w:rPr>
          <w:rStyle w:val="hljs-number"/>
          <w:rFonts w:cs="Consolas"/>
          <w:color w:val="008800"/>
        </w:rPr>
        <w:t>0</w:t>
      </w:r>
      <w:r w:rsidRPr="000665B4">
        <w:rPr>
          <w:rStyle w:val="HTML2"/>
          <w:rFonts w:cs="Consolas"/>
          <w:color w:val="000000"/>
        </w:rPr>
        <w:t>,base=</w:t>
      </w:r>
      <w:r w:rsidRPr="000665B4">
        <w:rPr>
          <w:rStyle w:val="hljs-number"/>
          <w:rFonts w:cs="Consolas"/>
          <w:color w:val="008800"/>
        </w:rPr>
        <w:t>1</w:t>
      </w:r>
      <w:r w:rsidRPr="000665B4">
        <w:rPr>
          <w:rStyle w:val="HTML2"/>
          <w:rFonts w:cs="Consolas"/>
          <w:color w:val="000000"/>
        </w:rPr>
        <w:t>,tmp=choice,nows=</w:t>
      </w:r>
      <w:r w:rsidRPr="000665B4">
        <w:rPr>
          <w:rStyle w:val="hljs-number"/>
          <w:rFonts w:cs="Consolas"/>
          <w:color w:val="008800"/>
        </w:rPr>
        <w:t>0</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while</w:t>
      </w:r>
      <w:r w:rsidRPr="000665B4">
        <w:rPr>
          <w:rStyle w:val="HTML2"/>
          <w:rFonts w:cs="Consolas"/>
          <w:color w:val="000000"/>
        </w:rPr>
        <w:t>(tmp){</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(tmp&amp;</w:t>
      </w:r>
      <w:r w:rsidRPr="000665B4">
        <w:rPr>
          <w:rStyle w:val="hljs-number"/>
          <w:rFonts w:cs="Consolas"/>
          <w:color w:val="008800"/>
        </w:rPr>
        <w:t>1</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(s[i][nows]==</w:t>
      </w:r>
      <w:r w:rsidRPr="000665B4">
        <w:rPr>
          <w:rStyle w:val="hljs-string"/>
          <w:rFonts w:cs="Consolas"/>
          <w:color w:val="880000"/>
        </w:rPr>
        <w:t>'B'</w:t>
      </w:r>
      <w:r w:rsidRPr="000665B4">
        <w:rPr>
          <w:rStyle w:val="HTML2"/>
          <w:rFonts w:cs="Consolas"/>
          <w:color w:val="000000"/>
        </w:rPr>
        <w:t>) result+=base;</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base*=</w:t>
      </w:r>
      <w:r w:rsidRPr="000665B4">
        <w:rPr>
          <w:rStyle w:val="hljs-number"/>
          <w:rFonts w:cs="Consolas"/>
          <w:color w:val="008800"/>
        </w:rPr>
        <w:t>2</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nows++;</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tmp&gt;&gt;=</w:t>
      </w:r>
      <w:r w:rsidRPr="000665B4">
        <w:rPr>
          <w:rStyle w:val="hljs-number"/>
          <w:rFonts w:cs="Consolas"/>
          <w:color w:val="008800"/>
        </w:rPr>
        <w:t>1</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(cnt.find(result)==cnt.end()) cnt[result]=</w:t>
      </w:r>
      <w:r w:rsidRPr="000665B4">
        <w:rPr>
          <w:rStyle w:val="hljs-number"/>
          <w:rFonts w:cs="Consolas"/>
          <w:color w:val="008800"/>
        </w:rPr>
        <w:t>1</w:t>
      </w:r>
      <w:r w:rsidRPr="000665B4">
        <w:rPr>
          <w:rStyle w:val="HTML2"/>
          <w:rFonts w:cs="Consolas"/>
          <w:color w:val="000000"/>
        </w:rPr>
        <w:t>,cntsz++;</w:t>
      </w:r>
      <w:r w:rsidRPr="000665B4">
        <w:rPr>
          <w:rStyle w:val="hljs-keyword"/>
          <w:rFonts w:cs="Consolas"/>
          <w:b/>
          <w:bCs/>
          <w:color w:val="000000"/>
        </w:rPr>
        <w:t>else</w:t>
      </w:r>
      <w:r w:rsidRPr="000665B4">
        <w:rPr>
          <w:rStyle w:val="HTML2"/>
          <w:rFonts w:cs="Consolas"/>
          <w:color w:val="000000"/>
        </w:rPr>
        <w:t xml:space="preserve"> cnt[result]++;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(cntsz*(cntsz-</w:t>
      </w:r>
      <w:r w:rsidRPr="000665B4">
        <w:rPr>
          <w:rStyle w:val="hljs-number"/>
          <w:rFonts w:cs="Consolas"/>
          <w:color w:val="008800"/>
        </w:rPr>
        <w:t>1</w:t>
      </w:r>
      <w:r w:rsidRPr="000665B4">
        <w:rPr>
          <w:rStyle w:val="HTML2"/>
          <w:rFonts w:cs="Consolas"/>
          <w:color w:val="000000"/>
        </w:rPr>
        <w:t>)/</w:t>
      </w:r>
      <w:r w:rsidRPr="000665B4">
        <w:rPr>
          <w:rStyle w:val="hljs-number"/>
          <w:rFonts w:cs="Consolas"/>
          <w:color w:val="008800"/>
        </w:rPr>
        <w:t>2</w:t>
      </w:r>
      <w:r w:rsidRPr="000665B4">
        <w:rPr>
          <w:rStyle w:val="HTML2"/>
          <w:rFonts w:cs="Consolas"/>
          <w:color w:val="000000"/>
        </w:rPr>
        <w:t>&gt;=k){</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found=</w:t>
      </w:r>
      <w:r w:rsidRPr="000665B4">
        <w:rPr>
          <w:rStyle w:val="hljs-keyword"/>
          <w:rFonts w:cs="Consolas"/>
          <w:b/>
          <w:bCs/>
          <w:color w:val="000000"/>
        </w:rPr>
        <w:t>true</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break</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(found){</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lastRenderedPageBreak/>
        <w:t xml:space="preserve">                ans++;</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else</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a=</w:t>
      </w:r>
      <w:r w:rsidRPr="000665B4">
        <w:rPr>
          <w:rStyle w:val="hljs-number"/>
          <w:rFonts w:cs="Consolas"/>
          <w:color w:val="008800"/>
        </w:rPr>
        <w:t>0</w:t>
      </w:r>
      <w:r w:rsidRPr="000665B4">
        <w:rPr>
          <w:rStyle w:val="HTML2"/>
          <w:rFonts w:cs="Consolas"/>
          <w:color w:val="000000"/>
        </w:rPr>
        <w:t>,b=</w:t>
      </w:r>
      <w:r w:rsidRPr="000665B4">
        <w:rPr>
          <w:rStyle w:val="hljs-number"/>
          <w:rFonts w:cs="Consolas"/>
          <w:color w:val="008800"/>
        </w:rPr>
        <w:t>0</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builtin"/>
          <w:rFonts w:cs="Consolas"/>
          <w:b/>
          <w:bCs/>
          <w:color w:val="000000"/>
        </w:rPr>
        <w:t>map</w:t>
      </w:r>
      <w:r w:rsidRPr="000665B4">
        <w:rPr>
          <w:rStyle w:val="hljs-stlcontainer"/>
          <w:rFonts w:cs="Consolas"/>
          <w:color w:val="000000"/>
        </w:rPr>
        <w:t>&lt;</w:t>
      </w:r>
      <w:r w:rsidRPr="000665B4">
        <w:rPr>
          <w:rStyle w:val="hljs-keyword"/>
          <w:rFonts w:cs="Consolas"/>
          <w:b/>
          <w:bCs/>
          <w:color w:val="000000"/>
        </w:rPr>
        <w:t>int</w:t>
      </w:r>
      <w:r w:rsidRPr="000665B4">
        <w:rPr>
          <w:rStyle w:val="hljs-stlcontainer"/>
          <w:rFonts w:cs="Consolas"/>
          <w:color w:val="000000"/>
        </w:rPr>
        <w:t>,</w:t>
      </w:r>
      <w:r w:rsidRPr="000665B4">
        <w:rPr>
          <w:rStyle w:val="hljs-keyword"/>
          <w:rFonts w:cs="Consolas"/>
          <w:b/>
          <w:bCs/>
          <w:color w:val="000000"/>
        </w:rPr>
        <w:t>int</w:t>
      </w:r>
      <w:r w:rsidRPr="000665B4">
        <w:rPr>
          <w:rStyle w:val="hljs-stlcontainer"/>
          <w:rFonts w:cs="Consolas"/>
          <w:color w:val="000000"/>
        </w:rPr>
        <w:t>&gt;</w:t>
      </w:r>
      <w:r w:rsidRPr="000665B4">
        <w:rPr>
          <w:rStyle w:val="HTML2"/>
          <w:rFonts w:cs="Consolas"/>
          <w:color w:val="000000"/>
        </w:rPr>
        <w:t>::iterator it=cnt.begin();it!=cnt.end();it++){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a+=it-&gt;second;</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b+=(it-&gt;second)*(it-&gt;second);</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((a*a-b)/</w:t>
      </w:r>
      <w:r w:rsidRPr="000665B4">
        <w:rPr>
          <w:rStyle w:val="hljs-number"/>
          <w:rFonts w:cs="Consolas"/>
          <w:color w:val="008800"/>
        </w:rPr>
        <w:t>2</w:t>
      </w:r>
      <w:r w:rsidRPr="000665B4">
        <w:rPr>
          <w:rStyle w:val="HTML2"/>
          <w:rFonts w:cs="Consolas"/>
          <w:color w:val="000000"/>
        </w:rPr>
        <w:t>&gt;=k) ans++;</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printf</w:t>
      </w:r>
      <w:r w:rsidRPr="000665B4">
        <w:rPr>
          <w:rStyle w:val="HTML2"/>
          <w:rFonts w:cs="Consolas"/>
          <w:color w:val="000000"/>
        </w:rPr>
        <w:t>(</w:t>
      </w:r>
      <w:r w:rsidRPr="000665B4">
        <w:rPr>
          <w:rStyle w:val="hljs-string"/>
          <w:rFonts w:cs="Consolas"/>
          <w:color w:val="880000"/>
        </w:rPr>
        <w:t>"Case #%d: %d\n"</w:t>
      </w:r>
      <w:r w:rsidRPr="000665B4">
        <w:rPr>
          <w:rStyle w:val="HTML2"/>
          <w:rFonts w:cs="Consolas"/>
          <w:color w:val="000000"/>
        </w:rPr>
        <w:t>,casenum,ans);</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 xml:space="preserve"> </w:t>
      </w:r>
      <w:r w:rsidRPr="000665B4">
        <w:rPr>
          <w:rStyle w:val="hljs-number"/>
          <w:rFonts w:cs="Consolas"/>
          <w:color w:val="008800"/>
        </w:rPr>
        <w:t>0</w:t>
      </w:r>
      <w:r w:rsidRPr="000665B4">
        <w:rPr>
          <w:rStyle w:val="HTML2"/>
          <w:rFonts w:cs="Consolas"/>
          <w:color w:val="000000"/>
        </w:rPr>
        <w:t>;</w:t>
      </w:r>
    </w:p>
    <w:p w:rsidR="00D705CE" w:rsidRPr="000665B4"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0665B4">
        <w:rPr>
          <w:rStyle w:val="HTML2"/>
          <w:rFonts w:cs="Consolas"/>
          <w:color w:val="000000"/>
        </w:rPr>
        <w:t>}</w:t>
      </w:r>
    </w:p>
    <w:p w:rsidR="00D705CE" w:rsidRPr="000665B4" w:rsidRDefault="00D705CE" w:rsidP="00BF0E96">
      <w:pPr>
        <w:rPr>
          <w:rFonts w:ascii="宋体" w:eastAsia="宋体" w:hAnsi="宋体"/>
        </w:rPr>
      </w:pPr>
    </w:p>
    <w:p w:rsidR="00BF0E96" w:rsidRPr="000665B4" w:rsidRDefault="00BF0E96" w:rsidP="00BF0E96">
      <w:pPr>
        <w:pStyle w:val="2"/>
        <w:rPr>
          <w:rFonts w:ascii="宋体" w:eastAsia="宋体" w:hAnsi="宋体"/>
          <w:b w:val="0"/>
        </w:rPr>
      </w:pPr>
      <w:bookmarkStart w:id="59" w:name="_Toc524382960"/>
      <w:r w:rsidRPr="000665B4">
        <w:rPr>
          <w:rFonts w:ascii="宋体" w:eastAsia="宋体" w:hAnsi="宋体" w:hint="eastAsia"/>
          <w:b w:val="0"/>
        </w:rPr>
        <w:t>贪心</w:t>
      </w:r>
      <w:bookmarkEnd w:id="59"/>
    </w:p>
    <w:p w:rsidR="008868F1" w:rsidRPr="000665B4" w:rsidRDefault="008868F1" w:rsidP="001113D9">
      <w:pPr>
        <w:pStyle w:val="3"/>
        <w:rPr>
          <w:rFonts w:ascii="宋体" w:eastAsia="宋体" w:hAnsi="宋体"/>
          <w:b w:val="0"/>
        </w:rPr>
      </w:pPr>
      <w:bookmarkStart w:id="60" w:name="_Toc524382961"/>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6385</w:t>
      </w:r>
      <w:r w:rsidRPr="000665B4">
        <w:rPr>
          <w:rFonts w:ascii="宋体" w:eastAsia="宋体" w:hAnsi="宋体" w:hint="eastAsia"/>
          <w:b w:val="0"/>
        </w:rPr>
        <w:t>-</w:t>
      </w:r>
      <w:r w:rsidRPr="000665B4">
        <w:rPr>
          <w:rFonts w:ascii="宋体" w:eastAsia="宋体" w:hAnsi="宋体"/>
          <w:b w:val="0"/>
        </w:rPr>
        <w:t>rect</w:t>
      </w:r>
      <w:bookmarkEnd w:id="60"/>
      <w:r w:rsidR="001113D9" w:rsidRPr="000665B4">
        <w:rPr>
          <w:rFonts w:ascii="宋体" w:eastAsia="宋体" w:hAnsi="宋体"/>
          <w:b w:val="0"/>
        </w:rPr>
        <w:fldChar w:fldCharType="begin"/>
      </w:r>
      <w:r w:rsidR="001113D9" w:rsidRPr="000665B4">
        <w:rPr>
          <w:rFonts w:ascii="宋体" w:eastAsia="宋体" w:hAnsi="宋体"/>
        </w:rPr>
        <w:instrText xml:space="preserve"> XE "</w:instrText>
      </w:r>
      <w:r w:rsidR="001113D9" w:rsidRPr="000665B4">
        <w:rPr>
          <w:rFonts w:ascii="宋体" w:eastAsia="宋体" w:hAnsi="宋体" w:hint="eastAsia"/>
          <w:b w:val="0"/>
        </w:rPr>
        <w:instrText>√-</w:instrText>
      </w:r>
      <w:r w:rsidR="001113D9" w:rsidRPr="000665B4">
        <w:rPr>
          <w:rFonts w:ascii="宋体" w:eastAsia="宋体" w:hAnsi="宋体"/>
          <w:b w:val="0"/>
        </w:rPr>
        <w:instrText>HDU</w:instrText>
      </w:r>
      <w:r w:rsidR="001113D9" w:rsidRPr="000665B4">
        <w:rPr>
          <w:rFonts w:ascii="宋体" w:eastAsia="宋体" w:hAnsi="宋体" w:hint="eastAsia"/>
          <w:b w:val="0"/>
        </w:rPr>
        <w:instrText>-</w:instrText>
      </w:r>
      <w:r w:rsidR="001113D9" w:rsidRPr="000665B4">
        <w:rPr>
          <w:rFonts w:ascii="宋体" w:eastAsia="宋体" w:hAnsi="宋体"/>
          <w:b w:val="0"/>
        </w:rPr>
        <w:instrText>6385</w:instrText>
      </w:r>
      <w:r w:rsidR="001113D9" w:rsidRPr="000665B4">
        <w:rPr>
          <w:rFonts w:ascii="宋体" w:eastAsia="宋体" w:hAnsi="宋体" w:hint="eastAsia"/>
          <w:b w:val="0"/>
        </w:rPr>
        <w:instrText>-</w:instrText>
      </w:r>
      <w:r w:rsidR="001113D9" w:rsidRPr="000665B4">
        <w:rPr>
          <w:rFonts w:ascii="宋体" w:eastAsia="宋体" w:hAnsi="宋体"/>
          <w:b w:val="0"/>
        </w:rPr>
        <w:instrText>rect:</w:instrText>
      </w:r>
      <w:r w:rsidR="001113D9" w:rsidRPr="000665B4">
        <w:rPr>
          <w:rFonts w:ascii="宋体" w:eastAsia="宋体" w:hAnsi="宋体"/>
        </w:rPr>
        <w:instrText xml:space="preserve">6385" \y "HDU:6385" </w:instrText>
      </w:r>
      <w:r w:rsidR="001113D9" w:rsidRPr="000665B4">
        <w:rPr>
          <w:rFonts w:ascii="宋体" w:eastAsia="宋体" w:hAnsi="宋体"/>
          <w:b w:val="0"/>
        </w:rPr>
        <w:fldChar w:fldCharType="end"/>
      </w:r>
    </w:p>
    <w:p w:rsidR="008868F1" w:rsidRPr="000665B4" w:rsidRDefault="008868F1" w:rsidP="008868F1">
      <w:pPr>
        <w:rPr>
          <w:rFonts w:ascii="宋体" w:eastAsia="宋体" w:hAnsi="宋体"/>
        </w:rPr>
      </w:pPr>
      <w:r w:rsidRPr="000665B4">
        <w:rPr>
          <w:rFonts w:ascii="宋体" w:eastAsia="宋体" w:hAnsi="宋体" w:hint="eastAsia"/>
        </w:rPr>
        <w:t>【</w:t>
      </w:r>
      <w:r w:rsidR="001113D9" w:rsidRPr="000665B4">
        <w:rPr>
          <w:rFonts w:ascii="宋体" w:eastAsia="宋体" w:hAnsi="宋体" w:hint="eastAsia"/>
        </w:rPr>
        <w:t>S</w:t>
      </w:r>
      <w:r w:rsidR="001113D9" w:rsidRPr="000665B4">
        <w:rPr>
          <w:rFonts w:ascii="宋体" w:eastAsia="宋体" w:hAnsi="宋体"/>
        </w:rPr>
        <w:t>ource</w:t>
      </w:r>
      <w:r w:rsidRPr="000665B4">
        <w:rPr>
          <w:rFonts w:ascii="宋体" w:eastAsia="宋体" w:hAnsi="宋体" w:hint="eastAsia"/>
        </w:rPr>
        <w:t>】</w:t>
      </w:r>
      <w:r w:rsidR="001113D9" w:rsidRPr="000665B4">
        <w:rPr>
          <w:rFonts w:ascii="宋体" w:eastAsia="宋体" w:hAnsi="宋体" w:hint="eastAsia"/>
        </w:rPr>
        <w:t>2018百度之星初赛第2场1006</w:t>
      </w:r>
    </w:p>
    <w:p w:rsidR="008868F1" w:rsidRPr="000665B4" w:rsidRDefault="008868F1" w:rsidP="008868F1">
      <w:pPr>
        <w:rPr>
          <w:rFonts w:ascii="宋体" w:eastAsia="宋体" w:hAnsi="宋体"/>
        </w:rPr>
      </w:pPr>
      <w:r w:rsidRPr="000665B4">
        <w:rPr>
          <w:rFonts w:ascii="宋体" w:eastAsia="宋体" w:hAnsi="宋体" w:hint="eastAsia"/>
        </w:rPr>
        <w:t>【TAG】贪心</w:t>
      </w:r>
    </w:p>
    <w:p w:rsidR="008868F1" w:rsidRPr="000665B4" w:rsidRDefault="008868F1" w:rsidP="008868F1">
      <w:pPr>
        <w:rPr>
          <w:rFonts w:ascii="宋体" w:eastAsia="宋体" w:hAnsi="宋体"/>
        </w:rPr>
      </w:pPr>
      <w:r w:rsidRPr="000665B4">
        <w:rPr>
          <w:rFonts w:ascii="宋体" w:eastAsia="宋体" w:hAnsi="宋体" w:hint="eastAsia"/>
        </w:rPr>
        <w:t>【难度】签到题</w:t>
      </w:r>
    </w:p>
    <w:p w:rsidR="001113D9" w:rsidRPr="000665B4" w:rsidRDefault="001113D9" w:rsidP="008868F1">
      <w:pPr>
        <w:rPr>
          <w:rFonts w:ascii="宋体" w:eastAsia="宋体" w:hAnsi="宋体"/>
        </w:rPr>
      </w:pPr>
      <w:r w:rsidRPr="000665B4">
        <w:rPr>
          <w:rFonts w:ascii="宋体" w:eastAsia="宋体" w:hAnsi="宋体" w:hint="eastAsia"/>
        </w:rPr>
        <w:t>【代码】</w:t>
      </w:r>
    </w:p>
    <w:p w:rsidR="001113D9" w:rsidRPr="000665B4" w:rsidRDefault="001113D9" w:rsidP="001113D9">
      <w:pPr>
        <w:rPr>
          <w:rFonts w:ascii="宋体" w:eastAsia="宋体" w:hAnsi="宋体"/>
        </w:rPr>
      </w:pPr>
      <w:r w:rsidRPr="000665B4">
        <w:rPr>
          <w:rFonts w:ascii="宋体" w:eastAsia="宋体" w:hAnsi="宋体"/>
        </w:rPr>
        <w:t>#include &lt;bits/stdc++.h&gt;</w:t>
      </w:r>
    </w:p>
    <w:p w:rsidR="001113D9" w:rsidRPr="000665B4" w:rsidRDefault="001113D9" w:rsidP="001113D9">
      <w:pPr>
        <w:rPr>
          <w:rFonts w:ascii="宋体" w:eastAsia="宋体" w:hAnsi="宋体"/>
        </w:rPr>
      </w:pPr>
      <w:r w:rsidRPr="000665B4">
        <w:rPr>
          <w:rFonts w:ascii="宋体" w:eastAsia="宋体" w:hAnsi="宋体"/>
        </w:rPr>
        <w:t>#define ll long long</w:t>
      </w:r>
    </w:p>
    <w:p w:rsidR="001113D9" w:rsidRPr="000665B4" w:rsidRDefault="001113D9" w:rsidP="001113D9">
      <w:pPr>
        <w:rPr>
          <w:rFonts w:ascii="宋体" w:eastAsia="宋体" w:hAnsi="宋体"/>
        </w:rPr>
      </w:pPr>
    </w:p>
    <w:p w:rsidR="001113D9" w:rsidRPr="000665B4" w:rsidRDefault="001113D9" w:rsidP="001113D9">
      <w:pPr>
        <w:rPr>
          <w:rFonts w:ascii="宋体" w:eastAsia="宋体" w:hAnsi="宋体"/>
        </w:rPr>
      </w:pPr>
      <w:r w:rsidRPr="000665B4">
        <w:rPr>
          <w:rFonts w:ascii="宋体" w:eastAsia="宋体" w:hAnsi="宋体"/>
        </w:rPr>
        <w:t>using namespace std;</w:t>
      </w:r>
    </w:p>
    <w:p w:rsidR="001113D9" w:rsidRPr="000665B4" w:rsidRDefault="001113D9" w:rsidP="001113D9">
      <w:pPr>
        <w:rPr>
          <w:rFonts w:ascii="宋体" w:eastAsia="宋体" w:hAnsi="宋体"/>
        </w:rPr>
      </w:pPr>
    </w:p>
    <w:p w:rsidR="001113D9" w:rsidRPr="000665B4" w:rsidRDefault="001113D9" w:rsidP="001113D9">
      <w:pPr>
        <w:rPr>
          <w:rFonts w:ascii="宋体" w:eastAsia="宋体" w:hAnsi="宋体"/>
        </w:rPr>
      </w:pPr>
      <w:r w:rsidRPr="000665B4">
        <w:rPr>
          <w:rFonts w:ascii="宋体" w:eastAsia="宋体" w:hAnsi="宋体"/>
        </w:rPr>
        <w:t>int main()</w:t>
      </w:r>
    </w:p>
    <w:p w:rsidR="001113D9" w:rsidRPr="000665B4" w:rsidRDefault="001113D9" w:rsidP="001113D9">
      <w:pPr>
        <w:rPr>
          <w:rFonts w:ascii="宋体" w:eastAsia="宋体" w:hAnsi="宋体"/>
        </w:rPr>
      </w:pPr>
      <w:r w:rsidRPr="000665B4">
        <w:rPr>
          <w:rFonts w:ascii="宋体" w:eastAsia="宋体" w:hAnsi="宋体"/>
        </w:rPr>
        <w:t>{</w:t>
      </w:r>
    </w:p>
    <w:p w:rsidR="001113D9" w:rsidRPr="000665B4" w:rsidRDefault="001113D9" w:rsidP="001113D9">
      <w:pPr>
        <w:rPr>
          <w:rFonts w:ascii="宋体" w:eastAsia="宋体" w:hAnsi="宋体"/>
        </w:rPr>
      </w:pPr>
      <w:r w:rsidRPr="000665B4">
        <w:rPr>
          <w:rFonts w:ascii="宋体" w:eastAsia="宋体" w:hAnsi="宋体"/>
        </w:rPr>
        <w:t xml:space="preserve">    int t;</w:t>
      </w:r>
    </w:p>
    <w:p w:rsidR="001113D9" w:rsidRPr="000665B4" w:rsidRDefault="001113D9" w:rsidP="001113D9">
      <w:pPr>
        <w:rPr>
          <w:rFonts w:ascii="宋体" w:eastAsia="宋体" w:hAnsi="宋体"/>
        </w:rPr>
      </w:pPr>
      <w:r w:rsidRPr="000665B4">
        <w:rPr>
          <w:rFonts w:ascii="宋体" w:eastAsia="宋体" w:hAnsi="宋体"/>
        </w:rPr>
        <w:t xml:space="preserve">    scanf("%d",&amp;t);</w:t>
      </w:r>
    </w:p>
    <w:p w:rsidR="001113D9" w:rsidRPr="000665B4" w:rsidRDefault="001113D9" w:rsidP="001113D9">
      <w:pPr>
        <w:rPr>
          <w:rFonts w:ascii="宋体" w:eastAsia="宋体" w:hAnsi="宋体"/>
        </w:rPr>
      </w:pPr>
      <w:r w:rsidRPr="000665B4">
        <w:rPr>
          <w:rFonts w:ascii="宋体" w:eastAsia="宋体" w:hAnsi="宋体"/>
        </w:rPr>
        <w:t xml:space="preserve">    while(t--){</w:t>
      </w:r>
    </w:p>
    <w:p w:rsidR="001113D9" w:rsidRPr="000665B4" w:rsidRDefault="001113D9" w:rsidP="001113D9">
      <w:pPr>
        <w:rPr>
          <w:rFonts w:ascii="宋体" w:eastAsia="宋体" w:hAnsi="宋体"/>
        </w:rPr>
      </w:pPr>
      <w:r w:rsidRPr="000665B4">
        <w:rPr>
          <w:rFonts w:ascii="宋体" w:eastAsia="宋体" w:hAnsi="宋体"/>
        </w:rPr>
        <w:t xml:space="preserve">        ll mx,my,n,ans=0;</w:t>
      </w:r>
    </w:p>
    <w:p w:rsidR="001113D9" w:rsidRPr="000665B4" w:rsidRDefault="001113D9" w:rsidP="001113D9">
      <w:pPr>
        <w:rPr>
          <w:rFonts w:ascii="宋体" w:eastAsia="宋体" w:hAnsi="宋体"/>
        </w:rPr>
      </w:pPr>
      <w:r w:rsidRPr="000665B4">
        <w:rPr>
          <w:rFonts w:ascii="宋体" w:eastAsia="宋体" w:hAnsi="宋体"/>
        </w:rPr>
        <w:t xml:space="preserve">        scanf("%I64d%I64d%I64d",&amp;mx,&amp;my,&amp;n);</w:t>
      </w:r>
    </w:p>
    <w:p w:rsidR="001113D9" w:rsidRPr="000665B4" w:rsidRDefault="001113D9" w:rsidP="001113D9">
      <w:pPr>
        <w:rPr>
          <w:rFonts w:ascii="宋体" w:eastAsia="宋体" w:hAnsi="宋体"/>
        </w:rPr>
      </w:pPr>
      <w:r w:rsidRPr="000665B4">
        <w:rPr>
          <w:rFonts w:ascii="宋体" w:eastAsia="宋体" w:hAnsi="宋体"/>
        </w:rPr>
        <w:t xml:space="preserve">        for(int i=0;i&lt;n;i++){</w:t>
      </w:r>
    </w:p>
    <w:p w:rsidR="001113D9" w:rsidRPr="000665B4" w:rsidRDefault="001113D9" w:rsidP="001113D9">
      <w:pPr>
        <w:rPr>
          <w:rFonts w:ascii="宋体" w:eastAsia="宋体" w:hAnsi="宋体"/>
        </w:rPr>
      </w:pPr>
      <w:r w:rsidRPr="000665B4">
        <w:rPr>
          <w:rFonts w:ascii="宋体" w:eastAsia="宋体" w:hAnsi="宋体"/>
        </w:rPr>
        <w:t xml:space="preserve">            ll x,y;</w:t>
      </w:r>
    </w:p>
    <w:p w:rsidR="001113D9" w:rsidRPr="000665B4" w:rsidRDefault="001113D9" w:rsidP="001113D9">
      <w:pPr>
        <w:rPr>
          <w:rFonts w:ascii="宋体" w:eastAsia="宋体" w:hAnsi="宋体"/>
        </w:rPr>
      </w:pPr>
      <w:r w:rsidRPr="000665B4">
        <w:rPr>
          <w:rFonts w:ascii="宋体" w:eastAsia="宋体" w:hAnsi="宋体"/>
        </w:rPr>
        <w:t xml:space="preserve">            scanf("%I64d%I64d",&amp;x,&amp;y);</w:t>
      </w:r>
    </w:p>
    <w:p w:rsidR="001113D9" w:rsidRPr="000665B4" w:rsidRDefault="001113D9" w:rsidP="001113D9">
      <w:pPr>
        <w:rPr>
          <w:rFonts w:ascii="宋体" w:eastAsia="宋体" w:hAnsi="宋体"/>
        </w:rPr>
      </w:pPr>
      <w:r w:rsidRPr="000665B4">
        <w:rPr>
          <w:rFonts w:ascii="宋体" w:eastAsia="宋体" w:hAnsi="宋体"/>
        </w:rPr>
        <w:t xml:space="preserve">            ans+=min(x,min(y,min(mx-x,my-y)));</w:t>
      </w:r>
    </w:p>
    <w:p w:rsidR="001113D9" w:rsidRPr="000665B4" w:rsidRDefault="001113D9" w:rsidP="001113D9">
      <w:pPr>
        <w:rPr>
          <w:rFonts w:ascii="宋体" w:eastAsia="宋体" w:hAnsi="宋体"/>
        </w:rPr>
      </w:pPr>
      <w:r w:rsidRPr="000665B4">
        <w:rPr>
          <w:rFonts w:ascii="宋体" w:eastAsia="宋体" w:hAnsi="宋体"/>
        </w:rPr>
        <w:t xml:space="preserve">        }</w:t>
      </w:r>
    </w:p>
    <w:p w:rsidR="001113D9" w:rsidRPr="000665B4" w:rsidRDefault="001113D9" w:rsidP="001113D9">
      <w:pPr>
        <w:rPr>
          <w:rFonts w:ascii="宋体" w:eastAsia="宋体" w:hAnsi="宋体"/>
        </w:rPr>
      </w:pPr>
      <w:r w:rsidRPr="000665B4">
        <w:rPr>
          <w:rFonts w:ascii="宋体" w:eastAsia="宋体" w:hAnsi="宋体"/>
        </w:rPr>
        <w:lastRenderedPageBreak/>
        <w:t xml:space="preserve">        printf("%I64d\n",ans);</w:t>
      </w:r>
    </w:p>
    <w:p w:rsidR="001113D9" w:rsidRPr="000665B4" w:rsidRDefault="001113D9" w:rsidP="001113D9">
      <w:pPr>
        <w:rPr>
          <w:rFonts w:ascii="宋体" w:eastAsia="宋体" w:hAnsi="宋体"/>
        </w:rPr>
      </w:pPr>
      <w:r w:rsidRPr="000665B4">
        <w:rPr>
          <w:rFonts w:ascii="宋体" w:eastAsia="宋体" w:hAnsi="宋体"/>
        </w:rPr>
        <w:t xml:space="preserve">    }</w:t>
      </w:r>
    </w:p>
    <w:p w:rsidR="001113D9" w:rsidRPr="000665B4" w:rsidRDefault="001113D9" w:rsidP="001113D9">
      <w:pPr>
        <w:rPr>
          <w:rFonts w:ascii="宋体" w:eastAsia="宋体" w:hAnsi="宋体"/>
        </w:rPr>
      </w:pPr>
      <w:r w:rsidRPr="000665B4">
        <w:rPr>
          <w:rFonts w:ascii="宋体" w:eastAsia="宋体" w:hAnsi="宋体"/>
        </w:rPr>
        <w:t xml:space="preserve">    return 0;</w:t>
      </w:r>
    </w:p>
    <w:p w:rsidR="001113D9" w:rsidRPr="000665B4" w:rsidRDefault="001113D9" w:rsidP="001113D9">
      <w:pPr>
        <w:rPr>
          <w:rFonts w:ascii="宋体" w:eastAsia="宋体" w:hAnsi="宋体"/>
        </w:rPr>
      </w:pPr>
      <w:r w:rsidRPr="000665B4">
        <w:rPr>
          <w:rFonts w:ascii="宋体" w:eastAsia="宋体" w:hAnsi="宋体"/>
        </w:rPr>
        <w:t>}</w:t>
      </w:r>
    </w:p>
    <w:p w:rsidR="00B05E53" w:rsidRPr="000665B4" w:rsidRDefault="00B05E53" w:rsidP="00B05E53">
      <w:pPr>
        <w:pStyle w:val="2"/>
        <w:rPr>
          <w:rFonts w:ascii="宋体" w:eastAsia="宋体" w:hAnsi="宋体"/>
          <w:b w:val="0"/>
        </w:rPr>
      </w:pPr>
      <w:bookmarkStart w:id="61" w:name="_Toc524382962"/>
      <w:r w:rsidRPr="000665B4">
        <w:rPr>
          <w:rFonts w:ascii="宋体" w:eastAsia="宋体" w:hAnsi="宋体" w:hint="eastAsia"/>
          <w:b w:val="0"/>
        </w:rPr>
        <w:t>模拟</w:t>
      </w:r>
      <w:bookmarkEnd w:id="61"/>
    </w:p>
    <w:p w:rsidR="006631C1" w:rsidRPr="000665B4" w:rsidRDefault="006631C1" w:rsidP="006631C1">
      <w:pPr>
        <w:pStyle w:val="3"/>
        <w:rPr>
          <w:rFonts w:ascii="宋体" w:eastAsia="宋体" w:hAnsi="宋体"/>
          <w:b w:val="0"/>
        </w:rPr>
      </w:pPr>
      <w:bookmarkStart w:id="62" w:name="_Toc524382963"/>
      <w:r w:rsidRPr="000665B4">
        <w:rPr>
          <w:rFonts w:ascii="宋体" w:eastAsia="宋体" w:hAnsi="宋体" w:hint="eastAsia"/>
          <w:b w:val="0"/>
        </w:rPr>
        <w:t>√-2018ICPC南京站网络预选赛-</w:t>
      </w:r>
      <w:r w:rsidRPr="000665B4">
        <w:rPr>
          <w:rFonts w:ascii="宋体" w:eastAsia="宋体" w:hAnsi="宋体"/>
          <w:b w:val="0"/>
        </w:rPr>
        <w:t>GDY</w:t>
      </w:r>
      <w:bookmarkEnd w:id="62"/>
      <w:r w:rsidR="00481739" w:rsidRPr="000665B4">
        <w:rPr>
          <w:rFonts w:ascii="宋体" w:eastAsia="宋体" w:hAnsi="宋体"/>
          <w:b w:val="0"/>
        </w:rPr>
        <w:fldChar w:fldCharType="begin"/>
      </w:r>
      <w:r w:rsidR="00481739" w:rsidRPr="000665B4">
        <w:rPr>
          <w:rFonts w:ascii="宋体" w:eastAsia="宋体" w:hAnsi="宋体"/>
        </w:rPr>
        <w:instrText xml:space="preserve"> XE "</w:instrText>
      </w:r>
      <w:r w:rsidR="00481739" w:rsidRPr="000665B4">
        <w:rPr>
          <w:rFonts w:ascii="宋体" w:eastAsia="宋体" w:hAnsi="宋体" w:hint="eastAsia"/>
          <w:b w:val="0"/>
        </w:rPr>
        <w:instrText>√-2018ICPC南京站网络预选赛-</w:instrText>
      </w:r>
      <w:r w:rsidR="00481739" w:rsidRPr="000665B4">
        <w:rPr>
          <w:rFonts w:ascii="宋体" w:eastAsia="宋体" w:hAnsi="宋体"/>
          <w:b w:val="0"/>
        </w:rPr>
        <w:instrText>GDY</w:instrText>
      </w:r>
      <w:r w:rsidR="00481739" w:rsidRPr="000665B4">
        <w:rPr>
          <w:rFonts w:ascii="宋体" w:eastAsia="宋体" w:hAnsi="宋体"/>
        </w:rPr>
        <w:instrText xml:space="preserve">" \y "计蒜客" </w:instrText>
      </w:r>
      <w:r w:rsidR="00481739" w:rsidRPr="000665B4">
        <w:rPr>
          <w:rFonts w:ascii="宋体" w:eastAsia="宋体" w:hAnsi="宋体"/>
          <w:b w:val="0"/>
        </w:rPr>
        <w:fldChar w:fldCharType="end"/>
      </w:r>
    </w:p>
    <w:p w:rsidR="006631C1" w:rsidRPr="000665B4" w:rsidRDefault="006631C1" w:rsidP="006631C1">
      <w:pPr>
        <w:rPr>
          <w:rFonts w:ascii="宋体" w:eastAsia="宋体" w:hAnsi="宋体"/>
        </w:rPr>
      </w:pPr>
      <w:r w:rsidRPr="000665B4">
        <w:rPr>
          <w:rFonts w:ascii="宋体" w:eastAsia="宋体" w:hAnsi="宋体" w:hint="eastAsia"/>
        </w:rPr>
        <w:t>【Source】计蒜客</w:t>
      </w:r>
    </w:p>
    <w:p w:rsidR="006631C1" w:rsidRPr="000665B4" w:rsidRDefault="006631C1" w:rsidP="006631C1">
      <w:pPr>
        <w:rPr>
          <w:rFonts w:ascii="宋体" w:eastAsia="宋体" w:hAnsi="宋体"/>
        </w:rPr>
      </w:pPr>
      <w:r w:rsidRPr="000665B4">
        <w:rPr>
          <w:rFonts w:ascii="宋体" w:eastAsia="宋体" w:hAnsi="宋体" w:hint="eastAsia"/>
        </w:rPr>
        <w:t>【TAG】模拟 铜牌题</w:t>
      </w:r>
    </w:p>
    <w:p w:rsidR="006631C1" w:rsidRPr="000665B4" w:rsidRDefault="006631C1" w:rsidP="006631C1">
      <w:pPr>
        <w:rPr>
          <w:rFonts w:ascii="宋体" w:eastAsia="宋体" w:hAnsi="宋体"/>
        </w:rPr>
      </w:pPr>
      <w:r w:rsidRPr="000665B4">
        <w:rPr>
          <w:rFonts w:ascii="宋体" w:eastAsia="宋体" w:hAnsi="宋体" w:hint="eastAsia"/>
        </w:rPr>
        <w:t>【题解】</w:t>
      </w:r>
    </w:p>
    <w:p w:rsidR="006631C1" w:rsidRPr="000665B4" w:rsidRDefault="006631C1" w:rsidP="006631C1">
      <w:pPr>
        <w:rPr>
          <w:rFonts w:ascii="宋体" w:eastAsia="宋体" w:hAnsi="宋体"/>
        </w:rPr>
      </w:pPr>
      <w:r w:rsidRPr="000665B4">
        <w:rPr>
          <w:rFonts w:ascii="宋体" w:eastAsia="宋体" w:hAnsi="宋体" w:hint="eastAsia"/>
        </w:rPr>
        <w:t>直接模拟即可通过</w:t>
      </w:r>
    </w:p>
    <w:p w:rsidR="006631C1" w:rsidRPr="000665B4" w:rsidRDefault="006631C1" w:rsidP="006631C1">
      <w:pPr>
        <w:rPr>
          <w:rFonts w:ascii="宋体" w:eastAsia="宋体" w:hAnsi="宋体"/>
        </w:rPr>
      </w:pPr>
      <w:r w:rsidRPr="000665B4">
        <w:rPr>
          <w:rFonts w:ascii="宋体" w:eastAsia="宋体" w:hAnsi="宋体" w:hint="eastAsia"/>
        </w:rPr>
        <w:t>【代码】</w:t>
      </w:r>
    </w:p>
    <w:p w:rsidR="006631C1" w:rsidRPr="000665B4" w:rsidRDefault="006631C1" w:rsidP="006631C1">
      <w:pPr>
        <w:rPr>
          <w:rFonts w:ascii="宋体" w:eastAsia="宋体" w:hAnsi="宋体"/>
        </w:rPr>
      </w:pPr>
      <w:r w:rsidRPr="000665B4">
        <w:rPr>
          <w:rFonts w:ascii="宋体" w:eastAsia="宋体" w:hAnsi="宋体"/>
        </w:rPr>
        <w:t>#include &lt;bits/stdc++.h&gt;</w:t>
      </w:r>
    </w:p>
    <w:p w:rsidR="006631C1" w:rsidRPr="000665B4" w:rsidRDefault="006631C1" w:rsidP="006631C1">
      <w:pPr>
        <w:rPr>
          <w:rFonts w:ascii="宋体" w:eastAsia="宋体" w:hAnsi="宋体"/>
        </w:rPr>
      </w:pPr>
      <w:r w:rsidRPr="000665B4">
        <w:rPr>
          <w:rFonts w:ascii="宋体" w:eastAsia="宋体" w:hAnsi="宋体"/>
        </w:rPr>
        <w:t>#define MAXN 210</w:t>
      </w:r>
    </w:p>
    <w:p w:rsidR="006631C1" w:rsidRPr="000665B4" w:rsidRDefault="006631C1" w:rsidP="006631C1">
      <w:pPr>
        <w:rPr>
          <w:rFonts w:ascii="宋体" w:eastAsia="宋体" w:hAnsi="宋体"/>
        </w:rPr>
      </w:pPr>
    </w:p>
    <w:p w:rsidR="006631C1" w:rsidRPr="000665B4" w:rsidRDefault="006631C1" w:rsidP="006631C1">
      <w:pPr>
        <w:rPr>
          <w:rFonts w:ascii="宋体" w:eastAsia="宋体" w:hAnsi="宋体"/>
        </w:rPr>
      </w:pPr>
      <w:r w:rsidRPr="000665B4">
        <w:rPr>
          <w:rFonts w:ascii="宋体" w:eastAsia="宋体" w:hAnsi="宋体"/>
        </w:rPr>
        <w:t>using namespace std;</w:t>
      </w:r>
    </w:p>
    <w:p w:rsidR="006631C1" w:rsidRPr="000665B4" w:rsidRDefault="006631C1" w:rsidP="006631C1">
      <w:pPr>
        <w:rPr>
          <w:rFonts w:ascii="宋体" w:eastAsia="宋体" w:hAnsi="宋体"/>
        </w:rPr>
      </w:pPr>
    </w:p>
    <w:p w:rsidR="006631C1" w:rsidRPr="000665B4" w:rsidRDefault="006631C1" w:rsidP="006631C1">
      <w:pPr>
        <w:rPr>
          <w:rFonts w:ascii="宋体" w:eastAsia="宋体" w:hAnsi="宋体"/>
        </w:rPr>
      </w:pPr>
      <w:r w:rsidRPr="000665B4">
        <w:rPr>
          <w:rFonts w:ascii="宋体" w:eastAsia="宋体" w:hAnsi="宋体"/>
        </w:rPr>
        <w:t>const int f1[]={0,12,13,1,2,3,4,5,6,7,8,9,10,11},f2[]={0,3,4,5,6,7,8,9,10,11,12,13,1,2};</w:t>
      </w:r>
    </w:p>
    <w:p w:rsidR="006631C1" w:rsidRPr="000665B4" w:rsidRDefault="006631C1" w:rsidP="006631C1">
      <w:pPr>
        <w:rPr>
          <w:rFonts w:ascii="宋体" w:eastAsia="宋体" w:hAnsi="宋体"/>
        </w:rPr>
      </w:pPr>
    </w:p>
    <w:p w:rsidR="006631C1" w:rsidRPr="000665B4" w:rsidRDefault="006631C1" w:rsidP="006631C1">
      <w:pPr>
        <w:rPr>
          <w:rFonts w:ascii="宋体" w:eastAsia="宋体" w:hAnsi="宋体"/>
        </w:rPr>
      </w:pPr>
      <w:r w:rsidRPr="000665B4">
        <w:rPr>
          <w:rFonts w:ascii="宋体" w:eastAsia="宋体" w:hAnsi="宋体"/>
        </w:rPr>
        <w:t>int main(){</w:t>
      </w:r>
    </w:p>
    <w:p w:rsidR="006631C1" w:rsidRPr="000665B4" w:rsidRDefault="006631C1" w:rsidP="006631C1">
      <w:pPr>
        <w:rPr>
          <w:rFonts w:ascii="宋体" w:eastAsia="宋体" w:hAnsi="宋体"/>
        </w:rPr>
      </w:pPr>
      <w:r w:rsidRPr="000665B4">
        <w:rPr>
          <w:rFonts w:ascii="宋体" w:eastAsia="宋体" w:hAnsi="宋体"/>
        </w:rPr>
        <w:t xml:space="preserve">    int t;</w:t>
      </w:r>
    </w:p>
    <w:p w:rsidR="006631C1" w:rsidRPr="000665B4" w:rsidRDefault="006631C1" w:rsidP="006631C1">
      <w:pPr>
        <w:rPr>
          <w:rFonts w:ascii="宋体" w:eastAsia="宋体" w:hAnsi="宋体"/>
        </w:rPr>
      </w:pPr>
      <w:r w:rsidRPr="000665B4">
        <w:rPr>
          <w:rFonts w:ascii="宋体" w:eastAsia="宋体" w:hAnsi="宋体"/>
        </w:rPr>
        <w:t xml:space="preserve">    scanf("%d",&amp;t);</w:t>
      </w:r>
    </w:p>
    <w:p w:rsidR="006631C1" w:rsidRPr="000665B4" w:rsidRDefault="006631C1" w:rsidP="006631C1">
      <w:pPr>
        <w:rPr>
          <w:rFonts w:ascii="宋体" w:eastAsia="宋体" w:hAnsi="宋体"/>
        </w:rPr>
      </w:pPr>
      <w:r w:rsidRPr="000665B4">
        <w:rPr>
          <w:rFonts w:ascii="宋体" w:eastAsia="宋体" w:hAnsi="宋体"/>
        </w:rPr>
        <w:t xml:space="preserve">    for(int casenum=1;casenum&lt;=t;casenum++){</w:t>
      </w:r>
    </w:p>
    <w:p w:rsidR="006631C1" w:rsidRPr="000665B4" w:rsidRDefault="006631C1" w:rsidP="006631C1">
      <w:pPr>
        <w:rPr>
          <w:rFonts w:ascii="宋体" w:eastAsia="宋体" w:hAnsi="宋体"/>
        </w:rPr>
      </w:pPr>
      <w:r w:rsidRPr="000665B4">
        <w:rPr>
          <w:rFonts w:ascii="宋体" w:eastAsia="宋体" w:hAnsi="宋体"/>
        </w:rPr>
        <w:t xml:space="preserve">        int playernum,cardsnum,have[MAXN][14];</w:t>
      </w:r>
    </w:p>
    <w:p w:rsidR="006631C1" w:rsidRPr="000665B4" w:rsidRDefault="006631C1" w:rsidP="006631C1">
      <w:pPr>
        <w:rPr>
          <w:rFonts w:ascii="宋体" w:eastAsia="宋体" w:hAnsi="宋体"/>
        </w:rPr>
      </w:pPr>
      <w:r w:rsidRPr="000665B4">
        <w:rPr>
          <w:rFonts w:ascii="宋体" w:eastAsia="宋体" w:hAnsi="宋体"/>
        </w:rPr>
        <w:t xml:space="preserve">        queue&lt;int&gt; cards;</w:t>
      </w:r>
    </w:p>
    <w:p w:rsidR="006631C1" w:rsidRPr="000665B4" w:rsidRDefault="006631C1" w:rsidP="006631C1">
      <w:pPr>
        <w:rPr>
          <w:rFonts w:ascii="宋体" w:eastAsia="宋体" w:hAnsi="宋体"/>
        </w:rPr>
      </w:pPr>
      <w:r w:rsidRPr="000665B4">
        <w:rPr>
          <w:rFonts w:ascii="宋体" w:eastAsia="宋体" w:hAnsi="宋体"/>
        </w:rPr>
        <w:t xml:space="preserve">        while(!cards.empty()) cards.pop();</w:t>
      </w:r>
    </w:p>
    <w:p w:rsidR="006631C1" w:rsidRPr="000665B4" w:rsidRDefault="006631C1" w:rsidP="006631C1">
      <w:pPr>
        <w:rPr>
          <w:rFonts w:ascii="宋体" w:eastAsia="宋体" w:hAnsi="宋体"/>
        </w:rPr>
      </w:pPr>
      <w:r w:rsidRPr="000665B4">
        <w:rPr>
          <w:rFonts w:ascii="宋体" w:eastAsia="宋体" w:hAnsi="宋体"/>
        </w:rPr>
        <w:t xml:space="preserve">        memset(have,0,sizeof(have));</w:t>
      </w:r>
    </w:p>
    <w:p w:rsidR="006631C1" w:rsidRPr="000665B4" w:rsidRDefault="006631C1" w:rsidP="006631C1">
      <w:pPr>
        <w:rPr>
          <w:rFonts w:ascii="宋体" w:eastAsia="宋体" w:hAnsi="宋体"/>
        </w:rPr>
      </w:pPr>
      <w:r w:rsidRPr="000665B4">
        <w:rPr>
          <w:rFonts w:ascii="宋体" w:eastAsia="宋体" w:hAnsi="宋体"/>
        </w:rPr>
        <w:t xml:space="preserve">        scanf("%d%d",&amp;playernum,&amp;cardsnum);</w:t>
      </w:r>
    </w:p>
    <w:p w:rsidR="006631C1" w:rsidRPr="000665B4" w:rsidRDefault="006631C1" w:rsidP="006631C1">
      <w:pPr>
        <w:rPr>
          <w:rFonts w:ascii="宋体" w:eastAsia="宋体" w:hAnsi="宋体"/>
        </w:rPr>
      </w:pPr>
      <w:r w:rsidRPr="000665B4">
        <w:rPr>
          <w:rFonts w:ascii="宋体" w:eastAsia="宋体" w:hAnsi="宋体"/>
        </w:rPr>
        <w:t xml:space="preserve">        for(int i=0;i&lt;cardsnum;i++){</w:t>
      </w:r>
    </w:p>
    <w:p w:rsidR="006631C1" w:rsidRPr="000665B4" w:rsidRDefault="006631C1" w:rsidP="006631C1">
      <w:pPr>
        <w:rPr>
          <w:rFonts w:ascii="宋体" w:eastAsia="宋体" w:hAnsi="宋体"/>
        </w:rPr>
      </w:pPr>
      <w:r w:rsidRPr="000665B4">
        <w:rPr>
          <w:rFonts w:ascii="宋体" w:eastAsia="宋体" w:hAnsi="宋体"/>
        </w:rPr>
        <w:t xml:space="preserve">            int tmp;</w:t>
      </w:r>
    </w:p>
    <w:p w:rsidR="006631C1" w:rsidRPr="000665B4" w:rsidRDefault="006631C1" w:rsidP="006631C1">
      <w:pPr>
        <w:rPr>
          <w:rFonts w:ascii="宋体" w:eastAsia="宋体" w:hAnsi="宋体"/>
        </w:rPr>
      </w:pPr>
      <w:r w:rsidRPr="000665B4">
        <w:rPr>
          <w:rFonts w:ascii="宋体" w:eastAsia="宋体" w:hAnsi="宋体"/>
        </w:rPr>
        <w:t xml:space="preserve">            scanf("%d",&amp;tmp);</w:t>
      </w:r>
    </w:p>
    <w:p w:rsidR="006631C1" w:rsidRPr="000665B4" w:rsidRDefault="006631C1" w:rsidP="006631C1">
      <w:pPr>
        <w:rPr>
          <w:rFonts w:ascii="宋体" w:eastAsia="宋体" w:hAnsi="宋体"/>
        </w:rPr>
      </w:pPr>
      <w:r w:rsidRPr="000665B4">
        <w:rPr>
          <w:rFonts w:ascii="宋体" w:eastAsia="宋体" w:hAnsi="宋体"/>
        </w:rPr>
        <w:t xml:space="preserve">            cards.push(f1[tmp]);</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for(int i=1;i&lt;=playernum;i++){</w:t>
      </w:r>
    </w:p>
    <w:p w:rsidR="006631C1" w:rsidRPr="000665B4" w:rsidRDefault="006631C1" w:rsidP="006631C1">
      <w:pPr>
        <w:rPr>
          <w:rFonts w:ascii="宋体" w:eastAsia="宋体" w:hAnsi="宋体"/>
        </w:rPr>
      </w:pPr>
      <w:r w:rsidRPr="000665B4">
        <w:rPr>
          <w:rFonts w:ascii="宋体" w:eastAsia="宋体" w:hAnsi="宋体"/>
        </w:rPr>
        <w:t xml:space="preserve">            if(cards.empty()) break;</w:t>
      </w:r>
    </w:p>
    <w:p w:rsidR="006631C1" w:rsidRPr="000665B4" w:rsidRDefault="006631C1" w:rsidP="006631C1">
      <w:pPr>
        <w:rPr>
          <w:rFonts w:ascii="宋体" w:eastAsia="宋体" w:hAnsi="宋体"/>
        </w:rPr>
      </w:pPr>
      <w:r w:rsidRPr="000665B4">
        <w:rPr>
          <w:rFonts w:ascii="宋体" w:eastAsia="宋体" w:hAnsi="宋体"/>
        </w:rPr>
        <w:t xml:space="preserve">            for(int j=1;j&lt;=5;j++){</w:t>
      </w:r>
    </w:p>
    <w:p w:rsidR="006631C1" w:rsidRPr="000665B4" w:rsidRDefault="006631C1" w:rsidP="006631C1">
      <w:pPr>
        <w:rPr>
          <w:rFonts w:ascii="宋体" w:eastAsia="宋体" w:hAnsi="宋体"/>
        </w:rPr>
      </w:pPr>
      <w:r w:rsidRPr="000665B4">
        <w:rPr>
          <w:rFonts w:ascii="宋体" w:eastAsia="宋体" w:hAnsi="宋体"/>
        </w:rPr>
        <w:t xml:space="preserve">                if(cards.empty()) break;</w:t>
      </w:r>
    </w:p>
    <w:p w:rsidR="006631C1" w:rsidRPr="000665B4" w:rsidRDefault="006631C1" w:rsidP="006631C1">
      <w:pPr>
        <w:rPr>
          <w:rFonts w:ascii="宋体" w:eastAsia="宋体" w:hAnsi="宋体"/>
        </w:rPr>
      </w:pPr>
      <w:r w:rsidRPr="000665B4">
        <w:rPr>
          <w:rFonts w:ascii="宋体" w:eastAsia="宋体" w:hAnsi="宋体"/>
        </w:rPr>
        <w:t xml:space="preserve">                have[i][0]++;</w:t>
      </w:r>
    </w:p>
    <w:p w:rsidR="006631C1" w:rsidRPr="000665B4" w:rsidRDefault="006631C1" w:rsidP="006631C1">
      <w:pPr>
        <w:rPr>
          <w:rFonts w:ascii="宋体" w:eastAsia="宋体" w:hAnsi="宋体"/>
        </w:rPr>
      </w:pPr>
      <w:r w:rsidRPr="000665B4">
        <w:rPr>
          <w:rFonts w:ascii="宋体" w:eastAsia="宋体" w:hAnsi="宋体"/>
        </w:rPr>
        <w:t xml:space="preserve">                have[i][cards.front()]++;</w:t>
      </w:r>
    </w:p>
    <w:p w:rsidR="006631C1" w:rsidRPr="000665B4" w:rsidRDefault="006631C1" w:rsidP="006631C1">
      <w:pPr>
        <w:rPr>
          <w:rFonts w:ascii="宋体" w:eastAsia="宋体" w:hAnsi="宋体"/>
        </w:rPr>
      </w:pPr>
      <w:r w:rsidRPr="000665B4">
        <w:rPr>
          <w:rFonts w:ascii="宋体" w:eastAsia="宋体" w:hAnsi="宋体"/>
        </w:rPr>
        <w:t xml:space="preserve">                cards.pop();</w:t>
      </w:r>
    </w:p>
    <w:p w:rsidR="006631C1" w:rsidRPr="000665B4" w:rsidRDefault="006631C1" w:rsidP="006631C1">
      <w:pPr>
        <w:rPr>
          <w:rFonts w:ascii="宋体" w:eastAsia="宋体" w:hAnsi="宋体"/>
        </w:rPr>
      </w:pPr>
      <w:r w:rsidRPr="000665B4">
        <w:rPr>
          <w:rFonts w:ascii="宋体" w:eastAsia="宋体" w:hAnsi="宋体"/>
        </w:rPr>
        <w:lastRenderedPageBreak/>
        <w:t xml:space="preserve">            }</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int nowplayer=1,nowcard=-1;</w:t>
      </w:r>
    </w:p>
    <w:p w:rsidR="006631C1" w:rsidRPr="000665B4" w:rsidRDefault="006631C1" w:rsidP="006631C1">
      <w:pPr>
        <w:rPr>
          <w:rFonts w:ascii="宋体" w:eastAsia="宋体" w:hAnsi="宋体"/>
        </w:rPr>
      </w:pPr>
      <w:r w:rsidRPr="000665B4">
        <w:rPr>
          <w:rFonts w:ascii="宋体" w:eastAsia="宋体" w:hAnsi="宋体"/>
        </w:rPr>
        <w:t xml:space="preserve">        bool finish=false;</w:t>
      </w:r>
    </w:p>
    <w:p w:rsidR="006631C1" w:rsidRPr="000665B4" w:rsidRDefault="006631C1" w:rsidP="006631C1">
      <w:pPr>
        <w:rPr>
          <w:rFonts w:ascii="宋体" w:eastAsia="宋体" w:hAnsi="宋体"/>
        </w:rPr>
      </w:pPr>
      <w:r w:rsidRPr="000665B4">
        <w:rPr>
          <w:rFonts w:ascii="宋体" w:eastAsia="宋体" w:hAnsi="宋体"/>
        </w:rPr>
        <w:t xml:space="preserve">        while(true){</w:t>
      </w:r>
    </w:p>
    <w:p w:rsidR="006631C1" w:rsidRPr="000665B4" w:rsidRDefault="006631C1" w:rsidP="006631C1">
      <w:pPr>
        <w:rPr>
          <w:rFonts w:ascii="宋体" w:eastAsia="宋体" w:hAnsi="宋体"/>
        </w:rPr>
      </w:pPr>
      <w:r w:rsidRPr="000665B4">
        <w:rPr>
          <w:rFonts w:ascii="宋体" w:eastAsia="宋体" w:hAnsi="宋体"/>
        </w:rPr>
        <w:t xml:space="preserve">            if(nowcard==-1){</w:t>
      </w:r>
    </w:p>
    <w:p w:rsidR="006631C1" w:rsidRPr="000665B4" w:rsidRDefault="006631C1" w:rsidP="006631C1">
      <w:pPr>
        <w:rPr>
          <w:rFonts w:ascii="宋体" w:eastAsia="宋体" w:hAnsi="宋体"/>
        </w:rPr>
      </w:pPr>
      <w:r w:rsidRPr="000665B4">
        <w:rPr>
          <w:rFonts w:ascii="宋体" w:eastAsia="宋体" w:hAnsi="宋体"/>
        </w:rPr>
        <w:t xml:space="preserve">                for(int i=1;i&lt;=13;i++){</w:t>
      </w:r>
    </w:p>
    <w:p w:rsidR="006631C1" w:rsidRPr="000665B4" w:rsidRDefault="006631C1" w:rsidP="006631C1">
      <w:pPr>
        <w:rPr>
          <w:rFonts w:ascii="宋体" w:eastAsia="宋体" w:hAnsi="宋体"/>
        </w:rPr>
      </w:pPr>
      <w:r w:rsidRPr="000665B4">
        <w:rPr>
          <w:rFonts w:ascii="宋体" w:eastAsia="宋体" w:hAnsi="宋体"/>
        </w:rPr>
        <w:t xml:space="preserve">                    if(have[nowplayer][i]){</w:t>
      </w:r>
    </w:p>
    <w:p w:rsidR="006631C1" w:rsidRPr="000665B4" w:rsidRDefault="006631C1" w:rsidP="006631C1">
      <w:pPr>
        <w:rPr>
          <w:rFonts w:ascii="宋体" w:eastAsia="宋体" w:hAnsi="宋体"/>
        </w:rPr>
      </w:pPr>
      <w:r w:rsidRPr="000665B4">
        <w:rPr>
          <w:rFonts w:ascii="宋体" w:eastAsia="宋体" w:hAnsi="宋体"/>
        </w:rPr>
        <w:t xml:space="preserve">                        nowcard=i;</w:t>
      </w:r>
    </w:p>
    <w:p w:rsidR="006631C1" w:rsidRPr="000665B4" w:rsidRDefault="006631C1" w:rsidP="006631C1">
      <w:pPr>
        <w:rPr>
          <w:rFonts w:ascii="宋体" w:eastAsia="宋体" w:hAnsi="宋体"/>
        </w:rPr>
      </w:pPr>
      <w:r w:rsidRPr="000665B4">
        <w:rPr>
          <w:rFonts w:ascii="宋体" w:eastAsia="宋体" w:hAnsi="宋体"/>
        </w:rPr>
        <w:t xml:space="preserve">                        have[nowplayer][i]--;</w:t>
      </w:r>
    </w:p>
    <w:p w:rsidR="006631C1" w:rsidRPr="000665B4" w:rsidRDefault="006631C1" w:rsidP="006631C1">
      <w:pPr>
        <w:rPr>
          <w:rFonts w:ascii="宋体" w:eastAsia="宋体" w:hAnsi="宋体"/>
        </w:rPr>
      </w:pPr>
      <w:r w:rsidRPr="000665B4">
        <w:rPr>
          <w:rFonts w:ascii="宋体" w:eastAsia="宋体" w:hAnsi="宋体"/>
        </w:rPr>
        <w:t xml:space="preserve">                        have[nowplayer][0]--;</w:t>
      </w:r>
    </w:p>
    <w:p w:rsidR="006631C1" w:rsidRPr="000665B4" w:rsidRDefault="006631C1" w:rsidP="006631C1">
      <w:pPr>
        <w:rPr>
          <w:rFonts w:ascii="宋体" w:eastAsia="宋体" w:hAnsi="宋体"/>
        </w:rPr>
      </w:pPr>
      <w:r w:rsidRPr="000665B4">
        <w:rPr>
          <w:rFonts w:ascii="宋体" w:eastAsia="宋体" w:hAnsi="宋体"/>
        </w:rPr>
        <w:t xml:space="preserve">                        if(have[nowplayer][0]==0){</w:t>
      </w:r>
    </w:p>
    <w:p w:rsidR="006631C1" w:rsidRPr="000665B4" w:rsidRDefault="006631C1" w:rsidP="006631C1">
      <w:pPr>
        <w:rPr>
          <w:rFonts w:ascii="宋体" w:eastAsia="宋体" w:hAnsi="宋体"/>
        </w:rPr>
      </w:pPr>
      <w:r w:rsidRPr="000665B4">
        <w:rPr>
          <w:rFonts w:ascii="宋体" w:eastAsia="宋体" w:hAnsi="宋体"/>
        </w:rPr>
        <w:t xml:space="preserve">                            finish=true;</w:t>
      </w:r>
    </w:p>
    <w:p w:rsidR="006631C1" w:rsidRPr="000665B4" w:rsidRDefault="006631C1" w:rsidP="006631C1">
      <w:pPr>
        <w:rPr>
          <w:rFonts w:ascii="宋体" w:eastAsia="宋体" w:hAnsi="宋体"/>
        </w:rPr>
      </w:pPr>
      <w:r w:rsidRPr="000665B4">
        <w:rPr>
          <w:rFonts w:ascii="宋体" w:eastAsia="宋体" w:hAnsi="宋体"/>
        </w:rPr>
        <w:t xml:space="preserve">                            break;</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if(nowcard==13){</w:t>
      </w:r>
    </w:p>
    <w:p w:rsidR="006631C1" w:rsidRPr="000665B4" w:rsidRDefault="006631C1" w:rsidP="006631C1">
      <w:pPr>
        <w:rPr>
          <w:rFonts w:ascii="宋体" w:eastAsia="宋体" w:hAnsi="宋体"/>
        </w:rPr>
      </w:pPr>
      <w:r w:rsidRPr="000665B4">
        <w:rPr>
          <w:rFonts w:ascii="宋体" w:eastAsia="宋体" w:hAnsi="宋体"/>
        </w:rPr>
        <w:t xml:space="preserve">                            nowcard=-1;</w:t>
      </w:r>
    </w:p>
    <w:p w:rsidR="006631C1" w:rsidRPr="000665B4" w:rsidRDefault="006631C1" w:rsidP="006631C1">
      <w:pPr>
        <w:rPr>
          <w:rFonts w:ascii="宋体" w:eastAsia="宋体" w:hAnsi="宋体"/>
        </w:rPr>
      </w:pPr>
      <w:r w:rsidRPr="000665B4">
        <w:rPr>
          <w:rFonts w:ascii="宋体" w:eastAsia="宋体" w:hAnsi="宋体"/>
        </w:rPr>
        <w:t xml:space="preserve">                            for(int j=0;j&lt;playernum;j++){</w:t>
      </w:r>
    </w:p>
    <w:p w:rsidR="006631C1" w:rsidRPr="000665B4" w:rsidRDefault="006631C1" w:rsidP="006631C1">
      <w:pPr>
        <w:rPr>
          <w:rFonts w:ascii="宋体" w:eastAsia="宋体" w:hAnsi="宋体"/>
        </w:rPr>
      </w:pPr>
      <w:r w:rsidRPr="000665B4">
        <w:rPr>
          <w:rFonts w:ascii="宋体" w:eastAsia="宋体" w:hAnsi="宋体"/>
        </w:rPr>
        <w:t xml:space="preserve">                                if(cards.empty()) break;</w:t>
      </w:r>
    </w:p>
    <w:p w:rsidR="006631C1" w:rsidRPr="000665B4" w:rsidRDefault="006631C1" w:rsidP="006631C1">
      <w:pPr>
        <w:rPr>
          <w:rFonts w:ascii="宋体" w:eastAsia="宋体" w:hAnsi="宋体"/>
        </w:rPr>
      </w:pPr>
      <w:r w:rsidRPr="000665B4">
        <w:rPr>
          <w:rFonts w:ascii="宋体" w:eastAsia="宋体" w:hAnsi="宋体"/>
        </w:rPr>
        <w:t xml:space="preserve">                                int tmp=(nowplayer+j-1)%playernum+1;</w:t>
      </w:r>
    </w:p>
    <w:p w:rsidR="006631C1" w:rsidRPr="000665B4" w:rsidRDefault="006631C1" w:rsidP="006631C1">
      <w:pPr>
        <w:rPr>
          <w:rFonts w:ascii="宋体" w:eastAsia="宋体" w:hAnsi="宋体"/>
        </w:rPr>
      </w:pPr>
      <w:r w:rsidRPr="000665B4">
        <w:rPr>
          <w:rFonts w:ascii="宋体" w:eastAsia="宋体" w:hAnsi="宋体"/>
        </w:rPr>
        <w:t xml:space="preserve">                                have[tmp][cards.front()]++;</w:t>
      </w:r>
    </w:p>
    <w:p w:rsidR="006631C1" w:rsidRPr="000665B4" w:rsidRDefault="006631C1" w:rsidP="006631C1">
      <w:pPr>
        <w:rPr>
          <w:rFonts w:ascii="宋体" w:eastAsia="宋体" w:hAnsi="宋体"/>
        </w:rPr>
      </w:pPr>
      <w:r w:rsidRPr="000665B4">
        <w:rPr>
          <w:rFonts w:ascii="宋体" w:eastAsia="宋体" w:hAnsi="宋体"/>
        </w:rPr>
        <w:t xml:space="preserve">                                have[tmp][0]++;</w:t>
      </w:r>
    </w:p>
    <w:p w:rsidR="006631C1" w:rsidRPr="000665B4" w:rsidRDefault="006631C1" w:rsidP="006631C1">
      <w:pPr>
        <w:rPr>
          <w:rFonts w:ascii="宋体" w:eastAsia="宋体" w:hAnsi="宋体"/>
        </w:rPr>
      </w:pPr>
      <w:r w:rsidRPr="000665B4">
        <w:rPr>
          <w:rFonts w:ascii="宋体" w:eastAsia="宋体" w:hAnsi="宋体"/>
        </w:rPr>
        <w:t xml:space="preserve">                                cards.pop();</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break;</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if(finish) break;</w:t>
      </w:r>
    </w:p>
    <w:p w:rsidR="006631C1" w:rsidRPr="000665B4" w:rsidRDefault="006631C1" w:rsidP="006631C1">
      <w:pPr>
        <w:rPr>
          <w:rFonts w:ascii="宋体" w:eastAsia="宋体" w:hAnsi="宋体"/>
        </w:rPr>
      </w:pPr>
      <w:r w:rsidRPr="000665B4">
        <w:rPr>
          <w:rFonts w:ascii="宋体" w:eastAsia="宋体" w:hAnsi="宋体"/>
        </w:rPr>
        <w:t xml:space="preserve">            }else{</w:t>
      </w:r>
    </w:p>
    <w:p w:rsidR="006631C1" w:rsidRPr="000665B4" w:rsidRDefault="006631C1" w:rsidP="006631C1">
      <w:pPr>
        <w:rPr>
          <w:rFonts w:ascii="宋体" w:eastAsia="宋体" w:hAnsi="宋体"/>
        </w:rPr>
      </w:pPr>
      <w:r w:rsidRPr="000665B4">
        <w:rPr>
          <w:rFonts w:ascii="宋体" w:eastAsia="宋体" w:hAnsi="宋体"/>
        </w:rPr>
        <w:t xml:space="preserve">                int nextplayer;</w:t>
      </w:r>
    </w:p>
    <w:p w:rsidR="006631C1" w:rsidRPr="000665B4" w:rsidRDefault="006631C1" w:rsidP="006631C1">
      <w:pPr>
        <w:rPr>
          <w:rFonts w:ascii="宋体" w:eastAsia="宋体" w:hAnsi="宋体"/>
        </w:rPr>
      </w:pPr>
      <w:r w:rsidRPr="000665B4">
        <w:rPr>
          <w:rFonts w:ascii="宋体" w:eastAsia="宋体" w:hAnsi="宋体"/>
        </w:rPr>
        <w:t xml:space="preserve">                bool found=false;</w:t>
      </w:r>
    </w:p>
    <w:p w:rsidR="006631C1" w:rsidRPr="000665B4" w:rsidRDefault="006631C1" w:rsidP="006631C1">
      <w:pPr>
        <w:rPr>
          <w:rFonts w:ascii="宋体" w:eastAsia="宋体" w:hAnsi="宋体"/>
        </w:rPr>
      </w:pPr>
      <w:r w:rsidRPr="000665B4">
        <w:rPr>
          <w:rFonts w:ascii="宋体" w:eastAsia="宋体" w:hAnsi="宋体"/>
        </w:rPr>
        <w:t xml:space="preserve">                for(nextplayer=nowplayer%playernum+1;nextplayer!=nowplayer;nextplayer=(nextplayer%playernum)+1){</w:t>
      </w:r>
    </w:p>
    <w:p w:rsidR="006631C1" w:rsidRPr="000665B4" w:rsidRDefault="006631C1" w:rsidP="006631C1">
      <w:pPr>
        <w:rPr>
          <w:rFonts w:ascii="宋体" w:eastAsia="宋体" w:hAnsi="宋体"/>
        </w:rPr>
      </w:pPr>
      <w:r w:rsidRPr="000665B4">
        <w:rPr>
          <w:rFonts w:ascii="宋体" w:eastAsia="宋体" w:hAnsi="宋体"/>
        </w:rPr>
        <w:t xml:space="preserve">                    if(have[nextplayer][nowcard+1]||have[nextplayer][13]){</w:t>
      </w:r>
    </w:p>
    <w:p w:rsidR="006631C1" w:rsidRPr="000665B4" w:rsidRDefault="006631C1" w:rsidP="006631C1">
      <w:pPr>
        <w:rPr>
          <w:rFonts w:ascii="宋体" w:eastAsia="宋体" w:hAnsi="宋体"/>
        </w:rPr>
      </w:pPr>
      <w:r w:rsidRPr="000665B4">
        <w:rPr>
          <w:rFonts w:ascii="宋体" w:eastAsia="宋体" w:hAnsi="宋体"/>
        </w:rPr>
        <w:t xml:space="preserve">                        found=true;</w:t>
      </w:r>
    </w:p>
    <w:p w:rsidR="006631C1" w:rsidRPr="000665B4" w:rsidRDefault="006631C1" w:rsidP="006631C1">
      <w:pPr>
        <w:rPr>
          <w:rFonts w:ascii="宋体" w:eastAsia="宋体" w:hAnsi="宋体"/>
        </w:rPr>
      </w:pPr>
      <w:r w:rsidRPr="000665B4">
        <w:rPr>
          <w:rFonts w:ascii="宋体" w:eastAsia="宋体" w:hAnsi="宋体"/>
        </w:rPr>
        <w:t xml:space="preserve">                        if(have[nextplayer][nowcard+1]){</w:t>
      </w:r>
    </w:p>
    <w:p w:rsidR="006631C1" w:rsidRPr="000665B4" w:rsidRDefault="006631C1" w:rsidP="006631C1">
      <w:pPr>
        <w:rPr>
          <w:rFonts w:ascii="宋体" w:eastAsia="宋体" w:hAnsi="宋体"/>
        </w:rPr>
      </w:pPr>
      <w:r w:rsidRPr="000665B4">
        <w:rPr>
          <w:rFonts w:ascii="宋体" w:eastAsia="宋体" w:hAnsi="宋体"/>
        </w:rPr>
        <w:t xml:space="preserve">                            have[nextplayer][nowcard+1]--;</w:t>
      </w:r>
    </w:p>
    <w:p w:rsidR="006631C1" w:rsidRPr="000665B4" w:rsidRDefault="006631C1" w:rsidP="006631C1">
      <w:pPr>
        <w:rPr>
          <w:rFonts w:ascii="宋体" w:eastAsia="宋体" w:hAnsi="宋体"/>
        </w:rPr>
      </w:pPr>
      <w:r w:rsidRPr="000665B4">
        <w:rPr>
          <w:rFonts w:ascii="宋体" w:eastAsia="宋体" w:hAnsi="宋体"/>
        </w:rPr>
        <w:t xml:space="preserve">                            nowcard=nowcard+1;</w:t>
      </w:r>
    </w:p>
    <w:p w:rsidR="006631C1" w:rsidRPr="000665B4" w:rsidRDefault="006631C1" w:rsidP="006631C1">
      <w:pPr>
        <w:rPr>
          <w:rFonts w:ascii="宋体" w:eastAsia="宋体" w:hAnsi="宋体"/>
        </w:rPr>
      </w:pPr>
      <w:r w:rsidRPr="000665B4">
        <w:rPr>
          <w:rFonts w:ascii="宋体" w:eastAsia="宋体" w:hAnsi="宋体"/>
        </w:rPr>
        <w:t xml:space="preserve">                        }else{</w:t>
      </w:r>
    </w:p>
    <w:p w:rsidR="006631C1" w:rsidRPr="000665B4" w:rsidRDefault="006631C1" w:rsidP="006631C1">
      <w:pPr>
        <w:rPr>
          <w:rFonts w:ascii="宋体" w:eastAsia="宋体" w:hAnsi="宋体"/>
        </w:rPr>
      </w:pPr>
      <w:r w:rsidRPr="000665B4">
        <w:rPr>
          <w:rFonts w:ascii="宋体" w:eastAsia="宋体" w:hAnsi="宋体"/>
        </w:rPr>
        <w:t xml:space="preserve">                            have[nextplayer][13]--;</w:t>
      </w:r>
    </w:p>
    <w:p w:rsidR="006631C1" w:rsidRPr="000665B4" w:rsidRDefault="006631C1" w:rsidP="006631C1">
      <w:pPr>
        <w:rPr>
          <w:rFonts w:ascii="宋体" w:eastAsia="宋体" w:hAnsi="宋体"/>
        </w:rPr>
      </w:pPr>
      <w:r w:rsidRPr="000665B4">
        <w:rPr>
          <w:rFonts w:ascii="宋体" w:eastAsia="宋体" w:hAnsi="宋体"/>
        </w:rPr>
        <w:t xml:space="preserve">                            nowcard=13;</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lastRenderedPageBreak/>
        <w:t xml:space="preserve">                        have[nextplayer][0]--;</w:t>
      </w:r>
    </w:p>
    <w:p w:rsidR="006631C1" w:rsidRPr="000665B4" w:rsidRDefault="006631C1" w:rsidP="006631C1">
      <w:pPr>
        <w:rPr>
          <w:rFonts w:ascii="宋体" w:eastAsia="宋体" w:hAnsi="宋体"/>
        </w:rPr>
      </w:pPr>
      <w:r w:rsidRPr="000665B4">
        <w:rPr>
          <w:rFonts w:ascii="宋体" w:eastAsia="宋体" w:hAnsi="宋体"/>
        </w:rPr>
        <w:t xml:space="preserve">                        if(have[nextplayer][0]==0) finish=true;</w:t>
      </w:r>
    </w:p>
    <w:p w:rsidR="006631C1" w:rsidRPr="000665B4" w:rsidRDefault="006631C1" w:rsidP="006631C1">
      <w:pPr>
        <w:rPr>
          <w:rFonts w:ascii="宋体" w:eastAsia="宋体" w:hAnsi="宋体"/>
        </w:rPr>
      </w:pPr>
      <w:r w:rsidRPr="000665B4">
        <w:rPr>
          <w:rFonts w:ascii="宋体" w:eastAsia="宋体" w:hAnsi="宋体"/>
        </w:rPr>
        <w:t xml:space="preserve">                        nowplayer=nextplayer;</w:t>
      </w:r>
    </w:p>
    <w:p w:rsidR="006631C1" w:rsidRPr="000665B4" w:rsidRDefault="006631C1" w:rsidP="006631C1">
      <w:pPr>
        <w:rPr>
          <w:rFonts w:ascii="宋体" w:eastAsia="宋体" w:hAnsi="宋体"/>
        </w:rPr>
      </w:pPr>
      <w:r w:rsidRPr="000665B4">
        <w:rPr>
          <w:rFonts w:ascii="宋体" w:eastAsia="宋体" w:hAnsi="宋体"/>
        </w:rPr>
        <w:t xml:space="preserve">                        if(nowcard==13){</w:t>
      </w:r>
    </w:p>
    <w:p w:rsidR="006631C1" w:rsidRPr="000665B4" w:rsidRDefault="006631C1" w:rsidP="006631C1">
      <w:pPr>
        <w:rPr>
          <w:rFonts w:ascii="宋体" w:eastAsia="宋体" w:hAnsi="宋体"/>
        </w:rPr>
      </w:pPr>
      <w:r w:rsidRPr="000665B4">
        <w:rPr>
          <w:rFonts w:ascii="宋体" w:eastAsia="宋体" w:hAnsi="宋体"/>
        </w:rPr>
        <w:t xml:space="preserve">                            nowcard=-1;</w:t>
      </w:r>
    </w:p>
    <w:p w:rsidR="006631C1" w:rsidRPr="000665B4" w:rsidRDefault="006631C1" w:rsidP="006631C1">
      <w:pPr>
        <w:rPr>
          <w:rFonts w:ascii="宋体" w:eastAsia="宋体" w:hAnsi="宋体"/>
        </w:rPr>
      </w:pPr>
      <w:r w:rsidRPr="000665B4">
        <w:rPr>
          <w:rFonts w:ascii="宋体" w:eastAsia="宋体" w:hAnsi="宋体"/>
        </w:rPr>
        <w:t xml:space="preserve">                            for(int j=0;j&lt;playernum;j++){</w:t>
      </w:r>
    </w:p>
    <w:p w:rsidR="006631C1" w:rsidRPr="000665B4" w:rsidRDefault="006631C1" w:rsidP="006631C1">
      <w:pPr>
        <w:rPr>
          <w:rFonts w:ascii="宋体" w:eastAsia="宋体" w:hAnsi="宋体"/>
        </w:rPr>
      </w:pPr>
      <w:r w:rsidRPr="000665B4">
        <w:rPr>
          <w:rFonts w:ascii="宋体" w:eastAsia="宋体" w:hAnsi="宋体"/>
        </w:rPr>
        <w:t xml:space="preserve">                                if(cards.empty()) break;</w:t>
      </w:r>
    </w:p>
    <w:p w:rsidR="006631C1" w:rsidRPr="000665B4" w:rsidRDefault="006631C1" w:rsidP="006631C1">
      <w:pPr>
        <w:rPr>
          <w:rFonts w:ascii="宋体" w:eastAsia="宋体" w:hAnsi="宋体"/>
        </w:rPr>
      </w:pPr>
      <w:r w:rsidRPr="000665B4">
        <w:rPr>
          <w:rFonts w:ascii="宋体" w:eastAsia="宋体" w:hAnsi="宋体"/>
        </w:rPr>
        <w:t xml:space="preserve">                                int tmp=(nowplayer+j-1)%playernum+1;</w:t>
      </w:r>
    </w:p>
    <w:p w:rsidR="006631C1" w:rsidRPr="000665B4" w:rsidRDefault="006631C1" w:rsidP="006631C1">
      <w:pPr>
        <w:rPr>
          <w:rFonts w:ascii="宋体" w:eastAsia="宋体" w:hAnsi="宋体"/>
        </w:rPr>
      </w:pPr>
      <w:r w:rsidRPr="000665B4">
        <w:rPr>
          <w:rFonts w:ascii="宋体" w:eastAsia="宋体" w:hAnsi="宋体"/>
        </w:rPr>
        <w:t xml:space="preserve">                                have[tmp][cards.front()]++;</w:t>
      </w:r>
    </w:p>
    <w:p w:rsidR="006631C1" w:rsidRPr="000665B4" w:rsidRDefault="006631C1" w:rsidP="006631C1">
      <w:pPr>
        <w:rPr>
          <w:rFonts w:ascii="宋体" w:eastAsia="宋体" w:hAnsi="宋体"/>
        </w:rPr>
      </w:pPr>
      <w:r w:rsidRPr="000665B4">
        <w:rPr>
          <w:rFonts w:ascii="宋体" w:eastAsia="宋体" w:hAnsi="宋体"/>
        </w:rPr>
        <w:t xml:space="preserve">                                have[tmp][0]++;</w:t>
      </w:r>
    </w:p>
    <w:p w:rsidR="006631C1" w:rsidRPr="000665B4" w:rsidRDefault="006631C1" w:rsidP="006631C1">
      <w:pPr>
        <w:rPr>
          <w:rFonts w:ascii="宋体" w:eastAsia="宋体" w:hAnsi="宋体"/>
        </w:rPr>
      </w:pPr>
      <w:r w:rsidRPr="000665B4">
        <w:rPr>
          <w:rFonts w:ascii="宋体" w:eastAsia="宋体" w:hAnsi="宋体"/>
        </w:rPr>
        <w:t xml:space="preserve">                                cards.pop();</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break;</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if(finish) break;</w:t>
      </w:r>
    </w:p>
    <w:p w:rsidR="006631C1" w:rsidRPr="000665B4" w:rsidRDefault="006631C1" w:rsidP="006631C1">
      <w:pPr>
        <w:rPr>
          <w:rFonts w:ascii="宋体" w:eastAsia="宋体" w:hAnsi="宋体"/>
        </w:rPr>
      </w:pPr>
      <w:r w:rsidRPr="000665B4">
        <w:rPr>
          <w:rFonts w:ascii="宋体" w:eastAsia="宋体" w:hAnsi="宋体"/>
        </w:rPr>
        <w:t xml:space="preserve">                if(!found){</w:t>
      </w:r>
    </w:p>
    <w:p w:rsidR="006631C1" w:rsidRPr="000665B4" w:rsidRDefault="006631C1" w:rsidP="006631C1">
      <w:pPr>
        <w:rPr>
          <w:rFonts w:ascii="宋体" w:eastAsia="宋体" w:hAnsi="宋体"/>
        </w:rPr>
      </w:pPr>
      <w:r w:rsidRPr="000665B4">
        <w:rPr>
          <w:rFonts w:ascii="宋体" w:eastAsia="宋体" w:hAnsi="宋体"/>
        </w:rPr>
        <w:t xml:space="preserve">                    nowcard=-1;</w:t>
      </w:r>
    </w:p>
    <w:p w:rsidR="006631C1" w:rsidRPr="000665B4" w:rsidRDefault="006631C1" w:rsidP="006631C1">
      <w:pPr>
        <w:rPr>
          <w:rFonts w:ascii="宋体" w:eastAsia="宋体" w:hAnsi="宋体"/>
        </w:rPr>
      </w:pPr>
      <w:r w:rsidRPr="000665B4">
        <w:rPr>
          <w:rFonts w:ascii="宋体" w:eastAsia="宋体" w:hAnsi="宋体"/>
        </w:rPr>
        <w:t xml:space="preserve">                    for(int j=0;j&lt;playernum;j++){</w:t>
      </w:r>
    </w:p>
    <w:p w:rsidR="006631C1" w:rsidRPr="000665B4" w:rsidRDefault="006631C1" w:rsidP="006631C1">
      <w:pPr>
        <w:rPr>
          <w:rFonts w:ascii="宋体" w:eastAsia="宋体" w:hAnsi="宋体"/>
        </w:rPr>
      </w:pPr>
      <w:r w:rsidRPr="000665B4">
        <w:rPr>
          <w:rFonts w:ascii="宋体" w:eastAsia="宋体" w:hAnsi="宋体"/>
        </w:rPr>
        <w:t xml:space="preserve">                        if(cards.empty()) break;</w:t>
      </w:r>
    </w:p>
    <w:p w:rsidR="006631C1" w:rsidRPr="000665B4" w:rsidRDefault="006631C1" w:rsidP="006631C1">
      <w:pPr>
        <w:rPr>
          <w:rFonts w:ascii="宋体" w:eastAsia="宋体" w:hAnsi="宋体"/>
        </w:rPr>
      </w:pPr>
      <w:r w:rsidRPr="000665B4">
        <w:rPr>
          <w:rFonts w:ascii="宋体" w:eastAsia="宋体" w:hAnsi="宋体"/>
        </w:rPr>
        <w:t xml:space="preserve">                        int tmp=(nowplayer+j-1)%playernum+1;</w:t>
      </w:r>
    </w:p>
    <w:p w:rsidR="006631C1" w:rsidRPr="000665B4" w:rsidRDefault="006631C1" w:rsidP="006631C1">
      <w:pPr>
        <w:rPr>
          <w:rFonts w:ascii="宋体" w:eastAsia="宋体" w:hAnsi="宋体"/>
        </w:rPr>
      </w:pPr>
      <w:r w:rsidRPr="000665B4">
        <w:rPr>
          <w:rFonts w:ascii="宋体" w:eastAsia="宋体" w:hAnsi="宋体"/>
        </w:rPr>
        <w:t xml:space="preserve">                        have[tmp][cards.front()]++;</w:t>
      </w:r>
    </w:p>
    <w:p w:rsidR="006631C1" w:rsidRPr="000665B4" w:rsidRDefault="006631C1" w:rsidP="006631C1">
      <w:pPr>
        <w:rPr>
          <w:rFonts w:ascii="宋体" w:eastAsia="宋体" w:hAnsi="宋体"/>
        </w:rPr>
      </w:pPr>
      <w:r w:rsidRPr="000665B4">
        <w:rPr>
          <w:rFonts w:ascii="宋体" w:eastAsia="宋体" w:hAnsi="宋体"/>
        </w:rPr>
        <w:t xml:space="preserve">                        have[tmp][0]++;</w:t>
      </w:r>
    </w:p>
    <w:p w:rsidR="006631C1" w:rsidRPr="000665B4" w:rsidRDefault="006631C1" w:rsidP="006631C1">
      <w:pPr>
        <w:rPr>
          <w:rFonts w:ascii="宋体" w:eastAsia="宋体" w:hAnsi="宋体"/>
        </w:rPr>
      </w:pPr>
      <w:r w:rsidRPr="000665B4">
        <w:rPr>
          <w:rFonts w:ascii="宋体" w:eastAsia="宋体" w:hAnsi="宋体"/>
        </w:rPr>
        <w:t xml:space="preserve">                        cards.pop();</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printf("Case #%d:\n",casenum);</w:t>
      </w:r>
    </w:p>
    <w:p w:rsidR="006631C1" w:rsidRPr="000665B4" w:rsidRDefault="006631C1" w:rsidP="006631C1">
      <w:pPr>
        <w:rPr>
          <w:rFonts w:ascii="宋体" w:eastAsia="宋体" w:hAnsi="宋体"/>
        </w:rPr>
      </w:pPr>
      <w:r w:rsidRPr="000665B4">
        <w:rPr>
          <w:rFonts w:ascii="宋体" w:eastAsia="宋体" w:hAnsi="宋体"/>
        </w:rPr>
        <w:t xml:space="preserve">        for(int i=1;i&lt;=playernum;i++){</w:t>
      </w:r>
    </w:p>
    <w:p w:rsidR="006631C1" w:rsidRPr="000665B4" w:rsidRDefault="006631C1" w:rsidP="006631C1">
      <w:pPr>
        <w:rPr>
          <w:rFonts w:ascii="宋体" w:eastAsia="宋体" w:hAnsi="宋体"/>
        </w:rPr>
      </w:pPr>
      <w:r w:rsidRPr="000665B4">
        <w:rPr>
          <w:rFonts w:ascii="宋体" w:eastAsia="宋体" w:hAnsi="宋体"/>
        </w:rPr>
        <w:t xml:space="preserve">            if(have[i][0]==0) printf("Winner\n");</w:t>
      </w:r>
    </w:p>
    <w:p w:rsidR="006631C1" w:rsidRPr="000665B4" w:rsidRDefault="006631C1" w:rsidP="006631C1">
      <w:pPr>
        <w:rPr>
          <w:rFonts w:ascii="宋体" w:eastAsia="宋体" w:hAnsi="宋体"/>
        </w:rPr>
      </w:pPr>
      <w:r w:rsidRPr="000665B4">
        <w:rPr>
          <w:rFonts w:ascii="宋体" w:eastAsia="宋体" w:hAnsi="宋体"/>
        </w:rPr>
        <w:t xml:space="preserve">            else{</w:t>
      </w:r>
    </w:p>
    <w:p w:rsidR="006631C1" w:rsidRPr="000665B4" w:rsidRDefault="006631C1" w:rsidP="006631C1">
      <w:pPr>
        <w:rPr>
          <w:rFonts w:ascii="宋体" w:eastAsia="宋体" w:hAnsi="宋体"/>
        </w:rPr>
      </w:pPr>
      <w:r w:rsidRPr="000665B4">
        <w:rPr>
          <w:rFonts w:ascii="宋体" w:eastAsia="宋体" w:hAnsi="宋体"/>
        </w:rPr>
        <w:t xml:space="preserve">                int ans=0;</w:t>
      </w:r>
    </w:p>
    <w:p w:rsidR="006631C1" w:rsidRPr="000665B4" w:rsidRDefault="006631C1" w:rsidP="006631C1">
      <w:pPr>
        <w:rPr>
          <w:rFonts w:ascii="宋体" w:eastAsia="宋体" w:hAnsi="宋体"/>
        </w:rPr>
      </w:pPr>
      <w:r w:rsidRPr="000665B4">
        <w:rPr>
          <w:rFonts w:ascii="宋体" w:eastAsia="宋体" w:hAnsi="宋体"/>
        </w:rPr>
        <w:t xml:space="preserve">                for(int j=1;j&lt;=13;j++) ans+=have[i][j]*f2[j];</w:t>
      </w:r>
    </w:p>
    <w:p w:rsidR="006631C1" w:rsidRPr="000665B4" w:rsidRDefault="006631C1" w:rsidP="006631C1">
      <w:pPr>
        <w:rPr>
          <w:rFonts w:ascii="宋体" w:eastAsia="宋体" w:hAnsi="宋体"/>
        </w:rPr>
      </w:pPr>
      <w:r w:rsidRPr="000665B4">
        <w:rPr>
          <w:rFonts w:ascii="宋体" w:eastAsia="宋体" w:hAnsi="宋体"/>
        </w:rPr>
        <w:t xml:space="preserve">                printf("%d\n",ans);</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w:t>
      </w:r>
    </w:p>
    <w:p w:rsidR="006631C1" w:rsidRPr="000665B4" w:rsidRDefault="006631C1" w:rsidP="006631C1">
      <w:pPr>
        <w:rPr>
          <w:rFonts w:ascii="宋体" w:eastAsia="宋体" w:hAnsi="宋体"/>
        </w:rPr>
      </w:pPr>
      <w:r w:rsidRPr="000665B4">
        <w:rPr>
          <w:rFonts w:ascii="宋体" w:eastAsia="宋体" w:hAnsi="宋体"/>
        </w:rPr>
        <w:t xml:space="preserve">    return 0;</w:t>
      </w:r>
    </w:p>
    <w:p w:rsidR="006631C1" w:rsidRPr="000665B4" w:rsidRDefault="006631C1" w:rsidP="006631C1">
      <w:pPr>
        <w:rPr>
          <w:rFonts w:ascii="宋体" w:eastAsia="宋体" w:hAnsi="宋体"/>
        </w:rPr>
      </w:pPr>
      <w:r w:rsidRPr="000665B4">
        <w:rPr>
          <w:rFonts w:ascii="宋体" w:eastAsia="宋体" w:hAnsi="宋体"/>
        </w:rPr>
        <w:t>}</w:t>
      </w:r>
    </w:p>
    <w:p w:rsidR="006631C1" w:rsidRPr="000665B4" w:rsidRDefault="006631C1" w:rsidP="006631C1">
      <w:pPr>
        <w:rPr>
          <w:rFonts w:ascii="宋体" w:eastAsia="宋体" w:hAnsi="宋体"/>
        </w:rPr>
      </w:pPr>
    </w:p>
    <w:p w:rsidR="002A75B8" w:rsidRPr="000665B4" w:rsidRDefault="00561D62" w:rsidP="00561D62">
      <w:pPr>
        <w:pStyle w:val="3"/>
        <w:rPr>
          <w:rFonts w:ascii="宋体" w:eastAsia="宋体" w:hAnsi="宋体"/>
          <w:b w:val="0"/>
        </w:rPr>
      </w:pPr>
      <w:bookmarkStart w:id="63" w:name="_Toc524382964"/>
      <w:r w:rsidRPr="000665B4">
        <w:rPr>
          <w:rFonts w:ascii="宋体" w:eastAsia="宋体" w:hAnsi="宋体" w:hint="eastAsia"/>
          <w:b w:val="0"/>
        </w:rPr>
        <w:lastRenderedPageBreak/>
        <w:t>√-</w:t>
      </w:r>
      <w:r w:rsidRPr="000665B4">
        <w:rPr>
          <w:rFonts w:ascii="宋体" w:eastAsia="宋体" w:hAnsi="宋体"/>
          <w:b w:val="0"/>
        </w:rPr>
        <w:t>EOJ</w:t>
      </w:r>
      <w:r w:rsidRPr="000665B4">
        <w:rPr>
          <w:rFonts w:ascii="宋体" w:eastAsia="宋体" w:hAnsi="宋体" w:hint="eastAsia"/>
          <w:b w:val="0"/>
        </w:rPr>
        <w:t>-</w:t>
      </w:r>
      <w:r w:rsidRPr="000665B4">
        <w:rPr>
          <w:rFonts w:ascii="宋体" w:eastAsia="宋体" w:hAnsi="宋体"/>
          <w:b w:val="0"/>
        </w:rPr>
        <w:t>3628</w:t>
      </w:r>
      <w:r w:rsidRPr="000665B4">
        <w:rPr>
          <w:rFonts w:ascii="宋体" w:eastAsia="宋体" w:hAnsi="宋体" w:hint="eastAsia"/>
          <w:b w:val="0"/>
        </w:rPr>
        <w:t>-</w:t>
      </w:r>
      <w:r w:rsidRPr="000665B4">
        <w:rPr>
          <w:rFonts w:ascii="宋体" w:eastAsia="宋体" w:hAnsi="宋体"/>
          <w:b w:val="0"/>
        </w:rPr>
        <w:t xml:space="preserve"> </w:t>
      </w:r>
      <w:hyperlink r:id="rId28" w:history="1">
        <w:r w:rsidRPr="000665B4">
          <w:rPr>
            <w:rFonts w:ascii="宋体" w:eastAsia="宋体" w:hAnsi="宋体" w:hint="eastAsia"/>
            <w:b w:val="0"/>
          </w:rPr>
          <w:t>A Simple Convolution</w:t>
        </w:r>
        <w:bookmarkEnd w:id="63"/>
      </w:hyperlink>
      <w:r w:rsidR="008868F1" w:rsidRPr="000665B4">
        <w:rPr>
          <w:rFonts w:ascii="宋体" w:eastAsia="宋体" w:hAnsi="宋体"/>
          <w:b w:val="0"/>
        </w:rPr>
        <w:fldChar w:fldCharType="begin"/>
      </w:r>
      <w:r w:rsidR="008868F1" w:rsidRPr="000665B4">
        <w:rPr>
          <w:rFonts w:ascii="宋体" w:eastAsia="宋体" w:hAnsi="宋体"/>
        </w:rPr>
        <w:instrText xml:space="preserve"> XE "</w:instrText>
      </w:r>
      <w:r w:rsidR="008868F1" w:rsidRPr="000665B4">
        <w:rPr>
          <w:rFonts w:ascii="宋体" w:eastAsia="宋体" w:hAnsi="宋体" w:hint="eastAsia"/>
          <w:b w:val="0"/>
        </w:rPr>
        <w:instrText>√-</w:instrText>
      </w:r>
      <w:r w:rsidR="008868F1" w:rsidRPr="000665B4">
        <w:rPr>
          <w:rFonts w:ascii="宋体" w:eastAsia="宋体" w:hAnsi="宋体"/>
          <w:b w:val="0"/>
        </w:rPr>
        <w:instrText>EOJ</w:instrText>
      </w:r>
      <w:r w:rsidR="008868F1" w:rsidRPr="000665B4">
        <w:rPr>
          <w:rFonts w:ascii="宋体" w:eastAsia="宋体" w:hAnsi="宋体" w:hint="eastAsia"/>
          <w:b w:val="0"/>
        </w:rPr>
        <w:instrText>-</w:instrText>
      </w:r>
      <w:r w:rsidR="008868F1" w:rsidRPr="000665B4">
        <w:rPr>
          <w:rFonts w:ascii="宋体" w:eastAsia="宋体" w:hAnsi="宋体"/>
          <w:b w:val="0"/>
        </w:rPr>
        <w:instrText>3628</w:instrText>
      </w:r>
      <w:r w:rsidR="008868F1" w:rsidRPr="000665B4">
        <w:rPr>
          <w:rFonts w:ascii="宋体" w:eastAsia="宋体" w:hAnsi="宋体" w:hint="eastAsia"/>
          <w:b w:val="0"/>
        </w:rPr>
        <w:instrText>-</w:instrText>
      </w:r>
      <w:r w:rsidR="008868F1" w:rsidRPr="000665B4">
        <w:rPr>
          <w:rFonts w:ascii="宋体" w:eastAsia="宋体" w:hAnsi="宋体"/>
          <w:b w:val="0"/>
        </w:rPr>
        <w:instrText xml:space="preserve"> </w:instrText>
      </w:r>
      <w:r w:rsidR="008868F1" w:rsidRPr="000665B4">
        <w:rPr>
          <w:rFonts w:ascii="宋体" w:eastAsia="宋体" w:hAnsi="宋体" w:hint="eastAsia"/>
          <w:b w:val="0"/>
        </w:rPr>
        <w:instrText>A Simple Convolution</w:instrText>
      </w:r>
      <w:r w:rsidR="008868F1" w:rsidRPr="000665B4">
        <w:rPr>
          <w:rFonts w:ascii="宋体" w:eastAsia="宋体" w:hAnsi="宋体"/>
          <w:b w:val="0"/>
        </w:rPr>
        <w:instrText>:</w:instrText>
      </w:r>
      <w:r w:rsidR="008868F1" w:rsidRPr="000665B4">
        <w:rPr>
          <w:rFonts w:ascii="宋体" w:eastAsia="宋体" w:hAnsi="宋体"/>
        </w:rPr>
        <w:instrText xml:space="preserve">3628" \y "EOJ:3628" </w:instrText>
      </w:r>
      <w:r w:rsidR="008868F1" w:rsidRPr="000665B4">
        <w:rPr>
          <w:rFonts w:ascii="宋体" w:eastAsia="宋体" w:hAnsi="宋体"/>
          <w:b w:val="0"/>
        </w:rPr>
        <w:fldChar w:fldCharType="end"/>
      </w:r>
    </w:p>
    <w:p w:rsidR="00561D62" w:rsidRPr="000665B4" w:rsidRDefault="00561D62" w:rsidP="002A75B8">
      <w:pPr>
        <w:rPr>
          <w:rFonts w:ascii="宋体" w:eastAsia="宋体" w:hAnsi="宋体"/>
        </w:rPr>
      </w:pPr>
      <w:r w:rsidRPr="000665B4">
        <w:rPr>
          <w:rFonts w:ascii="宋体" w:eastAsia="宋体" w:hAnsi="宋体" w:hint="eastAsia"/>
        </w:rPr>
        <w:t>【source】2018EOJ8月月赛A</w:t>
      </w:r>
    </w:p>
    <w:p w:rsidR="00561D62" w:rsidRPr="000665B4" w:rsidRDefault="00561D62" w:rsidP="002A75B8">
      <w:pPr>
        <w:rPr>
          <w:rFonts w:ascii="宋体" w:eastAsia="宋体" w:hAnsi="宋体"/>
        </w:rPr>
      </w:pPr>
      <w:r w:rsidRPr="000665B4">
        <w:rPr>
          <w:rFonts w:ascii="宋体" w:eastAsia="宋体" w:hAnsi="宋体" w:hint="eastAsia"/>
        </w:rPr>
        <w:t>【难度】签到题</w:t>
      </w:r>
    </w:p>
    <w:p w:rsidR="00561D62" w:rsidRPr="000665B4" w:rsidRDefault="00561D62" w:rsidP="002A75B8">
      <w:pPr>
        <w:rPr>
          <w:rFonts w:ascii="宋体" w:eastAsia="宋体" w:hAnsi="宋体"/>
        </w:rPr>
      </w:pPr>
      <w:r w:rsidRPr="000665B4">
        <w:rPr>
          <w:rFonts w:ascii="宋体" w:eastAsia="宋体" w:hAnsi="宋体" w:hint="eastAsia"/>
        </w:rPr>
        <w:t>【TAG】模拟</w:t>
      </w:r>
    </w:p>
    <w:p w:rsidR="00561D62" w:rsidRPr="000665B4" w:rsidRDefault="00561D62" w:rsidP="002A75B8">
      <w:pPr>
        <w:rPr>
          <w:rFonts w:ascii="宋体" w:eastAsia="宋体" w:hAnsi="宋体"/>
        </w:rPr>
      </w:pPr>
      <w:r w:rsidRPr="000665B4">
        <w:rPr>
          <w:rFonts w:ascii="宋体" w:eastAsia="宋体" w:hAnsi="宋体" w:hint="eastAsia"/>
        </w:rPr>
        <w:t>【代码】</w:t>
      </w:r>
    </w:p>
    <w:p w:rsidR="00561D62" w:rsidRPr="000665B4" w:rsidRDefault="00561D62" w:rsidP="00561D62">
      <w:pPr>
        <w:rPr>
          <w:rFonts w:ascii="宋体" w:eastAsia="宋体" w:hAnsi="宋体"/>
        </w:rPr>
      </w:pPr>
      <w:r w:rsidRPr="000665B4">
        <w:rPr>
          <w:rFonts w:ascii="宋体" w:eastAsia="宋体" w:hAnsi="宋体"/>
        </w:rPr>
        <w:t>#include &lt;bits/stdc++.h&gt;</w:t>
      </w:r>
    </w:p>
    <w:p w:rsidR="00561D62" w:rsidRPr="000665B4" w:rsidRDefault="00561D62" w:rsidP="00561D62">
      <w:pPr>
        <w:rPr>
          <w:rFonts w:ascii="宋体" w:eastAsia="宋体" w:hAnsi="宋体"/>
        </w:rPr>
      </w:pPr>
      <w:r w:rsidRPr="000665B4">
        <w:rPr>
          <w:rFonts w:ascii="宋体" w:eastAsia="宋体" w:hAnsi="宋体"/>
        </w:rPr>
        <w:t>#define ll long long</w:t>
      </w:r>
    </w:p>
    <w:p w:rsidR="00561D62" w:rsidRPr="000665B4" w:rsidRDefault="00561D62" w:rsidP="00561D62">
      <w:pPr>
        <w:rPr>
          <w:rFonts w:ascii="宋体" w:eastAsia="宋体" w:hAnsi="宋体"/>
        </w:rPr>
      </w:pPr>
      <w:r w:rsidRPr="000665B4">
        <w:rPr>
          <w:rFonts w:ascii="宋体" w:eastAsia="宋体" w:hAnsi="宋体"/>
        </w:rPr>
        <w:t>#define MAXN 110</w:t>
      </w:r>
    </w:p>
    <w:p w:rsidR="00561D62" w:rsidRPr="000665B4" w:rsidRDefault="00561D62" w:rsidP="00561D62">
      <w:pPr>
        <w:rPr>
          <w:rFonts w:ascii="宋体" w:eastAsia="宋体" w:hAnsi="宋体"/>
        </w:rPr>
      </w:pPr>
    </w:p>
    <w:p w:rsidR="00561D62" w:rsidRPr="000665B4" w:rsidRDefault="00561D62" w:rsidP="00561D62">
      <w:pPr>
        <w:rPr>
          <w:rFonts w:ascii="宋体" w:eastAsia="宋体" w:hAnsi="宋体"/>
        </w:rPr>
      </w:pPr>
      <w:r w:rsidRPr="000665B4">
        <w:rPr>
          <w:rFonts w:ascii="宋体" w:eastAsia="宋体" w:hAnsi="宋体"/>
        </w:rPr>
        <w:t>using namespace std;</w:t>
      </w:r>
    </w:p>
    <w:p w:rsidR="00561D62" w:rsidRPr="000665B4" w:rsidRDefault="00561D62" w:rsidP="00561D62">
      <w:pPr>
        <w:rPr>
          <w:rFonts w:ascii="宋体" w:eastAsia="宋体" w:hAnsi="宋体"/>
        </w:rPr>
      </w:pPr>
    </w:p>
    <w:p w:rsidR="00561D62" w:rsidRPr="000665B4" w:rsidRDefault="00561D62" w:rsidP="00561D62">
      <w:pPr>
        <w:rPr>
          <w:rFonts w:ascii="宋体" w:eastAsia="宋体" w:hAnsi="宋体"/>
        </w:rPr>
      </w:pPr>
      <w:r w:rsidRPr="000665B4">
        <w:rPr>
          <w:rFonts w:ascii="宋体" w:eastAsia="宋体" w:hAnsi="宋体"/>
        </w:rPr>
        <w:t>int main()</w:t>
      </w:r>
    </w:p>
    <w:p w:rsidR="00561D62" w:rsidRPr="000665B4" w:rsidRDefault="00561D62" w:rsidP="00561D62">
      <w:pPr>
        <w:rPr>
          <w:rFonts w:ascii="宋体" w:eastAsia="宋体" w:hAnsi="宋体"/>
        </w:rPr>
      </w:pPr>
      <w:r w:rsidRPr="000665B4">
        <w:rPr>
          <w:rFonts w:ascii="宋体" w:eastAsia="宋体" w:hAnsi="宋体"/>
        </w:rPr>
        <w:t>{</w:t>
      </w:r>
    </w:p>
    <w:p w:rsidR="00561D62" w:rsidRPr="000665B4" w:rsidRDefault="00561D62" w:rsidP="00561D62">
      <w:pPr>
        <w:rPr>
          <w:rFonts w:ascii="宋体" w:eastAsia="宋体" w:hAnsi="宋体"/>
        </w:rPr>
      </w:pPr>
      <w:r w:rsidRPr="000665B4">
        <w:rPr>
          <w:rFonts w:ascii="宋体" w:eastAsia="宋体" w:hAnsi="宋体"/>
        </w:rPr>
        <w:t xml:space="preserve">    ll n,m,images[MAXN][MAXN],h,w,kernel[MAXN][MAXN];</w:t>
      </w:r>
    </w:p>
    <w:p w:rsidR="00561D62" w:rsidRPr="000665B4" w:rsidRDefault="00561D62" w:rsidP="00561D62">
      <w:pPr>
        <w:rPr>
          <w:rFonts w:ascii="宋体" w:eastAsia="宋体" w:hAnsi="宋体"/>
        </w:rPr>
      </w:pPr>
      <w:r w:rsidRPr="000665B4">
        <w:rPr>
          <w:rFonts w:ascii="宋体" w:eastAsia="宋体" w:hAnsi="宋体"/>
        </w:rPr>
        <w:t xml:space="preserve">    cin&gt;&gt;n&gt;&gt;m;</w:t>
      </w:r>
    </w:p>
    <w:p w:rsidR="00561D62" w:rsidRPr="000665B4" w:rsidRDefault="00561D62" w:rsidP="00561D62">
      <w:pPr>
        <w:rPr>
          <w:rFonts w:ascii="宋体" w:eastAsia="宋体" w:hAnsi="宋体"/>
        </w:rPr>
      </w:pPr>
      <w:r w:rsidRPr="000665B4">
        <w:rPr>
          <w:rFonts w:ascii="宋体" w:eastAsia="宋体" w:hAnsi="宋体"/>
        </w:rPr>
        <w:t xml:space="preserve">    for(int i=0;i&lt;n;i++){</w:t>
      </w:r>
    </w:p>
    <w:p w:rsidR="00561D62" w:rsidRPr="000665B4" w:rsidRDefault="00561D62" w:rsidP="00561D62">
      <w:pPr>
        <w:rPr>
          <w:rFonts w:ascii="宋体" w:eastAsia="宋体" w:hAnsi="宋体"/>
        </w:rPr>
      </w:pPr>
      <w:r w:rsidRPr="000665B4">
        <w:rPr>
          <w:rFonts w:ascii="宋体" w:eastAsia="宋体" w:hAnsi="宋体"/>
        </w:rPr>
        <w:t xml:space="preserve">        for(int j=0;j&lt;m;j++){</w:t>
      </w:r>
    </w:p>
    <w:p w:rsidR="00561D62" w:rsidRPr="000665B4" w:rsidRDefault="00561D62" w:rsidP="00561D62">
      <w:pPr>
        <w:rPr>
          <w:rFonts w:ascii="宋体" w:eastAsia="宋体" w:hAnsi="宋体"/>
        </w:rPr>
      </w:pPr>
      <w:r w:rsidRPr="000665B4">
        <w:rPr>
          <w:rFonts w:ascii="宋体" w:eastAsia="宋体" w:hAnsi="宋体"/>
        </w:rPr>
        <w:t xml:space="preserve">            cin&gt;&gt;images[i][j];</w:t>
      </w:r>
    </w:p>
    <w:p w:rsidR="00561D62" w:rsidRPr="000665B4" w:rsidRDefault="00561D62" w:rsidP="00561D62">
      <w:pPr>
        <w:rPr>
          <w:rFonts w:ascii="宋体" w:eastAsia="宋体" w:hAnsi="宋体"/>
        </w:rPr>
      </w:pPr>
      <w:r w:rsidRPr="000665B4">
        <w:rPr>
          <w:rFonts w:ascii="宋体" w:eastAsia="宋体" w:hAnsi="宋体"/>
        </w:rPr>
        <w:t xml:space="preserve">        }</w:t>
      </w:r>
    </w:p>
    <w:p w:rsidR="00561D62" w:rsidRPr="000665B4" w:rsidRDefault="00561D62" w:rsidP="00561D62">
      <w:pPr>
        <w:rPr>
          <w:rFonts w:ascii="宋体" w:eastAsia="宋体" w:hAnsi="宋体"/>
        </w:rPr>
      </w:pPr>
      <w:r w:rsidRPr="000665B4">
        <w:rPr>
          <w:rFonts w:ascii="宋体" w:eastAsia="宋体" w:hAnsi="宋体"/>
        </w:rPr>
        <w:t xml:space="preserve">    }</w:t>
      </w:r>
    </w:p>
    <w:p w:rsidR="00561D62" w:rsidRPr="000665B4" w:rsidRDefault="00561D62" w:rsidP="00561D62">
      <w:pPr>
        <w:rPr>
          <w:rFonts w:ascii="宋体" w:eastAsia="宋体" w:hAnsi="宋体"/>
        </w:rPr>
      </w:pPr>
      <w:r w:rsidRPr="000665B4">
        <w:rPr>
          <w:rFonts w:ascii="宋体" w:eastAsia="宋体" w:hAnsi="宋体"/>
        </w:rPr>
        <w:t xml:space="preserve">    cin&gt;&gt;h&gt;&gt;w;</w:t>
      </w:r>
    </w:p>
    <w:p w:rsidR="00561D62" w:rsidRPr="000665B4" w:rsidRDefault="00561D62" w:rsidP="00561D62">
      <w:pPr>
        <w:rPr>
          <w:rFonts w:ascii="宋体" w:eastAsia="宋体" w:hAnsi="宋体"/>
        </w:rPr>
      </w:pPr>
      <w:r w:rsidRPr="000665B4">
        <w:rPr>
          <w:rFonts w:ascii="宋体" w:eastAsia="宋体" w:hAnsi="宋体"/>
        </w:rPr>
        <w:t xml:space="preserve">    for(int i=0;i&lt;h;i++){</w:t>
      </w:r>
    </w:p>
    <w:p w:rsidR="00561D62" w:rsidRPr="000665B4" w:rsidRDefault="00561D62" w:rsidP="00561D62">
      <w:pPr>
        <w:rPr>
          <w:rFonts w:ascii="宋体" w:eastAsia="宋体" w:hAnsi="宋体"/>
        </w:rPr>
      </w:pPr>
      <w:r w:rsidRPr="000665B4">
        <w:rPr>
          <w:rFonts w:ascii="宋体" w:eastAsia="宋体" w:hAnsi="宋体"/>
        </w:rPr>
        <w:t xml:space="preserve">        for(int j=0;j&lt;w;j++){</w:t>
      </w:r>
    </w:p>
    <w:p w:rsidR="00561D62" w:rsidRPr="000665B4" w:rsidRDefault="00561D62" w:rsidP="00561D62">
      <w:pPr>
        <w:rPr>
          <w:rFonts w:ascii="宋体" w:eastAsia="宋体" w:hAnsi="宋体"/>
        </w:rPr>
      </w:pPr>
      <w:r w:rsidRPr="000665B4">
        <w:rPr>
          <w:rFonts w:ascii="宋体" w:eastAsia="宋体" w:hAnsi="宋体"/>
        </w:rPr>
        <w:t xml:space="preserve">            cin&gt;&gt;kernel[i][j];</w:t>
      </w:r>
    </w:p>
    <w:p w:rsidR="00561D62" w:rsidRPr="000665B4" w:rsidRDefault="00561D62" w:rsidP="00561D62">
      <w:pPr>
        <w:rPr>
          <w:rFonts w:ascii="宋体" w:eastAsia="宋体" w:hAnsi="宋体"/>
        </w:rPr>
      </w:pPr>
      <w:r w:rsidRPr="000665B4">
        <w:rPr>
          <w:rFonts w:ascii="宋体" w:eastAsia="宋体" w:hAnsi="宋体"/>
        </w:rPr>
        <w:t xml:space="preserve">        }</w:t>
      </w:r>
    </w:p>
    <w:p w:rsidR="00561D62" w:rsidRPr="000665B4" w:rsidRDefault="00561D62" w:rsidP="00561D62">
      <w:pPr>
        <w:rPr>
          <w:rFonts w:ascii="宋体" w:eastAsia="宋体" w:hAnsi="宋体"/>
        </w:rPr>
      </w:pPr>
      <w:r w:rsidRPr="000665B4">
        <w:rPr>
          <w:rFonts w:ascii="宋体" w:eastAsia="宋体" w:hAnsi="宋体"/>
        </w:rPr>
        <w:t xml:space="preserve">    }</w:t>
      </w:r>
    </w:p>
    <w:p w:rsidR="00561D62" w:rsidRPr="000665B4" w:rsidRDefault="00561D62" w:rsidP="00561D62">
      <w:pPr>
        <w:rPr>
          <w:rFonts w:ascii="宋体" w:eastAsia="宋体" w:hAnsi="宋体"/>
        </w:rPr>
      </w:pPr>
      <w:r w:rsidRPr="000665B4">
        <w:rPr>
          <w:rFonts w:ascii="宋体" w:eastAsia="宋体" w:hAnsi="宋体"/>
        </w:rPr>
        <w:t xml:space="preserve">    for(int i=0;i+h-1&lt;n;i++){</w:t>
      </w:r>
    </w:p>
    <w:p w:rsidR="00561D62" w:rsidRPr="000665B4" w:rsidRDefault="00561D62" w:rsidP="00561D62">
      <w:pPr>
        <w:rPr>
          <w:rFonts w:ascii="宋体" w:eastAsia="宋体" w:hAnsi="宋体"/>
        </w:rPr>
      </w:pPr>
      <w:r w:rsidRPr="000665B4">
        <w:rPr>
          <w:rFonts w:ascii="宋体" w:eastAsia="宋体" w:hAnsi="宋体"/>
        </w:rPr>
        <w:t xml:space="preserve">        for(int j=0;j+w-1&lt;m;j++){</w:t>
      </w:r>
    </w:p>
    <w:p w:rsidR="00561D62" w:rsidRPr="000665B4" w:rsidRDefault="00561D62" w:rsidP="00561D62">
      <w:pPr>
        <w:rPr>
          <w:rFonts w:ascii="宋体" w:eastAsia="宋体" w:hAnsi="宋体"/>
        </w:rPr>
      </w:pPr>
      <w:r w:rsidRPr="000665B4">
        <w:rPr>
          <w:rFonts w:ascii="宋体" w:eastAsia="宋体" w:hAnsi="宋体"/>
        </w:rPr>
        <w:t xml:space="preserve">            int ans=0;</w:t>
      </w:r>
    </w:p>
    <w:p w:rsidR="00561D62" w:rsidRPr="000665B4" w:rsidRDefault="00561D62" w:rsidP="00561D62">
      <w:pPr>
        <w:rPr>
          <w:rFonts w:ascii="宋体" w:eastAsia="宋体" w:hAnsi="宋体"/>
        </w:rPr>
      </w:pPr>
      <w:r w:rsidRPr="000665B4">
        <w:rPr>
          <w:rFonts w:ascii="宋体" w:eastAsia="宋体" w:hAnsi="宋体"/>
        </w:rPr>
        <w:t xml:space="preserve">            for(int ii=i;ii&lt;i+h;ii++){</w:t>
      </w:r>
    </w:p>
    <w:p w:rsidR="00561D62" w:rsidRPr="000665B4" w:rsidRDefault="00561D62" w:rsidP="00561D62">
      <w:pPr>
        <w:rPr>
          <w:rFonts w:ascii="宋体" w:eastAsia="宋体" w:hAnsi="宋体"/>
        </w:rPr>
      </w:pPr>
      <w:r w:rsidRPr="000665B4">
        <w:rPr>
          <w:rFonts w:ascii="宋体" w:eastAsia="宋体" w:hAnsi="宋体"/>
        </w:rPr>
        <w:t xml:space="preserve">                for(int jj=j;jj&lt;j+w;jj++){</w:t>
      </w:r>
    </w:p>
    <w:p w:rsidR="00561D62" w:rsidRPr="000665B4" w:rsidRDefault="00561D62" w:rsidP="00561D62">
      <w:pPr>
        <w:rPr>
          <w:rFonts w:ascii="宋体" w:eastAsia="宋体" w:hAnsi="宋体"/>
        </w:rPr>
      </w:pPr>
      <w:r w:rsidRPr="000665B4">
        <w:rPr>
          <w:rFonts w:ascii="宋体" w:eastAsia="宋体" w:hAnsi="宋体"/>
        </w:rPr>
        <w:t xml:space="preserve">                    ans+=images[ii][jj]*kernel[ii-i][jj-j];</w:t>
      </w:r>
    </w:p>
    <w:p w:rsidR="00561D62" w:rsidRPr="000665B4" w:rsidRDefault="00561D62" w:rsidP="00561D62">
      <w:pPr>
        <w:rPr>
          <w:rFonts w:ascii="宋体" w:eastAsia="宋体" w:hAnsi="宋体"/>
        </w:rPr>
      </w:pPr>
      <w:r w:rsidRPr="000665B4">
        <w:rPr>
          <w:rFonts w:ascii="宋体" w:eastAsia="宋体" w:hAnsi="宋体"/>
        </w:rPr>
        <w:t xml:space="preserve">                }</w:t>
      </w:r>
    </w:p>
    <w:p w:rsidR="00561D62" w:rsidRPr="000665B4" w:rsidRDefault="00561D62" w:rsidP="00561D62">
      <w:pPr>
        <w:rPr>
          <w:rFonts w:ascii="宋体" w:eastAsia="宋体" w:hAnsi="宋体"/>
        </w:rPr>
      </w:pPr>
      <w:r w:rsidRPr="000665B4">
        <w:rPr>
          <w:rFonts w:ascii="宋体" w:eastAsia="宋体" w:hAnsi="宋体"/>
        </w:rPr>
        <w:t xml:space="preserve">            }</w:t>
      </w:r>
    </w:p>
    <w:p w:rsidR="00561D62" w:rsidRPr="000665B4" w:rsidRDefault="00561D62" w:rsidP="00561D62">
      <w:pPr>
        <w:rPr>
          <w:rFonts w:ascii="宋体" w:eastAsia="宋体" w:hAnsi="宋体"/>
        </w:rPr>
      </w:pPr>
      <w:r w:rsidRPr="000665B4">
        <w:rPr>
          <w:rFonts w:ascii="宋体" w:eastAsia="宋体" w:hAnsi="宋体"/>
        </w:rPr>
        <w:t xml:space="preserve">            cout&lt;&lt;ans;</w:t>
      </w:r>
    </w:p>
    <w:p w:rsidR="00561D62" w:rsidRPr="000665B4" w:rsidRDefault="00561D62" w:rsidP="00561D62">
      <w:pPr>
        <w:rPr>
          <w:rFonts w:ascii="宋体" w:eastAsia="宋体" w:hAnsi="宋体"/>
        </w:rPr>
      </w:pPr>
      <w:r w:rsidRPr="000665B4">
        <w:rPr>
          <w:rFonts w:ascii="宋体" w:eastAsia="宋体" w:hAnsi="宋体"/>
        </w:rPr>
        <w:t xml:space="preserve">            if(j+w-1==m-1) cout&lt;&lt;endl;else cout&lt;&lt;" ";</w:t>
      </w:r>
    </w:p>
    <w:p w:rsidR="00561D62" w:rsidRPr="000665B4" w:rsidRDefault="00561D62" w:rsidP="00561D62">
      <w:pPr>
        <w:rPr>
          <w:rFonts w:ascii="宋体" w:eastAsia="宋体" w:hAnsi="宋体"/>
        </w:rPr>
      </w:pPr>
      <w:r w:rsidRPr="000665B4">
        <w:rPr>
          <w:rFonts w:ascii="宋体" w:eastAsia="宋体" w:hAnsi="宋体"/>
        </w:rPr>
        <w:t xml:space="preserve">        }</w:t>
      </w:r>
    </w:p>
    <w:p w:rsidR="00561D62" w:rsidRPr="000665B4" w:rsidRDefault="00561D62" w:rsidP="00561D62">
      <w:pPr>
        <w:rPr>
          <w:rFonts w:ascii="宋体" w:eastAsia="宋体" w:hAnsi="宋体"/>
        </w:rPr>
      </w:pPr>
      <w:r w:rsidRPr="000665B4">
        <w:rPr>
          <w:rFonts w:ascii="宋体" w:eastAsia="宋体" w:hAnsi="宋体"/>
        </w:rPr>
        <w:t xml:space="preserve">    }</w:t>
      </w:r>
    </w:p>
    <w:p w:rsidR="00561D62" w:rsidRPr="000665B4" w:rsidRDefault="00561D62" w:rsidP="00561D62">
      <w:pPr>
        <w:rPr>
          <w:rFonts w:ascii="宋体" w:eastAsia="宋体" w:hAnsi="宋体"/>
        </w:rPr>
      </w:pPr>
      <w:r w:rsidRPr="000665B4">
        <w:rPr>
          <w:rFonts w:ascii="宋体" w:eastAsia="宋体" w:hAnsi="宋体"/>
        </w:rPr>
        <w:t xml:space="preserve">    return 0;</w:t>
      </w:r>
    </w:p>
    <w:p w:rsidR="00561D62" w:rsidRPr="000665B4" w:rsidRDefault="00561D62" w:rsidP="00561D62">
      <w:pPr>
        <w:rPr>
          <w:rFonts w:ascii="宋体" w:eastAsia="宋体" w:hAnsi="宋体"/>
        </w:rPr>
      </w:pPr>
      <w:r w:rsidRPr="000665B4">
        <w:rPr>
          <w:rFonts w:ascii="宋体" w:eastAsia="宋体" w:hAnsi="宋体"/>
        </w:rPr>
        <w:t>}</w:t>
      </w:r>
    </w:p>
    <w:p w:rsidR="00F24997" w:rsidRPr="000665B4" w:rsidRDefault="00F24997" w:rsidP="00F24997">
      <w:pPr>
        <w:pStyle w:val="3"/>
        <w:rPr>
          <w:rFonts w:ascii="宋体" w:eastAsia="宋体" w:hAnsi="宋体"/>
          <w:b w:val="0"/>
        </w:rPr>
      </w:pPr>
      <w:bookmarkStart w:id="64" w:name="_Toc524382965"/>
      <w:r w:rsidRPr="000665B4">
        <w:rPr>
          <w:rFonts w:ascii="宋体" w:eastAsia="宋体" w:hAnsi="宋体" w:hint="eastAsia"/>
          <w:b w:val="0"/>
        </w:rPr>
        <w:lastRenderedPageBreak/>
        <w:t>√-牛客网2018暑期多校6A-</w:t>
      </w:r>
      <w:r w:rsidRPr="000665B4">
        <w:rPr>
          <w:rFonts w:ascii="宋体" w:eastAsia="宋体" w:hAnsi="宋体"/>
          <w:b w:val="0"/>
        </w:rPr>
        <w:t>Singing Contest</w:t>
      </w:r>
      <w:bookmarkEnd w:id="64"/>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√-牛客网2018暑期多校6A-</w:instrText>
      </w:r>
      <w:r w:rsidRPr="000665B4">
        <w:rPr>
          <w:rFonts w:ascii="宋体" w:eastAsia="宋体" w:hAnsi="宋体"/>
          <w:b w:val="0"/>
        </w:rPr>
        <w:instrText>Singing Contest</w:instrText>
      </w:r>
      <w:r w:rsidRPr="000665B4">
        <w:rPr>
          <w:rFonts w:ascii="宋体" w:eastAsia="宋体" w:hAnsi="宋体"/>
        </w:rPr>
        <w:instrText xml:space="preserve">" \y "牛客网" </w:instrText>
      </w:r>
      <w:r w:rsidRPr="000665B4">
        <w:rPr>
          <w:rFonts w:ascii="宋体" w:eastAsia="宋体" w:hAnsi="宋体"/>
          <w:b w:val="0"/>
        </w:rPr>
        <w:fldChar w:fldCharType="end"/>
      </w:r>
    </w:p>
    <w:p w:rsidR="00F24997" w:rsidRPr="000665B4" w:rsidRDefault="00F24997" w:rsidP="00F24997">
      <w:pPr>
        <w:rPr>
          <w:rFonts w:ascii="宋体" w:eastAsia="宋体" w:hAnsi="宋体"/>
        </w:rPr>
      </w:pPr>
      <w:r w:rsidRPr="000665B4">
        <w:rPr>
          <w:rFonts w:ascii="宋体" w:eastAsia="宋体" w:hAnsi="宋体" w:hint="eastAsia"/>
        </w:rPr>
        <w:t>【题意】</w:t>
      </w:r>
    </w:p>
    <w:p w:rsidR="00F24997" w:rsidRPr="000665B4" w:rsidRDefault="00F24997" w:rsidP="00F24997">
      <w:pPr>
        <w:rPr>
          <w:rFonts w:ascii="宋体" w:eastAsia="宋体" w:hAnsi="宋体"/>
        </w:rPr>
      </w:pPr>
      <w:r w:rsidRPr="000665B4">
        <w:rPr>
          <w:rFonts w:ascii="宋体" w:eastAsia="宋体" w:hAnsi="宋体" w:hint="eastAsia"/>
        </w:rPr>
        <w:t>【TAG】模拟 签到题</w:t>
      </w:r>
    </w:p>
    <w:p w:rsidR="00F24997" w:rsidRPr="000665B4" w:rsidRDefault="00F24997" w:rsidP="00F24997">
      <w:pPr>
        <w:rPr>
          <w:rFonts w:ascii="宋体" w:eastAsia="宋体" w:hAnsi="宋体"/>
        </w:rPr>
      </w:pPr>
      <w:r w:rsidRPr="000665B4">
        <w:rPr>
          <w:rFonts w:ascii="宋体" w:eastAsia="宋体" w:hAnsi="宋体" w:hint="eastAsia"/>
        </w:rPr>
        <w:t>【题解】贪心选择能击败对手的最小歌曲即可，我用了一个队列，每次2个队首的人出队比较，赢的人入队到队尾。</w:t>
      </w:r>
    </w:p>
    <w:p w:rsidR="00F24997" w:rsidRPr="000665B4" w:rsidRDefault="00F24997" w:rsidP="00F24997">
      <w:pPr>
        <w:rPr>
          <w:rFonts w:ascii="宋体" w:eastAsia="宋体" w:hAnsi="宋体"/>
        </w:rPr>
      </w:pPr>
      <w:r w:rsidRPr="000665B4">
        <w:rPr>
          <w:rFonts w:ascii="宋体" w:eastAsia="宋体" w:hAnsi="宋体" w:hint="eastAsia"/>
        </w:rPr>
        <w:t>【代码】</w:t>
      </w:r>
    </w:p>
    <w:p w:rsidR="00F24997" w:rsidRPr="000665B4" w:rsidRDefault="00F24997" w:rsidP="00F24997">
      <w:pPr>
        <w:rPr>
          <w:rFonts w:ascii="宋体" w:eastAsia="宋体" w:hAnsi="宋体"/>
        </w:rPr>
      </w:pPr>
      <w:r w:rsidRPr="000665B4">
        <w:rPr>
          <w:rFonts w:ascii="宋体" w:eastAsia="宋体" w:hAnsi="宋体"/>
        </w:rPr>
        <w:t>#include &lt;bits/stdc++.h&gt;</w:t>
      </w:r>
    </w:p>
    <w:p w:rsidR="00F24997" w:rsidRPr="000665B4" w:rsidRDefault="00F24997" w:rsidP="00F24997">
      <w:pPr>
        <w:rPr>
          <w:rFonts w:ascii="宋体" w:eastAsia="宋体" w:hAnsi="宋体"/>
        </w:rPr>
      </w:pPr>
      <w:r w:rsidRPr="000665B4">
        <w:rPr>
          <w:rFonts w:ascii="宋体" w:eastAsia="宋体" w:hAnsi="宋体"/>
        </w:rPr>
        <w:t>#define MAXM 16400</w:t>
      </w:r>
    </w:p>
    <w:p w:rsidR="00F24997" w:rsidRPr="000665B4" w:rsidRDefault="00F24997" w:rsidP="00F24997">
      <w:pPr>
        <w:rPr>
          <w:rFonts w:ascii="宋体" w:eastAsia="宋体" w:hAnsi="宋体"/>
        </w:rPr>
      </w:pPr>
      <w:r w:rsidRPr="000665B4">
        <w:rPr>
          <w:rFonts w:ascii="宋体" w:eastAsia="宋体" w:hAnsi="宋体"/>
        </w:rPr>
        <w:t>#define MAXN 15</w:t>
      </w:r>
    </w:p>
    <w:p w:rsidR="00F24997" w:rsidRPr="000665B4" w:rsidRDefault="00F24997" w:rsidP="00F24997">
      <w:pPr>
        <w:rPr>
          <w:rFonts w:ascii="宋体" w:eastAsia="宋体" w:hAnsi="宋体"/>
        </w:rPr>
      </w:pPr>
    </w:p>
    <w:p w:rsidR="00F24997" w:rsidRPr="000665B4" w:rsidRDefault="00F24997" w:rsidP="00F24997">
      <w:pPr>
        <w:rPr>
          <w:rFonts w:ascii="宋体" w:eastAsia="宋体" w:hAnsi="宋体"/>
        </w:rPr>
      </w:pPr>
      <w:r w:rsidRPr="000665B4">
        <w:rPr>
          <w:rFonts w:ascii="宋体" w:eastAsia="宋体" w:hAnsi="宋体"/>
        </w:rPr>
        <w:t>using namespace std;</w:t>
      </w:r>
    </w:p>
    <w:p w:rsidR="00F24997" w:rsidRPr="000665B4" w:rsidRDefault="00F24997" w:rsidP="00F24997">
      <w:pPr>
        <w:rPr>
          <w:rFonts w:ascii="宋体" w:eastAsia="宋体" w:hAnsi="宋体"/>
        </w:rPr>
      </w:pPr>
    </w:p>
    <w:p w:rsidR="00F24997" w:rsidRPr="000665B4" w:rsidRDefault="00F24997" w:rsidP="00F24997">
      <w:pPr>
        <w:rPr>
          <w:rFonts w:ascii="宋体" w:eastAsia="宋体" w:hAnsi="宋体"/>
        </w:rPr>
      </w:pPr>
      <w:r w:rsidRPr="000665B4">
        <w:rPr>
          <w:rFonts w:ascii="宋体" w:eastAsia="宋体" w:hAnsi="宋体"/>
        </w:rPr>
        <w:t>int fast_pow(int x,int n){</w:t>
      </w:r>
    </w:p>
    <w:p w:rsidR="00F24997" w:rsidRPr="000665B4" w:rsidRDefault="00F24997" w:rsidP="00F24997">
      <w:pPr>
        <w:rPr>
          <w:rFonts w:ascii="宋体" w:eastAsia="宋体" w:hAnsi="宋体"/>
        </w:rPr>
      </w:pPr>
      <w:r w:rsidRPr="000665B4">
        <w:rPr>
          <w:rFonts w:ascii="宋体" w:eastAsia="宋体" w:hAnsi="宋体"/>
        </w:rPr>
        <w:t xml:space="preserve">    int ans=1,base=x;</w:t>
      </w:r>
    </w:p>
    <w:p w:rsidR="00F24997" w:rsidRPr="000665B4" w:rsidRDefault="00F24997" w:rsidP="00F24997">
      <w:pPr>
        <w:rPr>
          <w:rFonts w:ascii="宋体" w:eastAsia="宋体" w:hAnsi="宋体"/>
        </w:rPr>
      </w:pPr>
      <w:r w:rsidRPr="000665B4">
        <w:rPr>
          <w:rFonts w:ascii="宋体" w:eastAsia="宋体" w:hAnsi="宋体"/>
        </w:rPr>
        <w:t xml:space="preserve">    while(n){</w:t>
      </w:r>
    </w:p>
    <w:p w:rsidR="00F24997" w:rsidRPr="000665B4" w:rsidRDefault="00F24997" w:rsidP="00F24997">
      <w:pPr>
        <w:rPr>
          <w:rFonts w:ascii="宋体" w:eastAsia="宋体" w:hAnsi="宋体"/>
        </w:rPr>
      </w:pPr>
      <w:r w:rsidRPr="000665B4">
        <w:rPr>
          <w:rFonts w:ascii="宋体" w:eastAsia="宋体" w:hAnsi="宋体"/>
        </w:rPr>
        <w:t xml:space="preserve">        if(n&amp;1) ans*=base;</w:t>
      </w:r>
    </w:p>
    <w:p w:rsidR="00F24997" w:rsidRPr="000665B4" w:rsidRDefault="00F24997" w:rsidP="00F24997">
      <w:pPr>
        <w:rPr>
          <w:rFonts w:ascii="宋体" w:eastAsia="宋体" w:hAnsi="宋体"/>
        </w:rPr>
      </w:pPr>
      <w:r w:rsidRPr="000665B4">
        <w:rPr>
          <w:rFonts w:ascii="宋体" w:eastAsia="宋体" w:hAnsi="宋体"/>
        </w:rPr>
        <w:t xml:space="preserve">        base*=base;</w:t>
      </w:r>
    </w:p>
    <w:p w:rsidR="00F24997" w:rsidRPr="000665B4" w:rsidRDefault="00F24997" w:rsidP="00F24997">
      <w:pPr>
        <w:rPr>
          <w:rFonts w:ascii="宋体" w:eastAsia="宋体" w:hAnsi="宋体"/>
        </w:rPr>
      </w:pPr>
      <w:r w:rsidRPr="000665B4">
        <w:rPr>
          <w:rFonts w:ascii="宋体" w:eastAsia="宋体" w:hAnsi="宋体"/>
        </w:rPr>
        <w:t xml:space="preserve">        n&gt;&gt;=1;</w:t>
      </w:r>
    </w:p>
    <w:p w:rsidR="00F24997" w:rsidRPr="000665B4" w:rsidRDefault="00F24997" w:rsidP="00F24997">
      <w:pPr>
        <w:rPr>
          <w:rFonts w:ascii="宋体" w:eastAsia="宋体" w:hAnsi="宋体"/>
        </w:rPr>
      </w:pPr>
      <w:r w:rsidRPr="000665B4">
        <w:rPr>
          <w:rFonts w:ascii="宋体" w:eastAsia="宋体" w:hAnsi="宋体"/>
        </w:rPr>
        <w:t xml:space="preserve">    }</w:t>
      </w:r>
    </w:p>
    <w:p w:rsidR="00F24997" w:rsidRPr="000665B4" w:rsidRDefault="00F24997" w:rsidP="00F24997">
      <w:pPr>
        <w:rPr>
          <w:rFonts w:ascii="宋体" w:eastAsia="宋体" w:hAnsi="宋体"/>
        </w:rPr>
      </w:pPr>
      <w:r w:rsidRPr="000665B4">
        <w:rPr>
          <w:rFonts w:ascii="宋体" w:eastAsia="宋体" w:hAnsi="宋体"/>
        </w:rPr>
        <w:t xml:space="preserve">    return ans;</w:t>
      </w:r>
    </w:p>
    <w:p w:rsidR="00F24997" w:rsidRPr="000665B4" w:rsidRDefault="00F24997" w:rsidP="00F24997">
      <w:pPr>
        <w:rPr>
          <w:rFonts w:ascii="宋体" w:eastAsia="宋体" w:hAnsi="宋体"/>
        </w:rPr>
      </w:pPr>
      <w:r w:rsidRPr="000665B4">
        <w:rPr>
          <w:rFonts w:ascii="宋体" w:eastAsia="宋体" w:hAnsi="宋体"/>
        </w:rPr>
        <w:t>}</w:t>
      </w:r>
    </w:p>
    <w:p w:rsidR="00F24997" w:rsidRPr="000665B4" w:rsidRDefault="00F24997" w:rsidP="00F24997">
      <w:pPr>
        <w:rPr>
          <w:rFonts w:ascii="宋体" w:eastAsia="宋体" w:hAnsi="宋体"/>
        </w:rPr>
      </w:pPr>
      <w:r w:rsidRPr="000665B4">
        <w:rPr>
          <w:rFonts w:ascii="宋体" w:eastAsia="宋体" w:hAnsi="宋体"/>
        </w:rPr>
        <w:t>bool cmp(int x,int y){</w:t>
      </w:r>
    </w:p>
    <w:p w:rsidR="00F24997" w:rsidRPr="000665B4" w:rsidRDefault="00F24997" w:rsidP="00F24997">
      <w:pPr>
        <w:rPr>
          <w:rFonts w:ascii="宋体" w:eastAsia="宋体" w:hAnsi="宋体"/>
        </w:rPr>
      </w:pPr>
      <w:r w:rsidRPr="000665B4">
        <w:rPr>
          <w:rFonts w:ascii="宋体" w:eastAsia="宋体" w:hAnsi="宋体"/>
        </w:rPr>
        <w:t xml:space="preserve">    return x&gt;y;</w:t>
      </w:r>
    </w:p>
    <w:p w:rsidR="00F24997" w:rsidRPr="000665B4" w:rsidRDefault="00F24997" w:rsidP="00F24997">
      <w:pPr>
        <w:rPr>
          <w:rFonts w:ascii="宋体" w:eastAsia="宋体" w:hAnsi="宋体"/>
        </w:rPr>
      </w:pPr>
      <w:r w:rsidRPr="000665B4">
        <w:rPr>
          <w:rFonts w:ascii="宋体" w:eastAsia="宋体" w:hAnsi="宋体"/>
        </w:rPr>
        <w:t>}</w:t>
      </w:r>
    </w:p>
    <w:p w:rsidR="00F24997" w:rsidRPr="000665B4" w:rsidRDefault="00F24997" w:rsidP="00F24997">
      <w:pPr>
        <w:rPr>
          <w:rFonts w:ascii="宋体" w:eastAsia="宋体" w:hAnsi="宋体"/>
        </w:rPr>
      </w:pPr>
    </w:p>
    <w:p w:rsidR="00F24997" w:rsidRPr="000665B4" w:rsidRDefault="00F24997" w:rsidP="00F24997">
      <w:pPr>
        <w:rPr>
          <w:rFonts w:ascii="宋体" w:eastAsia="宋体" w:hAnsi="宋体"/>
        </w:rPr>
      </w:pPr>
      <w:r w:rsidRPr="000665B4">
        <w:rPr>
          <w:rFonts w:ascii="宋体" w:eastAsia="宋体" w:hAnsi="宋体"/>
        </w:rPr>
        <w:t>struct node{</w:t>
      </w:r>
    </w:p>
    <w:p w:rsidR="00F24997" w:rsidRPr="000665B4" w:rsidRDefault="00F24997" w:rsidP="00F24997">
      <w:pPr>
        <w:rPr>
          <w:rFonts w:ascii="宋体" w:eastAsia="宋体" w:hAnsi="宋体"/>
        </w:rPr>
      </w:pPr>
      <w:r w:rsidRPr="000665B4">
        <w:rPr>
          <w:rFonts w:ascii="宋体" w:eastAsia="宋体" w:hAnsi="宋体"/>
        </w:rPr>
        <w:t xml:space="preserve">    int id,songs[MAXN];</w:t>
      </w:r>
    </w:p>
    <w:p w:rsidR="00F24997" w:rsidRPr="000665B4" w:rsidRDefault="00F24997" w:rsidP="00F24997">
      <w:pPr>
        <w:rPr>
          <w:rFonts w:ascii="宋体" w:eastAsia="宋体" w:hAnsi="宋体"/>
        </w:rPr>
      </w:pPr>
      <w:r w:rsidRPr="000665B4">
        <w:rPr>
          <w:rFonts w:ascii="宋体" w:eastAsia="宋体" w:hAnsi="宋体"/>
        </w:rPr>
        <w:t>};</w:t>
      </w:r>
    </w:p>
    <w:p w:rsidR="00F24997" w:rsidRPr="000665B4" w:rsidRDefault="00F24997" w:rsidP="00F24997">
      <w:pPr>
        <w:rPr>
          <w:rFonts w:ascii="宋体" w:eastAsia="宋体" w:hAnsi="宋体"/>
        </w:rPr>
      </w:pPr>
      <w:r w:rsidRPr="000665B4">
        <w:rPr>
          <w:rFonts w:ascii="宋体" w:eastAsia="宋体" w:hAnsi="宋体"/>
        </w:rPr>
        <w:t>typedef struct node singer;</w:t>
      </w:r>
    </w:p>
    <w:p w:rsidR="00F24997" w:rsidRPr="000665B4" w:rsidRDefault="00F24997" w:rsidP="00F24997">
      <w:pPr>
        <w:rPr>
          <w:rFonts w:ascii="宋体" w:eastAsia="宋体" w:hAnsi="宋体"/>
        </w:rPr>
      </w:pPr>
    </w:p>
    <w:p w:rsidR="00F24997" w:rsidRPr="000665B4" w:rsidRDefault="00F24997" w:rsidP="00F24997">
      <w:pPr>
        <w:rPr>
          <w:rFonts w:ascii="宋体" w:eastAsia="宋体" w:hAnsi="宋体"/>
        </w:rPr>
      </w:pPr>
      <w:r w:rsidRPr="000665B4">
        <w:rPr>
          <w:rFonts w:ascii="宋体" w:eastAsia="宋体" w:hAnsi="宋体"/>
        </w:rPr>
        <w:t>int compete(singer &amp;a,singer &amp;b,int n){</w:t>
      </w:r>
    </w:p>
    <w:p w:rsidR="00F24997" w:rsidRPr="000665B4" w:rsidRDefault="00F24997" w:rsidP="00F24997">
      <w:pPr>
        <w:rPr>
          <w:rFonts w:ascii="宋体" w:eastAsia="宋体" w:hAnsi="宋体"/>
        </w:rPr>
      </w:pPr>
      <w:r w:rsidRPr="000665B4">
        <w:rPr>
          <w:rFonts w:ascii="宋体" w:eastAsia="宋体" w:hAnsi="宋体"/>
        </w:rPr>
        <w:t xml:space="preserve">    if(a.songs[0]&gt;b.songs[0]){</w:t>
      </w:r>
    </w:p>
    <w:p w:rsidR="00F24997" w:rsidRPr="000665B4" w:rsidRDefault="00F24997" w:rsidP="00F24997">
      <w:pPr>
        <w:rPr>
          <w:rFonts w:ascii="宋体" w:eastAsia="宋体" w:hAnsi="宋体"/>
        </w:rPr>
      </w:pPr>
      <w:r w:rsidRPr="000665B4">
        <w:rPr>
          <w:rFonts w:ascii="宋体" w:eastAsia="宋体" w:hAnsi="宋体"/>
        </w:rPr>
        <w:t xml:space="preserve">        int k=0;</w:t>
      </w:r>
    </w:p>
    <w:p w:rsidR="00F24997" w:rsidRPr="000665B4" w:rsidRDefault="00F24997" w:rsidP="00F24997">
      <w:pPr>
        <w:rPr>
          <w:rFonts w:ascii="宋体" w:eastAsia="宋体" w:hAnsi="宋体"/>
        </w:rPr>
      </w:pPr>
      <w:r w:rsidRPr="000665B4">
        <w:rPr>
          <w:rFonts w:ascii="宋体" w:eastAsia="宋体" w:hAnsi="宋体"/>
        </w:rPr>
        <w:t xml:space="preserve">        while(k+1&lt;n&amp;&amp;a.songs[k+1]&gt;b.songs[0]) k++;</w:t>
      </w:r>
    </w:p>
    <w:p w:rsidR="00F24997" w:rsidRPr="000665B4" w:rsidRDefault="00F24997" w:rsidP="00F24997">
      <w:pPr>
        <w:rPr>
          <w:rFonts w:ascii="宋体" w:eastAsia="宋体" w:hAnsi="宋体"/>
        </w:rPr>
      </w:pPr>
      <w:r w:rsidRPr="000665B4">
        <w:rPr>
          <w:rFonts w:ascii="宋体" w:eastAsia="宋体" w:hAnsi="宋体"/>
        </w:rPr>
        <w:t xml:space="preserve">        //cout&lt;&lt;k&lt;&lt;endl;</w:t>
      </w:r>
    </w:p>
    <w:p w:rsidR="00F24997" w:rsidRPr="000665B4" w:rsidRDefault="00F24997" w:rsidP="00F24997">
      <w:pPr>
        <w:rPr>
          <w:rFonts w:ascii="宋体" w:eastAsia="宋体" w:hAnsi="宋体"/>
        </w:rPr>
      </w:pPr>
      <w:r w:rsidRPr="000665B4">
        <w:rPr>
          <w:rFonts w:ascii="宋体" w:eastAsia="宋体" w:hAnsi="宋体"/>
        </w:rPr>
        <w:t xml:space="preserve">        a.songs[k]=-1;</w:t>
      </w:r>
    </w:p>
    <w:p w:rsidR="00F24997" w:rsidRPr="000665B4" w:rsidRDefault="00F24997" w:rsidP="00F24997">
      <w:pPr>
        <w:rPr>
          <w:rFonts w:ascii="宋体" w:eastAsia="宋体" w:hAnsi="宋体"/>
        </w:rPr>
      </w:pPr>
      <w:r w:rsidRPr="000665B4">
        <w:rPr>
          <w:rFonts w:ascii="宋体" w:eastAsia="宋体" w:hAnsi="宋体"/>
        </w:rPr>
        <w:t xml:space="preserve">        sort(a.songs,a.songs+n,cmp);</w:t>
      </w:r>
    </w:p>
    <w:p w:rsidR="00F24997" w:rsidRPr="000665B4" w:rsidRDefault="00F24997" w:rsidP="00F24997">
      <w:pPr>
        <w:rPr>
          <w:rFonts w:ascii="宋体" w:eastAsia="宋体" w:hAnsi="宋体"/>
        </w:rPr>
      </w:pPr>
      <w:r w:rsidRPr="000665B4">
        <w:rPr>
          <w:rFonts w:ascii="宋体" w:eastAsia="宋体" w:hAnsi="宋体"/>
        </w:rPr>
        <w:t xml:space="preserve">        //for(int i=0;i&lt;n;i++) printf("%d ",a.songs[i]);</w:t>
      </w:r>
    </w:p>
    <w:p w:rsidR="00F24997" w:rsidRPr="000665B4" w:rsidRDefault="00F24997" w:rsidP="00F24997">
      <w:pPr>
        <w:rPr>
          <w:rFonts w:ascii="宋体" w:eastAsia="宋体" w:hAnsi="宋体"/>
        </w:rPr>
      </w:pPr>
      <w:r w:rsidRPr="000665B4">
        <w:rPr>
          <w:rFonts w:ascii="宋体" w:eastAsia="宋体" w:hAnsi="宋体"/>
        </w:rPr>
        <w:t xml:space="preserve">        //printf("\n");</w:t>
      </w:r>
    </w:p>
    <w:p w:rsidR="00F24997" w:rsidRPr="000665B4" w:rsidRDefault="00F24997" w:rsidP="00F24997">
      <w:pPr>
        <w:rPr>
          <w:rFonts w:ascii="宋体" w:eastAsia="宋体" w:hAnsi="宋体"/>
        </w:rPr>
      </w:pPr>
      <w:r w:rsidRPr="000665B4">
        <w:rPr>
          <w:rFonts w:ascii="宋体" w:eastAsia="宋体" w:hAnsi="宋体"/>
        </w:rPr>
        <w:t xml:space="preserve">        return 1;</w:t>
      </w:r>
    </w:p>
    <w:p w:rsidR="00F24997" w:rsidRPr="000665B4" w:rsidRDefault="00F24997" w:rsidP="00F24997">
      <w:pPr>
        <w:rPr>
          <w:rFonts w:ascii="宋体" w:eastAsia="宋体" w:hAnsi="宋体"/>
        </w:rPr>
      </w:pPr>
      <w:r w:rsidRPr="000665B4">
        <w:rPr>
          <w:rFonts w:ascii="宋体" w:eastAsia="宋体" w:hAnsi="宋体"/>
        </w:rPr>
        <w:t xml:space="preserve">    }</w:t>
      </w:r>
    </w:p>
    <w:p w:rsidR="00F24997" w:rsidRPr="000665B4" w:rsidRDefault="00F24997" w:rsidP="00F24997">
      <w:pPr>
        <w:rPr>
          <w:rFonts w:ascii="宋体" w:eastAsia="宋体" w:hAnsi="宋体"/>
        </w:rPr>
      </w:pPr>
      <w:r w:rsidRPr="000665B4">
        <w:rPr>
          <w:rFonts w:ascii="宋体" w:eastAsia="宋体" w:hAnsi="宋体"/>
        </w:rPr>
        <w:t xml:space="preserve">    int k=0;</w:t>
      </w:r>
    </w:p>
    <w:p w:rsidR="00F24997" w:rsidRPr="000665B4" w:rsidRDefault="00F24997" w:rsidP="00F24997">
      <w:pPr>
        <w:rPr>
          <w:rFonts w:ascii="宋体" w:eastAsia="宋体" w:hAnsi="宋体"/>
        </w:rPr>
      </w:pPr>
      <w:r w:rsidRPr="000665B4">
        <w:rPr>
          <w:rFonts w:ascii="宋体" w:eastAsia="宋体" w:hAnsi="宋体"/>
        </w:rPr>
        <w:lastRenderedPageBreak/>
        <w:t xml:space="preserve">    while(a.songs[0]&lt;b.songs[k+1]) k++;</w:t>
      </w:r>
    </w:p>
    <w:p w:rsidR="00F24997" w:rsidRPr="000665B4" w:rsidRDefault="00F24997" w:rsidP="00F24997">
      <w:pPr>
        <w:rPr>
          <w:rFonts w:ascii="宋体" w:eastAsia="宋体" w:hAnsi="宋体"/>
        </w:rPr>
      </w:pPr>
      <w:r w:rsidRPr="000665B4">
        <w:rPr>
          <w:rFonts w:ascii="宋体" w:eastAsia="宋体" w:hAnsi="宋体"/>
        </w:rPr>
        <w:t xml:space="preserve">    b.songs[k]=-1;</w:t>
      </w:r>
    </w:p>
    <w:p w:rsidR="00F24997" w:rsidRPr="000665B4" w:rsidRDefault="00F24997" w:rsidP="00F24997">
      <w:pPr>
        <w:rPr>
          <w:rFonts w:ascii="宋体" w:eastAsia="宋体" w:hAnsi="宋体"/>
        </w:rPr>
      </w:pPr>
      <w:r w:rsidRPr="000665B4">
        <w:rPr>
          <w:rFonts w:ascii="宋体" w:eastAsia="宋体" w:hAnsi="宋体"/>
        </w:rPr>
        <w:t xml:space="preserve">    sort(b.songs,b.songs+n,cmp);</w:t>
      </w:r>
    </w:p>
    <w:p w:rsidR="00F24997" w:rsidRPr="000665B4" w:rsidRDefault="00F24997" w:rsidP="00F24997">
      <w:pPr>
        <w:rPr>
          <w:rFonts w:ascii="宋体" w:eastAsia="宋体" w:hAnsi="宋体"/>
        </w:rPr>
      </w:pPr>
      <w:r w:rsidRPr="000665B4">
        <w:rPr>
          <w:rFonts w:ascii="宋体" w:eastAsia="宋体" w:hAnsi="宋体"/>
        </w:rPr>
        <w:t xml:space="preserve">    return 2;</w:t>
      </w:r>
    </w:p>
    <w:p w:rsidR="00F24997" w:rsidRPr="000665B4" w:rsidRDefault="00F24997" w:rsidP="00F24997">
      <w:pPr>
        <w:rPr>
          <w:rFonts w:ascii="宋体" w:eastAsia="宋体" w:hAnsi="宋体"/>
        </w:rPr>
      </w:pPr>
      <w:r w:rsidRPr="000665B4">
        <w:rPr>
          <w:rFonts w:ascii="宋体" w:eastAsia="宋体" w:hAnsi="宋体"/>
        </w:rPr>
        <w:t>}</w:t>
      </w:r>
    </w:p>
    <w:p w:rsidR="00F24997" w:rsidRPr="000665B4" w:rsidRDefault="00F24997" w:rsidP="00F24997">
      <w:pPr>
        <w:rPr>
          <w:rFonts w:ascii="宋体" w:eastAsia="宋体" w:hAnsi="宋体"/>
        </w:rPr>
      </w:pPr>
    </w:p>
    <w:p w:rsidR="00F24997" w:rsidRPr="000665B4" w:rsidRDefault="00F24997" w:rsidP="00F24997">
      <w:pPr>
        <w:rPr>
          <w:rFonts w:ascii="宋体" w:eastAsia="宋体" w:hAnsi="宋体"/>
        </w:rPr>
      </w:pPr>
      <w:r w:rsidRPr="000665B4">
        <w:rPr>
          <w:rFonts w:ascii="宋体" w:eastAsia="宋体" w:hAnsi="宋体"/>
        </w:rPr>
        <w:t>int main()</w:t>
      </w:r>
    </w:p>
    <w:p w:rsidR="00F24997" w:rsidRPr="000665B4" w:rsidRDefault="00F24997" w:rsidP="00F24997">
      <w:pPr>
        <w:rPr>
          <w:rFonts w:ascii="宋体" w:eastAsia="宋体" w:hAnsi="宋体"/>
        </w:rPr>
      </w:pPr>
      <w:r w:rsidRPr="000665B4">
        <w:rPr>
          <w:rFonts w:ascii="宋体" w:eastAsia="宋体" w:hAnsi="宋体"/>
        </w:rPr>
        <w:t>{</w:t>
      </w:r>
    </w:p>
    <w:p w:rsidR="00F24997" w:rsidRPr="000665B4" w:rsidRDefault="00F24997" w:rsidP="00F24997">
      <w:pPr>
        <w:rPr>
          <w:rFonts w:ascii="宋体" w:eastAsia="宋体" w:hAnsi="宋体"/>
        </w:rPr>
      </w:pPr>
      <w:r w:rsidRPr="000665B4">
        <w:rPr>
          <w:rFonts w:ascii="宋体" w:eastAsia="宋体" w:hAnsi="宋体"/>
        </w:rPr>
        <w:t xml:space="preserve">    int t;</w:t>
      </w:r>
    </w:p>
    <w:p w:rsidR="00F24997" w:rsidRPr="000665B4" w:rsidRDefault="00F24997" w:rsidP="00F24997">
      <w:pPr>
        <w:rPr>
          <w:rFonts w:ascii="宋体" w:eastAsia="宋体" w:hAnsi="宋体"/>
        </w:rPr>
      </w:pPr>
      <w:r w:rsidRPr="000665B4">
        <w:rPr>
          <w:rFonts w:ascii="宋体" w:eastAsia="宋体" w:hAnsi="宋体"/>
        </w:rPr>
        <w:t xml:space="preserve">    scanf("%d",&amp;t);</w:t>
      </w:r>
    </w:p>
    <w:p w:rsidR="00F24997" w:rsidRPr="000665B4" w:rsidRDefault="00F24997" w:rsidP="00F24997">
      <w:pPr>
        <w:rPr>
          <w:rFonts w:ascii="宋体" w:eastAsia="宋体" w:hAnsi="宋体"/>
        </w:rPr>
      </w:pPr>
      <w:r w:rsidRPr="000665B4">
        <w:rPr>
          <w:rFonts w:ascii="宋体" w:eastAsia="宋体" w:hAnsi="宋体"/>
        </w:rPr>
        <w:t xml:space="preserve">    for(int casenum=1;casenum&lt;=t;casenum++){</w:t>
      </w:r>
    </w:p>
    <w:p w:rsidR="00F24997" w:rsidRPr="000665B4" w:rsidRDefault="00F24997" w:rsidP="00F24997">
      <w:pPr>
        <w:rPr>
          <w:rFonts w:ascii="宋体" w:eastAsia="宋体" w:hAnsi="宋体"/>
        </w:rPr>
      </w:pPr>
      <w:r w:rsidRPr="000665B4">
        <w:rPr>
          <w:rFonts w:ascii="宋体" w:eastAsia="宋体" w:hAnsi="宋体"/>
        </w:rPr>
        <w:t xml:space="preserve">        int n,singernum;</w:t>
      </w:r>
    </w:p>
    <w:p w:rsidR="00F24997" w:rsidRPr="000665B4" w:rsidRDefault="00F24997" w:rsidP="00F24997">
      <w:pPr>
        <w:rPr>
          <w:rFonts w:ascii="宋体" w:eastAsia="宋体" w:hAnsi="宋体"/>
        </w:rPr>
      </w:pPr>
      <w:r w:rsidRPr="000665B4">
        <w:rPr>
          <w:rFonts w:ascii="宋体" w:eastAsia="宋体" w:hAnsi="宋体"/>
        </w:rPr>
        <w:t xml:space="preserve">        scanf("%d",&amp;n);</w:t>
      </w:r>
    </w:p>
    <w:p w:rsidR="00F24997" w:rsidRPr="000665B4" w:rsidRDefault="00F24997" w:rsidP="00F24997">
      <w:pPr>
        <w:rPr>
          <w:rFonts w:ascii="宋体" w:eastAsia="宋体" w:hAnsi="宋体"/>
        </w:rPr>
      </w:pPr>
      <w:r w:rsidRPr="000665B4">
        <w:rPr>
          <w:rFonts w:ascii="宋体" w:eastAsia="宋体" w:hAnsi="宋体"/>
        </w:rPr>
        <w:t xml:space="preserve">        singernum=fast_pow(2,n);</w:t>
      </w:r>
    </w:p>
    <w:p w:rsidR="00F24997" w:rsidRPr="000665B4" w:rsidRDefault="00F24997" w:rsidP="00F24997">
      <w:pPr>
        <w:rPr>
          <w:rFonts w:ascii="宋体" w:eastAsia="宋体" w:hAnsi="宋体"/>
        </w:rPr>
      </w:pPr>
      <w:r w:rsidRPr="000665B4">
        <w:rPr>
          <w:rFonts w:ascii="宋体" w:eastAsia="宋体" w:hAnsi="宋体"/>
        </w:rPr>
        <w:t xml:space="preserve">        queue&lt;singer&gt; q;</w:t>
      </w:r>
    </w:p>
    <w:p w:rsidR="00F24997" w:rsidRPr="000665B4" w:rsidRDefault="00F24997" w:rsidP="00F24997">
      <w:pPr>
        <w:rPr>
          <w:rFonts w:ascii="宋体" w:eastAsia="宋体" w:hAnsi="宋体"/>
        </w:rPr>
      </w:pPr>
      <w:r w:rsidRPr="000665B4">
        <w:rPr>
          <w:rFonts w:ascii="宋体" w:eastAsia="宋体" w:hAnsi="宋体"/>
        </w:rPr>
        <w:t xml:space="preserve">        while(!q.empty()) q.pop();</w:t>
      </w:r>
    </w:p>
    <w:p w:rsidR="00F24997" w:rsidRPr="000665B4" w:rsidRDefault="00F24997" w:rsidP="00F24997">
      <w:pPr>
        <w:rPr>
          <w:rFonts w:ascii="宋体" w:eastAsia="宋体" w:hAnsi="宋体"/>
        </w:rPr>
      </w:pPr>
      <w:r w:rsidRPr="000665B4">
        <w:rPr>
          <w:rFonts w:ascii="宋体" w:eastAsia="宋体" w:hAnsi="宋体"/>
        </w:rPr>
        <w:t xml:space="preserve">        for(int i=1;i&lt;=singernum;i++){</w:t>
      </w:r>
    </w:p>
    <w:p w:rsidR="00F24997" w:rsidRPr="000665B4" w:rsidRDefault="00F24997" w:rsidP="00F24997">
      <w:pPr>
        <w:rPr>
          <w:rFonts w:ascii="宋体" w:eastAsia="宋体" w:hAnsi="宋体"/>
        </w:rPr>
      </w:pPr>
      <w:r w:rsidRPr="000665B4">
        <w:rPr>
          <w:rFonts w:ascii="宋体" w:eastAsia="宋体" w:hAnsi="宋体"/>
        </w:rPr>
        <w:t xml:space="preserve">            singer newsinger;</w:t>
      </w:r>
    </w:p>
    <w:p w:rsidR="00F24997" w:rsidRPr="000665B4" w:rsidRDefault="00F24997" w:rsidP="00F24997">
      <w:pPr>
        <w:rPr>
          <w:rFonts w:ascii="宋体" w:eastAsia="宋体" w:hAnsi="宋体"/>
        </w:rPr>
      </w:pPr>
      <w:r w:rsidRPr="000665B4">
        <w:rPr>
          <w:rFonts w:ascii="宋体" w:eastAsia="宋体" w:hAnsi="宋体"/>
        </w:rPr>
        <w:t xml:space="preserve">            newsinger.id=i;</w:t>
      </w:r>
    </w:p>
    <w:p w:rsidR="00F24997" w:rsidRPr="000665B4" w:rsidRDefault="00F24997" w:rsidP="00F24997">
      <w:pPr>
        <w:rPr>
          <w:rFonts w:ascii="宋体" w:eastAsia="宋体" w:hAnsi="宋体"/>
        </w:rPr>
      </w:pPr>
      <w:r w:rsidRPr="000665B4">
        <w:rPr>
          <w:rFonts w:ascii="宋体" w:eastAsia="宋体" w:hAnsi="宋体"/>
        </w:rPr>
        <w:t xml:space="preserve">            for(int j=0;j&lt;n;j++) scanf("%d",&amp;newsinger.songs[j]);</w:t>
      </w:r>
    </w:p>
    <w:p w:rsidR="00F24997" w:rsidRPr="000665B4" w:rsidRDefault="00F24997" w:rsidP="00F24997">
      <w:pPr>
        <w:rPr>
          <w:rFonts w:ascii="宋体" w:eastAsia="宋体" w:hAnsi="宋体"/>
        </w:rPr>
      </w:pPr>
      <w:r w:rsidRPr="000665B4">
        <w:rPr>
          <w:rFonts w:ascii="宋体" w:eastAsia="宋体" w:hAnsi="宋体"/>
        </w:rPr>
        <w:t xml:space="preserve">            sort(newsinger.songs,newsinger.songs+n,cmp);</w:t>
      </w:r>
    </w:p>
    <w:p w:rsidR="00F24997" w:rsidRPr="000665B4" w:rsidRDefault="00F24997" w:rsidP="00F24997">
      <w:pPr>
        <w:rPr>
          <w:rFonts w:ascii="宋体" w:eastAsia="宋体" w:hAnsi="宋体"/>
        </w:rPr>
      </w:pPr>
      <w:r w:rsidRPr="000665B4">
        <w:rPr>
          <w:rFonts w:ascii="宋体" w:eastAsia="宋体" w:hAnsi="宋体"/>
        </w:rPr>
        <w:t xml:space="preserve">            q.push(newsinger);</w:t>
      </w:r>
    </w:p>
    <w:p w:rsidR="00F24997" w:rsidRPr="000665B4" w:rsidRDefault="00F24997" w:rsidP="00F24997">
      <w:pPr>
        <w:rPr>
          <w:rFonts w:ascii="宋体" w:eastAsia="宋体" w:hAnsi="宋体"/>
        </w:rPr>
      </w:pPr>
      <w:r w:rsidRPr="000665B4">
        <w:rPr>
          <w:rFonts w:ascii="宋体" w:eastAsia="宋体" w:hAnsi="宋体"/>
        </w:rPr>
        <w:t xml:space="preserve">        }</w:t>
      </w:r>
    </w:p>
    <w:p w:rsidR="00F24997" w:rsidRPr="000665B4" w:rsidRDefault="00F24997" w:rsidP="00F24997">
      <w:pPr>
        <w:rPr>
          <w:rFonts w:ascii="宋体" w:eastAsia="宋体" w:hAnsi="宋体"/>
        </w:rPr>
      </w:pPr>
      <w:r w:rsidRPr="000665B4">
        <w:rPr>
          <w:rFonts w:ascii="宋体" w:eastAsia="宋体" w:hAnsi="宋体"/>
        </w:rPr>
        <w:t xml:space="preserve">        while(q.size()&gt;1){</w:t>
      </w:r>
    </w:p>
    <w:p w:rsidR="00F24997" w:rsidRPr="000665B4" w:rsidRDefault="00F24997" w:rsidP="00F24997">
      <w:pPr>
        <w:rPr>
          <w:rFonts w:ascii="宋体" w:eastAsia="宋体" w:hAnsi="宋体"/>
        </w:rPr>
      </w:pPr>
      <w:r w:rsidRPr="000665B4">
        <w:rPr>
          <w:rFonts w:ascii="宋体" w:eastAsia="宋体" w:hAnsi="宋体"/>
        </w:rPr>
        <w:t xml:space="preserve">            singer s1,s2;</w:t>
      </w:r>
    </w:p>
    <w:p w:rsidR="00F24997" w:rsidRPr="000665B4" w:rsidRDefault="00F24997" w:rsidP="00F24997">
      <w:pPr>
        <w:rPr>
          <w:rFonts w:ascii="宋体" w:eastAsia="宋体" w:hAnsi="宋体"/>
        </w:rPr>
      </w:pPr>
      <w:r w:rsidRPr="000665B4">
        <w:rPr>
          <w:rFonts w:ascii="宋体" w:eastAsia="宋体" w:hAnsi="宋体"/>
        </w:rPr>
        <w:t xml:space="preserve">            s1=q.front(),q.pop(),s2=q.front(),q.pop();</w:t>
      </w:r>
    </w:p>
    <w:p w:rsidR="00F24997" w:rsidRPr="000665B4" w:rsidRDefault="00F24997" w:rsidP="00F24997">
      <w:pPr>
        <w:rPr>
          <w:rFonts w:ascii="宋体" w:eastAsia="宋体" w:hAnsi="宋体"/>
        </w:rPr>
      </w:pPr>
      <w:r w:rsidRPr="000665B4">
        <w:rPr>
          <w:rFonts w:ascii="宋体" w:eastAsia="宋体" w:hAnsi="宋体"/>
        </w:rPr>
        <w:t xml:space="preserve">            int result=compete(s1,s2,n);</w:t>
      </w:r>
    </w:p>
    <w:p w:rsidR="00F24997" w:rsidRPr="000665B4" w:rsidRDefault="00F24997" w:rsidP="00F24997">
      <w:pPr>
        <w:rPr>
          <w:rFonts w:ascii="宋体" w:eastAsia="宋体" w:hAnsi="宋体"/>
        </w:rPr>
      </w:pPr>
      <w:r w:rsidRPr="000665B4">
        <w:rPr>
          <w:rFonts w:ascii="宋体" w:eastAsia="宋体" w:hAnsi="宋体"/>
        </w:rPr>
        <w:t xml:space="preserve">            if(result==1) q.push(s1);else q.push(s2);</w:t>
      </w:r>
    </w:p>
    <w:p w:rsidR="00F24997" w:rsidRPr="000665B4" w:rsidRDefault="00F24997" w:rsidP="00F24997">
      <w:pPr>
        <w:rPr>
          <w:rFonts w:ascii="宋体" w:eastAsia="宋体" w:hAnsi="宋体"/>
        </w:rPr>
      </w:pPr>
      <w:r w:rsidRPr="000665B4">
        <w:rPr>
          <w:rFonts w:ascii="宋体" w:eastAsia="宋体" w:hAnsi="宋体"/>
        </w:rPr>
        <w:t xml:space="preserve">        }</w:t>
      </w:r>
    </w:p>
    <w:p w:rsidR="00F24997" w:rsidRPr="000665B4" w:rsidRDefault="00F24997" w:rsidP="00F24997">
      <w:pPr>
        <w:rPr>
          <w:rFonts w:ascii="宋体" w:eastAsia="宋体" w:hAnsi="宋体"/>
        </w:rPr>
      </w:pPr>
      <w:r w:rsidRPr="000665B4">
        <w:rPr>
          <w:rFonts w:ascii="宋体" w:eastAsia="宋体" w:hAnsi="宋体"/>
        </w:rPr>
        <w:t xml:space="preserve">        singer winner=q.front();</w:t>
      </w:r>
    </w:p>
    <w:p w:rsidR="00F24997" w:rsidRPr="000665B4" w:rsidRDefault="00F24997" w:rsidP="00F24997">
      <w:pPr>
        <w:rPr>
          <w:rFonts w:ascii="宋体" w:eastAsia="宋体" w:hAnsi="宋体"/>
        </w:rPr>
      </w:pPr>
      <w:r w:rsidRPr="000665B4">
        <w:rPr>
          <w:rFonts w:ascii="宋体" w:eastAsia="宋体" w:hAnsi="宋体"/>
        </w:rPr>
        <w:t xml:space="preserve">        printf("Case #%d: %d\n",casenum,winner.id);</w:t>
      </w:r>
    </w:p>
    <w:p w:rsidR="00F24997" w:rsidRPr="000665B4" w:rsidRDefault="00F24997" w:rsidP="00F24997">
      <w:pPr>
        <w:rPr>
          <w:rFonts w:ascii="宋体" w:eastAsia="宋体" w:hAnsi="宋体"/>
        </w:rPr>
      </w:pPr>
      <w:r w:rsidRPr="000665B4">
        <w:rPr>
          <w:rFonts w:ascii="宋体" w:eastAsia="宋体" w:hAnsi="宋体"/>
        </w:rPr>
        <w:t xml:space="preserve">    }</w:t>
      </w:r>
    </w:p>
    <w:p w:rsidR="00F24997" w:rsidRPr="000665B4" w:rsidRDefault="00F24997" w:rsidP="00F24997">
      <w:pPr>
        <w:rPr>
          <w:rFonts w:ascii="宋体" w:eastAsia="宋体" w:hAnsi="宋体"/>
        </w:rPr>
      </w:pPr>
      <w:r w:rsidRPr="000665B4">
        <w:rPr>
          <w:rFonts w:ascii="宋体" w:eastAsia="宋体" w:hAnsi="宋体"/>
        </w:rPr>
        <w:t xml:space="preserve">    return 0;</w:t>
      </w:r>
    </w:p>
    <w:p w:rsidR="00F24997" w:rsidRPr="000665B4" w:rsidRDefault="00F24997" w:rsidP="00F24997">
      <w:pPr>
        <w:rPr>
          <w:rFonts w:ascii="宋体" w:eastAsia="宋体" w:hAnsi="宋体"/>
        </w:rPr>
      </w:pPr>
      <w:r w:rsidRPr="000665B4">
        <w:rPr>
          <w:rFonts w:ascii="宋体" w:eastAsia="宋体" w:hAnsi="宋体"/>
        </w:rPr>
        <w:t>}</w:t>
      </w:r>
    </w:p>
    <w:p w:rsidR="00B05E53" w:rsidRPr="000665B4" w:rsidRDefault="00B05E53" w:rsidP="00B05E53">
      <w:pPr>
        <w:pStyle w:val="3"/>
        <w:rPr>
          <w:rFonts w:ascii="宋体" w:eastAsia="宋体" w:hAnsi="宋体"/>
          <w:b w:val="0"/>
        </w:rPr>
      </w:pPr>
      <w:bookmarkStart w:id="65" w:name="_Toc524382966"/>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633</w:t>
      </w:r>
      <w:r w:rsidRPr="000665B4">
        <w:rPr>
          <w:rFonts w:ascii="宋体" w:eastAsia="宋体" w:hAnsi="宋体" w:hint="eastAsia"/>
          <w:b w:val="0"/>
        </w:rPr>
        <w:t>0-</w:t>
      </w:r>
      <w:r w:rsidRPr="000665B4">
        <w:rPr>
          <w:rFonts w:ascii="宋体" w:eastAsia="宋体" w:hAnsi="宋体"/>
          <w:b w:val="0"/>
        </w:rPr>
        <w:t>Visual Cube</w:t>
      </w:r>
      <w:r w:rsidRPr="000665B4">
        <w:rPr>
          <w:rFonts w:ascii="宋体" w:eastAsia="宋体" w:hAnsi="宋体" w:hint="eastAsia"/>
          <w:b w:val="0"/>
        </w:rPr>
        <w:t>-签到题</w:t>
      </w:r>
      <w:bookmarkEnd w:id="65"/>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633</w:instrText>
      </w:r>
      <w:r w:rsidRPr="000665B4">
        <w:rPr>
          <w:rFonts w:ascii="宋体" w:eastAsia="宋体" w:hAnsi="宋体" w:hint="eastAsia"/>
          <w:b w:val="0"/>
        </w:rPr>
        <w:instrText>0-</w:instrText>
      </w:r>
      <w:r w:rsidRPr="000665B4">
        <w:rPr>
          <w:rFonts w:ascii="宋体" w:eastAsia="宋体" w:hAnsi="宋体"/>
          <w:b w:val="0"/>
        </w:rPr>
        <w:instrText>Visual Cube</w:instrText>
      </w:r>
      <w:r w:rsidRPr="000665B4">
        <w:rPr>
          <w:rFonts w:ascii="宋体" w:eastAsia="宋体" w:hAnsi="宋体" w:hint="eastAsia"/>
          <w:b w:val="0"/>
        </w:rPr>
        <w:instrText>-签到题</w:instrText>
      </w:r>
      <w:r w:rsidRPr="000665B4">
        <w:rPr>
          <w:rFonts w:ascii="宋体" w:eastAsia="宋体" w:hAnsi="宋体"/>
          <w:b w:val="0"/>
        </w:rPr>
        <w:instrText>:</w:instrText>
      </w:r>
      <w:r w:rsidRPr="000665B4">
        <w:rPr>
          <w:rFonts w:ascii="宋体" w:eastAsia="宋体" w:hAnsi="宋体"/>
        </w:rPr>
        <w:instrText xml:space="preserve">6330" \y "HDU:6330" </w:instrText>
      </w:r>
      <w:r w:rsidRPr="000665B4">
        <w:rPr>
          <w:rFonts w:ascii="宋体" w:eastAsia="宋体" w:hAnsi="宋体"/>
          <w:b w:val="0"/>
        </w:rPr>
        <w:fldChar w:fldCharType="end"/>
      </w:r>
    </w:p>
    <w:p w:rsidR="00B05E53" w:rsidRPr="000665B4" w:rsidRDefault="00B05E53" w:rsidP="00117B01">
      <w:pPr>
        <w:rPr>
          <w:rFonts w:ascii="宋体" w:eastAsia="宋体" w:hAnsi="宋体"/>
        </w:rPr>
      </w:pPr>
      <w:r w:rsidRPr="000665B4">
        <w:rPr>
          <w:rFonts w:ascii="宋体" w:eastAsia="宋体" w:hAnsi="宋体" w:hint="eastAsia"/>
        </w:rPr>
        <w:t>【题意】给定长宽高，输出立方体模拟图</w:t>
      </w:r>
    </w:p>
    <w:p w:rsidR="00B05E53" w:rsidRPr="000665B4" w:rsidRDefault="00B05E53" w:rsidP="00117B01">
      <w:pPr>
        <w:rPr>
          <w:rFonts w:ascii="宋体" w:eastAsia="宋体" w:hAnsi="宋体"/>
        </w:rPr>
      </w:pPr>
      <w:r w:rsidRPr="000665B4">
        <w:rPr>
          <w:rFonts w:ascii="宋体" w:eastAsia="宋体" w:hAnsi="宋体"/>
          <w:noProof/>
        </w:rPr>
        <w:drawing>
          <wp:inline distT="0" distB="0" distL="0" distR="0" wp14:anchorId="33EE0D6C" wp14:editId="4E85A873">
            <wp:extent cx="2638425" cy="847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9976" b="78405"/>
                    <a:stretch/>
                  </pic:blipFill>
                  <pic:spPr bwMode="auto">
                    <a:xfrm>
                      <a:off x="0" y="0"/>
                      <a:ext cx="2638425" cy="847725"/>
                    </a:xfrm>
                    <a:prstGeom prst="rect">
                      <a:avLst/>
                    </a:prstGeom>
                    <a:ln>
                      <a:noFill/>
                    </a:ln>
                    <a:extLst>
                      <a:ext uri="{53640926-AAD7-44D8-BBD7-CCE9431645EC}">
                        <a14:shadowObscured xmlns:a14="http://schemas.microsoft.com/office/drawing/2010/main"/>
                      </a:ext>
                    </a:extLst>
                  </pic:spPr>
                </pic:pic>
              </a:graphicData>
            </a:graphic>
          </wp:inline>
        </w:drawing>
      </w:r>
      <w:r w:rsidRPr="000665B4">
        <w:rPr>
          <w:rFonts w:ascii="宋体" w:eastAsia="宋体" w:hAnsi="宋体"/>
          <w:noProof/>
        </w:rPr>
        <w:lastRenderedPageBreak/>
        <w:drawing>
          <wp:inline distT="0" distB="0" distL="0" distR="0" wp14:anchorId="789C10CD" wp14:editId="163D7E30">
            <wp:extent cx="2635885" cy="3925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0024"/>
                    <a:stretch/>
                  </pic:blipFill>
                  <pic:spPr bwMode="auto">
                    <a:xfrm>
                      <a:off x="0" y="0"/>
                      <a:ext cx="2635885" cy="3925570"/>
                    </a:xfrm>
                    <a:prstGeom prst="rect">
                      <a:avLst/>
                    </a:prstGeom>
                    <a:ln>
                      <a:noFill/>
                    </a:ln>
                    <a:extLst>
                      <a:ext uri="{53640926-AAD7-44D8-BBD7-CCE9431645EC}">
                        <a14:shadowObscured xmlns:a14="http://schemas.microsoft.com/office/drawing/2010/main"/>
                      </a:ext>
                    </a:extLst>
                  </pic:spPr>
                </pic:pic>
              </a:graphicData>
            </a:graphic>
          </wp:inline>
        </w:drawing>
      </w:r>
    </w:p>
    <w:p w:rsidR="00B05E53" w:rsidRPr="000665B4" w:rsidRDefault="00B05E53" w:rsidP="00117B01">
      <w:pPr>
        <w:rPr>
          <w:rFonts w:ascii="宋体" w:eastAsia="宋体" w:hAnsi="宋体"/>
        </w:rPr>
      </w:pPr>
      <w:r w:rsidRPr="000665B4">
        <w:rPr>
          <w:rFonts w:ascii="宋体" w:eastAsia="宋体" w:hAnsi="宋体" w:hint="eastAsia"/>
        </w:rPr>
        <w:t>【题解】2018杭电暑期多校L题签到题；直接找规律输出；每一行计算一下加在前面的点和加在后面的点数。</w:t>
      </w:r>
    </w:p>
    <w:p w:rsidR="00B05E53" w:rsidRPr="000665B4" w:rsidRDefault="00B05E53" w:rsidP="00117B01">
      <w:pPr>
        <w:rPr>
          <w:rFonts w:ascii="宋体" w:eastAsia="宋体" w:hAnsi="宋体"/>
        </w:rPr>
      </w:pPr>
      <w:r w:rsidRPr="000665B4">
        <w:rPr>
          <w:rFonts w:ascii="宋体" w:eastAsia="宋体" w:hAnsi="宋体" w:hint="eastAsia"/>
        </w:rPr>
        <w:t>【代码】</w:t>
      </w:r>
    </w:p>
    <w:p w:rsidR="00B05E53" w:rsidRPr="000665B4" w:rsidRDefault="00B05E53" w:rsidP="00B05E53">
      <w:pPr>
        <w:rPr>
          <w:rFonts w:ascii="宋体" w:eastAsia="宋体" w:hAnsi="宋体"/>
        </w:rPr>
      </w:pPr>
      <w:r w:rsidRPr="000665B4">
        <w:rPr>
          <w:rFonts w:ascii="宋体" w:eastAsia="宋体" w:hAnsi="宋体"/>
        </w:rPr>
        <w:t>#include &lt;bits/stdc++.h&gt;</w:t>
      </w:r>
    </w:p>
    <w:p w:rsidR="00B05E53" w:rsidRPr="000665B4" w:rsidRDefault="00B05E53" w:rsidP="00B05E53">
      <w:pPr>
        <w:rPr>
          <w:rFonts w:ascii="宋体" w:eastAsia="宋体" w:hAnsi="宋体"/>
        </w:rPr>
      </w:pPr>
    </w:p>
    <w:p w:rsidR="00B05E53" w:rsidRPr="000665B4" w:rsidRDefault="00B05E53" w:rsidP="00B05E53">
      <w:pPr>
        <w:rPr>
          <w:rFonts w:ascii="宋体" w:eastAsia="宋体" w:hAnsi="宋体"/>
        </w:rPr>
      </w:pPr>
      <w:r w:rsidRPr="000665B4">
        <w:rPr>
          <w:rFonts w:ascii="宋体" w:eastAsia="宋体" w:hAnsi="宋体"/>
        </w:rPr>
        <w:t>using namespace std;</w:t>
      </w:r>
    </w:p>
    <w:p w:rsidR="00B05E53" w:rsidRPr="000665B4" w:rsidRDefault="00B05E53" w:rsidP="00B05E53">
      <w:pPr>
        <w:rPr>
          <w:rFonts w:ascii="宋体" w:eastAsia="宋体" w:hAnsi="宋体"/>
        </w:rPr>
      </w:pPr>
    </w:p>
    <w:p w:rsidR="00B05E53" w:rsidRPr="000665B4" w:rsidRDefault="00B05E53" w:rsidP="00B05E53">
      <w:pPr>
        <w:rPr>
          <w:rFonts w:ascii="宋体" w:eastAsia="宋体" w:hAnsi="宋体"/>
        </w:rPr>
      </w:pPr>
      <w:r w:rsidRPr="000665B4">
        <w:rPr>
          <w:rFonts w:ascii="宋体" w:eastAsia="宋体" w:hAnsi="宋体"/>
        </w:rPr>
        <w:t>int main()</w:t>
      </w:r>
    </w:p>
    <w:p w:rsidR="00B05E53" w:rsidRPr="000665B4" w:rsidRDefault="00B05E53" w:rsidP="00B05E53">
      <w:pPr>
        <w:rPr>
          <w:rFonts w:ascii="宋体" w:eastAsia="宋体" w:hAnsi="宋体"/>
        </w:rPr>
      </w:pPr>
      <w:r w:rsidRPr="000665B4">
        <w:rPr>
          <w:rFonts w:ascii="宋体" w:eastAsia="宋体" w:hAnsi="宋体"/>
        </w:rPr>
        <w:t>{</w:t>
      </w:r>
    </w:p>
    <w:p w:rsidR="00B05E53" w:rsidRPr="000665B4" w:rsidRDefault="00B05E53" w:rsidP="00B05E53">
      <w:pPr>
        <w:rPr>
          <w:rFonts w:ascii="宋体" w:eastAsia="宋体" w:hAnsi="宋体"/>
        </w:rPr>
      </w:pPr>
      <w:r w:rsidRPr="000665B4">
        <w:rPr>
          <w:rFonts w:ascii="宋体" w:eastAsia="宋体" w:hAnsi="宋体"/>
        </w:rPr>
        <w:t xml:space="preserve">    int t;</w:t>
      </w:r>
    </w:p>
    <w:p w:rsidR="00B05E53" w:rsidRPr="000665B4" w:rsidRDefault="00B05E53" w:rsidP="00B05E53">
      <w:pPr>
        <w:rPr>
          <w:rFonts w:ascii="宋体" w:eastAsia="宋体" w:hAnsi="宋体"/>
        </w:rPr>
      </w:pPr>
      <w:r w:rsidRPr="000665B4">
        <w:rPr>
          <w:rFonts w:ascii="宋体" w:eastAsia="宋体" w:hAnsi="宋体"/>
        </w:rPr>
        <w:t xml:space="preserve">    cin&gt;&gt;t;</w:t>
      </w:r>
    </w:p>
    <w:p w:rsidR="00B05E53" w:rsidRPr="000665B4" w:rsidRDefault="00B05E53" w:rsidP="00B05E53">
      <w:pPr>
        <w:rPr>
          <w:rFonts w:ascii="宋体" w:eastAsia="宋体" w:hAnsi="宋体"/>
        </w:rPr>
      </w:pPr>
      <w:r w:rsidRPr="000665B4">
        <w:rPr>
          <w:rFonts w:ascii="宋体" w:eastAsia="宋体" w:hAnsi="宋体"/>
        </w:rPr>
        <w:t xml:space="preserve">    while(t--){</w:t>
      </w:r>
    </w:p>
    <w:p w:rsidR="00B05E53" w:rsidRPr="000665B4" w:rsidRDefault="00B05E53" w:rsidP="00B05E53">
      <w:pPr>
        <w:rPr>
          <w:rFonts w:ascii="宋体" w:eastAsia="宋体" w:hAnsi="宋体"/>
        </w:rPr>
      </w:pPr>
      <w:r w:rsidRPr="000665B4">
        <w:rPr>
          <w:rFonts w:ascii="宋体" w:eastAsia="宋体" w:hAnsi="宋体"/>
        </w:rPr>
        <w:t xml:space="preserve">        int a,b,c;</w:t>
      </w:r>
    </w:p>
    <w:p w:rsidR="00B05E53" w:rsidRPr="000665B4" w:rsidRDefault="00B05E53" w:rsidP="00B05E53">
      <w:pPr>
        <w:rPr>
          <w:rFonts w:ascii="宋体" w:eastAsia="宋体" w:hAnsi="宋体"/>
        </w:rPr>
      </w:pPr>
      <w:r w:rsidRPr="000665B4">
        <w:rPr>
          <w:rFonts w:ascii="宋体" w:eastAsia="宋体" w:hAnsi="宋体"/>
        </w:rPr>
        <w:t xml:space="preserve">        cin&gt;&gt;a&gt;&gt;b&gt;&gt;c;</w:t>
      </w:r>
    </w:p>
    <w:p w:rsidR="00B05E53" w:rsidRPr="000665B4" w:rsidRDefault="00B05E53" w:rsidP="00B05E53">
      <w:pPr>
        <w:rPr>
          <w:rFonts w:ascii="宋体" w:eastAsia="宋体" w:hAnsi="宋体"/>
        </w:rPr>
      </w:pPr>
      <w:r w:rsidRPr="000665B4">
        <w:rPr>
          <w:rFonts w:ascii="宋体" w:eastAsia="宋体" w:hAnsi="宋体"/>
        </w:rPr>
        <w:t xml:space="preserve">        int rowlen=2*a+1+2*b,rownum=0,colen=2*c+2*b+1;</w:t>
      </w:r>
    </w:p>
    <w:p w:rsidR="00B05E53" w:rsidRPr="000665B4" w:rsidRDefault="00B05E53" w:rsidP="00B05E53">
      <w:pPr>
        <w:rPr>
          <w:rFonts w:ascii="宋体" w:eastAsia="宋体" w:hAnsi="宋体"/>
        </w:rPr>
      </w:pPr>
      <w:r w:rsidRPr="000665B4">
        <w:rPr>
          <w:rFonts w:ascii="宋体" w:eastAsia="宋体" w:hAnsi="宋体"/>
        </w:rPr>
        <w:t xml:space="preserve">        for(int row=0;row&lt;2*b;row++){</w:t>
      </w:r>
    </w:p>
    <w:p w:rsidR="00B05E53" w:rsidRPr="000665B4" w:rsidRDefault="00B05E53" w:rsidP="00B05E53">
      <w:pPr>
        <w:rPr>
          <w:rFonts w:ascii="宋体" w:eastAsia="宋体" w:hAnsi="宋体"/>
        </w:rPr>
      </w:pPr>
      <w:r w:rsidRPr="000665B4">
        <w:rPr>
          <w:rFonts w:ascii="宋体" w:eastAsia="宋体" w:hAnsi="宋体"/>
        </w:rPr>
        <w:t xml:space="preserve">            int backdotnum=rowlen-(2*a+1)-(colen-rownum)+1;</w:t>
      </w:r>
    </w:p>
    <w:p w:rsidR="00B05E53" w:rsidRPr="000665B4" w:rsidRDefault="00B05E53" w:rsidP="00B05E53">
      <w:pPr>
        <w:rPr>
          <w:rFonts w:ascii="宋体" w:eastAsia="宋体" w:hAnsi="宋体"/>
        </w:rPr>
      </w:pPr>
      <w:r w:rsidRPr="000665B4">
        <w:rPr>
          <w:rFonts w:ascii="宋体" w:eastAsia="宋体" w:hAnsi="宋体"/>
        </w:rPr>
        <w:t xml:space="preserve">            if(row%2==0){</w:t>
      </w:r>
    </w:p>
    <w:p w:rsidR="00B05E53" w:rsidRPr="000665B4" w:rsidRDefault="00B05E53" w:rsidP="00B05E53">
      <w:pPr>
        <w:rPr>
          <w:rFonts w:ascii="宋体" w:eastAsia="宋体" w:hAnsi="宋体"/>
        </w:rPr>
      </w:pPr>
      <w:r w:rsidRPr="000665B4">
        <w:rPr>
          <w:rFonts w:ascii="宋体" w:eastAsia="宋体" w:hAnsi="宋体"/>
        </w:rPr>
        <w:t xml:space="preserve">                for(int j=0;j&lt;2*b-row;j++) printf(".");</w:t>
      </w:r>
    </w:p>
    <w:p w:rsidR="00B05E53" w:rsidRPr="000665B4" w:rsidRDefault="00B05E53" w:rsidP="00B05E53">
      <w:pPr>
        <w:rPr>
          <w:rFonts w:ascii="宋体" w:eastAsia="宋体" w:hAnsi="宋体"/>
        </w:rPr>
      </w:pPr>
      <w:r w:rsidRPr="000665B4">
        <w:rPr>
          <w:rFonts w:ascii="宋体" w:eastAsia="宋体" w:hAnsi="宋体"/>
        </w:rPr>
        <w:t xml:space="preserve">                for(int j=0;j&lt;a;j++) printf("+-");</w:t>
      </w:r>
    </w:p>
    <w:p w:rsidR="00B05E53" w:rsidRPr="000665B4" w:rsidRDefault="00B05E53" w:rsidP="00B05E53">
      <w:pPr>
        <w:rPr>
          <w:rFonts w:ascii="宋体" w:eastAsia="宋体" w:hAnsi="宋体"/>
        </w:rPr>
      </w:pPr>
      <w:r w:rsidRPr="000665B4">
        <w:rPr>
          <w:rFonts w:ascii="宋体" w:eastAsia="宋体" w:hAnsi="宋体"/>
        </w:rPr>
        <w:t xml:space="preserve">                printf("+");</w:t>
      </w:r>
    </w:p>
    <w:p w:rsidR="00B05E53" w:rsidRPr="000665B4" w:rsidRDefault="00B05E53" w:rsidP="00B05E53">
      <w:pPr>
        <w:rPr>
          <w:rFonts w:ascii="宋体" w:eastAsia="宋体" w:hAnsi="宋体"/>
        </w:rPr>
      </w:pPr>
      <w:r w:rsidRPr="000665B4">
        <w:rPr>
          <w:rFonts w:ascii="宋体" w:eastAsia="宋体" w:hAnsi="宋体"/>
        </w:rPr>
        <w:t xml:space="preserve">                int cnt=0;</w:t>
      </w:r>
    </w:p>
    <w:p w:rsidR="00B05E53" w:rsidRPr="000665B4" w:rsidRDefault="00B05E53" w:rsidP="00B05E53">
      <w:pPr>
        <w:rPr>
          <w:rFonts w:ascii="宋体" w:eastAsia="宋体" w:hAnsi="宋体"/>
        </w:rPr>
      </w:pPr>
      <w:r w:rsidRPr="000665B4">
        <w:rPr>
          <w:rFonts w:ascii="宋体" w:eastAsia="宋体" w:hAnsi="宋体"/>
        </w:rPr>
        <w:t xml:space="preserve">                if(backdotnum&lt;=0){</w:t>
      </w:r>
    </w:p>
    <w:p w:rsidR="00B05E53" w:rsidRPr="000665B4" w:rsidRDefault="00B05E53" w:rsidP="00B05E53">
      <w:pPr>
        <w:rPr>
          <w:rFonts w:ascii="宋体" w:eastAsia="宋体" w:hAnsi="宋体"/>
        </w:rPr>
      </w:pPr>
      <w:r w:rsidRPr="000665B4">
        <w:rPr>
          <w:rFonts w:ascii="宋体" w:eastAsia="宋体" w:hAnsi="宋体"/>
        </w:rPr>
        <w:t xml:space="preserve">                    for(int j=0;j&lt;row/2;j++) printf(".+");</w:t>
      </w:r>
    </w:p>
    <w:p w:rsidR="00B05E53" w:rsidRPr="000665B4" w:rsidRDefault="00B05E53" w:rsidP="00B05E53">
      <w:pPr>
        <w:rPr>
          <w:rFonts w:ascii="宋体" w:eastAsia="宋体" w:hAnsi="宋体"/>
        </w:rPr>
      </w:pPr>
      <w:r w:rsidRPr="000665B4">
        <w:rPr>
          <w:rFonts w:ascii="宋体" w:eastAsia="宋体" w:hAnsi="宋体"/>
        </w:rPr>
        <w:lastRenderedPageBreak/>
        <w:t xml:space="preserve">                }else{</w:t>
      </w:r>
    </w:p>
    <w:p w:rsidR="00B05E53" w:rsidRPr="000665B4" w:rsidRDefault="00B05E53" w:rsidP="00B05E53">
      <w:pPr>
        <w:rPr>
          <w:rFonts w:ascii="宋体" w:eastAsia="宋体" w:hAnsi="宋体"/>
        </w:rPr>
      </w:pPr>
      <w:r w:rsidRPr="000665B4">
        <w:rPr>
          <w:rFonts w:ascii="宋体" w:eastAsia="宋体" w:hAnsi="宋体"/>
        </w:rPr>
        <w:t xml:space="preserve">                    cnt=rowlen-backdotnum-(2*b-row)-(2*a+1);</w:t>
      </w:r>
    </w:p>
    <w:p w:rsidR="00B05E53" w:rsidRPr="000665B4" w:rsidRDefault="00B05E53" w:rsidP="00B05E53">
      <w:pPr>
        <w:rPr>
          <w:rFonts w:ascii="宋体" w:eastAsia="宋体" w:hAnsi="宋体"/>
        </w:rPr>
      </w:pPr>
      <w:r w:rsidRPr="000665B4">
        <w:rPr>
          <w:rFonts w:ascii="宋体" w:eastAsia="宋体" w:hAnsi="宋体"/>
        </w:rPr>
        <w:t xml:space="preserve">                    for(int i=0;i&lt;cnt/2;i++) printf(".+");</w:t>
      </w:r>
    </w:p>
    <w:p w:rsidR="00B05E53" w:rsidRPr="000665B4" w:rsidRDefault="00B05E53" w:rsidP="00B05E53">
      <w:pPr>
        <w:rPr>
          <w:rFonts w:ascii="宋体" w:eastAsia="宋体" w:hAnsi="宋体"/>
        </w:rPr>
      </w:pPr>
      <w:r w:rsidRPr="000665B4">
        <w:rPr>
          <w:rFonts w:ascii="宋体" w:eastAsia="宋体" w:hAnsi="宋体"/>
        </w:rPr>
        <w:t xml:space="preserve">                }</w:t>
      </w:r>
    </w:p>
    <w:p w:rsidR="00B05E53" w:rsidRPr="000665B4" w:rsidRDefault="00B05E53" w:rsidP="00B05E53">
      <w:pPr>
        <w:rPr>
          <w:rFonts w:ascii="宋体" w:eastAsia="宋体" w:hAnsi="宋体"/>
        </w:rPr>
      </w:pPr>
      <w:r w:rsidRPr="000665B4">
        <w:rPr>
          <w:rFonts w:ascii="宋体" w:eastAsia="宋体" w:hAnsi="宋体"/>
        </w:rPr>
        <w:t xml:space="preserve">            }else{</w:t>
      </w:r>
    </w:p>
    <w:p w:rsidR="00B05E53" w:rsidRPr="000665B4" w:rsidRDefault="00B05E53" w:rsidP="00B05E53">
      <w:pPr>
        <w:rPr>
          <w:rFonts w:ascii="宋体" w:eastAsia="宋体" w:hAnsi="宋体"/>
        </w:rPr>
      </w:pPr>
      <w:r w:rsidRPr="000665B4">
        <w:rPr>
          <w:rFonts w:ascii="宋体" w:eastAsia="宋体" w:hAnsi="宋体"/>
        </w:rPr>
        <w:t xml:space="preserve">                for(int j=0;j&lt;2*b-row;j++) printf(".");</w:t>
      </w:r>
    </w:p>
    <w:p w:rsidR="00B05E53" w:rsidRPr="000665B4" w:rsidRDefault="00B05E53" w:rsidP="00B05E53">
      <w:pPr>
        <w:rPr>
          <w:rFonts w:ascii="宋体" w:eastAsia="宋体" w:hAnsi="宋体"/>
        </w:rPr>
      </w:pPr>
      <w:r w:rsidRPr="000665B4">
        <w:rPr>
          <w:rFonts w:ascii="宋体" w:eastAsia="宋体" w:hAnsi="宋体"/>
        </w:rPr>
        <w:t xml:space="preserve">                for(int j=0;j&lt;a;j++) printf("/.");</w:t>
      </w:r>
    </w:p>
    <w:p w:rsidR="00B05E53" w:rsidRPr="000665B4" w:rsidRDefault="00B05E53" w:rsidP="00B05E53">
      <w:pPr>
        <w:rPr>
          <w:rFonts w:ascii="宋体" w:eastAsia="宋体" w:hAnsi="宋体"/>
        </w:rPr>
      </w:pPr>
      <w:r w:rsidRPr="000665B4">
        <w:rPr>
          <w:rFonts w:ascii="宋体" w:eastAsia="宋体" w:hAnsi="宋体"/>
        </w:rPr>
        <w:t xml:space="preserve">                int cnt=0;</w:t>
      </w:r>
    </w:p>
    <w:p w:rsidR="00B05E53" w:rsidRPr="000665B4" w:rsidRDefault="00B05E53" w:rsidP="00B05E53">
      <w:pPr>
        <w:rPr>
          <w:rFonts w:ascii="宋体" w:eastAsia="宋体" w:hAnsi="宋体"/>
        </w:rPr>
      </w:pPr>
      <w:r w:rsidRPr="000665B4">
        <w:rPr>
          <w:rFonts w:ascii="宋体" w:eastAsia="宋体" w:hAnsi="宋体"/>
        </w:rPr>
        <w:t xml:space="preserve">                if(backdotnum&lt;=0){</w:t>
      </w:r>
    </w:p>
    <w:p w:rsidR="00B05E53" w:rsidRPr="000665B4" w:rsidRDefault="00B05E53" w:rsidP="00B05E53">
      <w:pPr>
        <w:rPr>
          <w:rFonts w:ascii="宋体" w:eastAsia="宋体" w:hAnsi="宋体"/>
        </w:rPr>
      </w:pPr>
      <w:r w:rsidRPr="000665B4">
        <w:rPr>
          <w:rFonts w:ascii="宋体" w:eastAsia="宋体" w:hAnsi="宋体"/>
        </w:rPr>
        <w:t xml:space="preserve">                    for(int j=0;j&lt;row/2+1;j++) printf("/|");</w:t>
      </w:r>
    </w:p>
    <w:p w:rsidR="00B05E53" w:rsidRPr="000665B4" w:rsidRDefault="00B05E53" w:rsidP="00B05E53">
      <w:pPr>
        <w:rPr>
          <w:rFonts w:ascii="宋体" w:eastAsia="宋体" w:hAnsi="宋体"/>
        </w:rPr>
      </w:pPr>
      <w:r w:rsidRPr="000665B4">
        <w:rPr>
          <w:rFonts w:ascii="宋体" w:eastAsia="宋体" w:hAnsi="宋体"/>
        </w:rPr>
        <w:t xml:space="preserve">                }else{</w:t>
      </w:r>
    </w:p>
    <w:p w:rsidR="00B05E53" w:rsidRPr="000665B4" w:rsidRDefault="00B05E53" w:rsidP="00B05E53">
      <w:pPr>
        <w:rPr>
          <w:rFonts w:ascii="宋体" w:eastAsia="宋体" w:hAnsi="宋体"/>
        </w:rPr>
      </w:pPr>
      <w:r w:rsidRPr="000665B4">
        <w:rPr>
          <w:rFonts w:ascii="宋体" w:eastAsia="宋体" w:hAnsi="宋体"/>
        </w:rPr>
        <w:t xml:space="preserve">                    cnt=rowlen-backdotnum-(2*b-row)-(2*a+1);</w:t>
      </w:r>
    </w:p>
    <w:p w:rsidR="00B05E53" w:rsidRPr="000665B4" w:rsidRDefault="00B05E53" w:rsidP="00B05E53">
      <w:pPr>
        <w:rPr>
          <w:rFonts w:ascii="宋体" w:eastAsia="宋体" w:hAnsi="宋体"/>
        </w:rPr>
      </w:pPr>
      <w:r w:rsidRPr="000665B4">
        <w:rPr>
          <w:rFonts w:ascii="宋体" w:eastAsia="宋体" w:hAnsi="宋体"/>
        </w:rPr>
        <w:t xml:space="preserve">                    for(int i=0;i&lt;cnt/2;i++) printf("/|");</w:t>
      </w:r>
    </w:p>
    <w:p w:rsidR="00B05E53" w:rsidRPr="000665B4" w:rsidRDefault="00B05E53" w:rsidP="00B05E53">
      <w:pPr>
        <w:rPr>
          <w:rFonts w:ascii="宋体" w:eastAsia="宋体" w:hAnsi="宋体"/>
        </w:rPr>
      </w:pPr>
      <w:r w:rsidRPr="000665B4">
        <w:rPr>
          <w:rFonts w:ascii="宋体" w:eastAsia="宋体" w:hAnsi="宋体"/>
        </w:rPr>
        <w:t xml:space="preserve">                    printf("/");</w:t>
      </w:r>
    </w:p>
    <w:p w:rsidR="00B05E53" w:rsidRPr="000665B4" w:rsidRDefault="00B05E53" w:rsidP="00B05E53">
      <w:pPr>
        <w:rPr>
          <w:rFonts w:ascii="宋体" w:eastAsia="宋体" w:hAnsi="宋体"/>
        </w:rPr>
      </w:pPr>
      <w:r w:rsidRPr="000665B4">
        <w:rPr>
          <w:rFonts w:ascii="宋体" w:eastAsia="宋体" w:hAnsi="宋体"/>
        </w:rPr>
        <w:t xml:space="preserve">                }</w:t>
      </w:r>
    </w:p>
    <w:p w:rsidR="00B05E53" w:rsidRPr="000665B4" w:rsidRDefault="00B05E53" w:rsidP="00B05E53">
      <w:pPr>
        <w:rPr>
          <w:rFonts w:ascii="宋体" w:eastAsia="宋体" w:hAnsi="宋体"/>
        </w:rPr>
      </w:pPr>
      <w:r w:rsidRPr="000665B4">
        <w:rPr>
          <w:rFonts w:ascii="宋体" w:eastAsia="宋体" w:hAnsi="宋体"/>
        </w:rPr>
        <w:t xml:space="preserve">            }</w:t>
      </w:r>
    </w:p>
    <w:p w:rsidR="00B05E53" w:rsidRPr="000665B4" w:rsidRDefault="00B05E53" w:rsidP="00B05E53">
      <w:pPr>
        <w:rPr>
          <w:rFonts w:ascii="宋体" w:eastAsia="宋体" w:hAnsi="宋体"/>
        </w:rPr>
      </w:pPr>
      <w:r w:rsidRPr="000665B4">
        <w:rPr>
          <w:rFonts w:ascii="宋体" w:eastAsia="宋体" w:hAnsi="宋体"/>
        </w:rPr>
        <w:t xml:space="preserve">            if(backdotnum&gt;0) for(int i=0;i&lt;backdotnum;i++) printf(".");</w:t>
      </w:r>
    </w:p>
    <w:p w:rsidR="00B05E53" w:rsidRPr="000665B4" w:rsidRDefault="00B05E53" w:rsidP="00B05E53">
      <w:pPr>
        <w:rPr>
          <w:rFonts w:ascii="宋体" w:eastAsia="宋体" w:hAnsi="宋体"/>
        </w:rPr>
      </w:pPr>
      <w:r w:rsidRPr="000665B4">
        <w:rPr>
          <w:rFonts w:ascii="宋体" w:eastAsia="宋体" w:hAnsi="宋体"/>
        </w:rPr>
        <w:t xml:space="preserve">            printf("\n"),rownum++;</w:t>
      </w:r>
    </w:p>
    <w:p w:rsidR="00B05E53" w:rsidRPr="000665B4" w:rsidRDefault="00B05E53" w:rsidP="00B05E53">
      <w:pPr>
        <w:rPr>
          <w:rFonts w:ascii="宋体" w:eastAsia="宋体" w:hAnsi="宋体"/>
        </w:rPr>
      </w:pPr>
      <w:r w:rsidRPr="000665B4">
        <w:rPr>
          <w:rFonts w:ascii="宋体" w:eastAsia="宋体" w:hAnsi="宋体"/>
        </w:rPr>
        <w:t xml:space="preserve">        }</w:t>
      </w:r>
    </w:p>
    <w:p w:rsidR="00B05E53" w:rsidRPr="000665B4" w:rsidRDefault="00B05E53" w:rsidP="00B05E53">
      <w:pPr>
        <w:rPr>
          <w:rFonts w:ascii="宋体" w:eastAsia="宋体" w:hAnsi="宋体"/>
        </w:rPr>
      </w:pPr>
      <w:r w:rsidRPr="000665B4">
        <w:rPr>
          <w:rFonts w:ascii="宋体" w:eastAsia="宋体" w:hAnsi="宋体"/>
        </w:rPr>
        <w:t xml:space="preserve">        for(int row=0;row&lt;2*c;row++){</w:t>
      </w:r>
    </w:p>
    <w:p w:rsidR="00B05E53" w:rsidRPr="000665B4" w:rsidRDefault="00B05E53" w:rsidP="00B05E53">
      <w:pPr>
        <w:rPr>
          <w:rFonts w:ascii="宋体" w:eastAsia="宋体" w:hAnsi="宋体"/>
        </w:rPr>
      </w:pPr>
      <w:r w:rsidRPr="000665B4">
        <w:rPr>
          <w:rFonts w:ascii="宋体" w:eastAsia="宋体" w:hAnsi="宋体"/>
        </w:rPr>
        <w:t xml:space="preserve">            int backdotnum=rowlen-(2*a+1)-(colen-rownum)+1;</w:t>
      </w:r>
    </w:p>
    <w:p w:rsidR="00B05E53" w:rsidRPr="000665B4" w:rsidRDefault="00B05E53" w:rsidP="00B05E53">
      <w:pPr>
        <w:rPr>
          <w:rFonts w:ascii="宋体" w:eastAsia="宋体" w:hAnsi="宋体"/>
        </w:rPr>
      </w:pPr>
      <w:r w:rsidRPr="000665B4">
        <w:rPr>
          <w:rFonts w:ascii="宋体" w:eastAsia="宋体" w:hAnsi="宋体"/>
        </w:rPr>
        <w:t xml:space="preserve">            if(row%2==0){</w:t>
      </w:r>
    </w:p>
    <w:p w:rsidR="00B05E53" w:rsidRPr="000665B4" w:rsidRDefault="00B05E53" w:rsidP="00B05E53">
      <w:pPr>
        <w:rPr>
          <w:rFonts w:ascii="宋体" w:eastAsia="宋体" w:hAnsi="宋体"/>
        </w:rPr>
      </w:pPr>
      <w:r w:rsidRPr="000665B4">
        <w:rPr>
          <w:rFonts w:ascii="宋体" w:eastAsia="宋体" w:hAnsi="宋体"/>
        </w:rPr>
        <w:t xml:space="preserve">                for(int j=0;j&lt;a;j++) printf("+-");</w:t>
      </w:r>
    </w:p>
    <w:p w:rsidR="00B05E53" w:rsidRPr="000665B4" w:rsidRDefault="00B05E53" w:rsidP="00B05E53">
      <w:pPr>
        <w:rPr>
          <w:rFonts w:ascii="宋体" w:eastAsia="宋体" w:hAnsi="宋体"/>
        </w:rPr>
      </w:pPr>
      <w:r w:rsidRPr="000665B4">
        <w:rPr>
          <w:rFonts w:ascii="宋体" w:eastAsia="宋体" w:hAnsi="宋体"/>
        </w:rPr>
        <w:t xml:space="preserve">                printf("+");</w:t>
      </w:r>
    </w:p>
    <w:p w:rsidR="00B05E53" w:rsidRPr="000665B4" w:rsidRDefault="00B05E53" w:rsidP="00B05E53">
      <w:pPr>
        <w:rPr>
          <w:rFonts w:ascii="宋体" w:eastAsia="宋体" w:hAnsi="宋体"/>
        </w:rPr>
      </w:pPr>
      <w:r w:rsidRPr="000665B4">
        <w:rPr>
          <w:rFonts w:ascii="宋体" w:eastAsia="宋体" w:hAnsi="宋体"/>
        </w:rPr>
        <w:t xml:space="preserve">                int cnt=0;</w:t>
      </w:r>
    </w:p>
    <w:p w:rsidR="00B05E53" w:rsidRPr="000665B4" w:rsidRDefault="00B05E53" w:rsidP="00B05E53">
      <w:pPr>
        <w:rPr>
          <w:rFonts w:ascii="宋体" w:eastAsia="宋体" w:hAnsi="宋体"/>
        </w:rPr>
      </w:pPr>
      <w:r w:rsidRPr="000665B4">
        <w:rPr>
          <w:rFonts w:ascii="宋体" w:eastAsia="宋体" w:hAnsi="宋体"/>
        </w:rPr>
        <w:t xml:space="preserve">                if(backdotnum&lt;=0){</w:t>
      </w:r>
    </w:p>
    <w:p w:rsidR="00B05E53" w:rsidRPr="000665B4" w:rsidRDefault="00B05E53" w:rsidP="00B05E53">
      <w:pPr>
        <w:rPr>
          <w:rFonts w:ascii="宋体" w:eastAsia="宋体" w:hAnsi="宋体"/>
        </w:rPr>
      </w:pPr>
      <w:r w:rsidRPr="000665B4">
        <w:rPr>
          <w:rFonts w:ascii="宋体" w:eastAsia="宋体" w:hAnsi="宋体"/>
        </w:rPr>
        <w:t xml:space="preserve">                    cnt=rowlen-2*a-1;</w:t>
      </w:r>
    </w:p>
    <w:p w:rsidR="00B05E53" w:rsidRPr="000665B4" w:rsidRDefault="00B05E53" w:rsidP="00B05E53">
      <w:pPr>
        <w:rPr>
          <w:rFonts w:ascii="宋体" w:eastAsia="宋体" w:hAnsi="宋体"/>
        </w:rPr>
      </w:pPr>
      <w:r w:rsidRPr="000665B4">
        <w:rPr>
          <w:rFonts w:ascii="宋体" w:eastAsia="宋体" w:hAnsi="宋体"/>
        </w:rPr>
        <w:t xml:space="preserve">                }else{</w:t>
      </w:r>
    </w:p>
    <w:p w:rsidR="00B05E53" w:rsidRPr="000665B4" w:rsidRDefault="00B05E53" w:rsidP="00B05E53">
      <w:pPr>
        <w:rPr>
          <w:rFonts w:ascii="宋体" w:eastAsia="宋体" w:hAnsi="宋体"/>
        </w:rPr>
      </w:pPr>
      <w:r w:rsidRPr="000665B4">
        <w:rPr>
          <w:rFonts w:ascii="宋体" w:eastAsia="宋体" w:hAnsi="宋体"/>
        </w:rPr>
        <w:t xml:space="preserve">                    cnt=rowlen-2*a-backdotnum-1;</w:t>
      </w:r>
    </w:p>
    <w:p w:rsidR="00B05E53" w:rsidRPr="000665B4" w:rsidRDefault="00B05E53" w:rsidP="00B05E53">
      <w:pPr>
        <w:rPr>
          <w:rFonts w:ascii="宋体" w:eastAsia="宋体" w:hAnsi="宋体"/>
        </w:rPr>
      </w:pPr>
      <w:r w:rsidRPr="000665B4">
        <w:rPr>
          <w:rFonts w:ascii="宋体" w:eastAsia="宋体" w:hAnsi="宋体"/>
        </w:rPr>
        <w:t xml:space="preserve">                }</w:t>
      </w:r>
    </w:p>
    <w:p w:rsidR="00B05E53" w:rsidRPr="000665B4" w:rsidRDefault="00B05E53" w:rsidP="00B05E53">
      <w:pPr>
        <w:rPr>
          <w:rFonts w:ascii="宋体" w:eastAsia="宋体" w:hAnsi="宋体"/>
        </w:rPr>
      </w:pPr>
      <w:r w:rsidRPr="000665B4">
        <w:rPr>
          <w:rFonts w:ascii="宋体" w:eastAsia="宋体" w:hAnsi="宋体"/>
        </w:rPr>
        <w:t xml:space="preserve">                for(int i=0;i&lt;cnt/2;i++) printf(".+");</w:t>
      </w:r>
    </w:p>
    <w:p w:rsidR="00B05E53" w:rsidRPr="000665B4" w:rsidRDefault="00B05E53" w:rsidP="00B05E53">
      <w:pPr>
        <w:rPr>
          <w:rFonts w:ascii="宋体" w:eastAsia="宋体" w:hAnsi="宋体"/>
        </w:rPr>
      </w:pPr>
      <w:r w:rsidRPr="000665B4">
        <w:rPr>
          <w:rFonts w:ascii="宋体" w:eastAsia="宋体" w:hAnsi="宋体"/>
        </w:rPr>
        <w:t xml:space="preserve">            }else{</w:t>
      </w:r>
    </w:p>
    <w:p w:rsidR="00B05E53" w:rsidRPr="000665B4" w:rsidRDefault="00B05E53" w:rsidP="00B05E53">
      <w:pPr>
        <w:rPr>
          <w:rFonts w:ascii="宋体" w:eastAsia="宋体" w:hAnsi="宋体"/>
        </w:rPr>
      </w:pPr>
      <w:r w:rsidRPr="000665B4">
        <w:rPr>
          <w:rFonts w:ascii="宋体" w:eastAsia="宋体" w:hAnsi="宋体"/>
        </w:rPr>
        <w:t xml:space="preserve">                for(int j=0;j&lt;a;j++) printf("|.");</w:t>
      </w:r>
    </w:p>
    <w:p w:rsidR="00B05E53" w:rsidRPr="000665B4" w:rsidRDefault="00B05E53" w:rsidP="00B05E53">
      <w:pPr>
        <w:rPr>
          <w:rFonts w:ascii="宋体" w:eastAsia="宋体" w:hAnsi="宋体"/>
        </w:rPr>
      </w:pPr>
      <w:r w:rsidRPr="000665B4">
        <w:rPr>
          <w:rFonts w:ascii="宋体" w:eastAsia="宋体" w:hAnsi="宋体"/>
        </w:rPr>
        <w:t xml:space="preserve">                printf("|");</w:t>
      </w:r>
    </w:p>
    <w:p w:rsidR="00B05E53" w:rsidRPr="000665B4" w:rsidRDefault="00B05E53" w:rsidP="00B05E53">
      <w:pPr>
        <w:rPr>
          <w:rFonts w:ascii="宋体" w:eastAsia="宋体" w:hAnsi="宋体"/>
        </w:rPr>
      </w:pPr>
      <w:r w:rsidRPr="000665B4">
        <w:rPr>
          <w:rFonts w:ascii="宋体" w:eastAsia="宋体" w:hAnsi="宋体"/>
        </w:rPr>
        <w:t xml:space="preserve">                int cnt=0;</w:t>
      </w:r>
    </w:p>
    <w:p w:rsidR="00B05E53" w:rsidRPr="000665B4" w:rsidRDefault="00B05E53" w:rsidP="00B05E53">
      <w:pPr>
        <w:rPr>
          <w:rFonts w:ascii="宋体" w:eastAsia="宋体" w:hAnsi="宋体"/>
        </w:rPr>
      </w:pPr>
      <w:r w:rsidRPr="000665B4">
        <w:rPr>
          <w:rFonts w:ascii="宋体" w:eastAsia="宋体" w:hAnsi="宋体"/>
        </w:rPr>
        <w:t xml:space="preserve">                if(backdotnum&lt;=0){</w:t>
      </w:r>
    </w:p>
    <w:p w:rsidR="00B05E53" w:rsidRPr="000665B4" w:rsidRDefault="00B05E53" w:rsidP="00B05E53">
      <w:pPr>
        <w:rPr>
          <w:rFonts w:ascii="宋体" w:eastAsia="宋体" w:hAnsi="宋体"/>
        </w:rPr>
      </w:pPr>
      <w:r w:rsidRPr="000665B4">
        <w:rPr>
          <w:rFonts w:ascii="宋体" w:eastAsia="宋体" w:hAnsi="宋体"/>
        </w:rPr>
        <w:t xml:space="preserve">                    cnt=rowlen-2*a-1;</w:t>
      </w:r>
    </w:p>
    <w:p w:rsidR="00B05E53" w:rsidRPr="000665B4" w:rsidRDefault="00B05E53" w:rsidP="00B05E53">
      <w:pPr>
        <w:rPr>
          <w:rFonts w:ascii="宋体" w:eastAsia="宋体" w:hAnsi="宋体"/>
        </w:rPr>
      </w:pPr>
      <w:r w:rsidRPr="000665B4">
        <w:rPr>
          <w:rFonts w:ascii="宋体" w:eastAsia="宋体" w:hAnsi="宋体"/>
        </w:rPr>
        <w:t xml:space="preserve">                }else{</w:t>
      </w:r>
    </w:p>
    <w:p w:rsidR="00B05E53" w:rsidRPr="000665B4" w:rsidRDefault="00B05E53" w:rsidP="00B05E53">
      <w:pPr>
        <w:rPr>
          <w:rFonts w:ascii="宋体" w:eastAsia="宋体" w:hAnsi="宋体"/>
        </w:rPr>
      </w:pPr>
      <w:r w:rsidRPr="000665B4">
        <w:rPr>
          <w:rFonts w:ascii="宋体" w:eastAsia="宋体" w:hAnsi="宋体"/>
        </w:rPr>
        <w:t xml:space="preserve">                    cnt=rowlen-2*a-1-backdotnum;</w:t>
      </w:r>
    </w:p>
    <w:p w:rsidR="00B05E53" w:rsidRPr="000665B4" w:rsidRDefault="00B05E53" w:rsidP="00B05E53">
      <w:pPr>
        <w:rPr>
          <w:rFonts w:ascii="宋体" w:eastAsia="宋体" w:hAnsi="宋体"/>
        </w:rPr>
      </w:pPr>
      <w:r w:rsidRPr="000665B4">
        <w:rPr>
          <w:rFonts w:ascii="宋体" w:eastAsia="宋体" w:hAnsi="宋体"/>
        </w:rPr>
        <w:t xml:space="preserve">                }</w:t>
      </w:r>
    </w:p>
    <w:p w:rsidR="00B05E53" w:rsidRPr="000665B4" w:rsidRDefault="00B05E53" w:rsidP="00B05E53">
      <w:pPr>
        <w:rPr>
          <w:rFonts w:ascii="宋体" w:eastAsia="宋体" w:hAnsi="宋体"/>
        </w:rPr>
      </w:pPr>
      <w:r w:rsidRPr="000665B4">
        <w:rPr>
          <w:rFonts w:ascii="宋体" w:eastAsia="宋体" w:hAnsi="宋体"/>
        </w:rPr>
        <w:t xml:space="preserve">                for(int i=0;i&lt;cnt/2;i++) printf("/|");</w:t>
      </w:r>
    </w:p>
    <w:p w:rsidR="00B05E53" w:rsidRPr="000665B4" w:rsidRDefault="00B05E53" w:rsidP="00B05E53">
      <w:pPr>
        <w:rPr>
          <w:rFonts w:ascii="宋体" w:eastAsia="宋体" w:hAnsi="宋体"/>
        </w:rPr>
      </w:pPr>
      <w:r w:rsidRPr="000665B4">
        <w:rPr>
          <w:rFonts w:ascii="宋体" w:eastAsia="宋体" w:hAnsi="宋体"/>
        </w:rPr>
        <w:t xml:space="preserve">                if(backdotnum&gt;0) printf("/");</w:t>
      </w:r>
    </w:p>
    <w:p w:rsidR="00B05E53" w:rsidRPr="000665B4" w:rsidRDefault="00B05E53" w:rsidP="00B05E53">
      <w:pPr>
        <w:rPr>
          <w:rFonts w:ascii="宋体" w:eastAsia="宋体" w:hAnsi="宋体"/>
        </w:rPr>
      </w:pPr>
      <w:r w:rsidRPr="000665B4">
        <w:rPr>
          <w:rFonts w:ascii="宋体" w:eastAsia="宋体" w:hAnsi="宋体"/>
        </w:rPr>
        <w:t xml:space="preserve">            }</w:t>
      </w:r>
    </w:p>
    <w:p w:rsidR="00B05E53" w:rsidRPr="000665B4" w:rsidRDefault="00B05E53" w:rsidP="00B05E53">
      <w:pPr>
        <w:rPr>
          <w:rFonts w:ascii="宋体" w:eastAsia="宋体" w:hAnsi="宋体"/>
        </w:rPr>
      </w:pPr>
      <w:r w:rsidRPr="000665B4">
        <w:rPr>
          <w:rFonts w:ascii="宋体" w:eastAsia="宋体" w:hAnsi="宋体"/>
        </w:rPr>
        <w:t xml:space="preserve">            if(backdotnum&gt;0){</w:t>
      </w:r>
    </w:p>
    <w:p w:rsidR="00B05E53" w:rsidRPr="000665B4" w:rsidRDefault="00B05E53" w:rsidP="00B05E53">
      <w:pPr>
        <w:rPr>
          <w:rFonts w:ascii="宋体" w:eastAsia="宋体" w:hAnsi="宋体"/>
        </w:rPr>
      </w:pPr>
      <w:r w:rsidRPr="000665B4">
        <w:rPr>
          <w:rFonts w:ascii="宋体" w:eastAsia="宋体" w:hAnsi="宋体"/>
        </w:rPr>
        <w:lastRenderedPageBreak/>
        <w:t xml:space="preserve">                for(int i=0;i&lt;backdotnum;i++) printf(".");</w:t>
      </w:r>
    </w:p>
    <w:p w:rsidR="00B05E53" w:rsidRPr="000665B4" w:rsidRDefault="00B05E53" w:rsidP="00B05E53">
      <w:pPr>
        <w:rPr>
          <w:rFonts w:ascii="宋体" w:eastAsia="宋体" w:hAnsi="宋体"/>
        </w:rPr>
      </w:pPr>
      <w:r w:rsidRPr="000665B4">
        <w:rPr>
          <w:rFonts w:ascii="宋体" w:eastAsia="宋体" w:hAnsi="宋体"/>
        </w:rPr>
        <w:t xml:space="preserve">            }</w:t>
      </w:r>
    </w:p>
    <w:p w:rsidR="00B05E53" w:rsidRPr="000665B4" w:rsidRDefault="00B05E53" w:rsidP="00B05E53">
      <w:pPr>
        <w:rPr>
          <w:rFonts w:ascii="宋体" w:eastAsia="宋体" w:hAnsi="宋体"/>
        </w:rPr>
      </w:pPr>
      <w:r w:rsidRPr="000665B4">
        <w:rPr>
          <w:rFonts w:ascii="宋体" w:eastAsia="宋体" w:hAnsi="宋体"/>
        </w:rPr>
        <w:t xml:space="preserve">            printf("\n"),rownum++;</w:t>
      </w:r>
    </w:p>
    <w:p w:rsidR="00B05E53" w:rsidRPr="000665B4" w:rsidRDefault="00B05E53" w:rsidP="00B05E53">
      <w:pPr>
        <w:rPr>
          <w:rFonts w:ascii="宋体" w:eastAsia="宋体" w:hAnsi="宋体"/>
        </w:rPr>
      </w:pPr>
      <w:r w:rsidRPr="000665B4">
        <w:rPr>
          <w:rFonts w:ascii="宋体" w:eastAsia="宋体" w:hAnsi="宋体"/>
        </w:rPr>
        <w:t xml:space="preserve">        }</w:t>
      </w:r>
    </w:p>
    <w:p w:rsidR="00B05E53" w:rsidRPr="000665B4" w:rsidRDefault="00B05E53" w:rsidP="00B05E53">
      <w:pPr>
        <w:rPr>
          <w:rFonts w:ascii="宋体" w:eastAsia="宋体" w:hAnsi="宋体"/>
        </w:rPr>
      </w:pPr>
      <w:r w:rsidRPr="000665B4">
        <w:rPr>
          <w:rFonts w:ascii="宋体" w:eastAsia="宋体" w:hAnsi="宋体"/>
        </w:rPr>
        <w:t xml:space="preserve">        for(int i=0;i&lt;a;i++) printf("+-");</w:t>
      </w:r>
    </w:p>
    <w:p w:rsidR="00B05E53" w:rsidRPr="000665B4" w:rsidRDefault="00B05E53" w:rsidP="00B05E53">
      <w:pPr>
        <w:rPr>
          <w:rFonts w:ascii="宋体" w:eastAsia="宋体" w:hAnsi="宋体"/>
        </w:rPr>
      </w:pPr>
      <w:r w:rsidRPr="000665B4">
        <w:rPr>
          <w:rFonts w:ascii="宋体" w:eastAsia="宋体" w:hAnsi="宋体"/>
        </w:rPr>
        <w:t xml:space="preserve">        printf("+");</w:t>
      </w:r>
    </w:p>
    <w:p w:rsidR="00B05E53" w:rsidRPr="000665B4" w:rsidRDefault="00B05E53" w:rsidP="00B05E53">
      <w:pPr>
        <w:rPr>
          <w:rFonts w:ascii="宋体" w:eastAsia="宋体" w:hAnsi="宋体"/>
        </w:rPr>
      </w:pPr>
      <w:r w:rsidRPr="000665B4">
        <w:rPr>
          <w:rFonts w:ascii="宋体" w:eastAsia="宋体" w:hAnsi="宋体"/>
        </w:rPr>
        <w:t xml:space="preserve">        int dotnum=rowlen-(2*a+1);</w:t>
      </w:r>
    </w:p>
    <w:p w:rsidR="00B05E53" w:rsidRPr="000665B4" w:rsidRDefault="00B05E53" w:rsidP="00B05E53">
      <w:pPr>
        <w:rPr>
          <w:rFonts w:ascii="宋体" w:eastAsia="宋体" w:hAnsi="宋体"/>
        </w:rPr>
      </w:pPr>
      <w:r w:rsidRPr="000665B4">
        <w:rPr>
          <w:rFonts w:ascii="宋体" w:eastAsia="宋体" w:hAnsi="宋体"/>
        </w:rPr>
        <w:t xml:space="preserve">        for(int i=0;i&lt;dotnum;i++) printf(".");</w:t>
      </w:r>
    </w:p>
    <w:p w:rsidR="00B05E53" w:rsidRPr="000665B4" w:rsidRDefault="00B05E53" w:rsidP="00B05E53">
      <w:pPr>
        <w:rPr>
          <w:rFonts w:ascii="宋体" w:eastAsia="宋体" w:hAnsi="宋体"/>
        </w:rPr>
      </w:pPr>
      <w:r w:rsidRPr="000665B4">
        <w:rPr>
          <w:rFonts w:ascii="宋体" w:eastAsia="宋体" w:hAnsi="宋体"/>
        </w:rPr>
        <w:t xml:space="preserve">        printf("\n");</w:t>
      </w:r>
    </w:p>
    <w:p w:rsidR="00B05E53" w:rsidRPr="000665B4" w:rsidRDefault="00B05E53" w:rsidP="00B05E53">
      <w:pPr>
        <w:rPr>
          <w:rFonts w:ascii="宋体" w:eastAsia="宋体" w:hAnsi="宋体"/>
        </w:rPr>
      </w:pPr>
      <w:r w:rsidRPr="000665B4">
        <w:rPr>
          <w:rFonts w:ascii="宋体" w:eastAsia="宋体" w:hAnsi="宋体"/>
        </w:rPr>
        <w:t xml:space="preserve">    }</w:t>
      </w:r>
    </w:p>
    <w:p w:rsidR="00B05E53" w:rsidRPr="000665B4" w:rsidRDefault="00B05E53" w:rsidP="00B05E53">
      <w:pPr>
        <w:rPr>
          <w:rFonts w:ascii="宋体" w:eastAsia="宋体" w:hAnsi="宋体"/>
        </w:rPr>
      </w:pPr>
      <w:r w:rsidRPr="000665B4">
        <w:rPr>
          <w:rFonts w:ascii="宋体" w:eastAsia="宋体" w:hAnsi="宋体"/>
        </w:rPr>
        <w:t xml:space="preserve">    return 0;</w:t>
      </w:r>
    </w:p>
    <w:p w:rsidR="00B05E53" w:rsidRPr="000665B4" w:rsidRDefault="00B05E53" w:rsidP="00B05E53">
      <w:pPr>
        <w:rPr>
          <w:rFonts w:ascii="宋体" w:eastAsia="宋体" w:hAnsi="宋体"/>
        </w:rPr>
      </w:pPr>
      <w:r w:rsidRPr="000665B4">
        <w:rPr>
          <w:rFonts w:ascii="宋体" w:eastAsia="宋体" w:hAnsi="宋体"/>
        </w:rPr>
        <w:t>}</w:t>
      </w:r>
    </w:p>
    <w:p w:rsidR="00206510" w:rsidRPr="000665B4" w:rsidRDefault="00206510" w:rsidP="00141DCC">
      <w:pPr>
        <w:pStyle w:val="3"/>
        <w:rPr>
          <w:rFonts w:ascii="宋体" w:eastAsia="宋体" w:hAnsi="宋体"/>
          <w:b w:val="0"/>
        </w:rPr>
      </w:pPr>
      <w:bookmarkStart w:id="66" w:name="_Toc524382967"/>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6342</w:t>
      </w:r>
      <w:r w:rsidRPr="000665B4">
        <w:rPr>
          <w:rFonts w:ascii="宋体" w:eastAsia="宋体" w:hAnsi="宋体" w:hint="eastAsia"/>
          <w:b w:val="0"/>
        </w:rPr>
        <w:t>-</w:t>
      </w:r>
      <w:r w:rsidRPr="000665B4">
        <w:rPr>
          <w:rFonts w:ascii="宋体" w:eastAsia="宋体" w:hAnsi="宋体"/>
          <w:b w:val="0"/>
        </w:rPr>
        <w:t xml:space="preserve"> </w:t>
      </w:r>
      <w:hyperlink r:id="rId30" w:history="1">
        <w:r w:rsidRPr="000665B4">
          <w:rPr>
            <w:rFonts w:ascii="宋体" w:eastAsia="宋体" w:hAnsi="宋体"/>
            <w:b w:val="0"/>
          </w:rPr>
          <w:t>Expression in Memories</w:t>
        </w:r>
      </w:hyperlink>
      <w:r w:rsidRPr="000665B4">
        <w:rPr>
          <w:rFonts w:ascii="宋体" w:eastAsia="宋体" w:hAnsi="宋体" w:hint="eastAsia"/>
          <w:b w:val="0"/>
        </w:rPr>
        <w:t>-签到题</w:t>
      </w:r>
      <w:bookmarkEnd w:id="66"/>
      <w:r w:rsidR="00141DCC" w:rsidRPr="000665B4">
        <w:rPr>
          <w:rFonts w:ascii="宋体" w:eastAsia="宋体" w:hAnsi="宋体"/>
          <w:b w:val="0"/>
        </w:rPr>
        <w:fldChar w:fldCharType="begin"/>
      </w:r>
      <w:r w:rsidR="00141DCC" w:rsidRPr="000665B4">
        <w:rPr>
          <w:rFonts w:ascii="宋体" w:eastAsia="宋体" w:hAnsi="宋体"/>
        </w:rPr>
        <w:instrText xml:space="preserve"> XE "</w:instrText>
      </w:r>
      <w:r w:rsidR="00141DCC" w:rsidRPr="000665B4">
        <w:rPr>
          <w:rFonts w:ascii="宋体" w:eastAsia="宋体" w:hAnsi="宋体" w:hint="eastAsia"/>
          <w:b w:val="0"/>
        </w:rPr>
        <w:instrText>√-</w:instrText>
      </w:r>
      <w:r w:rsidR="00141DCC" w:rsidRPr="000665B4">
        <w:rPr>
          <w:rFonts w:ascii="宋体" w:eastAsia="宋体" w:hAnsi="宋体"/>
          <w:b w:val="0"/>
        </w:rPr>
        <w:instrText>HDU</w:instrText>
      </w:r>
      <w:r w:rsidR="00141DCC" w:rsidRPr="000665B4">
        <w:rPr>
          <w:rFonts w:ascii="宋体" w:eastAsia="宋体" w:hAnsi="宋体" w:hint="eastAsia"/>
          <w:b w:val="0"/>
        </w:rPr>
        <w:instrText>-</w:instrText>
      </w:r>
      <w:r w:rsidR="00141DCC" w:rsidRPr="000665B4">
        <w:rPr>
          <w:rFonts w:ascii="宋体" w:eastAsia="宋体" w:hAnsi="宋体"/>
          <w:b w:val="0"/>
        </w:rPr>
        <w:instrText>6342</w:instrText>
      </w:r>
      <w:r w:rsidR="00141DCC" w:rsidRPr="000665B4">
        <w:rPr>
          <w:rFonts w:ascii="宋体" w:eastAsia="宋体" w:hAnsi="宋体" w:hint="eastAsia"/>
          <w:b w:val="0"/>
        </w:rPr>
        <w:instrText>-</w:instrText>
      </w:r>
      <w:r w:rsidR="00141DCC" w:rsidRPr="000665B4">
        <w:rPr>
          <w:rFonts w:ascii="宋体" w:eastAsia="宋体" w:hAnsi="宋体"/>
          <w:b w:val="0"/>
        </w:rPr>
        <w:instrText xml:space="preserve"> Expression in Memories</w:instrText>
      </w:r>
      <w:r w:rsidR="00141DCC" w:rsidRPr="000665B4">
        <w:rPr>
          <w:rFonts w:ascii="宋体" w:eastAsia="宋体" w:hAnsi="宋体" w:hint="eastAsia"/>
          <w:b w:val="0"/>
        </w:rPr>
        <w:instrText>-签到题</w:instrText>
      </w:r>
      <w:r w:rsidR="00141DCC" w:rsidRPr="000665B4">
        <w:rPr>
          <w:rFonts w:ascii="宋体" w:eastAsia="宋体" w:hAnsi="宋体"/>
          <w:b w:val="0"/>
        </w:rPr>
        <w:instrText>:</w:instrText>
      </w:r>
      <w:r w:rsidR="00141DCC" w:rsidRPr="000665B4">
        <w:rPr>
          <w:rFonts w:ascii="宋体" w:eastAsia="宋体" w:hAnsi="宋体"/>
        </w:rPr>
        <w:instrText xml:space="preserve">6342" \y "HDU:6342" </w:instrText>
      </w:r>
      <w:r w:rsidR="00141DCC" w:rsidRPr="000665B4">
        <w:rPr>
          <w:rFonts w:ascii="宋体" w:eastAsia="宋体" w:hAnsi="宋体"/>
          <w:b w:val="0"/>
        </w:rPr>
        <w:fldChar w:fldCharType="end"/>
      </w:r>
    </w:p>
    <w:p w:rsidR="00206510" w:rsidRPr="000665B4" w:rsidRDefault="00206510" w:rsidP="00B05E53">
      <w:pPr>
        <w:rPr>
          <w:rFonts w:ascii="宋体" w:eastAsia="宋体" w:hAnsi="宋体"/>
        </w:rPr>
      </w:pPr>
      <w:r w:rsidRPr="000665B4">
        <w:rPr>
          <w:rFonts w:ascii="宋体" w:eastAsia="宋体" w:hAnsi="宋体" w:hint="eastAsia"/>
        </w:rPr>
        <w:t>【题意】</w:t>
      </w:r>
      <w:r w:rsidR="00141DCC" w:rsidRPr="000665B4">
        <w:rPr>
          <w:rFonts w:ascii="宋体" w:eastAsia="宋体" w:hAnsi="宋体" w:hint="eastAsia"/>
        </w:rPr>
        <w:t>给定字符串包含0123456789+-？要求把？替换为其他字符，使得其变为合法表达式（不能有前置0），如果无法做到输出</w:t>
      </w:r>
      <w:r w:rsidR="00141DCC" w:rsidRPr="000665B4">
        <w:rPr>
          <w:rFonts w:ascii="宋体" w:eastAsia="宋体" w:hAnsi="宋体"/>
        </w:rPr>
        <w:t>IMPOSSIBLE</w:t>
      </w:r>
    </w:p>
    <w:p w:rsidR="00206510" w:rsidRPr="000665B4" w:rsidRDefault="00206510" w:rsidP="00B05E53">
      <w:pPr>
        <w:rPr>
          <w:rFonts w:ascii="宋体" w:eastAsia="宋体" w:hAnsi="宋体"/>
        </w:rPr>
      </w:pPr>
      <w:r w:rsidRPr="000665B4">
        <w:rPr>
          <w:rFonts w:ascii="宋体" w:eastAsia="宋体" w:hAnsi="宋体" w:hint="eastAsia"/>
        </w:rPr>
        <w:t>【TAG】模拟 签到题</w:t>
      </w:r>
      <w:r w:rsidR="00141DCC" w:rsidRPr="000665B4">
        <w:rPr>
          <w:rFonts w:ascii="宋体" w:eastAsia="宋体" w:hAnsi="宋体" w:hint="eastAsia"/>
        </w:rPr>
        <w:t xml:space="preserve"> S</w:t>
      </w:r>
      <w:r w:rsidR="00141DCC" w:rsidRPr="000665B4">
        <w:rPr>
          <w:rFonts w:ascii="宋体" w:eastAsia="宋体" w:hAnsi="宋体"/>
        </w:rPr>
        <w:t>pecialJudge</w:t>
      </w:r>
    </w:p>
    <w:p w:rsidR="00141DCC" w:rsidRPr="000665B4" w:rsidRDefault="00206510" w:rsidP="00B05E53">
      <w:pPr>
        <w:rPr>
          <w:rFonts w:ascii="宋体" w:eastAsia="宋体" w:hAnsi="宋体"/>
        </w:rPr>
      </w:pPr>
      <w:r w:rsidRPr="000665B4">
        <w:rPr>
          <w:rFonts w:ascii="宋体" w:eastAsia="宋体" w:hAnsi="宋体" w:hint="eastAsia"/>
        </w:rPr>
        <w:t>【题解】</w:t>
      </w:r>
    </w:p>
    <w:p w:rsidR="00206510" w:rsidRPr="000665B4" w:rsidRDefault="00141DCC" w:rsidP="00B05E53">
      <w:pPr>
        <w:rPr>
          <w:rFonts w:ascii="宋体" w:eastAsia="宋体" w:hAnsi="宋体"/>
        </w:rPr>
      </w:pPr>
      <w:r w:rsidRPr="000665B4">
        <w:rPr>
          <w:rFonts w:ascii="宋体" w:eastAsia="宋体" w:hAnsi="宋体" w:hint="eastAsia"/>
        </w:rPr>
        <w:t>不合法情况：</w:t>
      </w:r>
    </w:p>
    <w:p w:rsidR="00141DCC" w:rsidRPr="000665B4" w:rsidRDefault="00141DCC" w:rsidP="00B05E53">
      <w:pPr>
        <w:rPr>
          <w:rFonts w:ascii="宋体" w:eastAsia="宋体" w:hAnsi="宋体"/>
        </w:rPr>
      </w:pPr>
      <w:r w:rsidRPr="000665B4">
        <w:rPr>
          <w:rFonts w:ascii="宋体" w:eastAsia="宋体" w:hAnsi="宋体" w:hint="eastAsia"/>
        </w:rPr>
        <w:t>（1）连续2个运算符</w:t>
      </w:r>
    </w:p>
    <w:p w:rsidR="00141DCC" w:rsidRPr="000665B4" w:rsidRDefault="00141DCC" w:rsidP="00B05E53">
      <w:pPr>
        <w:rPr>
          <w:rFonts w:ascii="宋体" w:eastAsia="宋体" w:hAnsi="宋体"/>
        </w:rPr>
      </w:pPr>
      <w:r w:rsidRPr="000665B4">
        <w:rPr>
          <w:rFonts w:ascii="宋体" w:eastAsia="宋体" w:hAnsi="宋体" w:hint="eastAsia"/>
        </w:rPr>
        <w:t>（2）前置0</w:t>
      </w:r>
    </w:p>
    <w:p w:rsidR="00141DCC" w:rsidRPr="000665B4" w:rsidRDefault="00141DCC" w:rsidP="00B05E53">
      <w:pPr>
        <w:rPr>
          <w:rFonts w:ascii="宋体" w:eastAsia="宋体" w:hAnsi="宋体"/>
        </w:rPr>
      </w:pPr>
      <w:r w:rsidRPr="000665B4">
        <w:rPr>
          <w:rFonts w:ascii="宋体" w:eastAsia="宋体" w:hAnsi="宋体" w:hint="eastAsia"/>
        </w:rPr>
        <w:t>（3）第1个位置和最后1个位置是运算符</w:t>
      </w:r>
    </w:p>
    <w:p w:rsidR="00141DCC" w:rsidRPr="000665B4" w:rsidRDefault="00141DCC" w:rsidP="00B05E53">
      <w:pPr>
        <w:rPr>
          <w:rFonts w:ascii="宋体" w:eastAsia="宋体" w:hAnsi="宋体"/>
        </w:rPr>
      </w:pPr>
      <w:r w:rsidRPr="000665B4">
        <w:rPr>
          <w:rFonts w:ascii="宋体" w:eastAsia="宋体" w:hAnsi="宋体" w:hint="eastAsia"/>
        </w:rPr>
        <w:t>问号处：</w:t>
      </w:r>
    </w:p>
    <w:p w:rsidR="00141DCC" w:rsidRPr="000665B4" w:rsidRDefault="00141DCC" w:rsidP="00B05E53">
      <w:pPr>
        <w:rPr>
          <w:rFonts w:ascii="宋体" w:eastAsia="宋体" w:hAnsi="宋体"/>
        </w:rPr>
      </w:pPr>
      <w:r w:rsidRPr="000665B4">
        <w:rPr>
          <w:rFonts w:ascii="宋体" w:eastAsia="宋体" w:hAnsi="宋体" w:hint="eastAsia"/>
        </w:rPr>
        <w:t>（1）有前置0的时候放运算符（不能在最后一个位置）</w:t>
      </w:r>
    </w:p>
    <w:p w:rsidR="00141DCC" w:rsidRPr="000665B4" w:rsidRDefault="00141DCC" w:rsidP="00B05E53">
      <w:pPr>
        <w:rPr>
          <w:rFonts w:ascii="宋体" w:eastAsia="宋体" w:hAnsi="宋体"/>
        </w:rPr>
      </w:pPr>
      <w:r w:rsidRPr="000665B4">
        <w:rPr>
          <w:rFonts w:ascii="宋体" w:eastAsia="宋体" w:hAnsi="宋体" w:hint="eastAsia"/>
        </w:rPr>
        <w:t>（2）无前置0的时候放‘1’</w:t>
      </w:r>
    </w:p>
    <w:p w:rsidR="00206510" w:rsidRPr="000665B4" w:rsidRDefault="00206510" w:rsidP="00B05E53">
      <w:pPr>
        <w:rPr>
          <w:rFonts w:ascii="宋体" w:eastAsia="宋体" w:hAnsi="宋体"/>
        </w:rPr>
      </w:pPr>
      <w:r w:rsidRPr="000665B4">
        <w:rPr>
          <w:rFonts w:ascii="宋体" w:eastAsia="宋体" w:hAnsi="宋体" w:hint="eastAsia"/>
        </w:rPr>
        <w:t>【代码】</w:t>
      </w:r>
    </w:p>
    <w:p w:rsidR="00141DCC" w:rsidRPr="000665B4" w:rsidRDefault="00141DCC" w:rsidP="00141DCC">
      <w:pPr>
        <w:rPr>
          <w:rFonts w:ascii="宋体" w:eastAsia="宋体" w:hAnsi="宋体"/>
        </w:rPr>
      </w:pPr>
      <w:r w:rsidRPr="000665B4">
        <w:rPr>
          <w:rFonts w:ascii="宋体" w:eastAsia="宋体" w:hAnsi="宋体"/>
        </w:rPr>
        <w:t>#include &lt;bits/stdc++.h&gt;</w:t>
      </w:r>
    </w:p>
    <w:p w:rsidR="00141DCC" w:rsidRPr="000665B4" w:rsidRDefault="00141DCC" w:rsidP="00141DCC">
      <w:pPr>
        <w:rPr>
          <w:rFonts w:ascii="宋体" w:eastAsia="宋体" w:hAnsi="宋体"/>
        </w:rPr>
      </w:pPr>
      <w:r w:rsidRPr="000665B4">
        <w:rPr>
          <w:rFonts w:ascii="宋体" w:eastAsia="宋体" w:hAnsi="宋体"/>
        </w:rPr>
        <w:t>#define MAXLEN 505</w:t>
      </w:r>
    </w:p>
    <w:p w:rsidR="00141DCC" w:rsidRPr="000665B4" w:rsidRDefault="00141DCC" w:rsidP="00141DCC">
      <w:pPr>
        <w:rPr>
          <w:rFonts w:ascii="宋体" w:eastAsia="宋体" w:hAnsi="宋体"/>
        </w:rPr>
      </w:pPr>
    </w:p>
    <w:p w:rsidR="00141DCC" w:rsidRPr="000665B4" w:rsidRDefault="00141DCC" w:rsidP="00141DCC">
      <w:pPr>
        <w:rPr>
          <w:rFonts w:ascii="宋体" w:eastAsia="宋体" w:hAnsi="宋体"/>
        </w:rPr>
      </w:pPr>
      <w:r w:rsidRPr="000665B4">
        <w:rPr>
          <w:rFonts w:ascii="宋体" w:eastAsia="宋体" w:hAnsi="宋体"/>
        </w:rPr>
        <w:t>using namespace std;</w:t>
      </w:r>
    </w:p>
    <w:p w:rsidR="00141DCC" w:rsidRPr="000665B4" w:rsidRDefault="00141DCC" w:rsidP="00141DCC">
      <w:pPr>
        <w:rPr>
          <w:rFonts w:ascii="宋体" w:eastAsia="宋体" w:hAnsi="宋体"/>
        </w:rPr>
      </w:pPr>
    </w:p>
    <w:p w:rsidR="00141DCC" w:rsidRPr="000665B4" w:rsidRDefault="00141DCC" w:rsidP="00141DCC">
      <w:pPr>
        <w:rPr>
          <w:rFonts w:ascii="宋体" w:eastAsia="宋体" w:hAnsi="宋体"/>
        </w:rPr>
      </w:pPr>
      <w:r w:rsidRPr="000665B4">
        <w:rPr>
          <w:rFonts w:ascii="宋体" w:eastAsia="宋体" w:hAnsi="宋体"/>
        </w:rPr>
        <w:t>bool check(char s[]){</w:t>
      </w:r>
    </w:p>
    <w:p w:rsidR="00141DCC" w:rsidRPr="000665B4" w:rsidRDefault="00141DCC" w:rsidP="00141DCC">
      <w:pPr>
        <w:rPr>
          <w:rFonts w:ascii="宋体" w:eastAsia="宋体" w:hAnsi="宋体"/>
        </w:rPr>
      </w:pPr>
      <w:r w:rsidRPr="000665B4">
        <w:rPr>
          <w:rFonts w:ascii="宋体" w:eastAsia="宋体" w:hAnsi="宋体"/>
        </w:rPr>
        <w:t xml:space="preserve">    int len=strlen(s);</w:t>
      </w:r>
    </w:p>
    <w:p w:rsidR="00141DCC" w:rsidRPr="000665B4" w:rsidRDefault="00141DCC" w:rsidP="00141DCC">
      <w:pPr>
        <w:rPr>
          <w:rFonts w:ascii="宋体" w:eastAsia="宋体" w:hAnsi="宋体"/>
        </w:rPr>
      </w:pPr>
      <w:r w:rsidRPr="000665B4">
        <w:rPr>
          <w:rFonts w:ascii="宋体" w:eastAsia="宋体" w:hAnsi="宋体"/>
        </w:rPr>
        <w:t xml:space="preserve">    for(int i=0;i&lt;len;i++){</w:t>
      </w:r>
    </w:p>
    <w:p w:rsidR="00141DCC" w:rsidRPr="000665B4" w:rsidRDefault="00141DCC" w:rsidP="00141DCC">
      <w:pPr>
        <w:rPr>
          <w:rFonts w:ascii="宋体" w:eastAsia="宋体" w:hAnsi="宋体"/>
        </w:rPr>
      </w:pP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return true;</w:t>
      </w:r>
    </w:p>
    <w:p w:rsidR="00141DCC" w:rsidRPr="000665B4" w:rsidRDefault="00141DCC" w:rsidP="00141DCC">
      <w:pPr>
        <w:rPr>
          <w:rFonts w:ascii="宋体" w:eastAsia="宋体" w:hAnsi="宋体"/>
        </w:rPr>
      </w:pPr>
      <w:r w:rsidRPr="000665B4">
        <w:rPr>
          <w:rFonts w:ascii="宋体" w:eastAsia="宋体" w:hAnsi="宋体"/>
        </w:rPr>
        <w:t>}</w:t>
      </w:r>
    </w:p>
    <w:p w:rsidR="00141DCC" w:rsidRPr="000665B4" w:rsidRDefault="00141DCC" w:rsidP="00141DCC">
      <w:pPr>
        <w:rPr>
          <w:rFonts w:ascii="宋体" w:eastAsia="宋体" w:hAnsi="宋体"/>
        </w:rPr>
      </w:pPr>
    </w:p>
    <w:p w:rsidR="00141DCC" w:rsidRPr="000665B4" w:rsidRDefault="00141DCC" w:rsidP="00141DCC">
      <w:pPr>
        <w:rPr>
          <w:rFonts w:ascii="宋体" w:eastAsia="宋体" w:hAnsi="宋体"/>
        </w:rPr>
      </w:pPr>
      <w:r w:rsidRPr="000665B4">
        <w:rPr>
          <w:rFonts w:ascii="宋体" w:eastAsia="宋体" w:hAnsi="宋体"/>
        </w:rPr>
        <w:t>int main()</w:t>
      </w:r>
    </w:p>
    <w:p w:rsidR="00141DCC" w:rsidRPr="000665B4" w:rsidRDefault="00141DCC" w:rsidP="00141DCC">
      <w:pPr>
        <w:rPr>
          <w:rFonts w:ascii="宋体" w:eastAsia="宋体" w:hAnsi="宋体"/>
        </w:rPr>
      </w:pPr>
      <w:r w:rsidRPr="000665B4">
        <w:rPr>
          <w:rFonts w:ascii="宋体" w:eastAsia="宋体" w:hAnsi="宋体"/>
        </w:rPr>
        <w:t>{</w:t>
      </w:r>
    </w:p>
    <w:p w:rsidR="00141DCC" w:rsidRPr="000665B4" w:rsidRDefault="00141DCC" w:rsidP="00141DCC">
      <w:pPr>
        <w:rPr>
          <w:rFonts w:ascii="宋体" w:eastAsia="宋体" w:hAnsi="宋体"/>
        </w:rPr>
      </w:pPr>
      <w:r w:rsidRPr="000665B4">
        <w:rPr>
          <w:rFonts w:ascii="宋体" w:eastAsia="宋体" w:hAnsi="宋体"/>
        </w:rPr>
        <w:t xml:space="preserve">    int t;</w:t>
      </w:r>
    </w:p>
    <w:p w:rsidR="00141DCC" w:rsidRPr="000665B4" w:rsidRDefault="00141DCC" w:rsidP="00141DCC">
      <w:pPr>
        <w:rPr>
          <w:rFonts w:ascii="宋体" w:eastAsia="宋体" w:hAnsi="宋体"/>
        </w:rPr>
      </w:pPr>
      <w:r w:rsidRPr="000665B4">
        <w:rPr>
          <w:rFonts w:ascii="宋体" w:eastAsia="宋体" w:hAnsi="宋体"/>
        </w:rPr>
        <w:t xml:space="preserve">    scanf("%d",&amp;t);</w:t>
      </w:r>
    </w:p>
    <w:p w:rsidR="00141DCC" w:rsidRPr="000665B4" w:rsidRDefault="00141DCC" w:rsidP="00141DCC">
      <w:pPr>
        <w:rPr>
          <w:rFonts w:ascii="宋体" w:eastAsia="宋体" w:hAnsi="宋体"/>
        </w:rPr>
      </w:pPr>
      <w:r w:rsidRPr="000665B4">
        <w:rPr>
          <w:rFonts w:ascii="宋体" w:eastAsia="宋体" w:hAnsi="宋体"/>
        </w:rPr>
        <w:lastRenderedPageBreak/>
        <w:t xml:space="preserve">    while(t--){</w:t>
      </w:r>
    </w:p>
    <w:p w:rsidR="00141DCC" w:rsidRPr="000665B4" w:rsidRDefault="00141DCC" w:rsidP="00141DCC">
      <w:pPr>
        <w:rPr>
          <w:rFonts w:ascii="宋体" w:eastAsia="宋体" w:hAnsi="宋体"/>
        </w:rPr>
      </w:pPr>
      <w:r w:rsidRPr="000665B4">
        <w:rPr>
          <w:rFonts w:ascii="宋体" w:eastAsia="宋体" w:hAnsi="宋体"/>
        </w:rPr>
        <w:t xml:space="preserve">        char s[MAXLEN];</w:t>
      </w:r>
    </w:p>
    <w:p w:rsidR="00141DCC" w:rsidRPr="000665B4" w:rsidRDefault="00141DCC" w:rsidP="00141DCC">
      <w:pPr>
        <w:rPr>
          <w:rFonts w:ascii="宋体" w:eastAsia="宋体" w:hAnsi="宋体"/>
        </w:rPr>
      </w:pPr>
      <w:r w:rsidRPr="000665B4">
        <w:rPr>
          <w:rFonts w:ascii="宋体" w:eastAsia="宋体" w:hAnsi="宋体"/>
        </w:rPr>
        <w:t xml:space="preserve">        scanf("%s",s);</w:t>
      </w:r>
    </w:p>
    <w:p w:rsidR="00141DCC" w:rsidRPr="000665B4" w:rsidRDefault="00141DCC" w:rsidP="00141DCC">
      <w:pPr>
        <w:rPr>
          <w:rFonts w:ascii="宋体" w:eastAsia="宋体" w:hAnsi="宋体"/>
        </w:rPr>
      </w:pPr>
      <w:r w:rsidRPr="000665B4">
        <w:rPr>
          <w:rFonts w:ascii="宋体" w:eastAsia="宋体" w:hAnsi="宋体"/>
        </w:rPr>
        <w:t xml:space="preserve">        const int OPERATOR=111,NUM_NOT_ZERO=112,ZERO=113,NONE=114;</w:t>
      </w:r>
    </w:p>
    <w:p w:rsidR="00141DCC" w:rsidRPr="000665B4" w:rsidRDefault="00141DCC" w:rsidP="00141DCC">
      <w:pPr>
        <w:rPr>
          <w:rFonts w:ascii="宋体" w:eastAsia="宋体" w:hAnsi="宋体"/>
        </w:rPr>
      </w:pPr>
      <w:r w:rsidRPr="000665B4">
        <w:rPr>
          <w:rFonts w:ascii="宋体" w:eastAsia="宋体" w:hAnsi="宋体"/>
        </w:rPr>
        <w:t xml:space="preserve">        bool pre_zero=false,valid=true;</w:t>
      </w:r>
    </w:p>
    <w:p w:rsidR="00141DCC" w:rsidRPr="000665B4" w:rsidRDefault="00141DCC" w:rsidP="00141DCC">
      <w:pPr>
        <w:rPr>
          <w:rFonts w:ascii="宋体" w:eastAsia="宋体" w:hAnsi="宋体"/>
        </w:rPr>
      </w:pPr>
      <w:r w:rsidRPr="000665B4">
        <w:rPr>
          <w:rFonts w:ascii="宋体" w:eastAsia="宋体" w:hAnsi="宋体"/>
        </w:rPr>
        <w:t xml:space="preserve">        int len=strlen(s),last_type=NONE;</w:t>
      </w:r>
    </w:p>
    <w:p w:rsidR="00141DCC" w:rsidRPr="000665B4" w:rsidRDefault="00141DCC" w:rsidP="00141DCC">
      <w:pPr>
        <w:rPr>
          <w:rFonts w:ascii="宋体" w:eastAsia="宋体" w:hAnsi="宋体"/>
        </w:rPr>
      </w:pPr>
      <w:r w:rsidRPr="000665B4">
        <w:rPr>
          <w:rFonts w:ascii="宋体" w:eastAsia="宋体" w:hAnsi="宋体"/>
        </w:rPr>
        <w:t xml:space="preserve">        for(int i=0;i&lt;len;i++){</w:t>
      </w:r>
    </w:p>
    <w:p w:rsidR="00141DCC" w:rsidRPr="000665B4" w:rsidRDefault="00141DCC" w:rsidP="00141DCC">
      <w:pPr>
        <w:rPr>
          <w:rFonts w:ascii="宋体" w:eastAsia="宋体" w:hAnsi="宋体"/>
        </w:rPr>
      </w:pPr>
      <w:r w:rsidRPr="000665B4">
        <w:rPr>
          <w:rFonts w:ascii="宋体" w:eastAsia="宋体" w:hAnsi="宋体"/>
        </w:rPr>
        <w:t xml:space="preserve">            if(s[i]=='0'){</w:t>
      </w:r>
    </w:p>
    <w:p w:rsidR="00141DCC" w:rsidRPr="000665B4" w:rsidRDefault="00141DCC" w:rsidP="00141DCC">
      <w:pPr>
        <w:rPr>
          <w:rFonts w:ascii="宋体" w:eastAsia="宋体" w:hAnsi="宋体"/>
        </w:rPr>
      </w:pPr>
      <w:r w:rsidRPr="000665B4">
        <w:rPr>
          <w:rFonts w:ascii="宋体" w:eastAsia="宋体" w:hAnsi="宋体"/>
        </w:rPr>
        <w:t xml:space="preserve">                if(pre_zero){</w:t>
      </w:r>
    </w:p>
    <w:p w:rsidR="00141DCC" w:rsidRPr="000665B4" w:rsidRDefault="00141DCC" w:rsidP="00141DCC">
      <w:pPr>
        <w:rPr>
          <w:rFonts w:ascii="宋体" w:eastAsia="宋体" w:hAnsi="宋体"/>
        </w:rPr>
      </w:pPr>
      <w:r w:rsidRPr="000665B4">
        <w:rPr>
          <w:rFonts w:ascii="宋体" w:eastAsia="宋体" w:hAnsi="宋体"/>
        </w:rPr>
        <w:t xml:space="preserve">                    valid=false;</w:t>
      </w:r>
    </w:p>
    <w:p w:rsidR="00141DCC" w:rsidRPr="000665B4" w:rsidRDefault="00141DCC" w:rsidP="00141DCC">
      <w:pPr>
        <w:rPr>
          <w:rFonts w:ascii="宋体" w:eastAsia="宋体" w:hAnsi="宋体"/>
        </w:rPr>
      </w:pPr>
      <w:r w:rsidRPr="000665B4">
        <w:rPr>
          <w:rFonts w:ascii="宋体" w:eastAsia="宋体" w:hAnsi="宋体"/>
        </w:rPr>
        <w:t xml:space="preserve">                    break;</w:t>
      </w: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if(last_type!=NUM_NOT_ZERO&amp;&amp;last_type!=ZERO){</w:t>
      </w:r>
    </w:p>
    <w:p w:rsidR="00141DCC" w:rsidRPr="000665B4" w:rsidRDefault="00141DCC" w:rsidP="00141DCC">
      <w:pPr>
        <w:rPr>
          <w:rFonts w:ascii="宋体" w:eastAsia="宋体" w:hAnsi="宋体"/>
        </w:rPr>
      </w:pPr>
      <w:r w:rsidRPr="000665B4">
        <w:rPr>
          <w:rFonts w:ascii="宋体" w:eastAsia="宋体" w:hAnsi="宋体"/>
        </w:rPr>
        <w:t xml:space="preserve">                    pre_zero=true;</w:t>
      </w: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last_type=ZERO;</w:t>
      </w: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else if(s[i]&gt;='1'&amp;&amp;s[i]&lt;='9'){</w:t>
      </w:r>
    </w:p>
    <w:p w:rsidR="00141DCC" w:rsidRPr="000665B4" w:rsidRDefault="00141DCC" w:rsidP="00141DCC">
      <w:pPr>
        <w:rPr>
          <w:rFonts w:ascii="宋体" w:eastAsia="宋体" w:hAnsi="宋体"/>
        </w:rPr>
      </w:pPr>
      <w:r w:rsidRPr="000665B4">
        <w:rPr>
          <w:rFonts w:ascii="宋体" w:eastAsia="宋体" w:hAnsi="宋体"/>
        </w:rPr>
        <w:t xml:space="preserve">                if(pre_zero){</w:t>
      </w:r>
    </w:p>
    <w:p w:rsidR="00141DCC" w:rsidRPr="000665B4" w:rsidRDefault="00141DCC" w:rsidP="00141DCC">
      <w:pPr>
        <w:rPr>
          <w:rFonts w:ascii="宋体" w:eastAsia="宋体" w:hAnsi="宋体"/>
        </w:rPr>
      </w:pPr>
      <w:r w:rsidRPr="000665B4">
        <w:rPr>
          <w:rFonts w:ascii="宋体" w:eastAsia="宋体" w:hAnsi="宋体"/>
        </w:rPr>
        <w:t xml:space="preserve">                    valid=false;</w:t>
      </w:r>
    </w:p>
    <w:p w:rsidR="00141DCC" w:rsidRPr="000665B4" w:rsidRDefault="00141DCC" w:rsidP="00141DCC">
      <w:pPr>
        <w:rPr>
          <w:rFonts w:ascii="宋体" w:eastAsia="宋体" w:hAnsi="宋体"/>
        </w:rPr>
      </w:pPr>
      <w:r w:rsidRPr="000665B4">
        <w:rPr>
          <w:rFonts w:ascii="宋体" w:eastAsia="宋体" w:hAnsi="宋体"/>
        </w:rPr>
        <w:t xml:space="preserve">                    break;</w:t>
      </w: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last_type=NUM_NOT_ZERO;</w:t>
      </w:r>
    </w:p>
    <w:p w:rsidR="00141DCC" w:rsidRPr="000665B4" w:rsidRDefault="00141DCC" w:rsidP="00141DCC">
      <w:pPr>
        <w:rPr>
          <w:rFonts w:ascii="宋体" w:eastAsia="宋体" w:hAnsi="宋体"/>
        </w:rPr>
      </w:pPr>
      <w:r w:rsidRPr="000665B4">
        <w:rPr>
          <w:rFonts w:ascii="宋体" w:eastAsia="宋体" w:hAnsi="宋体"/>
        </w:rPr>
        <w:t xml:space="preserve">                pre_zero=false;</w:t>
      </w: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else if(s[i]=='+'||s[i]=='*'){</w:t>
      </w:r>
    </w:p>
    <w:p w:rsidR="00141DCC" w:rsidRPr="000665B4" w:rsidRDefault="00141DCC" w:rsidP="00141DCC">
      <w:pPr>
        <w:rPr>
          <w:rFonts w:ascii="宋体" w:eastAsia="宋体" w:hAnsi="宋体"/>
        </w:rPr>
      </w:pPr>
      <w:r w:rsidRPr="000665B4">
        <w:rPr>
          <w:rFonts w:ascii="宋体" w:eastAsia="宋体" w:hAnsi="宋体"/>
        </w:rPr>
        <w:t xml:space="preserve">                if(last_type==OPERATOR||i==len-1||i==0){</w:t>
      </w:r>
    </w:p>
    <w:p w:rsidR="00141DCC" w:rsidRPr="000665B4" w:rsidRDefault="00141DCC" w:rsidP="00141DCC">
      <w:pPr>
        <w:rPr>
          <w:rFonts w:ascii="宋体" w:eastAsia="宋体" w:hAnsi="宋体"/>
        </w:rPr>
      </w:pPr>
      <w:r w:rsidRPr="000665B4">
        <w:rPr>
          <w:rFonts w:ascii="宋体" w:eastAsia="宋体" w:hAnsi="宋体"/>
        </w:rPr>
        <w:t xml:space="preserve">                    valid=false;</w:t>
      </w:r>
    </w:p>
    <w:p w:rsidR="00141DCC" w:rsidRPr="000665B4" w:rsidRDefault="00141DCC" w:rsidP="00141DCC">
      <w:pPr>
        <w:rPr>
          <w:rFonts w:ascii="宋体" w:eastAsia="宋体" w:hAnsi="宋体"/>
        </w:rPr>
      </w:pPr>
      <w:r w:rsidRPr="000665B4">
        <w:rPr>
          <w:rFonts w:ascii="宋体" w:eastAsia="宋体" w:hAnsi="宋体"/>
        </w:rPr>
        <w:t xml:space="preserve">                    break;</w:t>
      </w: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last_type=OPERATOR;</w:t>
      </w:r>
    </w:p>
    <w:p w:rsidR="00141DCC" w:rsidRPr="000665B4" w:rsidRDefault="00141DCC" w:rsidP="00141DCC">
      <w:pPr>
        <w:rPr>
          <w:rFonts w:ascii="宋体" w:eastAsia="宋体" w:hAnsi="宋体"/>
        </w:rPr>
      </w:pPr>
      <w:r w:rsidRPr="000665B4">
        <w:rPr>
          <w:rFonts w:ascii="宋体" w:eastAsia="宋体" w:hAnsi="宋体"/>
        </w:rPr>
        <w:t xml:space="preserve">                pre_zero=false;</w:t>
      </w:r>
    </w:p>
    <w:p w:rsidR="00141DCC" w:rsidRPr="000665B4" w:rsidRDefault="00141DCC" w:rsidP="00141DCC">
      <w:pPr>
        <w:rPr>
          <w:rFonts w:ascii="宋体" w:eastAsia="宋体" w:hAnsi="宋体"/>
        </w:rPr>
      </w:pPr>
      <w:r w:rsidRPr="000665B4">
        <w:rPr>
          <w:rFonts w:ascii="宋体" w:eastAsia="宋体" w:hAnsi="宋体"/>
        </w:rPr>
        <w:t xml:space="preserve">            }else if(s[i]=='?'){</w:t>
      </w:r>
    </w:p>
    <w:p w:rsidR="00141DCC" w:rsidRPr="000665B4" w:rsidRDefault="00141DCC" w:rsidP="00141DCC">
      <w:pPr>
        <w:rPr>
          <w:rFonts w:ascii="宋体" w:eastAsia="宋体" w:hAnsi="宋体"/>
        </w:rPr>
      </w:pPr>
      <w:r w:rsidRPr="000665B4">
        <w:rPr>
          <w:rFonts w:ascii="宋体" w:eastAsia="宋体" w:hAnsi="宋体"/>
        </w:rPr>
        <w:t xml:space="preserve">                if(pre_zero){</w:t>
      </w:r>
    </w:p>
    <w:p w:rsidR="00141DCC" w:rsidRPr="000665B4" w:rsidRDefault="00141DCC" w:rsidP="00141DCC">
      <w:pPr>
        <w:rPr>
          <w:rFonts w:ascii="宋体" w:eastAsia="宋体" w:hAnsi="宋体"/>
        </w:rPr>
      </w:pPr>
      <w:r w:rsidRPr="000665B4">
        <w:rPr>
          <w:rFonts w:ascii="宋体" w:eastAsia="宋体" w:hAnsi="宋体"/>
        </w:rPr>
        <w:t xml:space="preserve">                    if(i==len-1){</w:t>
      </w:r>
    </w:p>
    <w:p w:rsidR="00141DCC" w:rsidRPr="000665B4" w:rsidRDefault="00141DCC" w:rsidP="00141DCC">
      <w:pPr>
        <w:rPr>
          <w:rFonts w:ascii="宋体" w:eastAsia="宋体" w:hAnsi="宋体"/>
        </w:rPr>
      </w:pPr>
      <w:r w:rsidRPr="000665B4">
        <w:rPr>
          <w:rFonts w:ascii="宋体" w:eastAsia="宋体" w:hAnsi="宋体"/>
        </w:rPr>
        <w:t xml:space="preserve">                        valid=false;</w:t>
      </w:r>
    </w:p>
    <w:p w:rsidR="00141DCC" w:rsidRPr="000665B4" w:rsidRDefault="00141DCC" w:rsidP="00141DCC">
      <w:pPr>
        <w:rPr>
          <w:rFonts w:ascii="宋体" w:eastAsia="宋体" w:hAnsi="宋体"/>
        </w:rPr>
      </w:pPr>
      <w:r w:rsidRPr="000665B4">
        <w:rPr>
          <w:rFonts w:ascii="宋体" w:eastAsia="宋体" w:hAnsi="宋体"/>
        </w:rPr>
        <w:t xml:space="preserve">                        break;</w:t>
      </w: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s[i]='+';</w:t>
      </w:r>
    </w:p>
    <w:p w:rsidR="00141DCC" w:rsidRPr="000665B4" w:rsidRDefault="00141DCC" w:rsidP="00141DCC">
      <w:pPr>
        <w:rPr>
          <w:rFonts w:ascii="宋体" w:eastAsia="宋体" w:hAnsi="宋体"/>
        </w:rPr>
      </w:pPr>
      <w:r w:rsidRPr="000665B4">
        <w:rPr>
          <w:rFonts w:ascii="宋体" w:eastAsia="宋体" w:hAnsi="宋体"/>
        </w:rPr>
        <w:t xml:space="preserve">                    last_type=OPERATOR;</w:t>
      </w:r>
    </w:p>
    <w:p w:rsidR="00141DCC" w:rsidRPr="000665B4" w:rsidRDefault="00141DCC" w:rsidP="00141DCC">
      <w:pPr>
        <w:rPr>
          <w:rFonts w:ascii="宋体" w:eastAsia="宋体" w:hAnsi="宋体"/>
        </w:rPr>
      </w:pPr>
      <w:r w:rsidRPr="000665B4">
        <w:rPr>
          <w:rFonts w:ascii="宋体" w:eastAsia="宋体" w:hAnsi="宋体"/>
        </w:rPr>
        <w:t xml:space="preserve">                    pre_zero=false;</w:t>
      </w:r>
    </w:p>
    <w:p w:rsidR="00141DCC" w:rsidRPr="000665B4" w:rsidRDefault="00141DCC" w:rsidP="00141DCC">
      <w:pPr>
        <w:rPr>
          <w:rFonts w:ascii="宋体" w:eastAsia="宋体" w:hAnsi="宋体"/>
        </w:rPr>
      </w:pPr>
      <w:r w:rsidRPr="000665B4">
        <w:rPr>
          <w:rFonts w:ascii="宋体" w:eastAsia="宋体" w:hAnsi="宋体"/>
        </w:rPr>
        <w:t xml:space="preserve">                }else{</w:t>
      </w:r>
    </w:p>
    <w:p w:rsidR="00141DCC" w:rsidRPr="000665B4" w:rsidRDefault="00141DCC" w:rsidP="00141DCC">
      <w:pPr>
        <w:rPr>
          <w:rFonts w:ascii="宋体" w:eastAsia="宋体" w:hAnsi="宋体"/>
        </w:rPr>
      </w:pPr>
      <w:r w:rsidRPr="000665B4">
        <w:rPr>
          <w:rFonts w:ascii="宋体" w:eastAsia="宋体" w:hAnsi="宋体"/>
        </w:rPr>
        <w:t xml:space="preserve">                    s[i]='1';</w:t>
      </w:r>
    </w:p>
    <w:p w:rsidR="00141DCC" w:rsidRPr="000665B4" w:rsidRDefault="00141DCC" w:rsidP="00141DCC">
      <w:pPr>
        <w:rPr>
          <w:rFonts w:ascii="宋体" w:eastAsia="宋体" w:hAnsi="宋体"/>
        </w:rPr>
      </w:pPr>
      <w:r w:rsidRPr="000665B4">
        <w:rPr>
          <w:rFonts w:ascii="宋体" w:eastAsia="宋体" w:hAnsi="宋体"/>
        </w:rPr>
        <w:t xml:space="preserve">                    last_type=NUM_NOT_ZERO;</w:t>
      </w:r>
    </w:p>
    <w:p w:rsidR="00141DCC" w:rsidRPr="000665B4" w:rsidRDefault="00141DCC" w:rsidP="00141DCC">
      <w:pPr>
        <w:rPr>
          <w:rFonts w:ascii="宋体" w:eastAsia="宋体" w:hAnsi="宋体"/>
        </w:rPr>
      </w:pPr>
      <w:r w:rsidRPr="000665B4">
        <w:rPr>
          <w:rFonts w:ascii="宋体" w:eastAsia="宋体" w:hAnsi="宋体"/>
        </w:rPr>
        <w:lastRenderedPageBreak/>
        <w:t xml:space="preserve">                    pre_zero=false;</w:t>
      </w: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if(!valid) printf("IMPOSSIBLE\n");else printf("%s\n",s);</w:t>
      </w:r>
    </w:p>
    <w:p w:rsidR="00141DCC" w:rsidRPr="000665B4" w:rsidRDefault="00141DCC" w:rsidP="00141DCC">
      <w:pPr>
        <w:rPr>
          <w:rFonts w:ascii="宋体" w:eastAsia="宋体" w:hAnsi="宋体"/>
        </w:rPr>
      </w:pPr>
      <w:r w:rsidRPr="000665B4">
        <w:rPr>
          <w:rFonts w:ascii="宋体" w:eastAsia="宋体" w:hAnsi="宋体"/>
        </w:rPr>
        <w:t xml:space="preserve">    }</w:t>
      </w:r>
    </w:p>
    <w:p w:rsidR="00141DCC" w:rsidRPr="000665B4" w:rsidRDefault="00141DCC" w:rsidP="00141DCC">
      <w:pPr>
        <w:rPr>
          <w:rFonts w:ascii="宋体" w:eastAsia="宋体" w:hAnsi="宋体"/>
        </w:rPr>
      </w:pPr>
      <w:r w:rsidRPr="000665B4">
        <w:rPr>
          <w:rFonts w:ascii="宋体" w:eastAsia="宋体" w:hAnsi="宋体"/>
        </w:rPr>
        <w:t xml:space="preserve">    return 0;</w:t>
      </w:r>
    </w:p>
    <w:p w:rsidR="00141DCC" w:rsidRPr="000665B4" w:rsidRDefault="00141DCC" w:rsidP="00141DCC">
      <w:pPr>
        <w:rPr>
          <w:rFonts w:ascii="宋体" w:eastAsia="宋体" w:hAnsi="宋体"/>
        </w:rPr>
      </w:pPr>
      <w:r w:rsidRPr="000665B4">
        <w:rPr>
          <w:rFonts w:ascii="宋体" w:eastAsia="宋体" w:hAnsi="宋体"/>
        </w:rPr>
        <w:t>}</w:t>
      </w:r>
    </w:p>
    <w:p w:rsidR="00B630DD" w:rsidRPr="000665B4" w:rsidRDefault="00B630DD" w:rsidP="00B630DD">
      <w:pPr>
        <w:pStyle w:val="2"/>
        <w:rPr>
          <w:rFonts w:ascii="宋体" w:eastAsia="宋体" w:hAnsi="宋体"/>
          <w:b w:val="0"/>
        </w:rPr>
      </w:pPr>
      <w:bookmarkStart w:id="67" w:name="_Toc524382968"/>
      <w:r w:rsidRPr="000665B4">
        <w:rPr>
          <w:rFonts w:ascii="宋体" w:eastAsia="宋体" w:hAnsi="宋体" w:hint="eastAsia"/>
          <w:b w:val="0"/>
        </w:rPr>
        <w:t>搜索</w:t>
      </w:r>
      <w:bookmarkEnd w:id="67"/>
    </w:p>
    <w:p w:rsidR="00BF5ABA" w:rsidRPr="000665B4" w:rsidRDefault="00B630DD" w:rsidP="00AE273A">
      <w:pPr>
        <w:pStyle w:val="3"/>
        <w:rPr>
          <w:rFonts w:ascii="宋体" w:eastAsia="宋体" w:hAnsi="宋体"/>
          <w:b w:val="0"/>
        </w:rPr>
      </w:pPr>
      <w:bookmarkStart w:id="68" w:name="_Toc524382969"/>
      <w:r w:rsidRPr="000665B4">
        <w:rPr>
          <w:rFonts w:ascii="宋体" w:eastAsia="宋体" w:hAnsi="宋体" w:hint="eastAsia"/>
          <w:b w:val="0"/>
        </w:rPr>
        <w:t>深度优先搜索（DFS）</w:t>
      </w:r>
      <w:bookmarkEnd w:id="68"/>
    </w:p>
    <w:p w:rsidR="00AE273A" w:rsidRPr="000665B4" w:rsidRDefault="00AE273A" w:rsidP="00D65657">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6341</w:t>
      </w:r>
      <w:r w:rsidRPr="000665B4">
        <w:rPr>
          <w:rFonts w:ascii="宋体" w:eastAsia="宋体" w:hAnsi="宋体" w:hint="eastAsia"/>
          <w:b w:val="0"/>
        </w:rPr>
        <w:t>-</w:t>
      </w:r>
      <w:r w:rsidRPr="000665B4">
        <w:rPr>
          <w:rFonts w:ascii="宋体" w:eastAsia="宋体" w:hAnsi="宋体"/>
          <w:b w:val="0"/>
        </w:rPr>
        <w:t>Let Sudoku Rotate</w:t>
      </w:r>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6341</w:instrText>
      </w:r>
      <w:r w:rsidRPr="000665B4">
        <w:rPr>
          <w:rFonts w:ascii="宋体" w:eastAsia="宋体" w:hAnsi="宋体" w:hint="eastAsia"/>
          <w:b w:val="0"/>
        </w:rPr>
        <w:instrText>-</w:instrText>
      </w:r>
      <w:r w:rsidRPr="000665B4">
        <w:rPr>
          <w:rFonts w:ascii="宋体" w:eastAsia="宋体" w:hAnsi="宋体"/>
          <w:b w:val="0"/>
        </w:rPr>
        <w:instrText>Let Sudoku Rotate:</w:instrText>
      </w:r>
      <w:r w:rsidRPr="000665B4">
        <w:rPr>
          <w:rFonts w:ascii="宋体" w:eastAsia="宋体" w:hAnsi="宋体" w:hint="eastAsia"/>
        </w:rPr>
        <w:instrText>6</w:instrText>
      </w:r>
      <w:r w:rsidRPr="000665B4">
        <w:rPr>
          <w:rFonts w:ascii="宋体" w:eastAsia="宋体" w:hAnsi="宋体"/>
        </w:rPr>
        <w:instrText xml:space="preserve">341" \y "HDU:6341" </w:instrText>
      </w:r>
      <w:r w:rsidRPr="000665B4">
        <w:rPr>
          <w:rFonts w:ascii="宋体" w:eastAsia="宋体" w:hAnsi="宋体"/>
          <w:b w:val="0"/>
        </w:rPr>
        <w:fldChar w:fldCharType="end"/>
      </w:r>
    </w:p>
    <w:p w:rsidR="00AE273A" w:rsidRPr="000665B4" w:rsidRDefault="00AE273A" w:rsidP="00AE273A">
      <w:pPr>
        <w:rPr>
          <w:rFonts w:ascii="宋体" w:eastAsia="宋体" w:hAnsi="宋体"/>
        </w:rPr>
      </w:pPr>
      <w:r w:rsidRPr="000665B4">
        <w:rPr>
          <w:rFonts w:ascii="宋体" w:eastAsia="宋体" w:hAnsi="宋体" w:hint="eastAsia"/>
        </w:rPr>
        <w:t>【s</w:t>
      </w:r>
      <w:r w:rsidRPr="000665B4">
        <w:rPr>
          <w:rFonts w:ascii="宋体" w:eastAsia="宋体" w:hAnsi="宋体"/>
        </w:rPr>
        <w:t>ource</w:t>
      </w:r>
      <w:r w:rsidRPr="000665B4">
        <w:rPr>
          <w:rFonts w:ascii="宋体" w:eastAsia="宋体" w:hAnsi="宋体" w:hint="eastAsia"/>
        </w:rPr>
        <w:t>】2</w:t>
      </w:r>
      <w:r w:rsidRPr="000665B4">
        <w:rPr>
          <w:rFonts w:ascii="宋体" w:eastAsia="宋体" w:hAnsi="宋体"/>
        </w:rPr>
        <w:t>018</w:t>
      </w:r>
      <w:r w:rsidRPr="000665B4">
        <w:rPr>
          <w:rFonts w:ascii="宋体" w:eastAsia="宋体" w:hAnsi="宋体" w:hint="eastAsia"/>
        </w:rPr>
        <w:t>杭电暑期多校4</w:t>
      </w:r>
      <w:r w:rsidRPr="000665B4">
        <w:rPr>
          <w:rFonts w:ascii="宋体" w:eastAsia="宋体" w:hAnsi="宋体"/>
        </w:rPr>
        <w:t>J</w:t>
      </w:r>
    </w:p>
    <w:p w:rsidR="00AE273A" w:rsidRPr="000665B4" w:rsidRDefault="00AE273A" w:rsidP="00AE273A">
      <w:pPr>
        <w:rPr>
          <w:rFonts w:ascii="宋体" w:eastAsia="宋体" w:hAnsi="宋体"/>
        </w:rPr>
      </w:pPr>
      <w:r w:rsidRPr="000665B4">
        <w:rPr>
          <w:rFonts w:ascii="宋体" w:eastAsia="宋体" w:hAnsi="宋体" w:hint="eastAsia"/>
        </w:rPr>
        <w:t>【难度】比赛铜牌-命题人预估签到</w:t>
      </w:r>
    </w:p>
    <w:p w:rsidR="00AE273A" w:rsidRPr="000665B4" w:rsidRDefault="00AE273A" w:rsidP="00AE273A">
      <w:pPr>
        <w:rPr>
          <w:rFonts w:ascii="宋体" w:eastAsia="宋体" w:hAnsi="宋体"/>
        </w:rPr>
      </w:pPr>
      <w:r w:rsidRPr="000665B4">
        <w:rPr>
          <w:rFonts w:ascii="宋体" w:eastAsia="宋体" w:hAnsi="宋体" w:hint="eastAsia"/>
        </w:rPr>
        <w:t>【题意】给定一个从完好数独选定若干个格子进行逆时针旋转若干次后的数独（16*</w:t>
      </w:r>
      <w:r w:rsidRPr="000665B4">
        <w:rPr>
          <w:rFonts w:ascii="宋体" w:eastAsia="宋体" w:hAnsi="宋体"/>
        </w:rPr>
        <w:t>16</w:t>
      </w:r>
      <w:r w:rsidRPr="000665B4">
        <w:rPr>
          <w:rFonts w:ascii="宋体" w:eastAsia="宋体" w:hAnsi="宋体" w:hint="eastAsia"/>
        </w:rPr>
        <w:t>），要求最小次数还原</w:t>
      </w:r>
    </w:p>
    <w:p w:rsidR="00AE273A" w:rsidRPr="000665B4" w:rsidRDefault="00AE273A" w:rsidP="00AE273A">
      <w:pPr>
        <w:rPr>
          <w:rFonts w:ascii="宋体" w:eastAsia="宋体" w:hAnsi="宋体"/>
        </w:rPr>
      </w:pPr>
      <w:r w:rsidRPr="000665B4">
        <w:rPr>
          <w:rFonts w:ascii="宋体" w:eastAsia="宋体" w:hAnsi="宋体" w:hint="eastAsia"/>
        </w:rPr>
        <w:t>【TAG】数独 DFS 最优化减枝 可行性减枝</w:t>
      </w:r>
    </w:p>
    <w:p w:rsidR="00AE273A" w:rsidRPr="000665B4" w:rsidRDefault="00AE273A" w:rsidP="00AE273A">
      <w:pPr>
        <w:rPr>
          <w:rFonts w:ascii="宋体" w:eastAsia="宋体" w:hAnsi="宋体"/>
        </w:rPr>
      </w:pPr>
      <w:r w:rsidRPr="000665B4">
        <w:rPr>
          <w:rFonts w:ascii="宋体" w:eastAsia="宋体" w:hAnsi="宋体" w:hint="eastAsia"/>
        </w:rPr>
        <w:t>【题解】</w:t>
      </w:r>
    </w:p>
    <w:p w:rsidR="00AE273A" w:rsidRPr="000665B4" w:rsidRDefault="00AE273A" w:rsidP="00AE273A">
      <w:pPr>
        <w:rPr>
          <w:rFonts w:ascii="宋体" w:eastAsia="宋体" w:hAnsi="宋体"/>
        </w:rPr>
      </w:pPr>
      <w:r w:rsidRPr="000665B4">
        <w:rPr>
          <w:rFonts w:ascii="宋体" w:eastAsia="宋体" w:hAnsi="宋体" w:hint="eastAsia"/>
        </w:rPr>
        <w:t>要还原就要把一些格子顺时针旋转，由题意一定有解</w:t>
      </w:r>
    </w:p>
    <w:p w:rsidR="00AE273A" w:rsidRPr="000665B4" w:rsidRDefault="00AE273A" w:rsidP="00AE273A">
      <w:pPr>
        <w:rPr>
          <w:rFonts w:ascii="宋体" w:eastAsia="宋体" w:hAnsi="宋体"/>
        </w:rPr>
      </w:pPr>
      <w:r w:rsidRPr="000665B4">
        <w:rPr>
          <w:rFonts w:ascii="宋体" w:eastAsia="宋体" w:hAnsi="宋体" w:hint="eastAsia"/>
        </w:rPr>
        <w:t>可以预处理的数据：每个格子最多顺时针0-</w:t>
      </w:r>
      <w:r w:rsidRPr="000665B4">
        <w:rPr>
          <w:rFonts w:ascii="宋体" w:eastAsia="宋体" w:hAnsi="宋体"/>
        </w:rPr>
        <w:t>3</w:t>
      </w:r>
      <w:r w:rsidRPr="000665B4">
        <w:rPr>
          <w:rFonts w:ascii="宋体" w:eastAsia="宋体" w:hAnsi="宋体" w:hint="eastAsia"/>
        </w:rPr>
        <w:t>次</w:t>
      </w:r>
    </w:p>
    <w:p w:rsidR="00AE273A" w:rsidRPr="000665B4" w:rsidRDefault="00AE273A" w:rsidP="00AE273A">
      <w:pPr>
        <w:rPr>
          <w:rFonts w:ascii="宋体" w:eastAsia="宋体" w:hAnsi="宋体"/>
        </w:rPr>
      </w:pPr>
      <w:r w:rsidRPr="000665B4">
        <w:rPr>
          <w:rFonts w:ascii="宋体" w:eastAsia="宋体" w:hAnsi="宋体" w:hint="eastAsia"/>
        </w:rPr>
        <w:t>可行性减枝分析：对于某4行的4个格子，他们的行是否符合数独完全由这一行的4个格子决定，也就是说如果某一种操作使得某4行不符合数独，对其他行再进行操作也不会改变这4行的情况，列也是一样的，以此性质为基础进行可行性减枝。</w:t>
      </w:r>
    </w:p>
    <w:p w:rsidR="00AE273A" w:rsidRPr="000665B4" w:rsidRDefault="00AE273A" w:rsidP="00AE273A">
      <w:pPr>
        <w:rPr>
          <w:rFonts w:ascii="宋体" w:eastAsia="宋体" w:hAnsi="宋体"/>
        </w:rPr>
      </w:pPr>
      <w:r w:rsidRPr="000665B4">
        <w:rPr>
          <w:rFonts w:ascii="宋体" w:eastAsia="宋体" w:hAnsi="宋体" w:hint="eastAsia"/>
        </w:rPr>
        <w:t>DFS：依次搜索每一个格子的旋转次数</w:t>
      </w:r>
    </w:p>
    <w:p w:rsidR="00AE273A" w:rsidRPr="000665B4" w:rsidRDefault="00AE273A" w:rsidP="00AE273A">
      <w:pPr>
        <w:rPr>
          <w:rFonts w:ascii="宋体" w:eastAsia="宋体" w:hAnsi="宋体"/>
        </w:rPr>
      </w:pPr>
      <w:r w:rsidRPr="000665B4">
        <w:rPr>
          <w:rFonts w:ascii="宋体" w:eastAsia="宋体" w:hAnsi="宋体" w:hint="eastAsia"/>
        </w:rPr>
        <w:t>最优化减枝：当前操作数超过答案是停止搜索</w:t>
      </w:r>
    </w:p>
    <w:p w:rsidR="00AE273A" w:rsidRPr="000665B4" w:rsidRDefault="00AE273A" w:rsidP="00AE273A">
      <w:pPr>
        <w:rPr>
          <w:rFonts w:ascii="宋体" w:eastAsia="宋体" w:hAnsi="宋体"/>
        </w:rPr>
      </w:pPr>
      <w:r w:rsidRPr="000665B4">
        <w:rPr>
          <w:rFonts w:ascii="宋体" w:eastAsia="宋体" w:hAnsi="宋体" w:hint="eastAsia"/>
        </w:rPr>
        <w:t>可行性减枝：当前格子旋转这个次数后，使得某一行或某一列已经出现了冲突，那么停止搜索</w:t>
      </w:r>
    </w:p>
    <w:p w:rsidR="00AE273A" w:rsidRPr="000665B4" w:rsidRDefault="00AE273A" w:rsidP="00AE273A">
      <w:pPr>
        <w:rPr>
          <w:rFonts w:ascii="宋体" w:eastAsia="宋体" w:hAnsi="宋体"/>
        </w:rPr>
      </w:pPr>
      <w:r w:rsidRPr="000665B4">
        <w:rPr>
          <w:rFonts w:ascii="宋体" w:eastAsia="宋体" w:hAnsi="宋体" w:hint="eastAsia"/>
        </w:rPr>
        <w:t>【代码】</w:t>
      </w:r>
    </w:p>
    <w:p w:rsidR="00AE273A" w:rsidRPr="000665B4" w:rsidRDefault="00AE273A" w:rsidP="00AE273A">
      <w:pPr>
        <w:rPr>
          <w:rFonts w:ascii="宋体" w:eastAsia="宋体" w:hAnsi="宋体"/>
        </w:rPr>
      </w:pPr>
      <w:r w:rsidRPr="000665B4">
        <w:rPr>
          <w:rFonts w:ascii="宋体" w:eastAsia="宋体" w:hAnsi="宋体"/>
        </w:rPr>
        <w:t>#include &lt;bits/stdc++.h&gt;</w:t>
      </w:r>
    </w:p>
    <w:p w:rsidR="00AE273A" w:rsidRPr="000665B4" w:rsidRDefault="00AE273A" w:rsidP="00AE273A">
      <w:pPr>
        <w:rPr>
          <w:rFonts w:ascii="宋体" w:eastAsia="宋体" w:hAnsi="宋体"/>
        </w:rPr>
      </w:pPr>
    </w:p>
    <w:p w:rsidR="00AE273A" w:rsidRPr="000665B4" w:rsidRDefault="00AE273A" w:rsidP="00AE273A">
      <w:pPr>
        <w:rPr>
          <w:rFonts w:ascii="宋体" w:eastAsia="宋体" w:hAnsi="宋体"/>
        </w:rPr>
      </w:pPr>
      <w:r w:rsidRPr="000665B4">
        <w:rPr>
          <w:rFonts w:ascii="宋体" w:eastAsia="宋体" w:hAnsi="宋体"/>
        </w:rPr>
        <w:t>using namespace std;</w:t>
      </w:r>
    </w:p>
    <w:p w:rsidR="00AE273A" w:rsidRPr="000665B4" w:rsidRDefault="00AE273A" w:rsidP="00AE273A">
      <w:pPr>
        <w:rPr>
          <w:rFonts w:ascii="宋体" w:eastAsia="宋体" w:hAnsi="宋体"/>
        </w:rPr>
      </w:pPr>
    </w:p>
    <w:p w:rsidR="00AE273A" w:rsidRPr="000665B4" w:rsidRDefault="00AE273A" w:rsidP="00AE273A">
      <w:pPr>
        <w:rPr>
          <w:rFonts w:ascii="宋体" w:eastAsia="宋体" w:hAnsi="宋体"/>
        </w:rPr>
      </w:pPr>
      <w:r w:rsidRPr="000665B4">
        <w:rPr>
          <w:rFonts w:ascii="宋体" w:eastAsia="宋体" w:hAnsi="宋体"/>
        </w:rPr>
        <w:t>struct sudo{</w:t>
      </w:r>
    </w:p>
    <w:p w:rsidR="00AE273A" w:rsidRPr="000665B4" w:rsidRDefault="00AE273A" w:rsidP="00AE273A">
      <w:pPr>
        <w:rPr>
          <w:rFonts w:ascii="宋体" w:eastAsia="宋体" w:hAnsi="宋体"/>
        </w:rPr>
      </w:pPr>
      <w:r w:rsidRPr="000665B4">
        <w:rPr>
          <w:rFonts w:ascii="宋体" w:eastAsia="宋体" w:hAnsi="宋体"/>
        </w:rPr>
        <w:t xml:space="preserve">    char ori[16][20];</w:t>
      </w:r>
    </w:p>
    <w:p w:rsidR="00AE273A" w:rsidRPr="000665B4" w:rsidRDefault="00AE273A" w:rsidP="00AE273A">
      <w:pPr>
        <w:rPr>
          <w:rFonts w:ascii="宋体" w:eastAsia="宋体" w:hAnsi="宋体"/>
        </w:rPr>
      </w:pPr>
      <w:r w:rsidRPr="000665B4">
        <w:rPr>
          <w:rFonts w:ascii="宋体" w:eastAsia="宋体" w:hAnsi="宋体"/>
        </w:rPr>
        <w:t xml:space="preserve">    struct node{</w:t>
      </w:r>
    </w:p>
    <w:p w:rsidR="00AE273A" w:rsidRPr="000665B4" w:rsidRDefault="00AE273A" w:rsidP="00AE273A">
      <w:pPr>
        <w:rPr>
          <w:rFonts w:ascii="宋体" w:eastAsia="宋体" w:hAnsi="宋体"/>
        </w:rPr>
      </w:pPr>
      <w:r w:rsidRPr="000665B4">
        <w:rPr>
          <w:rFonts w:ascii="宋体" w:eastAsia="宋体" w:hAnsi="宋体"/>
        </w:rPr>
        <w:t xml:space="preserve">        int ch[4][4];</w:t>
      </w:r>
    </w:p>
    <w:p w:rsidR="00AE273A" w:rsidRPr="000665B4" w:rsidRDefault="00AE273A" w:rsidP="00AE273A">
      <w:pPr>
        <w:rPr>
          <w:rFonts w:ascii="宋体" w:eastAsia="宋体" w:hAnsi="宋体"/>
        </w:rPr>
      </w:pPr>
      <w:r w:rsidRPr="000665B4">
        <w:rPr>
          <w:rFonts w:ascii="宋体" w:eastAsia="宋体" w:hAnsi="宋体"/>
        </w:rPr>
        <w:t xml:space="preserve">    }rot[4][4][4];</w:t>
      </w:r>
    </w:p>
    <w:p w:rsidR="00AE273A" w:rsidRPr="000665B4" w:rsidRDefault="00AE273A" w:rsidP="00AE273A">
      <w:pPr>
        <w:rPr>
          <w:rFonts w:ascii="宋体" w:eastAsia="宋体" w:hAnsi="宋体"/>
        </w:rPr>
      </w:pPr>
      <w:r w:rsidRPr="000665B4">
        <w:rPr>
          <w:rFonts w:ascii="宋体" w:eastAsia="宋体" w:hAnsi="宋体"/>
        </w:rPr>
        <w:t xml:space="preserve">    void Rotate(const node x,node &amp;y){</w:t>
      </w:r>
    </w:p>
    <w:p w:rsidR="00AE273A" w:rsidRPr="000665B4" w:rsidRDefault="00AE273A" w:rsidP="00AE273A">
      <w:pPr>
        <w:rPr>
          <w:rFonts w:ascii="宋体" w:eastAsia="宋体" w:hAnsi="宋体"/>
        </w:rPr>
      </w:pPr>
      <w:r w:rsidRPr="000665B4">
        <w:rPr>
          <w:rFonts w:ascii="宋体" w:eastAsia="宋体" w:hAnsi="宋体"/>
        </w:rPr>
        <w:t xml:space="preserve">        for(int i=0;i&lt;4;i++) for(int j=0;j&lt;4;j++) y.ch[j][3-i]=x.ch[i][j];</w:t>
      </w:r>
    </w:p>
    <w:p w:rsidR="00AE273A" w:rsidRPr="000665B4" w:rsidRDefault="00AE273A" w:rsidP="00AE273A">
      <w:pPr>
        <w:rPr>
          <w:rFonts w:ascii="宋体" w:eastAsia="宋体" w:hAnsi="宋体"/>
        </w:rPr>
      </w:pPr>
      <w:r w:rsidRPr="000665B4">
        <w:rPr>
          <w:rFonts w:ascii="宋体" w:eastAsia="宋体" w:hAnsi="宋体"/>
        </w:rPr>
        <w:lastRenderedPageBreak/>
        <w:t xml:space="preserve">        return;</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int val(char ch){</w:t>
      </w:r>
    </w:p>
    <w:p w:rsidR="00AE273A" w:rsidRPr="000665B4" w:rsidRDefault="00AE273A" w:rsidP="00AE273A">
      <w:pPr>
        <w:rPr>
          <w:rFonts w:ascii="宋体" w:eastAsia="宋体" w:hAnsi="宋体"/>
        </w:rPr>
      </w:pPr>
      <w:r w:rsidRPr="000665B4">
        <w:rPr>
          <w:rFonts w:ascii="宋体" w:eastAsia="宋体" w:hAnsi="宋体"/>
        </w:rPr>
        <w:t xml:space="preserve">        assert((ch&gt;='0'&amp;&amp;ch&lt;='9')||(ch&gt;='A'&amp;&amp;ch&lt;='F'));</w:t>
      </w:r>
    </w:p>
    <w:p w:rsidR="00AE273A" w:rsidRPr="000665B4" w:rsidRDefault="00AE273A" w:rsidP="00AE273A">
      <w:pPr>
        <w:rPr>
          <w:rFonts w:ascii="宋体" w:eastAsia="宋体" w:hAnsi="宋体"/>
        </w:rPr>
      </w:pPr>
      <w:r w:rsidRPr="000665B4">
        <w:rPr>
          <w:rFonts w:ascii="宋体" w:eastAsia="宋体" w:hAnsi="宋体"/>
        </w:rPr>
        <w:t xml:space="preserve">        if(ch&gt;='0'&amp;&amp;ch&lt;='9') return ch-'0';</w:t>
      </w:r>
    </w:p>
    <w:p w:rsidR="00AE273A" w:rsidRPr="000665B4" w:rsidRDefault="00AE273A" w:rsidP="00AE273A">
      <w:pPr>
        <w:rPr>
          <w:rFonts w:ascii="宋体" w:eastAsia="宋体" w:hAnsi="宋体"/>
        </w:rPr>
      </w:pPr>
      <w:r w:rsidRPr="000665B4">
        <w:rPr>
          <w:rFonts w:ascii="宋体" w:eastAsia="宋体" w:hAnsi="宋体"/>
        </w:rPr>
        <w:t xml:space="preserve">        return ch-'A'+10;</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void build_sudo(){</w:t>
      </w:r>
    </w:p>
    <w:p w:rsidR="00AE273A" w:rsidRPr="000665B4" w:rsidRDefault="00AE273A" w:rsidP="00AE273A">
      <w:pPr>
        <w:rPr>
          <w:rFonts w:ascii="宋体" w:eastAsia="宋体" w:hAnsi="宋体"/>
        </w:rPr>
      </w:pPr>
      <w:r w:rsidRPr="000665B4">
        <w:rPr>
          <w:rFonts w:ascii="宋体" w:eastAsia="宋体" w:hAnsi="宋体"/>
        </w:rPr>
        <w:t xml:space="preserve">        for(int i=0;i&lt;16;i++) scanf("%s",ori[i]);</w:t>
      </w:r>
    </w:p>
    <w:p w:rsidR="00AE273A" w:rsidRPr="000665B4" w:rsidRDefault="00AE273A" w:rsidP="00AE273A">
      <w:pPr>
        <w:rPr>
          <w:rFonts w:ascii="宋体" w:eastAsia="宋体" w:hAnsi="宋体"/>
        </w:rPr>
      </w:pPr>
      <w:r w:rsidRPr="000665B4">
        <w:rPr>
          <w:rFonts w:ascii="宋体" w:eastAsia="宋体" w:hAnsi="宋体"/>
        </w:rPr>
        <w:t xml:space="preserve">        for(int i=0;i&lt;4;i++){</w:t>
      </w:r>
    </w:p>
    <w:p w:rsidR="00AE273A" w:rsidRPr="000665B4" w:rsidRDefault="00AE273A" w:rsidP="00AE273A">
      <w:pPr>
        <w:rPr>
          <w:rFonts w:ascii="宋体" w:eastAsia="宋体" w:hAnsi="宋体"/>
        </w:rPr>
      </w:pPr>
      <w:r w:rsidRPr="000665B4">
        <w:rPr>
          <w:rFonts w:ascii="宋体" w:eastAsia="宋体" w:hAnsi="宋体"/>
        </w:rPr>
        <w:t xml:space="preserve">            for(int j=0;j&lt;4;j++){</w:t>
      </w:r>
    </w:p>
    <w:p w:rsidR="00AE273A" w:rsidRPr="000665B4" w:rsidRDefault="00AE273A" w:rsidP="00AE273A">
      <w:pPr>
        <w:rPr>
          <w:rFonts w:ascii="宋体" w:eastAsia="宋体" w:hAnsi="宋体"/>
        </w:rPr>
      </w:pPr>
      <w:r w:rsidRPr="000665B4">
        <w:rPr>
          <w:rFonts w:ascii="宋体" w:eastAsia="宋体" w:hAnsi="宋体"/>
        </w:rPr>
        <w:t xml:space="preserve">                for(int m=0;m&lt;4;m++){</w:t>
      </w:r>
    </w:p>
    <w:p w:rsidR="00AE273A" w:rsidRPr="000665B4" w:rsidRDefault="00AE273A" w:rsidP="00AE273A">
      <w:pPr>
        <w:rPr>
          <w:rFonts w:ascii="宋体" w:eastAsia="宋体" w:hAnsi="宋体"/>
        </w:rPr>
      </w:pPr>
      <w:r w:rsidRPr="000665B4">
        <w:rPr>
          <w:rFonts w:ascii="宋体" w:eastAsia="宋体" w:hAnsi="宋体"/>
        </w:rPr>
        <w:t xml:space="preserve">                    for(int k=0;k&lt;4;k++){</w:t>
      </w:r>
    </w:p>
    <w:p w:rsidR="00AE273A" w:rsidRPr="000665B4" w:rsidRDefault="00AE273A" w:rsidP="00AE273A">
      <w:pPr>
        <w:rPr>
          <w:rFonts w:ascii="宋体" w:eastAsia="宋体" w:hAnsi="宋体"/>
        </w:rPr>
      </w:pPr>
      <w:r w:rsidRPr="000665B4">
        <w:rPr>
          <w:rFonts w:ascii="宋体" w:eastAsia="宋体" w:hAnsi="宋体"/>
        </w:rPr>
        <w:t xml:space="preserve">                        rot[i][j][0].ch[m][k]=val(ori[4*i+m][4*j+k]);</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for(int m=1;m&lt;4;m++) Rotate(rot[i][j][m-1],rot[i][j][m]);</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return;</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int check_col[4][4][16],check_row[4][4][16],nowr[4][4];</w:t>
      </w:r>
    </w:p>
    <w:p w:rsidR="00AE273A" w:rsidRPr="000665B4" w:rsidRDefault="00AE273A" w:rsidP="00AE273A">
      <w:pPr>
        <w:rPr>
          <w:rFonts w:ascii="宋体" w:eastAsia="宋体" w:hAnsi="宋体"/>
        </w:rPr>
      </w:pPr>
      <w:r w:rsidRPr="000665B4">
        <w:rPr>
          <w:rFonts w:ascii="宋体" w:eastAsia="宋体" w:hAnsi="宋体"/>
        </w:rPr>
        <w:t xml:space="preserve">    int Solve(){</w:t>
      </w:r>
    </w:p>
    <w:p w:rsidR="00AE273A" w:rsidRPr="000665B4" w:rsidRDefault="00AE273A" w:rsidP="00AE273A">
      <w:pPr>
        <w:rPr>
          <w:rFonts w:ascii="宋体" w:eastAsia="宋体" w:hAnsi="宋体"/>
        </w:rPr>
      </w:pPr>
      <w:r w:rsidRPr="000665B4">
        <w:rPr>
          <w:rFonts w:ascii="宋体" w:eastAsia="宋体" w:hAnsi="宋体"/>
        </w:rPr>
        <w:t xml:space="preserve">        memset(check_col,0,sizeof(check_col));</w:t>
      </w:r>
    </w:p>
    <w:p w:rsidR="00AE273A" w:rsidRPr="000665B4" w:rsidRDefault="00AE273A" w:rsidP="00AE273A">
      <w:pPr>
        <w:rPr>
          <w:rFonts w:ascii="宋体" w:eastAsia="宋体" w:hAnsi="宋体"/>
        </w:rPr>
      </w:pPr>
      <w:r w:rsidRPr="000665B4">
        <w:rPr>
          <w:rFonts w:ascii="宋体" w:eastAsia="宋体" w:hAnsi="宋体"/>
        </w:rPr>
        <w:t xml:space="preserve">        memset(check_row,0,sizeof(check_row));</w:t>
      </w:r>
    </w:p>
    <w:p w:rsidR="00AE273A" w:rsidRPr="000665B4" w:rsidRDefault="00AE273A" w:rsidP="00AE273A">
      <w:pPr>
        <w:rPr>
          <w:rFonts w:ascii="宋体" w:eastAsia="宋体" w:hAnsi="宋体"/>
        </w:rPr>
      </w:pPr>
      <w:r w:rsidRPr="000665B4">
        <w:rPr>
          <w:rFonts w:ascii="宋体" w:eastAsia="宋体" w:hAnsi="宋体"/>
        </w:rPr>
        <w:t xml:space="preserve">        int ans=INT_MAX;</w:t>
      </w:r>
    </w:p>
    <w:p w:rsidR="00AE273A" w:rsidRPr="000665B4" w:rsidRDefault="00AE273A" w:rsidP="00AE273A">
      <w:pPr>
        <w:rPr>
          <w:rFonts w:ascii="宋体" w:eastAsia="宋体" w:hAnsi="宋体"/>
        </w:rPr>
      </w:pPr>
      <w:r w:rsidRPr="000665B4">
        <w:rPr>
          <w:rFonts w:ascii="宋体" w:eastAsia="宋体" w:hAnsi="宋体"/>
        </w:rPr>
        <w:t xml:space="preserve">        dfs(0,0,0,ans);</w:t>
      </w:r>
    </w:p>
    <w:p w:rsidR="00AE273A" w:rsidRPr="000665B4" w:rsidRDefault="00AE273A" w:rsidP="00AE273A">
      <w:pPr>
        <w:rPr>
          <w:rFonts w:ascii="宋体" w:eastAsia="宋体" w:hAnsi="宋体"/>
        </w:rPr>
      </w:pPr>
      <w:r w:rsidRPr="000665B4">
        <w:rPr>
          <w:rFonts w:ascii="宋体" w:eastAsia="宋体" w:hAnsi="宋体"/>
        </w:rPr>
        <w:t xml:space="preserve">        return ans;</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void dfs(int nowrow,int nowcol,int nowcnt,int &amp;ans){</w:t>
      </w:r>
    </w:p>
    <w:p w:rsidR="00AE273A" w:rsidRPr="000665B4" w:rsidRDefault="00AE273A" w:rsidP="00AE273A">
      <w:pPr>
        <w:rPr>
          <w:rFonts w:ascii="宋体" w:eastAsia="宋体" w:hAnsi="宋体"/>
        </w:rPr>
      </w:pPr>
      <w:r w:rsidRPr="000665B4">
        <w:rPr>
          <w:rFonts w:ascii="宋体" w:eastAsia="宋体" w:hAnsi="宋体"/>
        </w:rPr>
        <w:t xml:space="preserve">        if(nowcnt&gt;=ans) return;//最优化减枝</w:t>
      </w:r>
    </w:p>
    <w:p w:rsidR="00AE273A" w:rsidRPr="000665B4" w:rsidRDefault="00AE273A" w:rsidP="00AE273A">
      <w:pPr>
        <w:rPr>
          <w:rFonts w:ascii="宋体" w:eastAsia="宋体" w:hAnsi="宋体"/>
        </w:rPr>
      </w:pPr>
      <w:r w:rsidRPr="000665B4">
        <w:rPr>
          <w:rFonts w:ascii="宋体" w:eastAsia="宋体" w:hAnsi="宋体"/>
        </w:rPr>
        <w:t xml:space="preserve">        if(nowrow==4){</w:t>
      </w:r>
    </w:p>
    <w:p w:rsidR="00AE273A" w:rsidRPr="000665B4" w:rsidRDefault="00AE273A" w:rsidP="00AE273A">
      <w:pPr>
        <w:rPr>
          <w:rFonts w:ascii="宋体" w:eastAsia="宋体" w:hAnsi="宋体"/>
        </w:rPr>
      </w:pPr>
      <w:r w:rsidRPr="000665B4">
        <w:rPr>
          <w:rFonts w:ascii="宋体" w:eastAsia="宋体" w:hAnsi="宋体"/>
        </w:rPr>
        <w:t xml:space="preserve">            ans=min(ans,nowcnt);</w:t>
      </w:r>
    </w:p>
    <w:p w:rsidR="00AE273A" w:rsidRPr="000665B4" w:rsidRDefault="00AE273A" w:rsidP="00AE273A">
      <w:pPr>
        <w:rPr>
          <w:rFonts w:ascii="宋体" w:eastAsia="宋体" w:hAnsi="宋体"/>
        </w:rPr>
      </w:pPr>
      <w:r w:rsidRPr="000665B4">
        <w:rPr>
          <w:rFonts w:ascii="宋体" w:eastAsia="宋体" w:hAnsi="宋体"/>
        </w:rPr>
        <w:t xml:space="preserve">            return;</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for(int r=0;r&lt;4;r++){</w:t>
      </w:r>
    </w:p>
    <w:p w:rsidR="00AE273A" w:rsidRPr="000665B4" w:rsidRDefault="00AE273A" w:rsidP="00AE273A">
      <w:pPr>
        <w:rPr>
          <w:rFonts w:ascii="宋体" w:eastAsia="宋体" w:hAnsi="宋体"/>
        </w:rPr>
      </w:pPr>
      <w:r w:rsidRPr="000665B4">
        <w:rPr>
          <w:rFonts w:ascii="宋体" w:eastAsia="宋体" w:hAnsi="宋体"/>
        </w:rPr>
        <w:t xml:space="preserve">            bool correct=true;</w:t>
      </w:r>
    </w:p>
    <w:p w:rsidR="00AE273A" w:rsidRPr="000665B4" w:rsidRDefault="00AE273A" w:rsidP="00AE273A">
      <w:pPr>
        <w:rPr>
          <w:rFonts w:ascii="宋体" w:eastAsia="宋体" w:hAnsi="宋体"/>
        </w:rPr>
      </w:pPr>
      <w:r w:rsidRPr="000665B4">
        <w:rPr>
          <w:rFonts w:ascii="宋体" w:eastAsia="宋体" w:hAnsi="宋体"/>
        </w:rPr>
        <w:t xml:space="preserve">            for(int i=0;i&lt;4;i++){</w:t>
      </w:r>
    </w:p>
    <w:p w:rsidR="00AE273A" w:rsidRPr="000665B4" w:rsidRDefault="00AE273A" w:rsidP="00AE273A">
      <w:pPr>
        <w:rPr>
          <w:rFonts w:ascii="宋体" w:eastAsia="宋体" w:hAnsi="宋体"/>
        </w:rPr>
      </w:pPr>
      <w:r w:rsidRPr="000665B4">
        <w:rPr>
          <w:rFonts w:ascii="宋体" w:eastAsia="宋体" w:hAnsi="宋体"/>
        </w:rPr>
        <w:t xml:space="preserve">                for(int j=0;j&lt;4;j++){</w:t>
      </w:r>
    </w:p>
    <w:p w:rsidR="00AE273A" w:rsidRPr="000665B4" w:rsidRDefault="00AE273A" w:rsidP="00AE273A">
      <w:pPr>
        <w:rPr>
          <w:rFonts w:ascii="宋体" w:eastAsia="宋体" w:hAnsi="宋体"/>
        </w:rPr>
      </w:pPr>
      <w:r w:rsidRPr="000665B4">
        <w:rPr>
          <w:rFonts w:ascii="宋体" w:eastAsia="宋体" w:hAnsi="宋体"/>
        </w:rPr>
        <w:t xml:space="preserve">                    int nownum=rot[nowrow][nowcol][r].ch[i][j];</w:t>
      </w:r>
    </w:p>
    <w:p w:rsidR="00AE273A" w:rsidRPr="000665B4" w:rsidRDefault="00AE273A" w:rsidP="00AE273A">
      <w:pPr>
        <w:rPr>
          <w:rFonts w:ascii="宋体" w:eastAsia="宋体" w:hAnsi="宋体"/>
        </w:rPr>
      </w:pPr>
      <w:r w:rsidRPr="000665B4">
        <w:rPr>
          <w:rFonts w:ascii="宋体" w:eastAsia="宋体" w:hAnsi="宋体"/>
        </w:rPr>
        <w:t xml:space="preserve">                    if(check_row[nowrow][i][nownum]){</w:t>
      </w:r>
    </w:p>
    <w:p w:rsidR="00AE273A" w:rsidRPr="000665B4" w:rsidRDefault="00AE273A" w:rsidP="00AE273A">
      <w:pPr>
        <w:rPr>
          <w:rFonts w:ascii="宋体" w:eastAsia="宋体" w:hAnsi="宋体"/>
        </w:rPr>
      </w:pPr>
      <w:r w:rsidRPr="000665B4">
        <w:rPr>
          <w:rFonts w:ascii="宋体" w:eastAsia="宋体" w:hAnsi="宋体"/>
        </w:rPr>
        <w:t xml:space="preserve">                        correct=false;</w:t>
      </w:r>
    </w:p>
    <w:p w:rsidR="00AE273A" w:rsidRPr="000665B4" w:rsidRDefault="00AE273A" w:rsidP="00AE273A">
      <w:pPr>
        <w:rPr>
          <w:rFonts w:ascii="宋体" w:eastAsia="宋体" w:hAnsi="宋体"/>
        </w:rPr>
      </w:pPr>
      <w:r w:rsidRPr="000665B4">
        <w:rPr>
          <w:rFonts w:ascii="宋体" w:eastAsia="宋体" w:hAnsi="宋体"/>
        </w:rPr>
        <w:t xml:space="preserve">                        break;</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lastRenderedPageBreak/>
        <w:t xml:space="preserve">                    if(check_col[nowcol][j][nownum]){</w:t>
      </w:r>
    </w:p>
    <w:p w:rsidR="00AE273A" w:rsidRPr="000665B4" w:rsidRDefault="00AE273A" w:rsidP="00AE273A">
      <w:pPr>
        <w:rPr>
          <w:rFonts w:ascii="宋体" w:eastAsia="宋体" w:hAnsi="宋体"/>
        </w:rPr>
      </w:pPr>
      <w:r w:rsidRPr="000665B4">
        <w:rPr>
          <w:rFonts w:ascii="宋体" w:eastAsia="宋体" w:hAnsi="宋体"/>
        </w:rPr>
        <w:t xml:space="preserve">                        correct=false;</w:t>
      </w:r>
    </w:p>
    <w:p w:rsidR="00AE273A" w:rsidRPr="000665B4" w:rsidRDefault="00AE273A" w:rsidP="00AE273A">
      <w:pPr>
        <w:rPr>
          <w:rFonts w:ascii="宋体" w:eastAsia="宋体" w:hAnsi="宋体"/>
        </w:rPr>
      </w:pPr>
      <w:r w:rsidRPr="000665B4">
        <w:rPr>
          <w:rFonts w:ascii="宋体" w:eastAsia="宋体" w:hAnsi="宋体"/>
        </w:rPr>
        <w:t xml:space="preserve">                        break;</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if(!correct) break;</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if(!correct) continue;//可行性减枝</w:t>
      </w:r>
    </w:p>
    <w:p w:rsidR="00AE273A" w:rsidRPr="000665B4" w:rsidRDefault="00AE273A" w:rsidP="00AE273A">
      <w:pPr>
        <w:rPr>
          <w:rFonts w:ascii="宋体" w:eastAsia="宋体" w:hAnsi="宋体"/>
        </w:rPr>
      </w:pPr>
      <w:r w:rsidRPr="000665B4">
        <w:rPr>
          <w:rFonts w:ascii="宋体" w:eastAsia="宋体" w:hAnsi="宋体"/>
        </w:rPr>
        <w:t xml:space="preserve">            for(int i=0;i&lt;4;i++){</w:t>
      </w:r>
    </w:p>
    <w:p w:rsidR="00AE273A" w:rsidRPr="000665B4" w:rsidRDefault="00AE273A" w:rsidP="00AE273A">
      <w:pPr>
        <w:rPr>
          <w:rFonts w:ascii="宋体" w:eastAsia="宋体" w:hAnsi="宋体"/>
        </w:rPr>
      </w:pPr>
      <w:r w:rsidRPr="000665B4">
        <w:rPr>
          <w:rFonts w:ascii="宋体" w:eastAsia="宋体" w:hAnsi="宋体"/>
        </w:rPr>
        <w:t xml:space="preserve">                for(int j=0;j&lt;4;j++){</w:t>
      </w:r>
    </w:p>
    <w:p w:rsidR="00AE273A" w:rsidRPr="000665B4" w:rsidRDefault="00AE273A" w:rsidP="00AE273A">
      <w:pPr>
        <w:rPr>
          <w:rFonts w:ascii="宋体" w:eastAsia="宋体" w:hAnsi="宋体"/>
        </w:rPr>
      </w:pPr>
      <w:r w:rsidRPr="000665B4">
        <w:rPr>
          <w:rFonts w:ascii="宋体" w:eastAsia="宋体" w:hAnsi="宋体"/>
        </w:rPr>
        <w:t xml:space="preserve">                    int nownum=rot[nowrow][nowcol][r].ch[i][j];</w:t>
      </w:r>
    </w:p>
    <w:p w:rsidR="00AE273A" w:rsidRPr="000665B4" w:rsidRDefault="00AE273A" w:rsidP="00AE273A">
      <w:pPr>
        <w:rPr>
          <w:rFonts w:ascii="宋体" w:eastAsia="宋体" w:hAnsi="宋体"/>
        </w:rPr>
      </w:pPr>
      <w:r w:rsidRPr="000665B4">
        <w:rPr>
          <w:rFonts w:ascii="宋体" w:eastAsia="宋体" w:hAnsi="宋体"/>
        </w:rPr>
        <w:t xml:space="preserve">                    check_row[nowrow][i][nownum]++;</w:t>
      </w:r>
    </w:p>
    <w:p w:rsidR="00AE273A" w:rsidRPr="000665B4" w:rsidRDefault="00AE273A" w:rsidP="00AE273A">
      <w:pPr>
        <w:rPr>
          <w:rFonts w:ascii="宋体" w:eastAsia="宋体" w:hAnsi="宋体"/>
        </w:rPr>
      </w:pPr>
      <w:r w:rsidRPr="000665B4">
        <w:rPr>
          <w:rFonts w:ascii="宋体" w:eastAsia="宋体" w:hAnsi="宋体"/>
        </w:rPr>
        <w:t xml:space="preserve">                    check_col[nowcol][j][nownum]++;</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nowcnt+=r;</w:t>
      </w:r>
    </w:p>
    <w:p w:rsidR="00AE273A" w:rsidRPr="000665B4" w:rsidRDefault="00AE273A" w:rsidP="00AE273A">
      <w:pPr>
        <w:rPr>
          <w:rFonts w:ascii="宋体" w:eastAsia="宋体" w:hAnsi="宋体"/>
        </w:rPr>
      </w:pPr>
      <w:r w:rsidRPr="000665B4">
        <w:rPr>
          <w:rFonts w:ascii="宋体" w:eastAsia="宋体" w:hAnsi="宋体"/>
        </w:rPr>
        <w:t xml:space="preserve">            if(nowcnt&lt;ans){//最优化减枝</w:t>
      </w:r>
    </w:p>
    <w:p w:rsidR="00AE273A" w:rsidRPr="000665B4" w:rsidRDefault="00AE273A" w:rsidP="00AE273A">
      <w:pPr>
        <w:rPr>
          <w:rFonts w:ascii="宋体" w:eastAsia="宋体" w:hAnsi="宋体"/>
        </w:rPr>
      </w:pPr>
      <w:r w:rsidRPr="000665B4">
        <w:rPr>
          <w:rFonts w:ascii="宋体" w:eastAsia="宋体" w:hAnsi="宋体"/>
        </w:rPr>
        <w:t xml:space="preserve">                if(nowcol==3) dfs(nowrow+1,0,nowcnt,ans);</w:t>
      </w:r>
    </w:p>
    <w:p w:rsidR="00AE273A" w:rsidRPr="000665B4" w:rsidRDefault="00AE273A" w:rsidP="00AE273A">
      <w:pPr>
        <w:rPr>
          <w:rFonts w:ascii="宋体" w:eastAsia="宋体" w:hAnsi="宋体"/>
        </w:rPr>
      </w:pPr>
      <w:r w:rsidRPr="000665B4">
        <w:rPr>
          <w:rFonts w:ascii="宋体" w:eastAsia="宋体" w:hAnsi="宋体"/>
        </w:rPr>
        <w:t xml:space="preserve">                else dfs(nowrow,nowcol+1,nowcnt,ans);</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nowcnt-=r;</w:t>
      </w:r>
    </w:p>
    <w:p w:rsidR="00AE273A" w:rsidRPr="000665B4" w:rsidRDefault="00AE273A" w:rsidP="00AE273A">
      <w:pPr>
        <w:rPr>
          <w:rFonts w:ascii="宋体" w:eastAsia="宋体" w:hAnsi="宋体"/>
        </w:rPr>
      </w:pPr>
      <w:r w:rsidRPr="000665B4">
        <w:rPr>
          <w:rFonts w:ascii="宋体" w:eastAsia="宋体" w:hAnsi="宋体"/>
        </w:rPr>
        <w:t xml:space="preserve">            for(int i=0;i&lt;4;i++){</w:t>
      </w:r>
    </w:p>
    <w:p w:rsidR="00AE273A" w:rsidRPr="000665B4" w:rsidRDefault="00AE273A" w:rsidP="00AE273A">
      <w:pPr>
        <w:rPr>
          <w:rFonts w:ascii="宋体" w:eastAsia="宋体" w:hAnsi="宋体"/>
        </w:rPr>
      </w:pPr>
      <w:r w:rsidRPr="000665B4">
        <w:rPr>
          <w:rFonts w:ascii="宋体" w:eastAsia="宋体" w:hAnsi="宋体"/>
        </w:rPr>
        <w:t xml:space="preserve">                for(int j=0;j&lt;4;j++){</w:t>
      </w:r>
    </w:p>
    <w:p w:rsidR="00AE273A" w:rsidRPr="000665B4" w:rsidRDefault="00AE273A" w:rsidP="00AE273A">
      <w:pPr>
        <w:rPr>
          <w:rFonts w:ascii="宋体" w:eastAsia="宋体" w:hAnsi="宋体"/>
        </w:rPr>
      </w:pPr>
      <w:r w:rsidRPr="000665B4">
        <w:rPr>
          <w:rFonts w:ascii="宋体" w:eastAsia="宋体" w:hAnsi="宋体"/>
        </w:rPr>
        <w:t xml:space="preserve">                    int nownum=rot[nowrow][nowcol][r].ch[i][j];</w:t>
      </w:r>
    </w:p>
    <w:p w:rsidR="00AE273A" w:rsidRPr="000665B4" w:rsidRDefault="00AE273A" w:rsidP="00AE273A">
      <w:pPr>
        <w:rPr>
          <w:rFonts w:ascii="宋体" w:eastAsia="宋体" w:hAnsi="宋体"/>
        </w:rPr>
      </w:pPr>
      <w:r w:rsidRPr="000665B4">
        <w:rPr>
          <w:rFonts w:ascii="宋体" w:eastAsia="宋体" w:hAnsi="宋体"/>
        </w:rPr>
        <w:t xml:space="preserve">                    check_row[nowrow][i][nownum]--;</w:t>
      </w:r>
    </w:p>
    <w:p w:rsidR="00AE273A" w:rsidRPr="000665B4" w:rsidRDefault="00AE273A" w:rsidP="00AE273A">
      <w:pPr>
        <w:rPr>
          <w:rFonts w:ascii="宋体" w:eastAsia="宋体" w:hAnsi="宋体"/>
        </w:rPr>
      </w:pPr>
      <w:r w:rsidRPr="000665B4">
        <w:rPr>
          <w:rFonts w:ascii="宋体" w:eastAsia="宋体" w:hAnsi="宋体"/>
        </w:rPr>
        <w:t xml:space="preserve">                    check_col[nowcol][j][nownum]--;</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return;</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}SUDO;</w:t>
      </w:r>
    </w:p>
    <w:p w:rsidR="00AE273A" w:rsidRPr="000665B4" w:rsidRDefault="00AE273A" w:rsidP="00AE273A">
      <w:pPr>
        <w:rPr>
          <w:rFonts w:ascii="宋体" w:eastAsia="宋体" w:hAnsi="宋体"/>
        </w:rPr>
      </w:pPr>
    </w:p>
    <w:p w:rsidR="00AE273A" w:rsidRPr="000665B4" w:rsidRDefault="00AE273A" w:rsidP="00AE273A">
      <w:pPr>
        <w:rPr>
          <w:rFonts w:ascii="宋体" w:eastAsia="宋体" w:hAnsi="宋体"/>
        </w:rPr>
      </w:pPr>
      <w:r w:rsidRPr="000665B4">
        <w:rPr>
          <w:rFonts w:ascii="宋体" w:eastAsia="宋体" w:hAnsi="宋体"/>
        </w:rPr>
        <w:t>int main()</w:t>
      </w:r>
    </w:p>
    <w:p w:rsidR="00AE273A" w:rsidRPr="000665B4" w:rsidRDefault="00AE273A" w:rsidP="00AE273A">
      <w:pPr>
        <w:rPr>
          <w:rFonts w:ascii="宋体" w:eastAsia="宋体" w:hAnsi="宋体"/>
        </w:rPr>
      </w:pPr>
      <w:r w:rsidRPr="000665B4">
        <w:rPr>
          <w:rFonts w:ascii="宋体" w:eastAsia="宋体" w:hAnsi="宋体"/>
        </w:rPr>
        <w:t>{</w:t>
      </w:r>
    </w:p>
    <w:p w:rsidR="00AE273A" w:rsidRPr="000665B4" w:rsidRDefault="00AE273A" w:rsidP="00AE273A">
      <w:pPr>
        <w:rPr>
          <w:rFonts w:ascii="宋体" w:eastAsia="宋体" w:hAnsi="宋体"/>
        </w:rPr>
      </w:pPr>
      <w:r w:rsidRPr="000665B4">
        <w:rPr>
          <w:rFonts w:ascii="宋体" w:eastAsia="宋体" w:hAnsi="宋体"/>
        </w:rPr>
        <w:t xml:space="preserve">    int t;</w:t>
      </w:r>
    </w:p>
    <w:p w:rsidR="00AE273A" w:rsidRPr="000665B4" w:rsidRDefault="00AE273A" w:rsidP="00AE273A">
      <w:pPr>
        <w:rPr>
          <w:rFonts w:ascii="宋体" w:eastAsia="宋体" w:hAnsi="宋体"/>
        </w:rPr>
      </w:pPr>
      <w:r w:rsidRPr="000665B4">
        <w:rPr>
          <w:rFonts w:ascii="宋体" w:eastAsia="宋体" w:hAnsi="宋体"/>
        </w:rPr>
        <w:t xml:space="preserve">    scanf("%d",&amp;t);</w:t>
      </w:r>
    </w:p>
    <w:p w:rsidR="00AE273A" w:rsidRPr="000665B4" w:rsidRDefault="00AE273A" w:rsidP="00AE273A">
      <w:pPr>
        <w:rPr>
          <w:rFonts w:ascii="宋体" w:eastAsia="宋体" w:hAnsi="宋体"/>
        </w:rPr>
      </w:pPr>
      <w:r w:rsidRPr="000665B4">
        <w:rPr>
          <w:rFonts w:ascii="宋体" w:eastAsia="宋体" w:hAnsi="宋体"/>
        </w:rPr>
        <w:t xml:space="preserve">    while(t--){</w:t>
      </w:r>
    </w:p>
    <w:p w:rsidR="00AE273A" w:rsidRPr="000665B4" w:rsidRDefault="00AE273A" w:rsidP="00AE273A">
      <w:pPr>
        <w:rPr>
          <w:rFonts w:ascii="宋体" w:eastAsia="宋体" w:hAnsi="宋体"/>
        </w:rPr>
      </w:pPr>
      <w:r w:rsidRPr="000665B4">
        <w:rPr>
          <w:rFonts w:ascii="宋体" w:eastAsia="宋体" w:hAnsi="宋体"/>
        </w:rPr>
        <w:t xml:space="preserve">        SUDO.build_sudo();</w:t>
      </w:r>
    </w:p>
    <w:p w:rsidR="00AE273A" w:rsidRPr="000665B4" w:rsidRDefault="00AE273A" w:rsidP="00AE273A">
      <w:pPr>
        <w:rPr>
          <w:rFonts w:ascii="宋体" w:eastAsia="宋体" w:hAnsi="宋体"/>
        </w:rPr>
      </w:pPr>
      <w:r w:rsidRPr="000665B4">
        <w:rPr>
          <w:rFonts w:ascii="宋体" w:eastAsia="宋体" w:hAnsi="宋体"/>
        </w:rPr>
        <w:t xml:space="preserve">        printf("%d\n",SUDO.Solve());</w:t>
      </w:r>
    </w:p>
    <w:p w:rsidR="00AE273A" w:rsidRPr="000665B4" w:rsidRDefault="00AE273A" w:rsidP="00AE273A">
      <w:pPr>
        <w:rPr>
          <w:rFonts w:ascii="宋体" w:eastAsia="宋体" w:hAnsi="宋体"/>
        </w:rPr>
      </w:pPr>
      <w:r w:rsidRPr="000665B4">
        <w:rPr>
          <w:rFonts w:ascii="宋体" w:eastAsia="宋体" w:hAnsi="宋体"/>
        </w:rPr>
        <w:t xml:space="preserve">    }</w:t>
      </w:r>
    </w:p>
    <w:p w:rsidR="00AE273A" w:rsidRPr="000665B4" w:rsidRDefault="00AE273A" w:rsidP="00AE273A">
      <w:pPr>
        <w:rPr>
          <w:rFonts w:ascii="宋体" w:eastAsia="宋体" w:hAnsi="宋体"/>
        </w:rPr>
      </w:pPr>
      <w:r w:rsidRPr="000665B4">
        <w:rPr>
          <w:rFonts w:ascii="宋体" w:eastAsia="宋体" w:hAnsi="宋体"/>
        </w:rPr>
        <w:t xml:space="preserve">    return 0;</w:t>
      </w:r>
    </w:p>
    <w:p w:rsidR="00B630DD" w:rsidRPr="000665B4" w:rsidRDefault="00BF5ABA" w:rsidP="00BF5ABA">
      <w:pPr>
        <w:rPr>
          <w:rFonts w:ascii="宋体" w:eastAsia="宋体" w:hAnsi="宋体"/>
        </w:rPr>
      </w:pPr>
      <w:r w:rsidRPr="000665B4">
        <w:rPr>
          <w:rFonts w:ascii="宋体" w:eastAsia="宋体" w:hAnsi="宋体"/>
        </w:rPr>
        <w:t>}</w:t>
      </w:r>
    </w:p>
    <w:p w:rsidR="00D765B0" w:rsidRPr="000665B4" w:rsidRDefault="007A3936" w:rsidP="007A3936">
      <w:pPr>
        <w:pStyle w:val="4"/>
        <w:rPr>
          <w:rFonts w:ascii="宋体" w:eastAsia="宋体" w:hAnsi="宋体"/>
          <w:b w:val="0"/>
        </w:rPr>
      </w:pPr>
      <w:r w:rsidRPr="000665B4">
        <w:rPr>
          <w:rFonts w:ascii="宋体" w:eastAsia="宋体" w:hAnsi="宋体" w:hint="eastAsia"/>
          <w:b w:val="0"/>
        </w:rPr>
        <w:lastRenderedPageBreak/>
        <w:t>√-</w:t>
      </w:r>
      <w:r w:rsidR="00D765B0" w:rsidRPr="000665B4">
        <w:rPr>
          <w:rFonts w:ascii="宋体" w:eastAsia="宋体" w:hAnsi="宋体" w:hint="eastAsia"/>
          <w:b w:val="0"/>
        </w:rPr>
        <w:t>HDU-</w:t>
      </w:r>
      <w:r w:rsidR="00D765B0" w:rsidRPr="000665B4">
        <w:rPr>
          <w:rFonts w:ascii="宋体" w:eastAsia="宋体" w:hAnsi="宋体"/>
          <w:b w:val="0"/>
        </w:rPr>
        <w:t>6351</w:t>
      </w:r>
      <w:r w:rsidR="00D765B0" w:rsidRPr="000665B4">
        <w:rPr>
          <w:rFonts w:ascii="宋体" w:eastAsia="宋体" w:hAnsi="宋体" w:hint="eastAsia"/>
          <w:b w:val="0"/>
        </w:rPr>
        <w:t>-</w:t>
      </w:r>
      <w:r w:rsidR="00D765B0" w:rsidRPr="000665B4">
        <w:rPr>
          <w:rFonts w:ascii="宋体" w:eastAsia="宋体" w:hAnsi="宋体"/>
          <w:b w:val="0"/>
        </w:rPr>
        <w:t>Beautiful Now</w:t>
      </w:r>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√-HDU-</w:instrText>
      </w:r>
      <w:r w:rsidRPr="000665B4">
        <w:rPr>
          <w:rFonts w:ascii="宋体" w:eastAsia="宋体" w:hAnsi="宋体"/>
          <w:b w:val="0"/>
        </w:rPr>
        <w:instrText>6351</w:instrText>
      </w:r>
      <w:r w:rsidRPr="000665B4">
        <w:rPr>
          <w:rFonts w:ascii="宋体" w:eastAsia="宋体" w:hAnsi="宋体" w:hint="eastAsia"/>
          <w:b w:val="0"/>
        </w:rPr>
        <w:instrText>-</w:instrText>
      </w:r>
      <w:r w:rsidRPr="000665B4">
        <w:rPr>
          <w:rFonts w:ascii="宋体" w:eastAsia="宋体" w:hAnsi="宋体"/>
          <w:b w:val="0"/>
        </w:rPr>
        <w:instrText>Beautiful Now:</w:instrText>
      </w:r>
      <w:r w:rsidRPr="000665B4">
        <w:rPr>
          <w:rFonts w:ascii="宋体" w:eastAsia="宋体" w:hAnsi="宋体"/>
        </w:rPr>
        <w:instrText xml:space="preserve">6351" \y "HDU:6351" </w:instrText>
      </w:r>
      <w:r w:rsidRPr="000665B4">
        <w:rPr>
          <w:rFonts w:ascii="宋体" w:eastAsia="宋体" w:hAnsi="宋体"/>
          <w:b w:val="0"/>
        </w:rPr>
        <w:fldChar w:fldCharType="end"/>
      </w:r>
    </w:p>
    <w:p w:rsidR="00D64473" w:rsidRPr="000665B4" w:rsidRDefault="00D64473" w:rsidP="00D765B0">
      <w:pPr>
        <w:rPr>
          <w:rFonts w:ascii="宋体" w:eastAsia="宋体" w:hAnsi="宋体"/>
        </w:rPr>
      </w:pPr>
      <w:r w:rsidRPr="000665B4">
        <w:rPr>
          <w:rFonts w:ascii="宋体" w:eastAsia="宋体" w:hAnsi="宋体" w:hint="eastAsia"/>
        </w:rPr>
        <w:t>【source】2018杭电暑期多校第5场1002-签到题</w:t>
      </w:r>
    </w:p>
    <w:p w:rsidR="00D765B0" w:rsidRPr="000665B4" w:rsidRDefault="00D765B0" w:rsidP="00D765B0">
      <w:pPr>
        <w:rPr>
          <w:rFonts w:ascii="宋体" w:eastAsia="宋体" w:hAnsi="宋体"/>
        </w:rPr>
      </w:pPr>
      <w:r w:rsidRPr="000665B4">
        <w:rPr>
          <w:rFonts w:ascii="宋体" w:eastAsia="宋体" w:hAnsi="宋体" w:hint="eastAsia"/>
        </w:rPr>
        <w:t>【题意】</w:t>
      </w:r>
      <w:r w:rsidR="007A3936" w:rsidRPr="000665B4">
        <w:rPr>
          <w:rFonts w:ascii="宋体" w:eastAsia="宋体" w:hAnsi="宋体" w:hint="eastAsia"/>
        </w:rPr>
        <w:t>给定一个数字和交换次数，你可以交换数字的某2位，在交换过程中不能出现前导0的情况，</w:t>
      </w:r>
      <w:r w:rsidR="0019098B" w:rsidRPr="000665B4">
        <w:rPr>
          <w:rFonts w:ascii="宋体" w:eastAsia="宋体" w:hAnsi="宋体" w:hint="eastAsia"/>
        </w:rPr>
        <w:t>问在给定交换次数内可以得到的最小值和最大值是多少</w:t>
      </w:r>
    </w:p>
    <w:p w:rsidR="00B56906" w:rsidRPr="000665B4" w:rsidRDefault="00D765B0" w:rsidP="0019098B">
      <w:pPr>
        <w:rPr>
          <w:rFonts w:ascii="宋体" w:eastAsia="宋体" w:hAnsi="宋体"/>
        </w:rPr>
      </w:pPr>
      <w:r w:rsidRPr="000665B4">
        <w:rPr>
          <w:rFonts w:ascii="宋体" w:eastAsia="宋体" w:hAnsi="宋体" w:hint="eastAsia"/>
        </w:rPr>
        <w:t>【TAG】搜索</w:t>
      </w:r>
      <w:r w:rsidR="00201C0D" w:rsidRPr="000665B4">
        <w:rPr>
          <w:rFonts w:ascii="宋体" w:eastAsia="宋体" w:hAnsi="宋体" w:hint="eastAsia"/>
        </w:rPr>
        <w:t xml:space="preserve"> 贪心</w:t>
      </w:r>
    </w:p>
    <w:p w:rsidR="00D765B0" w:rsidRPr="000665B4" w:rsidRDefault="00D765B0" w:rsidP="00D765B0">
      <w:pPr>
        <w:rPr>
          <w:rFonts w:ascii="宋体" w:eastAsia="宋体" w:hAnsi="宋体"/>
        </w:rPr>
      </w:pPr>
      <w:r w:rsidRPr="000665B4">
        <w:rPr>
          <w:rFonts w:ascii="宋体" w:eastAsia="宋体" w:hAnsi="宋体" w:hint="eastAsia"/>
        </w:rPr>
        <w:t>【题解】</w:t>
      </w:r>
    </w:p>
    <w:p w:rsidR="00D765B0" w:rsidRPr="000665B4" w:rsidRDefault="00D765B0" w:rsidP="00D765B0">
      <w:pPr>
        <w:rPr>
          <w:rFonts w:ascii="宋体" w:eastAsia="宋体" w:hAnsi="宋体"/>
        </w:rPr>
      </w:pPr>
      <w:r w:rsidRPr="000665B4">
        <w:rPr>
          <w:rFonts w:ascii="宋体" w:eastAsia="宋体" w:hAnsi="宋体" w:hint="eastAsia"/>
        </w:rPr>
        <w:t>9982</w:t>
      </w:r>
      <w:r w:rsidRPr="000665B4">
        <w:rPr>
          <w:rFonts w:ascii="宋体" w:eastAsia="宋体" w:hAnsi="宋体"/>
        </w:rPr>
        <w:t>44353 3</w:t>
      </w:r>
    </w:p>
    <w:p w:rsidR="00D765B0" w:rsidRPr="000665B4" w:rsidRDefault="00D765B0" w:rsidP="00D765B0">
      <w:pPr>
        <w:rPr>
          <w:rFonts w:ascii="宋体" w:eastAsia="宋体" w:hAnsi="宋体"/>
        </w:rPr>
      </w:pPr>
      <w:r w:rsidRPr="000665B4">
        <w:rPr>
          <w:rFonts w:ascii="宋体" w:eastAsia="宋体" w:hAnsi="宋体" w:hint="eastAsia"/>
        </w:rPr>
        <w:t xml:space="preserve">理论最小值 </w:t>
      </w:r>
      <w:r w:rsidRPr="000665B4">
        <w:rPr>
          <w:rFonts w:ascii="宋体" w:eastAsia="宋体" w:hAnsi="宋体"/>
        </w:rPr>
        <w:t>233445899</w:t>
      </w:r>
    </w:p>
    <w:p w:rsidR="00D765B0" w:rsidRPr="000665B4" w:rsidRDefault="00D765B0" w:rsidP="00D765B0">
      <w:pPr>
        <w:rPr>
          <w:rFonts w:ascii="宋体" w:eastAsia="宋体" w:hAnsi="宋体"/>
        </w:rPr>
      </w:pPr>
      <w:r w:rsidRPr="000665B4">
        <w:rPr>
          <w:rFonts w:ascii="宋体" w:eastAsia="宋体" w:hAnsi="宋体" w:hint="eastAsia"/>
        </w:rPr>
        <w:t>第1次交换 298944353</w:t>
      </w:r>
    </w:p>
    <w:p w:rsidR="00D765B0" w:rsidRPr="000665B4" w:rsidRDefault="00D765B0" w:rsidP="00D765B0">
      <w:pPr>
        <w:rPr>
          <w:rFonts w:ascii="宋体" w:eastAsia="宋体" w:hAnsi="宋体"/>
        </w:rPr>
      </w:pPr>
      <w:r w:rsidRPr="000665B4">
        <w:rPr>
          <w:rFonts w:ascii="宋体" w:eastAsia="宋体" w:hAnsi="宋体" w:hint="eastAsia"/>
        </w:rPr>
        <w:t>第2次交换 搜索1 238944953</w:t>
      </w:r>
    </w:p>
    <w:p w:rsidR="00D765B0" w:rsidRPr="000665B4" w:rsidRDefault="00D765B0" w:rsidP="00D765B0">
      <w:pPr>
        <w:rPr>
          <w:rFonts w:ascii="宋体" w:eastAsia="宋体" w:hAnsi="宋体"/>
        </w:rPr>
      </w:pPr>
      <w:r w:rsidRPr="000665B4">
        <w:rPr>
          <w:rFonts w:ascii="宋体" w:eastAsia="宋体" w:hAnsi="宋体" w:hint="eastAsia"/>
        </w:rPr>
        <w:t>第3次交换 搜索1 233944958</w:t>
      </w:r>
    </w:p>
    <w:p w:rsidR="00D765B0" w:rsidRPr="000665B4" w:rsidRDefault="00D765B0" w:rsidP="00D765B0">
      <w:pPr>
        <w:rPr>
          <w:rFonts w:ascii="宋体" w:eastAsia="宋体" w:hAnsi="宋体"/>
        </w:rPr>
      </w:pPr>
      <w:r w:rsidRPr="000665B4">
        <w:rPr>
          <w:rFonts w:ascii="宋体" w:eastAsia="宋体" w:hAnsi="宋体" w:hint="eastAsia"/>
        </w:rPr>
        <w:t>第2次交换 搜索2 238944359</w:t>
      </w:r>
    </w:p>
    <w:p w:rsidR="00D765B0" w:rsidRPr="000665B4" w:rsidRDefault="00D765B0" w:rsidP="00D765B0">
      <w:pPr>
        <w:rPr>
          <w:rFonts w:ascii="宋体" w:eastAsia="宋体" w:hAnsi="宋体"/>
        </w:rPr>
      </w:pPr>
      <w:r w:rsidRPr="000665B4">
        <w:rPr>
          <w:rFonts w:ascii="宋体" w:eastAsia="宋体" w:hAnsi="宋体" w:hint="eastAsia"/>
        </w:rPr>
        <w:t>第3次交换 搜索2 233944859</w:t>
      </w:r>
    </w:p>
    <w:p w:rsidR="00201C0D" w:rsidRPr="000665B4" w:rsidRDefault="00201C0D" w:rsidP="00D765B0">
      <w:pPr>
        <w:rPr>
          <w:rFonts w:ascii="宋体" w:eastAsia="宋体" w:hAnsi="宋体"/>
        </w:rPr>
      </w:pPr>
      <w:r w:rsidRPr="000665B4">
        <w:rPr>
          <w:rFonts w:ascii="宋体" w:eastAsia="宋体" w:hAnsi="宋体" w:hint="eastAsia"/>
        </w:rPr>
        <w:t>求出理论最大值和理论最小值，把当前数值比照理论值情况，从不符合的位置继续往下贪心的搜索。往下贪心只贪心之后数值最小的位置，搜索是要把这些位置都搜一遍（如果有多个位置的话），直接贪心和最后一个位置换是不对的</w:t>
      </w:r>
    </w:p>
    <w:p w:rsidR="00201C0D" w:rsidRPr="000665B4" w:rsidRDefault="00201C0D" w:rsidP="00D765B0">
      <w:pPr>
        <w:rPr>
          <w:rFonts w:ascii="宋体" w:eastAsia="宋体" w:hAnsi="宋体"/>
        </w:rPr>
      </w:pPr>
      <w:r w:rsidRPr="000665B4">
        <w:rPr>
          <w:rFonts w:ascii="宋体" w:eastAsia="宋体" w:hAnsi="宋体" w:hint="eastAsia"/>
        </w:rPr>
        <w:t>比如18900</w:t>
      </w:r>
    </w:p>
    <w:p w:rsidR="00201C0D" w:rsidRPr="000665B4" w:rsidRDefault="00201C0D" w:rsidP="00D765B0">
      <w:pPr>
        <w:rPr>
          <w:rFonts w:ascii="宋体" w:eastAsia="宋体" w:hAnsi="宋体"/>
        </w:rPr>
      </w:pPr>
      <w:r w:rsidRPr="000665B4">
        <w:rPr>
          <w:rFonts w:ascii="宋体" w:eastAsia="宋体" w:hAnsi="宋体" w:hint="eastAsia"/>
        </w:rPr>
        <w:t>如果贪心和最后一个换，是10908</w:t>
      </w:r>
    </w:p>
    <w:p w:rsidR="00201C0D" w:rsidRPr="000665B4" w:rsidRDefault="00201C0D" w:rsidP="00D765B0">
      <w:pPr>
        <w:rPr>
          <w:rFonts w:ascii="宋体" w:eastAsia="宋体" w:hAnsi="宋体"/>
        </w:rPr>
      </w:pPr>
      <w:r w:rsidRPr="000665B4">
        <w:rPr>
          <w:rFonts w:ascii="宋体" w:eastAsia="宋体" w:hAnsi="宋体" w:hint="eastAsia"/>
        </w:rPr>
        <w:t>对于只要求1次的时候是对的</w:t>
      </w:r>
    </w:p>
    <w:p w:rsidR="00201C0D" w:rsidRPr="000665B4" w:rsidRDefault="00201C0D" w:rsidP="00D765B0">
      <w:pPr>
        <w:rPr>
          <w:rFonts w:ascii="宋体" w:eastAsia="宋体" w:hAnsi="宋体"/>
        </w:rPr>
      </w:pPr>
      <w:r w:rsidRPr="000665B4">
        <w:rPr>
          <w:rFonts w:ascii="宋体" w:eastAsia="宋体" w:hAnsi="宋体" w:hint="eastAsia"/>
        </w:rPr>
        <w:t>但是如果要求2次的话，这样贪出来是</w:t>
      </w:r>
    </w:p>
    <w:p w:rsidR="00201C0D" w:rsidRPr="000665B4" w:rsidRDefault="00201C0D" w:rsidP="00D765B0">
      <w:pPr>
        <w:rPr>
          <w:rFonts w:ascii="宋体" w:eastAsia="宋体" w:hAnsi="宋体"/>
        </w:rPr>
      </w:pPr>
      <w:r w:rsidRPr="000665B4">
        <w:rPr>
          <w:rFonts w:ascii="宋体" w:eastAsia="宋体" w:hAnsi="宋体" w:hint="eastAsia"/>
        </w:rPr>
        <w:t>18900-</w:t>
      </w:r>
      <w:r w:rsidRPr="000665B4">
        <w:rPr>
          <w:rFonts w:ascii="宋体" w:eastAsia="宋体" w:hAnsi="宋体"/>
        </w:rPr>
        <w:t>&gt;10908</w:t>
      </w:r>
      <w:r w:rsidRPr="000665B4">
        <w:rPr>
          <w:rFonts w:ascii="宋体" w:eastAsia="宋体" w:hAnsi="宋体" w:hint="eastAsia"/>
        </w:rPr>
        <w:t>-</w:t>
      </w:r>
      <w:r w:rsidRPr="000665B4">
        <w:rPr>
          <w:rFonts w:ascii="宋体" w:eastAsia="宋体" w:hAnsi="宋体"/>
        </w:rPr>
        <w:t>&gt;10098</w:t>
      </w:r>
    </w:p>
    <w:p w:rsidR="00201C0D" w:rsidRPr="000665B4" w:rsidRDefault="00201C0D" w:rsidP="00D765B0">
      <w:pPr>
        <w:rPr>
          <w:rFonts w:ascii="宋体" w:eastAsia="宋体" w:hAnsi="宋体"/>
        </w:rPr>
      </w:pPr>
      <w:r w:rsidRPr="000665B4">
        <w:rPr>
          <w:rFonts w:ascii="宋体" w:eastAsia="宋体" w:hAnsi="宋体" w:hint="eastAsia"/>
        </w:rPr>
        <w:t>而正确的搜索是</w:t>
      </w:r>
    </w:p>
    <w:p w:rsidR="00201C0D" w:rsidRPr="000665B4" w:rsidRDefault="00201C0D" w:rsidP="00D765B0">
      <w:pPr>
        <w:rPr>
          <w:rFonts w:ascii="宋体" w:eastAsia="宋体" w:hAnsi="宋体"/>
        </w:rPr>
      </w:pPr>
      <w:r w:rsidRPr="000665B4">
        <w:rPr>
          <w:rFonts w:ascii="宋体" w:eastAsia="宋体" w:hAnsi="宋体" w:hint="eastAsia"/>
        </w:rPr>
        <w:t>18900-&gt;10980-&gt;10089</w:t>
      </w:r>
    </w:p>
    <w:p w:rsidR="00D765B0" w:rsidRPr="000665B4" w:rsidRDefault="00D765B0" w:rsidP="00D765B0">
      <w:pPr>
        <w:rPr>
          <w:rFonts w:ascii="宋体" w:eastAsia="宋体" w:hAnsi="宋体"/>
        </w:rPr>
      </w:pPr>
      <w:r w:rsidRPr="000665B4">
        <w:rPr>
          <w:rFonts w:ascii="宋体" w:eastAsia="宋体" w:hAnsi="宋体" w:hint="eastAsia"/>
        </w:rPr>
        <w:t>【代码】</w:t>
      </w:r>
    </w:p>
    <w:p w:rsidR="00D822CA" w:rsidRPr="000665B4" w:rsidRDefault="00D822CA" w:rsidP="00D822CA">
      <w:pPr>
        <w:rPr>
          <w:rFonts w:ascii="宋体" w:eastAsia="宋体" w:hAnsi="宋体"/>
        </w:rPr>
      </w:pPr>
      <w:r w:rsidRPr="000665B4">
        <w:rPr>
          <w:rFonts w:ascii="宋体" w:eastAsia="宋体" w:hAnsi="宋体"/>
        </w:rPr>
        <w:t>#include &lt;bits/stdc++.h&gt;</w:t>
      </w:r>
    </w:p>
    <w:p w:rsidR="00D822CA" w:rsidRPr="000665B4" w:rsidRDefault="00D822CA" w:rsidP="00D822CA">
      <w:pPr>
        <w:rPr>
          <w:rFonts w:ascii="宋体" w:eastAsia="宋体" w:hAnsi="宋体"/>
        </w:rPr>
      </w:pPr>
      <w:r w:rsidRPr="000665B4">
        <w:rPr>
          <w:rFonts w:ascii="宋体" w:eastAsia="宋体" w:hAnsi="宋体"/>
        </w:rPr>
        <w:t>#define MAXLEN 20</w:t>
      </w:r>
    </w:p>
    <w:p w:rsidR="00D822CA" w:rsidRPr="000665B4" w:rsidRDefault="00D822CA" w:rsidP="00D822CA">
      <w:pPr>
        <w:rPr>
          <w:rFonts w:ascii="宋体" w:eastAsia="宋体" w:hAnsi="宋体"/>
        </w:rPr>
      </w:pPr>
      <w:r w:rsidRPr="000665B4">
        <w:rPr>
          <w:rFonts w:ascii="宋体" w:eastAsia="宋体" w:hAnsi="宋体"/>
        </w:rPr>
        <w:t>#define debugassert true</w:t>
      </w:r>
    </w:p>
    <w:p w:rsidR="00D822CA" w:rsidRPr="000665B4" w:rsidRDefault="00D822CA" w:rsidP="00D822CA">
      <w:pPr>
        <w:rPr>
          <w:rFonts w:ascii="宋体" w:eastAsia="宋体" w:hAnsi="宋体"/>
        </w:rPr>
      </w:pPr>
      <w:r w:rsidRPr="000665B4">
        <w:rPr>
          <w:rFonts w:ascii="宋体" w:eastAsia="宋体" w:hAnsi="宋体"/>
        </w:rPr>
        <w:t>#define ASSERT(X) if(!(X)) while(true);</w:t>
      </w:r>
    </w:p>
    <w:p w:rsidR="00D822CA" w:rsidRPr="000665B4" w:rsidRDefault="00D822CA" w:rsidP="00D822CA">
      <w:pPr>
        <w:rPr>
          <w:rFonts w:ascii="宋体" w:eastAsia="宋体" w:hAnsi="宋体"/>
        </w:rPr>
      </w:pPr>
    </w:p>
    <w:p w:rsidR="00D822CA" w:rsidRPr="000665B4" w:rsidRDefault="00D822CA" w:rsidP="00D822CA">
      <w:pPr>
        <w:rPr>
          <w:rFonts w:ascii="宋体" w:eastAsia="宋体" w:hAnsi="宋体"/>
        </w:rPr>
      </w:pPr>
      <w:r w:rsidRPr="000665B4">
        <w:rPr>
          <w:rFonts w:ascii="宋体" w:eastAsia="宋体" w:hAnsi="宋体"/>
        </w:rPr>
        <w:t>using namespace std;</w:t>
      </w:r>
    </w:p>
    <w:p w:rsidR="00D822CA" w:rsidRPr="000665B4" w:rsidRDefault="00D822CA" w:rsidP="00D822CA">
      <w:pPr>
        <w:rPr>
          <w:rFonts w:ascii="宋体" w:eastAsia="宋体" w:hAnsi="宋体"/>
        </w:rPr>
      </w:pPr>
      <w:r w:rsidRPr="000665B4">
        <w:rPr>
          <w:rFonts w:ascii="宋体" w:eastAsia="宋体" w:hAnsi="宋体"/>
        </w:rPr>
        <w:t>bool cmp1(char x,char y){return x&lt;y;}</w:t>
      </w:r>
    </w:p>
    <w:p w:rsidR="00D822CA" w:rsidRPr="000665B4" w:rsidRDefault="00D822CA" w:rsidP="00D822CA">
      <w:pPr>
        <w:rPr>
          <w:rFonts w:ascii="宋体" w:eastAsia="宋体" w:hAnsi="宋体"/>
        </w:rPr>
      </w:pPr>
      <w:r w:rsidRPr="000665B4">
        <w:rPr>
          <w:rFonts w:ascii="宋体" w:eastAsia="宋体" w:hAnsi="宋体"/>
        </w:rPr>
        <w:t>bool cmp2(char x,char y){return x&gt;y;}</w:t>
      </w:r>
    </w:p>
    <w:p w:rsidR="00D822CA" w:rsidRPr="000665B4" w:rsidRDefault="00D822CA" w:rsidP="00D822CA">
      <w:pPr>
        <w:rPr>
          <w:rFonts w:ascii="宋体" w:eastAsia="宋体" w:hAnsi="宋体"/>
        </w:rPr>
      </w:pPr>
      <w:r w:rsidRPr="000665B4">
        <w:rPr>
          <w:rFonts w:ascii="宋体" w:eastAsia="宋体" w:hAnsi="宋体"/>
        </w:rPr>
        <w:t>bool find_max,find_min;</w:t>
      </w:r>
    </w:p>
    <w:p w:rsidR="00D822CA" w:rsidRPr="000665B4" w:rsidRDefault="00D822CA" w:rsidP="00D822CA">
      <w:pPr>
        <w:rPr>
          <w:rFonts w:ascii="宋体" w:eastAsia="宋体" w:hAnsi="宋体"/>
        </w:rPr>
      </w:pPr>
      <w:r w:rsidRPr="000665B4">
        <w:rPr>
          <w:rFonts w:ascii="宋体" w:eastAsia="宋体" w:hAnsi="宋体"/>
        </w:rPr>
        <w:t>int len;</w:t>
      </w:r>
    </w:p>
    <w:p w:rsidR="00D822CA" w:rsidRPr="000665B4" w:rsidRDefault="00D822CA" w:rsidP="00D822CA">
      <w:pPr>
        <w:rPr>
          <w:rFonts w:ascii="宋体" w:eastAsia="宋体" w:hAnsi="宋体"/>
        </w:rPr>
      </w:pPr>
      <w:r w:rsidRPr="000665B4">
        <w:rPr>
          <w:rFonts w:ascii="宋体" w:eastAsia="宋体" w:hAnsi="宋体"/>
        </w:rPr>
        <w:t>char ansmax[MAXLEN],ansmin[MAXLEN],smax[MAXLEN],smin[MAXLEN];</w:t>
      </w:r>
    </w:p>
    <w:p w:rsidR="00D822CA" w:rsidRPr="000665B4" w:rsidRDefault="00D822CA" w:rsidP="00D822CA">
      <w:pPr>
        <w:rPr>
          <w:rFonts w:ascii="宋体" w:eastAsia="宋体" w:hAnsi="宋体"/>
        </w:rPr>
      </w:pPr>
      <w:r w:rsidRPr="000665B4">
        <w:rPr>
          <w:rFonts w:ascii="宋体" w:eastAsia="宋体" w:hAnsi="宋体"/>
        </w:rPr>
        <w:t>//得到s的理论最大值,存入smax</w:t>
      </w:r>
    </w:p>
    <w:p w:rsidR="00D822CA" w:rsidRPr="000665B4" w:rsidRDefault="00D822CA" w:rsidP="00D822CA">
      <w:pPr>
        <w:rPr>
          <w:rFonts w:ascii="宋体" w:eastAsia="宋体" w:hAnsi="宋体"/>
        </w:rPr>
      </w:pPr>
      <w:r w:rsidRPr="000665B4">
        <w:rPr>
          <w:rFonts w:ascii="宋体" w:eastAsia="宋体" w:hAnsi="宋体"/>
        </w:rPr>
        <w:t>void get_max(const char s[]){</w:t>
      </w:r>
    </w:p>
    <w:p w:rsidR="00D822CA" w:rsidRPr="000665B4" w:rsidRDefault="00D822CA" w:rsidP="00D822CA">
      <w:pPr>
        <w:rPr>
          <w:rFonts w:ascii="宋体" w:eastAsia="宋体" w:hAnsi="宋体"/>
        </w:rPr>
      </w:pPr>
      <w:r w:rsidRPr="000665B4">
        <w:rPr>
          <w:rFonts w:ascii="宋体" w:eastAsia="宋体" w:hAnsi="宋体"/>
        </w:rPr>
        <w:t xml:space="preserve">    strncpy(smax,s,len+1);</w:t>
      </w:r>
    </w:p>
    <w:p w:rsidR="00D822CA" w:rsidRPr="000665B4" w:rsidRDefault="00D822CA" w:rsidP="00D822CA">
      <w:pPr>
        <w:rPr>
          <w:rFonts w:ascii="宋体" w:eastAsia="宋体" w:hAnsi="宋体"/>
        </w:rPr>
      </w:pPr>
      <w:r w:rsidRPr="000665B4">
        <w:rPr>
          <w:rFonts w:ascii="宋体" w:eastAsia="宋体" w:hAnsi="宋体"/>
        </w:rPr>
        <w:t xml:space="preserve">    sort(smax,smax+len,cmp2);</w:t>
      </w:r>
    </w:p>
    <w:p w:rsidR="00D822CA" w:rsidRPr="000665B4" w:rsidRDefault="00D822CA" w:rsidP="00D822CA">
      <w:pPr>
        <w:rPr>
          <w:rFonts w:ascii="宋体" w:eastAsia="宋体" w:hAnsi="宋体"/>
        </w:rPr>
      </w:pPr>
      <w:r w:rsidRPr="000665B4">
        <w:rPr>
          <w:rFonts w:ascii="宋体" w:eastAsia="宋体" w:hAnsi="宋体"/>
        </w:rPr>
        <w:t xml:space="preserve">    return;</w:t>
      </w:r>
    </w:p>
    <w:p w:rsidR="00D822CA" w:rsidRPr="000665B4" w:rsidRDefault="00D822CA" w:rsidP="00D822CA">
      <w:pPr>
        <w:rPr>
          <w:rFonts w:ascii="宋体" w:eastAsia="宋体" w:hAnsi="宋体"/>
        </w:rPr>
      </w:pPr>
      <w:r w:rsidRPr="000665B4">
        <w:rPr>
          <w:rFonts w:ascii="宋体" w:eastAsia="宋体" w:hAnsi="宋体"/>
        </w:rPr>
        <w:t>}</w:t>
      </w:r>
    </w:p>
    <w:p w:rsidR="00D822CA" w:rsidRPr="000665B4" w:rsidRDefault="00D822CA" w:rsidP="00D822CA">
      <w:pPr>
        <w:rPr>
          <w:rFonts w:ascii="宋体" w:eastAsia="宋体" w:hAnsi="宋体"/>
        </w:rPr>
      </w:pPr>
      <w:r w:rsidRPr="000665B4">
        <w:rPr>
          <w:rFonts w:ascii="宋体" w:eastAsia="宋体" w:hAnsi="宋体"/>
        </w:rPr>
        <w:t>//得到s的理论最小值,存入smin</w:t>
      </w:r>
    </w:p>
    <w:p w:rsidR="00D822CA" w:rsidRPr="000665B4" w:rsidRDefault="00D822CA" w:rsidP="00D822CA">
      <w:pPr>
        <w:rPr>
          <w:rFonts w:ascii="宋体" w:eastAsia="宋体" w:hAnsi="宋体"/>
        </w:rPr>
      </w:pPr>
      <w:r w:rsidRPr="000665B4">
        <w:rPr>
          <w:rFonts w:ascii="宋体" w:eastAsia="宋体" w:hAnsi="宋体"/>
        </w:rPr>
        <w:lastRenderedPageBreak/>
        <w:t>void get_min(const char s[]){</w:t>
      </w:r>
    </w:p>
    <w:p w:rsidR="00D822CA" w:rsidRPr="000665B4" w:rsidRDefault="00D822CA" w:rsidP="00D822CA">
      <w:pPr>
        <w:rPr>
          <w:rFonts w:ascii="宋体" w:eastAsia="宋体" w:hAnsi="宋体"/>
        </w:rPr>
      </w:pPr>
      <w:r w:rsidRPr="000665B4">
        <w:rPr>
          <w:rFonts w:ascii="宋体" w:eastAsia="宋体" w:hAnsi="宋体"/>
        </w:rPr>
        <w:t xml:space="preserve">    strncpy(smin,s,len+1);</w:t>
      </w:r>
    </w:p>
    <w:p w:rsidR="00D822CA" w:rsidRPr="000665B4" w:rsidRDefault="00D822CA" w:rsidP="00D822CA">
      <w:pPr>
        <w:rPr>
          <w:rFonts w:ascii="宋体" w:eastAsia="宋体" w:hAnsi="宋体"/>
        </w:rPr>
      </w:pPr>
      <w:r w:rsidRPr="000665B4">
        <w:rPr>
          <w:rFonts w:ascii="宋体" w:eastAsia="宋体" w:hAnsi="宋体"/>
        </w:rPr>
        <w:t xml:space="preserve">    sort(smin,smin+len,cmp1);</w:t>
      </w:r>
    </w:p>
    <w:p w:rsidR="00D822CA" w:rsidRPr="000665B4" w:rsidRDefault="00D822CA" w:rsidP="00D822CA">
      <w:pPr>
        <w:rPr>
          <w:rFonts w:ascii="宋体" w:eastAsia="宋体" w:hAnsi="宋体"/>
        </w:rPr>
      </w:pPr>
      <w:r w:rsidRPr="000665B4">
        <w:rPr>
          <w:rFonts w:ascii="宋体" w:eastAsia="宋体" w:hAnsi="宋体"/>
        </w:rPr>
        <w:t xml:space="preserve">    for(int i=0;i&lt;len;i++){</w:t>
      </w:r>
    </w:p>
    <w:p w:rsidR="00D822CA" w:rsidRPr="000665B4" w:rsidRDefault="00D822CA" w:rsidP="00D822CA">
      <w:pPr>
        <w:rPr>
          <w:rFonts w:ascii="宋体" w:eastAsia="宋体" w:hAnsi="宋体"/>
        </w:rPr>
      </w:pPr>
      <w:r w:rsidRPr="000665B4">
        <w:rPr>
          <w:rFonts w:ascii="宋体" w:eastAsia="宋体" w:hAnsi="宋体"/>
        </w:rPr>
        <w:t xml:space="preserve">        if(smin[i]!='0'){</w:t>
      </w:r>
    </w:p>
    <w:p w:rsidR="00D822CA" w:rsidRPr="000665B4" w:rsidRDefault="00D822CA" w:rsidP="00D822CA">
      <w:pPr>
        <w:rPr>
          <w:rFonts w:ascii="宋体" w:eastAsia="宋体" w:hAnsi="宋体"/>
        </w:rPr>
      </w:pPr>
      <w:r w:rsidRPr="000665B4">
        <w:rPr>
          <w:rFonts w:ascii="宋体" w:eastAsia="宋体" w:hAnsi="宋体"/>
        </w:rPr>
        <w:t xml:space="preserve">            swap(smin[0],smin[i]);</w:t>
      </w:r>
    </w:p>
    <w:p w:rsidR="00D822CA" w:rsidRPr="000665B4" w:rsidRDefault="00D822CA" w:rsidP="00D822CA">
      <w:pPr>
        <w:rPr>
          <w:rFonts w:ascii="宋体" w:eastAsia="宋体" w:hAnsi="宋体"/>
        </w:rPr>
      </w:pPr>
      <w:r w:rsidRPr="000665B4">
        <w:rPr>
          <w:rFonts w:ascii="宋体" w:eastAsia="宋体" w:hAnsi="宋体"/>
        </w:rPr>
        <w:t xml:space="preserve">            return;</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return;</w:t>
      </w:r>
    </w:p>
    <w:p w:rsidR="00D822CA" w:rsidRPr="000665B4" w:rsidRDefault="00D822CA" w:rsidP="00D822CA">
      <w:pPr>
        <w:rPr>
          <w:rFonts w:ascii="宋体" w:eastAsia="宋体" w:hAnsi="宋体"/>
        </w:rPr>
      </w:pPr>
      <w:r w:rsidRPr="000665B4">
        <w:rPr>
          <w:rFonts w:ascii="宋体" w:eastAsia="宋体" w:hAnsi="宋体"/>
        </w:rPr>
        <w:t>}</w:t>
      </w:r>
    </w:p>
    <w:p w:rsidR="00D822CA" w:rsidRPr="000665B4" w:rsidRDefault="00D822CA" w:rsidP="00D822CA">
      <w:pPr>
        <w:rPr>
          <w:rFonts w:ascii="宋体" w:eastAsia="宋体" w:hAnsi="宋体"/>
        </w:rPr>
      </w:pPr>
      <w:r w:rsidRPr="000665B4">
        <w:rPr>
          <w:rFonts w:ascii="宋体" w:eastAsia="宋体" w:hAnsi="宋体"/>
        </w:rPr>
        <w:t>//返回第1个不相同的位置</w:t>
      </w:r>
    </w:p>
    <w:p w:rsidR="00D822CA" w:rsidRPr="000665B4" w:rsidRDefault="00D822CA" w:rsidP="00D822CA">
      <w:pPr>
        <w:rPr>
          <w:rFonts w:ascii="宋体" w:eastAsia="宋体" w:hAnsi="宋体"/>
        </w:rPr>
      </w:pPr>
      <w:r w:rsidRPr="000665B4">
        <w:rPr>
          <w:rFonts w:ascii="宋体" w:eastAsia="宋体" w:hAnsi="宋体"/>
        </w:rPr>
        <w:t>int get_diff(const char s1[],const char s2[]){</w:t>
      </w:r>
    </w:p>
    <w:p w:rsidR="00D822CA" w:rsidRPr="000665B4" w:rsidRDefault="00D822CA" w:rsidP="00D822CA">
      <w:pPr>
        <w:rPr>
          <w:rFonts w:ascii="宋体" w:eastAsia="宋体" w:hAnsi="宋体"/>
        </w:rPr>
      </w:pPr>
      <w:r w:rsidRPr="000665B4">
        <w:rPr>
          <w:rFonts w:ascii="宋体" w:eastAsia="宋体" w:hAnsi="宋体"/>
        </w:rPr>
        <w:t xml:space="preserve">    if(debugassert) ASSERT(strlen(s1)==strlen(s2));</w:t>
      </w:r>
    </w:p>
    <w:p w:rsidR="00D822CA" w:rsidRPr="000665B4" w:rsidRDefault="00D822CA" w:rsidP="00D822CA">
      <w:pPr>
        <w:rPr>
          <w:rFonts w:ascii="宋体" w:eastAsia="宋体" w:hAnsi="宋体"/>
        </w:rPr>
      </w:pPr>
      <w:r w:rsidRPr="000665B4">
        <w:rPr>
          <w:rFonts w:ascii="宋体" w:eastAsia="宋体" w:hAnsi="宋体"/>
        </w:rPr>
        <w:t xml:space="preserve">    int i=0;</w:t>
      </w:r>
    </w:p>
    <w:p w:rsidR="00D822CA" w:rsidRPr="000665B4" w:rsidRDefault="00D822CA" w:rsidP="00D822CA">
      <w:pPr>
        <w:rPr>
          <w:rFonts w:ascii="宋体" w:eastAsia="宋体" w:hAnsi="宋体"/>
        </w:rPr>
      </w:pPr>
      <w:r w:rsidRPr="000665B4">
        <w:rPr>
          <w:rFonts w:ascii="宋体" w:eastAsia="宋体" w:hAnsi="宋体"/>
        </w:rPr>
        <w:t xml:space="preserve">    while(i&lt;len&amp;&amp;s1[i]==s2[i]) i++;</w:t>
      </w:r>
    </w:p>
    <w:p w:rsidR="00D822CA" w:rsidRPr="000665B4" w:rsidRDefault="00D822CA" w:rsidP="00D822CA">
      <w:pPr>
        <w:rPr>
          <w:rFonts w:ascii="宋体" w:eastAsia="宋体" w:hAnsi="宋体"/>
        </w:rPr>
      </w:pPr>
      <w:r w:rsidRPr="000665B4">
        <w:rPr>
          <w:rFonts w:ascii="宋体" w:eastAsia="宋体" w:hAnsi="宋体"/>
        </w:rPr>
        <w:t xml:space="preserve">    return i;</w:t>
      </w:r>
    </w:p>
    <w:p w:rsidR="00D822CA" w:rsidRPr="000665B4" w:rsidRDefault="00D822CA" w:rsidP="00D822CA">
      <w:pPr>
        <w:rPr>
          <w:rFonts w:ascii="宋体" w:eastAsia="宋体" w:hAnsi="宋体"/>
        </w:rPr>
      </w:pPr>
      <w:r w:rsidRPr="000665B4">
        <w:rPr>
          <w:rFonts w:ascii="宋体" w:eastAsia="宋体" w:hAnsi="宋体"/>
        </w:rPr>
        <w:t>}</w:t>
      </w:r>
    </w:p>
    <w:p w:rsidR="00D822CA" w:rsidRPr="000665B4" w:rsidRDefault="00D822CA" w:rsidP="00D822CA">
      <w:pPr>
        <w:rPr>
          <w:rFonts w:ascii="宋体" w:eastAsia="宋体" w:hAnsi="宋体"/>
        </w:rPr>
      </w:pPr>
      <w:r w:rsidRPr="000665B4">
        <w:rPr>
          <w:rFonts w:ascii="宋体" w:eastAsia="宋体" w:hAnsi="宋体"/>
        </w:rPr>
        <w:t>const int INCLUDE_ZERO=1,EXCLUDE_ZERO=2;</w:t>
      </w:r>
    </w:p>
    <w:p w:rsidR="00D822CA" w:rsidRPr="000665B4" w:rsidRDefault="00D822CA" w:rsidP="00D822CA">
      <w:pPr>
        <w:rPr>
          <w:rFonts w:ascii="宋体" w:eastAsia="宋体" w:hAnsi="宋体"/>
        </w:rPr>
      </w:pPr>
      <w:r w:rsidRPr="000665B4">
        <w:rPr>
          <w:rFonts w:ascii="宋体" w:eastAsia="宋体" w:hAnsi="宋体"/>
        </w:rPr>
        <w:t>//从start开始找到其最小的数字(含0/非0)</w:t>
      </w:r>
    </w:p>
    <w:p w:rsidR="00D822CA" w:rsidRPr="000665B4" w:rsidRDefault="00D822CA" w:rsidP="00D822CA">
      <w:pPr>
        <w:rPr>
          <w:rFonts w:ascii="宋体" w:eastAsia="宋体" w:hAnsi="宋体"/>
        </w:rPr>
      </w:pPr>
      <w:r w:rsidRPr="000665B4">
        <w:rPr>
          <w:rFonts w:ascii="宋体" w:eastAsia="宋体" w:hAnsi="宋体"/>
        </w:rPr>
        <w:t>char minch(const char s[],int start,int flag){</w:t>
      </w:r>
    </w:p>
    <w:p w:rsidR="00D822CA" w:rsidRPr="000665B4" w:rsidRDefault="00D822CA" w:rsidP="00D822CA">
      <w:pPr>
        <w:rPr>
          <w:rFonts w:ascii="宋体" w:eastAsia="宋体" w:hAnsi="宋体"/>
        </w:rPr>
      </w:pPr>
      <w:r w:rsidRPr="000665B4">
        <w:rPr>
          <w:rFonts w:ascii="宋体" w:eastAsia="宋体" w:hAnsi="宋体"/>
        </w:rPr>
        <w:t xml:space="preserve">    if(debugassert) ASSERT(start&lt;strlen(s));</w:t>
      </w:r>
    </w:p>
    <w:p w:rsidR="00D822CA" w:rsidRPr="000665B4" w:rsidRDefault="00D822CA" w:rsidP="00D822CA">
      <w:pPr>
        <w:rPr>
          <w:rFonts w:ascii="宋体" w:eastAsia="宋体" w:hAnsi="宋体"/>
        </w:rPr>
      </w:pPr>
      <w:r w:rsidRPr="000665B4">
        <w:rPr>
          <w:rFonts w:ascii="宋体" w:eastAsia="宋体" w:hAnsi="宋体"/>
        </w:rPr>
        <w:t xml:space="preserve">    char ch='9'+1;</w:t>
      </w:r>
    </w:p>
    <w:p w:rsidR="00D822CA" w:rsidRPr="000665B4" w:rsidRDefault="00D822CA" w:rsidP="00D822CA">
      <w:pPr>
        <w:rPr>
          <w:rFonts w:ascii="宋体" w:eastAsia="宋体" w:hAnsi="宋体"/>
        </w:rPr>
      </w:pPr>
      <w:r w:rsidRPr="000665B4">
        <w:rPr>
          <w:rFonts w:ascii="宋体" w:eastAsia="宋体" w:hAnsi="宋体"/>
        </w:rPr>
        <w:t xml:space="preserve">    for(int i=start;i&lt;len;i++){</w:t>
      </w:r>
    </w:p>
    <w:p w:rsidR="00D822CA" w:rsidRPr="000665B4" w:rsidRDefault="00D822CA" w:rsidP="00D822CA">
      <w:pPr>
        <w:rPr>
          <w:rFonts w:ascii="宋体" w:eastAsia="宋体" w:hAnsi="宋体"/>
        </w:rPr>
      </w:pPr>
      <w:r w:rsidRPr="000665B4">
        <w:rPr>
          <w:rFonts w:ascii="宋体" w:eastAsia="宋体" w:hAnsi="宋体"/>
        </w:rPr>
        <w:t xml:space="preserve">        if(flag==INCLUDE_ZERO){</w:t>
      </w:r>
    </w:p>
    <w:p w:rsidR="00D822CA" w:rsidRPr="000665B4" w:rsidRDefault="00D822CA" w:rsidP="00D822CA">
      <w:pPr>
        <w:rPr>
          <w:rFonts w:ascii="宋体" w:eastAsia="宋体" w:hAnsi="宋体"/>
        </w:rPr>
      </w:pPr>
      <w:r w:rsidRPr="000665B4">
        <w:rPr>
          <w:rFonts w:ascii="宋体" w:eastAsia="宋体" w:hAnsi="宋体"/>
        </w:rPr>
        <w:t xml:space="preserve">            ch=min(ch,s[i]);</w:t>
      </w:r>
    </w:p>
    <w:p w:rsidR="00D822CA" w:rsidRPr="000665B4" w:rsidRDefault="00D822CA" w:rsidP="00D822CA">
      <w:pPr>
        <w:rPr>
          <w:rFonts w:ascii="宋体" w:eastAsia="宋体" w:hAnsi="宋体"/>
        </w:rPr>
      </w:pPr>
      <w:r w:rsidRPr="000665B4">
        <w:rPr>
          <w:rFonts w:ascii="宋体" w:eastAsia="宋体" w:hAnsi="宋体"/>
        </w:rPr>
        <w:t xml:space="preserve">        }else{</w:t>
      </w:r>
    </w:p>
    <w:p w:rsidR="00D822CA" w:rsidRPr="000665B4" w:rsidRDefault="00D822CA" w:rsidP="00D822CA">
      <w:pPr>
        <w:rPr>
          <w:rFonts w:ascii="宋体" w:eastAsia="宋体" w:hAnsi="宋体"/>
        </w:rPr>
      </w:pPr>
      <w:r w:rsidRPr="000665B4">
        <w:rPr>
          <w:rFonts w:ascii="宋体" w:eastAsia="宋体" w:hAnsi="宋体"/>
        </w:rPr>
        <w:t xml:space="preserve">            if(s[i]=='0') continue;</w:t>
      </w:r>
    </w:p>
    <w:p w:rsidR="00D822CA" w:rsidRPr="000665B4" w:rsidRDefault="00D822CA" w:rsidP="00D822CA">
      <w:pPr>
        <w:rPr>
          <w:rFonts w:ascii="宋体" w:eastAsia="宋体" w:hAnsi="宋体"/>
        </w:rPr>
      </w:pPr>
      <w:r w:rsidRPr="000665B4">
        <w:rPr>
          <w:rFonts w:ascii="宋体" w:eastAsia="宋体" w:hAnsi="宋体"/>
        </w:rPr>
        <w:t xml:space="preserve">            ch=min(ch,s[i]);</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if(debugassert) ASSERT(ch&lt;='9');</w:t>
      </w:r>
    </w:p>
    <w:p w:rsidR="00D822CA" w:rsidRPr="000665B4" w:rsidRDefault="00D822CA" w:rsidP="00D822CA">
      <w:pPr>
        <w:rPr>
          <w:rFonts w:ascii="宋体" w:eastAsia="宋体" w:hAnsi="宋体"/>
        </w:rPr>
      </w:pPr>
      <w:r w:rsidRPr="000665B4">
        <w:rPr>
          <w:rFonts w:ascii="宋体" w:eastAsia="宋体" w:hAnsi="宋体"/>
        </w:rPr>
        <w:t xml:space="preserve">    return ch;</w:t>
      </w:r>
    </w:p>
    <w:p w:rsidR="00D822CA" w:rsidRPr="000665B4" w:rsidRDefault="00D822CA" w:rsidP="00D822CA">
      <w:pPr>
        <w:rPr>
          <w:rFonts w:ascii="宋体" w:eastAsia="宋体" w:hAnsi="宋体"/>
        </w:rPr>
      </w:pPr>
      <w:r w:rsidRPr="000665B4">
        <w:rPr>
          <w:rFonts w:ascii="宋体" w:eastAsia="宋体" w:hAnsi="宋体"/>
        </w:rPr>
        <w:t>}</w:t>
      </w:r>
    </w:p>
    <w:p w:rsidR="00D822CA" w:rsidRPr="000665B4" w:rsidRDefault="00D822CA" w:rsidP="00D822CA">
      <w:pPr>
        <w:rPr>
          <w:rFonts w:ascii="宋体" w:eastAsia="宋体" w:hAnsi="宋体"/>
        </w:rPr>
      </w:pPr>
      <w:r w:rsidRPr="000665B4">
        <w:rPr>
          <w:rFonts w:ascii="宋体" w:eastAsia="宋体" w:hAnsi="宋体"/>
        </w:rPr>
        <w:t>//从start开始找到其最大的数字</w:t>
      </w:r>
    </w:p>
    <w:p w:rsidR="00D822CA" w:rsidRPr="000665B4" w:rsidRDefault="00D822CA" w:rsidP="00D822CA">
      <w:pPr>
        <w:rPr>
          <w:rFonts w:ascii="宋体" w:eastAsia="宋体" w:hAnsi="宋体"/>
        </w:rPr>
      </w:pPr>
      <w:r w:rsidRPr="000665B4">
        <w:rPr>
          <w:rFonts w:ascii="宋体" w:eastAsia="宋体" w:hAnsi="宋体"/>
        </w:rPr>
        <w:t>char maxch(const char s[],int start){</w:t>
      </w:r>
    </w:p>
    <w:p w:rsidR="00D822CA" w:rsidRPr="000665B4" w:rsidRDefault="00D822CA" w:rsidP="00D822CA">
      <w:pPr>
        <w:rPr>
          <w:rFonts w:ascii="宋体" w:eastAsia="宋体" w:hAnsi="宋体"/>
        </w:rPr>
      </w:pPr>
      <w:r w:rsidRPr="000665B4">
        <w:rPr>
          <w:rFonts w:ascii="宋体" w:eastAsia="宋体" w:hAnsi="宋体"/>
        </w:rPr>
        <w:t xml:space="preserve">    if(debugassert) ASSERT(start&lt;strlen(s));</w:t>
      </w:r>
    </w:p>
    <w:p w:rsidR="00D822CA" w:rsidRPr="000665B4" w:rsidRDefault="00D822CA" w:rsidP="00D822CA">
      <w:pPr>
        <w:rPr>
          <w:rFonts w:ascii="宋体" w:eastAsia="宋体" w:hAnsi="宋体"/>
        </w:rPr>
      </w:pPr>
      <w:r w:rsidRPr="000665B4">
        <w:rPr>
          <w:rFonts w:ascii="宋体" w:eastAsia="宋体" w:hAnsi="宋体"/>
        </w:rPr>
        <w:t xml:space="preserve">    char ch='0'-1;</w:t>
      </w:r>
    </w:p>
    <w:p w:rsidR="00D822CA" w:rsidRPr="000665B4" w:rsidRDefault="00D822CA" w:rsidP="00D822CA">
      <w:pPr>
        <w:rPr>
          <w:rFonts w:ascii="宋体" w:eastAsia="宋体" w:hAnsi="宋体"/>
        </w:rPr>
      </w:pPr>
      <w:r w:rsidRPr="000665B4">
        <w:rPr>
          <w:rFonts w:ascii="宋体" w:eastAsia="宋体" w:hAnsi="宋体"/>
        </w:rPr>
        <w:t xml:space="preserve">    for(int i=start;i&lt;len;i++){</w:t>
      </w:r>
    </w:p>
    <w:p w:rsidR="00D822CA" w:rsidRPr="000665B4" w:rsidRDefault="00D822CA" w:rsidP="00D822CA">
      <w:pPr>
        <w:rPr>
          <w:rFonts w:ascii="宋体" w:eastAsia="宋体" w:hAnsi="宋体"/>
        </w:rPr>
      </w:pPr>
      <w:r w:rsidRPr="000665B4">
        <w:rPr>
          <w:rFonts w:ascii="宋体" w:eastAsia="宋体" w:hAnsi="宋体"/>
        </w:rPr>
        <w:t xml:space="preserve">        ch=max(ch,s[i]);</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if(debugassert) ASSERT(ch&gt;='0');</w:t>
      </w:r>
    </w:p>
    <w:p w:rsidR="00D822CA" w:rsidRPr="000665B4" w:rsidRDefault="00D822CA" w:rsidP="00D822CA">
      <w:pPr>
        <w:rPr>
          <w:rFonts w:ascii="宋体" w:eastAsia="宋体" w:hAnsi="宋体"/>
        </w:rPr>
      </w:pPr>
      <w:r w:rsidRPr="000665B4">
        <w:rPr>
          <w:rFonts w:ascii="宋体" w:eastAsia="宋体" w:hAnsi="宋体"/>
        </w:rPr>
        <w:t xml:space="preserve">    return ch;</w:t>
      </w:r>
    </w:p>
    <w:p w:rsidR="00D822CA" w:rsidRPr="000665B4" w:rsidRDefault="00D822CA" w:rsidP="00D822CA">
      <w:pPr>
        <w:rPr>
          <w:rFonts w:ascii="宋体" w:eastAsia="宋体" w:hAnsi="宋体"/>
        </w:rPr>
      </w:pPr>
      <w:r w:rsidRPr="000665B4">
        <w:rPr>
          <w:rFonts w:ascii="宋体" w:eastAsia="宋体" w:hAnsi="宋体"/>
        </w:rPr>
        <w:t>}</w:t>
      </w:r>
    </w:p>
    <w:p w:rsidR="00D822CA" w:rsidRPr="000665B4" w:rsidRDefault="00D822CA" w:rsidP="00D822CA">
      <w:pPr>
        <w:rPr>
          <w:rFonts w:ascii="宋体" w:eastAsia="宋体" w:hAnsi="宋体"/>
        </w:rPr>
      </w:pPr>
      <w:r w:rsidRPr="000665B4">
        <w:rPr>
          <w:rFonts w:ascii="宋体" w:eastAsia="宋体" w:hAnsi="宋体"/>
        </w:rPr>
        <w:lastRenderedPageBreak/>
        <w:t>void dfs_max(char s[],int start,int k,int deep){</w:t>
      </w:r>
    </w:p>
    <w:p w:rsidR="00D822CA" w:rsidRPr="000665B4" w:rsidRDefault="00D822CA" w:rsidP="00D822CA">
      <w:pPr>
        <w:rPr>
          <w:rFonts w:ascii="宋体" w:eastAsia="宋体" w:hAnsi="宋体"/>
        </w:rPr>
      </w:pPr>
      <w:r w:rsidRPr="000665B4">
        <w:rPr>
          <w:rFonts w:ascii="宋体" w:eastAsia="宋体" w:hAnsi="宋体"/>
        </w:rPr>
        <w:t xml:space="preserve">    if(debugassert) ASSERT(deep&lt;20);</w:t>
      </w:r>
    </w:p>
    <w:p w:rsidR="00D822CA" w:rsidRPr="000665B4" w:rsidRDefault="00D822CA" w:rsidP="00D822CA">
      <w:pPr>
        <w:rPr>
          <w:rFonts w:ascii="宋体" w:eastAsia="宋体" w:hAnsi="宋体"/>
        </w:rPr>
      </w:pPr>
      <w:r w:rsidRPr="000665B4">
        <w:rPr>
          <w:rFonts w:ascii="宋体" w:eastAsia="宋体" w:hAnsi="宋体"/>
        </w:rPr>
        <w:t xml:space="preserve">    if(find_max) return;//已经达到了理论最大值,直接返回</w:t>
      </w:r>
    </w:p>
    <w:p w:rsidR="00D822CA" w:rsidRPr="000665B4" w:rsidRDefault="00D822CA" w:rsidP="00D822CA">
      <w:pPr>
        <w:rPr>
          <w:rFonts w:ascii="宋体" w:eastAsia="宋体" w:hAnsi="宋体"/>
        </w:rPr>
      </w:pPr>
      <w:r w:rsidRPr="000665B4">
        <w:rPr>
          <w:rFonts w:ascii="宋体" w:eastAsia="宋体" w:hAnsi="宋体"/>
        </w:rPr>
        <w:t xml:space="preserve">    if(k==0){</w:t>
      </w:r>
    </w:p>
    <w:p w:rsidR="00D822CA" w:rsidRPr="000665B4" w:rsidRDefault="00D822CA" w:rsidP="00D822CA">
      <w:pPr>
        <w:rPr>
          <w:rFonts w:ascii="宋体" w:eastAsia="宋体" w:hAnsi="宋体"/>
        </w:rPr>
      </w:pPr>
      <w:r w:rsidRPr="000665B4">
        <w:rPr>
          <w:rFonts w:ascii="宋体" w:eastAsia="宋体" w:hAnsi="宋体"/>
        </w:rPr>
        <w:t xml:space="preserve">        //没有交换次数了,更新ans</w:t>
      </w:r>
    </w:p>
    <w:p w:rsidR="00D822CA" w:rsidRPr="000665B4" w:rsidRDefault="00D822CA" w:rsidP="00D822CA">
      <w:pPr>
        <w:rPr>
          <w:rFonts w:ascii="宋体" w:eastAsia="宋体" w:hAnsi="宋体"/>
        </w:rPr>
      </w:pPr>
      <w:r w:rsidRPr="000665B4">
        <w:rPr>
          <w:rFonts w:ascii="宋体" w:eastAsia="宋体" w:hAnsi="宋体"/>
        </w:rPr>
        <w:t xml:space="preserve">        if(strcmp(ansmax,s)&lt;0) strncpy(ansmax,s,len+1);</w:t>
      </w:r>
    </w:p>
    <w:p w:rsidR="00D822CA" w:rsidRPr="000665B4" w:rsidRDefault="00D822CA" w:rsidP="00D822CA">
      <w:pPr>
        <w:rPr>
          <w:rFonts w:ascii="宋体" w:eastAsia="宋体" w:hAnsi="宋体"/>
        </w:rPr>
      </w:pPr>
      <w:r w:rsidRPr="000665B4">
        <w:rPr>
          <w:rFonts w:ascii="宋体" w:eastAsia="宋体" w:hAnsi="宋体"/>
        </w:rPr>
        <w:t xml:space="preserve">        return;</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int diff=get_diff(s,smax);</w:t>
      </w:r>
    </w:p>
    <w:p w:rsidR="00D822CA" w:rsidRPr="000665B4" w:rsidRDefault="00D822CA" w:rsidP="00D822CA">
      <w:pPr>
        <w:rPr>
          <w:rFonts w:ascii="宋体" w:eastAsia="宋体" w:hAnsi="宋体"/>
        </w:rPr>
      </w:pPr>
      <w:r w:rsidRPr="000665B4">
        <w:rPr>
          <w:rFonts w:ascii="宋体" w:eastAsia="宋体" w:hAnsi="宋体"/>
        </w:rPr>
        <w:t xml:space="preserve">    if(diff==len){</w:t>
      </w:r>
    </w:p>
    <w:p w:rsidR="00D822CA" w:rsidRPr="000665B4" w:rsidRDefault="00D822CA" w:rsidP="00D822CA">
      <w:pPr>
        <w:rPr>
          <w:rFonts w:ascii="宋体" w:eastAsia="宋体" w:hAnsi="宋体"/>
        </w:rPr>
      </w:pPr>
      <w:r w:rsidRPr="000665B4">
        <w:rPr>
          <w:rFonts w:ascii="宋体" w:eastAsia="宋体" w:hAnsi="宋体"/>
        </w:rPr>
        <w:t xml:space="preserve">        //已经达到了理论最大值,将find_max设为true,结束搜素</w:t>
      </w:r>
    </w:p>
    <w:p w:rsidR="00D822CA" w:rsidRPr="000665B4" w:rsidRDefault="00D822CA" w:rsidP="00D822CA">
      <w:pPr>
        <w:rPr>
          <w:rFonts w:ascii="宋体" w:eastAsia="宋体" w:hAnsi="宋体"/>
        </w:rPr>
      </w:pPr>
      <w:r w:rsidRPr="000665B4">
        <w:rPr>
          <w:rFonts w:ascii="宋体" w:eastAsia="宋体" w:hAnsi="宋体"/>
        </w:rPr>
        <w:t xml:space="preserve">        strncpy(ansmax,s,len+1);</w:t>
      </w:r>
    </w:p>
    <w:p w:rsidR="00D822CA" w:rsidRPr="000665B4" w:rsidRDefault="00D822CA" w:rsidP="00D822CA">
      <w:pPr>
        <w:rPr>
          <w:rFonts w:ascii="宋体" w:eastAsia="宋体" w:hAnsi="宋体"/>
        </w:rPr>
      </w:pPr>
      <w:r w:rsidRPr="000665B4">
        <w:rPr>
          <w:rFonts w:ascii="宋体" w:eastAsia="宋体" w:hAnsi="宋体"/>
        </w:rPr>
        <w:t xml:space="preserve">        find_max=true;</w:t>
      </w:r>
    </w:p>
    <w:p w:rsidR="00D822CA" w:rsidRPr="000665B4" w:rsidRDefault="00D822CA" w:rsidP="00D822CA">
      <w:pPr>
        <w:rPr>
          <w:rFonts w:ascii="宋体" w:eastAsia="宋体" w:hAnsi="宋体"/>
        </w:rPr>
      </w:pPr>
      <w:r w:rsidRPr="000665B4">
        <w:rPr>
          <w:rFonts w:ascii="宋体" w:eastAsia="宋体" w:hAnsi="宋体"/>
        </w:rPr>
        <w:t xml:space="preserve">        return;</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//向下搜索swap那些剩余部分的最大值的位置</w:t>
      </w:r>
    </w:p>
    <w:p w:rsidR="00D822CA" w:rsidRPr="000665B4" w:rsidRDefault="00D822CA" w:rsidP="00D822CA">
      <w:pPr>
        <w:rPr>
          <w:rFonts w:ascii="宋体" w:eastAsia="宋体" w:hAnsi="宋体"/>
        </w:rPr>
      </w:pPr>
      <w:r w:rsidRPr="000665B4">
        <w:rPr>
          <w:rFonts w:ascii="宋体" w:eastAsia="宋体" w:hAnsi="宋体"/>
        </w:rPr>
        <w:t xml:space="preserve">    int newstart=diff;</w:t>
      </w:r>
    </w:p>
    <w:p w:rsidR="00D822CA" w:rsidRPr="000665B4" w:rsidRDefault="00D822CA" w:rsidP="00D822CA">
      <w:pPr>
        <w:rPr>
          <w:rFonts w:ascii="宋体" w:eastAsia="宋体" w:hAnsi="宋体"/>
        </w:rPr>
      </w:pPr>
      <w:r w:rsidRPr="000665B4">
        <w:rPr>
          <w:rFonts w:ascii="宋体" w:eastAsia="宋体" w:hAnsi="宋体"/>
        </w:rPr>
        <w:t xml:space="preserve">    if(debugassert) ASSERT(newstart&lt;len-1);</w:t>
      </w:r>
    </w:p>
    <w:p w:rsidR="00D822CA" w:rsidRPr="000665B4" w:rsidRDefault="00D822CA" w:rsidP="00D822CA">
      <w:pPr>
        <w:rPr>
          <w:rFonts w:ascii="宋体" w:eastAsia="宋体" w:hAnsi="宋体"/>
        </w:rPr>
      </w:pPr>
      <w:r w:rsidRPr="000665B4">
        <w:rPr>
          <w:rFonts w:ascii="宋体" w:eastAsia="宋体" w:hAnsi="宋体"/>
        </w:rPr>
        <w:t xml:space="preserve">    char ch=maxch(s,newstart);</w:t>
      </w:r>
    </w:p>
    <w:p w:rsidR="00D822CA" w:rsidRPr="000665B4" w:rsidRDefault="00D822CA" w:rsidP="00D822CA">
      <w:pPr>
        <w:rPr>
          <w:rFonts w:ascii="宋体" w:eastAsia="宋体" w:hAnsi="宋体"/>
        </w:rPr>
      </w:pPr>
      <w:r w:rsidRPr="000665B4">
        <w:rPr>
          <w:rFonts w:ascii="宋体" w:eastAsia="宋体" w:hAnsi="宋体"/>
        </w:rPr>
        <w:t xml:space="preserve">    for(int i=newstart;i&lt;len;i++){</w:t>
      </w:r>
    </w:p>
    <w:p w:rsidR="00D822CA" w:rsidRPr="000665B4" w:rsidRDefault="00D822CA" w:rsidP="00D822CA">
      <w:pPr>
        <w:rPr>
          <w:rFonts w:ascii="宋体" w:eastAsia="宋体" w:hAnsi="宋体"/>
        </w:rPr>
      </w:pPr>
      <w:r w:rsidRPr="000665B4">
        <w:rPr>
          <w:rFonts w:ascii="宋体" w:eastAsia="宋体" w:hAnsi="宋体"/>
        </w:rPr>
        <w:t xml:space="preserve">        if(s[i]==ch){</w:t>
      </w:r>
    </w:p>
    <w:p w:rsidR="00D822CA" w:rsidRPr="000665B4" w:rsidRDefault="00D822CA" w:rsidP="00D822CA">
      <w:pPr>
        <w:rPr>
          <w:rFonts w:ascii="宋体" w:eastAsia="宋体" w:hAnsi="宋体"/>
        </w:rPr>
      </w:pPr>
      <w:r w:rsidRPr="000665B4">
        <w:rPr>
          <w:rFonts w:ascii="宋体" w:eastAsia="宋体" w:hAnsi="宋体"/>
        </w:rPr>
        <w:t xml:space="preserve">            swap(s[newstart],s[i]);</w:t>
      </w:r>
    </w:p>
    <w:p w:rsidR="00D822CA" w:rsidRPr="000665B4" w:rsidRDefault="00D822CA" w:rsidP="00D822CA">
      <w:pPr>
        <w:rPr>
          <w:rFonts w:ascii="宋体" w:eastAsia="宋体" w:hAnsi="宋体"/>
        </w:rPr>
      </w:pPr>
      <w:r w:rsidRPr="000665B4">
        <w:rPr>
          <w:rFonts w:ascii="宋体" w:eastAsia="宋体" w:hAnsi="宋体"/>
        </w:rPr>
        <w:t xml:space="preserve">            dfs_max(s,newstart,k-1,deep+1);</w:t>
      </w:r>
    </w:p>
    <w:p w:rsidR="00D822CA" w:rsidRPr="000665B4" w:rsidRDefault="00D822CA" w:rsidP="00D822CA">
      <w:pPr>
        <w:rPr>
          <w:rFonts w:ascii="宋体" w:eastAsia="宋体" w:hAnsi="宋体"/>
        </w:rPr>
      </w:pPr>
      <w:r w:rsidRPr="000665B4">
        <w:rPr>
          <w:rFonts w:ascii="宋体" w:eastAsia="宋体" w:hAnsi="宋体"/>
        </w:rPr>
        <w:t xml:space="preserve">            if(find_max) return;</w:t>
      </w:r>
    </w:p>
    <w:p w:rsidR="00D822CA" w:rsidRPr="000665B4" w:rsidRDefault="00D822CA" w:rsidP="00D822CA">
      <w:pPr>
        <w:rPr>
          <w:rFonts w:ascii="宋体" w:eastAsia="宋体" w:hAnsi="宋体"/>
        </w:rPr>
      </w:pPr>
      <w:r w:rsidRPr="000665B4">
        <w:rPr>
          <w:rFonts w:ascii="宋体" w:eastAsia="宋体" w:hAnsi="宋体"/>
        </w:rPr>
        <w:t xml:space="preserve">            swap(s[newstart],s[i]);</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return;</w:t>
      </w:r>
    </w:p>
    <w:p w:rsidR="00D822CA" w:rsidRPr="000665B4" w:rsidRDefault="00D822CA" w:rsidP="00D822CA">
      <w:pPr>
        <w:rPr>
          <w:rFonts w:ascii="宋体" w:eastAsia="宋体" w:hAnsi="宋体"/>
        </w:rPr>
      </w:pPr>
      <w:r w:rsidRPr="000665B4">
        <w:rPr>
          <w:rFonts w:ascii="宋体" w:eastAsia="宋体" w:hAnsi="宋体"/>
        </w:rPr>
        <w:t>}</w:t>
      </w:r>
    </w:p>
    <w:p w:rsidR="00D822CA" w:rsidRPr="000665B4" w:rsidRDefault="00D822CA" w:rsidP="00D822CA">
      <w:pPr>
        <w:rPr>
          <w:rFonts w:ascii="宋体" w:eastAsia="宋体" w:hAnsi="宋体"/>
        </w:rPr>
      </w:pPr>
      <w:r w:rsidRPr="000665B4">
        <w:rPr>
          <w:rFonts w:ascii="宋体" w:eastAsia="宋体" w:hAnsi="宋体"/>
        </w:rPr>
        <w:t>void dfs_min(char s[],int start,int k,int deep){</w:t>
      </w:r>
    </w:p>
    <w:p w:rsidR="00D822CA" w:rsidRPr="000665B4" w:rsidRDefault="00D822CA" w:rsidP="00D822CA">
      <w:pPr>
        <w:rPr>
          <w:rFonts w:ascii="宋体" w:eastAsia="宋体" w:hAnsi="宋体"/>
        </w:rPr>
      </w:pPr>
      <w:r w:rsidRPr="000665B4">
        <w:rPr>
          <w:rFonts w:ascii="宋体" w:eastAsia="宋体" w:hAnsi="宋体"/>
        </w:rPr>
        <w:t xml:space="preserve">    //if(debugassert) ASSERT(deep&lt;20);</w:t>
      </w:r>
    </w:p>
    <w:p w:rsidR="00D822CA" w:rsidRPr="000665B4" w:rsidRDefault="00D822CA" w:rsidP="00D822CA">
      <w:pPr>
        <w:rPr>
          <w:rFonts w:ascii="宋体" w:eastAsia="宋体" w:hAnsi="宋体"/>
        </w:rPr>
      </w:pPr>
      <w:r w:rsidRPr="000665B4">
        <w:rPr>
          <w:rFonts w:ascii="宋体" w:eastAsia="宋体" w:hAnsi="宋体"/>
        </w:rPr>
        <w:t xml:space="preserve">    if(find_min) return;</w:t>
      </w:r>
    </w:p>
    <w:p w:rsidR="00D822CA" w:rsidRPr="000665B4" w:rsidRDefault="00D822CA" w:rsidP="00D822CA">
      <w:pPr>
        <w:rPr>
          <w:rFonts w:ascii="宋体" w:eastAsia="宋体" w:hAnsi="宋体"/>
        </w:rPr>
      </w:pPr>
      <w:r w:rsidRPr="000665B4">
        <w:rPr>
          <w:rFonts w:ascii="宋体" w:eastAsia="宋体" w:hAnsi="宋体"/>
        </w:rPr>
        <w:t xml:space="preserve">    if(k==0){</w:t>
      </w:r>
    </w:p>
    <w:p w:rsidR="00D822CA" w:rsidRPr="000665B4" w:rsidRDefault="00D822CA" w:rsidP="00D822CA">
      <w:pPr>
        <w:rPr>
          <w:rFonts w:ascii="宋体" w:eastAsia="宋体" w:hAnsi="宋体"/>
        </w:rPr>
      </w:pPr>
      <w:r w:rsidRPr="000665B4">
        <w:rPr>
          <w:rFonts w:ascii="宋体" w:eastAsia="宋体" w:hAnsi="宋体"/>
        </w:rPr>
        <w:t xml:space="preserve">         //没有交换次数了,更新ans</w:t>
      </w:r>
    </w:p>
    <w:p w:rsidR="00D822CA" w:rsidRPr="000665B4" w:rsidRDefault="00D822CA" w:rsidP="00D822CA">
      <w:pPr>
        <w:rPr>
          <w:rFonts w:ascii="宋体" w:eastAsia="宋体" w:hAnsi="宋体"/>
        </w:rPr>
      </w:pPr>
      <w:r w:rsidRPr="000665B4">
        <w:rPr>
          <w:rFonts w:ascii="宋体" w:eastAsia="宋体" w:hAnsi="宋体"/>
        </w:rPr>
        <w:t xml:space="preserve">        if(strcmp(ansmin,s)&gt;0) strncpy(ansmin,s,len+1);</w:t>
      </w:r>
    </w:p>
    <w:p w:rsidR="00D822CA" w:rsidRPr="000665B4" w:rsidRDefault="00D822CA" w:rsidP="00D822CA">
      <w:pPr>
        <w:rPr>
          <w:rFonts w:ascii="宋体" w:eastAsia="宋体" w:hAnsi="宋体"/>
        </w:rPr>
      </w:pPr>
      <w:r w:rsidRPr="000665B4">
        <w:rPr>
          <w:rFonts w:ascii="宋体" w:eastAsia="宋体" w:hAnsi="宋体"/>
        </w:rPr>
        <w:t xml:space="preserve">        return;</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int diff=get_diff(s,smin);</w:t>
      </w:r>
    </w:p>
    <w:p w:rsidR="00D822CA" w:rsidRPr="000665B4" w:rsidRDefault="00D822CA" w:rsidP="00D822CA">
      <w:pPr>
        <w:rPr>
          <w:rFonts w:ascii="宋体" w:eastAsia="宋体" w:hAnsi="宋体"/>
        </w:rPr>
      </w:pPr>
      <w:r w:rsidRPr="000665B4">
        <w:rPr>
          <w:rFonts w:ascii="宋体" w:eastAsia="宋体" w:hAnsi="宋体"/>
        </w:rPr>
        <w:t xml:space="preserve">    if(diff==len){</w:t>
      </w:r>
    </w:p>
    <w:p w:rsidR="00D822CA" w:rsidRPr="000665B4" w:rsidRDefault="00D822CA" w:rsidP="00D822CA">
      <w:pPr>
        <w:rPr>
          <w:rFonts w:ascii="宋体" w:eastAsia="宋体" w:hAnsi="宋体"/>
        </w:rPr>
      </w:pPr>
      <w:r w:rsidRPr="000665B4">
        <w:rPr>
          <w:rFonts w:ascii="宋体" w:eastAsia="宋体" w:hAnsi="宋体"/>
        </w:rPr>
        <w:t xml:space="preserve">        //已经达到了理论最小值,将find_min设为true,结束搜素</w:t>
      </w:r>
    </w:p>
    <w:p w:rsidR="00D822CA" w:rsidRPr="000665B4" w:rsidRDefault="00D822CA" w:rsidP="00D822CA">
      <w:pPr>
        <w:rPr>
          <w:rFonts w:ascii="宋体" w:eastAsia="宋体" w:hAnsi="宋体"/>
        </w:rPr>
      </w:pPr>
      <w:r w:rsidRPr="000665B4">
        <w:rPr>
          <w:rFonts w:ascii="宋体" w:eastAsia="宋体" w:hAnsi="宋体"/>
        </w:rPr>
        <w:t xml:space="preserve">        strncpy(ansmin,s,len+1);</w:t>
      </w:r>
    </w:p>
    <w:p w:rsidR="00D822CA" w:rsidRPr="000665B4" w:rsidRDefault="00D822CA" w:rsidP="00D822CA">
      <w:pPr>
        <w:rPr>
          <w:rFonts w:ascii="宋体" w:eastAsia="宋体" w:hAnsi="宋体"/>
        </w:rPr>
      </w:pPr>
      <w:r w:rsidRPr="000665B4">
        <w:rPr>
          <w:rFonts w:ascii="宋体" w:eastAsia="宋体" w:hAnsi="宋体"/>
        </w:rPr>
        <w:t xml:space="preserve">        find_min=true;</w:t>
      </w:r>
    </w:p>
    <w:p w:rsidR="00D822CA" w:rsidRPr="000665B4" w:rsidRDefault="00D822CA" w:rsidP="00D822CA">
      <w:pPr>
        <w:rPr>
          <w:rFonts w:ascii="宋体" w:eastAsia="宋体" w:hAnsi="宋体"/>
        </w:rPr>
      </w:pPr>
      <w:r w:rsidRPr="000665B4">
        <w:rPr>
          <w:rFonts w:ascii="宋体" w:eastAsia="宋体" w:hAnsi="宋体"/>
        </w:rPr>
        <w:t xml:space="preserve">        return;</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lastRenderedPageBreak/>
        <w:t xml:space="preserve">    //向下搜索swap那些剩余部分的最大值的位置,处理一下前导0的情况</w:t>
      </w:r>
    </w:p>
    <w:p w:rsidR="00D822CA" w:rsidRPr="000665B4" w:rsidRDefault="00D822CA" w:rsidP="00D822CA">
      <w:pPr>
        <w:rPr>
          <w:rFonts w:ascii="宋体" w:eastAsia="宋体" w:hAnsi="宋体"/>
        </w:rPr>
      </w:pPr>
      <w:r w:rsidRPr="000665B4">
        <w:rPr>
          <w:rFonts w:ascii="宋体" w:eastAsia="宋体" w:hAnsi="宋体"/>
        </w:rPr>
        <w:t xml:space="preserve">    int newstart=diff;</w:t>
      </w:r>
    </w:p>
    <w:p w:rsidR="00D822CA" w:rsidRPr="000665B4" w:rsidRDefault="00D822CA" w:rsidP="00D822CA">
      <w:pPr>
        <w:rPr>
          <w:rFonts w:ascii="宋体" w:eastAsia="宋体" w:hAnsi="宋体"/>
        </w:rPr>
      </w:pPr>
      <w:r w:rsidRPr="000665B4">
        <w:rPr>
          <w:rFonts w:ascii="宋体" w:eastAsia="宋体" w:hAnsi="宋体"/>
        </w:rPr>
        <w:t xml:space="preserve">    if(debugassert) ASSERT(newstart&lt;len-1);</w:t>
      </w:r>
    </w:p>
    <w:p w:rsidR="00D822CA" w:rsidRPr="000665B4" w:rsidRDefault="00D822CA" w:rsidP="00D822CA">
      <w:pPr>
        <w:rPr>
          <w:rFonts w:ascii="宋体" w:eastAsia="宋体" w:hAnsi="宋体"/>
        </w:rPr>
      </w:pPr>
      <w:r w:rsidRPr="000665B4">
        <w:rPr>
          <w:rFonts w:ascii="宋体" w:eastAsia="宋体" w:hAnsi="宋体"/>
        </w:rPr>
        <w:t xml:space="preserve">    if(debugassert) ASSERT(deep==0||newstart&gt;start);</w:t>
      </w:r>
    </w:p>
    <w:p w:rsidR="00D822CA" w:rsidRPr="000665B4" w:rsidRDefault="00D822CA" w:rsidP="00D822CA">
      <w:pPr>
        <w:rPr>
          <w:rFonts w:ascii="宋体" w:eastAsia="宋体" w:hAnsi="宋体"/>
        </w:rPr>
      </w:pPr>
      <w:r w:rsidRPr="000665B4">
        <w:rPr>
          <w:rFonts w:ascii="宋体" w:eastAsia="宋体" w:hAnsi="宋体"/>
        </w:rPr>
        <w:t xml:space="preserve">    if(newstart==0){</w:t>
      </w:r>
    </w:p>
    <w:p w:rsidR="00D822CA" w:rsidRPr="000665B4" w:rsidRDefault="00D822CA" w:rsidP="00D822CA">
      <w:pPr>
        <w:rPr>
          <w:rFonts w:ascii="宋体" w:eastAsia="宋体" w:hAnsi="宋体"/>
        </w:rPr>
      </w:pPr>
      <w:r w:rsidRPr="000665B4">
        <w:rPr>
          <w:rFonts w:ascii="宋体" w:eastAsia="宋体" w:hAnsi="宋体"/>
        </w:rPr>
        <w:t xml:space="preserve">        char ch=minch(s,newstart,EXCLUDE_ZERO);</w:t>
      </w:r>
    </w:p>
    <w:p w:rsidR="00D822CA" w:rsidRPr="000665B4" w:rsidRDefault="00D822CA" w:rsidP="00D822CA">
      <w:pPr>
        <w:rPr>
          <w:rFonts w:ascii="宋体" w:eastAsia="宋体" w:hAnsi="宋体"/>
        </w:rPr>
      </w:pPr>
      <w:r w:rsidRPr="000665B4">
        <w:rPr>
          <w:rFonts w:ascii="宋体" w:eastAsia="宋体" w:hAnsi="宋体"/>
        </w:rPr>
        <w:t xml:space="preserve">        for(int i=newstart;i&lt;len;i++){</w:t>
      </w:r>
    </w:p>
    <w:p w:rsidR="00D822CA" w:rsidRPr="000665B4" w:rsidRDefault="00D822CA" w:rsidP="00D822CA">
      <w:pPr>
        <w:rPr>
          <w:rFonts w:ascii="宋体" w:eastAsia="宋体" w:hAnsi="宋体"/>
        </w:rPr>
      </w:pPr>
      <w:r w:rsidRPr="000665B4">
        <w:rPr>
          <w:rFonts w:ascii="宋体" w:eastAsia="宋体" w:hAnsi="宋体"/>
        </w:rPr>
        <w:t xml:space="preserve">            if(s[i]==ch){</w:t>
      </w:r>
    </w:p>
    <w:p w:rsidR="00D822CA" w:rsidRPr="000665B4" w:rsidRDefault="00D822CA" w:rsidP="00D822CA">
      <w:pPr>
        <w:rPr>
          <w:rFonts w:ascii="宋体" w:eastAsia="宋体" w:hAnsi="宋体"/>
        </w:rPr>
      </w:pPr>
      <w:r w:rsidRPr="000665B4">
        <w:rPr>
          <w:rFonts w:ascii="宋体" w:eastAsia="宋体" w:hAnsi="宋体"/>
        </w:rPr>
        <w:t xml:space="preserve">                swap(s[newstart],s[i]);</w:t>
      </w:r>
    </w:p>
    <w:p w:rsidR="00D822CA" w:rsidRPr="000665B4" w:rsidRDefault="00D822CA" w:rsidP="00D822CA">
      <w:pPr>
        <w:rPr>
          <w:rFonts w:ascii="宋体" w:eastAsia="宋体" w:hAnsi="宋体"/>
        </w:rPr>
      </w:pPr>
      <w:r w:rsidRPr="000665B4">
        <w:rPr>
          <w:rFonts w:ascii="宋体" w:eastAsia="宋体" w:hAnsi="宋体"/>
        </w:rPr>
        <w:t xml:space="preserve">                dfs_min(s,newstart,k-1,deep+1);</w:t>
      </w:r>
    </w:p>
    <w:p w:rsidR="00D822CA" w:rsidRPr="000665B4" w:rsidRDefault="00D822CA" w:rsidP="00D822CA">
      <w:pPr>
        <w:rPr>
          <w:rFonts w:ascii="宋体" w:eastAsia="宋体" w:hAnsi="宋体"/>
        </w:rPr>
      </w:pPr>
      <w:r w:rsidRPr="000665B4">
        <w:rPr>
          <w:rFonts w:ascii="宋体" w:eastAsia="宋体" w:hAnsi="宋体"/>
        </w:rPr>
        <w:t xml:space="preserve">                if(find_min) return;</w:t>
      </w:r>
    </w:p>
    <w:p w:rsidR="00D822CA" w:rsidRPr="000665B4" w:rsidRDefault="00D822CA" w:rsidP="00D822CA">
      <w:pPr>
        <w:rPr>
          <w:rFonts w:ascii="宋体" w:eastAsia="宋体" w:hAnsi="宋体"/>
        </w:rPr>
      </w:pPr>
      <w:r w:rsidRPr="000665B4">
        <w:rPr>
          <w:rFonts w:ascii="宋体" w:eastAsia="宋体" w:hAnsi="宋体"/>
        </w:rPr>
        <w:t xml:space="preserve">                swap(s[newstart],s[i]);</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}else{</w:t>
      </w:r>
    </w:p>
    <w:p w:rsidR="00D822CA" w:rsidRPr="000665B4" w:rsidRDefault="00D822CA" w:rsidP="00D822CA">
      <w:pPr>
        <w:rPr>
          <w:rFonts w:ascii="宋体" w:eastAsia="宋体" w:hAnsi="宋体"/>
        </w:rPr>
      </w:pPr>
      <w:r w:rsidRPr="000665B4">
        <w:rPr>
          <w:rFonts w:ascii="宋体" w:eastAsia="宋体" w:hAnsi="宋体"/>
        </w:rPr>
        <w:t xml:space="preserve">        char ch=minch(s,newstart,INCLUDE_ZERO);</w:t>
      </w:r>
    </w:p>
    <w:p w:rsidR="00D822CA" w:rsidRPr="000665B4" w:rsidRDefault="00D822CA" w:rsidP="00D822CA">
      <w:pPr>
        <w:rPr>
          <w:rFonts w:ascii="宋体" w:eastAsia="宋体" w:hAnsi="宋体"/>
        </w:rPr>
      </w:pPr>
      <w:r w:rsidRPr="000665B4">
        <w:rPr>
          <w:rFonts w:ascii="宋体" w:eastAsia="宋体" w:hAnsi="宋体"/>
        </w:rPr>
        <w:t xml:space="preserve">        for(int i=newstart;i&lt;len;i++){</w:t>
      </w:r>
    </w:p>
    <w:p w:rsidR="00D822CA" w:rsidRPr="000665B4" w:rsidRDefault="00D822CA" w:rsidP="00D822CA">
      <w:pPr>
        <w:rPr>
          <w:rFonts w:ascii="宋体" w:eastAsia="宋体" w:hAnsi="宋体"/>
        </w:rPr>
      </w:pPr>
      <w:r w:rsidRPr="000665B4">
        <w:rPr>
          <w:rFonts w:ascii="宋体" w:eastAsia="宋体" w:hAnsi="宋体"/>
        </w:rPr>
        <w:t xml:space="preserve">            if(s[i]==ch){</w:t>
      </w:r>
    </w:p>
    <w:p w:rsidR="00D822CA" w:rsidRPr="000665B4" w:rsidRDefault="00D822CA" w:rsidP="00D822CA">
      <w:pPr>
        <w:rPr>
          <w:rFonts w:ascii="宋体" w:eastAsia="宋体" w:hAnsi="宋体"/>
        </w:rPr>
      </w:pPr>
      <w:r w:rsidRPr="000665B4">
        <w:rPr>
          <w:rFonts w:ascii="宋体" w:eastAsia="宋体" w:hAnsi="宋体"/>
        </w:rPr>
        <w:t xml:space="preserve">                swap(s[newstart],s[i]);</w:t>
      </w:r>
    </w:p>
    <w:p w:rsidR="00D822CA" w:rsidRPr="000665B4" w:rsidRDefault="00D822CA" w:rsidP="00D822CA">
      <w:pPr>
        <w:rPr>
          <w:rFonts w:ascii="宋体" w:eastAsia="宋体" w:hAnsi="宋体"/>
        </w:rPr>
      </w:pPr>
      <w:r w:rsidRPr="000665B4">
        <w:rPr>
          <w:rFonts w:ascii="宋体" w:eastAsia="宋体" w:hAnsi="宋体"/>
        </w:rPr>
        <w:t xml:space="preserve">                dfs_min(s,newstart,k-1,deep+1);</w:t>
      </w:r>
    </w:p>
    <w:p w:rsidR="00D822CA" w:rsidRPr="000665B4" w:rsidRDefault="00D822CA" w:rsidP="00D822CA">
      <w:pPr>
        <w:rPr>
          <w:rFonts w:ascii="宋体" w:eastAsia="宋体" w:hAnsi="宋体"/>
        </w:rPr>
      </w:pPr>
      <w:r w:rsidRPr="000665B4">
        <w:rPr>
          <w:rFonts w:ascii="宋体" w:eastAsia="宋体" w:hAnsi="宋体"/>
        </w:rPr>
        <w:t xml:space="preserve">                if(find_min) return;</w:t>
      </w:r>
    </w:p>
    <w:p w:rsidR="00D822CA" w:rsidRPr="000665B4" w:rsidRDefault="00D822CA" w:rsidP="00D822CA">
      <w:pPr>
        <w:rPr>
          <w:rFonts w:ascii="宋体" w:eastAsia="宋体" w:hAnsi="宋体"/>
        </w:rPr>
      </w:pPr>
      <w:r w:rsidRPr="000665B4">
        <w:rPr>
          <w:rFonts w:ascii="宋体" w:eastAsia="宋体" w:hAnsi="宋体"/>
        </w:rPr>
        <w:t xml:space="preserve">                swap(s[newstart],s[i]);</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return;</w:t>
      </w:r>
    </w:p>
    <w:p w:rsidR="00D822CA" w:rsidRPr="000665B4" w:rsidRDefault="00D822CA" w:rsidP="00D822CA">
      <w:pPr>
        <w:rPr>
          <w:rFonts w:ascii="宋体" w:eastAsia="宋体" w:hAnsi="宋体"/>
        </w:rPr>
      </w:pPr>
      <w:r w:rsidRPr="000665B4">
        <w:rPr>
          <w:rFonts w:ascii="宋体" w:eastAsia="宋体" w:hAnsi="宋体"/>
        </w:rPr>
        <w:t>}</w:t>
      </w:r>
    </w:p>
    <w:p w:rsidR="00D822CA" w:rsidRPr="000665B4" w:rsidRDefault="00D822CA" w:rsidP="00D822CA">
      <w:pPr>
        <w:rPr>
          <w:rFonts w:ascii="宋体" w:eastAsia="宋体" w:hAnsi="宋体"/>
        </w:rPr>
      </w:pPr>
    </w:p>
    <w:p w:rsidR="00D822CA" w:rsidRPr="000665B4" w:rsidRDefault="00D822CA" w:rsidP="00D822CA">
      <w:pPr>
        <w:rPr>
          <w:rFonts w:ascii="宋体" w:eastAsia="宋体" w:hAnsi="宋体"/>
        </w:rPr>
      </w:pPr>
      <w:r w:rsidRPr="000665B4">
        <w:rPr>
          <w:rFonts w:ascii="宋体" w:eastAsia="宋体" w:hAnsi="宋体"/>
        </w:rPr>
        <w:t>int main()</w:t>
      </w:r>
    </w:p>
    <w:p w:rsidR="00D822CA" w:rsidRPr="000665B4" w:rsidRDefault="00D822CA" w:rsidP="00D822CA">
      <w:pPr>
        <w:rPr>
          <w:rFonts w:ascii="宋体" w:eastAsia="宋体" w:hAnsi="宋体"/>
        </w:rPr>
      </w:pPr>
      <w:r w:rsidRPr="000665B4">
        <w:rPr>
          <w:rFonts w:ascii="宋体" w:eastAsia="宋体" w:hAnsi="宋体"/>
        </w:rPr>
        <w:t>{</w:t>
      </w:r>
    </w:p>
    <w:p w:rsidR="00D822CA" w:rsidRPr="000665B4" w:rsidRDefault="00D822CA" w:rsidP="00D822CA">
      <w:pPr>
        <w:rPr>
          <w:rFonts w:ascii="宋体" w:eastAsia="宋体" w:hAnsi="宋体"/>
        </w:rPr>
      </w:pPr>
      <w:r w:rsidRPr="000665B4">
        <w:rPr>
          <w:rFonts w:ascii="宋体" w:eastAsia="宋体" w:hAnsi="宋体"/>
        </w:rPr>
        <w:t xml:space="preserve">    int t;</w:t>
      </w:r>
    </w:p>
    <w:p w:rsidR="00D822CA" w:rsidRPr="000665B4" w:rsidRDefault="00D822CA" w:rsidP="00D822CA">
      <w:pPr>
        <w:rPr>
          <w:rFonts w:ascii="宋体" w:eastAsia="宋体" w:hAnsi="宋体"/>
        </w:rPr>
      </w:pPr>
      <w:r w:rsidRPr="000665B4">
        <w:rPr>
          <w:rFonts w:ascii="宋体" w:eastAsia="宋体" w:hAnsi="宋体"/>
        </w:rPr>
        <w:t xml:space="preserve">    scanf("%d",&amp;t);</w:t>
      </w:r>
    </w:p>
    <w:p w:rsidR="00D822CA" w:rsidRPr="000665B4" w:rsidRDefault="00D822CA" w:rsidP="00D822CA">
      <w:pPr>
        <w:rPr>
          <w:rFonts w:ascii="宋体" w:eastAsia="宋体" w:hAnsi="宋体"/>
        </w:rPr>
      </w:pPr>
      <w:r w:rsidRPr="000665B4">
        <w:rPr>
          <w:rFonts w:ascii="宋体" w:eastAsia="宋体" w:hAnsi="宋体"/>
        </w:rPr>
        <w:t xml:space="preserve">    while(t--){</w:t>
      </w:r>
    </w:p>
    <w:p w:rsidR="00D822CA" w:rsidRPr="000665B4" w:rsidRDefault="00D822CA" w:rsidP="00D822CA">
      <w:pPr>
        <w:rPr>
          <w:rFonts w:ascii="宋体" w:eastAsia="宋体" w:hAnsi="宋体"/>
        </w:rPr>
      </w:pPr>
      <w:r w:rsidRPr="000665B4">
        <w:rPr>
          <w:rFonts w:ascii="宋体" w:eastAsia="宋体" w:hAnsi="宋体"/>
        </w:rPr>
        <w:t xml:space="preserve">        char oris[MAXLEN],orismin[MAXLEN],orismax[MAXLEN];</w:t>
      </w:r>
    </w:p>
    <w:p w:rsidR="00D822CA" w:rsidRPr="000665B4" w:rsidRDefault="00D822CA" w:rsidP="00D822CA">
      <w:pPr>
        <w:rPr>
          <w:rFonts w:ascii="宋体" w:eastAsia="宋体" w:hAnsi="宋体"/>
        </w:rPr>
      </w:pPr>
      <w:r w:rsidRPr="000665B4">
        <w:rPr>
          <w:rFonts w:ascii="宋体" w:eastAsia="宋体" w:hAnsi="宋体"/>
        </w:rPr>
        <w:t xml:space="preserve">        int k;</w:t>
      </w:r>
    </w:p>
    <w:p w:rsidR="00D822CA" w:rsidRPr="000665B4" w:rsidRDefault="00D822CA" w:rsidP="00D822CA">
      <w:pPr>
        <w:rPr>
          <w:rFonts w:ascii="宋体" w:eastAsia="宋体" w:hAnsi="宋体"/>
        </w:rPr>
      </w:pPr>
      <w:r w:rsidRPr="000665B4">
        <w:rPr>
          <w:rFonts w:ascii="宋体" w:eastAsia="宋体" w:hAnsi="宋体"/>
        </w:rPr>
        <w:t xml:space="preserve">        scanf("%s%d",oris,&amp;k);</w:t>
      </w:r>
    </w:p>
    <w:p w:rsidR="00D822CA" w:rsidRPr="000665B4" w:rsidRDefault="00D822CA" w:rsidP="00D822CA">
      <w:pPr>
        <w:rPr>
          <w:rFonts w:ascii="宋体" w:eastAsia="宋体" w:hAnsi="宋体"/>
        </w:rPr>
      </w:pPr>
      <w:r w:rsidRPr="000665B4">
        <w:rPr>
          <w:rFonts w:ascii="宋体" w:eastAsia="宋体" w:hAnsi="宋体"/>
        </w:rPr>
        <w:t xml:space="preserve">        len=strlen(oris);</w:t>
      </w:r>
    </w:p>
    <w:p w:rsidR="00D822CA" w:rsidRPr="000665B4" w:rsidRDefault="00D822CA" w:rsidP="00D822CA">
      <w:pPr>
        <w:rPr>
          <w:rFonts w:ascii="宋体" w:eastAsia="宋体" w:hAnsi="宋体"/>
        </w:rPr>
      </w:pPr>
      <w:r w:rsidRPr="000665B4">
        <w:rPr>
          <w:rFonts w:ascii="宋体" w:eastAsia="宋体" w:hAnsi="宋体"/>
        </w:rPr>
        <w:t xml:space="preserve">        get_max(oris),get_min(oris);</w:t>
      </w:r>
    </w:p>
    <w:p w:rsidR="00D822CA" w:rsidRPr="000665B4" w:rsidRDefault="00D822CA" w:rsidP="00D822CA">
      <w:pPr>
        <w:rPr>
          <w:rFonts w:ascii="宋体" w:eastAsia="宋体" w:hAnsi="宋体"/>
        </w:rPr>
      </w:pPr>
      <w:r w:rsidRPr="000665B4">
        <w:rPr>
          <w:rFonts w:ascii="宋体" w:eastAsia="宋体" w:hAnsi="宋体"/>
        </w:rPr>
        <w:t xml:space="preserve">        strncpy(ansmin,smax,len+1),strncpy(ansmax,smin,len+1);</w:t>
      </w:r>
    </w:p>
    <w:p w:rsidR="00D822CA" w:rsidRPr="000665B4" w:rsidRDefault="00D822CA" w:rsidP="00D822CA">
      <w:pPr>
        <w:rPr>
          <w:rFonts w:ascii="宋体" w:eastAsia="宋体" w:hAnsi="宋体"/>
        </w:rPr>
      </w:pPr>
      <w:r w:rsidRPr="000665B4">
        <w:rPr>
          <w:rFonts w:ascii="宋体" w:eastAsia="宋体" w:hAnsi="宋体"/>
        </w:rPr>
        <w:t xml:space="preserve">        find_max=find_min=false;</w:t>
      </w:r>
    </w:p>
    <w:p w:rsidR="00D822CA" w:rsidRPr="000665B4" w:rsidRDefault="00D822CA" w:rsidP="00D822CA">
      <w:pPr>
        <w:rPr>
          <w:rFonts w:ascii="宋体" w:eastAsia="宋体" w:hAnsi="宋体"/>
        </w:rPr>
      </w:pPr>
      <w:r w:rsidRPr="000665B4">
        <w:rPr>
          <w:rFonts w:ascii="宋体" w:eastAsia="宋体" w:hAnsi="宋体"/>
        </w:rPr>
        <w:t xml:space="preserve">        strncpy(orismin,oris,len+1);</w:t>
      </w:r>
    </w:p>
    <w:p w:rsidR="00D822CA" w:rsidRPr="000665B4" w:rsidRDefault="00D822CA" w:rsidP="00D822CA">
      <w:pPr>
        <w:rPr>
          <w:rFonts w:ascii="宋体" w:eastAsia="宋体" w:hAnsi="宋体"/>
        </w:rPr>
      </w:pPr>
      <w:r w:rsidRPr="000665B4">
        <w:rPr>
          <w:rFonts w:ascii="宋体" w:eastAsia="宋体" w:hAnsi="宋体"/>
        </w:rPr>
        <w:t xml:space="preserve">        dfs_min(orismin,0,k,0);</w:t>
      </w:r>
    </w:p>
    <w:p w:rsidR="00D822CA" w:rsidRPr="000665B4" w:rsidRDefault="00D822CA" w:rsidP="00D822CA">
      <w:pPr>
        <w:rPr>
          <w:rFonts w:ascii="宋体" w:eastAsia="宋体" w:hAnsi="宋体"/>
        </w:rPr>
      </w:pPr>
      <w:r w:rsidRPr="000665B4">
        <w:rPr>
          <w:rFonts w:ascii="宋体" w:eastAsia="宋体" w:hAnsi="宋体"/>
        </w:rPr>
        <w:t xml:space="preserve">        strncpy(orismax,oris,len+1);</w:t>
      </w:r>
    </w:p>
    <w:p w:rsidR="00D822CA" w:rsidRPr="000665B4" w:rsidRDefault="00D822CA" w:rsidP="00D822CA">
      <w:pPr>
        <w:rPr>
          <w:rFonts w:ascii="宋体" w:eastAsia="宋体" w:hAnsi="宋体"/>
        </w:rPr>
      </w:pPr>
      <w:r w:rsidRPr="000665B4">
        <w:rPr>
          <w:rFonts w:ascii="宋体" w:eastAsia="宋体" w:hAnsi="宋体"/>
        </w:rPr>
        <w:t xml:space="preserve">        dfs_max(orismax,0,k,0);</w:t>
      </w:r>
    </w:p>
    <w:p w:rsidR="00D822CA" w:rsidRPr="000665B4" w:rsidRDefault="00D822CA" w:rsidP="00D822CA">
      <w:pPr>
        <w:rPr>
          <w:rFonts w:ascii="宋体" w:eastAsia="宋体" w:hAnsi="宋体"/>
        </w:rPr>
      </w:pPr>
      <w:r w:rsidRPr="000665B4">
        <w:rPr>
          <w:rFonts w:ascii="宋体" w:eastAsia="宋体" w:hAnsi="宋体"/>
        </w:rPr>
        <w:lastRenderedPageBreak/>
        <w:t xml:space="preserve">        printf("%s %s\n",ansmin,ansmax);</w:t>
      </w:r>
    </w:p>
    <w:p w:rsidR="00D822CA" w:rsidRPr="000665B4" w:rsidRDefault="00D822CA" w:rsidP="00D822CA">
      <w:pPr>
        <w:rPr>
          <w:rFonts w:ascii="宋体" w:eastAsia="宋体" w:hAnsi="宋体"/>
        </w:rPr>
      </w:pPr>
      <w:r w:rsidRPr="000665B4">
        <w:rPr>
          <w:rFonts w:ascii="宋体" w:eastAsia="宋体" w:hAnsi="宋体"/>
        </w:rPr>
        <w:t xml:space="preserve">    }</w:t>
      </w:r>
    </w:p>
    <w:p w:rsidR="00D822CA" w:rsidRPr="000665B4" w:rsidRDefault="00D822CA" w:rsidP="00D822CA">
      <w:pPr>
        <w:rPr>
          <w:rFonts w:ascii="宋体" w:eastAsia="宋体" w:hAnsi="宋体"/>
        </w:rPr>
      </w:pPr>
      <w:r w:rsidRPr="000665B4">
        <w:rPr>
          <w:rFonts w:ascii="宋体" w:eastAsia="宋体" w:hAnsi="宋体"/>
        </w:rPr>
        <w:t xml:space="preserve">    return 0;</w:t>
      </w:r>
    </w:p>
    <w:p w:rsidR="00D822CA" w:rsidRPr="000665B4" w:rsidRDefault="00D822CA" w:rsidP="00D822CA">
      <w:pPr>
        <w:rPr>
          <w:rFonts w:ascii="宋体" w:eastAsia="宋体" w:hAnsi="宋体"/>
        </w:rPr>
      </w:pPr>
      <w:r w:rsidRPr="000665B4">
        <w:rPr>
          <w:rFonts w:ascii="宋体" w:eastAsia="宋体" w:hAnsi="宋体"/>
        </w:rPr>
        <w:t>}</w:t>
      </w:r>
    </w:p>
    <w:p w:rsidR="00B630DD" w:rsidRPr="000665B4" w:rsidRDefault="00B630DD" w:rsidP="00B630DD">
      <w:pPr>
        <w:pStyle w:val="3"/>
        <w:rPr>
          <w:rFonts w:ascii="宋体" w:eastAsia="宋体" w:hAnsi="宋体"/>
          <w:b w:val="0"/>
        </w:rPr>
      </w:pPr>
      <w:bookmarkStart w:id="69" w:name="_Toc524382970"/>
      <w:r w:rsidRPr="000665B4">
        <w:rPr>
          <w:rFonts w:ascii="宋体" w:eastAsia="宋体" w:hAnsi="宋体" w:hint="eastAsia"/>
          <w:b w:val="0"/>
        </w:rPr>
        <w:t>广度优先搜索（BFS）</w:t>
      </w:r>
      <w:bookmarkEnd w:id="69"/>
    </w:p>
    <w:p w:rsidR="008868F1" w:rsidRPr="000665B4" w:rsidRDefault="008868F1" w:rsidP="008868F1">
      <w:pPr>
        <w:pStyle w:val="2"/>
        <w:rPr>
          <w:rFonts w:ascii="宋体" w:eastAsia="宋体" w:hAnsi="宋体"/>
          <w:b w:val="0"/>
        </w:rPr>
      </w:pPr>
      <w:bookmarkStart w:id="70" w:name="_Toc524382971"/>
      <w:r w:rsidRPr="000665B4">
        <w:rPr>
          <w:rFonts w:ascii="宋体" w:eastAsia="宋体" w:hAnsi="宋体" w:hint="eastAsia"/>
          <w:b w:val="0"/>
        </w:rPr>
        <w:t>二分</w:t>
      </w:r>
      <w:bookmarkEnd w:id="70"/>
    </w:p>
    <w:p w:rsidR="008868F1" w:rsidRPr="000665B4" w:rsidRDefault="008868F1" w:rsidP="008868F1">
      <w:pPr>
        <w:pStyle w:val="3"/>
        <w:rPr>
          <w:rFonts w:ascii="宋体" w:eastAsia="宋体" w:hAnsi="宋体"/>
          <w:b w:val="0"/>
        </w:rPr>
      </w:pPr>
      <w:bookmarkStart w:id="71" w:name="_Toc524382972"/>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6383</w:t>
      </w:r>
      <w:r w:rsidRPr="000665B4">
        <w:rPr>
          <w:rFonts w:ascii="宋体" w:eastAsia="宋体" w:hAnsi="宋体" w:hint="eastAsia"/>
          <w:b w:val="0"/>
        </w:rPr>
        <w:t>-</w:t>
      </w:r>
      <w:r w:rsidRPr="000665B4">
        <w:rPr>
          <w:rFonts w:ascii="宋体" w:eastAsia="宋体" w:hAnsi="宋体"/>
          <w:b w:val="0"/>
        </w:rPr>
        <w:t>p1m2</w:t>
      </w:r>
      <w:bookmarkEnd w:id="71"/>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6383</w:instrText>
      </w:r>
      <w:r w:rsidRPr="000665B4">
        <w:rPr>
          <w:rFonts w:ascii="宋体" w:eastAsia="宋体" w:hAnsi="宋体" w:hint="eastAsia"/>
          <w:b w:val="0"/>
        </w:rPr>
        <w:instrText>-</w:instrText>
      </w:r>
      <w:r w:rsidRPr="000665B4">
        <w:rPr>
          <w:rFonts w:ascii="宋体" w:eastAsia="宋体" w:hAnsi="宋体"/>
          <w:b w:val="0"/>
        </w:rPr>
        <w:instrText>p1m2:</w:instrText>
      </w:r>
      <w:r w:rsidRPr="000665B4">
        <w:rPr>
          <w:rFonts w:ascii="宋体" w:eastAsia="宋体" w:hAnsi="宋体"/>
        </w:rPr>
        <w:instrText xml:space="preserve">6383" \y "HDU:6383" </w:instrText>
      </w:r>
      <w:r w:rsidRPr="000665B4">
        <w:rPr>
          <w:rFonts w:ascii="宋体" w:eastAsia="宋体" w:hAnsi="宋体"/>
          <w:b w:val="0"/>
        </w:rPr>
        <w:fldChar w:fldCharType="end"/>
      </w:r>
    </w:p>
    <w:p w:rsidR="008868F1" w:rsidRPr="000665B4" w:rsidRDefault="008868F1" w:rsidP="008868F1">
      <w:pPr>
        <w:rPr>
          <w:rFonts w:ascii="宋体" w:eastAsia="宋体" w:hAnsi="宋体"/>
        </w:rPr>
      </w:pPr>
      <w:r w:rsidRPr="000665B4">
        <w:rPr>
          <w:rFonts w:ascii="宋体" w:eastAsia="宋体" w:hAnsi="宋体" w:hint="eastAsia"/>
        </w:rPr>
        <w:t>【Source】2018百度之星初赛第2场1004</w:t>
      </w:r>
    </w:p>
    <w:p w:rsidR="008868F1" w:rsidRPr="000665B4" w:rsidRDefault="008868F1" w:rsidP="008868F1">
      <w:pPr>
        <w:rPr>
          <w:rFonts w:ascii="宋体" w:eastAsia="宋体" w:hAnsi="宋体"/>
        </w:rPr>
      </w:pPr>
      <w:r w:rsidRPr="000665B4">
        <w:rPr>
          <w:rFonts w:ascii="宋体" w:eastAsia="宋体" w:hAnsi="宋体" w:hint="eastAsia"/>
        </w:rPr>
        <w:t>【难度】签到题</w:t>
      </w:r>
    </w:p>
    <w:p w:rsidR="008868F1" w:rsidRPr="000665B4" w:rsidRDefault="008868F1" w:rsidP="008868F1">
      <w:pPr>
        <w:rPr>
          <w:rFonts w:ascii="宋体" w:eastAsia="宋体" w:hAnsi="宋体"/>
        </w:rPr>
      </w:pPr>
      <w:r w:rsidRPr="000665B4">
        <w:rPr>
          <w:rFonts w:ascii="宋体" w:eastAsia="宋体" w:hAnsi="宋体" w:hint="eastAsia"/>
        </w:rPr>
        <w:t>【TAG】二分</w:t>
      </w:r>
    </w:p>
    <w:p w:rsidR="008868F1" w:rsidRPr="000665B4" w:rsidRDefault="008868F1" w:rsidP="008868F1">
      <w:pPr>
        <w:rPr>
          <w:rFonts w:ascii="宋体" w:eastAsia="宋体" w:hAnsi="宋体"/>
        </w:rPr>
      </w:pPr>
      <w:r w:rsidRPr="000665B4">
        <w:rPr>
          <w:rFonts w:ascii="宋体" w:eastAsia="宋体" w:hAnsi="宋体" w:hint="eastAsia"/>
        </w:rPr>
        <w:t>【代码】</w:t>
      </w:r>
    </w:p>
    <w:p w:rsidR="008868F1" w:rsidRPr="000665B4" w:rsidRDefault="008868F1" w:rsidP="008868F1">
      <w:pPr>
        <w:rPr>
          <w:rFonts w:ascii="宋体" w:eastAsia="宋体" w:hAnsi="宋体"/>
        </w:rPr>
      </w:pPr>
      <w:r w:rsidRPr="000665B4">
        <w:rPr>
          <w:rFonts w:ascii="宋体" w:eastAsia="宋体" w:hAnsi="宋体"/>
        </w:rPr>
        <w:t>#include &lt;bits/stdc++.h&gt;</w:t>
      </w:r>
    </w:p>
    <w:p w:rsidR="008868F1" w:rsidRPr="000665B4" w:rsidRDefault="008868F1" w:rsidP="008868F1">
      <w:pPr>
        <w:rPr>
          <w:rFonts w:ascii="宋体" w:eastAsia="宋体" w:hAnsi="宋体"/>
        </w:rPr>
      </w:pPr>
      <w:r w:rsidRPr="000665B4">
        <w:rPr>
          <w:rFonts w:ascii="宋体" w:eastAsia="宋体" w:hAnsi="宋体"/>
        </w:rPr>
        <w:t>#define ll long long</w:t>
      </w:r>
    </w:p>
    <w:p w:rsidR="008868F1" w:rsidRPr="000665B4" w:rsidRDefault="008868F1" w:rsidP="008868F1">
      <w:pPr>
        <w:rPr>
          <w:rFonts w:ascii="宋体" w:eastAsia="宋体" w:hAnsi="宋体"/>
        </w:rPr>
      </w:pPr>
      <w:r w:rsidRPr="000665B4">
        <w:rPr>
          <w:rFonts w:ascii="宋体" w:eastAsia="宋体" w:hAnsi="宋体"/>
        </w:rPr>
        <w:t>#define MAXN 500010</w:t>
      </w:r>
    </w:p>
    <w:p w:rsidR="008868F1" w:rsidRPr="000665B4" w:rsidRDefault="008868F1" w:rsidP="008868F1">
      <w:pPr>
        <w:rPr>
          <w:rFonts w:ascii="宋体" w:eastAsia="宋体" w:hAnsi="宋体"/>
        </w:rPr>
      </w:pPr>
      <w:r w:rsidRPr="000665B4">
        <w:rPr>
          <w:rFonts w:ascii="宋体" w:eastAsia="宋体" w:hAnsi="宋体"/>
        </w:rPr>
        <w:t>using namespace std;</w:t>
      </w:r>
    </w:p>
    <w:p w:rsidR="008868F1" w:rsidRPr="000665B4" w:rsidRDefault="008868F1" w:rsidP="008868F1">
      <w:pPr>
        <w:rPr>
          <w:rFonts w:ascii="宋体" w:eastAsia="宋体" w:hAnsi="宋体"/>
        </w:rPr>
      </w:pPr>
      <w:r w:rsidRPr="000665B4">
        <w:rPr>
          <w:rFonts w:ascii="宋体" w:eastAsia="宋体" w:hAnsi="宋体"/>
        </w:rPr>
        <w:t>int n;</w:t>
      </w:r>
    </w:p>
    <w:p w:rsidR="008868F1" w:rsidRPr="000665B4" w:rsidRDefault="008868F1" w:rsidP="008868F1">
      <w:pPr>
        <w:rPr>
          <w:rFonts w:ascii="宋体" w:eastAsia="宋体" w:hAnsi="宋体"/>
        </w:rPr>
      </w:pPr>
      <w:r w:rsidRPr="000665B4">
        <w:rPr>
          <w:rFonts w:ascii="宋体" w:eastAsia="宋体" w:hAnsi="宋体"/>
        </w:rPr>
        <w:t>vector&lt;int&gt; a;</w:t>
      </w:r>
    </w:p>
    <w:p w:rsidR="008868F1" w:rsidRPr="000665B4" w:rsidRDefault="008868F1" w:rsidP="008868F1">
      <w:pPr>
        <w:rPr>
          <w:rFonts w:ascii="宋体" w:eastAsia="宋体" w:hAnsi="宋体"/>
        </w:rPr>
      </w:pPr>
      <w:r w:rsidRPr="000665B4">
        <w:rPr>
          <w:rFonts w:ascii="宋体" w:eastAsia="宋体" w:hAnsi="宋体"/>
        </w:rPr>
        <w:t>bool judge(int x);</w:t>
      </w:r>
    </w:p>
    <w:p w:rsidR="008868F1" w:rsidRPr="000665B4" w:rsidRDefault="008868F1" w:rsidP="008868F1">
      <w:pPr>
        <w:rPr>
          <w:rFonts w:ascii="宋体" w:eastAsia="宋体" w:hAnsi="宋体"/>
        </w:rPr>
      </w:pPr>
      <w:r w:rsidRPr="000665B4">
        <w:rPr>
          <w:rFonts w:ascii="宋体" w:eastAsia="宋体" w:hAnsi="宋体"/>
        </w:rPr>
        <w:t>int main()</w:t>
      </w:r>
    </w:p>
    <w:p w:rsidR="008868F1" w:rsidRPr="000665B4" w:rsidRDefault="008868F1" w:rsidP="008868F1">
      <w:pPr>
        <w:rPr>
          <w:rFonts w:ascii="宋体" w:eastAsia="宋体" w:hAnsi="宋体"/>
        </w:rPr>
      </w:pPr>
      <w:r w:rsidRPr="000665B4">
        <w:rPr>
          <w:rFonts w:ascii="宋体" w:eastAsia="宋体" w:hAnsi="宋体"/>
        </w:rPr>
        <w:t>{</w:t>
      </w:r>
    </w:p>
    <w:p w:rsidR="008868F1" w:rsidRPr="000665B4" w:rsidRDefault="008868F1" w:rsidP="008868F1">
      <w:pPr>
        <w:rPr>
          <w:rFonts w:ascii="宋体" w:eastAsia="宋体" w:hAnsi="宋体"/>
        </w:rPr>
      </w:pPr>
      <w:r w:rsidRPr="000665B4">
        <w:rPr>
          <w:rFonts w:ascii="宋体" w:eastAsia="宋体" w:hAnsi="宋体"/>
        </w:rPr>
        <w:tab/>
        <w:t>int t;</w:t>
      </w:r>
    </w:p>
    <w:p w:rsidR="008868F1" w:rsidRPr="000665B4" w:rsidRDefault="008868F1" w:rsidP="008868F1">
      <w:pPr>
        <w:rPr>
          <w:rFonts w:ascii="宋体" w:eastAsia="宋体" w:hAnsi="宋体"/>
        </w:rPr>
      </w:pPr>
      <w:r w:rsidRPr="000665B4">
        <w:rPr>
          <w:rFonts w:ascii="宋体" w:eastAsia="宋体" w:hAnsi="宋体"/>
        </w:rPr>
        <w:tab/>
        <w:t>cin&gt;&gt;t;</w:t>
      </w:r>
    </w:p>
    <w:p w:rsidR="008868F1" w:rsidRPr="000665B4" w:rsidRDefault="008868F1" w:rsidP="008868F1">
      <w:pPr>
        <w:rPr>
          <w:rFonts w:ascii="宋体" w:eastAsia="宋体" w:hAnsi="宋体"/>
        </w:rPr>
      </w:pPr>
      <w:r w:rsidRPr="000665B4">
        <w:rPr>
          <w:rFonts w:ascii="宋体" w:eastAsia="宋体" w:hAnsi="宋体"/>
        </w:rPr>
        <w:tab/>
        <w:t>while(t--)</w:t>
      </w:r>
    </w:p>
    <w:p w:rsidR="008868F1" w:rsidRPr="000665B4" w:rsidRDefault="008868F1" w:rsidP="008868F1">
      <w:pPr>
        <w:rPr>
          <w:rFonts w:ascii="宋体" w:eastAsia="宋体" w:hAnsi="宋体"/>
        </w:rPr>
      </w:pPr>
      <w:r w:rsidRPr="000665B4">
        <w:rPr>
          <w:rFonts w:ascii="宋体" w:eastAsia="宋体" w:hAnsi="宋体"/>
        </w:rPr>
        <w:tab/>
        <w:t>{</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t>cin&gt;&gt;n;</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t>a.clear();</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t>for (int i=0;i&lt;n;++i)</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t>{</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int tmp;</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scanf("%d",&amp;tmp);</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a.push_back(tmp);</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t>}</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t>int l=0,r=100000017;</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t>while(r-l&gt;=2)</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t>{</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int mid=(l+r)/2;</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if(judge(mid)) l=mid;</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else r=mid;</w:t>
      </w:r>
    </w:p>
    <w:p w:rsidR="008868F1" w:rsidRPr="000665B4" w:rsidRDefault="008868F1" w:rsidP="008868F1">
      <w:pPr>
        <w:rPr>
          <w:rFonts w:ascii="宋体" w:eastAsia="宋体" w:hAnsi="宋体"/>
        </w:rPr>
      </w:pPr>
      <w:r w:rsidRPr="000665B4">
        <w:rPr>
          <w:rFonts w:ascii="宋体" w:eastAsia="宋体" w:hAnsi="宋体"/>
        </w:rPr>
        <w:lastRenderedPageBreak/>
        <w:tab/>
      </w:r>
      <w:r w:rsidRPr="000665B4">
        <w:rPr>
          <w:rFonts w:ascii="宋体" w:eastAsia="宋体" w:hAnsi="宋体"/>
        </w:rPr>
        <w:tab/>
        <w:t>}</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t>cout&lt;&lt;l&lt;&lt;endl;</w:t>
      </w:r>
    </w:p>
    <w:p w:rsidR="008868F1" w:rsidRPr="000665B4" w:rsidRDefault="008868F1" w:rsidP="008868F1">
      <w:pPr>
        <w:rPr>
          <w:rFonts w:ascii="宋体" w:eastAsia="宋体" w:hAnsi="宋体"/>
        </w:rPr>
      </w:pPr>
      <w:r w:rsidRPr="000665B4">
        <w:rPr>
          <w:rFonts w:ascii="宋体" w:eastAsia="宋体" w:hAnsi="宋体"/>
        </w:rPr>
        <w:tab/>
        <w:t>}</w:t>
      </w:r>
    </w:p>
    <w:p w:rsidR="008868F1" w:rsidRPr="000665B4" w:rsidRDefault="008868F1" w:rsidP="008868F1">
      <w:pPr>
        <w:rPr>
          <w:rFonts w:ascii="宋体" w:eastAsia="宋体" w:hAnsi="宋体"/>
        </w:rPr>
      </w:pPr>
      <w:r w:rsidRPr="000665B4">
        <w:rPr>
          <w:rFonts w:ascii="宋体" w:eastAsia="宋体" w:hAnsi="宋体"/>
        </w:rPr>
        <w:tab/>
        <w:t>return 0;</w:t>
      </w:r>
    </w:p>
    <w:p w:rsidR="008868F1" w:rsidRPr="000665B4" w:rsidRDefault="008868F1" w:rsidP="008868F1">
      <w:pPr>
        <w:rPr>
          <w:rFonts w:ascii="宋体" w:eastAsia="宋体" w:hAnsi="宋体"/>
        </w:rPr>
      </w:pPr>
      <w:r w:rsidRPr="000665B4">
        <w:rPr>
          <w:rFonts w:ascii="宋体" w:eastAsia="宋体" w:hAnsi="宋体"/>
        </w:rPr>
        <w:t>}</w:t>
      </w:r>
    </w:p>
    <w:p w:rsidR="008868F1" w:rsidRPr="000665B4" w:rsidRDefault="008868F1" w:rsidP="008868F1">
      <w:pPr>
        <w:rPr>
          <w:rFonts w:ascii="宋体" w:eastAsia="宋体" w:hAnsi="宋体"/>
        </w:rPr>
      </w:pPr>
      <w:r w:rsidRPr="000665B4">
        <w:rPr>
          <w:rFonts w:ascii="宋体" w:eastAsia="宋体" w:hAnsi="宋体"/>
        </w:rPr>
        <w:t>bool judge(int x)</w:t>
      </w:r>
    </w:p>
    <w:p w:rsidR="008868F1" w:rsidRPr="000665B4" w:rsidRDefault="008868F1" w:rsidP="008868F1">
      <w:pPr>
        <w:rPr>
          <w:rFonts w:ascii="宋体" w:eastAsia="宋体" w:hAnsi="宋体"/>
        </w:rPr>
      </w:pPr>
      <w:r w:rsidRPr="000665B4">
        <w:rPr>
          <w:rFonts w:ascii="宋体" w:eastAsia="宋体" w:hAnsi="宋体"/>
        </w:rPr>
        <w:t>{</w:t>
      </w:r>
    </w:p>
    <w:p w:rsidR="008868F1" w:rsidRPr="000665B4" w:rsidRDefault="008868F1" w:rsidP="008868F1">
      <w:pPr>
        <w:rPr>
          <w:rFonts w:ascii="宋体" w:eastAsia="宋体" w:hAnsi="宋体"/>
        </w:rPr>
      </w:pPr>
      <w:r w:rsidRPr="000665B4">
        <w:rPr>
          <w:rFonts w:ascii="宋体" w:eastAsia="宋体" w:hAnsi="宋体"/>
        </w:rPr>
        <w:tab/>
        <w:t>ll ned=0,g=0;</w:t>
      </w:r>
    </w:p>
    <w:p w:rsidR="008868F1" w:rsidRPr="000665B4" w:rsidRDefault="008868F1" w:rsidP="008868F1">
      <w:pPr>
        <w:rPr>
          <w:rFonts w:ascii="宋体" w:eastAsia="宋体" w:hAnsi="宋体"/>
        </w:rPr>
      </w:pPr>
      <w:r w:rsidRPr="000665B4">
        <w:rPr>
          <w:rFonts w:ascii="宋体" w:eastAsia="宋体" w:hAnsi="宋体"/>
        </w:rPr>
        <w:tab/>
        <w:t>for (int i=0;i&lt;n;++i)</w:t>
      </w:r>
    </w:p>
    <w:p w:rsidR="008868F1" w:rsidRPr="000665B4" w:rsidRDefault="008868F1" w:rsidP="008868F1">
      <w:pPr>
        <w:rPr>
          <w:rFonts w:ascii="宋体" w:eastAsia="宋体" w:hAnsi="宋体"/>
        </w:rPr>
      </w:pPr>
      <w:r w:rsidRPr="000665B4">
        <w:rPr>
          <w:rFonts w:ascii="宋体" w:eastAsia="宋体" w:hAnsi="宋体"/>
        </w:rPr>
        <w:tab/>
      </w:r>
      <w:r w:rsidRPr="000665B4">
        <w:rPr>
          <w:rFonts w:ascii="宋体" w:eastAsia="宋体" w:hAnsi="宋体"/>
        </w:rPr>
        <w:tab/>
        <w:t>if(a[i]&lt;x) ned+=x-a[i];else g+=(a[i]-x)/2;</w:t>
      </w:r>
    </w:p>
    <w:p w:rsidR="008868F1" w:rsidRPr="000665B4" w:rsidRDefault="008868F1" w:rsidP="008868F1">
      <w:pPr>
        <w:rPr>
          <w:rFonts w:ascii="宋体" w:eastAsia="宋体" w:hAnsi="宋体"/>
        </w:rPr>
      </w:pPr>
      <w:r w:rsidRPr="000665B4">
        <w:rPr>
          <w:rFonts w:ascii="宋体" w:eastAsia="宋体" w:hAnsi="宋体"/>
        </w:rPr>
        <w:tab/>
        <w:t>if(g&gt;=ned) return true;</w:t>
      </w:r>
    </w:p>
    <w:p w:rsidR="008868F1" w:rsidRPr="000665B4" w:rsidRDefault="008868F1" w:rsidP="008868F1">
      <w:pPr>
        <w:rPr>
          <w:rFonts w:ascii="宋体" w:eastAsia="宋体" w:hAnsi="宋体"/>
        </w:rPr>
      </w:pPr>
      <w:r w:rsidRPr="000665B4">
        <w:rPr>
          <w:rFonts w:ascii="宋体" w:eastAsia="宋体" w:hAnsi="宋体"/>
        </w:rPr>
        <w:tab/>
        <w:t>return false;</w:t>
      </w:r>
    </w:p>
    <w:p w:rsidR="008868F1" w:rsidRPr="000665B4" w:rsidRDefault="008868F1" w:rsidP="008868F1">
      <w:pPr>
        <w:rPr>
          <w:rFonts w:ascii="宋体" w:eastAsia="宋体" w:hAnsi="宋体"/>
        </w:rPr>
      </w:pPr>
      <w:r w:rsidRPr="000665B4">
        <w:rPr>
          <w:rFonts w:ascii="宋体" w:eastAsia="宋体" w:hAnsi="宋体"/>
        </w:rPr>
        <w:t>}</w:t>
      </w:r>
    </w:p>
    <w:p w:rsidR="00BF5ABA" w:rsidRPr="000665B4" w:rsidRDefault="00BF5ABA" w:rsidP="00BF5ABA">
      <w:pPr>
        <w:pStyle w:val="2"/>
        <w:rPr>
          <w:rFonts w:ascii="宋体" w:eastAsia="宋体" w:hAnsi="宋体"/>
          <w:b w:val="0"/>
        </w:rPr>
      </w:pPr>
      <w:bookmarkStart w:id="72" w:name="_Toc524382973"/>
      <w:r w:rsidRPr="000665B4">
        <w:rPr>
          <w:rFonts w:ascii="宋体" w:eastAsia="宋体" w:hAnsi="宋体" w:hint="eastAsia"/>
          <w:b w:val="0"/>
        </w:rPr>
        <w:t>构造</w:t>
      </w:r>
      <w:bookmarkEnd w:id="72"/>
    </w:p>
    <w:p w:rsidR="00C54B20" w:rsidRPr="000665B4" w:rsidRDefault="001E2DC5" w:rsidP="00C54B20">
      <w:pPr>
        <w:rPr>
          <w:rFonts w:ascii="宋体" w:eastAsia="宋体" w:hAnsi="宋体"/>
          <w:sz w:val="32"/>
          <w:szCs w:val="32"/>
        </w:rPr>
      </w:pPr>
      <w:r w:rsidRPr="000665B4">
        <w:rPr>
          <w:rFonts w:ascii="宋体" w:eastAsia="宋体" w:hAnsi="宋体" w:hint="eastAsia"/>
          <w:sz w:val="32"/>
          <w:szCs w:val="32"/>
        </w:rPr>
        <w:t>√-ECNU ICPC/CCPC Trial Round #1-</w:t>
      </w:r>
      <w:r w:rsidRPr="000665B4">
        <w:rPr>
          <w:rFonts w:ascii="宋体" w:eastAsia="宋体" w:hAnsi="宋体"/>
          <w:sz w:val="32"/>
          <w:szCs w:val="32"/>
        </w:rPr>
        <w:t>K</w:t>
      </w:r>
      <w:r w:rsidRPr="000665B4">
        <w:rPr>
          <w:rFonts w:ascii="宋体" w:eastAsia="宋体" w:hAnsi="宋体" w:hint="eastAsia"/>
          <w:sz w:val="32"/>
          <w:szCs w:val="32"/>
        </w:rPr>
        <w:t>-</w:t>
      </w:r>
      <w:r w:rsidRPr="000665B4">
        <w:rPr>
          <w:rFonts w:ascii="宋体" w:eastAsia="宋体" w:hAnsi="宋体"/>
          <w:sz w:val="32"/>
          <w:szCs w:val="32"/>
        </w:rPr>
        <w:t>Kblack Playing Cards</w:t>
      </w:r>
    </w:p>
    <w:p w:rsidR="001E2DC5" w:rsidRPr="000665B4" w:rsidRDefault="001E2DC5" w:rsidP="00C54B20">
      <w:pPr>
        <w:rPr>
          <w:rFonts w:ascii="宋体" w:eastAsia="宋体" w:hAnsi="宋体"/>
        </w:rPr>
      </w:pPr>
      <w:r w:rsidRPr="000665B4">
        <w:rPr>
          <w:rFonts w:ascii="宋体" w:eastAsia="宋体" w:hAnsi="宋体" w:hint="eastAsia"/>
        </w:rPr>
        <w:t>【题意】给定n张纸牌，每个纸牌上的数字就是说它之后至少有这么多张牌说错了，要求给定一个这些牌的排列，使得恰好有K张牌说错</w:t>
      </w:r>
    </w:p>
    <w:p w:rsidR="001E2DC5" w:rsidRPr="000665B4" w:rsidRDefault="001E2DC5" w:rsidP="00C54B20">
      <w:pPr>
        <w:rPr>
          <w:rFonts w:ascii="宋体" w:eastAsia="宋体" w:hAnsi="宋体"/>
        </w:rPr>
      </w:pPr>
      <w:r w:rsidRPr="000665B4">
        <w:rPr>
          <w:rFonts w:ascii="宋体" w:eastAsia="宋体" w:hAnsi="宋体" w:hint="eastAsia"/>
        </w:rPr>
        <w:t>【题解】关键在于比如一个数字5，如果它在倒数5个位置或更靠后，那么它一定是错的。而一个小的数字如果在前面，则较有可能是对的。假设我们求出了一种排列的情况，满足里面恰好有K张牌是说错了，而其余牌都说对了，那么把已经说错的牌向后移不会改变它的布尔值，把已经说对了的牌向前移也不会改变它的布尔值，因此如果有解，那么一定存在这样的排列，前面都是对的，后面都是错的。并且，如果对的牌都比错的牌要小，且对的牌按照从大到小排序，错的牌按照从小到大排序，即【对大】-&gt;【对小】-&gt;【错小】-&gt;【错大】（对的都比错的小于等于），如果这样都无法满足题意的话，那么可以通过尝试交换任意2个数证明，交换后的结果只可能更远离结果。</w:t>
      </w:r>
    </w:p>
    <w:p w:rsidR="001E2DC5" w:rsidRPr="000665B4" w:rsidRDefault="001E2DC5" w:rsidP="00C54B20">
      <w:pPr>
        <w:rPr>
          <w:rFonts w:ascii="宋体" w:eastAsia="宋体" w:hAnsi="宋体"/>
        </w:rPr>
      </w:pPr>
      <w:r w:rsidRPr="000665B4">
        <w:rPr>
          <w:rFonts w:ascii="宋体" w:eastAsia="宋体" w:hAnsi="宋体" w:hint="eastAsia"/>
        </w:rPr>
        <w:t>【代码】</w:t>
      </w:r>
    </w:p>
    <w:p w:rsidR="001E2DC5" w:rsidRPr="000665B4" w:rsidRDefault="001E2DC5" w:rsidP="001E2DC5">
      <w:pPr>
        <w:rPr>
          <w:rFonts w:ascii="宋体" w:eastAsia="宋体" w:hAnsi="宋体"/>
        </w:rPr>
      </w:pPr>
      <w:r w:rsidRPr="000665B4">
        <w:rPr>
          <w:rFonts w:ascii="宋体" w:eastAsia="宋体" w:hAnsi="宋体"/>
        </w:rPr>
        <w:t>#include &lt;bits/stdc++.h&gt;</w:t>
      </w:r>
    </w:p>
    <w:p w:rsidR="001E2DC5" w:rsidRPr="000665B4" w:rsidRDefault="001E2DC5" w:rsidP="001E2DC5">
      <w:pPr>
        <w:rPr>
          <w:rFonts w:ascii="宋体" w:eastAsia="宋体" w:hAnsi="宋体"/>
        </w:rPr>
      </w:pPr>
      <w:r w:rsidRPr="000665B4">
        <w:rPr>
          <w:rFonts w:ascii="宋体" w:eastAsia="宋体" w:hAnsi="宋体"/>
        </w:rPr>
        <w:t>#define MAXN 500010</w:t>
      </w:r>
    </w:p>
    <w:p w:rsidR="001E2DC5" w:rsidRPr="000665B4" w:rsidRDefault="001E2DC5" w:rsidP="001E2DC5">
      <w:pPr>
        <w:rPr>
          <w:rFonts w:ascii="宋体" w:eastAsia="宋体" w:hAnsi="宋体"/>
        </w:rPr>
      </w:pPr>
    </w:p>
    <w:p w:rsidR="001E2DC5" w:rsidRPr="000665B4" w:rsidRDefault="001E2DC5" w:rsidP="001E2DC5">
      <w:pPr>
        <w:rPr>
          <w:rFonts w:ascii="宋体" w:eastAsia="宋体" w:hAnsi="宋体"/>
        </w:rPr>
      </w:pPr>
      <w:r w:rsidRPr="000665B4">
        <w:rPr>
          <w:rFonts w:ascii="宋体" w:eastAsia="宋体" w:hAnsi="宋体"/>
        </w:rPr>
        <w:t>using namespace std;</w:t>
      </w:r>
    </w:p>
    <w:p w:rsidR="001E2DC5" w:rsidRPr="000665B4" w:rsidRDefault="001E2DC5" w:rsidP="001E2DC5">
      <w:pPr>
        <w:rPr>
          <w:rFonts w:ascii="宋体" w:eastAsia="宋体" w:hAnsi="宋体"/>
        </w:rPr>
      </w:pPr>
    </w:p>
    <w:p w:rsidR="001E2DC5" w:rsidRPr="000665B4" w:rsidRDefault="001E2DC5" w:rsidP="001E2DC5">
      <w:pPr>
        <w:rPr>
          <w:rFonts w:ascii="宋体" w:eastAsia="宋体" w:hAnsi="宋体"/>
        </w:rPr>
      </w:pPr>
      <w:r w:rsidRPr="000665B4">
        <w:rPr>
          <w:rFonts w:ascii="宋体" w:eastAsia="宋体" w:hAnsi="宋体"/>
        </w:rPr>
        <w:t>int n,k,a[MAXN],ans[MAXN];</w:t>
      </w:r>
    </w:p>
    <w:p w:rsidR="001E2DC5" w:rsidRPr="000665B4" w:rsidRDefault="001E2DC5" w:rsidP="001E2DC5">
      <w:pPr>
        <w:rPr>
          <w:rFonts w:ascii="宋体" w:eastAsia="宋体" w:hAnsi="宋体"/>
        </w:rPr>
      </w:pPr>
    </w:p>
    <w:p w:rsidR="001E2DC5" w:rsidRPr="000665B4" w:rsidRDefault="001E2DC5" w:rsidP="001E2DC5">
      <w:pPr>
        <w:rPr>
          <w:rFonts w:ascii="宋体" w:eastAsia="宋体" w:hAnsi="宋体"/>
        </w:rPr>
      </w:pPr>
      <w:r w:rsidRPr="000665B4">
        <w:rPr>
          <w:rFonts w:ascii="宋体" w:eastAsia="宋体" w:hAnsi="宋体"/>
        </w:rPr>
        <w:t>int main()</w:t>
      </w:r>
    </w:p>
    <w:p w:rsidR="001E2DC5" w:rsidRPr="000665B4" w:rsidRDefault="001E2DC5" w:rsidP="001E2DC5">
      <w:pPr>
        <w:rPr>
          <w:rFonts w:ascii="宋体" w:eastAsia="宋体" w:hAnsi="宋体"/>
        </w:rPr>
      </w:pPr>
      <w:r w:rsidRPr="000665B4">
        <w:rPr>
          <w:rFonts w:ascii="宋体" w:eastAsia="宋体" w:hAnsi="宋体"/>
        </w:rPr>
        <w:t>{</w:t>
      </w:r>
    </w:p>
    <w:p w:rsidR="001E2DC5" w:rsidRPr="000665B4" w:rsidRDefault="001E2DC5" w:rsidP="001E2DC5">
      <w:pPr>
        <w:rPr>
          <w:rFonts w:ascii="宋体" w:eastAsia="宋体" w:hAnsi="宋体"/>
        </w:rPr>
      </w:pPr>
    </w:p>
    <w:p w:rsidR="001E2DC5" w:rsidRPr="000665B4" w:rsidRDefault="001E2DC5" w:rsidP="001E2DC5">
      <w:pPr>
        <w:rPr>
          <w:rFonts w:ascii="宋体" w:eastAsia="宋体" w:hAnsi="宋体"/>
        </w:rPr>
      </w:pPr>
      <w:r w:rsidRPr="000665B4">
        <w:rPr>
          <w:rFonts w:ascii="宋体" w:eastAsia="宋体" w:hAnsi="宋体"/>
        </w:rPr>
        <w:t xml:space="preserve">    scanf("%d%d",&amp;n,&amp;k);</w:t>
      </w:r>
    </w:p>
    <w:p w:rsidR="001E2DC5" w:rsidRPr="000665B4" w:rsidRDefault="001E2DC5" w:rsidP="001E2DC5">
      <w:pPr>
        <w:rPr>
          <w:rFonts w:ascii="宋体" w:eastAsia="宋体" w:hAnsi="宋体"/>
        </w:rPr>
      </w:pPr>
      <w:r w:rsidRPr="000665B4">
        <w:rPr>
          <w:rFonts w:ascii="宋体" w:eastAsia="宋体" w:hAnsi="宋体"/>
        </w:rPr>
        <w:t xml:space="preserve">    for(int i=0;i&lt;n;i++) scanf("%d",&amp;a[i]);</w:t>
      </w:r>
    </w:p>
    <w:p w:rsidR="001E2DC5" w:rsidRPr="000665B4" w:rsidRDefault="001E2DC5" w:rsidP="001E2DC5">
      <w:pPr>
        <w:rPr>
          <w:rFonts w:ascii="宋体" w:eastAsia="宋体" w:hAnsi="宋体"/>
        </w:rPr>
      </w:pPr>
      <w:r w:rsidRPr="000665B4">
        <w:rPr>
          <w:rFonts w:ascii="宋体" w:eastAsia="宋体" w:hAnsi="宋体"/>
        </w:rPr>
        <w:t xml:space="preserve">    sort(a,a+n);</w:t>
      </w:r>
    </w:p>
    <w:p w:rsidR="001E2DC5" w:rsidRPr="000665B4" w:rsidRDefault="001E2DC5" w:rsidP="001E2DC5">
      <w:pPr>
        <w:rPr>
          <w:rFonts w:ascii="宋体" w:eastAsia="宋体" w:hAnsi="宋体"/>
        </w:rPr>
      </w:pPr>
      <w:r w:rsidRPr="000665B4">
        <w:rPr>
          <w:rFonts w:ascii="宋体" w:eastAsia="宋体" w:hAnsi="宋体"/>
        </w:rPr>
        <w:lastRenderedPageBreak/>
        <w:t xml:space="preserve">    for(int i=0;i&lt;n-k;i++) ans[i]=a[i];</w:t>
      </w:r>
    </w:p>
    <w:p w:rsidR="001E2DC5" w:rsidRPr="000665B4" w:rsidRDefault="001E2DC5" w:rsidP="001E2DC5">
      <w:pPr>
        <w:rPr>
          <w:rFonts w:ascii="宋体" w:eastAsia="宋体" w:hAnsi="宋体"/>
        </w:rPr>
      </w:pPr>
      <w:r w:rsidRPr="000665B4">
        <w:rPr>
          <w:rFonts w:ascii="宋体" w:eastAsia="宋体" w:hAnsi="宋体"/>
        </w:rPr>
        <w:t xml:space="preserve">    for(int i=n-k;i&lt;n;i++) ans[2*n-k-1-i]=a[i];</w:t>
      </w:r>
    </w:p>
    <w:p w:rsidR="001E2DC5" w:rsidRPr="000665B4" w:rsidRDefault="001E2DC5" w:rsidP="001E2DC5">
      <w:pPr>
        <w:rPr>
          <w:rFonts w:ascii="宋体" w:eastAsia="宋体" w:hAnsi="宋体"/>
        </w:rPr>
      </w:pPr>
      <w:r w:rsidRPr="000665B4">
        <w:rPr>
          <w:rFonts w:ascii="宋体" w:eastAsia="宋体" w:hAnsi="宋体"/>
        </w:rPr>
        <w:t xml:space="preserve">    bool fit=true;</w:t>
      </w:r>
    </w:p>
    <w:p w:rsidR="001E2DC5" w:rsidRPr="000665B4" w:rsidRDefault="001E2DC5" w:rsidP="001E2DC5">
      <w:pPr>
        <w:rPr>
          <w:rFonts w:ascii="宋体" w:eastAsia="宋体" w:hAnsi="宋体"/>
        </w:rPr>
      </w:pPr>
      <w:r w:rsidRPr="000665B4">
        <w:rPr>
          <w:rFonts w:ascii="宋体" w:eastAsia="宋体" w:hAnsi="宋体"/>
        </w:rPr>
        <w:t xml:space="preserve">    int falsenum=0,truenum=0;</w:t>
      </w:r>
    </w:p>
    <w:p w:rsidR="001E2DC5" w:rsidRPr="000665B4" w:rsidRDefault="001E2DC5" w:rsidP="001E2DC5">
      <w:pPr>
        <w:rPr>
          <w:rFonts w:ascii="宋体" w:eastAsia="宋体" w:hAnsi="宋体"/>
        </w:rPr>
      </w:pPr>
      <w:r w:rsidRPr="000665B4">
        <w:rPr>
          <w:rFonts w:ascii="宋体" w:eastAsia="宋体" w:hAnsi="宋体"/>
        </w:rPr>
        <w:t xml:space="preserve">    for(int i=n-1;i&gt;=0;i--){</w:t>
      </w:r>
    </w:p>
    <w:p w:rsidR="001E2DC5" w:rsidRPr="000665B4" w:rsidRDefault="001E2DC5" w:rsidP="001E2DC5">
      <w:pPr>
        <w:rPr>
          <w:rFonts w:ascii="宋体" w:eastAsia="宋体" w:hAnsi="宋体"/>
        </w:rPr>
      </w:pPr>
      <w:r w:rsidRPr="000665B4">
        <w:rPr>
          <w:rFonts w:ascii="宋体" w:eastAsia="宋体" w:hAnsi="宋体"/>
        </w:rPr>
        <w:t xml:space="preserve">        if(falsenum&gt;=ans[i]) truenum++;else falsenum++;</w:t>
      </w:r>
    </w:p>
    <w:p w:rsidR="001E2DC5" w:rsidRPr="000665B4" w:rsidRDefault="001E2DC5" w:rsidP="001E2DC5">
      <w:pPr>
        <w:rPr>
          <w:rFonts w:ascii="宋体" w:eastAsia="宋体" w:hAnsi="宋体"/>
        </w:rPr>
      </w:pPr>
      <w:r w:rsidRPr="000665B4">
        <w:rPr>
          <w:rFonts w:ascii="宋体" w:eastAsia="宋体" w:hAnsi="宋体"/>
        </w:rPr>
        <w:t xml:space="preserve">    }</w:t>
      </w:r>
    </w:p>
    <w:p w:rsidR="001E2DC5" w:rsidRPr="000665B4" w:rsidRDefault="001E2DC5" w:rsidP="001E2DC5">
      <w:pPr>
        <w:rPr>
          <w:rFonts w:ascii="宋体" w:eastAsia="宋体" w:hAnsi="宋体"/>
        </w:rPr>
      </w:pPr>
      <w:r w:rsidRPr="000665B4">
        <w:rPr>
          <w:rFonts w:ascii="宋体" w:eastAsia="宋体" w:hAnsi="宋体"/>
        </w:rPr>
        <w:t xml:space="preserve">    if(falsenum!=k) fit=false;</w:t>
      </w:r>
    </w:p>
    <w:p w:rsidR="001E2DC5" w:rsidRPr="000665B4" w:rsidRDefault="001E2DC5" w:rsidP="001E2DC5">
      <w:pPr>
        <w:rPr>
          <w:rFonts w:ascii="宋体" w:eastAsia="宋体" w:hAnsi="宋体"/>
        </w:rPr>
      </w:pPr>
      <w:r w:rsidRPr="000665B4">
        <w:rPr>
          <w:rFonts w:ascii="宋体" w:eastAsia="宋体" w:hAnsi="宋体"/>
        </w:rPr>
        <w:t xml:space="preserve">    if(fit){</w:t>
      </w:r>
    </w:p>
    <w:p w:rsidR="001E2DC5" w:rsidRPr="000665B4" w:rsidRDefault="001E2DC5" w:rsidP="001E2DC5">
      <w:pPr>
        <w:rPr>
          <w:rFonts w:ascii="宋体" w:eastAsia="宋体" w:hAnsi="宋体"/>
        </w:rPr>
      </w:pPr>
      <w:r w:rsidRPr="000665B4">
        <w:rPr>
          <w:rFonts w:ascii="宋体" w:eastAsia="宋体" w:hAnsi="宋体"/>
        </w:rPr>
        <w:t xml:space="preserve">        for(int i=0;i&lt;n;i++){</w:t>
      </w:r>
    </w:p>
    <w:p w:rsidR="001E2DC5" w:rsidRPr="000665B4" w:rsidRDefault="001E2DC5" w:rsidP="001E2DC5">
      <w:pPr>
        <w:rPr>
          <w:rFonts w:ascii="宋体" w:eastAsia="宋体" w:hAnsi="宋体"/>
        </w:rPr>
      </w:pPr>
      <w:r w:rsidRPr="000665B4">
        <w:rPr>
          <w:rFonts w:ascii="宋体" w:eastAsia="宋体" w:hAnsi="宋体"/>
        </w:rPr>
        <w:t xml:space="preserve">            printf("%d",ans[i]);</w:t>
      </w:r>
    </w:p>
    <w:p w:rsidR="001E2DC5" w:rsidRPr="000665B4" w:rsidRDefault="001E2DC5" w:rsidP="001E2DC5">
      <w:pPr>
        <w:rPr>
          <w:rFonts w:ascii="宋体" w:eastAsia="宋体" w:hAnsi="宋体"/>
        </w:rPr>
      </w:pPr>
      <w:r w:rsidRPr="000665B4">
        <w:rPr>
          <w:rFonts w:ascii="宋体" w:eastAsia="宋体" w:hAnsi="宋体"/>
        </w:rPr>
        <w:t xml:space="preserve">            if(i==n-1) printf("\n");else printf(" ");</w:t>
      </w:r>
    </w:p>
    <w:p w:rsidR="001E2DC5" w:rsidRPr="000665B4" w:rsidRDefault="001E2DC5" w:rsidP="001E2DC5">
      <w:pPr>
        <w:rPr>
          <w:rFonts w:ascii="宋体" w:eastAsia="宋体" w:hAnsi="宋体"/>
        </w:rPr>
      </w:pPr>
      <w:r w:rsidRPr="000665B4">
        <w:rPr>
          <w:rFonts w:ascii="宋体" w:eastAsia="宋体" w:hAnsi="宋体"/>
        </w:rPr>
        <w:t xml:space="preserve">        }</w:t>
      </w:r>
    </w:p>
    <w:p w:rsidR="001E2DC5" w:rsidRPr="000665B4" w:rsidRDefault="001E2DC5" w:rsidP="001E2DC5">
      <w:pPr>
        <w:rPr>
          <w:rFonts w:ascii="宋体" w:eastAsia="宋体" w:hAnsi="宋体"/>
        </w:rPr>
      </w:pPr>
      <w:r w:rsidRPr="000665B4">
        <w:rPr>
          <w:rFonts w:ascii="宋体" w:eastAsia="宋体" w:hAnsi="宋体"/>
        </w:rPr>
        <w:t xml:space="preserve">    }else{</w:t>
      </w:r>
    </w:p>
    <w:p w:rsidR="001E2DC5" w:rsidRPr="000665B4" w:rsidRDefault="001E2DC5" w:rsidP="001E2DC5">
      <w:pPr>
        <w:rPr>
          <w:rFonts w:ascii="宋体" w:eastAsia="宋体" w:hAnsi="宋体"/>
        </w:rPr>
      </w:pPr>
      <w:r w:rsidRPr="000665B4">
        <w:rPr>
          <w:rFonts w:ascii="宋体" w:eastAsia="宋体" w:hAnsi="宋体"/>
        </w:rPr>
        <w:t xml:space="preserve">        printf("-1\n");</w:t>
      </w:r>
    </w:p>
    <w:p w:rsidR="001E2DC5" w:rsidRPr="000665B4" w:rsidRDefault="001E2DC5" w:rsidP="001E2DC5">
      <w:pPr>
        <w:rPr>
          <w:rFonts w:ascii="宋体" w:eastAsia="宋体" w:hAnsi="宋体"/>
        </w:rPr>
      </w:pPr>
      <w:r w:rsidRPr="000665B4">
        <w:rPr>
          <w:rFonts w:ascii="宋体" w:eastAsia="宋体" w:hAnsi="宋体"/>
        </w:rPr>
        <w:t xml:space="preserve">    }</w:t>
      </w:r>
    </w:p>
    <w:p w:rsidR="001E2DC5" w:rsidRPr="000665B4" w:rsidRDefault="001E2DC5" w:rsidP="001E2DC5">
      <w:pPr>
        <w:rPr>
          <w:rFonts w:ascii="宋体" w:eastAsia="宋体" w:hAnsi="宋体"/>
        </w:rPr>
      </w:pPr>
      <w:r w:rsidRPr="000665B4">
        <w:rPr>
          <w:rFonts w:ascii="宋体" w:eastAsia="宋体" w:hAnsi="宋体"/>
        </w:rPr>
        <w:t xml:space="preserve">    return 0;</w:t>
      </w:r>
    </w:p>
    <w:p w:rsidR="001E2DC5" w:rsidRPr="000665B4" w:rsidRDefault="001E2DC5" w:rsidP="001E2DC5">
      <w:pPr>
        <w:rPr>
          <w:rFonts w:ascii="宋体" w:eastAsia="宋体" w:hAnsi="宋体"/>
        </w:rPr>
      </w:pPr>
      <w:r w:rsidRPr="000665B4">
        <w:rPr>
          <w:rFonts w:ascii="宋体" w:eastAsia="宋体" w:hAnsi="宋体"/>
        </w:rPr>
        <w:t>}</w:t>
      </w:r>
    </w:p>
    <w:p w:rsidR="00C54B20" w:rsidRPr="000665B4" w:rsidRDefault="00C54B20" w:rsidP="00C54B20">
      <w:pPr>
        <w:pStyle w:val="1"/>
        <w:shd w:val="clear" w:color="auto" w:fill="FFFFFF"/>
        <w:spacing w:line="308" w:lineRule="atLeast"/>
        <w:rPr>
          <w:rFonts w:ascii="宋体" w:eastAsia="宋体" w:hAnsi="宋体"/>
          <w:b w:val="0"/>
          <w:kern w:val="2"/>
          <w:sz w:val="32"/>
          <w:szCs w:val="32"/>
        </w:rPr>
      </w:pPr>
      <w:bookmarkStart w:id="73" w:name="_Toc524382974"/>
      <w:r w:rsidRPr="000665B4">
        <w:rPr>
          <w:rFonts w:ascii="宋体" w:eastAsia="宋体" w:hAnsi="宋体" w:hint="eastAsia"/>
          <w:b w:val="0"/>
          <w:kern w:val="2"/>
          <w:sz w:val="32"/>
          <w:szCs w:val="32"/>
        </w:rPr>
        <w:t>√-ECNU ICPC/CCPC Trial Round #1-</w:t>
      </w:r>
      <w:r w:rsidRPr="000665B4">
        <w:rPr>
          <w:rFonts w:ascii="宋体" w:eastAsia="宋体" w:hAnsi="宋体"/>
          <w:b w:val="0"/>
          <w:kern w:val="2"/>
          <w:sz w:val="32"/>
          <w:szCs w:val="32"/>
        </w:rPr>
        <w:t>I</w:t>
      </w:r>
      <w:r w:rsidRPr="000665B4">
        <w:rPr>
          <w:rFonts w:ascii="宋体" w:eastAsia="宋体" w:hAnsi="宋体" w:hint="eastAsia"/>
          <w:b w:val="0"/>
          <w:kern w:val="2"/>
          <w:sz w:val="32"/>
          <w:szCs w:val="32"/>
        </w:rPr>
        <w:t>-</w:t>
      </w:r>
      <w:r w:rsidRPr="000665B4">
        <w:rPr>
          <w:rFonts w:ascii="宋体" w:eastAsia="宋体" w:hAnsi="宋体"/>
          <w:b w:val="0"/>
          <w:kern w:val="2"/>
          <w:sz w:val="32"/>
          <w:szCs w:val="32"/>
        </w:rPr>
        <w:t>Intersections</w:t>
      </w:r>
      <w:bookmarkEnd w:id="73"/>
      <w:r w:rsidRPr="000665B4">
        <w:rPr>
          <w:rFonts w:ascii="宋体" w:eastAsia="宋体" w:hAnsi="宋体"/>
          <w:b w:val="0"/>
          <w:kern w:val="2"/>
          <w:sz w:val="32"/>
          <w:szCs w:val="32"/>
        </w:rPr>
        <w:fldChar w:fldCharType="begin"/>
      </w:r>
      <w:r w:rsidRPr="000665B4">
        <w:rPr>
          <w:rFonts w:ascii="宋体" w:eastAsia="宋体" w:hAnsi="宋体"/>
        </w:rPr>
        <w:instrText xml:space="preserve"> XE "</w:instrText>
      </w:r>
      <w:r w:rsidRPr="000665B4">
        <w:rPr>
          <w:rFonts w:ascii="宋体" w:eastAsia="宋体" w:hAnsi="宋体" w:hint="eastAsia"/>
          <w:b w:val="0"/>
          <w:kern w:val="2"/>
          <w:sz w:val="32"/>
          <w:szCs w:val="32"/>
        </w:rPr>
        <w:instrText>√-ECNU ICPC/CCPC Trial Round #1-</w:instrText>
      </w:r>
      <w:r w:rsidRPr="000665B4">
        <w:rPr>
          <w:rFonts w:ascii="宋体" w:eastAsia="宋体" w:hAnsi="宋体"/>
          <w:b w:val="0"/>
          <w:kern w:val="2"/>
          <w:sz w:val="32"/>
          <w:szCs w:val="32"/>
        </w:rPr>
        <w:instrText>I</w:instrText>
      </w:r>
      <w:r w:rsidRPr="000665B4">
        <w:rPr>
          <w:rFonts w:ascii="宋体" w:eastAsia="宋体" w:hAnsi="宋体" w:hint="eastAsia"/>
          <w:b w:val="0"/>
          <w:kern w:val="2"/>
          <w:sz w:val="32"/>
          <w:szCs w:val="32"/>
        </w:rPr>
        <w:instrText>-</w:instrText>
      </w:r>
      <w:r w:rsidRPr="000665B4">
        <w:rPr>
          <w:rFonts w:ascii="宋体" w:eastAsia="宋体" w:hAnsi="宋体"/>
          <w:b w:val="0"/>
          <w:kern w:val="2"/>
          <w:sz w:val="32"/>
          <w:szCs w:val="32"/>
        </w:rPr>
        <w:instrText>Intersections</w:instrText>
      </w:r>
      <w:r w:rsidRPr="000665B4">
        <w:rPr>
          <w:rFonts w:ascii="宋体" w:eastAsia="宋体" w:hAnsi="宋体"/>
        </w:rPr>
        <w:instrText xml:space="preserve">" \y "EOJ" </w:instrText>
      </w:r>
      <w:r w:rsidRPr="000665B4">
        <w:rPr>
          <w:rFonts w:ascii="宋体" w:eastAsia="宋体" w:hAnsi="宋体"/>
          <w:b w:val="0"/>
          <w:kern w:val="2"/>
          <w:sz w:val="32"/>
          <w:szCs w:val="32"/>
        </w:rPr>
        <w:fldChar w:fldCharType="end"/>
      </w:r>
    </w:p>
    <w:p w:rsidR="00C54B20" w:rsidRPr="000665B4" w:rsidRDefault="00C54B20" w:rsidP="00C54B20">
      <w:pPr>
        <w:rPr>
          <w:rFonts w:ascii="宋体" w:eastAsia="宋体" w:hAnsi="宋体"/>
        </w:rPr>
      </w:pPr>
      <w:r w:rsidRPr="000665B4">
        <w:rPr>
          <w:rFonts w:ascii="宋体" w:eastAsia="宋体" w:hAnsi="宋体" w:hint="eastAsia"/>
        </w:rPr>
        <w:t>【题意】给出一个矩形所有中所有数字的相邻关系，要求还原出这个矩阵</w:t>
      </w:r>
    </w:p>
    <w:p w:rsidR="00C54B20" w:rsidRPr="000665B4" w:rsidRDefault="00C54B20" w:rsidP="00C54B20">
      <w:pPr>
        <w:rPr>
          <w:rFonts w:ascii="宋体" w:eastAsia="宋体" w:hAnsi="宋体"/>
        </w:rPr>
      </w:pPr>
      <w:r w:rsidRPr="000665B4">
        <w:rPr>
          <w:rFonts w:ascii="宋体" w:eastAsia="宋体" w:hAnsi="宋体" w:hint="eastAsia"/>
        </w:rPr>
        <w:t>【题解】根据每个数有多少数与之相邻（度），然后2就是顶角，3就在边上，4就在里面，依次填上就行了。</w:t>
      </w:r>
    </w:p>
    <w:p w:rsidR="00C54B20" w:rsidRPr="000665B4" w:rsidRDefault="00C54B20" w:rsidP="00C54B20">
      <w:pPr>
        <w:rPr>
          <w:rFonts w:ascii="宋体" w:eastAsia="宋体" w:hAnsi="宋体"/>
        </w:rPr>
      </w:pPr>
      <w:r w:rsidRPr="000665B4">
        <w:rPr>
          <w:rFonts w:ascii="宋体" w:eastAsia="宋体" w:hAnsi="宋体" w:hint="eastAsia"/>
        </w:rPr>
        <w:t>【代码】</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color w:val="4C8317"/>
          <w:kern w:val="0"/>
          <w:sz w:val="23"/>
          <w:szCs w:val="23"/>
        </w:rPr>
        <w:t>#include</w:t>
      </w:r>
      <w:r w:rsidRPr="000665B4">
        <w:rPr>
          <w:rFonts w:ascii="宋体" w:eastAsia="宋体" w:hAnsi="宋体" w:cs="宋体"/>
          <w:kern w:val="0"/>
          <w:sz w:val="23"/>
          <w:szCs w:val="23"/>
        </w:rPr>
        <w:t xml:space="preserve"> &lt;bits/stdc++.h&gt;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color w:val="4C8317"/>
          <w:kern w:val="0"/>
          <w:sz w:val="23"/>
          <w:szCs w:val="23"/>
        </w:rPr>
        <w:t>#define MAXN 110</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color w:val="0000AA"/>
          <w:kern w:val="0"/>
          <w:sz w:val="23"/>
          <w:szCs w:val="23"/>
        </w:rPr>
        <w:t>using</w:t>
      </w: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namespace</w:t>
      </w:r>
      <w:r w:rsidRPr="000665B4">
        <w:rPr>
          <w:rFonts w:ascii="宋体" w:eastAsia="宋体" w:hAnsi="宋体" w:cs="宋体"/>
          <w:kern w:val="0"/>
          <w:sz w:val="23"/>
          <w:szCs w:val="23"/>
        </w:rPr>
        <w:t xml:space="preserve"> std;</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w:t>
      </w:r>
      <w:r w:rsidRPr="000665B4">
        <w:rPr>
          <w:rFonts w:ascii="宋体" w:eastAsia="宋体" w:hAnsi="宋体" w:cs="宋体"/>
          <w:color w:val="00AA00"/>
          <w:kern w:val="0"/>
          <w:sz w:val="23"/>
          <w:szCs w:val="23"/>
        </w:rPr>
        <w:t>main</w:t>
      </w: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n,degree[MAXN*MAXN];</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AAAA"/>
          <w:kern w:val="0"/>
          <w:sz w:val="23"/>
          <w:szCs w:val="23"/>
        </w:rPr>
        <w:t>bool</w:t>
      </w:r>
      <w:r w:rsidRPr="000665B4">
        <w:rPr>
          <w:rFonts w:ascii="宋体" w:eastAsia="宋体" w:hAnsi="宋体" w:cs="宋体"/>
          <w:kern w:val="0"/>
          <w:sz w:val="23"/>
          <w:szCs w:val="23"/>
        </w:rPr>
        <w:t xml:space="preserve"> visited[MAXN*MAXN];</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vector&lt;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&gt; e[MAXN*MAXN];</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scanf(</w:t>
      </w:r>
      <w:r w:rsidRPr="000665B4">
        <w:rPr>
          <w:rFonts w:ascii="宋体" w:eastAsia="宋体" w:hAnsi="宋体" w:cs="宋体"/>
          <w:color w:val="AA5500"/>
          <w:kern w:val="0"/>
          <w:sz w:val="23"/>
          <w:szCs w:val="23"/>
        </w:rPr>
        <w:t>"%d"</w:t>
      </w:r>
      <w:r w:rsidRPr="000665B4">
        <w:rPr>
          <w:rFonts w:ascii="宋体" w:eastAsia="宋体" w:hAnsi="宋体" w:cs="宋体"/>
          <w:kern w:val="0"/>
          <w:sz w:val="23"/>
          <w:szCs w:val="23"/>
        </w:rPr>
        <w:t>,&amp;n);</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memset(degree,</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w:t>
      </w:r>
      <w:r w:rsidRPr="000665B4">
        <w:rPr>
          <w:rFonts w:ascii="宋体" w:eastAsia="宋体" w:hAnsi="宋体" w:cs="宋体"/>
          <w:color w:val="0000AA"/>
          <w:kern w:val="0"/>
          <w:sz w:val="23"/>
          <w:szCs w:val="23"/>
        </w:rPr>
        <w:t>sizeof</w:t>
      </w:r>
      <w:r w:rsidRPr="000665B4">
        <w:rPr>
          <w:rFonts w:ascii="宋体" w:eastAsia="宋体" w:hAnsi="宋体" w:cs="宋体"/>
          <w:kern w:val="0"/>
          <w:sz w:val="23"/>
          <w:szCs w:val="23"/>
        </w:rPr>
        <w:t>(degree));</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memset(visited,</w:t>
      </w:r>
      <w:r w:rsidRPr="000665B4">
        <w:rPr>
          <w:rFonts w:ascii="宋体" w:eastAsia="宋体" w:hAnsi="宋体" w:cs="宋体"/>
          <w:color w:val="00AAAA"/>
          <w:kern w:val="0"/>
          <w:sz w:val="23"/>
          <w:szCs w:val="23"/>
        </w:rPr>
        <w:t>false</w:t>
      </w:r>
      <w:r w:rsidRPr="000665B4">
        <w:rPr>
          <w:rFonts w:ascii="宋体" w:eastAsia="宋体" w:hAnsi="宋体" w:cs="宋体"/>
          <w:kern w:val="0"/>
          <w:sz w:val="23"/>
          <w:szCs w:val="23"/>
        </w:rPr>
        <w:t>,</w:t>
      </w:r>
      <w:r w:rsidRPr="000665B4">
        <w:rPr>
          <w:rFonts w:ascii="宋体" w:eastAsia="宋体" w:hAnsi="宋体" w:cs="宋体"/>
          <w:color w:val="0000AA"/>
          <w:kern w:val="0"/>
          <w:sz w:val="23"/>
          <w:szCs w:val="23"/>
        </w:rPr>
        <w:t>sizeof</w:t>
      </w:r>
      <w:r w:rsidRPr="000665B4">
        <w:rPr>
          <w:rFonts w:ascii="宋体" w:eastAsia="宋体" w:hAnsi="宋体" w:cs="宋体"/>
          <w:kern w:val="0"/>
          <w:sz w:val="23"/>
          <w:szCs w:val="23"/>
        </w:rPr>
        <w:t>(visited));</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for</w:t>
      </w:r>
      <w:r w:rsidRPr="000665B4">
        <w:rPr>
          <w:rFonts w:ascii="宋体" w:eastAsia="宋体" w:hAnsi="宋体" w:cs="宋体"/>
          <w:kern w:val="0"/>
          <w:sz w:val="23"/>
          <w:szCs w:val="23"/>
        </w:rPr>
        <w: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i=</w:t>
      </w:r>
      <w:r w:rsidRPr="000665B4">
        <w:rPr>
          <w:rFonts w:ascii="宋体" w:eastAsia="宋体" w:hAnsi="宋体" w:cs="宋体"/>
          <w:color w:val="009999"/>
          <w:kern w:val="0"/>
          <w:sz w:val="23"/>
          <w:szCs w:val="23"/>
        </w:rPr>
        <w:t>1</w:t>
      </w:r>
      <w:r w:rsidRPr="000665B4">
        <w:rPr>
          <w:rFonts w:ascii="宋体" w:eastAsia="宋体" w:hAnsi="宋体" w:cs="宋体"/>
          <w:kern w:val="0"/>
          <w:sz w:val="23"/>
          <w:szCs w:val="23"/>
        </w:rPr>
        <w:t>;i&lt;=n*n;i++) e[i].clear();</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etot=</w:t>
      </w:r>
      <w:r w:rsidRPr="000665B4">
        <w:rPr>
          <w:rFonts w:ascii="宋体" w:eastAsia="宋体" w:hAnsi="宋体" w:cs="宋体"/>
          <w:color w:val="009999"/>
          <w:kern w:val="0"/>
          <w:sz w:val="23"/>
          <w:szCs w:val="23"/>
        </w:rPr>
        <w:t>2</w:t>
      </w:r>
      <w:r w:rsidRPr="000665B4">
        <w:rPr>
          <w:rFonts w:ascii="宋体" w:eastAsia="宋体" w:hAnsi="宋体" w:cs="宋体"/>
          <w:kern w:val="0"/>
          <w:sz w:val="23"/>
          <w:szCs w:val="23"/>
        </w:rPr>
        <w:t>*n*n-</w:t>
      </w:r>
      <w:r w:rsidRPr="000665B4">
        <w:rPr>
          <w:rFonts w:ascii="宋体" w:eastAsia="宋体" w:hAnsi="宋体" w:cs="宋体"/>
          <w:color w:val="009999"/>
          <w:kern w:val="0"/>
          <w:sz w:val="23"/>
          <w:szCs w:val="23"/>
        </w:rPr>
        <w:t>2</w:t>
      </w:r>
      <w:r w:rsidRPr="000665B4">
        <w:rPr>
          <w:rFonts w:ascii="宋体" w:eastAsia="宋体" w:hAnsi="宋体" w:cs="宋体"/>
          <w:kern w:val="0"/>
          <w:sz w:val="23"/>
          <w:szCs w:val="23"/>
        </w:rPr>
        <w:t>*n,first;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for</w:t>
      </w:r>
      <w:r w:rsidRPr="000665B4">
        <w:rPr>
          <w:rFonts w:ascii="宋体" w:eastAsia="宋体" w:hAnsi="宋体" w:cs="宋体"/>
          <w:kern w:val="0"/>
          <w:sz w:val="23"/>
          <w:szCs w:val="23"/>
        </w:rPr>
        <w: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i=</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;i&lt;etot;i++){</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a,b;</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scanf(</w:t>
      </w:r>
      <w:r w:rsidRPr="000665B4">
        <w:rPr>
          <w:rFonts w:ascii="宋体" w:eastAsia="宋体" w:hAnsi="宋体" w:cs="宋体"/>
          <w:color w:val="AA5500"/>
          <w:kern w:val="0"/>
          <w:sz w:val="23"/>
          <w:szCs w:val="23"/>
        </w:rPr>
        <w:t>"%d%d"</w:t>
      </w:r>
      <w:r w:rsidRPr="000665B4">
        <w:rPr>
          <w:rFonts w:ascii="宋体" w:eastAsia="宋体" w:hAnsi="宋体" w:cs="宋体"/>
          <w:kern w:val="0"/>
          <w:sz w:val="23"/>
          <w:szCs w:val="23"/>
        </w:rPr>
        <w:t>,&amp;a,&amp;b);</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lastRenderedPageBreak/>
        <w:t xml:space="preserve">        e[a].push_back(b);</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e[b].push_back(a);</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degree[a]++;</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degree[b]++;</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for</w:t>
      </w:r>
      <w:r w:rsidRPr="000665B4">
        <w:rPr>
          <w:rFonts w:ascii="宋体" w:eastAsia="宋体" w:hAnsi="宋体" w:cs="宋体"/>
          <w:kern w:val="0"/>
          <w:sz w:val="23"/>
          <w:szCs w:val="23"/>
        </w:rPr>
        <w: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i=</w:t>
      </w:r>
      <w:r w:rsidRPr="000665B4">
        <w:rPr>
          <w:rFonts w:ascii="宋体" w:eastAsia="宋体" w:hAnsi="宋体" w:cs="宋体"/>
          <w:color w:val="009999"/>
          <w:kern w:val="0"/>
          <w:sz w:val="23"/>
          <w:szCs w:val="23"/>
        </w:rPr>
        <w:t>1</w:t>
      </w:r>
      <w:r w:rsidRPr="000665B4">
        <w:rPr>
          <w:rFonts w:ascii="宋体" w:eastAsia="宋体" w:hAnsi="宋体" w:cs="宋体"/>
          <w:kern w:val="0"/>
          <w:sz w:val="23"/>
          <w:szCs w:val="23"/>
        </w:rPr>
        <w:t>;i&lt;=n*n;i++){</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if</w:t>
      </w:r>
      <w:r w:rsidRPr="000665B4">
        <w:rPr>
          <w:rFonts w:ascii="宋体" w:eastAsia="宋体" w:hAnsi="宋体" w:cs="宋体"/>
          <w:kern w:val="0"/>
          <w:sz w:val="23"/>
          <w:szCs w:val="23"/>
        </w:rPr>
        <w:t>(degree[i]==</w:t>
      </w:r>
      <w:r w:rsidRPr="000665B4">
        <w:rPr>
          <w:rFonts w:ascii="宋体" w:eastAsia="宋体" w:hAnsi="宋体" w:cs="宋体"/>
          <w:color w:val="009999"/>
          <w:kern w:val="0"/>
          <w:sz w:val="23"/>
          <w:szCs w:val="23"/>
        </w:rPr>
        <w:t>2</w:t>
      </w: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first=i;</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break</w:t>
      </w: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ans[MAXN][MAXN];</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ans[</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]=first;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visited[first]=</w:t>
      </w:r>
      <w:r w:rsidRPr="000665B4">
        <w:rPr>
          <w:rFonts w:ascii="宋体" w:eastAsia="宋体" w:hAnsi="宋体" w:cs="宋体"/>
          <w:color w:val="00AAAA"/>
          <w:kern w:val="0"/>
          <w:sz w:val="23"/>
          <w:szCs w:val="23"/>
        </w:rPr>
        <w:t>true</w:t>
      </w: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for</w:t>
      </w:r>
      <w:r w:rsidRPr="000665B4">
        <w:rPr>
          <w:rFonts w:ascii="宋体" w:eastAsia="宋体" w:hAnsi="宋体" w:cs="宋体"/>
          <w:kern w:val="0"/>
          <w:sz w:val="23"/>
          <w:szCs w:val="23"/>
        </w:rPr>
        <w: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i=</w:t>
      </w:r>
      <w:r w:rsidRPr="000665B4">
        <w:rPr>
          <w:rFonts w:ascii="宋体" w:eastAsia="宋体" w:hAnsi="宋体" w:cs="宋体"/>
          <w:color w:val="009999"/>
          <w:kern w:val="0"/>
          <w:sz w:val="23"/>
          <w:szCs w:val="23"/>
        </w:rPr>
        <w:t>1</w:t>
      </w:r>
      <w:r w:rsidRPr="000665B4">
        <w:rPr>
          <w:rFonts w:ascii="宋体" w:eastAsia="宋体" w:hAnsi="宋体" w:cs="宋体"/>
          <w:kern w:val="0"/>
          <w:sz w:val="23"/>
          <w:szCs w:val="23"/>
        </w:rPr>
        <w:t>;i&lt;n;i++){</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pre=ans[</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][i-</w:t>
      </w:r>
      <w:r w:rsidRPr="000665B4">
        <w:rPr>
          <w:rFonts w:ascii="宋体" w:eastAsia="宋体" w:hAnsi="宋体" w:cs="宋体"/>
          <w:color w:val="009999"/>
          <w:kern w:val="0"/>
          <w:sz w:val="23"/>
          <w:szCs w:val="23"/>
        </w:rPr>
        <w:t>1</w:t>
      </w: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for</w:t>
      </w:r>
      <w:r w:rsidRPr="000665B4">
        <w:rPr>
          <w:rFonts w:ascii="宋体" w:eastAsia="宋体" w:hAnsi="宋体" w:cs="宋体"/>
          <w:kern w:val="0"/>
          <w:sz w:val="23"/>
          <w:szCs w:val="23"/>
        </w:rPr>
        <w: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j=</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;j&lt;(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)e[pre].size();j++){</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if</w:t>
      </w:r>
      <w:r w:rsidRPr="000665B4">
        <w:rPr>
          <w:rFonts w:ascii="宋体" w:eastAsia="宋体" w:hAnsi="宋体" w:cs="宋体"/>
          <w:kern w:val="0"/>
          <w:sz w:val="23"/>
          <w:szCs w:val="23"/>
        </w:rPr>
        <w:t>(degree[e[pre][j]]&lt;=</w:t>
      </w:r>
      <w:r w:rsidRPr="000665B4">
        <w:rPr>
          <w:rFonts w:ascii="宋体" w:eastAsia="宋体" w:hAnsi="宋体" w:cs="宋体"/>
          <w:color w:val="009999"/>
          <w:kern w:val="0"/>
          <w:sz w:val="23"/>
          <w:szCs w:val="23"/>
        </w:rPr>
        <w:t>3</w:t>
      </w:r>
      <w:r w:rsidRPr="000665B4">
        <w:rPr>
          <w:rFonts w:ascii="宋体" w:eastAsia="宋体" w:hAnsi="宋体" w:cs="宋体"/>
          <w:kern w:val="0"/>
          <w:sz w:val="23"/>
          <w:szCs w:val="23"/>
        </w:rPr>
        <w:t>&amp;&amp;!visited[e[pre][j]]){</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ans[</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][i]=e[pre][j];</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visited[e[pre][j]]=</w:t>
      </w:r>
      <w:r w:rsidRPr="000665B4">
        <w:rPr>
          <w:rFonts w:ascii="宋体" w:eastAsia="宋体" w:hAnsi="宋体" w:cs="宋体"/>
          <w:color w:val="00AAAA"/>
          <w:kern w:val="0"/>
          <w:sz w:val="23"/>
          <w:szCs w:val="23"/>
        </w:rPr>
        <w:t>true</w:t>
      </w: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break</w:t>
      </w: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for</w:t>
      </w:r>
      <w:r w:rsidRPr="000665B4">
        <w:rPr>
          <w:rFonts w:ascii="宋体" w:eastAsia="宋体" w:hAnsi="宋体" w:cs="宋体"/>
          <w:kern w:val="0"/>
          <w:sz w:val="23"/>
          <w:szCs w:val="23"/>
        </w:rPr>
        <w: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i=</w:t>
      </w:r>
      <w:r w:rsidRPr="000665B4">
        <w:rPr>
          <w:rFonts w:ascii="宋体" w:eastAsia="宋体" w:hAnsi="宋体" w:cs="宋体"/>
          <w:color w:val="009999"/>
          <w:kern w:val="0"/>
          <w:sz w:val="23"/>
          <w:szCs w:val="23"/>
        </w:rPr>
        <w:t>1</w:t>
      </w:r>
      <w:r w:rsidRPr="000665B4">
        <w:rPr>
          <w:rFonts w:ascii="宋体" w:eastAsia="宋体" w:hAnsi="宋体" w:cs="宋体"/>
          <w:kern w:val="0"/>
          <w:sz w:val="23"/>
          <w:szCs w:val="23"/>
        </w:rPr>
        <w:t>;i&lt;n;i++){</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for</w:t>
      </w:r>
      <w:r w:rsidRPr="000665B4">
        <w:rPr>
          <w:rFonts w:ascii="宋体" w:eastAsia="宋体" w:hAnsi="宋体" w:cs="宋体"/>
          <w:kern w:val="0"/>
          <w:sz w:val="23"/>
          <w:szCs w:val="23"/>
        </w:rPr>
        <w: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j=</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;j&lt;n;j++){</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pre=ans[i-</w:t>
      </w:r>
      <w:r w:rsidRPr="000665B4">
        <w:rPr>
          <w:rFonts w:ascii="宋体" w:eastAsia="宋体" w:hAnsi="宋体" w:cs="宋体"/>
          <w:color w:val="009999"/>
          <w:kern w:val="0"/>
          <w:sz w:val="23"/>
          <w:szCs w:val="23"/>
        </w:rPr>
        <w:t>1</w:t>
      </w:r>
      <w:r w:rsidRPr="000665B4">
        <w:rPr>
          <w:rFonts w:ascii="宋体" w:eastAsia="宋体" w:hAnsi="宋体" w:cs="宋体"/>
          <w:kern w:val="0"/>
          <w:sz w:val="23"/>
          <w:szCs w:val="23"/>
        </w:rPr>
        <w:t>][j];</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for</w:t>
      </w:r>
      <w:r w:rsidRPr="000665B4">
        <w:rPr>
          <w:rFonts w:ascii="宋体" w:eastAsia="宋体" w:hAnsi="宋体" w:cs="宋体"/>
          <w:kern w:val="0"/>
          <w:sz w:val="23"/>
          <w:szCs w:val="23"/>
        </w:rPr>
        <w: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k=</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;k&lt;(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)e[pre].size();k++){</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if</w:t>
      </w:r>
      <w:r w:rsidRPr="000665B4">
        <w:rPr>
          <w:rFonts w:ascii="宋体" w:eastAsia="宋体" w:hAnsi="宋体" w:cs="宋体"/>
          <w:kern w:val="0"/>
          <w:sz w:val="23"/>
          <w:szCs w:val="23"/>
        </w:rPr>
        <w:t>(!visited[e[pre][k]]){</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ans[i][j]=e[pre][k];</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visited[e[pre][k]]=</w:t>
      </w:r>
      <w:r w:rsidRPr="000665B4">
        <w:rPr>
          <w:rFonts w:ascii="宋体" w:eastAsia="宋体" w:hAnsi="宋体" w:cs="宋体"/>
          <w:color w:val="00AAAA"/>
          <w:kern w:val="0"/>
          <w:sz w:val="23"/>
          <w:szCs w:val="23"/>
        </w:rPr>
        <w:t>true</w:t>
      </w: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break</w:t>
      </w: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for</w:t>
      </w:r>
      <w:r w:rsidRPr="000665B4">
        <w:rPr>
          <w:rFonts w:ascii="宋体" w:eastAsia="宋体" w:hAnsi="宋体" w:cs="宋体"/>
          <w:kern w:val="0"/>
          <w:sz w:val="23"/>
          <w:szCs w:val="23"/>
        </w:rPr>
        <w: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i=</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;i&lt;n;i++){</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for</w:t>
      </w:r>
      <w:r w:rsidRPr="000665B4">
        <w:rPr>
          <w:rFonts w:ascii="宋体" w:eastAsia="宋体" w:hAnsi="宋体" w:cs="宋体"/>
          <w:kern w:val="0"/>
          <w:sz w:val="23"/>
          <w:szCs w:val="23"/>
        </w:rPr>
        <w:t>(</w:t>
      </w:r>
      <w:r w:rsidRPr="000665B4">
        <w:rPr>
          <w:rFonts w:ascii="宋体" w:eastAsia="宋体" w:hAnsi="宋体" w:cs="宋体"/>
          <w:color w:val="00AAAA"/>
          <w:kern w:val="0"/>
          <w:sz w:val="23"/>
          <w:szCs w:val="23"/>
        </w:rPr>
        <w:t>int</w:t>
      </w:r>
      <w:r w:rsidRPr="000665B4">
        <w:rPr>
          <w:rFonts w:ascii="宋体" w:eastAsia="宋体" w:hAnsi="宋体" w:cs="宋体"/>
          <w:kern w:val="0"/>
          <w:sz w:val="23"/>
          <w:szCs w:val="23"/>
        </w:rPr>
        <w:t xml:space="preserve"> j=</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;j&lt;n;j++){</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printf(</w:t>
      </w:r>
      <w:r w:rsidRPr="000665B4">
        <w:rPr>
          <w:rFonts w:ascii="宋体" w:eastAsia="宋体" w:hAnsi="宋体" w:cs="宋体"/>
          <w:color w:val="AA5500"/>
          <w:kern w:val="0"/>
          <w:sz w:val="23"/>
          <w:szCs w:val="23"/>
        </w:rPr>
        <w:t>"%d"</w:t>
      </w:r>
      <w:r w:rsidRPr="000665B4">
        <w:rPr>
          <w:rFonts w:ascii="宋体" w:eastAsia="宋体" w:hAnsi="宋体" w:cs="宋体"/>
          <w:kern w:val="0"/>
          <w:sz w:val="23"/>
          <w:szCs w:val="23"/>
        </w:rPr>
        <w:t>,ans[i][j]);</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if</w:t>
      </w:r>
      <w:r w:rsidRPr="000665B4">
        <w:rPr>
          <w:rFonts w:ascii="宋体" w:eastAsia="宋体" w:hAnsi="宋体" w:cs="宋体"/>
          <w:kern w:val="0"/>
          <w:sz w:val="23"/>
          <w:szCs w:val="23"/>
        </w:rPr>
        <w:t>(j==n-</w:t>
      </w:r>
      <w:r w:rsidRPr="000665B4">
        <w:rPr>
          <w:rFonts w:ascii="宋体" w:eastAsia="宋体" w:hAnsi="宋体" w:cs="宋体"/>
          <w:color w:val="009999"/>
          <w:kern w:val="0"/>
          <w:sz w:val="23"/>
          <w:szCs w:val="23"/>
        </w:rPr>
        <w:t>1</w:t>
      </w:r>
      <w:r w:rsidRPr="000665B4">
        <w:rPr>
          <w:rFonts w:ascii="宋体" w:eastAsia="宋体" w:hAnsi="宋体" w:cs="宋体"/>
          <w:kern w:val="0"/>
          <w:sz w:val="23"/>
          <w:szCs w:val="23"/>
        </w:rPr>
        <w:t>) printf(</w:t>
      </w:r>
      <w:r w:rsidRPr="000665B4">
        <w:rPr>
          <w:rFonts w:ascii="宋体" w:eastAsia="宋体" w:hAnsi="宋体" w:cs="宋体"/>
          <w:color w:val="AA5500"/>
          <w:kern w:val="0"/>
          <w:sz w:val="23"/>
          <w:szCs w:val="23"/>
        </w:rPr>
        <w:t>"\n"</w:t>
      </w:r>
      <w:r w:rsidRPr="000665B4">
        <w:rPr>
          <w:rFonts w:ascii="宋体" w:eastAsia="宋体" w:hAnsi="宋体" w:cs="宋体"/>
          <w:kern w:val="0"/>
          <w:sz w:val="23"/>
          <w:szCs w:val="23"/>
        </w:rPr>
        <w:t>);</w:t>
      </w:r>
      <w:r w:rsidRPr="000665B4">
        <w:rPr>
          <w:rFonts w:ascii="宋体" w:eastAsia="宋体" w:hAnsi="宋体" w:cs="宋体"/>
          <w:color w:val="0000AA"/>
          <w:kern w:val="0"/>
          <w:sz w:val="23"/>
          <w:szCs w:val="23"/>
        </w:rPr>
        <w:t>else</w:t>
      </w:r>
      <w:r w:rsidRPr="000665B4">
        <w:rPr>
          <w:rFonts w:ascii="宋体" w:eastAsia="宋体" w:hAnsi="宋体" w:cs="宋体"/>
          <w:kern w:val="0"/>
          <w:sz w:val="23"/>
          <w:szCs w:val="23"/>
        </w:rPr>
        <w:t xml:space="preserve"> printf(</w:t>
      </w:r>
      <w:r w:rsidRPr="000665B4">
        <w:rPr>
          <w:rFonts w:ascii="宋体" w:eastAsia="宋体" w:hAnsi="宋体" w:cs="宋体"/>
          <w:color w:val="AA5500"/>
          <w:kern w:val="0"/>
          <w:sz w:val="23"/>
          <w:szCs w:val="23"/>
        </w:rPr>
        <w:t>" "</w:t>
      </w: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 xml:space="preserve">    </w:t>
      </w:r>
      <w:r w:rsidRPr="000665B4">
        <w:rPr>
          <w:rFonts w:ascii="宋体" w:eastAsia="宋体" w:hAnsi="宋体" w:cs="宋体"/>
          <w:color w:val="0000AA"/>
          <w:kern w:val="0"/>
          <w:sz w:val="23"/>
          <w:szCs w:val="23"/>
        </w:rPr>
        <w:t>return</w:t>
      </w:r>
      <w:r w:rsidRPr="000665B4">
        <w:rPr>
          <w:rFonts w:ascii="宋体" w:eastAsia="宋体" w:hAnsi="宋体" w:cs="宋体"/>
          <w:kern w:val="0"/>
          <w:sz w:val="23"/>
          <w:szCs w:val="23"/>
        </w:rPr>
        <w:t xml:space="preserve"> </w:t>
      </w:r>
      <w:r w:rsidRPr="000665B4">
        <w:rPr>
          <w:rFonts w:ascii="宋体" w:eastAsia="宋体" w:hAnsi="宋体" w:cs="宋体"/>
          <w:color w:val="009999"/>
          <w:kern w:val="0"/>
          <w:sz w:val="23"/>
          <w:szCs w:val="23"/>
        </w:rPr>
        <w:t>0</w:t>
      </w:r>
      <w:r w:rsidRPr="000665B4">
        <w:rPr>
          <w:rFonts w:ascii="宋体" w:eastAsia="宋体" w:hAnsi="宋体" w:cs="宋体"/>
          <w:kern w:val="0"/>
          <w:sz w:val="23"/>
          <w:szCs w:val="23"/>
        </w:rPr>
        <w:t>;</w:t>
      </w:r>
    </w:p>
    <w:p w:rsidR="00C54B20" w:rsidRPr="000665B4" w:rsidRDefault="00C54B20" w:rsidP="00C54B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0665B4">
        <w:rPr>
          <w:rFonts w:ascii="宋体" w:eastAsia="宋体" w:hAnsi="宋体" w:cs="宋体"/>
          <w:kern w:val="0"/>
          <w:sz w:val="23"/>
          <w:szCs w:val="23"/>
        </w:rPr>
        <w:t>}</w:t>
      </w:r>
    </w:p>
    <w:p w:rsidR="00BF5ABA" w:rsidRPr="000665B4" w:rsidRDefault="00BF5ABA" w:rsidP="00BF5ABA">
      <w:pPr>
        <w:pStyle w:val="3"/>
        <w:rPr>
          <w:rFonts w:ascii="宋体" w:eastAsia="宋体" w:hAnsi="宋体"/>
          <w:b w:val="0"/>
        </w:rPr>
      </w:pPr>
      <w:bookmarkStart w:id="74" w:name="_Toc524382975"/>
      <w:r w:rsidRPr="000665B4">
        <w:rPr>
          <w:rFonts w:ascii="宋体" w:eastAsia="宋体" w:hAnsi="宋体" w:hint="eastAsia"/>
          <w:b w:val="0"/>
        </w:rPr>
        <w:lastRenderedPageBreak/>
        <w:t>√-</w:t>
      </w:r>
      <w:r w:rsidRPr="000665B4">
        <w:rPr>
          <w:rFonts w:ascii="宋体" w:eastAsia="宋体" w:hAnsi="宋体"/>
          <w:b w:val="0"/>
        </w:rPr>
        <w:t>EOJ</w:t>
      </w:r>
      <w:r w:rsidRPr="000665B4">
        <w:rPr>
          <w:rFonts w:ascii="宋体" w:eastAsia="宋体" w:hAnsi="宋体" w:hint="eastAsia"/>
          <w:b w:val="0"/>
        </w:rPr>
        <w:t>-</w:t>
      </w:r>
      <w:r w:rsidRPr="000665B4">
        <w:rPr>
          <w:rFonts w:ascii="宋体" w:eastAsia="宋体" w:hAnsi="宋体"/>
          <w:b w:val="0"/>
        </w:rPr>
        <w:t>3630</w:t>
      </w:r>
      <w:r w:rsidRPr="000665B4">
        <w:rPr>
          <w:rFonts w:ascii="宋体" w:eastAsia="宋体" w:hAnsi="宋体" w:hint="eastAsia"/>
          <w:b w:val="0"/>
        </w:rPr>
        <w:t>-</w:t>
      </w:r>
      <w:r w:rsidRPr="000665B4">
        <w:rPr>
          <w:rFonts w:ascii="宋体" w:eastAsia="宋体" w:hAnsi="宋体"/>
          <w:b w:val="0"/>
        </w:rPr>
        <w:t>Bad Queen</w:t>
      </w:r>
      <w:bookmarkEnd w:id="74"/>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EOJ</w:instrText>
      </w:r>
      <w:r w:rsidRPr="000665B4">
        <w:rPr>
          <w:rFonts w:ascii="宋体" w:eastAsia="宋体" w:hAnsi="宋体" w:hint="eastAsia"/>
          <w:b w:val="0"/>
        </w:rPr>
        <w:instrText>-</w:instrText>
      </w:r>
      <w:r w:rsidRPr="000665B4">
        <w:rPr>
          <w:rFonts w:ascii="宋体" w:eastAsia="宋体" w:hAnsi="宋体"/>
          <w:b w:val="0"/>
        </w:rPr>
        <w:instrText>3630</w:instrText>
      </w:r>
      <w:r w:rsidRPr="000665B4">
        <w:rPr>
          <w:rFonts w:ascii="宋体" w:eastAsia="宋体" w:hAnsi="宋体" w:hint="eastAsia"/>
          <w:b w:val="0"/>
        </w:rPr>
        <w:instrText>-</w:instrText>
      </w:r>
      <w:r w:rsidRPr="000665B4">
        <w:rPr>
          <w:rFonts w:ascii="宋体" w:eastAsia="宋体" w:hAnsi="宋体"/>
          <w:b w:val="0"/>
        </w:rPr>
        <w:instrText>Bad Queen:</w:instrText>
      </w:r>
      <w:r w:rsidRPr="000665B4">
        <w:rPr>
          <w:rFonts w:ascii="宋体" w:eastAsia="宋体" w:hAnsi="宋体"/>
        </w:rPr>
        <w:instrText xml:space="preserve">3630" \y "EOJ:3630" </w:instrText>
      </w:r>
      <w:r w:rsidRPr="000665B4">
        <w:rPr>
          <w:rFonts w:ascii="宋体" w:eastAsia="宋体" w:hAnsi="宋体"/>
          <w:b w:val="0"/>
        </w:rPr>
        <w:fldChar w:fldCharType="end"/>
      </w:r>
    </w:p>
    <w:p w:rsidR="00BF5ABA" w:rsidRPr="000665B4" w:rsidRDefault="00BF5ABA" w:rsidP="00BF5ABA">
      <w:pPr>
        <w:rPr>
          <w:rFonts w:ascii="宋体" w:eastAsia="宋体" w:hAnsi="宋体"/>
        </w:rPr>
      </w:pPr>
      <w:r w:rsidRPr="000665B4">
        <w:rPr>
          <w:rFonts w:ascii="宋体" w:eastAsia="宋体" w:hAnsi="宋体" w:hint="eastAsia"/>
        </w:rPr>
        <w:t>【Source】2018EOJ8月月赛B</w:t>
      </w:r>
    </w:p>
    <w:p w:rsidR="00BF5ABA" w:rsidRPr="000665B4" w:rsidRDefault="00BF5ABA" w:rsidP="00BF5ABA">
      <w:pPr>
        <w:rPr>
          <w:rFonts w:ascii="宋体" w:eastAsia="宋体" w:hAnsi="宋体"/>
        </w:rPr>
      </w:pPr>
      <w:r w:rsidRPr="000665B4">
        <w:rPr>
          <w:rFonts w:ascii="宋体" w:eastAsia="宋体" w:hAnsi="宋体" w:hint="eastAsia"/>
        </w:rPr>
        <w:t>【TAG】构造</w:t>
      </w:r>
    </w:p>
    <w:p w:rsidR="00BF5ABA" w:rsidRPr="000665B4" w:rsidRDefault="00BF5ABA" w:rsidP="00BF5ABA">
      <w:pPr>
        <w:rPr>
          <w:rFonts w:ascii="宋体" w:eastAsia="宋体" w:hAnsi="宋体"/>
        </w:rPr>
      </w:pPr>
      <w:r w:rsidRPr="000665B4">
        <w:rPr>
          <w:rFonts w:ascii="宋体" w:eastAsia="宋体" w:hAnsi="宋体" w:hint="eastAsia"/>
        </w:rPr>
        <w:t>【难度】签到题</w:t>
      </w:r>
    </w:p>
    <w:p w:rsidR="00BF5ABA" w:rsidRPr="000665B4" w:rsidRDefault="00BF5ABA" w:rsidP="00BF5ABA">
      <w:pPr>
        <w:rPr>
          <w:rFonts w:ascii="宋体" w:eastAsia="宋体" w:hAnsi="宋体"/>
        </w:rPr>
      </w:pPr>
      <w:r w:rsidRPr="000665B4">
        <w:rPr>
          <w:rFonts w:ascii="宋体" w:eastAsia="宋体" w:hAnsi="宋体" w:hint="eastAsia"/>
        </w:rPr>
        <w:t>【题解】</w:t>
      </w:r>
    </w:p>
    <w:p w:rsidR="00BF5ABA" w:rsidRPr="000665B4" w:rsidRDefault="00BF5ABA" w:rsidP="00BF5ABA">
      <w:pPr>
        <w:rPr>
          <w:rFonts w:ascii="宋体" w:eastAsia="宋体" w:hAnsi="宋体"/>
        </w:rPr>
      </w:pPr>
      <w:r w:rsidRPr="000665B4">
        <w:rPr>
          <w:rFonts w:ascii="宋体" w:eastAsia="宋体" w:hAnsi="宋体" w:hint="eastAsia"/>
        </w:rPr>
        <w:t>【代码】</w:t>
      </w:r>
    </w:p>
    <w:p w:rsidR="00BF5ABA" w:rsidRPr="000665B4" w:rsidRDefault="00BF5ABA" w:rsidP="00BF5ABA">
      <w:pPr>
        <w:rPr>
          <w:rFonts w:ascii="宋体" w:eastAsia="宋体" w:hAnsi="宋体"/>
        </w:rPr>
      </w:pPr>
      <w:r w:rsidRPr="000665B4">
        <w:rPr>
          <w:rFonts w:ascii="宋体" w:eastAsia="宋体" w:hAnsi="宋体"/>
        </w:rPr>
        <w:t>#include &lt;bits/stdc++.h&gt;</w:t>
      </w:r>
    </w:p>
    <w:p w:rsidR="00BF5ABA" w:rsidRPr="000665B4" w:rsidRDefault="00BF5ABA" w:rsidP="00BF5ABA">
      <w:pPr>
        <w:rPr>
          <w:rFonts w:ascii="宋体" w:eastAsia="宋体" w:hAnsi="宋体"/>
        </w:rPr>
      </w:pPr>
      <w:r w:rsidRPr="000665B4">
        <w:rPr>
          <w:rFonts w:ascii="宋体" w:eastAsia="宋体" w:hAnsi="宋体"/>
        </w:rPr>
        <w:t>#define ASSERT(X) if(!(X)) while(1);</w:t>
      </w:r>
    </w:p>
    <w:p w:rsidR="00BF5ABA" w:rsidRPr="000665B4" w:rsidRDefault="00BF5ABA" w:rsidP="00BF5ABA">
      <w:pPr>
        <w:rPr>
          <w:rFonts w:ascii="宋体" w:eastAsia="宋体" w:hAnsi="宋体"/>
        </w:rPr>
      </w:pPr>
      <w:r w:rsidRPr="000665B4">
        <w:rPr>
          <w:rFonts w:ascii="宋体" w:eastAsia="宋体" w:hAnsi="宋体"/>
        </w:rPr>
        <w:t>#define MAXN 110</w:t>
      </w:r>
    </w:p>
    <w:p w:rsidR="00BF5ABA" w:rsidRPr="000665B4" w:rsidRDefault="00BF5ABA" w:rsidP="00BF5ABA">
      <w:pPr>
        <w:rPr>
          <w:rFonts w:ascii="宋体" w:eastAsia="宋体" w:hAnsi="宋体"/>
        </w:rPr>
      </w:pPr>
      <w:r w:rsidRPr="000665B4">
        <w:rPr>
          <w:rFonts w:ascii="宋体" w:eastAsia="宋体" w:hAnsi="宋体"/>
        </w:rPr>
        <w:t>//#define DEBUG</w:t>
      </w:r>
    </w:p>
    <w:p w:rsidR="00BF5ABA" w:rsidRPr="000665B4" w:rsidRDefault="00BF5ABA" w:rsidP="00BF5ABA">
      <w:pPr>
        <w:rPr>
          <w:rFonts w:ascii="宋体" w:eastAsia="宋体" w:hAnsi="宋体"/>
        </w:rPr>
      </w:pPr>
    </w:p>
    <w:p w:rsidR="00BF5ABA" w:rsidRPr="000665B4" w:rsidRDefault="00BF5ABA" w:rsidP="00BF5ABA">
      <w:pPr>
        <w:rPr>
          <w:rFonts w:ascii="宋体" w:eastAsia="宋体" w:hAnsi="宋体"/>
        </w:rPr>
      </w:pPr>
      <w:r w:rsidRPr="000665B4">
        <w:rPr>
          <w:rFonts w:ascii="宋体" w:eastAsia="宋体" w:hAnsi="宋体"/>
        </w:rPr>
        <w:t>using namespace std;</w:t>
      </w:r>
    </w:p>
    <w:p w:rsidR="00BF5ABA" w:rsidRPr="000665B4" w:rsidRDefault="00BF5ABA" w:rsidP="00BF5ABA">
      <w:pPr>
        <w:rPr>
          <w:rFonts w:ascii="宋体" w:eastAsia="宋体" w:hAnsi="宋体"/>
        </w:rPr>
      </w:pPr>
    </w:p>
    <w:p w:rsidR="00BF5ABA" w:rsidRPr="000665B4" w:rsidRDefault="00BF5ABA" w:rsidP="00BF5ABA">
      <w:pPr>
        <w:rPr>
          <w:rFonts w:ascii="宋体" w:eastAsia="宋体" w:hAnsi="宋体"/>
        </w:rPr>
      </w:pPr>
      <w:r w:rsidRPr="000665B4">
        <w:rPr>
          <w:rFonts w:ascii="宋体" w:eastAsia="宋体" w:hAnsi="宋体"/>
        </w:rPr>
        <w:t>int main()</w:t>
      </w:r>
    </w:p>
    <w:p w:rsidR="00BF5ABA" w:rsidRPr="000665B4" w:rsidRDefault="00BF5ABA" w:rsidP="00BF5ABA">
      <w:pPr>
        <w:rPr>
          <w:rFonts w:ascii="宋体" w:eastAsia="宋体" w:hAnsi="宋体"/>
        </w:rPr>
      </w:pPr>
      <w:r w:rsidRPr="000665B4">
        <w:rPr>
          <w:rFonts w:ascii="宋体" w:eastAsia="宋体" w:hAnsi="宋体"/>
        </w:rPr>
        <w:t>{</w:t>
      </w:r>
    </w:p>
    <w:p w:rsidR="00BF5ABA" w:rsidRPr="000665B4" w:rsidRDefault="00BF5ABA" w:rsidP="00BF5ABA">
      <w:pPr>
        <w:rPr>
          <w:rFonts w:ascii="宋体" w:eastAsia="宋体" w:hAnsi="宋体"/>
        </w:rPr>
      </w:pPr>
      <w:r w:rsidRPr="000665B4">
        <w:rPr>
          <w:rFonts w:ascii="宋体" w:eastAsia="宋体" w:hAnsi="宋体"/>
        </w:rPr>
        <w:t xml:space="preserve">    int n,m,x,y,nowx,nowy,maxnum[MAXN],visitnum;</w:t>
      </w:r>
    </w:p>
    <w:p w:rsidR="00BF5ABA" w:rsidRPr="000665B4" w:rsidRDefault="00BF5ABA" w:rsidP="00BF5ABA">
      <w:pPr>
        <w:rPr>
          <w:rFonts w:ascii="宋体" w:eastAsia="宋体" w:hAnsi="宋体"/>
        </w:rPr>
      </w:pPr>
      <w:r w:rsidRPr="000665B4">
        <w:rPr>
          <w:rFonts w:ascii="宋体" w:eastAsia="宋体" w:hAnsi="宋体"/>
        </w:rPr>
        <w:t xml:space="preserve">    bool visited[MAXN][MAXN];</w:t>
      </w:r>
    </w:p>
    <w:p w:rsidR="00BF5ABA" w:rsidRPr="000665B4" w:rsidRDefault="00BF5ABA" w:rsidP="00BF5ABA">
      <w:pPr>
        <w:rPr>
          <w:rFonts w:ascii="宋体" w:eastAsia="宋体" w:hAnsi="宋体"/>
        </w:rPr>
      </w:pPr>
      <w:r w:rsidRPr="000665B4">
        <w:rPr>
          <w:rFonts w:ascii="宋体" w:eastAsia="宋体" w:hAnsi="宋体"/>
        </w:rPr>
        <w:t xml:space="preserve">    memset(visited,false,sizeof(visited));</w:t>
      </w:r>
    </w:p>
    <w:p w:rsidR="00BF5ABA" w:rsidRPr="000665B4" w:rsidRDefault="00BF5ABA" w:rsidP="00BF5ABA">
      <w:pPr>
        <w:rPr>
          <w:rFonts w:ascii="宋体" w:eastAsia="宋体" w:hAnsi="宋体"/>
        </w:rPr>
      </w:pPr>
      <w:r w:rsidRPr="000665B4">
        <w:rPr>
          <w:rFonts w:ascii="宋体" w:eastAsia="宋体" w:hAnsi="宋体"/>
        </w:rPr>
        <w:t xml:space="preserve">    #ifndef DEBUG</w:t>
      </w:r>
    </w:p>
    <w:p w:rsidR="00BF5ABA" w:rsidRPr="000665B4" w:rsidRDefault="00BF5ABA" w:rsidP="00BF5ABA">
      <w:pPr>
        <w:rPr>
          <w:rFonts w:ascii="宋体" w:eastAsia="宋体" w:hAnsi="宋体"/>
        </w:rPr>
      </w:pPr>
      <w:r w:rsidRPr="000665B4">
        <w:rPr>
          <w:rFonts w:ascii="宋体" w:eastAsia="宋体" w:hAnsi="宋体"/>
        </w:rPr>
        <w:t xml:space="preserve">    cin&gt;&gt;n&gt;&gt;m&gt;&gt;x&gt;&gt;y;</w:t>
      </w:r>
    </w:p>
    <w:p w:rsidR="00BF5ABA" w:rsidRPr="000665B4" w:rsidRDefault="00BF5ABA" w:rsidP="00BF5ABA">
      <w:pPr>
        <w:rPr>
          <w:rFonts w:ascii="宋体" w:eastAsia="宋体" w:hAnsi="宋体"/>
        </w:rPr>
      </w:pPr>
      <w:r w:rsidRPr="000665B4">
        <w:rPr>
          <w:rFonts w:ascii="宋体" w:eastAsia="宋体" w:hAnsi="宋体"/>
        </w:rPr>
        <w:t xml:space="preserve">    #else</w:t>
      </w:r>
    </w:p>
    <w:p w:rsidR="00BF5ABA" w:rsidRPr="000665B4" w:rsidRDefault="00BF5ABA" w:rsidP="00BF5ABA">
      <w:pPr>
        <w:rPr>
          <w:rFonts w:ascii="宋体" w:eastAsia="宋体" w:hAnsi="宋体"/>
        </w:rPr>
      </w:pPr>
      <w:r w:rsidRPr="000665B4">
        <w:rPr>
          <w:rFonts w:ascii="宋体" w:eastAsia="宋体" w:hAnsi="宋体"/>
        </w:rPr>
        <w:t xml:space="preserve">    srand((unsigned)time(NULL));</w:t>
      </w:r>
    </w:p>
    <w:p w:rsidR="00BF5ABA" w:rsidRPr="000665B4" w:rsidRDefault="00BF5ABA" w:rsidP="00BF5ABA">
      <w:pPr>
        <w:rPr>
          <w:rFonts w:ascii="宋体" w:eastAsia="宋体" w:hAnsi="宋体"/>
        </w:rPr>
      </w:pPr>
      <w:r w:rsidRPr="000665B4">
        <w:rPr>
          <w:rFonts w:ascii="宋体" w:eastAsia="宋体" w:hAnsi="宋体"/>
        </w:rPr>
        <w:t xml:space="preserve">    int nmin=1,nmax=10,mmin=1,mmax=10;</w:t>
      </w:r>
    </w:p>
    <w:p w:rsidR="00BF5ABA" w:rsidRPr="000665B4" w:rsidRDefault="00BF5ABA" w:rsidP="00BF5ABA">
      <w:pPr>
        <w:rPr>
          <w:rFonts w:ascii="宋体" w:eastAsia="宋体" w:hAnsi="宋体"/>
        </w:rPr>
      </w:pPr>
      <w:r w:rsidRPr="000665B4">
        <w:rPr>
          <w:rFonts w:ascii="宋体" w:eastAsia="宋体" w:hAnsi="宋体"/>
        </w:rPr>
        <w:t xml:space="preserve">    n=rand()%(nmax-nmin+1)+nmin;</w:t>
      </w:r>
    </w:p>
    <w:p w:rsidR="00BF5ABA" w:rsidRPr="000665B4" w:rsidRDefault="00BF5ABA" w:rsidP="00BF5ABA">
      <w:pPr>
        <w:rPr>
          <w:rFonts w:ascii="宋体" w:eastAsia="宋体" w:hAnsi="宋体"/>
        </w:rPr>
      </w:pPr>
      <w:r w:rsidRPr="000665B4">
        <w:rPr>
          <w:rFonts w:ascii="宋体" w:eastAsia="宋体" w:hAnsi="宋体"/>
        </w:rPr>
        <w:t xml:space="preserve">    m=rand()%(mmax-mmin+1)+mmin;</w:t>
      </w:r>
    </w:p>
    <w:p w:rsidR="00BF5ABA" w:rsidRPr="000665B4" w:rsidRDefault="00BF5ABA" w:rsidP="00BF5ABA">
      <w:pPr>
        <w:rPr>
          <w:rFonts w:ascii="宋体" w:eastAsia="宋体" w:hAnsi="宋体"/>
        </w:rPr>
      </w:pPr>
      <w:r w:rsidRPr="000665B4">
        <w:rPr>
          <w:rFonts w:ascii="宋体" w:eastAsia="宋体" w:hAnsi="宋体"/>
        </w:rPr>
        <w:t xml:space="preserve">    x=rand()%n+1;</w:t>
      </w:r>
    </w:p>
    <w:p w:rsidR="00BF5ABA" w:rsidRPr="000665B4" w:rsidRDefault="00BF5ABA" w:rsidP="00BF5ABA">
      <w:pPr>
        <w:rPr>
          <w:rFonts w:ascii="宋体" w:eastAsia="宋体" w:hAnsi="宋体"/>
        </w:rPr>
      </w:pPr>
      <w:r w:rsidRPr="000665B4">
        <w:rPr>
          <w:rFonts w:ascii="宋体" w:eastAsia="宋体" w:hAnsi="宋体"/>
        </w:rPr>
        <w:t xml:space="preserve">    y=rand()%m+1;</w:t>
      </w:r>
    </w:p>
    <w:p w:rsidR="00BF5ABA" w:rsidRPr="000665B4" w:rsidRDefault="00BF5ABA" w:rsidP="00BF5ABA">
      <w:pPr>
        <w:rPr>
          <w:rFonts w:ascii="宋体" w:eastAsia="宋体" w:hAnsi="宋体"/>
        </w:rPr>
      </w:pPr>
      <w:r w:rsidRPr="000665B4">
        <w:rPr>
          <w:rFonts w:ascii="宋体" w:eastAsia="宋体" w:hAnsi="宋体"/>
        </w:rPr>
        <w:t xml:space="preserve">    //y=1;</w:t>
      </w:r>
    </w:p>
    <w:p w:rsidR="00BF5ABA" w:rsidRPr="000665B4" w:rsidRDefault="00BF5ABA" w:rsidP="00BF5ABA">
      <w:pPr>
        <w:rPr>
          <w:rFonts w:ascii="宋体" w:eastAsia="宋体" w:hAnsi="宋体"/>
        </w:rPr>
      </w:pPr>
      <w:r w:rsidRPr="000665B4">
        <w:rPr>
          <w:rFonts w:ascii="宋体" w:eastAsia="宋体" w:hAnsi="宋体"/>
        </w:rPr>
        <w:t xml:space="preserve">    cout&lt;&lt;n&lt;&lt;" "&lt;&lt;m&lt;&lt;" "&lt;&lt;x&lt;&lt;" "&lt;&lt;y&lt;&lt;endl;</w:t>
      </w:r>
    </w:p>
    <w:p w:rsidR="00BF5ABA" w:rsidRPr="000665B4" w:rsidRDefault="00BF5ABA" w:rsidP="00BF5ABA">
      <w:pPr>
        <w:rPr>
          <w:rFonts w:ascii="宋体" w:eastAsia="宋体" w:hAnsi="宋体"/>
        </w:rPr>
      </w:pPr>
      <w:r w:rsidRPr="000665B4">
        <w:rPr>
          <w:rFonts w:ascii="宋体" w:eastAsia="宋体" w:hAnsi="宋体"/>
        </w:rPr>
        <w:t xml:space="preserve">    #endif // DEBUG</w:t>
      </w:r>
    </w:p>
    <w:p w:rsidR="00BF5ABA" w:rsidRPr="000665B4" w:rsidRDefault="00BF5ABA" w:rsidP="00BF5ABA">
      <w:pPr>
        <w:rPr>
          <w:rFonts w:ascii="宋体" w:eastAsia="宋体" w:hAnsi="宋体"/>
        </w:rPr>
      </w:pPr>
    </w:p>
    <w:p w:rsidR="00BF5ABA" w:rsidRPr="000665B4" w:rsidRDefault="00BF5ABA" w:rsidP="00BF5ABA">
      <w:pPr>
        <w:rPr>
          <w:rFonts w:ascii="宋体" w:eastAsia="宋体" w:hAnsi="宋体"/>
        </w:rPr>
      </w:pPr>
      <w:r w:rsidRPr="000665B4">
        <w:rPr>
          <w:rFonts w:ascii="宋体" w:eastAsia="宋体" w:hAnsi="宋体"/>
        </w:rPr>
        <w:t xml:space="preserve">    nowx=x,nowy=y,visitnum=1,visited[nowx][nowy]=true;</w:t>
      </w:r>
    </w:p>
    <w:p w:rsidR="00BF5ABA" w:rsidRPr="000665B4" w:rsidRDefault="00BF5ABA" w:rsidP="00BF5ABA">
      <w:pPr>
        <w:rPr>
          <w:rFonts w:ascii="宋体" w:eastAsia="宋体" w:hAnsi="宋体"/>
        </w:rPr>
      </w:pPr>
      <w:r w:rsidRPr="000665B4">
        <w:rPr>
          <w:rFonts w:ascii="宋体" w:eastAsia="宋体" w:hAnsi="宋体"/>
        </w:rPr>
        <w:t xml:space="preserve">    for(int i=1;i&lt;=n;i++) maxnum[i]=m;</w:t>
      </w:r>
    </w:p>
    <w:p w:rsidR="00BF5ABA" w:rsidRPr="000665B4" w:rsidRDefault="00BF5ABA" w:rsidP="00BF5ABA">
      <w:pPr>
        <w:rPr>
          <w:rFonts w:ascii="宋体" w:eastAsia="宋体" w:hAnsi="宋体"/>
        </w:rPr>
      </w:pPr>
      <w:r w:rsidRPr="000665B4">
        <w:rPr>
          <w:rFonts w:ascii="宋体" w:eastAsia="宋体" w:hAnsi="宋体"/>
        </w:rPr>
        <w:t xml:space="preserve">    if(n==1){</w:t>
      </w:r>
    </w:p>
    <w:p w:rsidR="00BF5ABA" w:rsidRPr="000665B4" w:rsidRDefault="00BF5ABA" w:rsidP="00BF5ABA">
      <w:pPr>
        <w:rPr>
          <w:rFonts w:ascii="宋体" w:eastAsia="宋体" w:hAnsi="宋体"/>
        </w:rPr>
      </w:pPr>
      <w:r w:rsidRPr="000665B4">
        <w:rPr>
          <w:rFonts w:ascii="宋体" w:eastAsia="宋体" w:hAnsi="宋体"/>
        </w:rPr>
        <w:t xml:space="preserve">        nowx=1,nowy=1;</w:t>
      </w:r>
    </w:p>
    <w:p w:rsidR="00BF5ABA" w:rsidRPr="000665B4" w:rsidRDefault="00BF5ABA" w:rsidP="00BF5ABA">
      <w:pPr>
        <w:rPr>
          <w:rFonts w:ascii="宋体" w:eastAsia="宋体" w:hAnsi="宋体"/>
        </w:rPr>
      </w:pPr>
      <w:r w:rsidRPr="000665B4">
        <w:rPr>
          <w:rFonts w:ascii="宋体" w:eastAsia="宋体" w:hAnsi="宋体"/>
        </w:rPr>
        <w:t xml:space="preserve">        if(nowy!=y&amp;&amp;!visited[nowx][nowy]) 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while(nowy+1&lt;=m){</w:t>
      </w:r>
    </w:p>
    <w:p w:rsidR="00BF5ABA" w:rsidRPr="000665B4" w:rsidRDefault="00BF5ABA" w:rsidP="00BF5ABA">
      <w:pPr>
        <w:rPr>
          <w:rFonts w:ascii="宋体" w:eastAsia="宋体" w:hAnsi="宋体"/>
        </w:rPr>
      </w:pPr>
      <w:r w:rsidRPr="000665B4">
        <w:rPr>
          <w:rFonts w:ascii="宋体" w:eastAsia="宋体" w:hAnsi="宋体"/>
        </w:rPr>
        <w:t xml:space="preserve">            nowy++;</w:t>
      </w:r>
    </w:p>
    <w:p w:rsidR="00BF5ABA" w:rsidRPr="000665B4" w:rsidRDefault="00BF5ABA" w:rsidP="00BF5ABA">
      <w:pPr>
        <w:rPr>
          <w:rFonts w:ascii="宋体" w:eastAsia="宋体" w:hAnsi="宋体"/>
        </w:rPr>
      </w:pPr>
      <w:r w:rsidRPr="000665B4">
        <w:rPr>
          <w:rFonts w:ascii="宋体" w:eastAsia="宋体" w:hAnsi="宋体"/>
        </w:rPr>
        <w:t xml:space="preserve">            if(nowy!=y&amp;&amp;!visited[nowx][nowy]) cout&lt;&lt;nowx&lt;&lt;" </w:t>
      </w:r>
      <w:r w:rsidRPr="000665B4">
        <w:rPr>
          <w:rFonts w:ascii="宋体" w:eastAsia="宋体" w:hAnsi="宋体"/>
        </w:rPr>
        <w:lastRenderedPageBreak/>
        <w:t>"&lt;&lt;nowy&lt;&lt;endl,visitnum++;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t>
      </w:r>
    </w:p>
    <w:p w:rsidR="00BF5ABA" w:rsidRPr="000665B4" w:rsidRDefault="00BF5ABA" w:rsidP="00BF5ABA">
      <w:pPr>
        <w:rPr>
          <w:rFonts w:ascii="宋体" w:eastAsia="宋体" w:hAnsi="宋体"/>
        </w:rPr>
      </w:pPr>
      <w:r w:rsidRPr="000665B4">
        <w:rPr>
          <w:rFonts w:ascii="宋体" w:eastAsia="宋体" w:hAnsi="宋体"/>
        </w:rPr>
        <w:t xml:space="preserve">        //ASSERT(visitnum==n*m);</w:t>
      </w:r>
    </w:p>
    <w:p w:rsidR="00BF5ABA" w:rsidRPr="000665B4" w:rsidRDefault="00BF5ABA" w:rsidP="00BF5ABA">
      <w:pPr>
        <w:rPr>
          <w:rFonts w:ascii="宋体" w:eastAsia="宋体" w:hAnsi="宋体"/>
        </w:rPr>
      </w:pPr>
      <w:r w:rsidRPr="000665B4">
        <w:rPr>
          <w:rFonts w:ascii="宋体" w:eastAsia="宋体" w:hAnsi="宋体"/>
        </w:rPr>
        <w:t xml:space="preserve">        return 0;</w:t>
      </w:r>
    </w:p>
    <w:p w:rsidR="00BF5ABA" w:rsidRPr="000665B4" w:rsidRDefault="00BF5ABA" w:rsidP="00BF5ABA">
      <w:pPr>
        <w:rPr>
          <w:rFonts w:ascii="宋体" w:eastAsia="宋体" w:hAnsi="宋体"/>
        </w:rPr>
      </w:pPr>
      <w:r w:rsidRPr="000665B4">
        <w:rPr>
          <w:rFonts w:ascii="宋体" w:eastAsia="宋体" w:hAnsi="宋体"/>
        </w:rPr>
        <w:t xml:space="preserve">    }</w:t>
      </w:r>
    </w:p>
    <w:p w:rsidR="00BF5ABA" w:rsidRPr="000665B4" w:rsidRDefault="00BF5ABA" w:rsidP="00BF5ABA">
      <w:pPr>
        <w:rPr>
          <w:rFonts w:ascii="宋体" w:eastAsia="宋体" w:hAnsi="宋体"/>
        </w:rPr>
      </w:pPr>
      <w:r w:rsidRPr="000665B4">
        <w:rPr>
          <w:rFonts w:ascii="宋体" w:eastAsia="宋体" w:hAnsi="宋体"/>
        </w:rPr>
        <w:t xml:space="preserve">    if(y==1){</w:t>
      </w:r>
    </w:p>
    <w:p w:rsidR="00BF5ABA" w:rsidRPr="000665B4" w:rsidRDefault="00BF5ABA" w:rsidP="00BF5ABA">
      <w:pPr>
        <w:rPr>
          <w:rFonts w:ascii="宋体" w:eastAsia="宋体" w:hAnsi="宋体"/>
        </w:rPr>
      </w:pPr>
      <w:r w:rsidRPr="000665B4">
        <w:rPr>
          <w:rFonts w:ascii="宋体" w:eastAsia="宋体" w:hAnsi="宋体"/>
        </w:rPr>
        <w:t xml:space="preserve">        nowx=1;</w:t>
      </w:r>
    </w:p>
    <w:p w:rsidR="00BF5ABA" w:rsidRPr="000665B4" w:rsidRDefault="00BF5ABA" w:rsidP="00BF5ABA">
      <w:pPr>
        <w:rPr>
          <w:rFonts w:ascii="宋体" w:eastAsia="宋体" w:hAnsi="宋体"/>
        </w:rPr>
      </w:pPr>
      <w:r w:rsidRPr="000665B4">
        <w:rPr>
          <w:rFonts w:ascii="宋体" w:eastAsia="宋体" w:hAnsi="宋体"/>
        </w:rPr>
        <w:t xml:space="preserve">        if(nowx!=x&amp;&amp;!visited[nowx][nowy]) 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while(nowx+1&lt;=n){</w:t>
      </w:r>
    </w:p>
    <w:p w:rsidR="00BF5ABA" w:rsidRPr="000665B4" w:rsidRDefault="00BF5ABA" w:rsidP="00BF5ABA">
      <w:pPr>
        <w:rPr>
          <w:rFonts w:ascii="宋体" w:eastAsia="宋体" w:hAnsi="宋体"/>
        </w:rPr>
      </w:pPr>
      <w:r w:rsidRPr="000665B4">
        <w:rPr>
          <w:rFonts w:ascii="宋体" w:eastAsia="宋体" w:hAnsi="宋体"/>
        </w:rPr>
        <w:t xml:space="preserve">            nowx++;</w:t>
      </w:r>
    </w:p>
    <w:p w:rsidR="00BF5ABA" w:rsidRPr="000665B4" w:rsidRDefault="00BF5ABA" w:rsidP="00BF5ABA">
      <w:pPr>
        <w:rPr>
          <w:rFonts w:ascii="宋体" w:eastAsia="宋体" w:hAnsi="宋体"/>
        </w:rPr>
      </w:pPr>
      <w:r w:rsidRPr="000665B4">
        <w:rPr>
          <w:rFonts w:ascii="宋体" w:eastAsia="宋体" w:hAnsi="宋体"/>
        </w:rPr>
        <w:t xml:space="preserve">            if(nowx!=x&amp;&amp;!visited[nowx][nowy]) 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t>
      </w:r>
    </w:p>
    <w:p w:rsidR="00BF5ABA" w:rsidRPr="000665B4" w:rsidRDefault="00BF5ABA" w:rsidP="00BF5ABA">
      <w:pPr>
        <w:rPr>
          <w:rFonts w:ascii="宋体" w:eastAsia="宋体" w:hAnsi="宋体"/>
        </w:rPr>
      </w:pPr>
      <w:r w:rsidRPr="000665B4">
        <w:rPr>
          <w:rFonts w:ascii="宋体" w:eastAsia="宋体" w:hAnsi="宋体"/>
        </w:rPr>
        <w:t xml:space="preserve">        if (m==1) return 0;</w:t>
      </w:r>
    </w:p>
    <w:p w:rsidR="00BF5ABA" w:rsidRPr="000665B4" w:rsidRDefault="00BF5ABA" w:rsidP="00BF5ABA">
      <w:pPr>
        <w:rPr>
          <w:rFonts w:ascii="宋体" w:eastAsia="宋体" w:hAnsi="宋体"/>
        </w:rPr>
      </w:pPr>
      <w:r w:rsidRPr="000665B4">
        <w:rPr>
          <w:rFonts w:ascii="宋体" w:eastAsia="宋体" w:hAnsi="宋体"/>
        </w:rPr>
        <w:t xml:space="preserve">        nowx=n,nowy=2;</w:t>
      </w:r>
    </w:p>
    <w:p w:rsidR="00BF5ABA" w:rsidRPr="000665B4" w:rsidRDefault="00BF5ABA" w:rsidP="00BF5ABA">
      <w:pPr>
        <w:rPr>
          <w:rFonts w:ascii="宋体" w:eastAsia="宋体" w:hAnsi="宋体"/>
        </w:rPr>
      </w:pPr>
      <w:r w:rsidRPr="000665B4">
        <w:rPr>
          <w:rFonts w:ascii="宋体" w:eastAsia="宋体" w:hAnsi="宋体"/>
        </w:rPr>
        <w:t xml:space="preserve">        if(!visited[nowx][nowy])cout&lt;&lt;nowx&lt;&lt;"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do{</w:t>
      </w:r>
    </w:p>
    <w:p w:rsidR="00BF5ABA" w:rsidRPr="000665B4" w:rsidRDefault="00BF5ABA" w:rsidP="00BF5ABA">
      <w:pPr>
        <w:rPr>
          <w:rFonts w:ascii="宋体" w:eastAsia="宋体" w:hAnsi="宋体"/>
        </w:rPr>
      </w:pPr>
      <w:r w:rsidRPr="000665B4">
        <w:rPr>
          <w:rFonts w:ascii="宋体" w:eastAsia="宋体" w:hAnsi="宋体"/>
        </w:rPr>
        <w:t xml:space="preserve">            nowx=1;</w:t>
      </w:r>
    </w:p>
    <w:p w:rsidR="00BF5ABA" w:rsidRPr="000665B4" w:rsidRDefault="00BF5ABA" w:rsidP="00BF5ABA">
      <w:pPr>
        <w:rPr>
          <w:rFonts w:ascii="宋体" w:eastAsia="宋体" w:hAnsi="宋体"/>
        </w:rPr>
      </w:pPr>
      <w:r w:rsidRPr="000665B4">
        <w:rPr>
          <w:rFonts w:ascii="宋体" w:eastAsia="宋体" w:hAnsi="宋体"/>
        </w:rPr>
        <w:t xml:space="preserve">            if(!visited[nowx][nowy]) 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while(nowx+1&lt;n){</w:t>
      </w:r>
    </w:p>
    <w:p w:rsidR="00BF5ABA" w:rsidRPr="000665B4" w:rsidRDefault="00BF5ABA" w:rsidP="00BF5ABA">
      <w:pPr>
        <w:rPr>
          <w:rFonts w:ascii="宋体" w:eastAsia="宋体" w:hAnsi="宋体"/>
        </w:rPr>
      </w:pPr>
      <w:r w:rsidRPr="000665B4">
        <w:rPr>
          <w:rFonts w:ascii="宋体" w:eastAsia="宋体" w:hAnsi="宋体"/>
        </w:rPr>
        <w:t xml:space="preserve">                nowx++;</w:t>
      </w:r>
    </w:p>
    <w:p w:rsidR="00BF5ABA" w:rsidRPr="000665B4" w:rsidRDefault="00BF5ABA" w:rsidP="00BF5ABA">
      <w:pPr>
        <w:rPr>
          <w:rFonts w:ascii="宋体" w:eastAsia="宋体" w:hAnsi="宋体"/>
        </w:rPr>
      </w:pPr>
      <w:r w:rsidRPr="000665B4">
        <w:rPr>
          <w:rFonts w:ascii="宋体" w:eastAsia="宋体" w:hAnsi="宋体"/>
        </w:rPr>
        <w:t xml:space="preserve">                if(!visited[nowx][nowy]) 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t>
      </w:r>
    </w:p>
    <w:p w:rsidR="00BF5ABA" w:rsidRPr="000665B4" w:rsidRDefault="00BF5ABA" w:rsidP="00BF5ABA">
      <w:pPr>
        <w:rPr>
          <w:rFonts w:ascii="宋体" w:eastAsia="宋体" w:hAnsi="宋体"/>
        </w:rPr>
      </w:pPr>
      <w:r w:rsidRPr="000665B4">
        <w:rPr>
          <w:rFonts w:ascii="宋体" w:eastAsia="宋体" w:hAnsi="宋体"/>
        </w:rPr>
        <w:t xml:space="preserve">            nowx++,nowy++;</w:t>
      </w:r>
    </w:p>
    <w:p w:rsidR="00BF5ABA" w:rsidRPr="000665B4" w:rsidRDefault="00BF5ABA" w:rsidP="00BF5ABA">
      <w:pPr>
        <w:rPr>
          <w:rFonts w:ascii="宋体" w:eastAsia="宋体" w:hAnsi="宋体"/>
        </w:rPr>
      </w:pPr>
      <w:r w:rsidRPr="000665B4">
        <w:rPr>
          <w:rFonts w:ascii="宋体" w:eastAsia="宋体" w:hAnsi="宋体"/>
        </w:rPr>
        <w:t xml:space="preserve">            if(nowx&gt;n||nowy&gt;m) return 0;</w:t>
      </w:r>
    </w:p>
    <w:p w:rsidR="00BF5ABA" w:rsidRPr="000665B4" w:rsidRDefault="00BF5ABA" w:rsidP="00BF5ABA">
      <w:pPr>
        <w:rPr>
          <w:rFonts w:ascii="宋体" w:eastAsia="宋体" w:hAnsi="宋体"/>
        </w:rPr>
      </w:pPr>
      <w:r w:rsidRPr="000665B4">
        <w:rPr>
          <w:rFonts w:ascii="宋体" w:eastAsia="宋体" w:hAnsi="宋体"/>
        </w:rPr>
        <w:t xml:space="preserve">            if(!visited[nowx][nowy]) 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}while(1);</w:t>
      </w:r>
    </w:p>
    <w:p w:rsidR="00BF5ABA" w:rsidRPr="000665B4" w:rsidRDefault="00BF5ABA" w:rsidP="00BF5ABA">
      <w:pPr>
        <w:rPr>
          <w:rFonts w:ascii="宋体" w:eastAsia="宋体" w:hAnsi="宋体"/>
        </w:rPr>
      </w:pPr>
      <w:r w:rsidRPr="000665B4">
        <w:rPr>
          <w:rFonts w:ascii="宋体" w:eastAsia="宋体" w:hAnsi="宋体"/>
        </w:rPr>
        <w:t xml:space="preserve">        //ASSERT(visitnum==n*m);</w:t>
      </w:r>
    </w:p>
    <w:p w:rsidR="00BF5ABA" w:rsidRPr="000665B4" w:rsidRDefault="00BF5ABA" w:rsidP="00BF5ABA">
      <w:pPr>
        <w:rPr>
          <w:rFonts w:ascii="宋体" w:eastAsia="宋体" w:hAnsi="宋体"/>
        </w:rPr>
      </w:pPr>
      <w:r w:rsidRPr="000665B4">
        <w:rPr>
          <w:rFonts w:ascii="宋体" w:eastAsia="宋体" w:hAnsi="宋体"/>
        </w:rPr>
        <w:t xml:space="preserve">        return 0;</w:t>
      </w:r>
    </w:p>
    <w:p w:rsidR="00BF5ABA" w:rsidRPr="000665B4" w:rsidRDefault="00BF5ABA" w:rsidP="00BF5ABA">
      <w:pPr>
        <w:rPr>
          <w:rFonts w:ascii="宋体" w:eastAsia="宋体" w:hAnsi="宋体"/>
        </w:rPr>
      </w:pPr>
      <w:r w:rsidRPr="000665B4">
        <w:rPr>
          <w:rFonts w:ascii="宋体" w:eastAsia="宋体" w:hAnsi="宋体"/>
        </w:rPr>
        <w:lastRenderedPageBreak/>
        <w:t xml:space="preserve">    }</w:t>
      </w:r>
    </w:p>
    <w:p w:rsidR="00BF5ABA" w:rsidRPr="000665B4" w:rsidRDefault="00BF5ABA" w:rsidP="00BF5ABA">
      <w:pPr>
        <w:rPr>
          <w:rFonts w:ascii="宋体" w:eastAsia="宋体" w:hAnsi="宋体"/>
        </w:rPr>
      </w:pPr>
      <w:r w:rsidRPr="000665B4">
        <w:rPr>
          <w:rFonts w:ascii="宋体" w:eastAsia="宋体" w:hAnsi="宋体"/>
        </w:rPr>
        <w:t xml:space="preserve">    maxnum[x]=y-1;</w:t>
      </w:r>
    </w:p>
    <w:p w:rsidR="00BF5ABA" w:rsidRPr="000665B4" w:rsidRDefault="00BF5ABA" w:rsidP="00BF5ABA">
      <w:pPr>
        <w:rPr>
          <w:rFonts w:ascii="宋体" w:eastAsia="宋体" w:hAnsi="宋体"/>
        </w:rPr>
      </w:pPr>
      <w:r w:rsidRPr="000665B4">
        <w:rPr>
          <w:rFonts w:ascii="宋体" w:eastAsia="宋体" w:hAnsi="宋体"/>
        </w:rPr>
        <w:t xml:space="preserve">    while(nowy+1&lt;=m){</w:t>
      </w:r>
    </w:p>
    <w:p w:rsidR="00BF5ABA" w:rsidRPr="000665B4" w:rsidRDefault="00BF5ABA" w:rsidP="00BF5ABA">
      <w:pPr>
        <w:rPr>
          <w:rFonts w:ascii="宋体" w:eastAsia="宋体" w:hAnsi="宋体"/>
        </w:rPr>
      </w:pPr>
      <w:r w:rsidRPr="000665B4">
        <w:rPr>
          <w:rFonts w:ascii="宋体" w:eastAsia="宋体" w:hAnsi="宋体"/>
        </w:rPr>
        <w:t xml:space="preserve">        nowy++;</w:t>
      </w:r>
    </w:p>
    <w:p w:rsidR="00BF5ABA" w:rsidRPr="000665B4" w:rsidRDefault="00BF5ABA" w:rsidP="00BF5ABA">
      <w:pPr>
        <w:rPr>
          <w:rFonts w:ascii="宋体" w:eastAsia="宋体" w:hAnsi="宋体"/>
        </w:rPr>
      </w:pPr>
      <w:r w:rsidRPr="000665B4">
        <w:rPr>
          <w:rFonts w:ascii="宋体" w:eastAsia="宋体" w:hAnsi="宋体"/>
        </w:rPr>
        <w:t xml:space="preserve">        if(!visited[nowx][nowy]) 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t>
      </w:r>
    </w:p>
    <w:p w:rsidR="00BF5ABA" w:rsidRPr="000665B4" w:rsidRDefault="00BF5ABA" w:rsidP="00BF5ABA">
      <w:pPr>
        <w:rPr>
          <w:rFonts w:ascii="宋体" w:eastAsia="宋体" w:hAnsi="宋体"/>
        </w:rPr>
      </w:pPr>
      <w:r w:rsidRPr="000665B4">
        <w:rPr>
          <w:rFonts w:ascii="宋体" w:eastAsia="宋体" w:hAnsi="宋体"/>
        </w:rPr>
        <w:t xml:space="preserve">    while(nowx+1&lt;=n){</w:t>
      </w:r>
    </w:p>
    <w:p w:rsidR="00BF5ABA" w:rsidRPr="000665B4" w:rsidRDefault="00BF5ABA" w:rsidP="00BF5ABA">
      <w:pPr>
        <w:rPr>
          <w:rFonts w:ascii="宋体" w:eastAsia="宋体" w:hAnsi="宋体"/>
        </w:rPr>
      </w:pPr>
      <w:r w:rsidRPr="000665B4">
        <w:rPr>
          <w:rFonts w:ascii="宋体" w:eastAsia="宋体" w:hAnsi="宋体"/>
        </w:rPr>
        <w:t xml:space="preserve">        nowx++;</w:t>
      </w:r>
    </w:p>
    <w:p w:rsidR="00BF5ABA" w:rsidRPr="000665B4" w:rsidRDefault="00BF5ABA" w:rsidP="00BF5ABA">
      <w:pPr>
        <w:rPr>
          <w:rFonts w:ascii="宋体" w:eastAsia="宋体" w:hAnsi="宋体"/>
        </w:rPr>
      </w:pPr>
      <w:r w:rsidRPr="000665B4">
        <w:rPr>
          <w:rFonts w:ascii="宋体" w:eastAsia="宋体" w:hAnsi="宋体"/>
        </w:rPr>
        <w:t xml:space="preserve">        if(!visited[nowx][nowy]) 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maxnum[nowx]=m-1;</w:t>
      </w:r>
    </w:p>
    <w:p w:rsidR="00BF5ABA" w:rsidRPr="000665B4" w:rsidRDefault="00BF5ABA" w:rsidP="00BF5ABA">
      <w:pPr>
        <w:rPr>
          <w:rFonts w:ascii="宋体" w:eastAsia="宋体" w:hAnsi="宋体"/>
        </w:rPr>
      </w:pPr>
      <w:r w:rsidRPr="000665B4">
        <w:rPr>
          <w:rFonts w:ascii="宋体" w:eastAsia="宋体" w:hAnsi="宋体"/>
        </w:rPr>
        <w:t xml:space="preserve">    }</w:t>
      </w:r>
    </w:p>
    <w:p w:rsidR="00BF5ABA" w:rsidRPr="000665B4" w:rsidRDefault="00BF5ABA" w:rsidP="00BF5ABA">
      <w:pPr>
        <w:rPr>
          <w:rFonts w:ascii="宋体" w:eastAsia="宋体" w:hAnsi="宋体"/>
        </w:rPr>
      </w:pPr>
      <w:r w:rsidRPr="000665B4">
        <w:rPr>
          <w:rFonts w:ascii="宋体" w:eastAsia="宋体" w:hAnsi="宋体"/>
        </w:rPr>
        <w:t xml:space="preserve">    while(nowy-1&gt;=1){</w:t>
      </w:r>
    </w:p>
    <w:p w:rsidR="00BF5ABA" w:rsidRPr="000665B4" w:rsidRDefault="00BF5ABA" w:rsidP="00BF5ABA">
      <w:pPr>
        <w:rPr>
          <w:rFonts w:ascii="宋体" w:eastAsia="宋体" w:hAnsi="宋体"/>
        </w:rPr>
      </w:pPr>
      <w:r w:rsidRPr="000665B4">
        <w:rPr>
          <w:rFonts w:ascii="宋体" w:eastAsia="宋体" w:hAnsi="宋体"/>
        </w:rPr>
        <w:t xml:space="preserve">        nowy--;</w:t>
      </w:r>
    </w:p>
    <w:p w:rsidR="00BF5ABA" w:rsidRPr="000665B4" w:rsidRDefault="00BF5ABA" w:rsidP="00BF5ABA">
      <w:pPr>
        <w:rPr>
          <w:rFonts w:ascii="宋体" w:eastAsia="宋体" w:hAnsi="宋体"/>
        </w:rPr>
      </w:pPr>
      <w:r w:rsidRPr="000665B4">
        <w:rPr>
          <w:rFonts w:ascii="宋体" w:eastAsia="宋体" w:hAnsi="宋体"/>
        </w:rPr>
        <w:t xml:space="preserve">        if(!visited[nowx][nowy])cout&lt;&lt;nowx&lt;&lt;"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t>
      </w:r>
    </w:p>
    <w:p w:rsidR="00BF5ABA" w:rsidRPr="000665B4" w:rsidRDefault="00BF5ABA" w:rsidP="00BF5ABA">
      <w:pPr>
        <w:rPr>
          <w:rFonts w:ascii="宋体" w:eastAsia="宋体" w:hAnsi="宋体"/>
        </w:rPr>
      </w:pPr>
      <w:r w:rsidRPr="000665B4">
        <w:rPr>
          <w:rFonts w:ascii="宋体" w:eastAsia="宋体" w:hAnsi="宋体"/>
        </w:rPr>
        <w:t xml:space="preserve">    if(nowx-1&lt;1){</w:t>
      </w:r>
    </w:p>
    <w:p w:rsidR="00BF5ABA" w:rsidRPr="000665B4" w:rsidRDefault="00BF5ABA" w:rsidP="00BF5ABA">
      <w:pPr>
        <w:rPr>
          <w:rFonts w:ascii="宋体" w:eastAsia="宋体" w:hAnsi="宋体"/>
        </w:rPr>
      </w:pPr>
      <w:r w:rsidRPr="000665B4">
        <w:rPr>
          <w:rFonts w:ascii="宋体" w:eastAsia="宋体" w:hAnsi="宋体"/>
        </w:rPr>
        <w:t xml:space="preserve">        //ASSERT(visitnum==n*m);</w:t>
      </w:r>
    </w:p>
    <w:p w:rsidR="00BF5ABA" w:rsidRPr="000665B4" w:rsidRDefault="00BF5ABA" w:rsidP="00BF5ABA">
      <w:pPr>
        <w:rPr>
          <w:rFonts w:ascii="宋体" w:eastAsia="宋体" w:hAnsi="宋体"/>
        </w:rPr>
      </w:pPr>
      <w:r w:rsidRPr="000665B4">
        <w:rPr>
          <w:rFonts w:ascii="宋体" w:eastAsia="宋体" w:hAnsi="宋体"/>
        </w:rPr>
        <w:t xml:space="preserve">        return 0;</w:t>
      </w:r>
    </w:p>
    <w:p w:rsidR="00BF5ABA" w:rsidRPr="000665B4" w:rsidRDefault="00BF5ABA" w:rsidP="00BF5ABA">
      <w:pPr>
        <w:rPr>
          <w:rFonts w:ascii="宋体" w:eastAsia="宋体" w:hAnsi="宋体"/>
        </w:rPr>
      </w:pPr>
      <w:r w:rsidRPr="000665B4">
        <w:rPr>
          <w:rFonts w:ascii="宋体" w:eastAsia="宋体" w:hAnsi="宋体"/>
        </w:rPr>
        <w:t xml:space="preserve">    }</w:t>
      </w:r>
    </w:p>
    <w:p w:rsidR="00BF5ABA" w:rsidRPr="000665B4" w:rsidRDefault="00BF5ABA" w:rsidP="00BF5ABA">
      <w:pPr>
        <w:rPr>
          <w:rFonts w:ascii="宋体" w:eastAsia="宋体" w:hAnsi="宋体"/>
        </w:rPr>
      </w:pPr>
      <w:r w:rsidRPr="000665B4">
        <w:rPr>
          <w:rFonts w:ascii="宋体" w:eastAsia="宋体" w:hAnsi="宋体"/>
        </w:rPr>
        <w:t xml:space="preserve">    nowx--;</w:t>
      </w:r>
    </w:p>
    <w:p w:rsidR="00BF5ABA" w:rsidRPr="000665B4" w:rsidRDefault="00BF5ABA" w:rsidP="00BF5ABA">
      <w:pPr>
        <w:rPr>
          <w:rFonts w:ascii="宋体" w:eastAsia="宋体" w:hAnsi="宋体"/>
        </w:rPr>
      </w:pPr>
      <w:r w:rsidRPr="000665B4">
        <w:rPr>
          <w:rFonts w:ascii="宋体" w:eastAsia="宋体" w:hAnsi="宋体"/>
        </w:rPr>
        <w:t xml:space="preserve">    if(!visited[nowx][nowy])cout&lt;&lt;nowx&lt;&lt;"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int minrow=1;</w:t>
      </w:r>
    </w:p>
    <w:p w:rsidR="00BF5ABA" w:rsidRPr="000665B4" w:rsidRDefault="00BF5ABA" w:rsidP="00BF5ABA">
      <w:pPr>
        <w:rPr>
          <w:rFonts w:ascii="宋体" w:eastAsia="宋体" w:hAnsi="宋体"/>
        </w:rPr>
      </w:pPr>
      <w:r w:rsidRPr="000665B4">
        <w:rPr>
          <w:rFonts w:ascii="宋体" w:eastAsia="宋体" w:hAnsi="宋体"/>
        </w:rPr>
        <w:t xml:space="preserve">    if(x==1&amp;&amp;y==1) minrow=2;</w:t>
      </w:r>
    </w:p>
    <w:p w:rsidR="00BF5ABA" w:rsidRPr="000665B4" w:rsidRDefault="00BF5ABA" w:rsidP="00BF5ABA">
      <w:pPr>
        <w:rPr>
          <w:rFonts w:ascii="宋体" w:eastAsia="宋体" w:hAnsi="宋体"/>
        </w:rPr>
      </w:pPr>
      <w:r w:rsidRPr="000665B4">
        <w:rPr>
          <w:rFonts w:ascii="宋体" w:eastAsia="宋体" w:hAnsi="宋体"/>
        </w:rPr>
        <w:t xml:space="preserve">    do{</w:t>
      </w:r>
    </w:p>
    <w:p w:rsidR="00BF5ABA" w:rsidRPr="000665B4" w:rsidRDefault="00BF5ABA" w:rsidP="00BF5ABA">
      <w:pPr>
        <w:rPr>
          <w:rFonts w:ascii="宋体" w:eastAsia="宋体" w:hAnsi="宋体"/>
        </w:rPr>
      </w:pPr>
      <w:r w:rsidRPr="000665B4">
        <w:rPr>
          <w:rFonts w:ascii="宋体" w:eastAsia="宋体" w:hAnsi="宋体"/>
        </w:rPr>
        <w:t xml:space="preserve">        nowy=maxnum[nowx];</w:t>
      </w:r>
    </w:p>
    <w:p w:rsidR="00BF5ABA" w:rsidRPr="000665B4" w:rsidRDefault="00BF5ABA" w:rsidP="00BF5ABA">
      <w:pPr>
        <w:rPr>
          <w:rFonts w:ascii="宋体" w:eastAsia="宋体" w:hAnsi="宋体"/>
        </w:rPr>
      </w:pPr>
      <w:r w:rsidRPr="000665B4">
        <w:rPr>
          <w:rFonts w:ascii="宋体" w:eastAsia="宋体" w:hAnsi="宋体"/>
        </w:rPr>
        <w:t xml:space="preserve">        if(!visited[nowx][nowy])cout&lt;&lt;nowx&lt;&lt;"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while(nowy-1&gt;=2){</w:t>
      </w:r>
    </w:p>
    <w:p w:rsidR="00BF5ABA" w:rsidRPr="000665B4" w:rsidRDefault="00BF5ABA" w:rsidP="00BF5ABA">
      <w:pPr>
        <w:rPr>
          <w:rFonts w:ascii="宋体" w:eastAsia="宋体" w:hAnsi="宋体"/>
        </w:rPr>
      </w:pPr>
      <w:r w:rsidRPr="000665B4">
        <w:rPr>
          <w:rFonts w:ascii="宋体" w:eastAsia="宋体" w:hAnsi="宋体"/>
        </w:rPr>
        <w:t xml:space="preserve">            nowy--;</w:t>
      </w:r>
    </w:p>
    <w:p w:rsidR="00BF5ABA" w:rsidRPr="000665B4" w:rsidRDefault="00BF5ABA" w:rsidP="00BF5ABA">
      <w:pPr>
        <w:rPr>
          <w:rFonts w:ascii="宋体" w:eastAsia="宋体" w:hAnsi="宋体"/>
        </w:rPr>
      </w:pPr>
      <w:r w:rsidRPr="000665B4">
        <w:rPr>
          <w:rFonts w:ascii="宋体" w:eastAsia="宋体" w:hAnsi="宋体"/>
        </w:rPr>
        <w:t xml:space="preserve">            if(!visited[nowx][nowy])cout&lt;&lt;nowx&lt;&lt;"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t>
      </w:r>
    </w:p>
    <w:p w:rsidR="00BF5ABA" w:rsidRPr="000665B4" w:rsidRDefault="00BF5ABA" w:rsidP="00BF5ABA">
      <w:pPr>
        <w:rPr>
          <w:rFonts w:ascii="宋体" w:eastAsia="宋体" w:hAnsi="宋体"/>
        </w:rPr>
      </w:pPr>
      <w:r w:rsidRPr="000665B4">
        <w:rPr>
          <w:rFonts w:ascii="宋体" w:eastAsia="宋体" w:hAnsi="宋体"/>
        </w:rPr>
        <w:t xml:space="preserve">        nowx--,nowy=1;</w:t>
      </w:r>
    </w:p>
    <w:p w:rsidR="00BF5ABA" w:rsidRPr="000665B4" w:rsidRDefault="00BF5ABA" w:rsidP="00BF5ABA">
      <w:pPr>
        <w:rPr>
          <w:rFonts w:ascii="宋体" w:eastAsia="宋体" w:hAnsi="宋体"/>
        </w:rPr>
      </w:pPr>
      <w:r w:rsidRPr="000665B4">
        <w:rPr>
          <w:rFonts w:ascii="宋体" w:eastAsia="宋体" w:hAnsi="宋体"/>
        </w:rPr>
        <w:t xml:space="preserve">        if(nowx&lt;minrow||nowy&lt;1) break;</w:t>
      </w:r>
    </w:p>
    <w:p w:rsidR="00BF5ABA" w:rsidRPr="000665B4" w:rsidRDefault="00BF5ABA" w:rsidP="00BF5ABA">
      <w:pPr>
        <w:rPr>
          <w:rFonts w:ascii="宋体" w:eastAsia="宋体" w:hAnsi="宋体"/>
        </w:rPr>
      </w:pPr>
      <w:r w:rsidRPr="000665B4">
        <w:rPr>
          <w:rFonts w:ascii="宋体" w:eastAsia="宋体" w:hAnsi="宋体"/>
        </w:rPr>
        <w:lastRenderedPageBreak/>
        <w:t xml:space="preserve">        if(!visited[nowx][nowy])cout&lt;&lt;nowx&lt;&lt;" "&lt;&lt;nowy&lt;&lt;endl,visitnum++;</w:t>
      </w:r>
    </w:p>
    <w:p w:rsidR="00BF5ABA" w:rsidRPr="000665B4" w:rsidRDefault="00BF5ABA" w:rsidP="00BF5ABA">
      <w:pPr>
        <w:rPr>
          <w:rFonts w:ascii="宋体" w:eastAsia="宋体" w:hAnsi="宋体"/>
        </w:rPr>
      </w:pPr>
      <w:r w:rsidRPr="000665B4">
        <w:rPr>
          <w:rFonts w:ascii="宋体" w:eastAsia="宋体" w:hAnsi="宋体"/>
        </w:rPr>
        <w:t xml:space="preserve">        ASSERT(nowx&gt;=1&amp;&amp;nowx&lt;=n&amp;&amp;nowy&gt;=1&amp;&amp;nowy&lt;=m);</w:t>
      </w:r>
    </w:p>
    <w:p w:rsidR="00BF5ABA" w:rsidRPr="000665B4" w:rsidRDefault="00BF5ABA" w:rsidP="00BF5ABA">
      <w:pPr>
        <w:rPr>
          <w:rFonts w:ascii="宋体" w:eastAsia="宋体" w:hAnsi="宋体"/>
        </w:rPr>
      </w:pPr>
      <w:r w:rsidRPr="000665B4">
        <w:rPr>
          <w:rFonts w:ascii="宋体" w:eastAsia="宋体" w:hAnsi="宋体"/>
        </w:rPr>
        <w:t xml:space="preserve">        visited[nowx][nowy]=true;</w:t>
      </w:r>
    </w:p>
    <w:p w:rsidR="00BF5ABA" w:rsidRPr="000665B4" w:rsidRDefault="00BF5ABA" w:rsidP="00BF5ABA">
      <w:pPr>
        <w:rPr>
          <w:rFonts w:ascii="宋体" w:eastAsia="宋体" w:hAnsi="宋体"/>
        </w:rPr>
      </w:pPr>
      <w:r w:rsidRPr="000665B4">
        <w:rPr>
          <w:rFonts w:ascii="宋体" w:eastAsia="宋体" w:hAnsi="宋体"/>
        </w:rPr>
        <w:t xml:space="preserve">    }while(true);</w:t>
      </w:r>
    </w:p>
    <w:p w:rsidR="00BF5ABA" w:rsidRPr="000665B4" w:rsidRDefault="00BF5ABA" w:rsidP="00BF5ABA">
      <w:pPr>
        <w:rPr>
          <w:rFonts w:ascii="宋体" w:eastAsia="宋体" w:hAnsi="宋体"/>
        </w:rPr>
      </w:pPr>
      <w:r w:rsidRPr="000665B4">
        <w:rPr>
          <w:rFonts w:ascii="宋体" w:eastAsia="宋体" w:hAnsi="宋体"/>
        </w:rPr>
        <w:t xml:space="preserve">    #ifdef DEBUG</w:t>
      </w:r>
    </w:p>
    <w:p w:rsidR="00BF5ABA" w:rsidRPr="000665B4" w:rsidRDefault="00BF5ABA" w:rsidP="00BF5ABA">
      <w:pPr>
        <w:rPr>
          <w:rFonts w:ascii="宋体" w:eastAsia="宋体" w:hAnsi="宋体"/>
        </w:rPr>
      </w:pPr>
      <w:r w:rsidRPr="000665B4">
        <w:rPr>
          <w:rFonts w:ascii="宋体" w:eastAsia="宋体" w:hAnsi="宋体"/>
        </w:rPr>
        <w:t xml:space="preserve">    cout&lt;&lt;n&lt;&lt;" "&lt;&lt;m&lt;&lt;" "&lt;&lt;x&lt;&lt;" "&lt;&lt;y&lt;&lt;endl;</w:t>
      </w:r>
    </w:p>
    <w:p w:rsidR="00BF5ABA" w:rsidRPr="000665B4" w:rsidRDefault="00BF5ABA" w:rsidP="00BF5ABA">
      <w:pPr>
        <w:rPr>
          <w:rFonts w:ascii="宋体" w:eastAsia="宋体" w:hAnsi="宋体"/>
        </w:rPr>
      </w:pPr>
      <w:r w:rsidRPr="000665B4">
        <w:rPr>
          <w:rFonts w:ascii="宋体" w:eastAsia="宋体" w:hAnsi="宋体"/>
        </w:rPr>
        <w:t xml:space="preserve">    #endif // DEBUG</w:t>
      </w:r>
    </w:p>
    <w:p w:rsidR="00BF5ABA" w:rsidRPr="000665B4" w:rsidRDefault="00BF5ABA" w:rsidP="00BF5ABA">
      <w:pPr>
        <w:rPr>
          <w:rFonts w:ascii="宋体" w:eastAsia="宋体" w:hAnsi="宋体"/>
        </w:rPr>
      </w:pPr>
      <w:r w:rsidRPr="000665B4">
        <w:rPr>
          <w:rFonts w:ascii="宋体" w:eastAsia="宋体" w:hAnsi="宋体"/>
        </w:rPr>
        <w:t xml:space="preserve">    ASSERT(visitnum==n*m);</w:t>
      </w:r>
    </w:p>
    <w:p w:rsidR="00BF5ABA" w:rsidRPr="000665B4" w:rsidRDefault="00BF5ABA" w:rsidP="00BF5ABA">
      <w:pPr>
        <w:rPr>
          <w:rFonts w:ascii="宋体" w:eastAsia="宋体" w:hAnsi="宋体"/>
        </w:rPr>
      </w:pPr>
      <w:r w:rsidRPr="000665B4">
        <w:rPr>
          <w:rFonts w:ascii="宋体" w:eastAsia="宋体" w:hAnsi="宋体"/>
        </w:rPr>
        <w:t xml:space="preserve">    return 0;</w:t>
      </w:r>
    </w:p>
    <w:p w:rsidR="00BF5ABA" w:rsidRPr="000665B4" w:rsidRDefault="00BF5ABA" w:rsidP="00BF5ABA">
      <w:pPr>
        <w:rPr>
          <w:rFonts w:ascii="宋体" w:eastAsia="宋体" w:hAnsi="宋体"/>
        </w:rPr>
      </w:pPr>
      <w:r w:rsidRPr="000665B4">
        <w:rPr>
          <w:rFonts w:ascii="宋体" w:eastAsia="宋体" w:hAnsi="宋体"/>
        </w:rPr>
        <w:t>}</w:t>
      </w:r>
    </w:p>
    <w:p w:rsidR="00BF5ABA" w:rsidRPr="000665B4" w:rsidRDefault="00BF5ABA" w:rsidP="00BF5ABA">
      <w:pPr>
        <w:pStyle w:val="3"/>
        <w:rPr>
          <w:rFonts w:ascii="宋体" w:eastAsia="宋体" w:hAnsi="宋体"/>
          <w:b w:val="0"/>
        </w:rPr>
      </w:pPr>
      <w:bookmarkStart w:id="75" w:name="_Toc524382976"/>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6300</w:t>
      </w:r>
      <w:r w:rsidRPr="000665B4">
        <w:rPr>
          <w:rFonts w:ascii="宋体" w:eastAsia="宋体" w:hAnsi="宋体" w:hint="eastAsia"/>
          <w:b w:val="0"/>
        </w:rPr>
        <w:t>-</w:t>
      </w:r>
      <w:r w:rsidRPr="000665B4">
        <w:rPr>
          <w:rFonts w:ascii="宋体" w:eastAsia="宋体" w:hAnsi="宋体"/>
          <w:b w:val="0"/>
        </w:rPr>
        <w:t>Triangle Partion</w:t>
      </w:r>
      <w:bookmarkEnd w:id="75"/>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6300</w:instrText>
      </w:r>
      <w:r w:rsidRPr="000665B4">
        <w:rPr>
          <w:rFonts w:ascii="宋体" w:eastAsia="宋体" w:hAnsi="宋体" w:hint="eastAsia"/>
          <w:b w:val="0"/>
        </w:rPr>
        <w:instrText>-</w:instrText>
      </w:r>
      <w:r w:rsidRPr="000665B4">
        <w:rPr>
          <w:rFonts w:ascii="宋体" w:eastAsia="宋体" w:hAnsi="宋体"/>
          <w:b w:val="0"/>
        </w:rPr>
        <w:instrText>Triangle Partion:</w:instrText>
      </w:r>
      <w:r w:rsidRPr="000665B4">
        <w:rPr>
          <w:rFonts w:ascii="宋体" w:eastAsia="宋体" w:hAnsi="宋体"/>
        </w:rPr>
        <w:instrText xml:space="preserve">6300" \y "HDU:6300" </w:instrText>
      </w:r>
      <w:r w:rsidRPr="000665B4">
        <w:rPr>
          <w:rFonts w:ascii="宋体" w:eastAsia="宋体" w:hAnsi="宋体"/>
          <w:b w:val="0"/>
        </w:rPr>
        <w:fldChar w:fldCharType="end"/>
      </w:r>
    </w:p>
    <w:p w:rsidR="00BF5ABA" w:rsidRPr="000665B4" w:rsidRDefault="00BF5ABA" w:rsidP="00BF5ABA">
      <w:pPr>
        <w:rPr>
          <w:rFonts w:ascii="宋体" w:eastAsia="宋体" w:hAnsi="宋体"/>
        </w:rPr>
      </w:pPr>
      <w:r w:rsidRPr="000665B4">
        <w:rPr>
          <w:rFonts w:ascii="宋体" w:eastAsia="宋体" w:hAnsi="宋体" w:hint="eastAsia"/>
        </w:rPr>
        <w:t>【Source】2018杭电暑期多校1</w:t>
      </w:r>
    </w:p>
    <w:p w:rsidR="00BF5ABA" w:rsidRPr="000665B4" w:rsidRDefault="00BF5ABA" w:rsidP="00BF5ABA">
      <w:pPr>
        <w:rPr>
          <w:rFonts w:ascii="宋体" w:eastAsia="宋体" w:hAnsi="宋体"/>
        </w:rPr>
      </w:pPr>
      <w:r w:rsidRPr="000665B4">
        <w:rPr>
          <w:rFonts w:ascii="宋体" w:eastAsia="宋体" w:hAnsi="宋体" w:hint="eastAsia"/>
        </w:rPr>
        <w:t>【题意】</w:t>
      </w:r>
    </w:p>
    <w:p w:rsidR="00BF5ABA" w:rsidRPr="000665B4" w:rsidRDefault="00BF5ABA" w:rsidP="00BF5ABA">
      <w:pPr>
        <w:rPr>
          <w:rFonts w:ascii="宋体" w:eastAsia="宋体" w:hAnsi="宋体"/>
        </w:rPr>
      </w:pPr>
      <w:r w:rsidRPr="000665B4">
        <w:rPr>
          <w:rFonts w:ascii="宋体" w:eastAsia="宋体" w:hAnsi="宋体" w:hint="eastAsia"/>
        </w:rPr>
        <w:t>【TAG】签到题</w:t>
      </w:r>
    </w:p>
    <w:p w:rsidR="00BF5ABA" w:rsidRPr="000665B4" w:rsidRDefault="00BF5ABA" w:rsidP="00BF5ABA">
      <w:pPr>
        <w:rPr>
          <w:rFonts w:ascii="宋体" w:eastAsia="宋体" w:hAnsi="宋体"/>
        </w:rPr>
      </w:pPr>
      <w:r w:rsidRPr="000665B4">
        <w:rPr>
          <w:rFonts w:ascii="宋体" w:eastAsia="宋体" w:hAnsi="宋体" w:hint="eastAsia"/>
        </w:rPr>
        <w:t>【题解】按照x坐标排个序，按顺序输出即可</w:t>
      </w:r>
    </w:p>
    <w:p w:rsidR="00BF5ABA" w:rsidRPr="000665B4" w:rsidRDefault="00BF5ABA" w:rsidP="00BF5ABA">
      <w:pPr>
        <w:rPr>
          <w:rFonts w:ascii="宋体" w:eastAsia="宋体" w:hAnsi="宋体"/>
        </w:rPr>
      </w:pPr>
      <w:r w:rsidRPr="000665B4">
        <w:rPr>
          <w:rFonts w:ascii="宋体" w:eastAsia="宋体" w:hAnsi="宋体" w:hint="eastAsia"/>
        </w:rPr>
        <w:t>【自测数据】</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1</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1</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1 2</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2 3</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3 5</w:t>
      </w:r>
    </w:p>
    <w:p w:rsidR="00BF5ABA" w:rsidRPr="000665B4" w:rsidRDefault="00BF5ABA" w:rsidP="00BF5ABA">
      <w:pPr>
        <w:pStyle w:val="HTML"/>
        <w:shd w:val="clear" w:color="auto" w:fill="F4FBFF"/>
        <w:rPr>
          <w:rFonts w:cstheme="minorBidi"/>
          <w:kern w:val="2"/>
          <w:sz w:val="21"/>
          <w:szCs w:val="22"/>
        </w:rPr>
      </w:pP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1</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2</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1 1</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2 2</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3 3</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3 1</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1 3</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4 -5</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w:t>
      </w:r>
    </w:p>
    <w:p w:rsidR="00BF5ABA" w:rsidRPr="000665B4" w:rsidRDefault="00BF5ABA" w:rsidP="00BF5ABA">
      <w:pPr>
        <w:rPr>
          <w:rFonts w:ascii="宋体" w:eastAsia="宋体" w:hAnsi="宋体"/>
        </w:rPr>
      </w:pPr>
      <w:r w:rsidRPr="000665B4">
        <w:rPr>
          <w:rFonts w:ascii="宋体" w:eastAsia="宋体" w:hAnsi="宋体" w:hint="eastAsia"/>
        </w:rPr>
        <w:t>【代码】</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#include &lt;bits/stdc++.h&gt;</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#define MAXN 1010</w:t>
      </w:r>
    </w:p>
    <w:p w:rsidR="00BF5ABA" w:rsidRPr="000665B4" w:rsidRDefault="00BF5ABA" w:rsidP="00BF5ABA">
      <w:pPr>
        <w:pStyle w:val="HTML"/>
        <w:shd w:val="clear" w:color="auto" w:fill="F4FBFF"/>
        <w:rPr>
          <w:rFonts w:cstheme="minorBidi"/>
          <w:kern w:val="2"/>
          <w:sz w:val="21"/>
          <w:szCs w:val="22"/>
        </w:rPr>
      </w:pP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using namespace std;</w:t>
      </w:r>
    </w:p>
    <w:p w:rsidR="00BF5ABA" w:rsidRPr="000665B4" w:rsidRDefault="00BF5ABA" w:rsidP="00BF5ABA">
      <w:pPr>
        <w:pStyle w:val="HTML"/>
        <w:shd w:val="clear" w:color="auto" w:fill="F4FBFF"/>
        <w:rPr>
          <w:rFonts w:cstheme="minorBidi"/>
          <w:kern w:val="2"/>
          <w:sz w:val="21"/>
          <w:szCs w:val="22"/>
        </w:rPr>
      </w:pP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struct node{</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int id,x,y;</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}point[MAXN&lt;&lt;2];</w:t>
      </w:r>
    </w:p>
    <w:p w:rsidR="00BF5ABA" w:rsidRPr="000665B4" w:rsidRDefault="00BF5ABA" w:rsidP="00BF5ABA">
      <w:pPr>
        <w:pStyle w:val="HTML"/>
        <w:shd w:val="clear" w:color="auto" w:fill="F4FBFF"/>
        <w:rPr>
          <w:rFonts w:cstheme="minorBidi"/>
          <w:kern w:val="2"/>
          <w:sz w:val="21"/>
          <w:szCs w:val="22"/>
        </w:rPr>
      </w:pP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lastRenderedPageBreak/>
        <w:t>bool cmp(node x,node y){</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return x.x&lt;y.x;</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w:t>
      </w:r>
    </w:p>
    <w:p w:rsidR="00BF5ABA" w:rsidRPr="000665B4" w:rsidRDefault="00BF5ABA" w:rsidP="00BF5ABA">
      <w:pPr>
        <w:pStyle w:val="HTML"/>
        <w:shd w:val="clear" w:color="auto" w:fill="F4FBFF"/>
        <w:rPr>
          <w:rFonts w:cstheme="minorBidi"/>
          <w:kern w:val="2"/>
          <w:sz w:val="21"/>
          <w:szCs w:val="22"/>
        </w:rPr>
      </w:pP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int main()</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int t;</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scanf("%d",&amp;t);</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while(t--){</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int n;</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scanf("%d",&amp;n);</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for (int i=1;i&lt;=3*n;i++){</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scanf("%d%d",&amp;point[i].x,&amp;point[i].y);</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point[i].id=i;</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sort(point+1,point+1+3*n,cmp);</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for (int i=1;i&lt;=n;i++){</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printf("%d %d %d\n",point[3*i-2].id,point[3*i-1].id,point[3*i].id);</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 xml:space="preserve">    return 0;</w:t>
      </w:r>
    </w:p>
    <w:p w:rsidR="00BF5ABA" w:rsidRPr="000665B4" w:rsidRDefault="00BF5ABA" w:rsidP="00BF5ABA">
      <w:pPr>
        <w:pStyle w:val="HTML"/>
        <w:shd w:val="clear" w:color="auto" w:fill="F4FBFF"/>
        <w:rPr>
          <w:rFonts w:cstheme="minorBidi"/>
          <w:kern w:val="2"/>
          <w:sz w:val="21"/>
          <w:szCs w:val="22"/>
        </w:rPr>
      </w:pPr>
      <w:r w:rsidRPr="000665B4">
        <w:rPr>
          <w:rFonts w:cstheme="minorBidi"/>
          <w:kern w:val="2"/>
          <w:sz w:val="21"/>
          <w:szCs w:val="22"/>
        </w:rPr>
        <w:t>}</w:t>
      </w:r>
    </w:p>
    <w:p w:rsidR="00217EAA" w:rsidRPr="000665B4" w:rsidRDefault="00217EAA" w:rsidP="00217EAA">
      <w:pPr>
        <w:pStyle w:val="2"/>
        <w:rPr>
          <w:rFonts w:ascii="宋体" w:eastAsia="宋体" w:hAnsi="宋体"/>
          <w:b w:val="0"/>
        </w:rPr>
      </w:pPr>
      <w:bookmarkStart w:id="76" w:name="_Toc524382977"/>
      <w:r w:rsidRPr="000665B4">
        <w:rPr>
          <w:rFonts w:ascii="宋体" w:eastAsia="宋体" w:hAnsi="宋体" w:hint="eastAsia"/>
          <w:b w:val="0"/>
        </w:rPr>
        <w:t>曼哈顿距离最小生成树</w:t>
      </w:r>
      <w:bookmarkEnd w:id="76"/>
    </w:p>
    <w:p w:rsidR="00217EAA" w:rsidRPr="000665B4" w:rsidRDefault="0023482A" w:rsidP="0033287D">
      <w:pPr>
        <w:rPr>
          <w:rFonts w:ascii="宋体" w:eastAsia="宋体" w:hAnsi="宋体"/>
        </w:rPr>
      </w:pPr>
      <w:hyperlink r:id="rId31" w:history="1">
        <w:r w:rsidR="00217EAA" w:rsidRPr="000665B4">
          <w:rPr>
            <w:rStyle w:val="a3"/>
            <w:rFonts w:ascii="宋体" w:eastAsia="宋体" w:hAnsi="宋体"/>
          </w:rPr>
          <w:t>https://blog.csdn.net/huzecong/article/details/8576908</w:t>
        </w:r>
      </w:hyperlink>
    </w:p>
    <w:p w:rsidR="00217EAA" w:rsidRPr="000665B4" w:rsidRDefault="00935951" w:rsidP="00935951">
      <w:pPr>
        <w:pStyle w:val="2"/>
        <w:rPr>
          <w:rFonts w:ascii="宋体" w:eastAsia="宋体" w:hAnsi="宋体"/>
          <w:b w:val="0"/>
        </w:rPr>
      </w:pPr>
      <w:bookmarkStart w:id="77" w:name="_Toc524382978"/>
      <w:r w:rsidRPr="000665B4">
        <w:rPr>
          <w:rFonts w:ascii="宋体" w:eastAsia="宋体" w:hAnsi="宋体" w:hint="eastAsia"/>
          <w:b w:val="0"/>
        </w:rPr>
        <w:t>输入输出外挂</w:t>
      </w:r>
      <w:bookmarkEnd w:id="77"/>
    </w:p>
    <w:p w:rsidR="00935951" w:rsidRPr="000665B4" w:rsidRDefault="0023482A" w:rsidP="0033287D">
      <w:pPr>
        <w:rPr>
          <w:rFonts w:ascii="宋体" w:eastAsia="宋体" w:hAnsi="宋体"/>
        </w:rPr>
      </w:pPr>
      <w:hyperlink r:id="rId32" w:history="1">
        <w:r w:rsidR="00935951" w:rsidRPr="000665B4">
          <w:rPr>
            <w:rStyle w:val="a3"/>
            <w:rFonts w:ascii="宋体" w:eastAsia="宋体" w:hAnsi="宋体"/>
          </w:rPr>
          <w:t>https://blog.csdn.net/acmore_xiong/article/details/52270748</w:t>
        </w:r>
      </w:hyperlink>
    </w:p>
    <w:p w:rsidR="00935951" w:rsidRPr="000665B4" w:rsidRDefault="0023482A" w:rsidP="0033287D">
      <w:pPr>
        <w:rPr>
          <w:rFonts w:ascii="宋体" w:eastAsia="宋体" w:hAnsi="宋体"/>
        </w:rPr>
      </w:pPr>
      <w:hyperlink r:id="rId33" w:history="1">
        <w:r w:rsidR="00935951" w:rsidRPr="000665B4">
          <w:rPr>
            <w:rStyle w:val="a3"/>
            <w:rFonts w:ascii="宋体" w:eastAsia="宋体" w:hAnsi="宋体"/>
          </w:rPr>
          <w:t>https://blog.csdn.net/f_zyj/article/details/51473493</w:t>
        </w:r>
      </w:hyperlink>
    </w:p>
    <w:p w:rsidR="00935951" w:rsidRPr="000665B4" w:rsidRDefault="0023482A" w:rsidP="0033287D">
      <w:pPr>
        <w:rPr>
          <w:rFonts w:ascii="宋体" w:eastAsia="宋体" w:hAnsi="宋体"/>
        </w:rPr>
      </w:pPr>
      <w:hyperlink r:id="rId34" w:history="1">
        <w:r w:rsidR="00935951" w:rsidRPr="000665B4">
          <w:rPr>
            <w:rStyle w:val="a3"/>
            <w:rFonts w:ascii="宋体" w:eastAsia="宋体" w:hAnsi="宋体"/>
          </w:rPr>
          <w:t>https://www.cnblogs.com/HarryGuo2012/p/4728243.html</w:t>
        </w:r>
      </w:hyperlink>
    </w:p>
    <w:p w:rsidR="00EE5D3F" w:rsidRPr="000665B4" w:rsidRDefault="004B1ACF" w:rsidP="009B11BF">
      <w:pPr>
        <w:pStyle w:val="1"/>
        <w:rPr>
          <w:rFonts w:ascii="宋体" w:eastAsia="宋体" w:hAnsi="宋体"/>
        </w:rPr>
      </w:pPr>
      <w:bookmarkStart w:id="78" w:name="_Toc524382979"/>
      <w:r w:rsidRPr="000665B4">
        <w:rPr>
          <w:rFonts w:ascii="宋体" w:eastAsia="宋体" w:hAnsi="宋体" w:hint="eastAsia"/>
        </w:rPr>
        <w:t>二、</w:t>
      </w:r>
      <w:r w:rsidR="00B630DD" w:rsidRPr="000665B4">
        <w:rPr>
          <w:rFonts w:ascii="宋体" w:eastAsia="宋体" w:hAnsi="宋体" w:hint="eastAsia"/>
        </w:rPr>
        <w:t>综合题</w:t>
      </w:r>
      <w:r w:rsidR="001B3264" w:rsidRPr="000665B4">
        <w:rPr>
          <w:rFonts w:ascii="宋体" w:eastAsia="宋体" w:hAnsi="宋体" w:hint="eastAsia"/>
        </w:rPr>
        <w:t>（现场题）</w:t>
      </w:r>
      <w:bookmarkEnd w:id="78"/>
    </w:p>
    <w:p w:rsidR="00B630DD" w:rsidRPr="000665B4" w:rsidRDefault="00B630DD" w:rsidP="00B630DD">
      <w:pPr>
        <w:pStyle w:val="2"/>
        <w:rPr>
          <w:rFonts w:ascii="宋体" w:eastAsia="宋体" w:hAnsi="宋体"/>
          <w:b w:val="0"/>
        </w:rPr>
      </w:pPr>
      <w:bookmarkStart w:id="79" w:name="_Toc524382980"/>
      <w:r w:rsidRPr="000665B4">
        <w:rPr>
          <w:rFonts w:ascii="宋体" w:eastAsia="宋体" w:hAnsi="宋体" w:hint="eastAsia"/>
          <w:b w:val="0"/>
        </w:rPr>
        <w:t>补题</w:t>
      </w:r>
      <w:bookmarkEnd w:id="79"/>
    </w:p>
    <w:p w:rsidR="00D443D8" w:rsidRPr="000665B4" w:rsidRDefault="00D443D8" w:rsidP="00D443D8">
      <w:pPr>
        <w:pStyle w:val="3"/>
        <w:rPr>
          <w:rFonts w:ascii="宋体" w:eastAsia="宋体" w:hAnsi="宋体"/>
          <w:b w:val="0"/>
        </w:rPr>
      </w:pPr>
      <w:bookmarkStart w:id="80" w:name="_Toc524382981"/>
      <w:r w:rsidRPr="000665B4">
        <w:rPr>
          <w:rFonts w:ascii="宋体" w:eastAsia="宋体" w:hAnsi="宋体" w:hint="eastAsia"/>
          <w:b w:val="0"/>
        </w:rPr>
        <w:t>（队友AC）签到题-前置：无</w:t>
      </w:r>
      <w:bookmarkEnd w:id="80"/>
    </w:p>
    <w:p w:rsidR="00D443D8" w:rsidRPr="000665B4" w:rsidRDefault="00D443D8" w:rsidP="00D443D8">
      <w:pPr>
        <w:rPr>
          <w:rFonts w:ascii="宋体" w:eastAsia="宋体" w:hAnsi="宋体"/>
        </w:rPr>
      </w:pPr>
      <w:r w:rsidRPr="000665B4">
        <w:rPr>
          <w:rFonts w:ascii="宋体" w:eastAsia="宋体" w:hAnsi="宋体" w:hint="eastAsia"/>
        </w:rPr>
        <w:t>牛客网20</w:t>
      </w:r>
      <w:r w:rsidRPr="000665B4">
        <w:rPr>
          <w:rFonts w:ascii="宋体" w:eastAsia="宋体" w:hAnsi="宋体"/>
        </w:rPr>
        <w:t>18</w:t>
      </w:r>
      <w:r w:rsidRPr="000665B4">
        <w:rPr>
          <w:rFonts w:ascii="宋体" w:eastAsia="宋体" w:hAnsi="宋体" w:hint="eastAsia"/>
        </w:rPr>
        <w:t>暑期多校5G-</w:t>
      </w:r>
      <w:r w:rsidRPr="000665B4">
        <w:rPr>
          <w:rFonts w:ascii="宋体" w:eastAsia="宋体" w:hAnsi="宋体"/>
        </w:rPr>
        <w:t>max</w:t>
      </w:r>
    </w:p>
    <w:p w:rsidR="00D443D8" w:rsidRPr="000665B4" w:rsidRDefault="00D443D8" w:rsidP="00D443D8">
      <w:pPr>
        <w:pStyle w:val="3"/>
        <w:rPr>
          <w:rFonts w:ascii="宋体" w:eastAsia="宋体" w:hAnsi="宋体"/>
          <w:b w:val="0"/>
        </w:rPr>
      </w:pPr>
      <w:bookmarkStart w:id="81" w:name="_Toc524382982"/>
      <w:r w:rsidRPr="000665B4">
        <w:rPr>
          <w:rFonts w:ascii="宋体" w:eastAsia="宋体" w:hAnsi="宋体" w:hint="eastAsia"/>
          <w:b w:val="0"/>
        </w:rPr>
        <w:lastRenderedPageBreak/>
        <w:t>（队友AC）签到题-前置：无</w:t>
      </w:r>
      <w:bookmarkEnd w:id="81"/>
    </w:p>
    <w:p w:rsidR="00D443D8" w:rsidRPr="000665B4" w:rsidRDefault="00D443D8" w:rsidP="00D443D8">
      <w:pPr>
        <w:rPr>
          <w:rFonts w:ascii="宋体" w:eastAsia="宋体" w:hAnsi="宋体"/>
        </w:rPr>
      </w:pPr>
      <w:r w:rsidRPr="000665B4">
        <w:rPr>
          <w:rFonts w:ascii="宋体" w:eastAsia="宋体" w:hAnsi="宋体" w:hint="eastAsia"/>
        </w:rPr>
        <w:t>牛客网2018暑期多校5J-</w:t>
      </w:r>
      <w:r w:rsidRPr="000665B4">
        <w:rPr>
          <w:rFonts w:ascii="宋体" w:eastAsia="宋体" w:hAnsi="宋体"/>
        </w:rPr>
        <w:t>plan</w:t>
      </w:r>
    </w:p>
    <w:p w:rsidR="001B3264" w:rsidRPr="000665B4" w:rsidRDefault="001B3264" w:rsidP="001B3264">
      <w:pPr>
        <w:pStyle w:val="3"/>
        <w:rPr>
          <w:rFonts w:ascii="宋体" w:eastAsia="宋体" w:hAnsi="宋体"/>
          <w:b w:val="0"/>
        </w:rPr>
      </w:pPr>
      <w:bookmarkStart w:id="82" w:name="_Toc524382983"/>
      <w:r w:rsidRPr="000665B4">
        <w:rPr>
          <w:rFonts w:ascii="宋体" w:eastAsia="宋体" w:hAnsi="宋体" w:hint="eastAsia"/>
          <w:b w:val="0"/>
        </w:rPr>
        <w:t>（队友AC）铜牌题-前置：无</w:t>
      </w:r>
      <w:bookmarkEnd w:id="82"/>
    </w:p>
    <w:p w:rsidR="001B3264" w:rsidRPr="000665B4" w:rsidRDefault="001B3264" w:rsidP="001B3264">
      <w:pPr>
        <w:rPr>
          <w:rFonts w:ascii="宋体" w:eastAsia="宋体" w:hAnsi="宋体"/>
        </w:rPr>
      </w:pPr>
      <w:r w:rsidRPr="000665B4">
        <w:rPr>
          <w:rFonts w:ascii="宋体" w:eastAsia="宋体" w:hAnsi="宋体" w:hint="eastAsia"/>
        </w:rPr>
        <w:t>2018杭电暑期多校2</w:t>
      </w:r>
      <w:r w:rsidRPr="000665B4">
        <w:rPr>
          <w:rFonts w:ascii="宋体" w:eastAsia="宋体" w:hAnsi="宋体"/>
        </w:rPr>
        <w:t>E</w:t>
      </w:r>
      <w:r w:rsidRPr="000665B4">
        <w:rPr>
          <w:rFonts w:ascii="宋体" w:eastAsia="宋体" w:hAnsi="宋体" w:hint="eastAsia"/>
        </w:rPr>
        <w:t>-</w:t>
      </w:r>
      <w:r w:rsidRPr="000665B4">
        <w:rPr>
          <w:rFonts w:ascii="宋体" w:eastAsia="宋体" w:hAnsi="宋体"/>
        </w:rPr>
        <w:t>HDU6313</w:t>
      </w:r>
      <w:r w:rsidRPr="000665B4">
        <w:rPr>
          <w:rFonts w:ascii="宋体" w:eastAsia="宋体" w:hAnsi="宋体" w:hint="eastAsia"/>
        </w:rPr>
        <w:t>-</w:t>
      </w:r>
      <w:r w:rsidRPr="000665B4">
        <w:rPr>
          <w:rFonts w:ascii="宋体" w:eastAsia="宋体" w:hAnsi="宋体"/>
        </w:rPr>
        <w:t>Hack it</w:t>
      </w:r>
    </w:p>
    <w:p w:rsidR="001B3264" w:rsidRPr="000665B4" w:rsidRDefault="001B3264" w:rsidP="001B3264">
      <w:pPr>
        <w:rPr>
          <w:rFonts w:ascii="宋体" w:eastAsia="宋体" w:hAnsi="宋体"/>
        </w:rPr>
      </w:pPr>
      <w:r w:rsidRPr="000665B4">
        <w:rPr>
          <w:rFonts w:ascii="宋体" w:eastAsia="宋体" w:hAnsi="宋体" w:hint="eastAsia"/>
        </w:rPr>
        <w:t>【题意】</w:t>
      </w:r>
    </w:p>
    <w:p w:rsidR="001B3264" w:rsidRPr="000665B4" w:rsidRDefault="001B3264" w:rsidP="001B3264">
      <w:pPr>
        <w:rPr>
          <w:rFonts w:ascii="宋体" w:eastAsia="宋体" w:hAnsi="宋体"/>
        </w:rPr>
      </w:pPr>
      <w:r w:rsidRPr="000665B4">
        <w:rPr>
          <w:rFonts w:ascii="宋体" w:eastAsia="宋体" w:hAnsi="宋体" w:hint="eastAsia"/>
        </w:rPr>
        <w:t>【TAG】构造 矩阵</w:t>
      </w:r>
    </w:p>
    <w:p w:rsidR="001B3264" w:rsidRPr="000665B4" w:rsidRDefault="001B3264" w:rsidP="001B3264">
      <w:pPr>
        <w:rPr>
          <w:rFonts w:ascii="宋体" w:eastAsia="宋体" w:hAnsi="宋体"/>
        </w:rPr>
      </w:pPr>
      <w:r w:rsidRPr="000665B4">
        <w:rPr>
          <w:rFonts w:ascii="宋体" w:eastAsia="宋体" w:hAnsi="宋体" w:hint="eastAsia"/>
        </w:rPr>
        <w:t>【题解】</w:t>
      </w:r>
    </w:p>
    <w:p w:rsidR="001B3264" w:rsidRPr="000665B4" w:rsidRDefault="001B3264" w:rsidP="002E35D1">
      <w:pPr>
        <w:rPr>
          <w:rFonts w:ascii="宋体" w:eastAsia="宋体" w:hAnsi="宋体"/>
        </w:rPr>
      </w:pPr>
      <w:r w:rsidRPr="000665B4">
        <w:rPr>
          <w:rFonts w:ascii="宋体" w:eastAsia="宋体" w:hAnsi="宋体" w:hint="eastAsia"/>
        </w:rPr>
        <w:t>【代码】</w:t>
      </w:r>
    </w:p>
    <w:p w:rsidR="00572776" w:rsidRPr="000665B4" w:rsidRDefault="002E35D1" w:rsidP="00572776">
      <w:pPr>
        <w:pStyle w:val="3"/>
        <w:rPr>
          <w:rFonts w:ascii="宋体" w:eastAsia="宋体" w:hAnsi="宋体"/>
          <w:b w:val="0"/>
        </w:rPr>
      </w:pPr>
      <w:bookmarkStart w:id="83" w:name="_Toc524382984"/>
      <w:r w:rsidRPr="000665B4">
        <w:rPr>
          <w:rFonts w:ascii="宋体" w:eastAsia="宋体" w:hAnsi="宋体" w:hint="eastAsia"/>
          <w:b w:val="0"/>
        </w:rPr>
        <w:t>(</w:t>
      </w:r>
      <w:r w:rsidR="00BD43E0" w:rsidRPr="000665B4">
        <w:rPr>
          <w:rFonts w:ascii="宋体" w:eastAsia="宋体" w:hAnsi="宋体" w:hint="eastAsia"/>
          <w:b w:val="0"/>
        </w:rPr>
        <w:t>尝试</w:t>
      </w:r>
      <w:r w:rsidRPr="000665B4">
        <w:rPr>
          <w:rFonts w:ascii="宋体" w:eastAsia="宋体" w:hAnsi="宋体" w:hint="eastAsia"/>
          <w:b w:val="0"/>
        </w:rPr>
        <w:t>*1)</w:t>
      </w:r>
      <w:r w:rsidR="00572776" w:rsidRPr="000665B4">
        <w:rPr>
          <w:rFonts w:ascii="宋体" w:eastAsia="宋体" w:hAnsi="宋体" w:hint="eastAsia"/>
          <w:b w:val="0"/>
        </w:rPr>
        <w:t>银牌题</w:t>
      </w:r>
      <w:r w:rsidR="00572776" w:rsidRPr="000665B4">
        <w:rPr>
          <w:rFonts w:ascii="宋体" w:eastAsia="宋体" w:hAnsi="宋体"/>
          <w:b w:val="0"/>
        </w:rPr>
        <w:t>-</w:t>
      </w:r>
      <w:r w:rsidR="00572776" w:rsidRPr="000665B4">
        <w:rPr>
          <w:rFonts w:ascii="宋体" w:eastAsia="宋体" w:hAnsi="宋体" w:hint="eastAsia"/>
          <w:b w:val="0"/>
        </w:rPr>
        <w:t>前置：无</w:t>
      </w:r>
      <w:bookmarkEnd w:id="83"/>
    </w:p>
    <w:p w:rsidR="00572776" w:rsidRPr="000665B4" w:rsidRDefault="00572776" w:rsidP="00572776">
      <w:pPr>
        <w:rPr>
          <w:rFonts w:ascii="宋体" w:eastAsia="宋体" w:hAnsi="宋体"/>
        </w:rPr>
      </w:pPr>
      <w:r w:rsidRPr="000665B4">
        <w:rPr>
          <w:rFonts w:ascii="宋体" w:eastAsia="宋体" w:hAnsi="宋体" w:hint="eastAsia"/>
        </w:rPr>
        <w:t>2</w:t>
      </w:r>
      <w:r w:rsidRPr="000665B4">
        <w:rPr>
          <w:rFonts w:ascii="宋体" w:eastAsia="宋体" w:hAnsi="宋体"/>
        </w:rPr>
        <w:t>018</w:t>
      </w:r>
      <w:r w:rsidR="006C474F" w:rsidRPr="000665B4">
        <w:rPr>
          <w:rFonts w:ascii="宋体" w:eastAsia="宋体" w:hAnsi="宋体" w:hint="eastAsia"/>
        </w:rPr>
        <w:t>杭电</w:t>
      </w:r>
      <w:r w:rsidRPr="000665B4">
        <w:rPr>
          <w:rFonts w:ascii="宋体" w:eastAsia="宋体" w:hAnsi="宋体" w:hint="eastAsia"/>
        </w:rPr>
        <w:t>暑期多校4</w:t>
      </w:r>
      <w:r w:rsidRPr="000665B4">
        <w:rPr>
          <w:rFonts w:ascii="宋体" w:eastAsia="宋体" w:hAnsi="宋体"/>
        </w:rPr>
        <w:t>G</w:t>
      </w:r>
      <w:r w:rsidRPr="000665B4">
        <w:rPr>
          <w:rFonts w:ascii="宋体" w:eastAsia="宋体" w:hAnsi="宋体" w:hint="eastAsia"/>
        </w:rPr>
        <w:t>-</w:t>
      </w:r>
      <w:r w:rsidRPr="000665B4">
        <w:rPr>
          <w:rFonts w:ascii="宋体" w:eastAsia="宋体" w:hAnsi="宋体"/>
        </w:rPr>
        <w:t>HDU6338</w:t>
      </w:r>
      <w:r w:rsidRPr="000665B4">
        <w:rPr>
          <w:rFonts w:ascii="宋体" w:eastAsia="宋体" w:hAnsi="宋体" w:hint="eastAsia"/>
        </w:rPr>
        <w:t>-</w:t>
      </w:r>
      <w:r w:rsidRPr="000665B4">
        <w:rPr>
          <w:rFonts w:ascii="宋体" w:eastAsia="宋体" w:hAnsi="宋体"/>
        </w:rPr>
        <w:t>Depth First Search</w:t>
      </w:r>
    </w:p>
    <w:p w:rsidR="00572776" w:rsidRPr="000665B4" w:rsidRDefault="00572776" w:rsidP="00572776">
      <w:pPr>
        <w:rPr>
          <w:rFonts w:ascii="宋体" w:eastAsia="宋体" w:hAnsi="宋体"/>
        </w:rPr>
      </w:pPr>
      <w:r w:rsidRPr="000665B4">
        <w:rPr>
          <w:rFonts w:ascii="宋体" w:eastAsia="宋体" w:hAnsi="宋体" w:hint="eastAsia"/>
        </w:rPr>
        <w:t>【题意】</w:t>
      </w:r>
    </w:p>
    <w:p w:rsidR="00572776" w:rsidRPr="000665B4" w:rsidRDefault="00572776" w:rsidP="00572776">
      <w:pPr>
        <w:rPr>
          <w:rFonts w:ascii="宋体" w:eastAsia="宋体" w:hAnsi="宋体"/>
        </w:rPr>
      </w:pPr>
      <w:r w:rsidRPr="000665B4">
        <w:rPr>
          <w:rFonts w:ascii="宋体" w:eastAsia="宋体" w:hAnsi="宋体" w:hint="eastAsia"/>
        </w:rPr>
        <w:t>【TAG】深度优先搜索 字典序</w:t>
      </w:r>
    </w:p>
    <w:p w:rsidR="00572776" w:rsidRPr="000665B4" w:rsidRDefault="00572776" w:rsidP="00572776">
      <w:pPr>
        <w:rPr>
          <w:rFonts w:ascii="宋体" w:eastAsia="宋体" w:hAnsi="宋体"/>
        </w:rPr>
      </w:pPr>
      <w:r w:rsidRPr="000665B4">
        <w:rPr>
          <w:rFonts w:ascii="宋体" w:eastAsia="宋体" w:hAnsi="宋体" w:hint="eastAsia"/>
        </w:rPr>
        <w:t>【题解】</w:t>
      </w:r>
    </w:p>
    <w:p w:rsidR="00E77A6C" w:rsidRPr="000665B4" w:rsidRDefault="00572776" w:rsidP="00572776">
      <w:pPr>
        <w:rPr>
          <w:rFonts w:ascii="宋体" w:eastAsia="宋体" w:hAnsi="宋体"/>
        </w:rPr>
      </w:pPr>
      <w:r w:rsidRPr="000665B4">
        <w:rPr>
          <w:rFonts w:ascii="宋体" w:eastAsia="宋体" w:hAnsi="宋体" w:hint="eastAsia"/>
        </w:rPr>
        <w:t>【代码】</w:t>
      </w:r>
    </w:p>
    <w:p w:rsidR="006C474F" w:rsidRPr="000665B4" w:rsidRDefault="006C474F" w:rsidP="006C474F">
      <w:pPr>
        <w:pStyle w:val="3"/>
        <w:rPr>
          <w:rFonts w:ascii="宋体" w:eastAsia="宋体" w:hAnsi="宋体"/>
          <w:b w:val="0"/>
        </w:rPr>
      </w:pPr>
      <w:bookmarkStart w:id="84" w:name="_Toc524382985"/>
      <w:r w:rsidRPr="000665B4">
        <w:rPr>
          <w:rFonts w:ascii="宋体" w:eastAsia="宋体" w:hAnsi="宋体" w:hint="eastAsia"/>
          <w:b w:val="0"/>
        </w:rPr>
        <w:t>银牌题-前置：无</w:t>
      </w:r>
      <w:bookmarkEnd w:id="84"/>
    </w:p>
    <w:p w:rsidR="006C474F" w:rsidRPr="000665B4" w:rsidRDefault="006C474F" w:rsidP="00572776">
      <w:pPr>
        <w:rPr>
          <w:rFonts w:ascii="宋体" w:eastAsia="宋体" w:hAnsi="宋体"/>
        </w:rPr>
      </w:pPr>
      <w:r w:rsidRPr="000665B4">
        <w:rPr>
          <w:rFonts w:ascii="宋体" w:eastAsia="宋体" w:hAnsi="宋体" w:hint="eastAsia"/>
        </w:rPr>
        <w:t>2018杭电暑期多校3M-</w:t>
      </w:r>
      <w:r w:rsidRPr="000665B4">
        <w:rPr>
          <w:rFonts w:ascii="宋体" w:eastAsia="宋体" w:hAnsi="宋体"/>
        </w:rPr>
        <w:t>HDU6331</w:t>
      </w:r>
      <w:r w:rsidRPr="000665B4">
        <w:rPr>
          <w:rFonts w:ascii="宋体" w:eastAsia="宋体" w:hAnsi="宋体" w:hint="eastAsia"/>
        </w:rPr>
        <w:t>-</w:t>
      </w:r>
      <w:r w:rsidRPr="000665B4">
        <w:rPr>
          <w:rFonts w:ascii="宋体" w:eastAsia="宋体" w:hAnsi="宋体"/>
        </w:rPr>
        <w:t>Walking Plan</w:t>
      </w:r>
    </w:p>
    <w:p w:rsidR="006C474F" w:rsidRPr="000665B4" w:rsidRDefault="006C474F" w:rsidP="00572776">
      <w:pPr>
        <w:rPr>
          <w:rFonts w:ascii="宋体" w:eastAsia="宋体" w:hAnsi="宋体"/>
        </w:rPr>
      </w:pPr>
      <w:r w:rsidRPr="000665B4">
        <w:rPr>
          <w:rFonts w:ascii="宋体" w:eastAsia="宋体" w:hAnsi="宋体" w:hint="eastAsia"/>
        </w:rPr>
        <w:t>【题意】</w:t>
      </w:r>
    </w:p>
    <w:p w:rsidR="006C474F" w:rsidRPr="000665B4" w:rsidRDefault="006C474F" w:rsidP="00572776">
      <w:pPr>
        <w:rPr>
          <w:rFonts w:ascii="宋体" w:eastAsia="宋体" w:hAnsi="宋体"/>
        </w:rPr>
      </w:pPr>
      <w:r w:rsidRPr="000665B4">
        <w:rPr>
          <w:rFonts w:ascii="宋体" w:eastAsia="宋体" w:hAnsi="宋体" w:hint="eastAsia"/>
        </w:rPr>
        <w:t>【TAG】最短路 动态规划</w:t>
      </w:r>
    </w:p>
    <w:p w:rsidR="006C474F" w:rsidRPr="000665B4" w:rsidRDefault="006C474F" w:rsidP="00572776">
      <w:pPr>
        <w:rPr>
          <w:rFonts w:ascii="宋体" w:eastAsia="宋体" w:hAnsi="宋体"/>
        </w:rPr>
      </w:pPr>
      <w:r w:rsidRPr="000665B4">
        <w:rPr>
          <w:rFonts w:ascii="宋体" w:eastAsia="宋体" w:hAnsi="宋体" w:hint="eastAsia"/>
        </w:rPr>
        <w:t>【题解】</w:t>
      </w:r>
    </w:p>
    <w:p w:rsidR="006C474F" w:rsidRPr="000665B4" w:rsidRDefault="006C474F" w:rsidP="00572776">
      <w:pPr>
        <w:rPr>
          <w:rFonts w:ascii="宋体" w:eastAsia="宋体" w:hAnsi="宋体"/>
        </w:rPr>
      </w:pPr>
      <w:r w:rsidRPr="000665B4">
        <w:rPr>
          <w:rFonts w:ascii="宋体" w:eastAsia="宋体" w:hAnsi="宋体" w:hint="eastAsia"/>
        </w:rPr>
        <w:t>【代码】</w:t>
      </w:r>
    </w:p>
    <w:p w:rsidR="00E77A6C" w:rsidRPr="000665B4" w:rsidRDefault="00E77A6C" w:rsidP="00E77A6C">
      <w:pPr>
        <w:pStyle w:val="3"/>
        <w:rPr>
          <w:rFonts w:ascii="宋体" w:eastAsia="宋体" w:hAnsi="宋体"/>
          <w:b w:val="0"/>
        </w:rPr>
      </w:pPr>
      <w:bookmarkStart w:id="85" w:name="_Toc524382986"/>
      <w:r w:rsidRPr="000665B4">
        <w:rPr>
          <w:rFonts w:ascii="宋体" w:eastAsia="宋体" w:hAnsi="宋体" w:hint="eastAsia"/>
          <w:b w:val="0"/>
        </w:rPr>
        <w:t>银牌题-前置：无</w:t>
      </w:r>
      <w:bookmarkEnd w:id="85"/>
    </w:p>
    <w:p w:rsidR="00E77A6C" w:rsidRPr="000665B4" w:rsidRDefault="00E77A6C" w:rsidP="00572776">
      <w:pPr>
        <w:rPr>
          <w:rFonts w:ascii="宋体" w:eastAsia="宋体" w:hAnsi="宋体"/>
        </w:rPr>
      </w:pPr>
      <w:r w:rsidRPr="000665B4">
        <w:rPr>
          <w:rFonts w:ascii="宋体" w:eastAsia="宋体" w:hAnsi="宋体" w:hint="eastAsia"/>
        </w:rPr>
        <w:t>牛客网2018暑期多校2J-</w:t>
      </w:r>
      <w:r w:rsidRPr="000665B4">
        <w:rPr>
          <w:rFonts w:ascii="宋体" w:eastAsia="宋体" w:hAnsi="宋体"/>
        </w:rPr>
        <w:t>farm</w:t>
      </w:r>
    </w:p>
    <w:p w:rsidR="00E77A6C" w:rsidRPr="000665B4" w:rsidRDefault="00E77A6C" w:rsidP="00572776">
      <w:pPr>
        <w:rPr>
          <w:rFonts w:ascii="宋体" w:eastAsia="宋体" w:hAnsi="宋体"/>
        </w:rPr>
      </w:pPr>
      <w:r w:rsidRPr="000665B4">
        <w:rPr>
          <w:rFonts w:ascii="宋体" w:eastAsia="宋体" w:hAnsi="宋体" w:hint="eastAsia"/>
        </w:rPr>
        <w:t>【题意】</w:t>
      </w:r>
    </w:p>
    <w:p w:rsidR="00E77A6C" w:rsidRPr="000665B4" w:rsidRDefault="00E77A6C" w:rsidP="00572776">
      <w:pPr>
        <w:rPr>
          <w:rFonts w:ascii="宋体" w:eastAsia="宋体" w:hAnsi="宋体"/>
        </w:rPr>
      </w:pPr>
      <w:r w:rsidRPr="000665B4">
        <w:rPr>
          <w:rFonts w:ascii="宋体" w:eastAsia="宋体" w:hAnsi="宋体" w:hint="eastAsia"/>
        </w:rPr>
        <w:t>【TAG】</w:t>
      </w:r>
    </w:p>
    <w:p w:rsidR="00E77A6C" w:rsidRPr="000665B4" w:rsidRDefault="00E77A6C" w:rsidP="00572776">
      <w:pPr>
        <w:rPr>
          <w:rFonts w:ascii="宋体" w:eastAsia="宋体" w:hAnsi="宋体"/>
        </w:rPr>
      </w:pPr>
      <w:r w:rsidRPr="000665B4">
        <w:rPr>
          <w:rFonts w:ascii="宋体" w:eastAsia="宋体" w:hAnsi="宋体" w:hint="eastAsia"/>
        </w:rPr>
        <w:t>【题解】</w:t>
      </w:r>
    </w:p>
    <w:p w:rsidR="00E77A6C" w:rsidRPr="000665B4" w:rsidRDefault="00E77A6C" w:rsidP="00572776">
      <w:pPr>
        <w:rPr>
          <w:rFonts w:ascii="宋体" w:eastAsia="宋体" w:hAnsi="宋体"/>
        </w:rPr>
      </w:pPr>
      <w:r w:rsidRPr="000665B4">
        <w:rPr>
          <w:rFonts w:ascii="宋体" w:eastAsia="宋体" w:hAnsi="宋体" w:hint="eastAsia"/>
        </w:rPr>
        <w:t>【代码】</w:t>
      </w:r>
    </w:p>
    <w:p w:rsidR="00FB28F9" w:rsidRPr="000665B4" w:rsidRDefault="00FB28F9" w:rsidP="00FB28F9">
      <w:pPr>
        <w:pStyle w:val="3"/>
        <w:rPr>
          <w:rFonts w:ascii="宋体" w:eastAsia="宋体" w:hAnsi="宋体"/>
          <w:b w:val="0"/>
        </w:rPr>
      </w:pPr>
      <w:bookmarkStart w:id="86" w:name="_Toc524382987"/>
      <w:r w:rsidRPr="000665B4">
        <w:rPr>
          <w:rFonts w:ascii="宋体" w:eastAsia="宋体" w:hAnsi="宋体" w:hint="eastAsia"/>
          <w:b w:val="0"/>
        </w:rPr>
        <w:t>金牌题-前置：无</w:t>
      </w:r>
      <w:bookmarkEnd w:id="86"/>
    </w:p>
    <w:p w:rsidR="00FB28F9" w:rsidRPr="000665B4" w:rsidRDefault="00FB28F9" w:rsidP="00572776">
      <w:pPr>
        <w:rPr>
          <w:rFonts w:ascii="宋体" w:eastAsia="宋体" w:hAnsi="宋体"/>
        </w:rPr>
      </w:pPr>
      <w:r w:rsidRPr="000665B4">
        <w:rPr>
          <w:rFonts w:ascii="宋体" w:eastAsia="宋体" w:hAnsi="宋体" w:hint="eastAsia"/>
        </w:rPr>
        <w:t>牛客网2018暑期多校4</w:t>
      </w:r>
      <w:r w:rsidRPr="000665B4">
        <w:rPr>
          <w:rFonts w:ascii="宋体" w:eastAsia="宋体" w:hAnsi="宋体"/>
        </w:rPr>
        <w:t>I</w:t>
      </w:r>
      <w:r w:rsidRPr="000665B4">
        <w:rPr>
          <w:rFonts w:ascii="宋体" w:eastAsia="宋体" w:hAnsi="宋体" w:hint="eastAsia"/>
        </w:rPr>
        <w:t>-</w:t>
      </w:r>
      <w:r w:rsidRPr="000665B4">
        <w:rPr>
          <w:rFonts w:ascii="宋体" w:eastAsia="宋体" w:hAnsi="宋体"/>
        </w:rPr>
        <w:t>Permutation</w:t>
      </w:r>
    </w:p>
    <w:p w:rsidR="00FB28F9" w:rsidRPr="000665B4" w:rsidRDefault="00FB28F9" w:rsidP="00572776">
      <w:pPr>
        <w:rPr>
          <w:rFonts w:ascii="宋体" w:eastAsia="宋体" w:hAnsi="宋体"/>
        </w:rPr>
      </w:pPr>
      <w:r w:rsidRPr="000665B4">
        <w:rPr>
          <w:rFonts w:ascii="宋体" w:eastAsia="宋体" w:hAnsi="宋体" w:hint="eastAsia"/>
        </w:rPr>
        <w:t>【题意】</w:t>
      </w:r>
    </w:p>
    <w:p w:rsidR="00FB28F9" w:rsidRPr="000665B4" w:rsidRDefault="00FB28F9" w:rsidP="00572776">
      <w:pPr>
        <w:rPr>
          <w:rFonts w:ascii="宋体" w:eastAsia="宋体" w:hAnsi="宋体"/>
        </w:rPr>
      </w:pPr>
      <w:r w:rsidRPr="000665B4">
        <w:rPr>
          <w:rFonts w:ascii="宋体" w:eastAsia="宋体" w:hAnsi="宋体" w:hint="eastAsia"/>
        </w:rPr>
        <w:lastRenderedPageBreak/>
        <w:t>【TAG】最短路 动态规划</w:t>
      </w:r>
    </w:p>
    <w:p w:rsidR="00FB28F9" w:rsidRPr="000665B4" w:rsidRDefault="00FB28F9" w:rsidP="00572776">
      <w:pPr>
        <w:rPr>
          <w:rFonts w:ascii="宋体" w:eastAsia="宋体" w:hAnsi="宋体"/>
        </w:rPr>
      </w:pPr>
      <w:r w:rsidRPr="000665B4">
        <w:rPr>
          <w:rFonts w:ascii="宋体" w:eastAsia="宋体" w:hAnsi="宋体" w:hint="eastAsia"/>
        </w:rPr>
        <w:t>【题解】</w:t>
      </w:r>
    </w:p>
    <w:p w:rsidR="00FB28F9" w:rsidRPr="000665B4" w:rsidRDefault="00FB28F9" w:rsidP="00572776">
      <w:pPr>
        <w:rPr>
          <w:rFonts w:ascii="宋体" w:eastAsia="宋体" w:hAnsi="宋体"/>
        </w:rPr>
      </w:pPr>
      <w:r w:rsidRPr="000665B4">
        <w:rPr>
          <w:rFonts w:ascii="宋体" w:eastAsia="宋体" w:hAnsi="宋体" w:hint="eastAsia"/>
        </w:rPr>
        <w:t>【代码】</w:t>
      </w:r>
    </w:p>
    <w:p w:rsidR="00EE5D3F" w:rsidRPr="000665B4" w:rsidRDefault="004B1ACF" w:rsidP="009B11BF">
      <w:pPr>
        <w:pStyle w:val="1"/>
        <w:rPr>
          <w:rFonts w:ascii="宋体" w:eastAsia="宋体" w:hAnsi="宋体"/>
        </w:rPr>
      </w:pPr>
      <w:bookmarkStart w:id="87" w:name="_Toc524382988"/>
      <w:r w:rsidRPr="000665B4">
        <w:rPr>
          <w:rFonts w:ascii="宋体" w:eastAsia="宋体" w:hAnsi="宋体" w:hint="eastAsia"/>
        </w:rPr>
        <w:t>三、动态规划</w:t>
      </w:r>
      <w:bookmarkEnd w:id="87"/>
    </w:p>
    <w:p w:rsidR="00DB54DA" w:rsidRPr="000665B4" w:rsidRDefault="00DB54DA" w:rsidP="00DB54DA">
      <w:pPr>
        <w:pStyle w:val="2"/>
        <w:rPr>
          <w:rFonts w:ascii="宋体" w:eastAsia="宋体" w:hAnsi="宋体"/>
          <w:b w:val="0"/>
        </w:rPr>
      </w:pPr>
      <w:bookmarkStart w:id="88" w:name="_Toc524382989"/>
      <w:r w:rsidRPr="000665B4">
        <w:rPr>
          <w:rFonts w:ascii="宋体" w:eastAsia="宋体" w:hAnsi="宋体" w:hint="eastAsia"/>
          <w:b w:val="0"/>
        </w:rPr>
        <w:t>补题</w:t>
      </w:r>
      <w:bookmarkEnd w:id="88"/>
    </w:p>
    <w:p w:rsidR="00245D51" w:rsidRPr="000665B4" w:rsidRDefault="00245D51" w:rsidP="00245D51">
      <w:pPr>
        <w:pStyle w:val="3"/>
        <w:rPr>
          <w:rFonts w:ascii="宋体" w:eastAsia="宋体" w:hAnsi="宋体"/>
          <w:b w:val="0"/>
        </w:rPr>
      </w:pPr>
      <w:bookmarkStart w:id="89" w:name="_Toc524382990"/>
      <w:r w:rsidRPr="000665B4">
        <w:rPr>
          <w:rFonts w:ascii="宋体" w:eastAsia="宋体" w:hAnsi="宋体" w:hint="eastAsia"/>
          <w:b w:val="0"/>
        </w:rPr>
        <w:t>（队友AC）签到题</w:t>
      </w:r>
      <w:r w:rsidRPr="000665B4">
        <w:rPr>
          <w:rFonts w:ascii="宋体" w:eastAsia="宋体" w:hAnsi="宋体"/>
          <w:b w:val="0"/>
        </w:rPr>
        <w:t>-前置：背包</w:t>
      </w:r>
      <w:r w:rsidRPr="000665B4">
        <w:rPr>
          <w:rFonts w:ascii="宋体" w:eastAsia="宋体" w:hAnsi="宋体" w:hint="eastAsia"/>
          <w:b w:val="0"/>
        </w:rPr>
        <w:t>DP</w:t>
      </w:r>
      <w:bookmarkEnd w:id="89"/>
    </w:p>
    <w:p w:rsidR="00245D51" w:rsidRPr="000665B4" w:rsidRDefault="00245D51" w:rsidP="00245D51">
      <w:pPr>
        <w:rPr>
          <w:rFonts w:ascii="宋体" w:eastAsia="宋体" w:hAnsi="宋体"/>
        </w:rPr>
      </w:pPr>
      <w:r w:rsidRPr="000665B4">
        <w:rPr>
          <w:rFonts w:ascii="宋体" w:eastAsia="宋体" w:hAnsi="宋体" w:hint="eastAsia"/>
        </w:rPr>
        <w:t>牛客网2018暑期多校3A</w:t>
      </w:r>
      <w:r w:rsidRPr="000665B4">
        <w:rPr>
          <w:rFonts w:ascii="宋体" w:eastAsia="宋体" w:hAnsi="宋体"/>
        </w:rPr>
        <w:t>-PACM Team</w:t>
      </w:r>
    </w:p>
    <w:p w:rsidR="00245D51" w:rsidRPr="000665B4" w:rsidRDefault="00245D51" w:rsidP="00245D51">
      <w:pPr>
        <w:rPr>
          <w:rFonts w:ascii="宋体" w:eastAsia="宋体" w:hAnsi="宋体"/>
        </w:rPr>
      </w:pPr>
      <w:r w:rsidRPr="000665B4">
        <w:rPr>
          <w:rFonts w:ascii="宋体" w:eastAsia="宋体" w:hAnsi="宋体" w:hint="eastAsia"/>
        </w:rPr>
        <w:t>【题意】</w:t>
      </w:r>
    </w:p>
    <w:p w:rsidR="00245D51" w:rsidRPr="000665B4" w:rsidRDefault="00245D51" w:rsidP="00245D51">
      <w:pPr>
        <w:rPr>
          <w:rFonts w:ascii="宋体" w:eastAsia="宋体" w:hAnsi="宋体"/>
        </w:rPr>
      </w:pPr>
      <w:r w:rsidRPr="000665B4">
        <w:rPr>
          <w:rFonts w:ascii="宋体" w:eastAsia="宋体" w:hAnsi="宋体" w:hint="eastAsia"/>
        </w:rPr>
        <w:t>【TAG】背包</w:t>
      </w:r>
    </w:p>
    <w:p w:rsidR="00245D51" w:rsidRPr="000665B4" w:rsidRDefault="00245D51" w:rsidP="00245D51">
      <w:pPr>
        <w:rPr>
          <w:rFonts w:ascii="宋体" w:eastAsia="宋体" w:hAnsi="宋体"/>
        </w:rPr>
      </w:pPr>
      <w:r w:rsidRPr="000665B4">
        <w:rPr>
          <w:rFonts w:ascii="宋体" w:eastAsia="宋体" w:hAnsi="宋体" w:hint="eastAsia"/>
        </w:rPr>
        <w:t>【题解】</w:t>
      </w:r>
    </w:p>
    <w:p w:rsidR="00245D51" w:rsidRPr="000665B4" w:rsidRDefault="00245D51" w:rsidP="00245D51">
      <w:pPr>
        <w:rPr>
          <w:rFonts w:ascii="宋体" w:eastAsia="宋体" w:hAnsi="宋体"/>
        </w:rPr>
      </w:pPr>
      <w:r w:rsidRPr="000665B4">
        <w:rPr>
          <w:rFonts w:ascii="宋体" w:eastAsia="宋体" w:hAnsi="宋体" w:hint="eastAsia"/>
        </w:rPr>
        <w:t>【代码】</w:t>
      </w:r>
    </w:p>
    <w:p w:rsidR="00DB54DA" w:rsidRPr="000665B4" w:rsidRDefault="00DB54DA" w:rsidP="00DB54DA">
      <w:pPr>
        <w:pStyle w:val="3"/>
        <w:rPr>
          <w:rFonts w:ascii="宋体" w:eastAsia="宋体" w:hAnsi="宋体"/>
          <w:b w:val="0"/>
        </w:rPr>
      </w:pPr>
      <w:bookmarkStart w:id="90" w:name="_Toc524382991"/>
      <w:r w:rsidRPr="000665B4">
        <w:rPr>
          <w:rFonts w:ascii="宋体" w:eastAsia="宋体" w:hAnsi="宋体" w:hint="eastAsia"/>
          <w:b w:val="0"/>
        </w:rPr>
        <w:t>铜牌题-前置：状压DP</w:t>
      </w:r>
      <w:bookmarkEnd w:id="90"/>
    </w:p>
    <w:p w:rsidR="00DB54DA" w:rsidRPr="000665B4" w:rsidRDefault="00DB54DA" w:rsidP="00DB54DA">
      <w:pPr>
        <w:rPr>
          <w:rFonts w:ascii="宋体" w:eastAsia="宋体" w:hAnsi="宋体"/>
        </w:rPr>
      </w:pPr>
      <w:r w:rsidRPr="000665B4">
        <w:rPr>
          <w:rFonts w:ascii="宋体" w:eastAsia="宋体" w:hAnsi="宋体"/>
        </w:rPr>
        <w:t>2018</w:t>
      </w:r>
      <w:r w:rsidRPr="000665B4">
        <w:rPr>
          <w:rFonts w:ascii="宋体" w:eastAsia="宋体" w:hAnsi="宋体" w:hint="eastAsia"/>
        </w:rPr>
        <w:t>杭电暑期多校3C-</w:t>
      </w:r>
      <w:r w:rsidRPr="000665B4">
        <w:rPr>
          <w:rFonts w:ascii="宋体" w:eastAsia="宋体" w:hAnsi="宋体"/>
        </w:rPr>
        <w:t>HDU6321</w:t>
      </w:r>
      <w:r w:rsidRPr="000665B4">
        <w:rPr>
          <w:rFonts w:ascii="宋体" w:eastAsia="宋体" w:hAnsi="宋体" w:hint="eastAsia"/>
        </w:rPr>
        <w:t>-</w:t>
      </w:r>
      <w:r w:rsidRPr="000665B4">
        <w:rPr>
          <w:rFonts w:ascii="宋体" w:eastAsia="宋体" w:hAnsi="宋体"/>
        </w:rPr>
        <w:t>Dynamic Graph Matching</w:t>
      </w:r>
    </w:p>
    <w:p w:rsidR="00DB54DA" w:rsidRPr="000665B4" w:rsidRDefault="00DB54DA" w:rsidP="00DB54DA">
      <w:pPr>
        <w:rPr>
          <w:rFonts w:ascii="宋体" w:eastAsia="宋体" w:hAnsi="宋体"/>
        </w:rPr>
      </w:pPr>
      <w:r w:rsidRPr="000665B4">
        <w:rPr>
          <w:rFonts w:ascii="宋体" w:eastAsia="宋体" w:hAnsi="宋体" w:hint="eastAsia"/>
        </w:rPr>
        <w:t>【题意】</w:t>
      </w:r>
    </w:p>
    <w:p w:rsidR="002E7142" w:rsidRPr="000665B4" w:rsidRDefault="002E7142" w:rsidP="00DB54DA">
      <w:pPr>
        <w:rPr>
          <w:rFonts w:ascii="宋体" w:eastAsia="宋体" w:hAnsi="宋体"/>
        </w:rPr>
      </w:pPr>
      <w:r w:rsidRPr="000665B4">
        <w:rPr>
          <w:rFonts w:ascii="宋体" w:eastAsia="宋体" w:hAnsi="宋体" w:hint="eastAsia"/>
        </w:rPr>
        <w:t>【TAG】状态压缩</w:t>
      </w:r>
    </w:p>
    <w:p w:rsidR="00DB54DA" w:rsidRPr="000665B4" w:rsidRDefault="00DB54DA" w:rsidP="00DB54DA">
      <w:pPr>
        <w:rPr>
          <w:rFonts w:ascii="宋体" w:eastAsia="宋体" w:hAnsi="宋体"/>
        </w:rPr>
      </w:pPr>
      <w:r w:rsidRPr="000665B4">
        <w:rPr>
          <w:rFonts w:ascii="宋体" w:eastAsia="宋体" w:hAnsi="宋体" w:hint="eastAsia"/>
        </w:rPr>
        <w:t>【题解】</w:t>
      </w:r>
    </w:p>
    <w:p w:rsidR="00DB54DA" w:rsidRPr="000665B4" w:rsidRDefault="00DB54DA" w:rsidP="00DB54DA">
      <w:pPr>
        <w:rPr>
          <w:rFonts w:ascii="宋体" w:eastAsia="宋体" w:hAnsi="宋体"/>
        </w:rPr>
      </w:pPr>
      <w:r w:rsidRPr="000665B4">
        <w:rPr>
          <w:rFonts w:ascii="宋体" w:eastAsia="宋体" w:hAnsi="宋体" w:hint="eastAsia"/>
        </w:rPr>
        <w:t>【代码】</w:t>
      </w:r>
    </w:p>
    <w:p w:rsidR="00FB28F9" w:rsidRPr="000665B4" w:rsidRDefault="00FB28F9" w:rsidP="00FB28F9">
      <w:pPr>
        <w:pStyle w:val="3"/>
        <w:rPr>
          <w:rFonts w:ascii="宋体" w:eastAsia="宋体" w:hAnsi="宋体"/>
          <w:b w:val="0"/>
        </w:rPr>
      </w:pPr>
      <w:bookmarkStart w:id="91" w:name="_Toc524382992"/>
      <w:r w:rsidRPr="000665B4">
        <w:rPr>
          <w:rFonts w:ascii="宋体" w:eastAsia="宋体" w:hAnsi="宋体" w:hint="eastAsia"/>
          <w:b w:val="0"/>
        </w:rPr>
        <w:t>银牌题-前置：数位DP</w:t>
      </w:r>
      <w:bookmarkEnd w:id="91"/>
    </w:p>
    <w:p w:rsidR="00FB28F9" w:rsidRPr="000665B4" w:rsidRDefault="00FB28F9" w:rsidP="00DB54DA">
      <w:pPr>
        <w:rPr>
          <w:rFonts w:ascii="宋体" w:eastAsia="宋体" w:hAnsi="宋体"/>
        </w:rPr>
      </w:pPr>
      <w:r w:rsidRPr="000665B4">
        <w:rPr>
          <w:rFonts w:ascii="宋体" w:eastAsia="宋体" w:hAnsi="宋体" w:hint="eastAsia"/>
        </w:rPr>
        <w:t>牛客网2018暑期多校4C-</w:t>
      </w:r>
      <w:r w:rsidRPr="000665B4">
        <w:rPr>
          <w:rFonts w:ascii="宋体" w:eastAsia="宋体" w:hAnsi="宋体"/>
        </w:rPr>
        <w:t>Chiaki Sequence Reloaded</w:t>
      </w:r>
    </w:p>
    <w:p w:rsidR="00FB28F9" w:rsidRPr="000665B4" w:rsidRDefault="00FB28F9" w:rsidP="00DB54DA">
      <w:pPr>
        <w:rPr>
          <w:rFonts w:ascii="宋体" w:eastAsia="宋体" w:hAnsi="宋体"/>
        </w:rPr>
      </w:pPr>
      <w:r w:rsidRPr="000665B4">
        <w:rPr>
          <w:rFonts w:ascii="宋体" w:eastAsia="宋体" w:hAnsi="宋体" w:hint="eastAsia"/>
        </w:rPr>
        <w:t>【题意】</w:t>
      </w:r>
    </w:p>
    <w:p w:rsidR="00FB28F9" w:rsidRPr="000665B4" w:rsidRDefault="00FB28F9" w:rsidP="00DB54DA">
      <w:pPr>
        <w:rPr>
          <w:rFonts w:ascii="宋体" w:eastAsia="宋体" w:hAnsi="宋体"/>
        </w:rPr>
      </w:pPr>
      <w:r w:rsidRPr="000665B4">
        <w:rPr>
          <w:rFonts w:ascii="宋体" w:eastAsia="宋体" w:hAnsi="宋体" w:hint="eastAsia"/>
        </w:rPr>
        <w:t>【TAG】数学 递推式 数位DP</w:t>
      </w:r>
      <w:r w:rsidRPr="000665B4">
        <w:rPr>
          <w:rFonts w:ascii="宋体" w:eastAsia="宋体" w:hAnsi="宋体"/>
        </w:rPr>
        <w:t xml:space="preserve"> </w:t>
      </w:r>
      <w:r w:rsidRPr="000665B4">
        <w:rPr>
          <w:rFonts w:ascii="宋体" w:eastAsia="宋体" w:hAnsi="宋体" w:hint="eastAsia"/>
        </w:rPr>
        <w:t>找规律</w:t>
      </w:r>
    </w:p>
    <w:p w:rsidR="00FB28F9" w:rsidRPr="000665B4" w:rsidRDefault="00FB28F9" w:rsidP="00DB54DA">
      <w:pPr>
        <w:rPr>
          <w:rFonts w:ascii="宋体" w:eastAsia="宋体" w:hAnsi="宋体"/>
        </w:rPr>
      </w:pPr>
      <w:r w:rsidRPr="000665B4">
        <w:rPr>
          <w:rFonts w:ascii="宋体" w:eastAsia="宋体" w:hAnsi="宋体" w:hint="eastAsia"/>
        </w:rPr>
        <w:t>【题解】</w:t>
      </w:r>
    </w:p>
    <w:p w:rsidR="00FB28F9" w:rsidRPr="000665B4" w:rsidRDefault="00FB28F9" w:rsidP="00DB54DA">
      <w:pPr>
        <w:rPr>
          <w:rFonts w:ascii="宋体" w:eastAsia="宋体" w:hAnsi="宋体"/>
        </w:rPr>
      </w:pPr>
      <w:r w:rsidRPr="000665B4">
        <w:rPr>
          <w:rFonts w:ascii="宋体" w:eastAsia="宋体" w:hAnsi="宋体" w:hint="eastAsia"/>
        </w:rPr>
        <w:t>【代码】</w:t>
      </w:r>
    </w:p>
    <w:p w:rsidR="00BA4CBC" w:rsidRPr="000665B4" w:rsidRDefault="00BA4CBC" w:rsidP="00E77A6C">
      <w:pPr>
        <w:pStyle w:val="3"/>
        <w:rPr>
          <w:rFonts w:ascii="宋体" w:eastAsia="宋体" w:hAnsi="宋体"/>
          <w:b w:val="0"/>
        </w:rPr>
      </w:pPr>
      <w:bookmarkStart w:id="92" w:name="_Toc524382993"/>
      <w:r w:rsidRPr="000665B4">
        <w:rPr>
          <w:rFonts w:ascii="宋体" w:eastAsia="宋体" w:hAnsi="宋体" w:hint="eastAsia"/>
          <w:b w:val="0"/>
        </w:rPr>
        <w:t>银牌题-前置：树型DP</w:t>
      </w:r>
      <w:bookmarkEnd w:id="92"/>
    </w:p>
    <w:p w:rsidR="00BA4CBC" w:rsidRPr="000665B4" w:rsidRDefault="00BA4CBC" w:rsidP="00DB54DA">
      <w:pPr>
        <w:rPr>
          <w:rFonts w:ascii="宋体" w:eastAsia="宋体" w:hAnsi="宋体"/>
        </w:rPr>
      </w:pPr>
      <w:r w:rsidRPr="000665B4">
        <w:rPr>
          <w:rFonts w:ascii="宋体" w:eastAsia="宋体" w:hAnsi="宋体" w:hint="eastAsia"/>
        </w:rPr>
        <w:t>牛客网2018暑期多校2</w:t>
      </w:r>
      <w:r w:rsidRPr="000665B4">
        <w:rPr>
          <w:rFonts w:ascii="宋体" w:eastAsia="宋体" w:hAnsi="宋体"/>
        </w:rPr>
        <w:t>H</w:t>
      </w:r>
    </w:p>
    <w:p w:rsidR="00E77A6C" w:rsidRPr="000665B4" w:rsidRDefault="00E77A6C" w:rsidP="00DB54DA">
      <w:pPr>
        <w:rPr>
          <w:rFonts w:ascii="宋体" w:eastAsia="宋体" w:hAnsi="宋体"/>
        </w:rPr>
      </w:pPr>
      <w:r w:rsidRPr="000665B4">
        <w:rPr>
          <w:rFonts w:ascii="宋体" w:eastAsia="宋体" w:hAnsi="宋体" w:hint="eastAsia"/>
        </w:rPr>
        <w:t>【题意】</w:t>
      </w:r>
    </w:p>
    <w:p w:rsidR="00E77A6C" w:rsidRPr="000665B4" w:rsidRDefault="00E77A6C" w:rsidP="00DB54DA">
      <w:pPr>
        <w:rPr>
          <w:rFonts w:ascii="宋体" w:eastAsia="宋体" w:hAnsi="宋体"/>
        </w:rPr>
      </w:pPr>
      <w:r w:rsidRPr="000665B4">
        <w:rPr>
          <w:rFonts w:ascii="宋体" w:eastAsia="宋体" w:hAnsi="宋体" w:hint="eastAsia"/>
        </w:rPr>
        <w:t>【TAG】树型DP 动态规划</w:t>
      </w:r>
    </w:p>
    <w:p w:rsidR="00E77A6C" w:rsidRPr="000665B4" w:rsidRDefault="00E77A6C" w:rsidP="00DB54DA">
      <w:pPr>
        <w:rPr>
          <w:rFonts w:ascii="宋体" w:eastAsia="宋体" w:hAnsi="宋体"/>
        </w:rPr>
      </w:pPr>
      <w:r w:rsidRPr="000665B4">
        <w:rPr>
          <w:rFonts w:ascii="宋体" w:eastAsia="宋体" w:hAnsi="宋体" w:hint="eastAsia"/>
        </w:rPr>
        <w:t>【题解】</w:t>
      </w:r>
    </w:p>
    <w:p w:rsidR="00E77A6C" w:rsidRPr="000665B4" w:rsidRDefault="00E77A6C" w:rsidP="00DB54DA">
      <w:pPr>
        <w:rPr>
          <w:rFonts w:ascii="宋体" w:eastAsia="宋体" w:hAnsi="宋体"/>
        </w:rPr>
      </w:pPr>
      <w:r w:rsidRPr="000665B4">
        <w:rPr>
          <w:rFonts w:ascii="宋体" w:eastAsia="宋体" w:hAnsi="宋体" w:hint="eastAsia"/>
        </w:rPr>
        <w:t>【代码】</w:t>
      </w:r>
    </w:p>
    <w:p w:rsidR="002E7142" w:rsidRPr="000665B4" w:rsidRDefault="002E7142" w:rsidP="002E7142">
      <w:pPr>
        <w:pStyle w:val="3"/>
        <w:rPr>
          <w:rFonts w:ascii="宋体" w:eastAsia="宋体" w:hAnsi="宋体"/>
          <w:b w:val="0"/>
        </w:rPr>
      </w:pPr>
      <w:bookmarkStart w:id="93" w:name="_Toc524382994"/>
      <w:r w:rsidRPr="000665B4">
        <w:rPr>
          <w:rFonts w:ascii="宋体" w:eastAsia="宋体" w:hAnsi="宋体" w:hint="eastAsia"/>
          <w:b w:val="0"/>
        </w:rPr>
        <w:lastRenderedPageBreak/>
        <w:t>银牌题-前置：无</w:t>
      </w:r>
      <w:bookmarkEnd w:id="93"/>
    </w:p>
    <w:p w:rsidR="002E7142" w:rsidRPr="000665B4" w:rsidRDefault="002E7142" w:rsidP="00DB54DA">
      <w:pPr>
        <w:rPr>
          <w:rFonts w:ascii="宋体" w:eastAsia="宋体" w:hAnsi="宋体"/>
        </w:rPr>
      </w:pPr>
      <w:r w:rsidRPr="000665B4">
        <w:rPr>
          <w:rFonts w:ascii="宋体" w:eastAsia="宋体" w:hAnsi="宋体" w:hint="eastAsia"/>
        </w:rPr>
        <w:t>2018杭电暑期多校3I-</w:t>
      </w:r>
      <w:r w:rsidRPr="000665B4">
        <w:rPr>
          <w:rFonts w:ascii="宋体" w:eastAsia="宋体" w:hAnsi="宋体"/>
        </w:rPr>
        <w:t>HDU6327</w:t>
      </w:r>
      <w:r w:rsidRPr="000665B4">
        <w:rPr>
          <w:rFonts w:ascii="宋体" w:eastAsia="宋体" w:hAnsi="宋体" w:hint="eastAsia"/>
        </w:rPr>
        <w:t>-</w:t>
      </w:r>
      <w:r w:rsidRPr="000665B4">
        <w:rPr>
          <w:rFonts w:ascii="宋体" w:eastAsia="宋体" w:hAnsi="宋体"/>
        </w:rPr>
        <w:t>Random Sequence</w:t>
      </w:r>
    </w:p>
    <w:p w:rsidR="002E7142" w:rsidRPr="000665B4" w:rsidRDefault="002E7142" w:rsidP="00DB54DA">
      <w:pPr>
        <w:rPr>
          <w:rFonts w:ascii="宋体" w:eastAsia="宋体" w:hAnsi="宋体"/>
        </w:rPr>
      </w:pPr>
      <w:r w:rsidRPr="000665B4">
        <w:rPr>
          <w:rFonts w:ascii="宋体" w:eastAsia="宋体" w:hAnsi="宋体" w:hint="eastAsia"/>
        </w:rPr>
        <w:t>【题意】</w:t>
      </w:r>
    </w:p>
    <w:p w:rsidR="002E7142" w:rsidRPr="000665B4" w:rsidRDefault="002E7142" w:rsidP="00DB54DA">
      <w:pPr>
        <w:rPr>
          <w:rFonts w:ascii="宋体" w:eastAsia="宋体" w:hAnsi="宋体"/>
        </w:rPr>
      </w:pPr>
      <w:r w:rsidRPr="000665B4">
        <w:rPr>
          <w:rFonts w:ascii="宋体" w:eastAsia="宋体" w:hAnsi="宋体" w:hint="eastAsia"/>
        </w:rPr>
        <w:t>【TAG】GCD 数论</w:t>
      </w:r>
    </w:p>
    <w:p w:rsidR="002E7142" w:rsidRPr="000665B4" w:rsidRDefault="002E7142" w:rsidP="00DB54DA">
      <w:pPr>
        <w:rPr>
          <w:rFonts w:ascii="宋体" w:eastAsia="宋体" w:hAnsi="宋体"/>
        </w:rPr>
      </w:pPr>
      <w:r w:rsidRPr="000665B4">
        <w:rPr>
          <w:rFonts w:ascii="宋体" w:eastAsia="宋体" w:hAnsi="宋体" w:hint="eastAsia"/>
        </w:rPr>
        <w:t>【题解】</w:t>
      </w:r>
    </w:p>
    <w:p w:rsidR="002E7142" w:rsidRPr="000665B4" w:rsidRDefault="002E7142" w:rsidP="00DB54DA">
      <w:pPr>
        <w:rPr>
          <w:rFonts w:ascii="宋体" w:eastAsia="宋体" w:hAnsi="宋体"/>
        </w:rPr>
      </w:pPr>
      <w:r w:rsidRPr="000665B4">
        <w:rPr>
          <w:rFonts w:ascii="宋体" w:eastAsia="宋体" w:hAnsi="宋体" w:hint="eastAsia"/>
        </w:rPr>
        <w:t>【代码】</w:t>
      </w:r>
    </w:p>
    <w:p w:rsidR="00BA4CBC" w:rsidRPr="000665B4" w:rsidRDefault="00BA4CBC" w:rsidP="00BA4CBC">
      <w:pPr>
        <w:pStyle w:val="3"/>
        <w:rPr>
          <w:rFonts w:ascii="宋体" w:eastAsia="宋体" w:hAnsi="宋体"/>
          <w:b w:val="0"/>
        </w:rPr>
      </w:pPr>
      <w:bookmarkStart w:id="94" w:name="_Toc524382995"/>
      <w:r w:rsidRPr="000665B4">
        <w:rPr>
          <w:rFonts w:ascii="宋体" w:eastAsia="宋体" w:hAnsi="宋体" w:hint="eastAsia"/>
          <w:b w:val="0"/>
        </w:rPr>
        <w:t>银牌题-前置：无</w:t>
      </w:r>
      <w:bookmarkEnd w:id="94"/>
    </w:p>
    <w:p w:rsidR="00BA4CBC" w:rsidRPr="000665B4" w:rsidRDefault="00BA4CBC" w:rsidP="00DB54DA">
      <w:pPr>
        <w:rPr>
          <w:rFonts w:ascii="宋体" w:eastAsia="宋体" w:hAnsi="宋体"/>
        </w:rPr>
      </w:pPr>
      <w:r w:rsidRPr="000665B4">
        <w:rPr>
          <w:rFonts w:ascii="宋体" w:eastAsia="宋体" w:hAnsi="宋体" w:hint="eastAsia"/>
        </w:rPr>
        <w:t>牛客网2018暑期多校2B-</w:t>
      </w:r>
      <w:r w:rsidRPr="000665B4">
        <w:rPr>
          <w:rFonts w:ascii="宋体" w:eastAsia="宋体" w:hAnsi="宋体"/>
        </w:rPr>
        <w:t>discount</w:t>
      </w:r>
    </w:p>
    <w:p w:rsidR="00BA4CBC" w:rsidRPr="000665B4" w:rsidRDefault="00BA4CBC" w:rsidP="00DB54DA">
      <w:pPr>
        <w:rPr>
          <w:rFonts w:ascii="宋体" w:eastAsia="宋体" w:hAnsi="宋体"/>
        </w:rPr>
      </w:pPr>
      <w:r w:rsidRPr="000665B4">
        <w:rPr>
          <w:rFonts w:ascii="宋体" w:eastAsia="宋体" w:hAnsi="宋体" w:hint="eastAsia"/>
        </w:rPr>
        <w:t>【题意】</w:t>
      </w:r>
    </w:p>
    <w:p w:rsidR="00BA4CBC" w:rsidRPr="000665B4" w:rsidRDefault="00BA4CBC" w:rsidP="00DB54DA">
      <w:pPr>
        <w:rPr>
          <w:rFonts w:ascii="宋体" w:eastAsia="宋体" w:hAnsi="宋体"/>
        </w:rPr>
      </w:pPr>
      <w:r w:rsidRPr="000665B4">
        <w:rPr>
          <w:rFonts w:ascii="宋体" w:eastAsia="宋体" w:hAnsi="宋体" w:hint="eastAsia"/>
        </w:rPr>
        <w:t>【TAG】</w:t>
      </w:r>
    </w:p>
    <w:p w:rsidR="00BA4CBC" w:rsidRPr="000665B4" w:rsidRDefault="00BA4CBC" w:rsidP="00DB54DA">
      <w:pPr>
        <w:rPr>
          <w:rFonts w:ascii="宋体" w:eastAsia="宋体" w:hAnsi="宋体"/>
        </w:rPr>
      </w:pPr>
      <w:r w:rsidRPr="000665B4">
        <w:rPr>
          <w:rFonts w:ascii="宋体" w:eastAsia="宋体" w:hAnsi="宋体" w:hint="eastAsia"/>
        </w:rPr>
        <w:t>【题解】</w:t>
      </w:r>
    </w:p>
    <w:p w:rsidR="00BA4CBC" w:rsidRPr="000665B4" w:rsidRDefault="00BA4CBC" w:rsidP="00DB54DA">
      <w:pPr>
        <w:rPr>
          <w:rFonts w:ascii="宋体" w:eastAsia="宋体" w:hAnsi="宋体"/>
        </w:rPr>
      </w:pPr>
      <w:r w:rsidRPr="000665B4">
        <w:rPr>
          <w:rFonts w:ascii="宋体" w:eastAsia="宋体" w:hAnsi="宋体" w:hint="eastAsia"/>
        </w:rPr>
        <w:t>【代码】</w:t>
      </w:r>
    </w:p>
    <w:p w:rsidR="00AF2A14" w:rsidRPr="000665B4" w:rsidRDefault="00AF2A14" w:rsidP="00AF2A14">
      <w:pPr>
        <w:pStyle w:val="3"/>
        <w:rPr>
          <w:rFonts w:ascii="宋体" w:eastAsia="宋体" w:hAnsi="宋体"/>
          <w:b w:val="0"/>
        </w:rPr>
      </w:pPr>
      <w:bookmarkStart w:id="95" w:name="_Toc524382996"/>
      <w:r w:rsidRPr="000665B4">
        <w:rPr>
          <w:rFonts w:ascii="宋体" w:eastAsia="宋体" w:hAnsi="宋体" w:hint="eastAsia"/>
          <w:b w:val="0"/>
        </w:rPr>
        <w:t>银牌题-前置：无</w:t>
      </w:r>
      <w:bookmarkEnd w:id="95"/>
    </w:p>
    <w:p w:rsidR="00AF2A14" w:rsidRPr="000665B4" w:rsidRDefault="00AF2A14" w:rsidP="00AF2A14">
      <w:pPr>
        <w:rPr>
          <w:rFonts w:ascii="宋体" w:eastAsia="宋体" w:hAnsi="宋体"/>
        </w:rPr>
      </w:pPr>
      <w:r w:rsidRPr="000665B4">
        <w:rPr>
          <w:rFonts w:ascii="宋体" w:eastAsia="宋体" w:hAnsi="宋体" w:hint="eastAsia"/>
        </w:rPr>
        <w:t>牛客网2018暑期多校1B-</w:t>
      </w:r>
      <w:r w:rsidRPr="000665B4">
        <w:rPr>
          <w:rFonts w:ascii="宋体" w:eastAsia="宋体" w:hAnsi="宋体"/>
        </w:rPr>
        <w:t>Symmetric Matrix</w:t>
      </w:r>
    </w:p>
    <w:p w:rsidR="00BA4CBC" w:rsidRPr="000665B4" w:rsidRDefault="00AF2A14" w:rsidP="00DB54DA">
      <w:pPr>
        <w:rPr>
          <w:rFonts w:ascii="宋体" w:eastAsia="宋体" w:hAnsi="宋体"/>
        </w:rPr>
      </w:pPr>
      <w:r w:rsidRPr="000665B4">
        <w:rPr>
          <w:rFonts w:ascii="宋体" w:eastAsia="宋体" w:hAnsi="宋体" w:hint="eastAsia"/>
        </w:rPr>
        <w:t>【TAG】动态规划 图论</w:t>
      </w:r>
    </w:p>
    <w:p w:rsidR="007732F6" w:rsidRPr="000665B4" w:rsidRDefault="007732F6" w:rsidP="00A40E77">
      <w:pPr>
        <w:pStyle w:val="2"/>
        <w:rPr>
          <w:rFonts w:ascii="宋体" w:eastAsia="宋体" w:hAnsi="宋体"/>
          <w:b w:val="0"/>
        </w:rPr>
      </w:pPr>
      <w:bookmarkStart w:id="96" w:name="_Toc524382997"/>
      <w:r w:rsidRPr="000665B4">
        <w:rPr>
          <w:rFonts w:ascii="宋体" w:eastAsia="宋体" w:hAnsi="宋体" w:hint="eastAsia"/>
          <w:b w:val="0"/>
        </w:rPr>
        <w:t>递推</w:t>
      </w:r>
      <w:bookmarkEnd w:id="96"/>
    </w:p>
    <w:p w:rsidR="007732F6" w:rsidRPr="000665B4" w:rsidRDefault="007732F6" w:rsidP="00A40E77">
      <w:pPr>
        <w:pStyle w:val="3"/>
        <w:rPr>
          <w:rFonts w:ascii="宋体" w:eastAsia="宋体" w:hAnsi="宋体"/>
          <w:b w:val="0"/>
        </w:rPr>
      </w:pPr>
      <w:bookmarkStart w:id="97" w:name="_Toc524382998"/>
      <w:r w:rsidRPr="000665B4">
        <w:rPr>
          <w:rFonts w:ascii="宋体" w:eastAsia="宋体" w:hAnsi="宋体" w:hint="eastAsia"/>
          <w:b w:val="0"/>
        </w:rPr>
        <w:t>√-HDU-2050</w:t>
      </w:r>
      <w:r w:rsidR="00A40E77" w:rsidRPr="000665B4">
        <w:rPr>
          <w:rFonts w:ascii="宋体" w:eastAsia="宋体" w:hAnsi="宋体" w:hint="eastAsia"/>
          <w:b w:val="0"/>
        </w:rPr>
        <w:t>-折线分割平面</w:t>
      </w:r>
      <w:bookmarkEnd w:id="97"/>
      <w:r w:rsidR="00CC0F69" w:rsidRPr="000665B4">
        <w:rPr>
          <w:rFonts w:ascii="宋体" w:eastAsia="宋体" w:hAnsi="宋体"/>
          <w:b w:val="0"/>
        </w:rPr>
        <w:fldChar w:fldCharType="begin"/>
      </w:r>
      <w:r w:rsidR="00CC0F69" w:rsidRPr="000665B4">
        <w:rPr>
          <w:rFonts w:ascii="宋体" w:eastAsia="宋体" w:hAnsi="宋体"/>
        </w:rPr>
        <w:instrText xml:space="preserve"> XE "</w:instrText>
      </w:r>
      <w:r w:rsidR="00CC0F69" w:rsidRPr="000665B4">
        <w:rPr>
          <w:rFonts w:ascii="宋体" w:eastAsia="宋体" w:hAnsi="宋体" w:hint="eastAsia"/>
          <w:b w:val="0"/>
        </w:rPr>
        <w:instrText>√-HDU-2050-折线分割平面</w:instrText>
      </w:r>
      <w:r w:rsidR="00CC0F69" w:rsidRPr="000665B4">
        <w:rPr>
          <w:rFonts w:ascii="宋体" w:eastAsia="宋体" w:hAnsi="宋体"/>
        </w:rPr>
        <w:instrText>:</w:instrText>
      </w:r>
      <w:r w:rsidR="00CC0F69" w:rsidRPr="000665B4">
        <w:rPr>
          <w:rFonts w:ascii="宋体" w:eastAsia="宋体" w:hAnsi="宋体" w:hint="eastAsia"/>
        </w:rPr>
        <w:instrText>2</w:instrText>
      </w:r>
      <w:r w:rsidR="00CC0F69" w:rsidRPr="000665B4">
        <w:rPr>
          <w:rFonts w:ascii="宋体" w:eastAsia="宋体" w:hAnsi="宋体"/>
        </w:rPr>
        <w:instrText xml:space="preserve">050" \y "HDU:2050" </w:instrText>
      </w:r>
      <w:r w:rsidR="00CC0F69" w:rsidRPr="000665B4">
        <w:rPr>
          <w:rFonts w:ascii="宋体" w:eastAsia="宋体" w:hAnsi="宋体"/>
          <w:b w:val="0"/>
        </w:rPr>
        <w:fldChar w:fldCharType="end"/>
      </w:r>
    </w:p>
    <w:p w:rsidR="007732F6" w:rsidRPr="000665B4" w:rsidRDefault="007732F6" w:rsidP="007732F6">
      <w:pPr>
        <w:rPr>
          <w:rFonts w:ascii="宋体" w:eastAsia="宋体" w:hAnsi="宋体"/>
        </w:rPr>
      </w:pPr>
      <w:r w:rsidRPr="000665B4">
        <w:rPr>
          <w:rFonts w:ascii="宋体" w:eastAsia="宋体" w:hAnsi="宋体" w:hint="eastAsia"/>
        </w:rPr>
        <w:t>【题意】求解n个折线能把平面分为几个区域</w:t>
      </w:r>
    </w:p>
    <w:p w:rsidR="007732F6" w:rsidRPr="000665B4" w:rsidRDefault="007732F6" w:rsidP="007732F6">
      <w:pPr>
        <w:rPr>
          <w:rFonts w:ascii="宋体" w:eastAsia="宋体" w:hAnsi="宋体"/>
        </w:rPr>
      </w:pPr>
      <w:r w:rsidRPr="000665B4">
        <w:rPr>
          <w:rFonts w:ascii="宋体" w:eastAsia="宋体" w:hAnsi="宋体" w:hint="eastAsia"/>
        </w:rPr>
        <w:t>【题解】递推式f(n)=f(n-1)+4(n-1)+1=f(n-1)+4n-3,f(1)=2</w:t>
      </w:r>
    </w:p>
    <w:p w:rsidR="007732F6" w:rsidRPr="000665B4" w:rsidRDefault="007732F6" w:rsidP="007732F6">
      <w:pPr>
        <w:rPr>
          <w:rFonts w:ascii="宋体" w:eastAsia="宋体" w:hAnsi="宋体"/>
        </w:rPr>
      </w:pPr>
      <w:r w:rsidRPr="000665B4">
        <w:rPr>
          <w:rFonts w:ascii="宋体" w:eastAsia="宋体" w:hAnsi="宋体" w:hint="eastAsia"/>
        </w:rPr>
        <w:t>具体的推导思路大概是考虑前面已经有n-</w:t>
      </w:r>
      <w:r w:rsidRPr="000665B4">
        <w:rPr>
          <w:rFonts w:ascii="宋体" w:eastAsia="宋体" w:hAnsi="宋体"/>
        </w:rPr>
        <w:t>1</w:t>
      </w:r>
      <w:r w:rsidRPr="000665B4">
        <w:rPr>
          <w:rFonts w:ascii="宋体" w:eastAsia="宋体" w:hAnsi="宋体" w:hint="eastAsia"/>
        </w:rPr>
        <w:t>个折线了，然后现在又来一个折线，看成一个起点的2条射线，这样一交（尽可能往密集了交），按照新的射线大概可以分为3个区域，左射线左增加的区域数，右射线右增加的区域数，两射线之间增加的区域数，左边是n-1，右边是n-1，中间是2(n-1)，再加1个自带的。反正是看着n=1,n=2,n=3的情况连蒙带猜的，n=4再网上画也不好画了，这题也没法打表，还没有想到比较严谨的思路。</w:t>
      </w:r>
    </w:p>
    <w:p w:rsidR="000E6D1D" w:rsidRPr="000665B4" w:rsidRDefault="000E6D1D" w:rsidP="00306D21">
      <w:pPr>
        <w:pStyle w:val="2"/>
        <w:rPr>
          <w:rFonts w:ascii="宋体" w:eastAsia="宋体" w:hAnsi="宋体"/>
          <w:b w:val="0"/>
        </w:rPr>
      </w:pPr>
      <w:bookmarkStart w:id="98" w:name="_Toc524382999"/>
      <w:r w:rsidRPr="000665B4">
        <w:rPr>
          <w:rFonts w:ascii="宋体" w:eastAsia="宋体" w:hAnsi="宋体" w:hint="eastAsia"/>
          <w:b w:val="0"/>
        </w:rPr>
        <w:lastRenderedPageBreak/>
        <w:t>基础动态规划</w:t>
      </w:r>
      <w:bookmarkEnd w:id="98"/>
    </w:p>
    <w:p w:rsidR="000E6D1D" w:rsidRPr="000665B4" w:rsidRDefault="000E6D1D" w:rsidP="00056D87">
      <w:pPr>
        <w:pStyle w:val="3"/>
        <w:rPr>
          <w:rFonts w:ascii="宋体" w:eastAsia="宋体" w:hAnsi="宋体"/>
          <w:b w:val="0"/>
        </w:rPr>
      </w:pPr>
      <w:bookmarkStart w:id="99" w:name="_Toc524383000"/>
      <w:r w:rsidRPr="000665B4">
        <w:rPr>
          <w:rFonts w:ascii="宋体" w:eastAsia="宋体" w:hAnsi="宋体" w:hint="eastAsia"/>
          <w:b w:val="0"/>
        </w:rPr>
        <w:t>最大连续子段和</w:t>
      </w:r>
      <w:bookmarkEnd w:id="99"/>
    </w:p>
    <w:p w:rsidR="000E6D1D" w:rsidRPr="000665B4" w:rsidRDefault="000E6D1D" w:rsidP="00056D87">
      <w:pPr>
        <w:pStyle w:val="4"/>
        <w:rPr>
          <w:rFonts w:ascii="宋体" w:eastAsia="宋体" w:hAnsi="宋体"/>
          <w:b w:val="0"/>
        </w:rPr>
      </w:pPr>
      <w:r w:rsidRPr="000665B4">
        <w:rPr>
          <w:rFonts w:ascii="宋体" w:eastAsia="宋体" w:hAnsi="宋体" w:hint="eastAsia"/>
          <w:b w:val="0"/>
        </w:rPr>
        <w:t>√-</w:t>
      </w:r>
      <w:r w:rsidR="00056D87" w:rsidRPr="000665B4">
        <w:rPr>
          <w:rFonts w:ascii="宋体" w:eastAsia="宋体" w:hAnsi="宋体"/>
          <w:b w:val="0"/>
        </w:rPr>
        <w:t>HDU</w:t>
      </w:r>
      <w:r w:rsidR="00056D87" w:rsidRPr="000665B4">
        <w:rPr>
          <w:rFonts w:ascii="宋体" w:eastAsia="宋体" w:hAnsi="宋体" w:hint="eastAsia"/>
          <w:b w:val="0"/>
        </w:rPr>
        <w:t>-</w:t>
      </w:r>
      <w:r w:rsidR="00056D87" w:rsidRPr="000665B4">
        <w:rPr>
          <w:rFonts w:ascii="宋体" w:eastAsia="宋体" w:hAnsi="宋体"/>
          <w:b w:val="0"/>
        </w:rPr>
        <w:t>1003</w:t>
      </w:r>
      <w:r w:rsidR="00CC0F69" w:rsidRPr="000665B4">
        <w:rPr>
          <w:rFonts w:ascii="宋体" w:eastAsia="宋体" w:hAnsi="宋体"/>
          <w:b w:val="0"/>
        </w:rPr>
        <w:fldChar w:fldCharType="begin"/>
      </w:r>
      <w:r w:rsidR="00CC0F69" w:rsidRPr="000665B4">
        <w:rPr>
          <w:rFonts w:ascii="宋体" w:eastAsia="宋体" w:hAnsi="宋体"/>
        </w:rPr>
        <w:instrText xml:space="preserve"> XE "</w:instrText>
      </w:r>
      <w:r w:rsidR="00CC0F69" w:rsidRPr="000665B4">
        <w:rPr>
          <w:rFonts w:ascii="宋体" w:eastAsia="宋体" w:hAnsi="宋体" w:hint="eastAsia"/>
          <w:b w:val="0"/>
        </w:rPr>
        <w:instrText>√-</w:instrText>
      </w:r>
      <w:r w:rsidR="00CC0F69" w:rsidRPr="000665B4">
        <w:rPr>
          <w:rFonts w:ascii="宋体" w:eastAsia="宋体" w:hAnsi="宋体"/>
          <w:b w:val="0"/>
        </w:rPr>
        <w:instrText>HDU</w:instrText>
      </w:r>
      <w:r w:rsidR="00CC0F69" w:rsidRPr="000665B4">
        <w:rPr>
          <w:rFonts w:ascii="宋体" w:eastAsia="宋体" w:hAnsi="宋体" w:hint="eastAsia"/>
          <w:b w:val="0"/>
        </w:rPr>
        <w:instrText>-</w:instrText>
      </w:r>
      <w:r w:rsidR="00CC0F69" w:rsidRPr="000665B4">
        <w:rPr>
          <w:rFonts w:ascii="宋体" w:eastAsia="宋体" w:hAnsi="宋体"/>
          <w:b w:val="0"/>
        </w:rPr>
        <w:instrText>1003</w:instrText>
      </w:r>
      <w:r w:rsidR="00CC0F69" w:rsidRPr="000665B4">
        <w:rPr>
          <w:rFonts w:ascii="宋体" w:eastAsia="宋体" w:hAnsi="宋体"/>
        </w:rPr>
        <w:instrText>:</w:instrText>
      </w:r>
      <w:r w:rsidR="00CC0F69" w:rsidRPr="000665B4">
        <w:rPr>
          <w:rFonts w:ascii="宋体" w:eastAsia="宋体" w:hAnsi="宋体" w:hint="eastAsia"/>
        </w:rPr>
        <w:instrText>1</w:instrText>
      </w:r>
      <w:r w:rsidR="00CC0F69" w:rsidRPr="000665B4">
        <w:rPr>
          <w:rFonts w:ascii="宋体" w:eastAsia="宋体" w:hAnsi="宋体"/>
        </w:rPr>
        <w:instrText xml:space="preserve">003" \y "HDU:1003" </w:instrText>
      </w:r>
      <w:r w:rsidR="00CC0F69" w:rsidRPr="000665B4">
        <w:rPr>
          <w:rFonts w:ascii="宋体" w:eastAsia="宋体" w:hAnsi="宋体"/>
          <w:b w:val="0"/>
        </w:rPr>
        <w:fldChar w:fldCharType="end"/>
      </w:r>
    </w:p>
    <w:p w:rsidR="000E6D1D" w:rsidRPr="000665B4" w:rsidRDefault="000E6D1D" w:rsidP="000E6D1D">
      <w:pPr>
        <w:rPr>
          <w:rFonts w:ascii="宋体" w:eastAsia="宋体" w:hAnsi="宋体"/>
        </w:rPr>
      </w:pPr>
      <w:r w:rsidRPr="000665B4">
        <w:rPr>
          <w:rFonts w:ascii="宋体" w:eastAsia="宋体" w:hAnsi="宋体" w:hint="eastAsia"/>
        </w:rPr>
        <w:t>【题意】n个数求最大连续子段和，同时输出子段的起始终止点（存在多个按照起始点顺序输出第1个，起始点相同的终止点尽可能小）</w:t>
      </w:r>
    </w:p>
    <w:p w:rsidR="000E6D1D" w:rsidRPr="000665B4" w:rsidRDefault="000E6D1D" w:rsidP="000E6D1D">
      <w:pPr>
        <w:rPr>
          <w:rFonts w:ascii="宋体" w:eastAsia="宋体" w:hAnsi="宋体"/>
        </w:rPr>
      </w:pPr>
      <w:r w:rsidRPr="000665B4">
        <w:rPr>
          <w:rFonts w:ascii="宋体" w:eastAsia="宋体" w:hAnsi="宋体" w:hint="eastAsia"/>
        </w:rPr>
        <w:t>【题解】最大连续子段和模板题</w:t>
      </w:r>
    </w:p>
    <w:p w:rsidR="000E6D1D" w:rsidRPr="000665B4" w:rsidRDefault="000E6D1D" w:rsidP="000E6D1D">
      <w:pPr>
        <w:rPr>
          <w:rFonts w:ascii="宋体" w:eastAsia="宋体" w:hAnsi="宋体"/>
        </w:rPr>
      </w:pPr>
      <w:r w:rsidRPr="000665B4">
        <w:rPr>
          <w:rFonts w:ascii="宋体" w:eastAsia="宋体" w:hAnsi="宋体" w:hint="eastAsia"/>
        </w:rPr>
        <w:t>【代码】</w:t>
      </w:r>
    </w:p>
    <w:p w:rsidR="000E6D1D" w:rsidRPr="000665B4" w:rsidRDefault="000E6D1D" w:rsidP="000E6D1D">
      <w:pPr>
        <w:rPr>
          <w:rFonts w:ascii="宋体" w:eastAsia="宋体" w:hAnsi="宋体"/>
        </w:rPr>
      </w:pPr>
      <w:r w:rsidRPr="000665B4">
        <w:rPr>
          <w:rFonts w:ascii="宋体" w:eastAsia="宋体" w:hAnsi="宋体"/>
        </w:rPr>
        <w:t>#include &lt;bits/stdc++.h&gt;</w:t>
      </w:r>
    </w:p>
    <w:p w:rsidR="000E6D1D" w:rsidRPr="000665B4" w:rsidRDefault="000E6D1D" w:rsidP="000E6D1D">
      <w:pPr>
        <w:rPr>
          <w:rFonts w:ascii="宋体" w:eastAsia="宋体" w:hAnsi="宋体"/>
        </w:rPr>
      </w:pPr>
      <w:r w:rsidRPr="000665B4">
        <w:rPr>
          <w:rFonts w:ascii="宋体" w:eastAsia="宋体" w:hAnsi="宋体"/>
        </w:rPr>
        <w:t>#define MAXN 100010</w:t>
      </w:r>
    </w:p>
    <w:p w:rsidR="000E6D1D" w:rsidRPr="000665B4" w:rsidRDefault="000E6D1D" w:rsidP="000E6D1D">
      <w:pPr>
        <w:rPr>
          <w:rFonts w:ascii="宋体" w:eastAsia="宋体" w:hAnsi="宋体"/>
        </w:rPr>
      </w:pPr>
    </w:p>
    <w:p w:rsidR="000E6D1D" w:rsidRPr="000665B4" w:rsidRDefault="000E6D1D" w:rsidP="000E6D1D">
      <w:pPr>
        <w:rPr>
          <w:rFonts w:ascii="宋体" w:eastAsia="宋体" w:hAnsi="宋体"/>
        </w:rPr>
      </w:pPr>
      <w:r w:rsidRPr="000665B4">
        <w:rPr>
          <w:rFonts w:ascii="宋体" w:eastAsia="宋体" w:hAnsi="宋体"/>
        </w:rPr>
        <w:t>using namespace std;</w:t>
      </w:r>
    </w:p>
    <w:p w:rsidR="000E6D1D" w:rsidRPr="000665B4" w:rsidRDefault="000E6D1D" w:rsidP="000E6D1D">
      <w:pPr>
        <w:rPr>
          <w:rFonts w:ascii="宋体" w:eastAsia="宋体" w:hAnsi="宋体"/>
        </w:rPr>
      </w:pPr>
    </w:p>
    <w:p w:rsidR="000E6D1D" w:rsidRPr="000665B4" w:rsidRDefault="000E6D1D" w:rsidP="000E6D1D">
      <w:pPr>
        <w:rPr>
          <w:rFonts w:ascii="宋体" w:eastAsia="宋体" w:hAnsi="宋体"/>
        </w:rPr>
      </w:pPr>
      <w:r w:rsidRPr="000665B4">
        <w:rPr>
          <w:rFonts w:ascii="宋体" w:eastAsia="宋体" w:hAnsi="宋体"/>
        </w:rPr>
        <w:t>int main()</w:t>
      </w:r>
    </w:p>
    <w:p w:rsidR="000E6D1D" w:rsidRPr="000665B4" w:rsidRDefault="000E6D1D" w:rsidP="000E6D1D">
      <w:pPr>
        <w:rPr>
          <w:rFonts w:ascii="宋体" w:eastAsia="宋体" w:hAnsi="宋体"/>
        </w:rPr>
      </w:pPr>
      <w:r w:rsidRPr="000665B4">
        <w:rPr>
          <w:rFonts w:ascii="宋体" w:eastAsia="宋体" w:hAnsi="宋体"/>
        </w:rPr>
        <w:t>{</w:t>
      </w:r>
    </w:p>
    <w:p w:rsidR="000E6D1D" w:rsidRPr="000665B4" w:rsidRDefault="000E6D1D" w:rsidP="000E6D1D">
      <w:pPr>
        <w:rPr>
          <w:rFonts w:ascii="宋体" w:eastAsia="宋体" w:hAnsi="宋体"/>
        </w:rPr>
      </w:pPr>
      <w:r w:rsidRPr="000665B4">
        <w:rPr>
          <w:rFonts w:ascii="宋体" w:eastAsia="宋体" w:hAnsi="宋体"/>
        </w:rPr>
        <w:t xml:space="preserve">    int t;</w:t>
      </w:r>
    </w:p>
    <w:p w:rsidR="000E6D1D" w:rsidRPr="000665B4" w:rsidRDefault="000E6D1D" w:rsidP="000E6D1D">
      <w:pPr>
        <w:rPr>
          <w:rFonts w:ascii="宋体" w:eastAsia="宋体" w:hAnsi="宋体"/>
        </w:rPr>
      </w:pPr>
      <w:r w:rsidRPr="000665B4">
        <w:rPr>
          <w:rFonts w:ascii="宋体" w:eastAsia="宋体" w:hAnsi="宋体"/>
        </w:rPr>
        <w:t xml:space="preserve">    scanf("%d",&amp;t);</w:t>
      </w:r>
    </w:p>
    <w:p w:rsidR="000E6D1D" w:rsidRPr="000665B4" w:rsidRDefault="000E6D1D" w:rsidP="000E6D1D">
      <w:pPr>
        <w:rPr>
          <w:rFonts w:ascii="宋体" w:eastAsia="宋体" w:hAnsi="宋体"/>
        </w:rPr>
      </w:pPr>
      <w:r w:rsidRPr="000665B4">
        <w:rPr>
          <w:rFonts w:ascii="宋体" w:eastAsia="宋体" w:hAnsi="宋体"/>
        </w:rPr>
        <w:t xml:space="preserve">    for(int casenum=1;casenum&lt;=t;casenum++){</w:t>
      </w:r>
    </w:p>
    <w:p w:rsidR="000E6D1D" w:rsidRPr="000665B4" w:rsidRDefault="000E6D1D" w:rsidP="000E6D1D">
      <w:pPr>
        <w:rPr>
          <w:rFonts w:ascii="宋体" w:eastAsia="宋体" w:hAnsi="宋体"/>
        </w:rPr>
      </w:pPr>
      <w:r w:rsidRPr="000665B4">
        <w:rPr>
          <w:rFonts w:ascii="宋体" w:eastAsia="宋体" w:hAnsi="宋体"/>
        </w:rPr>
        <w:t xml:space="preserve">        int n,maxsum=INT_MIN,nowsum=-1,maxfirst=0,maxlast=0,nowfirst=1,nownum;</w:t>
      </w:r>
    </w:p>
    <w:p w:rsidR="000E6D1D" w:rsidRPr="000665B4" w:rsidRDefault="000E6D1D" w:rsidP="000E6D1D">
      <w:pPr>
        <w:rPr>
          <w:rFonts w:ascii="宋体" w:eastAsia="宋体" w:hAnsi="宋体"/>
        </w:rPr>
      </w:pPr>
      <w:r w:rsidRPr="000665B4">
        <w:rPr>
          <w:rFonts w:ascii="宋体" w:eastAsia="宋体" w:hAnsi="宋体"/>
        </w:rPr>
        <w:t xml:space="preserve">        scanf("%d",&amp;n);</w:t>
      </w:r>
    </w:p>
    <w:p w:rsidR="000E6D1D" w:rsidRPr="000665B4" w:rsidRDefault="000E6D1D" w:rsidP="000E6D1D">
      <w:pPr>
        <w:rPr>
          <w:rFonts w:ascii="宋体" w:eastAsia="宋体" w:hAnsi="宋体"/>
        </w:rPr>
      </w:pPr>
      <w:r w:rsidRPr="000665B4">
        <w:rPr>
          <w:rFonts w:ascii="宋体" w:eastAsia="宋体" w:hAnsi="宋体"/>
        </w:rPr>
        <w:t xml:space="preserve">        for (int i=1;i&lt;=n;i++){</w:t>
      </w:r>
    </w:p>
    <w:p w:rsidR="000E6D1D" w:rsidRPr="000665B4" w:rsidRDefault="000E6D1D" w:rsidP="000E6D1D">
      <w:pPr>
        <w:rPr>
          <w:rFonts w:ascii="宋体" w:eastAsia="宋体" w:hAnsi="宋体"/>
        </w:rPr>
      </w:pPr>
      <w:r w:rsidRPr="000665B4">
        <w:rPr>
          <w:rFonts w:ascii="宋体" w:eastAsia="宋体" w:hAnsi="宋体"/>
        </w:rPr>
        <w:t xml:space="preserve">            scanf("%d",&amp;nownum);</w:t>
      </w:r>
    </w:p>
    <w:p w:rsidR="000E6D1D" w:rsidRPr="000665B4" w:rsidRDefault="000E6D1D" w:rsidP="000E6D1D">
      <w:pPr>
        <w:rPr>
          <w:rFonts w:ascii="宋体" w:eastAsia="宋体" w:hAnsi="宋体"/>
        </w:rPr>
      </w:pPr>
      <w:r w:rsidRPr="000665B4">
        <w:rPr>
          <w:rFonts w:ascii="宋体" w:eastAsia="宋体" w:hAnsi="宋体"/>
        </w:rPr>
        <w:t xml:space="preserve">            if(nowsum&lt;0) nowsum=nownum,nowfirst=i;else nowsum+=nownum;</w:t>
      </w:r>
    </w:p>
    <w:p w:rsidR="000E6D1D" w:rsidRPr="000665B4" w:rsidRDefault="000E6D1D" w:rsidP="000E6D1D">
      <w:pPr>
        <w:rPr>
          <w:rFonts w:ascii="宋体" w:eastAsia="宋体" w:hAnsi="宋体"/>
        </w:rPr>
      </w:pPr>
      <w:r w:rsidRPr="000665B4">
        <w:rPr>
          <w:rFonts w:ascii="宋体" w:eastAsia="宋体" w:hAnsi="宋体"/>
        </w:rPr>
        <w:t xml:space="preserve">            if(nowsum&gt;maxsum) maxsum=nowsum,maxfirst=nowfirst,maxlast=i;</w:t>
      </w:r>
    </w:p>
    <w:p w:rsidR="000E6D1D" w:rsidRPr="000665B4" w:rsidRDefault="000E6D1D" w:rsidP="000E6D1D">
      <w:pPr>
        <w:rPr>
          <w:rFonts w:ascii="宋体" w:eastAsia="宋体" w:hAnsi="宋体"/>
        </w:rPr>
      </w:pPr>
      <w:r w:rsidRPr="000665B4">
        <w:rPr>
          <w:rFonts w:ascii="宋体" w:eastAsia="宋体" w:hAnsi="宋体"/>
        </w:rPr>
        <w:t xml:space="preserve">        }</w:t>
      </w:r>
    </w:p>
    <w:p w:rsidR="000E6D1D" w:rsidRPr="000665B4" w:rsidRDefault="000E6D1D" w:rsidP="000E6D1D">
      <w:pPr>
        <w:rPr>
          <w:rFonts w:ascii="宋体" w:eastAsia="宋体" w:hAnsi="宋体"/>
        </w:rPr>
      </w:pPr>
      <w:r w:rsidRPr="000665B4">
        <w:rPr>
          <w:rFonts w:ascii="宋体" w:eastAsia="宋体" w:hAnsi="宋体"/>
        </w:rPr>
        <w:t xml:space="preserve">        printf("Case %d:\n%d %d %d\n",casenum,maxsum,maxfirst,maxlast);</w:t>
      </w:r>
    </w:p>
    <w:p w:rsidR="000E6D1D" w:rsidRPr="000665B4" w:rsidRDefault="000E6D1D" w:rsidP="000E6D1D">
      <w:pPr>
        <w:rPr>
          <w:rFonts w:ascii="宋体" w:eastAsia="宋体" w:hAnsi="宋体"/>
        </w:rPr>
      </w:pPr>
      <w:r w:rsidRPr="000665B4">
        <w:rPr>
          <w:rFonts w:ascii="宋体" w:eastAsia="宋体" w:hAnsi="宋体"/>
        </w:rPr>
        <w:t xml:space="preserve">        if(casenum!=t) printf("\n");</w:t>
      </w:r>
    </w:p>
    <w:p w:rsidR="000E6D1D" w:rsidRPr="000665B4" w:rsidRDefault="000E6D1D" w:rsidP="000E6D1D">
      <w:pPr>
        <w:rPr>
          <w:rFonts w:ascii="宋体" w:eastAsia="宋体" w:hAnsi="宋体"/>
        </w:rPr>
      </w:pPr>
      <w:r w:rsidRPr="000665B4">
        <w:rPr>
          <w:rFonts w:ascii="宋体" w:eastAsia="宋体" w:hAnsi="宋体"/>
        </w:rPr>
        <w:t xml:space="preserve">    }</w:t>
      </w:r>
    </w:p>
    <w:p w:rsidR="000E6D1D" w:rsidRPr="000665B4" w:rsidRDefault="000E6D1D" w:rsidP="000E6D1D">
      <w:pPr>
        <w:rPr>
          <w:rFonts w:ascii="宋体" w:eastAsia="宋体" w:hAnsi="宋体"/>
        </w:rPr>
      </w:pPr>
      <w:r w:rsidRPr="000665B4">
        <w:rPr>
          <w:rFonts w:ascii="宋体" w:eastAsia="宋体" w:hAnsi="宋体"/>
        </w:rPr>
        <w:t xml:space="preserve">    return 0;</w:t>
      </w:r>
    </w:p>
    <w:p w:rsidR="000E6D1D" w:rsidRPr="000665B4" w:rsidRDefault="000E6D1D" w:rsidP="000E6D1D">
      <w:pPr>
        <w:rPr>
          <w:rFonts w:ascii="宋体" w:eastAsia="宋体" w:hAnsi="宋体"/>
        </w:rPr>
      </w:pPr>
      <w:r w:rsidRPr="000665B4">
        <w:rPr>
          <w:rFonts w:ascii="宋体" w:eastAsia="宋体" w:hAnsi="宋体"/>
        </w:rPr>
        <w:t>}</w:t>
      </w:r>
    </w:p>
    <w:p w:rsidR="000747AE" w:rsidRPr="000665B4" w:rsidRDefault="000747AE" w:rsidP="000747AE">
      <w:pPr>
        <w:pStyle w:val="3"/>
        <w:rPr>
          <w:rFonts w:ascii="宋体" w:eastAsia="宋体" w:hAnsi="宋体"/>
          <w:b w:val="0"/>
        </w:rPr>
      </w:pPr>
      <w:bookmarkStart w:id="100" w:name="_Toc524383001"/>
      <w:r w:rsidRPr="000665B4">
        <w:rPr>
          <w:rFonts w:ascii="宋体" w:eastAsia="宋体" w:hAnsi="宋体"/>
          <w:b w:val="0"/>
        </w:rPr>
        <w:lastRenderedPageBreak/>
        <w:t>LIS</w:t>
      </w:r>
      <w:r w:rsidRPr="000665B4">
        <w:rPr>
          <w:rFonts w:ascii="宋体" w:eastAsia="宋体" w:hAnsi="宋体" w:hint="eastAsia"/>
          <w:b w:val="0"/>
        </w:rPr>
        <w:t>（最长上升子序列）</w:t>
      </w:r>
      <w:bookmarkEnd w:id="100"/>
    </w:p>
    <w:p w:rsidR="001903A7" w:rsidRPr="000665B4" w:rsidRDefault="001903A7" w:rsidP="001903A7">
      <w:pPr>
        <w:pStyle w:val="4"/>
        <w:rPr>
          <w:rFonts w:ascii="宋体" w:eastAsia="宋体" w:hAnsi="宋体"/>
          <w:b w:val="0"/>
        </w:rPr>
      </w:pPr>
      <w:r w:rsidRPr="000665B4">
        <w:rPr>
          <w:rFonts w:ascii="宋体" w:eastAsia="宋体" w:hAnsi="宋体" w:hint="eastAsia"/>
          <w:b w:val="0"/>
        </w:rPr>
        <w:t>单调栈优化</w:t>
      </w:r>
    </w:p>
    <w:p w:rsidR="000747AE" w:rsidRPr="000665B4" w:rsidRDefault="000747AE" w:rsidP="000747AE">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1087</w:t>
      </w:r>
      <w:r w:rsidR="00CC0F69" w:rsidRPr="000665B4">
        <w:rPr>
          <w:rFonts w:ascii="宋体" w:eastAsia="宋体" w:hAnsi="宋体"/>
          <w:b w:val="0"/>
        </w:rPr>
        <w:fldChar w:fldCharType="begin"/>
      </w:r>
      <w:r w:rsidR="00CC0F69" w:rsidRPr="000665B4">
        <w:rPr>
          <w:rFonts w:ascii="宋体" w:eastAsia="宋体" w:hAnsi="宋体"/>
        </w:rPr>
        <w:instrText xml:space="preserve"> XE "</w:instrText>
      </w:r>
      <w:r w:rsidR="00CC0F69" w:rsidRPr="000665B4">
        <w:rPr>
          <w:rFonts w:ascii="宋体" w:eastAsia="宋体" w:hAnsi="宋体" w:hint="eastAsia"/>
          <w:b w:val="0"/>
        </w:rPr>
        <w:instrText>√-</w:instrText>
      </w:r>
      <w:r w:rsidR="00CC0F69" w:rsidRPr="000665B4">
        <w:rPr>
          <w:rFonts w:ascii="宋体" w:eastAsia="宋体" w:hAnsi="宋体"/>
          <w:b w:val="0"/>
        </w:rPr>
        <w:instrText>HDU</w:instrText>
      </w:r>
      <w:r w:rsidR="00CC0F69" w:rsidRPr="000665B4">
        <w:rPr>
          <w:rFonts w:ascii="宋体" w:eastAsia="宋体" w:hAnsi="宋体" w:hint="eastAsia"/>
          <w:b w:val="0"/>
        </w:rPr>
        <w:instrText>-</w:instrText>
      </w:r>
      <w:r w:rsidR="00CC0F69" w:rsidRPr="000665B4">
        <w:rPr>
          <w:rFonts w:ascii="宋体" w:eastAsia="宋体" w:hAnsi="宋体"/>
          <w:b w:val="0"/>
        </w:rPr>
        <w:instrText>1087</w:instrText>
      </w:r>
      <w:r w:rsidR="00CC0F69" w:rsidRPr="000665B4">
        <w:rPr>
          <w:rFonts w:ascii="宋体" w:eastAsia="宋体" w:hAnsi="宋体"/>
        </w:rPr>
        <w:instrText>:</w:instrText>
      </w:r>
      <w:r w:rsidR="00CC0F69" w:rsidRPr="000665B4">
        <w:rPr>
          <w:rFonts w:ascii="宋体" w:eastAsia="宋体" w:hAnsi="宋体" w:hint="eastAsia"/>
        </w:rPr>
        <w:instrText>1</w:instrText>
      </w:r>
      <w:r w:rsidR="00CC0F69" w:rsidRPr="000665B4">
        <w:rPr>
          <w:rFonts w:ascii="宋体" w:eastAsia="宋体" w:hAnsi="宋体"/>
        </w:rPr>
        <w:instrText xml:space="preserve">087" \y "HDU:1087" </w:instrText>
      </w:r>
      <w:r w:rsidR="00CC0F69" w:rsidRPr="000665B4">
        <w:rPr>
          <w:rFonts w:ascii="宋体" w:eastAsia="宋体" w:hAnsi="宋体"/>
          <w:b w:val="0"/>
        </w:rPr>
        <w:fldChar w:fldCharType="end"/>
      </w:r>
    </w:p>
    <w:p w:rsidR="000747AE" w:rsidRPr="000665B4" w:rsidRDefault="000747AE" w:rsidP="000E6D1D">
      <w:pPr>
        <w:rPr>
          <w:rFonts w:ascii="宋体" w:eastAsia="宋体" w:hAnsi="宋体"/>
        </w:rPr>
      </w:pPr>
      <w:r w:rsidRPr="000665B4">
        <w:rPr>
          <w:rFonts w:ascii="宋体" w:eastAsia="宋体" w:hAnsi="宋体" w:hint="eastAsia"/>
        </w:rPr>
        <w:t>【题意】n个正数，找到一个上升子序列，使得和最大，输出这个最大值，n规模1000</w:t>
      </w:r>
    </w:p>
    <w:p w:rsidR="000747AE" w:rsidRPr="000665B4" w:rsidRDefault="000747AE" w:rsidP="000E6D1D">
      <w:pPr>
        <w:rPr>
          <w:rFonts w:ascii="宋体" w:eastAsia="宋体" w:hAnsi="宋体"/>
        </w:rPr>
      </w:pPr>
      <w:r w:rsidRPr="000665B4">
        <w:rPr>
          <w:rFonts w:ascii="宋体" w:eastAsia="宋体" w:hAnsi="宋体" w:hint="eastAsia"/>
        </w:rPr>
        <w:t>【题解】dp[i]=max(</w:t>
      </w:r>
      <w:r w:rsidRPr="000665B4">
        <w:rPr>
          <w:rFonts w:ascii="宋体" w:eastAsia="宋体" w:hAnsi="宋体"/>
        </w:rPr>
        <w:t>dp[j]</w:t>
      </w:r>
      <w:r w:rsidRPr="000665B4">
        <w:rPr>
          <w:rFonts w:ascii="宋体" w:eastAsia="宋体" w:hAnsi="宋体" w:hint="eastAsia"/>
        </w:rPr>
        <w:t>)</w:t>
      </w:r>
      <w:r w:rsidRPr="000665B4">
        <w:rPr>
          <w:rFonts w:ascii="宋体" w:eastAsia="宋体" w:hAnsi="宋体"/>
        </w:rPr>
        <w:t>+num[i](num[j]&lt;num[i]&amp;&amp;j&lt;i)</w:t>
      </w:r>
      <w:r w:rsidRPr="000665B4">
        <w:rPr>
          <w:rFonts w:ascii="宋体" w:eastAsia="宋体" w:hAnsi="宋体" w:hint="eastAsia"/>
        </w:rPr>
        <w:t>，复杂度</w:t>
      </w:r>
      <w:r w:rsidRPr="000665B4">
        <w:rPr>
          <w:rFonts w:ascii="宋体" w:eastAsia="宋体" w:hAnsi="宋体"/>
          <w:position w:val="-10"/>
        </w:rPr>
        <w:object w:dxaOrig="639" w:dyaOrig="360">
          <v:shape id="_x0000_i1026" type="#_x0000_t75" style="width:32.25pt;height:18pt" o:ole="">
            <v:imagedata r:id="rId35" o:title=""/>
          </v:shape>
          <o:OLEObject Type="Embed" ProgID="Equation.DSMT4" ShapeID="_x0000_i1026" DrawAspect="Content" ObjectID="_1598124712" r:id="rId36"/>
        </w:object>
      </w:r>
    </w:p>
    <w:p w:rsidR="000747AE" w:rsidRPr="000665B4" w:rsidRDefault="000747AE" w:rsidP="000E6D1D">
      <w:pPr>
        <w:rPr>
          <w:rFonts w:ascii="宋体" w:eastAsia="宋体" w:hAnsi="宋体"/>
        </w:rPr>
      </w:pPr>
      <w:r w:rsidRPr="000665B4">
        <w:rPr>
          <w:rFonts w:ascii="宋体" w:eastAsia="宋体" w:hAnsi="宋体" w:hint="eastAsia"/>
        </w:rPr>
        <w:t>【代码】</w:t>
      </w:r>
    </w:p>
    <w:p w:rsidR="000747AE" w:rsidRPr="000665B4" w:rsidRDefault="000747AE" w:rsidP="000747AE">
      <w:pPr>
        <w:rPr>
          <w:rFonts w:ascii="宋体" w:eastAsia="宋体" w:hAnsi="宋体"/>
        </w:rPr>
      </w:pPr>
      <w:r w:rsidRPr="000665B4">
        <w:rPr>
          <w:rFonts w:ascii="宋体" w:eastAsia="宋体" w:hAnsi="宋体"/>
        </w:rPr>
        <w:t>#include &lt;bits/stdc++.h&gt;</w:t>
      </w:r>
    </w:p>
    <w:p w:rsidR="000747AE" w:rsidRPr="000665B4" w:rsidRDefault="000747AE" w:rsidP="000747AE">
      <w:pPr>
        <w:rPr>
          <w:rFonts w:ascii="宋体" w:eastAsia="宋体" w:hAnsi="宋体"/>
        </w:rPr>
      </w:pPr>
      <w:r w:rsidRPr="000665B4">
        <w:rPr>
          <w:rFonts w:ascii="宋体" w:eastAsia="宋体" w:hAnsi="宋体"/>
        </w:rPr>
        <w:t>#define MAXN 1010</w:t>
      </w:r>
    </w:p>
    <w:p w:rsidR="000747AE" w:rsidRPr="000665B4" w:rsidRDefault="000747AE" w:rsidP="000747AE">
      <w:pPr>
        <w:rPr>
          <w:rFonts w:ascii="宋体" w:eastAsia="宋体" w:hAnsi="宋体"/>
        </w:rPr>
      </w:pPr>
    </w:p>
    <w:p w:rsidR="000747AE" w:rsidRPr="000665B4" w:rsidRDefault="000747AE" w:rsidP="000747AE">
      <w:pPr>
        <w:rPr>
          <w:rFonts w:ascii="宋体" w:eastAsia="宋体" w:hAnsi="宋体"/>
        </w:rPr>
      </w:pPr>
      <w:r w:rsidRPr="000665B4">
        <w:rPr>
          <w:rFonts w:ascii="宋体" w:eastAsia="宋体" w:hAnsi="宋体"/>
        </w:rPr>
        <w:t>using namespace std;</w:t>
      </w:r>
    </w:p>
    <w:p w:rsidR="000747AE" w:rsidRPr="000665B4" w:rsidRDefault="000747AE" w:rsidP="000747AE">
      <w:pPr>
        <w:rPr>
          <w:rFonts w:ascii="宋体" w:eastAsia="宋体" w:hAnsi="宋体"/>
        </w:rPr>
      </w:pPr>
    </w:p>
    <w:p w:rsidR="000747AE" w:rsidRPr="000665B4" w:rsidRDefault="000747AE" w:rsidP="000747AE">
      <w:pPr>
        <w:rPr>
          <w:rFonts w:ascii="宋体" w:eastAsia="宋体" w:hAnsi="宋体"/>
        </w:rPr>
      </w:pPr>
      <w:r w:rsidRPr="000665B4">
        <w:rPr>
          <w:rFonts w:ascii="宋体" w:eastAsia="宋体" w:hAnsi="宋体"/>
        </w:rPr>
        <w:t>int main()</w:t>
      </w:r>
    </w:p>
    <w:p w:rsidR="000747AE" w:rsidRPr="000665B4" w:rsidRDefault="000747AE" w:rsidP="000747AE">
      <w:pPr>
        <w:rPr>
          <w:rFonts w:ascii="宋体" w:eastAsia="宋体" w:hAnsi="宋体"/>
        </w:rPr>
      </w:pPr>
      <w:r w:rsidRPr="000665B4">
        <w:rPr>
          <w:rFonts w:ascii="宋体" w:eastAsia="宋体" w:hAnsi="宋体"/>
        </w:rPr>
        <w:t>{</w:t>
      </w:r>
    </w:p>
    <w:p w:rsidR="000747AE" w:rsidRPr="000665B4" w:rsidRDefault="000747AE" w:rsidP="000747AE">
      <w:pPr>
        <w:rPr>
          <w:rFonts w:ascii="宋体" w:eastAsia="宋体" w:hAnsi="宋体"/>
        </w:rPr>
      </w:pPr>
      <w:r w:rsidRPr="000665B4">
        <w:rPr>
          <w:rFonts w:ascii="宋体" w:eastAsia="宋体" w:hAnsi="宋体"/>
        </w:rPr>
        <w:t xml:space="preserve">    int n,num[MAXN],dp[MAXN],maxans;</w:t>
      </w:r>
    </w:p>
    <w:p w:rsidR="000747AE" w:rsidRPr="000665B4" w:rsidRDefault="000747AE" w:rsidP="000747AE">
      <w:pPr>
        <w:rPr>
          <w:rFonts w:ascii="宋体" w:eastAsia="宋体" w:hAnsi="宋体"/>
        </w:rPr>
      </w:pPr>
      <w:r w:rsidRPr="000665B4">
        <w:rPr>
          <w:rFonts w:ascii="宋体" w:eastAsia="宋体" w:hAnsi="宋体"/>
        </w:rPr>
        <w:t xml:space="preserve">    while(cin&gt;&gt;n&amp;&amp;n){</w:t>
      </w:r>
    </w:p>
    <w:p w:rsidR="000747AE" w:rsidRPr="000665B4" w:rsidRDefault="000747AE" w:rsidP="000747AE">
      <w:pPr>
        <w:rPr>
          <w:rFonts w:ascii="宋体" w:eastAsia="宋体" w:hAnsi="宋体"/>
        </w:rPr>
      </w:pPr>
      <w:r w:rsidRPr="000665B4">
        <w:rPr>
          <w:rFonts w:ascii="宋体" w:eastAsia="宋体" w:hAnsi="宋体"/>
        </w:rPr>
        <w:t xml:space="preserve">        memset(dp,0,sizeof(dp)),maxans=0;</w:t>
      </w:r>
    </w:p>
    <w:p w:rsidR="000747AE" w:rsidRPr="000665B4" w:rsidRDefault="000747AE" w:rsidP="000747AE">
      <w:pPr>
        <w:rPr>
          <w:rFonts w:ascii="宋体" w:eastAsia="宋体" w:hAnsi="宋体"/>
        </w:rPr>
      </w:pPr>
      <w:r w:rsidRPr="000665B4">
        <w:rPr>
          <w:rFonts w:ascii="宋体" w:eastAsia="宋体" w:hAnsi="宋体"/>
        </w:rPr>
        <w:t xml:space="preserve">        for (int i=0;i&lt;n;i++){</w:t>
      </w:r>
    </w:p>
    <w:p w:rsidR="000747AE" w:rsidRPr="000665B4" w:rsidRDefault="000747AE" w:rsidP="000747AE">
      <w:pPr>
        <w:rPr>
          <w:rFonts w:ascii="宋体" w:eastAsia="宋体" w:hAnsi="宋体"/>
        </w:rPr>
      </w:pPr>
      <w:r w:rsidRPr="000665B4">
        <w:rPr>
          <w:rFonts w:ascii="宋体" w:eastAsia="宋体" w:hAnsi="宋体"/>
        </w:rPr>
        <w:t xml:space="preserve">            cin&gt;&gt;num[i];</w:t>
      </w:r>
    </w:p>
    <w:p w:rsidR="000747AE" w:rsidRPr="000665B4" w:rsidRDefault="000747AE" w:rsidP="000747AE">
      <w:pPr>
        <w:rPr>
          <w:rFonts w:ascii="宋体" w:eastAsia="宋体" w:hAnsi="宋体"/>
        </w:rPr>
      </w:pPr>
      <w:r w:rsidRPr="000665B4">
        <w:rPr>
          <w:rFonts w:ascii="宋体" w:eastAsia="宋体" w:hAnsi="宋体"/>
        </w:rPr>
        <w:t xml:space="preserve">            for (int j=i-1;j&gt;=0;j--) if(num[j]&lt;num[i]&amp;&amp;dp[j]&gt;dp[i]) dp[i]=dp[j];</w:t>
      </w:r>
    </w:p>
    <w:p w:rsidR="000747AE" w:rsidRPr="000665B4" w:rsidRDefault="000747AE" w:rsidP="000747AE">
      <w:pPr>
        <w:rPr>
          <w:rFonts w:ascii="宋体" w:eastAsia="宋体" w:hAnsi="宋体"/>
        </w:rPr>
      </w:pPr>
      <w:r w:rsidRPr="000665B4">
        <w:rPr>
          <w:rFonts w:ascii="宋体" w:eastAsia="宋体" w:hAnsi="宋体"/>
        </w:rPr>
        <w:t xml:space="preserve">            dp[i]+=num[i],maxans=max(maxans,dp[i]);</w:t>
      </w:r>
    </w:p>
    <w:p w:rsidR="000747AE" w:rsidRPr="000665B4" w:rsidRDefault="000747AE" w:rsidP="000747AE">
      <w:pPr>
        <w:rPr>
          <w:rFonts w:ascii="宋体" w:eastAsia="宋体" w:hAnsi="宋体"/>
        </w:rPr>
      </w:pPr>
      <w:r w:rsidRPr="000665B4">
        <w:rPr>
          <w:rFonts w:ascii="宋体" w:eastAsia="宋体" w:hAnsi="宋体"/>
        </w:rPr>
        <w:t xml:space="preserve">        }</w:t>
      </w:r>
    </w:p>
    <w:p w:rsidR="000747AE" w:rsidRPr="000665B4" w:rsidRDefault="000747AE" w:rsidP="000747AE">
      <w:pPr>
        <w:rPr>
          <w:rFonts w:ascii="宋体" w:eastAsia="宋体" w:hAnsi="宋体"/>
        </w:rPr>
      </w:pPr>
      <w:r w:rsidRPr="000665B4">
        <w:rPr>
          <w:rFonts w:ascii="宋体" w:eastAsia="宋体" w:hAnsi="宋体"/>
        </w:rPr>
        <w:t xml:space="preserve">        cout&lt;&lt;maxans&lt;&lt;endl;</w:t>
      </w:r>
    </w:p>
    <w:p w:rsidR="000747AE" w:rsidRPr="000665B4" w:rsidRDefault="000747AE" w:rsidP="000747AE">
      <w:pPr>
        <w:rPr>
          <w:rFonts w:ascii="宋体" w:eastAsia="宋体" w:hAnsi="宋体"/>
        </w:rPr>
      </w:pPr>
      <w:r w:rsidRPr="000665B4">
        <w:rPr>
          <w:rFonts w:ascii="宋体" w:eastAsia="宋体" w:hAnsi="宋体"/>
        </w:rPr>
        <w:t xml:space="preserve">    }</w:t>
      </w:r>
    </w:p>
    <w:p w:rsidR="000747AE" w:rsidRPr="000665B4" w:rsidRDefault="000747AE" w:rsidP="000747AE">
      <w:pPr>
        <w:rPr>
          <w:rFonts w:ascii="宋体" w:eastAsia="宋体" w:hAnsi="宋体"/>
        </w:rPr>
      </w:pPr>
      <w:r w:rsidRPr="000665B4">
        <w:rPr>
          <w:rFonts w:ascii="宋体" w:eastAsia="宋体" w:hAnsi="宋体"/>
        </w:rPr>
        <w:t xml:space="preserve">    return 0;</w:t>
      </w:r>
    </w:p>
    <w:p w:rsidR="000747AE" w:rsidRPr="000665B4" w:rsidRDefault="000747AE" w:rsidP="000747AE">
      <w:pPr>
        <w:rPr>
          <w:rFonts w:ascii="宋体" w:eastAsia="宋体" w:hAnsi="宋体"/>
        </w:rPr>
      </w:pPr>
      <w:r w:rsidRPr="000665B4">
        <w:rPr>
          <w:rFonts w:ascii="宋体" w:eastAsia="宋体" w:hAnsi="宋体"/>
        </w:rPr>
        <w:t>}</w:t>
      </w:r>
    </w:p>
    <w:p w:rsidR="00B170F9" w:rsidRPr="000665B4" w:rsidRDefault="00B170F9" w:rsidP="00B170F9">
      <w:pPr>
        <w:pStyle w:val="3"/>
        <w:rPr>
          <w:rFonts w:ascii="宋体" w:eastAsia="宋体" w:hAnsi="宋体"/>
          <w:b w:val="0"/>
        </w:rPr>
      </w:pPr>
      <w:bookmarkStart w:id="101" w:name="_Toc524383002"/>
      <w:r w:rsidRPr="000665B4">
        <w:rPr>
          <w:rFonts w:ascii="宋体" w:eastAsia="宋体" w:hAnsi="宋体" w:hint="eastAsia"/>
          <w:b w:val="0"/>
        </w:rPr>
        <w:t>LCIS（最长上升公共子序列）</w:t>
      </w:r>
      <w:bookmarkEnd w:id="101"/>
    </w:p>
    <w:p w:rsidR="00B170F9" w:rsidRPr="000665B4" w:rsidRDefault="00B170F9" w:rsidP="00B170F9">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HDU-1503-Advanced Fruits</w:t>
      </w:r>
      <w:r w:rsidR="00CC0F69" w:rsidRPr="000665B4">
        <w:rPr>
          <w:rFonts w:ascii="宋体" w:eastAsia="宋体" w:hAnsi="宋体"/>
          <w:b w:val="0"/>
        </w:rPr>
        <w:fldChar w:fldCharType="begin"/>
      </w:r>
      <w:r w:rsidR="00CC0F69" w:rsidRPr="000665B4">
        <w:rPr>
          <w:rFonts w:ascii="宋体" w:eastAsia="宋体" w:hAnsi="宋体"/>
        </w:rPr>
        <w:instrText xml:space="preserve"> XE "</w:instrText>
      </w:r>
      <w:r w:rsidR="00CC0F69" w:rsidRPr="000665B4">
        <w:rPr>
          <w:rFonts w:ascii="宋体" w:eastAsia="宋体" w:hAnsi="宋体" w:hint="eastAsia"/>
          <w:b w:val="0"/>
        </w:rPr>
        <w:instrText>√-</w:instrText>
      </w:r>
      <w:r w:rsidR="00CC0F69" w:rsidRPr="000665B4">
        <w:rPr>
          <w:rFonts w:ascii="宋体" w:eastAsia="宋体" w:hAnsi="宋体"/>
          <w:b w:val="0"/>
        </w:rPr>
        <w:instrText>HDU-1503-Advanced Fruits</w:instrText>
      </w:r>
      <w:r w:rsidR="00CC0F69" w:rsidRPr="000665B4">
        <w:rPr>
          <w:rFonts w:ascii="宋体" w:eastAsia="宋体" w:hAnsi="宋体"/>
        </w:rPr>
        <w:instrText>:</w:instrText>
      </w:r>
      <w:r w:rsidR="00CC0F69" w:rsidRPr="000665B4">
        <w:rPr>
          <w:rFonts w:ascii="宋体" w:eastAsia="宋体" w:hAnsi="宋体" w:hint="eastAsia"/>
        </w:rPr>
        <w:instrText>1</w:instrText>
      </w:r>
      <w:r w:rsidR="00CC0F69" w:rsidRPr="000665B4">
        <w:rPr>
          <w:rFonts w:ascii="宋体" w:eastAsia="宋体" w:hAnsi="宋体"/>
        </w:rPr>
        <w:instrText xml:space="preserve">503" \y "HDU:1503" </w:instrText>
      </w:r>
      <w:r w:rsidR="00CC0F69" w:rsidRPr="000665B4">
        <w:rPr>
          <w:rFonts w:ascii="宋体" w:eastAsia="宋体" w:hAnsi="宋体"/>
          <w:b w:val="0"/>
        </w:rPr>
        <w:fldChar w:fldCharType="end"/>
      </w:r>
    </w:p>
    <w:p w:rsidR="00B170F9" w:rsidRPr="000665B4" w:rsidRDefault="00B170F9" w:rsidP="00B170F9">
      <w:pPr>
        <w:rPr>
          <w:rFonts w:ascii="宋体" w:eastAsia="宋体" w:hAnsi="宋体"/>
        </w:rPr>
      </w:pPr>
      <w:r w:rsidRPr="000665B4">
        <w:rPr>
          <w:rFonts w:ascii="宋体" w:eastAsia="宋体" w:hAnsi="宋体" w:hint="eastAsia"/>
        </w:rPr>
        <w:t>【题意】给定2个字符串；要求1个最短的字符串，使得给定的2个字符串都是所求字符串的子序列。S</w:t>
      </w:r>
      <w:r w:rsidRPr="000665B4">
        <w:rPr>
          <w:rFonts w:ascii="宋体" w:eastAsia="宋体" w:hAnsi="宋体"/>
        </w:rPr>
        <w:t>pecial Judge</w:t>
      </w:r>
      <w:r w:rsidRPr="000665B4">
        <w:rPr>
          <w:rFonts w:ascii="宋体" w:eastAsia="宋体" w:hAnsi="宋体" w:hint="eastAsia"/>
        </w:rPr>
        <w:t>。字符串长度范围1-100.</w:t>
      </w:r>
    </w:p>
    <w:p w:rsidR="00B170F9" w:rsidRPr="000665B4" w:rsidRDefault="00B170F9" w:rsidP="00B170F9">
      <w:pPr>
        <w:rPr>
          <w:rFonts w:ascii="宋体" w:eastAsia="宋体" w:hAnsi="宋体"/>
        </w:rPr>
      </w:pPr>
      <w:r w:rsidRPr="000665B4">
        <w:rPr>
          <w:rFonts w:ascii="宋体" w:eastAsia="宋体" w:hAnsi="宋体" w:hint="eastAsia"/>
        </w:rPr>
        <w:t>【题解】LCIS问题，对于非LCIS的部分，2个字符串的字母都要写。</w:t>
      </w:r>
    </w:p>
    <w:p w:rsidR="00B170F9" w:rsidRPr="000665B4" w:rsidRDefault="00B170F9" w:rsidP="00B170F9">
      <w:pPr>
        <w:rPr>
          <w:rFonts w:ascii="宋体" w:eastAsia="宋体" w:hAnsi="宋体"/>
        </w:rPr>
      </w:pPr>
      <w:r w:rsidRPr="000665B4">
        <w:rPr>
          <w:rFonts w:ascii="宋体" w:eastAsia="宋体" w:hAnsi="宋体" w:hint="eastAsia"/>
        </w:rPr>
        <w:t>dp[i][j]表示第1个字符串考虑前i个字符，第2个字符串考虑前j个字符时的最大上升公共子序列长度</w:t>
      </w:r>
    </w:p>
    <w:p w:rsidR="00B170F9" w:rsidRPr="000665B4" w:rsidRDefault="00B170F9" w:rsidP="00B170F9">
      <w:pPr>
        <w:rPr>
          <w:rFonts w:ascii="宋体" w:eastAsia="宋体" w:hAnsi="宋体"/>
        </w:rPr>
      </w:pPr>
      <w:r w:rsidRPr="000665B4">
        <w:rPr>
          <w:rFonts w:ascii="宋体" w:eastAsia="宋体" w:hAnsi="宋体" w:hint="eastAsia"/>
        </w:rPr>
        <w:t>s[i][j]表示考虑第1个字符串前i个字符和第2个字符串前j个字符时的题目所求字符串</w:t>
      </w:r>
      <w:r w:rsidRPr="000665B4">
        <w:rPr>
          <w:rFonts w:ascii="宋体" w:eastAsia="宋体" w:hAnsi="宋体" w:hint="eastAsia"/>
        </w:rPr>
        <w:lastRenderedPageBreak/>
        <w:t>（也就是最大公共子串，还要加上非公共子串的部分）</w:t>
      </w:r>
    </w:p>
    <w:p w:rsidR="00B170F9" w:rsidRPr="000665B4" w:rsidRDefault="00B170F9" w:rsidP="00B170F9">
      <w:pPr>
        <w:rPr>
          <w:rFonts w:ascii="宋体" w:eastAsia="宋体" w:hAnsi="宋体"/>
        </w:rPr>
      </w:pPr>
      <w:r w:rsidRPr="000665B4">
        <w:rPr>
          <w:rFonts w:ascii="宋体" w:eastAsia="宋体" w:hAnsi="宋体" w:hint="eastAsia"/>
        </w:rPr>
        <w:t>当a</w:t>
      </w:r>
      <w:r w:rsidRPr="000665B4">
        <w:rPr>
          <w:rFonts w:ascii="宋体" w:eastAsia="宋体" w:hAnsi="宋体"/>
        </w:rPr>
        <w:t>[i]==b[j]</w:t>
      </w:r>
      <w:r w:rsidRPr="000665B4">
        <w:rPr>
          <w:rFonts w:ascii="宋体" w:eastAsia="宋体" w:hAnsi="宋体" w:hint="eastAsia"/>
        </w:rPr>
        <w:t>时</w:t>
      </w:r>
    </w:p>
    <w:p w:rsidR="00B170F9" w:rsidRPr="000665B4" w:rsidRDefault="00B170F9" w:rsidP="00B170F9">
      <w:pPr>
        <w:rPr>
          <w:rFonts w:ascii="宋体" w:eastAsia="宋体" w:hAnsi="宋体"/>
        </w:rPr>
      </w:pPr>
      <w:r w:rsidRPr="000665B4">
        <w:rPr>
          <w:rFonts w:ascii="宋体" w:eastAsia="宋体" w:hAnsi="宋体" w:hint="eastAsia"/>
        </w:rPr>
        <w:t>dp[i][j]=dp[i-1][j-1]+1,s[i][j]=s[i-1][j-1]+a[i]或b[j]</w:t>
      </w:r>
    </w:p>
    <w:p w:rsidR="00B170F9" w:rsidRPr="000665B4" w:rsidRDefault="00B170F9" w:rsidP="00B170F9">
      <w:pPr>
        <w:rPr>
          <w:rFonts w:ascii="宋体" w:eastAsia="宋体" w:hAnsi="宋体"/>
        </w:rPr>
      </w:pPr>
      <w:r w:rsidRPr="000665B4">
        <w:rPr>
          <w:rFonts w:ascii="宋体" w:eastAsia="宋体" w:hAnsi="宋体" w:hint="eastAsia"/>
        </w:rPr>
        <w:t>当a[i]!=b[j]时</w:t>
      </w:r>
    </w:p>
    <w:p w:rsidR="00B170F9" w:rsidRPr="000665B4" w:rsidRDefault="00B170F9" w:rsidP="00B170F9">
      <w:pPr>
        <w:rPr>
          <w:rFonts w:ascii="宋体" w:eastAsia="宋体" w:hAnsi="宋体"/>
        </w:rPr>
      </w:pPr>
      <w:r w:rsidRPr="000665B4">
        <w:rPr>
          <w:rFonts w:ascii="宋体" w:eastAsia="宋体" w:hAnsi="宋体" w:hint="eastAsia"/>
        </w:rPr>
        <w:t>dp[i][j]=max(dp[i-1][j],dp[i][j-1])</w:t>
      </w:r>
    </w:p>
    <w:p w:rsidR="00B170F9" w:rsidRPr="000665B4" w:rsidRDefault="00B170F9" w:rsidP="00B170F9">
      <w:pPr>
        <w:rPr>
          <w:rFonts w:ascii="宋体" w:eastAsia="宋体" w:hAnsi="宋体"/>
        </w:rPr>
      </w:pPr>
      <w:r w:rsidRPr="000665B4">
        <w:rPr>
          <w:rFonts w:ascii="宋体" w:eastAsia="宋体" w:hAnsi="宋体" w:hint="eastAsia"/>
        </w:rPr>
        <w:t>若选取dp[i-1][j]则s</w:t>
      </w:r>
      <w:r w:rsidRPr="000665B4">
        <w:rPr>
          <w:rFonts w:ascii="宋体" w:eastAsia="宋体" w:hAnsi="宋体"/>
        </w:rPr>
        <w:t>[i][j]=s[i-1][j]+a[i]</w:t>
      </w:r>
    </w:p>
    <w:p w:rsidR="00B170F9" w:rsidRPr="000665B4" w:rsidRDefault="00B170F9" w:rsidP="00B170F9">
      <w:pPr>
        <w:rPr>
          <w:rFonts w:ascii="宋体" w:eastAsia="宋体" w:hAnsi="宋体"/>
        </w:rPr>
      </w:pPr>
      <w:r w:rsidRPr="000665B4">
        <w:rPr>
          <w:rFonts w:ascii="宋体" w:eastAsia="宋体" w:hAnsi="宋体" w:hint="eastAsia"/>
        </w:rPr>
        <w:t>若选取dp[i][j-1]则s[i][j]=s[i][j-1]+b[j]</w:t>
      </w:r>
    </w:p>
    <w:p w:rsidR="00B170F9" w:rsidRPr="000665B4" w:rsidRDefault="00B170F9" w:rsidP="00B170F9">
      <w:pPr>
        <w:rPr>
          <w:rFonts w:ascii="宋体" w:eastAsia="宋体" w:hAnsi="宋体"/>
        </w:rPr>
      </w:pPr>
      <w:r w:rsidRPr="000665B4">
        <w:rPr>
          <w:rFonts w:ascii="宋体" w:eastAsia="宋体" w:hAnsi="宋体" w:hint="eastAsia"/>
        </w:rPr>
        <w:t>初始时dp[0][j]和dp[</w:t>
      </w:r>
      <w:r w:rsidRPr="000665B4">
        <w:rPr>
          <w:rFonts w:ascii="宋体" w:eastAsia="宋体" w:hAnsi="宋体"/>
        </w:rPr>
        <w:t>i][0]</w:t>
      </w:r>
      <w:r w:rsidRPr="000665B4">
        <w:rPr>
          <w:rFonts w:ascii="宋体" w:eastAsia="宋体" w:hAnsi="宋体" w:hint="eastAsia"/>
        </w:rPr>
        <w:t>均为0</w:t>
      </w:r>
    </w:p>
    <w:p w:rsidR="00B170F9" w:rsidRPr="000665B4" w:rsidRDefault="00B170F9" w:rsidP="00B170F9">
      <w:pPr>
        <w:rPr>
          <w:rFonts w:ascii="宋体" w:eastAsia="宋体" w:hAnsi="宋体"/>
        </w:rPr>
      </w:pPr>
      <w:r w:rsidRPr="000665B4">
        <w:rPr>
          <w:rFonts w:ascii="宋体" w:eastAsia="宋体" w:hAnsi="宋体" w:hint="eastAsia"/>
        </w:rPr>
        <w:t>s[0][0]=</w:t>
      </w:r>
      <w:r w:rsidRPr="000665B4">
        <w:rPr>
          <w:rFonts w:ascii="宋体" w:eastAsia="宋体" w:hAnsi="宋体"/>
        </w:rPr>
        <w:t>””,s[0][j]</w:t>
      </w:r>
      <w:r w:rsidRPr="000665B4">
        <w:rPr>
          <w:rFonts w:ascii="宋体" w:eastAsia="宋体" w:hAnsi="宋体" w:hint="eastAsia"/>
        </w:rPr>
        <w:t>为b串的前j个字符，a[i][0]为a串的前i个字符</w:t>
      </w:r>
    </w:p>
    <w:p w:rsidR="00B170F9" w:rsidRPr="000665B4" w:rsidRDefault="00B170F9" w:rsidP="00B170F9">
      <w:pPr>
        <w:rPr>
          <w:rFonts w:ascii="宋体" w:eastAsia="宋体" w:hAnsi="宋体"/>
        </w:rPr>
      </w:pPr>
      <w:r w:rsidRPr="000665B4">
        <w:rPr>
          <w:rFonts w:ascii="宋体" w:eastAsia="宋体" w:hAnsi="宋体" w:hint="eastAsia"/>
        </w:rPr>
        <w:t>【自测数据】</w:t>
      </w:r>
    </w:p>
    <w:p w:rsidR="0091072F" w:rsidRPr="000665B4" w:rsidRDefault="0091072F" w:rsidP="00B170F9">
      <w:pPr>
        <w:rPr>
          <w:rFonts w:ascii="宋体" w:eastAsia="宋体" w:hAnsi="宋体"/>
        </w:rPr>
      </w:pPr>
    </w:p>
    <w:p w:rsidR="00B170F9" w:rsidRPr="000665B4" w:rsidRDefault="00B170F9" w:rsidP="00B170F9">
      <w:pPr>
        <w:rPr>
          <w:rFonts w:ascii="宋体" w:eastAsia="宋体" w:hAnsi="宋体"/>
        </w:rPr>
      </w:pPr>
      <w:r w:rsidRPr="000665B4">
        <w:rPr>
          <w:rFonts w:ascii="宋体" w:eastAsia="宋体" w:hAnsi="宋体" w:hint="eastAsia"/>
        </w:rPr>
        <w:t>【代码】</w:t>
      </w:r>
    </w:p>
    <w:p w:rsidR="0091072F" w:rsidRPr="000665B4" w:rsidRDefault="0091072F" w:rsidP="0091072F">
      <w:pPr>
        <w:rPr>
          <w:rFonts w:ascii="宋体" w:eastAsia="宋体" w:hAnsi="宋体"/>
        </w:rPr>
      </w:pPr>
      <w:r w:rsidRPr="000665B4">
        <w:rPr>
          <w:rFonts w:ascii="宋体" w:eastAsia="宋体" w:hAnsi="宋体"/>
        </w:rPr>
        <w:t>#include &lt;bits/stdc++.h&gt;</w:t>
      </w:r>
    </w:p>
    <w:p w:rsidR="0091072F" w:rsidRPr="000665B4" w:rsidRDefault="0091072F" w:rsidP="0091072F">
      <w:pPr>
        <w:rPr>
          <w:rFonts w:ascii="宋体" w:eastAsia="宋体" w:hAnsi="宋体"/>
        </w:rPr>
      </w:pPr>
      <w:r w:rsidRPr="000665B4">
        <w:rPr>
          <w:rFonts w:ascii="宋体" w:eastAsia="宋体" w:hAnsi="宋体"/>
        </w:rPr>
        <w:t>#define MAXN 110</w:t>
      </w:r>
    </w:p>
    <w:p w:rsidR="0091072F" w:rsidRPr="000665B4" w:rsidRDefault="0091072F" w:rsidP="0091072F">
      <w:pPr>
        <w:rPr>
          <w:rFonts w:ascii="宋体" w:eastAsia="宋体" w:hAnsi="宋体"/>
        </w:rPr>
      </w:pPr>
    </w:p>
    <w:p w:rsidR="0091072F" w:rsidRPr="000665B4" w:rsidRDefault="0091072F" w:rsidP="0091072F">
      <w:pPr>
        <w:rPr>
          <w:rFonts w:ascii="宋体" w:eastAsia="宋体" w:hAnsi="宋体"/>
        </w:rPr>
      </w:pPr>
      <w:r w:rsidRPr="000665B4">
        <w:rPr>
          <w:rFonts w:ascii="宋体" w:eastAsia="宋体" w:hAnsi="宋体"/>
        </w:rPr>
        <w:t>using namespace std;</w:t>
      </w:r>
    </w:p>
    <w:p w:rsidR="0091072F" w:rsidRPr="000665B4" w:rsidRDefault="0091072F" w:rsidP="0091072F">
      <w:pPr>
        <w:rPr>
          <w:rFonts w:ascii="宋体" w:eastAsia="宋体" w:hAnsi="宋体"/>
        </w:rPr>
      </w:pPr>
    </w:p>
    <w:p w:rsidR="0091072F" w:rsidRPr="000665B4" w:rsidRDefault="0091072F" w:rsidP="0091072F">
      <w:pPr>
        <w:rPr>
          <w:rFonts w:ascii="宋体" w:eastAsia="宋体" w:hAnsi="宋体"/>
        </w:rPr>
      </w:pPr>
      <w:r w:rsidRPr="000665B4">
        <w:rPr>
          <w:rFonts w:ascii="宋体" w:eastAsia="宋体" w:hAnsi="宋体"/>
        </w:rPr>
        <w:t>int main()</w:t>
      </w:r>
    </w:p>
    <w:p w:rsidR="0091072F" w:rsidRPr="000665B4" w:rsidRDefault="0091072F" w:rsidP="0091072F">
      <w:pPr>
        <w:rPr>
          <w:rFonts w:ascii="宋体" w:eastAsia="宋体" w:hAnsi="宋体"/>
        </w:rPr>
      </w:pPr>
      <w:r w:rsidRPr="000665B4">
        <w:rPr>
          <w:rFonts w:ascii="宋体" w:eastAsia="宋体" w:hAnsi="宋体"/>
        </w:rPr>
        <w:t>{</w:t>
      </w:r>
    </w:p>
    <w:p w:rsidR="0091072F" w:rsidRPr="000665B4" w:rsidRDefault="0091072F" w:rsidP="0091072F">
      <w:pPr>
        <w:rPr>
          <w:rFonts w:ascii="宋体" w:eastAsia="宋体" w:hAnsi="宋体"/>
        </w:rPr>
      </w:pPr>
      <w:r w:rsidRPr="000665B4">
        <w:rPr>
          <w:rFonts w:ascii="宋体" w:eastAsia="宋体" w:hAnsi="宋体"/>
        </w:rPr>
        <w:t xml:space="preserve">    int dp[MAXN][MAXN],n,m;</w:t>
      </w:r>
    </w:p>
    <w:p w:rsidR="0091072F" w:rsidRPr="000665B4" w:rsidRDefault="0091072F" w:rsidP="0091072F">
      <w:pPr>
        <w:rPr>
          <w:rFonts w:ascii="宋体" w:eastAsia="宋体" w:hAnsi="宋体"/>
        </w:rPr>
      </w:pPr>
      <w:r w:rsidRPr="000665B4">
        <w:rPr>
          <w:rFonts w:ascii="宋体" w:eastAsia="宋体" w:hAnsi="宋体"/>
        </w:rPr>
        <w:t xml:space="preserve">    string s[MAXN][MAXN],a,b;</w:t>
      </w:r>
    </w:p>
    <w:p w:rsidR="0091072F" w:rsidRPr="000665B4" w:rsidRDefault="0091072F" w:rsidP="0091072F">
      <w:pPr>
        <w:rPr>
          <w:rFonts w:ascii="宋体" w:eastAsia="宋体" w:hAnsi="宋体"/>
        </w:rPr>
      </w:pPr>
      <w:r w:rsidRPr="000665B4">
        <w:rPr>
          <w:rFonts w:ascii="宋体" w:eastAsia="宋体" w:hAnsi="宋体"/>
        </w:rPr>
        <w:t xml:space="preserve">    while(cin&gt;&gt;a&gt;&gt;b){</w:t>
      </w:r>
    </w:p>
    <w:p w:rsidR="0091072F" w:rsidRPr="000665B4" w:rsidRDefault="0091072F" w:rsidP="0091072F">
      <w:pPr>
        <w:rPr>
          <w:rFonts w:ascii="宋体" w:eastAsia="宋体" w:hAnsi="宋体"/>
        </w:rPr>
      </w:pPr>
      <w:r w:rsidRPr="000665B4">
        <w:rPr>
          <w:rFonts w:ascii="宋体" w:eastAsia="宋体" w:hAnsi="宋体"/>
        </w:rPr>
        <w:t xml:space="preserve">        n=a.size(),m=b.size();</w:t>
      </w:r>
    </w:p>
    <w:p w:rsidR="0091072F" w:rsidRPr="000665B4" w:rsidRDefault="0091072F" w:rsidP="0091072F">
      <w:pPr>
        <w:rPr>
          <w:rFonts w:ascii="宋体" w:eastAsia="宋体" w:hAnsi="宋体"/>
        </w:rPr>
      </w:pPr>
      <w:r w:rsidRPr="000665B4">
        <w:rPr>
          <w:rFonts w:ascii="宋体" w:eastAsia="宋体" w:hAnsi="宋体"/>
        </w:rPr>
        <w:t xml:space="preserve">        memset(dp,0,sizeof(dp));</w:t>
      </w:r>
    </w:p>
    <w:p w:rsidR="0091072F" w:rsidRPr="000665B4" w:rsidRDefault="0091072F" w:rsidP="0091072F">
      <w:pPr>
        <w:rPr>
          <w:rFonts w:ascii="宋体" w:eastAsia="宋体" w:hAnsi="宋体"/>
        </w:rPr>
      </w:pPr>
      <w:r w:rsidRPr="000665B4">
        <w:rPr>
          <w:rFonts w:ascii="宋体" w:eastAsia="宋体" w:hAnsi="宋体"/>
        </w:rPr>
        <w:t xml:space="preserve">        s[0][0]="";</w:t>
      </w:r>
    </w:p>
    <w:p w:rsidR="0091072F" w:rsidRPr="000665B4" w:rsidRDefault="0091072F" w:rsidP="0091072F">
      <w:pPr>
        <w:rPr>
          <w:rFonts w:ascii="宋体" w:eastAsia="宋体" w:hAnsi="宋体"/>
        </w:rPr>
      </w:pPr>
      <w:r w:rsidRPr="000665B4">
        <w:rPr>
          <w:rFonts w:ascii="宋体" w:eastAsia="宋体" w:hAnsi="宋体"/>
        </w:rPr>
        <w:t xml:space="preserve">        for (int i=1;i&lt;=n;i++) s[i][0]=s[i-1][0]+a[i-1];</w:t>
      </w:r>
    </w:p>
    <w:p w:rsidR="0091072F" w:rsidRPr="000665B4" w:rsidRDefault="0091072F" w:rsidP="0091072F">
      <w:pPr>
        <w:rPr>
          <w:rFonts w:ascii="宋体" w:eastAsia="宋体" w:hAnsi="宋体"/>
        </w:rPr>
      </w:pPr>
      <w:r w:rsidRPr="000665B4">
        <w:rPr>
          <w:rFonts w:ascii="宋体" w:eastAsia="宋体" w:hAnsi="宋体"/>
        </w:rPr>
        <w:t xml:space="preserve">        for (int j=1;j&lt;=m;j++) s[0][j]=s[0][j-1]+b[j-1];</w:t>
      </w:r>
    </w:p>
    <w:p w:rsidR="0091072F" w:rsidRPr="000665B4" w:rsidRDefault="0091072F" w:rsidP="0091072F">
      <w:pPr>
        <w:rPr>
          <w:rFonts w:ascii="宋体" w:eastAsia="宋体" w:hAnsi="宋体"/>
        </w:rPr>
      </w:pPr>
      <w:r w:rsidRPr="000665B4">
        <w:rPr>
          <w:rFonts w:ascii="宋体" w:eastAsia="宋体" w:hAnsi="宋体"/>
        </w:rPr>
        <w:t xml:space="preserve">        for (int i=1;i&lt;=n;i++){</w:t>
      </w:r>
    </w:p>
    <w:p w:rsidR="0091072F" w:rsidRPr="000665B4" w:rsidRDefault="0091072F" w:rsidP="0091072F">
      <w:pPr>
        <w:rPr>
          <w:rFonts w:ascii="宋体" w:eastAsia="宋体" w:hAnsi="宋体"/>
        </w:rPr>
      </w:pPr>
      <w:r w:rsidRPr="000665B4">
        <w:rPr>
          <w:rFonts w:ascii="宋体" w:eastAsia="宋体" w:hAnsi="宋体"/>
        </w:rPr>
        <w:t xml:space="preserve">            for (int j=1;j&lt;=m;j++){</w:t>
      </w:r>
    </w:p>
    <w:p w:rsidR="0091072F" w:rsidRPr="000665B4" w:rsidRDefault="0091072F" w:rsidP="0091072F">
      <w:pPr>
        <w:rPr>
          <w:rFonts w:ascii="宋体" w:eastAsia="宋体" w:hAnsi="宋体"/>
        </w:rPr>
      </w:pPr>
      <w:r w:rsidRPr="000665B4">
        <w:rPr>
          <w:rFonts w:ascii="宋体" w:eastAsia="宋体" w:hAnsi="宋体"/>
        </w:rPr>
        <w:t xml:space="preserve">                char cha=a[i-1],chb=b[j-1];</w:t>
      </w:r>
    </w:p>
    <w:p w:rsidR="0091072F" w:rsidRPr="000665B4" w:rsidRDefault="0091072F" w:rsidP="0091072F">
      <w:pPr>
        <w:rPr>
          <w:rFonts w:ascii="宋体" w:eastAsia="宋体" w:hAnsi="宋体"/>
        </w:rPr>
      </w:pPr>
      <w:r w:rsidRPr="000665B4">
        <w:rPr>
          <w:rFonts w:ascii="宋体" w:eastAsia="宋体" w:hAnsi="宋体"/>
        </w:rPr>
        <w:t xml:space="preserve">                if(cha==chb){</w:t>
      </w:r>
    </w:p>
    <w:p w:rsidR="0091072F" w:rsidRPr="000665B4" w:rsidRDefault="0091072F" w:rsidP="0091072F">
      <w:pPr>
        <w:rPr>
          <w:rFonts w:ascii="宋体" w:eastAsia="宋体" w:hAnsi="宋体"/>
        </w:rPr>
      </w:pPr>
      <w:r w:rsidRPr="000665B4">
        <w:rPr>
          <w:rFonts w:ascii="宋体" w:eastAsia="宋体" w:hAnsi="宋体"/>
        </w:rPr>
        <w:t xml:space="preserve">                    dp[i][j]=dp[i-1][j-1]+1;</w:t>
      </w:r>
    </w:p>
    <w:p w:rsidR="0091072F" w:rsidRPr="000665B4" w:rsidRDefault="0091072F" w:rsidP="0091072F">
      <w:pPr>
        <w:rPr>
          <w:rFonts w:ascii="宋体" w:eastAsia="宋体" w:hAnsi="宋体"/>
        </w:rPr>
      </w:pPr>
      <w:r w:rsidRPr="000665B4">
        <w:rPr>
          <w:rFonts w:ascii="宋体" w:eastAsia="宋体" w:hAnsi="宋体"/>
        </w:rPr>
        <w:t xml:space="preserve">                    s[i][j]=s[i-1][j-1]+cha;</w:t>
      </w:r>
    </w:p>
    <w:p w:rsidR="0091072F" w:rsidRPr="000665B4" w:rsidRDefault="0091072F" w:rsidP="0091072F">
      <w:pPr>
        <w:rPr>
          <w:rFonts w:ascii="宋体" w:eastAsia="宋体" w:hAnsi="宋体"/>
        </w:rPr>
      </w:pPr>
      <w:r w:rsidRPr="000665B4">
        <w:rPr>
          <w:rFonts w:ascii="宋体" w:eastAsia="宋体" w:hAnsi="宋体"/>
        </w:rPr>
        <w:t xml:space="preserve">                }else{</w:t>
      </w:r>
    </w:p>
    <w:p w:rsidR="0091072F" w:rsidRPr="000665B4" w:rsidRDefault="0091072F" w:rsidP="0091072F">
      <w:pPr>
        <w:rPr>
          <w:rFonts w:ascii="宋体" w:eastAsia="宋体" w:hAnsi="宋体"/>
        </w:rPr>
      </w:pPr>
      <w:r w:rsidRPr="000665B4">
        <w:rPr>
          <w:rFonts w:ascii="宋体" w:eastAsia="宋体" w:hAnsi="宋体"/>
        </w:rPr>
        <w:t xml:space="preserve">                    if(dp[i-1][j]&gt;dp[i][j-1]){</w:t>
      </w:r>
    </w:p>
    <w:p w:rsidR="0091072F" w:rsidRPr="000665B4" w:rsidRDefault="0091072F" w:rsidP="0091072F">
      <w:pPr>
        <w:rPr>
          <w:rFonts w:ascii="宋体" w:eastAsia="宋体" w:hAnsi="宋体"/>
        </w:rPr>
      </w:pPr>
      <w:r w:rsidRPr="000665B4">
        <w:rPr>
          <w:rFonts w:ascii="宋体" w:eastAsia="宋体" w:hAnsi="宋体"/>
        </w:rPr>
        <w:t xml:space="preserve">                        dp[i][j]=dp[i-1][j];</w:t>
      </w:r>
    </w:p>
    <w:p w:rsidR="0091072F" w:rsidRPr="000665B4" w:rsidRDefault="0091072F" w:rsidP="0091072F">
      <w:pPr>
        <w:rPr>
          <w:rFonts w:ascii="宋体" w:eastAsia="宋体" w:hAnsi="宋体"/>
        </w:rPr>
      </w:pPr>
      <w:r w:rsidRPr="000665B4">
        <w:rPr>
          <w:rFonts w:ascii="宋体" w:eastAsia="宋体" w:hAnsi="宋体"/>
        </w:rPr>
        <w:t xml:space="preserve">                        s[i][j]=s[i-1][j]+cha;</w:t>
      </w:r>
    </w:p>
    <w:p w:rsidR="0091072F" w:rsidRPr="000665B4" w:rsidRDefault="0091072F" w:rsidP="0091072F">
      <w:pPr>
        <w:rPr>
          <w:rFonts w:ascii="宋体" w:eastAsia="宋体" w:hAnsi="宋体"/>
        </w:rPr>
      </w:pPr>
      <w:r w:rsidRPr="000665B4">
        <w:rPr>
          <w:rFonts w:ascii="宋体" w:eastAsia="宋体" w:hAnsi="宋体"/>
        </w:rPr>
        <w:t xml:space="preserve">                    }else{</w:t>
      </w:r>
    </w:p>
    <w:p w:rsidR="0091072F" w:rsidRPr="000665B4" w:rsidRDefault="0091072F" w:rsidP="0091072F">
      <w:pPr>
        <w:rPr>
          <w:rFonts w:ascii="宋体" w:eastAsia="宋体" w:hAnsi="宋体"/>
        </w:rPr>
      </w:pPr>
      <w:r w:rsidRPr="000665B4">
        <w:rPr>
          <w:rFonts w:ascii="宋体" w:eastAsia="宋体" w:hAnsi="宋体"/>
        </w:rPr>
        <w:t xml:space="preserve">                        dp[i][j]=dp[i][j-1];</w:t>
      </w:r>
    </w:p>
    <w:p w:rsidR="0091072F" w:rsidRPr="000665B4" w:rsidRDefault="0091072F" w:rsidP="0091072F">
      <w:pPr>
        <w:rPr>
          <w:rFonts w:ascii="宋体" w:eastAsia="宋体" w:hAnsi="宋体"/>
        </w:rPr>
      </w:pPr>
      <w:r w:rsidRPr="000665B4">
        <w:rPr>
          <w:rFonts w:ascii="宋体" w:eastAsia="宋体" w:hAnsi="宋体"/>
        </w:rPr>
        <w:t xml:space="preserve">                        s[i][j]=s[i][j-1]+chb;</w:t>
      </w:r>
    </w:p>
    <w:p w:rsidR="0091072F" w:rsidRPr="000665B4" w:rsidRDefault="0091072F" w:rsidP="0091072F">
      <w:pPr>
        <w:rPr>
          <w:rFonts w:ascii="宋体" w:eastAsia="宋体" w:hAnsi="宋体"/>
        </w:rPr>
      </w:pPr>
      <w:r w:rsidRPr="000665B4">
        <w:rPr>
          <w:rFonts w:ascii="宋体" w:eastAsia="宋体" w:hAnsi="宋体"/>
        </w:rPr>
        <w:t xml:space="preserve">                    }</w:t>
      </w:r>
    </w:p>
    <w:p w:rsidR="0091072F" w:rsidRPr="000665B4" w:rsidRDefault="0091072F" w:rsidP="0091072F">
      <w:pPr>
        <w:rPr>
          <w:rFonts w:ascii="宋体" w:eastAsia="宋体" w:hAnsi="宋体"/>
        </w:rPr>
      </w:pPr>
      <w:r w:rsidRPr="000665B4">
        <w:rPr>
          <w:rFonts w:ascii="宋体" w:eastAsia="宋体" w:hAnsi="宋体"/>
        </w:rPr>
        <w:t xml:space="preserve">                }</w:t>
      </w:r>
    </w:p>
    <w:p w:rsidR="0091072F" w:rsidRPr="000665B4" w:rsidRDefault="0091072F" w:rsidP="0091072F">
      <w:pPr>
        <w:rPr>
          <w:rFonts w:ascii="宋体" w:eastAsia="宋体" w:hAnsi="宋体"/>
        </w:rPr>
      </w:pPr>
      <w:r w:rsidRPr="000665B4">
        <w:rPr>
          <w:rFonts w:ascii="宋体" w:eastAsia="宋体" w:hAnsi="宋体"/>
        </w:rPr>
        <w:t xml:space="preserve">            }</w:t>
      </w:r>
    </w:p>
    <w:p w:rsidR="0091072F" w:rsidRPr="000665B4" w:rsidRDefault="0091072F" w:rsidP="0091072F">
      <w:pPr>
        <w:rPr>
          <w:rFonts w:ascii="宋体" w:eastAsia="宋体" w:hAnsi="宋体"/>
        </w:rPr>
      </w:pPr>
      <w:r w:rsidRPr="000665B4">
        <w:rPr>
          <w:rFonts w:ascii="宋体" w:eastAsia="宋体" w:hAnsi="宋体"/>
        </w:rPr>
        <w:t xml:space="preserve">        }</w:t>
      </w:r>
    </w:p>
    <w:p w:rsidR="0091072F" w:rsidRPr="000665B4" w:rsidRDefault="0091072F" w:rsidP="0091072F">
      <w:pPr>
        <w:rPr>
          <w:rFonts w:ascii="宋体" w:eastAsia="宋体" w:hAnsi="宋体"/>
        </w:rPr>
      </w:pPr>
      <w:r w:rsidRPr="000665B4">
        <w:rPr>
          <w:rFonts w:ascii="宋体" w:eastAsia="宋体" w:hAnsi="宋体"/>
        </w:rPr>
        <w:lastRenderedPageBreak/>
        <w:t xml:space="preserve">        cout&lt;&lt;s[n][m]&lt;&lt;endl;</w:t>
      </w:r>
    </w:p>
    <w:p w:rsidR="0091072F" w:rsidRPr="000665B4" w:rsidRDefault="0091072F" w:rsidP="0091072F">
      <w:pPr>
        <w:rPr>
          <w:rFonts w:ascii="宋体" w:eastAsia="宋体" w:hAnsi="宋体"/>
        </w:rPr>
      </w:pPr>
      <w:r w:rsidRPr="000665B4">
        <w:rPr>
          <w:rFonts w:ascii="宋体" w:eastAsia="宋体" w:hAnsi="宋体"/>
        </w:rPr>
        <w:t xml:space="preserve">    }</w:t>
      </w:r>
    </w:p>
    <w:p w:rsidR="0091072F" w:rsidRPr="000665B4" w:rsidRDefault="0091072F" w:rsidP="0091072F">
      <w:pPr>
        <w:rPr>
          <w:rFonts w:ascii="宋体" w:eastAsia="宋体" w:hAnsi="宋体"/>
        </w:rPr>
      </w:pPr>
      <w:r w:rsidRPr="000665B4">
        <w:rPr>
          <w:rFonts w:ascii="宋体" w:eastAsia="宋体" w:hAnsi="宋体"/>
        </w:rPr>
        <w:t xml:space="preserve">    return 0;</w:t>
      </w:r>
    </w:p>
    <w:p w:rsidR="0091072F" w:rsidRPr="000665B4" w:rsidRDefault="0091072F" w:rsidP="0091072F">
      <w:pPr>
        <w:rPr>
          <w:rFonts w:ascii="宋体" w:eastAsia="宋体" w:hAnsi="宋体"/>
        </w:rPr>
      </w:pPr>
      <w:r w:rsidRPr="000665B4">
        <w:rPr>
          <w:rFonts w:ascii="宋体" w:eastAsia="宋体" w:hAnsi="宋体"/>
        </w:rPr>
        <w:t>}</w:t>
      </w:r>
    </w:p>
    <w:p w:rsidR="00B170F9" w:rsidRPr="000665B4" w:rsidRDefault="001260F1" w:rsidP="001260F1">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1159</w:t>
      </w:r>
      <w:r w:rsidR="00B21167" w:rsidRPr="000665B4">
        <w:rPr>
          <w:rFonts w:ascii="宋体" w:eastAsia="宋体" w:hAnsi="宋体" w:hint="eastAsia"/>
          <w:b w:val="0"/>
        </w:rPr>
        <w:t>-</w:t>
      </w:r>
      <w:r w:rsidR="00B21167" w:rsidRPr="000665B4">
        <w:rPr>
          <w:rFonts w:ascii="宋体" w:eastAsia="宋体" w:hAnsi="宋体"/>
          <w:b w:val="0"/>
        </w:rPr>
        <w:t>LCIS</w:t>
      </w:r>
      <w:r w:rsidR="00B21167" w:rsidRPr="000665B4">
        <w:rPr>
          <w:rFonts w:ascii="宋体" w:eastAsia="宋体" w:hAnsi="宋体" w:hint="eastAsia"/>
          <w:b w:val="0"/>
        </w:rPr>
        <w:t>模板题</w:t>
      </w:r>
      <w:r w:rsidR="00B21167" w:rsidRPr="000665B4">
        <w:rPr>
          <w:rFonts w:ascii="宋体" w:eastAsia="宋体" w:hAnsi="宋体"/>
          <w:b w:val="0"/>
        </w:rPr>
        <w:fldChar w:fldCharType="begin"/>
      </w:r>
      <w:r w:rsidR="00B21167" w:rsidRPr="000665B4">
        <w:rPr>
          <w:rFonts w:ascii="宋体" w:eastAsia="宋体" w:hAnsi="宋体"/>
        </w:rPr>
        <w:instrText xml:space="preserve"> XE "</w:instrText>
      </w:r>
      <w:r w:rsidR="00B21167" w:rsidRPr="000665B4">
        <w:rPr>
          <w:rFonts w:ascii="宋体" w:eastAsia="宋体" w:hAnsi="宋体" w:hint="eastAsia"/>
          <w:b w:val="0"/>
        </w:rPr>
        <w:instrText>√-</w:instrText>
      </w:r>
      <w:r w:rsidR="00B21167" w:rsidRPr="000665B4">
        <w:rPr>
          <w:rFonts w:ascii="宋体" w:eastAsia="宋体" w:hAnsi="宋体"/>
          <w:b w:val="0"/>
        </w:rPr>
        <w:instrText>HDU</w:instrText>
      </w:r>
      <w:r w:rsidR="00B21167" w:rsidRPr="000665B4">
        <w:rPr>
          <w:rFonts w:ascii="宋体" w:eastAsia="宋体" w:hAnsi="宋体" w:hint="eastAsia"/>
          <w:b w:val="0"/>
        </w:rPr>
        <w:instrText>-</w:instrText>
      </w:r>
      <w:r w:rsidR="00B21167" w:rsidRPr="000665B4">
        <w:rPr>
          <w:rFonts w:ascii="宋体" w:eastAsia="宋体" w:hAnsi="宋体"/>
          <w:b w:val="0"/>
        </w:rPr>
        <w:instrText>1159</w:instrText>
      </w:r>
      <w:r w:rsidR="00B21167" w:rsidRPr="000665B4">
        <w:rPr>
          <w:rFonts w:ascii="宋体" w:eastAsia="宋体" w:hAnsi="宋体" w:hint="eastAsia"/>
          <w:b w:val="0"/>
        </w:rPr>
        <w:instrText>-</w:instrText>
      </w:r>
      <w:r w:rsidR="00B21167" w:rsidRPr="000665B4">
        <w:rPr>
          <w:rFonts w:ascii="宋体" w:eastAsia="宋体" w:hAnsi="宋体"/>
          <w:b w:val="0"/>
        </w:rPr>
        <w:instrText>LCIS</w:instrText>
      </w:r>
      <w:r w:rsidR="00B21167" w:rsidRPr="000665B4">
        <w:rPr>
          <w:rFonts w:ascii="宋体" w:eastAsia="宋体" w:hAnsi="宋体" w:hint="eastAsia"/>
          <w:b w:val="0"/>
        </w:rPr>
        <w:instrText>模板题</w:instrText>
      </w:r>
      <w:r w:rsidR="00B21167" w:rsidRPr="000665B4">
        <w:rPr>
          <w:rFonts w:ascii="宋体" w:eastAsia="宋体" w:hAnsi="宋体"/>
          <w:b w:val="0"/>
        </w:rPr>
        <w:instrText>:</w:instrText>
      </w:r>
      <w:r w:rsidR="00B21167" w:rsidRPr="000665B4">
        <w:rPr>
          <w:rFonts w:ascii="宋体" w:eastAsia="宋体" w:hAnsi="宋体" w:hint="eastAsia"/>
        </w:rPr>
        <w:instrText>1</w:instrText>
      </w:r>
      <w:r w:rsidR="00B21167" w:rsidRPr="000665B4">
        <w:rPr>
          <w:rFonts w:ascii="宋体" w:eastAsia="宋体" w:hAnsi="宋体"/>
        </w:rPr>
        <w:instrText xml:space="preserve">159" \y "HDU:1159" </w:instrText>
      </w:r>
      <w:r w:rsidR="00B21167" w:rsidRPr="000665B4">
        <w:rPr>
          <w:rFonts w:ascii="宋体" w:eastAsia="宋体" w:hAnsi="宋体"/>
          <w:b w:val="0"/>
        </w:rPr>
        <w:fldChar w:fldCharType="end"/>
      </w:r>
    </w:p>
    <w:p w:rsidR="001260F1" w:rsidRPr="000665B4" w:rsidRDefault="001260F1" w:rsidP="000747AE">
      <w:pPr>
        <w:rPr>
          <w:rFonts w:ascii="宋体" w:eastAsia="宋体" w:hAnsi="宋体"/>
        </w:rPr>
      </w:pPr>
      <w:r w:rsidRPr="000665B4">
        <w:rPr>
          <w:rFonts w:ascii="宋体" w:eastAsia="宋体" w:hAnsi="宋体" w:hint="eastAsia"/>
        </w:rPr>
        <w:t>【题意】求最长上升公共子序列</w:t>
      </w:r>
    </w:p>
    <w:p w:rsidR="001260F1" w:rsidRPr="000665B4" w:rsidRDefault="001260F1" w:rsidP="000747AE">
      <w:pPr>
        <w:rPr>
          <w:rFonts w:ascii="宋体" w:eastAsia="宋体" w:hAnsi="宋体"/>
        </w:rPr>
      </w:pPr>
      <w:r w:rsidRPr="000665B4">
        <w:rPr>
          <w:rFonts w:ascii="宋体" w:eastAsia="宋体" w:hAnsi="宋体" w:hint="eastAsia"/>
        </w:rPr>
        <w:t>【题解】模板题</w:t>
      </w:r>
    </w:p>
    <w:p w:rsidR="001260F1" w:rsidRPr="000665B4" w:rsidRDefault="001260F1" w:rsidP="000747AE">
      <w:pPr>
        <w:rPr>
          <w:rFonts w:ascii="宋体" w:eastAsia="宋体" w:hAnsi="宋体"/>
        </w:rPr>
      </w:pPr>
      <w:r w:rsidRPr="000665B4">
        <w:rPr>
          <w:rFonts w:ascii="宋体" w:eastAsia="宋体" w:hAnsi="宋体" w:hint="eastAsia"/>
        </w:rPr>
        <w:t>【代码】</w:t>
      </w:r>
    </w:p>
    <w:p w:rsidR="001260F1" w:rsidRPr="000665B4" w:rsidRDefault="001260F1" w:rsidP="001260F1">
      <w:pPr>
        <w:rPr>
          <w:rFonts w:ascii="宋体" w:eastAsia="宋体" w:hAnsi="宋体"/>
        </w:rPr>
      </w:pPr>
      <w:r w:rsidRPr="000665B4">
        <w:rPr>
          <w:rFonts w:ascii="宋体" w:eastAsia="宋体" w:hAnsi="宋体"/>
        </w:rPr>
        <w:t>#include &lt;bits/stdc++.h&gt;</w:t>
      </w:r>
    </w:p>
    <w:p w:rsidR="001260F1" w:rsidRPr="000665B4" w:rsidRDefault="001260F1" w:rsidP="001260F1">
      <w:pPr>
        <w:rPr>
          <w:rFonts w:ascii="宋体" w:eastAsia="宋体" w:hAnsi="宋体"/>
        </w:rPr>
      </w:pPr>
      <w:r w:rsidRPr="000665B4">
        <w:rPr>
          <w:rFonts w:ascii="宋体" w:eastAsia="宋体" w:hAnsi="宋体"/>
        </w:rPr>
        <w:t>#define MAXN 1010</w:t>
      </w:r>
    </w:p>
    <w:p w:rsidR="001260F1" w:rsidRPr="000665B4" w:rsidRDefault="001260F1" w:rsidP="001260F1">
      <w:pPr>
        <w:rPr>
          <w:rFonts w:ascii="宋体" w:eastAsia="宋体" w:hAnsi="宋体"/>
        </w:rPr>
      </w:pPr>
    </w:p>
    <w:p w:rsidR="001260F1" w:rsidRPr="000665B4" w:rsidRDefault="001260F1" w:rsidP="001260F1">
      <w:pPr>
        <w:rPr>
          <w:rFonts w:ascii="宋体" w:eastAsia="宋体" w:hAnsi="宋体"/>
        </w:rPr>
      </w:pPr>
      <w:r w:rsidRPr="000665B4">
        <w:rPr>
          <w:rFonts w:ascii="宋体" w:eastAsia="宋体" w:hAnsi="宋体"/>
        </w:rPr>
        <w:t>using namespace std;</w:t>
      </w:r>
    </w:p>
    <w:p w:rsidR="001260F1" w:rsidRPr="000665B4" w:rsidRDefault="001260F1" w:rsidP="001260F1">
      <w:pPr>
        <w:rPr>
          <w:rFonts w:ascii="宋体" w:eastAsia="宋体" w:hAnsi="宋体"/>
        </w:rPr>
      </w:pPr>
    </w:p>
    <w:p w:rsidR="001260F1" w:rsidRPr="000665B4" w:rsidRDefault="001260F1" w:rsidP="001260F1">
      <w:pPr>
        <w:rPr>
          <w:rFonts w:ascii="宋体" w:eastAsia="宋体" w:hAnsi="宋体"/>
        </w:rPr>
      </w:pPr>
      <w:r w:rsidRPr="000665B4">
        <w:rPr>
          <w:rFonts w:ascii="宋体" w:eastAsia="宋体" w:hAnsi="宋体"/>
        </w:rPr>
        <w:t>int main()</w:t>
      </w:r>
    </w:p>
    <w:p w:rsidR="001260F1" w:rsidRPr="000665B4" w:rsidRDefault="001260F1" w:rsidP="001260F1">
      <w:pPr>
        <w:rPr>
          <w:rFonts w:ascii="宋体" w:eastAsia="宋体" w:hAnsi="宋体"/>
        </w:rPr>
      </w:pPr>
      <w:r w:rsidRPr="000665B4">
        <w:rPr>
          <w:rFonts w:ascii="宋体" w:eastAsia="宋体" w:hAnsi="宋体"/>
        </w:rPr>
        <w:t>{</w:t>
      </w:r>
    </w:p>
    <w:p w:rsidR="001260F1" w:rsidRPr="000665B4" w:rsidRDefault="001260F1" w:rsidP="001260F1">
      <w:pPr>
        <w:rPr>
          <w:rFonts w:ascii="宋体" w:eastAsia="宋体" w:hAnsi="宋体"/>
        </w:rPr>
      </w:pPr>
      <w:r w:rsidRPr="000665B4">
        <w:rPr>
          <w:rFonts w:ascii="宋体" w:eastAsia="宋体" w:hAnsi="宋体"/>
        </w:rPr>
        <w:t xml:space="preserve">    string sa,sb;</w:t>
      </w:r>
    </w:p>
    <w:p w:rsidR="001260F1" w:rsidRPr="000665B4" w:rsidRDefault="001260F1" w:rsidP="001260F1">
      <w:pPr>
        <w:rPr>
          <w:rFonts w:ascii="宋体" w:eastAsia="宋体" w:hAnsi="宋体"/>
        </w:rPr>
      </w:pPr>
      <w:r w:rsidRPr="000665B4">
        <w:rPr>
          <w:rFonts w:ascii="宋体" w:eastAsia="宋体" w:hAnsi="宋体"/>
        </w:rPr>
        <w:t xml:space="preserve">    int n,m,dp[MAXN][MAXN];</w:t>
      </w:r>
    </w:p>
    <w:p w:rsidR="001260F1" w:rsidRPr="000665B4" w:rsidRDefault="001260F1" w:rsidP="001260F1">
      <w:pPr>
        <w:rPr>
          <w:rFonts w:ascii="宋体" w:eastAsia="宋体" w:hAnsi="宋体"/>
        </w:rPr>
      </w:pPr>
      <w:r w:rsidRPr="000665B4">
        <w:rPr>
          <w:rFonts w:ascii="宋体" w:eastAsia="宋体" w:hAnsi="宋体"/>
        </w:rPr>
        <w:t xml:space="preserve">    while(cin&gt;&gt;sa&gt;&gt;sb){</w:t>
      </w:r>
    </w:p>
    <w:p w:rsidR="001260F1" w:rsidRPr="000665B4" w:rsidRDefault="001260F1" w:rsidP="001260F1">
      <w:pPr>
        <w:rPr>
          <w:rFonts w:ascii="宋体" w:eastAsia="宋体" w:hAnsi="宋体"/>
        </w:rPr>
      </w:pPr>
      <w:r w:rsidRPr="000665B4">
        <w:rPr>
          <w:rFonts w:ascii="宋体" w:eastAsia="宋体" w:hAnsi="宋体"/>
        </w:rPr>
        <w:t xml:space="preserve">        n=sa.size(),m=sb.size(),memset(dp,0,sizeof(dp));</w:t>
      </w:r>
    </w:p>
    <w:p w:rsidR="001260F1" w:rsidRPr="000665B4" w:rsidRDefault="001260F1" w:rsidP="001260F1">
      <w:pPr>
        <w:rPr>
          <w:rFonts w:ascii="宋体" w:eastAsia="宋体" w:hAnsi="宋体"/>
        </w:rPr>
      </w:pPr>
      <w:r w:rsidRPr="000665B4">
        <w:rPr>
          <w:rFonts w:ascii="宋体" w:eastAsia="宋体" w:hAnsi="宋体"/>
        </w:rPr>
        <w:t xml:space="preserve">        for(int i=1;i&lt;=n;i++){</w:t>
      </w:r>
    </w:p>
    <w:p w:rsidR="001260F1" w:rsidRPr="000665B4" w:rsidRDefault="001260F1" w:rsidP="001260F1">
      <w:pPr>
        <w:rPr>
          <w:rFonts w:ascii="宋体" w:eastAsia="宋体" w:hAnsi="宋体"/>
        </w:rPr>
      </w:pPr>
      <w:r w:rsidRPr="000665B4">
        <w:rPr>
          <w:rFonts w:ascii="宋体" w:eastAsia="宋体" w:hAnsi="宋体"/>
        </w:rPr>
        <w:t xml:space="preserve">            for (int j=1;j&lt;=m;j++){</w:t>
      </w:r>
    </w:p>
    <w:p w:rsidR="001260F1" w:rsidRPr="000665B4" w:rsidRDefault="001260F1" w:rsidP="001260F1">
      <w:pPr>
        <w:rPr>
          <w:rFonts w:ascii="宋体" w:eastAsia="宋体" w:hAnsi="宋体"/>
        </w:rPr>
      </w:pPr>
      <w:r w:rsidRPr="000665B4">
        <w:rPr>
          <w:rFonts w:ascii="宋体" w:eastAsia="宋体" w:hAnsi="宋体"/>
        </w:rPr>
        <w:t xml:space="preserve">                char a=sa[i-1],b=sb[j-1];</w:t>
      </w:r>
    </w:p>
    <w:p w:rsidR="001260F1" w:rsidRPr="000665B4" w:rsidRDefault="001260F1" w:rsidP="001260F1">
      <w:pPr>
        <w:rPr>
          <w:rFonts w:ascii="宋体" w:eastAsia="宋体" w:hAnsi="宋体"/>
        </w:rPr>
      </w:pPr>
      <w:r w:rsidRPr="000665B4">
        <w:rPr>
          <w:rFonts w:ascii="宋体" w:eastAsia="宋体" w:hAnsi="宋体"/>
        </w:rPr>
        <w:t xml:space="preserve">                if(a==b) dp[i][j]=dp[i-1][j-1]+1;</w:t>
      </w:r>
    </w:p>
    <w:p w:rsidR="001260F1" w:rsidRPr="000665B4" w:rsidRDefault="001260F1" w:rsidP="001260F1">
      <w:pPr>
        <w:ind w:left="1260" w:firstLine="420"/>
        <w:rPr>
          <w:rFonts w:ascii="宋体" w:eastAsia="宋体" w:hAnsi="宋体"/>
        </w:rPr>
      </w:pPr>
      <w:r w:rsidRPr="000665B4">
        <w:rPr>
          <w:rFonts w:ascii="宋体" w:eastAsia="宋体" w:hAnsi="宋体"/>
        </w:rPr>
        <w:t>else dp[i][j]=max(dp[i-1][j],dp[i][j-1]);</w:t>
      </w:r>
    </w:p>
    <w:p w:rsidR="001260F1" w:rsidRPr="000665B4" w:rsidRDefault="001260F1" w:rsidP="001260F1">
      <w:pPr>
        <w:rPr>
          <w:rFonts w:ascii="宋体" w:eastAsia="宋体" w:hAnsi="宋体"/>
        </w:rPr>
      </w:pPr>
      <w:r w:rsidRPr="000665B4">
        <w:rPr>
          <w:rFonts w:ascii="宋体" w:eastAsia="宋体" w:hAnsi="宋体"/>
        </w:rPr>
        <w:t xml:space="preserve">            }</w:t>
      </w:r>
    </w:p>
    <w:p w:rsidR="001260F1" w:rsidRPr="000665B4" w:rsidRDefault="001260F1" w:rsidP="001260F1">
      <w:pPr>
        <w:rPr>
          <w:rFonts w:ascii="宋体" w:eastAsia="宋体" w:hAnsi="宋体"/>
        </w:rPr>
      </w:pPr>
      <w:r w:rsidRPr="000665B4">
        <w:rPr>
          <w:rFonts w:ascii="宋体" w:eastAsia="宋体" w:hAnsi="宋体"/>
        </w:rPr>
        <w:t xml:space="preserve">        }</w:t>
      </w:r>
    </w:p>
    <w:p w:rsidR="001260F1" w:rsidRPr="000665B4" w:rsidRDefault="001260F1" w:rsidP="001260F1">
      <w:pPr>
        <w:rPr>
          <w:rFonts w:ascii="宋体" w:eastAsia="宋体" w:hAnsi="宋体"/>
        </w:rPr>
      </w:pPr>
      <w:r w:rsidRPr="000665B4">
        <w:rPr>
          <w:rFonts w:ascii="宋体" w:eastAsia="宋体" w:hAnsi="宋体"/>
        </w:rPr>
        <w:t xml:space="preserve">        printf("%d\n",dp[n][m]);</w:t>
      </w:r>
    </w:p>
    <w:p w:rsidR="001260F1" w:rsidRPr="000665B4" w:rsidRDefault="001260F1" w:rsidP="001260F1">
      <w:pPr>
        <w:rPr>
          <w:rFonts w:ascii="宋体" w:eastAsia="宋体" w:hAnsi="宋体"/>
        </w:rPr>
      </w:pPr>
      <w:r w:rsidRPr="000665B4">
        <w:rPr>
          <w:rFonts w:ascii="宋体" w:eastAsia="宋体" w:hAnsi="宋体"/>
        </w:rPr>
        <w:t xml:space="preserve">    }</w:t>
      </w:r>
    </w:p>
    <w:p w:rsidR="001260F1" w:rsidRPr="000665B4" w:rsidRDefault="001260F1" w:rsidP="001260F1">
      <w:pPr>
        <w:rPr>
          <w:rFonts w:ascii="宋体" w:eastAsia="宋体" w:hAnsi="宋体"/>
        </w:rPr>
      </w:pPr>
      <w:r w:rsidRPr="000665B4">
        <w:rPr>
          <w:rFonts w:ascii="宋体" w:eastAsia="宋体" w:hAnsi="宋体"/>
        </w:rPr>
        <w:t xml:space="preserve">    return 0;</w:t>
      </w:r>
    </w:p>
    <w:p w:rsidR="001260F1" w:rsidRPr="000665B4" w:rsidRDefault="001260F1" w:rsidP="001260F1">
      <w:pPr>
        <w:rPr>
          <w:rFonts w:ascii="宋体" w:eastAsia="宋体" w:hAnsi="宋体"/>
        </w:rPr>
      </w:pPr>
      <w:r w:rsidRPr="000665B4">
        <w:rPr>
          <w:rFonts w:ascii="宋体" w:eastAsia="宋体" w:hAnsi="宋体"/>
        </w:rPr>
        <w:t>}</w:t>
      </w:r>
    </w:p>
    <w:p w:rsidR="00306D21" w:rsidRPr="000665B4" w:rsidRDefault="007732F6" w:rsidP="00306D21">
      <w:pPr>
        <w:pStyle w:val="2"/>
        <w:rPr>
          <w:rFonts w:ascii="宋体" w:eastAsia="宋体" w:hAnsi="宋体"/>
          <w:b w:val="0"/>
        </w:rPr>
      </w:pPr>
      <w:bookmarkStart w:id="102" w:name="_Toc524383003"/>
      <w:r w:rsidRPr="000665B4">
        <w:rPr>
          <w:rFonts w:ascii="宋体" w:eastAsia="宋体" w:hAnsi="宋体" w:hint="eastAsia"/>
          <w:b w:val="0"/>
        </w:rPr>
        <w:t>背包问题</w:t>
      </w:r>
      <w:bookmarkEnd w:id="102"/>
    </w:p>
    <w:p w:rsidR="001667F1" w:rsidRPr="000665B4" w:rsidRDefault="0023482A" w:rsidP="001667F1">
      <w:pPr>
        <w:rPr>
          <w:rFonts w:ascii="宋体" w:eastAsia="宋体" w:hAnsi="宋体"/>
        </w:rPr>
      </w:pPr>
      <w:hyperlink r:id="rId37" w:history="1">
        <w:r w:rsidR="001667F1" w:rsidRPr="000665B4">
          <w:rPr>
            <w:rStyle w:val="a3"/>
            <w:rFonts w:ascii="宋体" w:eastAsia="宋体" w:hAnsi="宋体"/>
          </w:rPr>
          <w:t>https://blog.csdn.net/yoer77/article/details/70943462</w:t>
        </w:r>
      </w:hyperlink>
    </w:p>
    <w:p w:rsidR="001667F1" w:rsidRPr="000665B4" w:rsidRDefault="000B4922" w:rsidP="001E1512">
      <w:pPr>
        <w:pStyle w:val="3"/>
        <w:rPr>
          <w:rFonts w:ascii="宋体" w:eastAsia="宋体" w:hAnsi="宋体"/>
          <w:b w:val="0"/>
        </w:rPr>
      </w:pPr>
      <w:bookmarkStart w:id="103" w:name="_Toc524383004"/>
      <w:r w:rsidRPr="000665B4">
        <w:rPr>
          <w:rFonts w:ascii="宋体" w:eastAsia="宋体" w:hAnsi="宋体"/>
          <w:b w:val="0"/>
        </w:rPr>
        <w:lastRenderedPageBreak/>
        <w:t>0</w:t>
      </w:r>
      <w:r w:rsidRPr="000665B4">
        <w:rPr>
          <w:rFonts w:ascii="宋体" w:eastAsia="宋体" w:hAnsi="宋体" w:hint="eastAsia"/>
          <w:b w:val="0"/>
        </w:rPr>
        <w:t>-</w:t>
      </w:r>
      <w:r w:rsidRPr="000665B4">
        <w:rPr>
          <w:rFonts w:ascii="宋体" w:eastAsia="宋体" w:hAnsi="宋体"/>
          <w:b w:val="0"/>
        </w:rPr>
        <w:t>1</w:t>
      </w:r>
      <w:r w:rsidRPr="000665B4">
        <w:rPr>
          <w:rFonts w:ascii="宋体" w:eastAsia="宋体" w:hAnsi="宋体" w:hint="eastAsia"/>
          <w:b w:val="0"/>
        </w:rPr>
        <w:t>背包</w:t>
      </w:r>
      <w:bookmarkEnd w:id="103"/>
    </w:p>
    <w:p w:rsidR="00A211A0" w:rsidRPr="000665B4" w:rsidRDefault="00A211A0" w:rsidP="00A211A0">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2602</w:t>
      </w:r>
      <w:r w:rsidRPr="000665B4">
        <w:rPr>
          <w:rFonts w:ascii="宋体" w:eastAsia="宋体" w:hAnsi="宋体" w:hint="eastAsia"/>
          <w:b w:val="0"/>
        </w:rPr>
        <w:t>-</w:t>
      </w:r>
      <w:r w:rsidRPr="000665B4">
        <w:rPr>
          <w:rFonts w:ascii="宋体" w:eastAsia="宋体" w:hAnsi="宋体"/>
          <w:b w:val="0"/>
        </w:rPr>
        <w:t>Bone Collector</w:t>
      </w:r>
      <w:r w:rsidR="00CC0F69" w:rsidRPr="000665B4">
        <w:rPr>
          <w:rFonts w:ascii="宋体" w:eastAsia="宋体" w:hAnsi="宋体"/>
          <w:b w:val="0"/>
        </w:rPr>
        <w:fldChar w:fldCharType="begin"/>
      </w:r>
      <w:r w:rsidR="00CC0F69" w:rsidRPr="000665B4">
        <w:rPr>
          <w:rFonts w:ascii="宋体" w:eastAsia="宋体" w:hAnsi="宋体"/>
        </w:rPr>
        <w:instrText xml:space="preserve"> XE "</w:instrText>
      </w:r>
      <w:r w:rsidR="00CC0F69" w:rsidRPr="000665B4">
        <w:rPr>
          <w:rFonts w:ascii="宋体" w:eastAsia="宋体" w:hAnsi="宋体" w:hint="eastAsia"/>
          <w:b w:val="0"/>
        </w:rPr>
        <w:instrText>√-</w:instrText>
      </w:r>
      <w:r w:rsidR="00CC0F69" w:rsidRPr="000665B4">
        <w:rPr>
          <w:rFonts w:ascii="宋体" w:eastAsia="宋体" w:hAnsi="宋体"/>
          <w:b w:val="0"/>
        </w:rPr>
        <w:instrText>HDU</w:instrText>
      </w:r>
      <w:r w:rsidR="00CC0F69" w:rsidRPr="000665B4">
        <w:rPr>
          <w:rFonts w:ascii="宋体" w:eastAsia="宋体" w:hAnsi="宋体" w:hint="eastAsia"/>
          <w:b w:val="0"/>
        </w:rPr>
        <w:instrText>-</w:instrText>
      </w:r>
      <w:r w:rsidR="00CC0F69" w:rsidRPr="000665B4">
        <w:rPr>
          <w:rFonts w:ascii="宋体" w:eastAsia="宋体" w:hAnsi="宋体"/>
          <w:b w:val="0"/>
        </w:rPr>
        <w:instrText>2602</w:instrText>
      </w:r>
      <w:r w:rsidR="00CC0F69" w:rsidRPr="000665B4">
        <w:rPr>
          <w:rFonts w:ascii="宋体" w:eastAsia="宋体" w:hAnsi="宋体" w:hint="eastAsia"/>
          <w:b w:val="0"/>
        </w:rPr>
        <w:instrText>-</w:instrText>
      </w:r>
      <w:r w:rsidR="00CC0F69" w:rsidRPr="000665B4">
        <w:rPr>
          <w:rFonts w:ascii="宋体" w:eastAsia="宋体" w:hAnsi="宋体"/>
          <w:b w:val="0"/>
        </w:rPr>
        <w:instrText>Bone Collector</w:instrText>
      </w:r>
      <w:r w:rsidR="00CC0F69" w:rsidRPr="000665B4">
        <w:rPr>
          <w:rFonts w:ascii="宋体" w:eastAsia="宋体" w:hAnsi="宋体"/>
        </w:rPr>
        <w:instrText>:</w:instrText>
      </w:r>
      <w:r w:rsidR="00CC0F69" w:rsidRPr="000665B4">
        <w:rPr>
          <w:rFonts w:ascii="宋体" w:eastAsia="宋体" w:hAnsi="宋体" w:hint="eastAsia"/>
        </w:rPr>
        <w:instrText>2</w:instrText>
      </w:r>
      <w:r w:rsidR="00CC0F69" w:rsidRPr="000665B4">
        <w:rPr>
          <w:rFonts w:ascii="宋体" w:eastAsia="宋体" w:hAnsi="宋体"/>
        </w:rPr>
        <w:instrText xml:space="preserve">602" \y "HDU:2602" </w:instrText>
      </w:r>
      <w:r w:rsidR="00CC0F69" w:rsidRPr="000665B4">
        <w:rPr>
          <w:rFonts w:ascii="宋体" w:eastAsia="宋体" w:hAnsi="宋体"/>
          <w:b w:val="0"/>
        </w:rPr>
        <w:fldChar w:fldCharType="end"/>
      </w:r>
    </w:p>
    <w:p w:rsidR="00A211A0" w:rsidRPr="000665B4" w:rsidRDefault="00A211A0" w:rsidP="00A211A0">
      <w:pPr>
        <w:rPr>
          <w:rFonts w:ascii="宋体" w:eastAsia="宋体" w:hAnsi="宋体"/>
        </w:rPr>
      </w:pPr>
      <w:r w:rsidRPr="000665B4">
        <w:rPr>
          <w:rFonts w:ascii="宋体" w:eastAsia="宋体" w:hAnsi="宋体" w:hint="eastAsia"/>
        </w:rPr>
        <w:t>【题意】n个物品，告知n个物品价值、体积，给定背包容量，求解最大存放价值</w:t>
      </w:r>
    </w:p>
    <w:p w:rsidR="00A211A0" w:rsidRPr="000665B4" w:rsidRDefault="00A211A0" w:rsidP="00A211A0">
      <w:pPr>
        <w:rPr>
          <w:rFonts w:ascii="宋体" w:eastAsia="宋体" w:hAnsi="宋体"/>
        </w:rPr>
      </w:pPr>
      <w:r w:rsidRPr="000665B4">
        <w:rPr>
          <w:rFonts w:ascii="宋体" w:eastAsia="宋体" w:hAnsi="宋体" w:hint="eastAsia"/>
        </w:rPr>
        <w:t>【题解】0-</w:t>
      </w:r>
      <w:r w:rsidRPr="000665B4">
        <w:rPr>
          <w:rFonts w:ascii="宋体" w:eastAsia="宋体" w:hAnsi="宋体"/>
        </w:rPr>
        <w:t>1</w:t>
      </w:r>
      <w:r w:rsidRPr="000665B4">
        <w:rPr>
          <w:rFonts w:ascii="宋体" w:eastAsia="宋体" w:hAnsi="宋体" w:hint="eastAsia"/>
        </w:rPr>
        <w:t>背包裸题，题目要求背包不必放满（初始化全0）</w:t>
      </w:r>
    </w:p>
    <w:p w:rsidR="00A211A0" w:rsidRPr="000665B4" w:rsidRDefault="00A211A0" w:rsidP="00A211A0">
      <w:pPr>
        <w:rPr>
          <w:rFonts w:ascii="宋体" w:eastAsia="宋体" w:hAnsi="宋体"/>
        </w:rPr>
      </w:pPr>
      <w:r w:rsidRPr="000665B4">
        <w:rPr>
          <w:rFonts w:ascii="宋体" w:eastAsia="宋体" w:hAnsi="宋体" w:hint="eastAsia"/>
        </w:rPr>
        <w:t>【代码】</w:t>
      </w:r>
    </w:p>
    <w:p w:rsidR="00A211A0" w:rsidRPr="000665B4" w:rsidRDefault="00A211A0" w:rsidP="00A211A0">
      <w:pPr>
        <w:rPr>
          <w:rFonts w:ascii="宋体" w:eastAsia="宋体" w:hAnsi="宋体"/>
        </w:rPr>
      </w:pPr>
      <w:r w:rsidRPr="000665B4">
        <w:rPr>
          <w:rFonts w:ascii="宋体" w:eastAsia="宋体" w:hAnsi="宋体"/>
        </w:rPr>
        <w:t>#include &lt;cstdio&gt;</w:t>
      </w:r>
    </w:p>
    <w:p w:rsidR="00A211A0" w:rsidRPr="000665B4" w:rsidRDefault="00A211A0" w:rsidP="00A211A0">
      <w:pPr>
        <w:rPr>
          <w:rFonts w:ascii="宋体" w:eastAsia="宋体" w:hAnsi="宋体"/>
        </w:rPr>
      </w:pPr>
      <w:r w:rsidRPr="000665B4">
        <w:rPr>
          <w:rFonts w:ascii="宋体" w:eastAsia="宋体" w:hAnsi="宋体"/>
        </w:rPr>
        <w:t>#include &lt;cstring&gt;</w:t>
      </w:r>
    </w:p>
    <w:p w:rsidR="00A211A0" w:rsidRPr="000665B4" w:rsidRDefault="00A211A0" w:rsidP="00A211A0">
      <w:pPr>
        <w:rPr>
          <w:rFonts w:ascii="宋体" w:eastAsia="宋体" w:hAnsi="宋体"/>
        </w:rPr>
      </w:pPr>
      <w:r w:rsidRPr="000665B4">
        <w:rPr>
          <w:rFonts w:ascii="宋体" w:eastAsia="宋体" w:hAnsi="宋体"/>
        </w:rPr>
        <w:t>#include &lt;algorithm&gt;</w:t>
      </w:r>
    </w:p>
    <w:p w:rsidR="00A211A0" w:rsidRPr="000665B4" w:rsidRDefault="00A211A0" w:rsidP="00A211A0">
      <w:pPr>
        <w:rPr>
          <w:rFonts w:ascii="宋体" w:eastAsia="宋体" w:hAnsi="宋体"/>
        </w:rPr>
      </w:pPr>
      <w:r w:rsidRPr="000665B4">
        <w:rPr>
          <w:rFonts w:ascii="宋体" w:eastAsia="宋体" w:hAnsi="宋体"/>
        </w:rPr>
        <w:t>#define MAXN 1010</w:t>
      </w:r>
    </w:p>
    <w:p w:rsidR="00A211A0" w:rsidRPr="000665B4" w:rsidRDefault="00A211A0" w:rsidP="00A211A0">
      <w:pPr>
        <w:rPr>
          <w:rFonts w:ascii="宋体" w:eastAsia="宋体" w:hAnsi="宋体"/>
        </w:rPr>
      </w:pPr>
      <w:r w:rsidRPr="000665B4">
        <w:rPr>
          <w:rFonts w:ascii="宋体" w:eastAsia="宋体" w:hAnsi="宋体"/>
        </w:rPr>
        <w:t>#define MAXV 1010</w:t>
      </w:r>
    </w:p>
    <w:p w:rsidR="00A211A0" w:rsidRPr="000665B4" w:rsidRDefault="00A211A0" w:rsidP="00A211A0">
      <w:pPr>
        <w:rPr>
          <w:rFonts w:ascii="宋体" w:eastAsia="宋体" w:hAnsi="宋体"/>
        </w:rPr>
      </w:pPr>
    </w:p>
    <w:p w:rsidR="00A211A0" w:rsidRPr="000665B4" w:rsidRDefault="00A211A0" w:rsidP="00A211A0">
      <w:pPr>
        <w:rPr>
          <w:rFonts w:ascii="宋体" w:eastAsia="宋体" w:hAnsi="宋体"/>
        </w:rPr>
      </w:pPr>
      <w:r w:rsidRPr="000665B4">
        <w:rPr>
          <w:rFonts w:ascii="宋体" w:eastAsia="宋体" w:hAnsi="宋体"/>
        </w:rPr>
        <w:t>using namespace std;</w:t>
      </w:r>
    </w:p>
    <w:p w:rsidR="00A211A0" w:rsidRPr="000665B4" w:rsidRDefault="00A211A0" w:rsidP="00A211A0">
      <w:pPr>
        <w:rPr>
          <w:rFonts w:ascii="宋体" w:eastAsia="宋体" w:hAnsi="宋体"/>
        </w:rPr>
      </w:pPr>
    </w:p>
    <w:p w:rsidR="00A211A0" w:rsidRPr="000665B4" w:rsidRDefault="00A211A0" w:rsidP="00A211A0">
      <w:pPr>
        <w:rPr>
          <w:rFonts w:ascii="宋体" w:eastAsia="宋体" w:hAnsi="宋体"/>
        </w:rPr>
      </w:pPr>
      <w:r w:rsidRPr="000665B4">
        <w:rPr>
          <w:rFonts w:ascii="宋体" w:eastAsia="宋体" w:hAnsi="宋体"/>
        </w:rPr>
        <w:t>int main()</w:t>
      </w:r>
    </w:p>
    <w:p w:rsidR="00A211A0" w:rsidRPr="000665B4" w:rsidRDefault="00A211A0" w:rsidP="00A211A0">
      <w:pPr>
        <w:rPr>
          <w:rFonts w:ascii="宋体" w:eastAsia="宋体" w:hAnsi="宋体"/>
        </w:rPr>
      </w:pPr>
      <w:r w:rsidRPr="000665B4">
        <w:rPr>
          <w:rFonts w:ascii="宋体" w:eastAsia="宋体" w:hAnsi="宋体"/>
        </w:rPr>
        <w:t>{</w:t>
      </w:r>
    </w:p>
    <w:p w:rsidR="00A211A0" w:rsidRPr="000665B4" w:rsidRDefault="00A211A0" w:rsidP="00A211A0">
      <w:pPr>
        <w:rPr>
          <w:rFonts w:ascii="宋体" w:eastAsia="宋体" w:hAnsi="宋体"/>
        </w:rPr>
      </w:pPr>
      <w:r w:rsidRPr="000665B4">
        <w:rPr>
          <w:rFonts w:ascii="宋体" w:eastAsia="宋体" w:hAnsi="宋体"/>
        </w:rPr>
        <w:t xml:space="preserve">    int t,N,V,dp[MAXV],w[MAXN],v[MAXN];</w:t>
      </w:r>
    </w:p>
    <w:p w:rsidR="00A211A0" w:rsidRPr="000665B4" w:rsidRDefault="00A211A0" w:rsidP="00A211A0">
      <w:pPr>
        <w:rPr>
          <w:rFonts w:ascii="宋体" w:eastAsia="宋体" w:hAnsi="宋体"/>
        </w:rPr>
      </w:pPr>
      <w:r w:rsidRPr="000665B4">
        <w:rPr>
          <w:rFonts w:ascii="宋体" w:eastAsia="宋体" w:hAnsi="宋体"/>
        </w:rPr>
        <w:t xml:space="preserve">    scanf("%d",&amp;t);</w:t>
      </w:r>
    </w:p>
    <w:p w:rsidR="00A211A0" w:rsidRPr="000665B4" w:rsidRDefault="00A211A0" w:rsidP="00A211A0">
      <w:pPr>
        <w:rPr>
          <w:rFonts w:ascii="宋体" w:eastAsia="宋体" w:hAnsi="宋体"/>
        </w:rPr>
      </w:pPr>
      <w:r w:rsidRPr="000665B4">
        <w:rPr>
          <w:rFonts w:ascii="宋体" w:eastAsia="宋体" w:hAnsi="宋体"/>
        </w:rPr>
        <w:t xml:space="preserve">    while(t--){</w:t>
      </w:r>
    </w:p>
    <w:p w:rsidR="00A211A0" w:rsidRPr="000665B4" w:rsidRDefault="00A211A0" w:rsidP="00A211A0">
      <w:pPr>
        <w:rPr>
          <w:rFonts w:ascii="宋体" w:eastAsia="宋体" w:hAnsi="宋体"/>
        </w:rPr>
      </w:pPr>
      <w:r w:rsidRPr="000665B4">
        <w:rPr>
          <w:rFonts w:ascii="宋体" w:eastAsia="宋体" w:hAnsi="宋体"/>
        </w:rPr>
        <w:t xml:space="preserve">        scanf("%d%d",&amp;N,&amp;V);</w:t>
      </w:r>
    </w:p>
    <w:p w:rsidR="00A211A0" w:rsidRPr="000665B4" w:rsidRDefault="00A211A0" w:rsidP="00A211A0">
      <w:pPr>
        <w:rPr>
          <w:rFonts w:ascii="宋体" w:eastAsia="宋体" w:hAnsi="宋体"/>
        </w:rPr>
      </w:pPr>
      <w:r w:rsidRPr="000665B4">
        <w:rPr>
          <w:rFonts w:ascii="宋体" w:eastAsia="宋体" w:hAnsi="宋体"/>
        </w:rPr>
        <w:t xml:space="preserve">        memset(dp,0,sizeof(dp));</w:t>
      </w:r>
    </w:p>
    <w:p w:rsidR="00A211A0" w:rsidRPr="000665B4" w:rsidRDefault="00A211A0" w:rsidP="00A211A0">
      <w:pPr>
        <w:rPr>
          <w:rFonts w:ascii="宋体" w:eastAsia="宋体" w:hAnsi="宋体"/>
        </w:rPr>
      </w:pPr>
      <w:r w:rsidRPr="000665B4">
        <w:rPr>
          <w:rFonts w:ascii="宋体" w:eastAsia="宋体" w:hAnsi="宋体"/>
        </w:rPr>
        <w:t xml:space="preserve">        for (int i=0;i&lt;N;i++) scanf("%d",&amp;w[i]);</w:t>
      </w:r>
    </w:p>
    <w:p w:rsidR="00A211A0" w:rsidRPr="000665B4" w:rsidRDefault="00A211A0" w:rsidP="00A211A0">
      <w:pPr>
        <w:rPr>
          <w:rFonts w:ascii="宋体" w:eastAsia="宋体" w:hAnsi="宋体"/>
        </w:rPr>
      </w:pPr>
      <w:r w:rsidRPr="000665B4">
        <w:rPr>
          <w:rFonts w:ascii="宋体" w:eastAsia="宋体" w:hAnsi="宋体"/>
        </w:rPr>
        <w:t xml:space="preserve">        for (int i=0;i&lt;N;i++) scanf("%d",&amp;v[i]);</w:t>
      </w:r>
    </w:p>
    <w:p w:rsidR="00A211A0" w:rsidRPr="000665B4" w:rsidRDefault="00A211A0" w:rsidP="00A211A0">
      <w:pPr>
        <w:rPr>
          <w:rFonts w:ascii="宋体" w:eastAsia="宋体" w:hAnsi="宋体"/>
        </w:rPr>
      </w:pPr>
      <w:r w:rsidRPr="000665B4">
        <w:rPr>
          <w:rFonts w:ascii="宋体" w:eastAsia="宋体" w:hAnsi="宋体"/>
        </w:rPr>
        <w:t xml:space="preserve">        for (int i=0;i&lt;N;i++){</w:t>
      </w:r>
    </w:p>
    <w:p w:rsidR="00A211A0" w:rsidRPr="000665B4" w:rsidRDefault="00A211A0" w:rsidP="00A211A0">
      <w:pPr>
        <w:rPr>
          <w:rFonts w:ascii="宋体" w:eastAsia="宋体" w:hAnsi="宋体"/>
        </w:rPr>
      </w:pPr>
      <w:r w:rsidRPr="000665B4">
        <w:rPr>
          <w:rFonts w:ascii="宋体" w:eastAsia="宋体" w:hAnsi="宋体"/>
        </w:rPr>
        <w:t xml:space="preserve">            for (int j=V;j&gt;=0;j--){</w:t>
      </w:r>
    </w:p>
    <w:p w:rsidR="00A211A0" w:rsidRPr="000665B4" w:rsidRDefault="00A211A0" w:rsidP="00A211A0">
      <w:pPr>
        <w:rPr>
          <w:rFonts w:ascii="宋体" w:eastAsia="宋体" w:hAnsi="宋体"/>
        </w:rPr>
      </w:pPr>
      <w:r w:rsidRPr="000665B4">
        <w:rPr>
          <w:rFonts w:ascii="宋体" w:eastAsia="宋体" w:hAnsi="宋体"/>
        </w:rPr>
        <w:t xml:space="preserve">                if (j&lt;v[i]) continue;</w:t>
      </w:r>
    </w:p>
    <w:p w:rsidR="00A211A0" w:rsidRPr="000665B4" w:rsidRDefault="00A211A0" w:rsidP="00A211A0">
      <w:pPr>
        <w:rPr>
          <w:rFonts w:ascii="宋体" w:eastAsia="宋体" w:hAnsi="宋体"/>
        </w:rPr>
      </w:pPr>
      <w:r w:rsidRPr="000665B4">
        <w:rPr>
          <w:rFonts w:ascii="宋体" w:eastAsia="宋体" w:hAnsi="宋体"/>
        </w:rPr>
        <w:t xml:space="preserve">                dp[j]=max(dp[j],dp[j-v[i]]+w[i]);</w:t>
      </w:r>
    </w:p>
    <w:p w:rsidR="00A211A0" w:rsidRPr="000665B4" w:rsidRDefault="00A211A0" w:rsidP="00A211A0">
      <w:pPr>
        <w:rPr>
          <w:rFonts w:ascii="宋体" w:eastAsia="宋体" w:hAnsi="宋体"/>
        </w:rPr>
      </w:pPr>
      <w:r w:rsidRPr="000665B4">
        <w:rPr>
          <w:rFonts w:ascii="宋体" w:eastAsia="宋体" w:hAnsi="宋体"/>
        </w:rPr>
        <w:t xml:space="preserve">            }</w:t>
      </w:r>
    </w:p>
    <w:p w:rsidR="00A211A0" w:rsidRPr="000665B4" w:rsidRDefault="00A211A0" w:rsidP="00A211A0">
      <w:pPr>
        <w:rPr>
          <w:rFonts w:ascii="宋体" w:eastAsia="宋体" w:hAnsi="宋体"/>
        </w:rPr>
      </w:pPr>
      <w:r w:rsidRPr="000665B4">
        <w:rPr>
          <w:rFonts w:ascii="宋体" w:eastAsia="宋体" w:hAnsi="宋体"/>
        </w:rPr>
        <w:t xml:space="preserve">        }</w:t>
      </w:r>
    </w:p>
    <w:p w:rsidR="00A211A0" w:rsidRPr="000665B4" w:rsidRDefault="00A211A0" w:rsidP="00A211A0">
      <w:pPr>
        <w:rPr>
          <w:rFonts w:ascii="宋体" w:eastAsia="宋体" w:hAnsi="宋体"/>
        </w:rPr>
      </w:pPr>
      <w:r w:rsidRPr="000665B4">
        <w:rPr>
          <w:rFonts w:ascii="宋体" w:eastAsia="宋体" w:hAnsi="宋体"/>
        </w:rPr>
        <w:t xml:space="preserve">        printf("%d\n",dp[V]);</w:t>
      </w:r>
    </w:p>
    <w:p w:rsidR="00A211A0" w:rsidRPr="000665B4" w:rsidRDefault="00A211A0" w:rsidP="00A211A0">
      <w:pPr>
        <w:rPr>
          <w:rFonts w:ascii="宋体" w:eastAsia="宋体" w:hAnsi="宋体"/>
        </w:rPr>
      </w:pPr>
      <w:r w:rsidRPr="000665B4">
        <w:rPr>
          <w:rFonts w:ascii="宋体" w:eastAsia="宋体" w:hAnsi="宋体"/>
        </w:rPr>
        <w:t xml:space="preserve">    }</w:t>
      </w:r>
    </w:p>
    <w:p w:rsidR="00A211A0" w:rsidRPr="000665B4" w:rsidRDefault="00A211A0" w:rsidP="00A211A0">
      <w:pPr>
        <w:rPr>
          <w:rFonts w:ascii="宋体" w:eastAsia="宋体" w:hAnsi="宋体"/>
        </w:rPr>
      </w:pPr>
      <w:r w:rsidRPr="000665B4">
        <w:rPr>
          <w:rFonts w:ascii="宋体" w:eastAsia="宋体" w:hAnsi="宋体"/>
        </w:rPr>
        <w:t xml:space="preserve">    return 0;</w:t>
      </w:r>
    </w:p>
    <w:p w:rsidR="00A211A0" w:rsidRPr="000665B4" w:rsidRDefault="00A211A0" w:rsidP="00A211A0">
      <w:pPr>
        <w:rPr>
          <w:rFonts w:ascii="宋体" w:eastAsia="宋体" w:hAnsi="宋体"/>
        </w:rPr>
      </w:pPr>
      <w:r w:rsidRPr="000665B4">
        <w:rPr>
          <w:rFonts w:ascii="宋体" w:eastAsia="宋体" w:hAnsi="宋体"/>
        </w:rPr>
        <w:t>}</w:t>
      </w:r>
    </w:p>
    <w:p w:rsidR="000B4922" w:rsidRPr="000665B4" w:rsidRDefault="000B4922" w:rsidP="001E1512">
      <w:pPr>
        <w:pStyle w:val="3"/>
        <w:rPr>
          <w:rFonts w:ascii="宋体" w:eastAsia="宋体" w:hAnsi="宋体"/>
          <w:b w:val="0"/>
        </w:rPr>
      </w:pPr>
      <w:bookmarkStart w:id="104" w:name="_Toc524383005"/>
      <w:r w:rsidRPr="000665B4">
        <w:rPr>
          <w:rFonts w:ascii="宋体" w:eastAsia="宋体" w:hAnsi="宋体" w:hint="eastAsia"/>
          <w:b w:val="0"/>
        </w:rPr>
        <w:t>完全背包</w:t>
      </w:r>
      <w:bookmarkEnd w:id="104"/>
    </w:p>
    <w:p w:rsidR="002F1F8C" w:rsidRPr="000665B4" w:rsidRDefault="002F1F8C" w:rsidP="002F1F8C">
      <w:pPr>
        <w:pStyle w:val="4"/>
        <w:rPr>
          <w:rFonts w:ascii="宋体" w:eastAsia="宋体" w:hAnsi="宋体"/>
          <w:b w:val="0"/>
        </w:rPr>
      </w:pPr>
      <w:r w:rsidRPr="000665B4">
        <w:rPr>
          <w:rFonts w:ascii="宋体" w:eastAsia="宋体" w:hAnsi="宋体" w:hint="eastAsia"/>
          <w:b w:val="0"/>
        </w:rPr>
        <w:t>HDU-</w:t>
      </w:r>
      <w:r w:rsidRPr="000665B4">
        <w:rPr>
          <w:rFonts w:ascii="宋体" w:eastAsia="宋体" w:hAnsi="宋体"/>
          <w:b w:val="0"/>
        </w:rPr>
        <w:t>1114</w:t>
      </w:r>
      <w:r w:rsidRPr="000665B4">
        <w:rPr>
          <w:rFonts w:ascii="宋体" w:eastAsia="宋体" w:hAnsi="宋体" w:hint="eastAsia"/>
          <w:b w:val="0"/>
        </w:rPr>
        <w:t>-</w:t>
      </w:r>
      <w:r w:rsidRPr="000665B4">
        <w:rPr>
          <w:rFonts w:ascii="宋体" w:eastAsia="宋体" w:hAnsi="宋体"/>
          <w:b w:val="0"/>
        </w:rPr>
        <w:t>Piggy Bank</w:t>
      </w:r>
    </w:p>
    <w:p w:rsidR="002F1F8C" w:rsidRPr="000665B4" w:rsidRDefault="002F1F8C" w:rsidP="002F1F8C">
      <w:pPr>
        <w:rPr>
          <w:rFonts w:ascii="宋体" w:eastAsia="宋体" w:hAnsi="宋体"/>
        </w:rPr>
      </w:pPr>
      <w:r w:rsidRPr="000665B4">
        <w:rPr>
          <w:rFonts w:ascii="宋体" w:eastAsia="宋体" w:hAnsi="宋体" w:hint="eastAsia"/>
        </w:rPr>
        <w:t>【题意】</w:t>
      </w:r>
      <w:r w:rsidR="00C92A24" w:rsidRPr="000665B4">
        <w:rPr>
          <w:rFonts w:ascii="宋体" w:eastAsia="宋体" w:hAnsi="宋体" w:hint="eastAsia"/>
        </w:rPr>
        <w:t>给定背包容量，n个物品的体积和价值，要求背包刚好装满的最小价值</w:t>
      </w:r>
    </w:p>
    <w:p w:rsidR="002F1F8C" w:rsidRPr="000665B4" w:rsidRDefault="002F1F8C" w:rsidP="002F1F8C">
      <w:pPr>
        <w:rPr>
          <w:rFonts w:ascii="宋体" w:eastAsia="宋体" w:hAnsi="宋体"/>
        </w:rPr>
      </w:pPr>
      <w:r w:rsidRPr="000665B4">
        <w:rPr>
          <w:rFonts w:ascii="宋体" w:eastAsia="宋体" w:hAnsi="宋体" w:hint="eastAsia"/>
        </w:rPr>
        <w:t>【题解】</w:t>
      </w:r>
      <w:r w:rsidR="00C92A24" w:rsidRPr="000665B4">
        <w:rPr>
          <w:rFonts w:ascii="宋体" w:eastAsia="宋体" w:hAnsi="宋体" w:hint="eastAsia"/>
        </w:rPr>
        <w:t>完全背包</w:t>
      </w:r>
      <w:r w:rsidR="00584FEA" w:rsidRPr="000665B4">
        <w:rPr>
          <w:rFonts w:ascii="宋体" w:eastAsia="宋体" w:hAnsi="宋体" w:hint="eastAsia"/>
        </w:rPr>
        <w:t>，</w:t>
      </w:r>
      <w:r w:rsidR="00C92A24" w:rsidRPr="000665B4">
        <w:rPr>
          <w:rFonts w:ascii="宋体" w:eastAsia="宋体" w:hAnsi="宋体" w:hint="eastAsia"/>
        </w:rPr>
        <w:t>修改状态转移方程为min，恰好装满，初始化</w:t>
      </w:r>
      <w:r w:rsidR="00584FEA" w:rsidRPr="000665B4">
        <w:rPr>
          <w:rFonts w:ascii="宋体" w:eastAsia="宋体" w:hAnsi="宋体" w:hint="eastAsia"/>
        </w:rPr>
        <w:t>除</w:t>
      </w:r>
      <w:r w:rsidR="00C92A24" w:rsidRPr="000665B4">
        <w:rPr>
          <w:rFonts w:ascii="宋体" w:eastAsia="宋体" w:hAnsi="宋体" w:hint="eastAsia"/>
        </w:rPr>
        <w:t>容量为0之外为非法</w:t>
      </w:r>
    </w:p>
    <w:p w:rsidR="002F1F8C" w:rsidRPr="000665B4" w:rsidRDefault="002F1F8C" w:rsidP="002F1F8C">
      <w:pPr>
        <w:rPr>
          <w:rFonts w:ascii="宋体" w:eastAsia="宋体" w:hAnsi="宋体"/>
        </w:rPr>
      </w:pPr>
      <w:r w:rsidRPr="000665B4">
        <w:rPr>
          <w:rFonts w:ascii="宋体" w:eastAsia="宋体" w:hAnsi="宋体" w:hint="eastAsia"/>
        </w:rPr>
        <w:lastRenderedPageBreak/>
        <w:t>【代码】</w:t>
      </w:r>
    </w:p>
    <w:p w:rsidR="00C92A24" w:rsidRPr="000665B4" w:rsidRDefault="00C92A24" w:rsidP="00C92A24">
      <w:pPr>
        <w:rPr>
          <w:rFonts w:ascii="宋体" w:eastAsia="宋体" w:hAnsi="宋体"/>
        </w:rPr>
      </w:pPr>
      <w:r w:rsidRPr="000665B4">
        <w:rPr>
          <w:rFonts w:ascii="宋体" w:eastAsia="宋体" w:hAnsi="宋体"/>
        </w:rPr>
        <w:t>#include &lt;bits/stdc++.h&gt;</w:t>
      </w:r>
    </w:p>
    <w:p w:rsidR="00C92A24" w:rsidRPr="000665B4" w:rsidRDefault="00C92A24" w:rsidP="00C92A24">
      <w:pPr>
        <w:rPr>
          <w:rFonts w:ascii="宋体" w:eastAsia="宋体" w:hAnsi="宋体"/>
        </w:rPr>
      </w:pPr>
      <w:r w:rsidRPr="000665B4">
        <w:rPr>
          <w:rFonts w:ascii="宋体" w:eastAsia="宋体" w:hAnsi="宋体"/>
        </w:rPr>
        <w:t>#define MAXV 10010</w:t>
      </w:r>
    </w:p>
    <w:p w:rsidR="00C92A24" w:rsidRPr="000665B4" w:rsidRDefault="00C92A24" w:rsidP="00C92A24">
      <w:pPr>
        <w:rPr>
          <w:rFonts w:ascii="宋体" w:eastAsia="宋体" w:hAnsi="宋体"/>
        </w:rPr>
      </w:pPr>
    </w:p>
    <w:p w:rsidR="00C92A24" w:rsidRPr="000665B4" w:rsidRDefault="00C92A24" w:rsidP="00C92A24">
      <w:pPr>
        <w:rPr>
          <w:rFonts w:ascii="宋体" w:eastAsia="宋体" w:hAnsi="宋体"/>
        </w:rPr>
      </w:pPr>
      <w:r w:rsidRPr="000665B4">
        <w:rPr>
          <w:rFonts w:ascii="宋体" w:eastAsia="宋体" w:hAnsi="宋体"/>
        </w:rPr>
        <w:t>using namespace std;</w:t>
      </w:r>
    </w:p>
    <w:p w:rsidR="00C92A24" w:rsidRPr="000665B4" w:rsidRDefault="00C92A24" w:rsidP="00C92A24">
      <w:pPr>
        <w:rPr>
          <w:rFonts w:ascii="宋体" w:eastAsia="宋体" w:hAnsi="宋体"/>
        </w:rPr>
      </w:pPr>
    </w:p>
    <w:p w:rsidR="00C92A24" w:rsidRPr="000665B4" w:rsidRDefault="00C92A24" w:rsidP="00C92A24">
      <w:pPr>
        <w:rPr>
          <w:rFonts w:ascii="宋体" w:eastAsia="宋体" w:hAnsi="宋体"/>
        </w:rPr>
      </w:pPr>
      <w:r w:rsidRPr="000665B4">
        <w:rPr>
          <w:rFonts w:ascii="宋体" w:eastAsia="宋体" w:hAnsi="宋体"/>
        </w:rPr>
        <w:t>int main(){</w:t>
      </w:r>
    </w:p>
    <w:p w:rsidR="00C92A24" w:rsidRPr="000665B4" w:rsidRDefault="00C92A24" w:rsidP="00C92A24">
      <w:pPr>
        <w:rPr>
          <w:rFonts w:ascii="宋体" w:eastAsia="宋体" w:hAnsi="宋体"/>
        </w:rPr>
      </w:pPr>
      <w:r w:rsidRPr="000665B4">
        <w:rPr>
          <w:rFonts w:ascii="宋体" w:eastAsia="宋体" w:hAnsi="宋体"/>
        </w:rPr>
        <w:t xml:space="preserve">    int t,dp[MAXV],empty_v,full_v,N,V,w,v;</w:t>
      </w:r>
    </w:p>
    <w:p w:rsidR="00C92A24" w:rsidRPr="000665B4" w:rsidRDefault="00C92A24" w:rsidP="00C92A24">
      <w:pPr>
        <w:rPr>
          <w:rFonts w:ascii="宋体" w:eastAsia="宋体" w:hAnsi="宋体"/>
        </w:rPr>
      </w:pPr>
      <w:r w:rsidRPr="000665B4">
        <w:rPr>
          <w:rFonts w:ascii="宋体" w:eastAsia="宋体" w:hAnsi="宋体"/>
        </w:rPr>
        <w:t xml:space="preserve">    scanf("%d",&amp;t);</w:t>
      </w:r>
    </w:p>
    <w:p w:rsidR="00C92A24" w:rsidRPr="000665B4" w:rsidRDefault="00C92A24" w:rsidP="00C92A24">
      <w:pPr>
        <w:rPr>
          <w:rFonts w:ascii="宋体" w:eastAsia="宋体" w:hAnsi="宋体"/>
        </w:rPr>
      </w:pPr>
      <w:r w:rsidRPr="000665B4">
        <w:rPr>
          <w:rFonts w:ascii="宋体" w:eastAsia="宋体" w:hAnsi="宋体"/>
        </w:rPr>
        <w:t xml:space="preserve">    while(t--){</w:t>
      </w:r>
    </w:p>
    <w:p w:rsidR="00C92A24" w:rsidRPr="000665B4" w:rsidRDefault="00C92A24" w:rsidP="00C92A24">
      <w:pPr>
        <w:rPr>
          <w:rFonts w:ascii="宋体" w:eastAsia="宋体" w:hAnsi="宋体"/>
        </w:rPr>
      </w:pPr>
      <w:r w:rsidRPr="000665B4">
        <w:rPr>
          <w:rFonts w:ascii="宋体" w:eastAsia="宋体" w:hAnsi="宋体"/>
        </w:rPr>
        <w:t xml:space="preserve">        scanf("%d%d%d",&amp;empty_v,&amp;full_v,&amp;N);</w:t>
      </w:r>
    </w:p>
    <w:p w:rsidR="00C92A24" w:rsidRPr="000665B4" w:rsidRDefault="00C92A24" w:rsidP="00C92A24">
      <w:pPr>
        <w:rPr>
          <w:rFonts w:ascii="宋体" w:eastAsia="宋体" w:hAnsi="宋体"/>
        </w:rPr>
      </w:pPr>
      <w:r w:rsidRPr="000665B4">
        <w:rPr>
          <w:rFonts w:ascii="宋体" w:eastAsia="宋体" w:hAnsi="宋体"/>
        </w:rPr>
        <w:t xml:space="preserve">        V=full_v-empty_v,memset(dp,-1,sizeof(dp)),dp[0]=0;</w:t>
      </w:r>
    </w:p>
    <w:p w:rsidR="00C92A24" w:rsidRPr="000665B4" w:rsidRDefault="00C92A24" w:rsidP="00C92A24">
      <w:pPr>
        <w:rPr>
          <w:rFonts w:ascii="宋体" w:eastAsia="宋体" w:hAnsi="宋体"/>
        </w:rPr>
      </w:pPr>
      <w:r w:rsidRPr="000665B4">
        <w:rPr>
          <w:rFonts w:ascii="宋体" w:eastAsia="宋体" w:hAnsi="宋体"/>
        </w:rPr>
        <w:t xml:space="preserve">        for (int i=1;i&lt;=N;i++){</w:t>
      </w:r>
    </w:p>
    <w:p w:rsidR="00C92A24" w:rsidRPr="000665B4" w:rsidRDefault="00C92A24" w:rsidP="00C92A24">
      <w:pPr>
        <w:rPr>
          <w:rFonts w:ascii="宋体" w:eastAsia="宋体" w:hAnsi="宋体"/>
        </w:rPr>
      </w:pPr>
      <w:r w:rsidRPr="000665B4">
        <w:rPr>
          <w:rFonts w:ascii="宋体" w:eastAsia="宋体" w:hAnsi="宋体"/>
        </w:rPr>
        <w:t xml:space="preserve">            scanf("%d%d",&amp;w,&amp;v);</w:t>
      </w:r>
    </w:p>
    <w:p w:rsidR="00C92A24" w:rsidRPr="000665B4" w:rsidRDefault="00C92A24" w:rsidP="00C92A24">
      <w:pPr>
        <w:rPr>
          <w:rFonts w:ascii="宋体" w:eastAsia="宋体" w:hAnsi="宋体"/>
        </w:rPr>
      </w:pPr>
      <w:r w:rsidRPr="000665B4">
        <w:rPr>
          <w:rFonts w:ascii="宋体" w:eastAsia="宋体" w:hAnsi="宋体"/>
        </w:rPr>
        <w:t xml:space="preserve">            for (int j=0;j&lt;=V;j++){</w:t>
      </w:r>
    </w:p>
    <w:p w:rsidR="00C92A24" w:rsidRPr="000665B4" w:rsidRDefault="00C92A24" w:rsidP="00C92A24">
      <w:pPr>
        <w:rPr>
          <w:rFonts w:ascii="宋体" w:eastAsia="宋体" w:hAnsi="宋体"/>
        </w:rPr>
      </w:pPr>
      <w:r w:rsidRPr="000665B4">
        <w:rPr>
          <w:rFonts w:ascii="宋体" w:eastAsia="宋体" w:hAnsi="宋体"/>
        </w:rPr>
        <w:t xml:space="preserve">                if(j&lt;v||dp[j-v]&lt;0) continue;</w:t>
      </w:r>
    </w:p>
    <w:p w:rsidR="00C92A24" w:rsidRPr="000665B4" w:rsidRDefault="00C92A24" w:rsidP="00C92A24">
      <w:pPr>
        <w:rPr>
          <w:rFonts w:ascii="宋体" w:eastAsia="宋体" w:hAnsi="宋体"/>
        </w:rPr>
      </w:pPr>
      <w:r w:rsidRPr="000665B4">
        <w:rPr>
          <w:rFonts w:ascii="宋体" w:eastAsia="宋体" w:hAnsi="宋体"/>
        </w:rPr>
        <w:t xml:space="preserve">                if(dp[j]&gt;=0) dp[j]=min(dp[j],dp[j-v]+w);else dp[j]=dp[j-v]+w;</w:t>
      </w:r>
    </w:p>
    <w:p w:rsidR="00C92A24" w:rsidRPr="000665B4" w:rsidRDefault="00C92A24" w:rsidP="00C92A24">
      <w:pPr>
        <w:rPr>
          <w:rFonts w:ascii="宋体" w:eastAsia="宋体" w:hAnsi="宋体"/>
        </w:rPr>
      </w:pPr>
      <w:r w:rsidRPr="000665B4">
        <w:rPr>
          <w:rFonts w:ascii="宋体" w:eastAsia="宋体" w:hAnsi="宋体"/>
        </w:rPr>
        <w:t xml:space="preserve">            }</w:t>
      </w:r>
    </w:p>
    <w:p w:rsidR="00C92A24" w:rsidRPr="000665B4" w:rsidRDefault="00C92A24" w:rsidP="00C92A24">
      <w:pPr>
        <w:rPr>
          <w:rFonts w:ascii="宋体" w:eastAsia="宋体" w:hAnsi="宋体"/>
        </w:rPr>
      </w:pPr>
      <w:r w:rsidRPr="000665B4">
        <w:rPr>
          <w:rFonts w:ascii="宋体" w:eastAsia="宋体" w:hAnsi="宋体"/>
        </w:rPr>
        <w:t xml:space="preserve">        }</w:t>
      </w:r>
    </w:p>
    <w:p w:rsidR="00C92A24" w:rsidRPr="000665B4" w:rsidRDefault="00C92A24" w:rsidP="00C92A24">
      <w:pPr>
        <w:rPr>
          <w:rFonts w:ascii="宋体" w:eastAsia="宋体" w:hAnsi="宋体"/>
        </w:rPr>
      </w:pPr>
      <w:r w:rsidRPr="000665B4">
        <w:rPr>
          <w:rFonts w:ascii="宋体" w:eastAsia="宋体" w:hAnsi="宋体"/>
        </w:rPr>
        <w:t xml:space="preserve">        if(dp[V]==-1) printf("This is impossible.\n");</w:t>
      </w:r>
    </w:p>
    <w:p w:rsidR="00C92A24" w:rsidRPr="000665B4" w:rsidRDefault="00C92A24" w:rsidP="00C92A24">
      <w:pPr>
        <w:rPr>
          <w:rFonts w:ascii="宋体" w:eastAsia="宋体" w:hAnsi="宋体"/>
        </w:rPr>
      </w:pPr>
      <w:r w:rsidRPr="000665B4">
        <w:rPr>
          <w:rFonts w:ascii="宋体" w:eastAsia="宋体" w:hAnsi="宋体"/>
        </w:rPr>
        <w:t xml:space="preserve">        else printf("The minimum amount of money in the piggy-bank is %d.\n",dp[V]);</w:t>
      </w:r>
    </w:p>
    <w:p w:rsidR="00C92A24" w:rsidRPr="000665B4" w:rsidRDefault="00C92A24" w:rsidP="00C92A24">
      <w:pPr>
        <w:rPr>
          <w:rFonts w:ascii="宋体" w:eastAsia="宋体" w:hAnsi="宋体"/>
        </w:rPr>
      </w:pPr>
      <w:r w:rsidRPr="000665B4">
        <w:rPr>
          <w:rFonts w:ascii="宋体" w:eastAsia="宋体" w:hAnsi="宋体"/>
        </w:rPr>
        <w:t xml:space="preserve">    }</w:t>
      </w:r>
    </w:p>
    <w:p w:rsidR="00C92A24" w:rsidRPr="000665B4" w:rsidRDefault="00C92A24" w:rsidP="00C92A24">
      <w:pPr>
        <w:rPr>
          <w:rFonts w:ascii="宋体" w:eastAsia="宋体" w:hAnsi="宋体"/>
        </w:rPr>
      </w:pPr>
      <w:r w:rsidRPr="000665B4">
        <w:rPr>
          <w:rFonts w:ascii="宋体" w:eastAsia="宋体" w:hAnsi="宋体"/>
        </w:rPr>
        <w:t xml:space="preserve">    return 0;</w:t>
      </w:r>
    </w:p>
    <w:p w:rsidR="00C92A24" w:rsidRPr="000665B4" w:rsidRDefault="00C92A24" w:rsidP="00C92A24">
      <w:pPr>
        <w:rPr>
          <w:rFonts w:ascii="宋体" w:eastAsia="宋体" w:hAnsi="宋体"/>
        </w:rPr>
      </w:pPr>
      <w:r w:rsidRPr="000665B4">
        <w:rPr>
          <w:rFonts w:ascii="宋体" w:eastAsia="宋体" w:hAnsi="宋体"/>
        </w:rPr>
        <w:t>}</w:t>
      </w:r>
    </w:p>
    <w:p w:rsidR="000B4922" w:rsidRPr="000665B4" w:rsidRDefault="000B4922" w:rsidP="001E1512">
      <w:pPr>
        <w:pStyle w:val="3"/>
        <w:rPr>
          <w:rFonts w:ascii="宋体" w:eastAsia="宋体" w:hAnsi="宋体"/>
          <w:b w:val="0"/>
        </w:rPr>
      </w:pPr>
      <w:bookmarkStart w:id="105" w:name="_Toc524383006"/>
      <w:r w:rsidRPr="000665B4">
        <w:rPr>
          <w:rFonts w:ascii="宋体" w:eastAsia="宋体" w:hAnsi="宋体" w:hint="eastAsia"/>
          <w:b w:val="0"/>
        </w:rPr>
        <w:t>多重背包</w:t>
      </w:r>
      <w:bookmarkEnd w:id="105"/>
    </w:p>
    <w:p w:rsidR="0039139D" w:rsidRPr="000665B4" w:rsidRDefault="0039139D" w:rsidP="0039139D">
      <w:pPr>
        <w:pStyle w:val="2"/>
        <w:rPr>
          <w:rFonts w:ascii="宋体" w:eastAsia="宋体" w:hAnsi="宋体"/>
          <w:b w:val="0"/>
        </w:rPr>
      </w:pPr>
      <w:bookmarkStart w:id="106" w:name="_Toc524383007"/>
      <w:r w:rsidRPr="000665B4">
        <w:rPr>
          <w:rFonts w:ascii="宋体" w:eastAsia="宋体" w:hAnsi="宋体" w:hint="eastAsia"/>
          <w:b w:val="0"/>
        </w:rPr>
        <w:t>数位DP</w:t>
      </w:r>
      <w:bookmarkEnd w:id="106"/>
    </w:p>
    <w:p w:rsidR="0039139D" w:rsidRPr="000665B4" w:rsidRDefault="009452E3" w:rsidP="00735798">
      <w:pPr>
        <w:pStyle w:val="3"/>
        <w:rPr>
          <w:rFonts w:ascii="宋体" w:eastAsia="宋体" w:hAnsi="宋体"/>
        </w:rPr>
      </w:pPr>
      <w:bookmarkStart w:id="107" w:name="_Toc524383008"/>
      <w:r w:rsidRPr="000665B4">
        <w:rPr>
          <w:rFonts w:ascii="宋体" w:eastAsia="宋体" w:hAnsi="宋体" w:hint="eastAsia"/>
        </w:rPr>
        <w:t>√</w:t>
      </w:r>
      <w:r w:rsidRPr="000665B4">
        <w:rPr>
          <w:rFonts w:ascii="宋体" w:eastAsia="宋体" w:hAnsi="宋体" w:hint="eastAsia"/>
          <w:b w:val="0"/>
        </w:rPr>
        <w:t>-HDU-</w:t>
      </w:r>
      <w:r w:rsidRPr="000665B4">
        <w:rPr>
          <w:rFonts w:ascii="宋体" w:eastAsia="宋体" w:hAnsi="宋体"/>
          <w:b w:val="0"/>
        </w:rPr>
        <w:t>2089</w:t>
      </w:r>
      <w:r w:rsidRPr="000665B4">
        <w:rPr>
          <w:rFonts w:ascii="宋体" w:eastAsia="宋体" w:hAnsi="宋体" w:hint="eastAsia"/>
          <w:b w:val="0"/>
        </w:rPr>
        <w:t>-不要</w:t>
      </w:r>
      <w:r w:rsidR="00735798" w:rsidRPr="000665B4">
        <w:rPr>
          <w:rFonts w:ascii="宋体" w:eastAsia="宋体" w:hAnsi="宋体" w:hint="eastAsia"/>
          <w:b w:val="0"/>
        </w:rPr>
        <w:t>62</w:t>
      </w:r>
      <w:bookmarkEnd w:id="107"/>
      <w:r w:rsidR="00735798" w:rsidRPr="000665B4">
        <w:rPr>
          <w:rFonts w:ascii="宋体" w:eastAsia="宋体" w:hAnsi="宋体"/>
          <w:b w:val="0"/>
        </w:rPr>
        <w:fldChar w:fldCharType="begin"/>
      </w:r>
      <w:r w:rsidR="00735798" w:rsidRPr="000665B4">
        <w:rPr>
          <w:rFonts w:ascii="宋体" w:eastAsia="宋体" w:hAnsi="宋体"/>
        </w:rPr>
        <w:instrText xml:space="preserve"> XE "</w:instrText>
      </w:r>
      <w:r w:rsidR="00735798" w:rsidRPr="000665B4">
        <w:rPr>
          <w:rFonts w:ascii="宋体" w:eastAsia="宋体" w:hAnsi="宋体" w:hint="eastAsia"/>
        </w:rPr>
        <w:instrText>√</w:instrText>
      </w:r>
      <w:r w:rsidR="00735798" w:rsidRPr="000665B4">
        <w:rPr>
          <w:rFonts w:ascii="宋体" w:eastAsia="宋体" w:hAnsi="宋体" w:hint="eastAsia"/>
          <w:b w:val="0"/>
        </w:rPr>
        <w:instrText>-HDU-</w:instrText>
      </w:r>
      <w:r w:rsidR="00735798" w:rsidRPr="000665B4">
        <w:rPr>
          <w:rFonts w:ascii="宋体" w:eastAsia="宋体" w:hAnsi="宋体"/>
          <w:b w:val="0"/>
        </w:rPr>
        <w:instrText>2089</w:instrText>
      </w:r>
      <w:r w:rsidR="00735798" w:rsidRPr="000665B4">
        <w:rPr>
          <w:rFonts w:ascii="宋体" w:eastAsia="宋体" w:hAnsi="宋体" w:hint="eastAsia"/>
          <w:b w:val="0"/>
        </w:rPr>
        <w:instrText>-不要62</w:instrText>
      </w:r>
      <w:r w:rsidR="00735798" w:rsidRPr="000665B4">
        <w:rPr>
          <w:rFonts w:ascii="宋体" w:eastAsia="宋体" w:hAnsi="宋体"/>
          <w:b w:val="0"/>
        </w:rPr>
        <w:instrText>:</w:instrText>
      </w:r>
      <w:r w:rsidR="00735798" w:rsidRPr="000665B4">
        <w:rPr>
          <w:rFonts w:ascii="宋体" w:eastAsia="宋体" w:hAnsi="宋体"/>
        </w:rPr>
        <w:instrText xml:space="preserve">2089" \y "HDU:2089" </w:instrText>
      </w:r>
      <w:r w:rsidR="00735798" w:rsidRPr="000665B4">
        <w:rPr>
          <w:rFonts w:ascii="宋体" w:eastAsia="宋体" w:hAnsi="宋体"/>
          <w:b w:val="0"/>
        </w:rPr>
        <w:fldChar w:fldCharType="end"/>
      </w:r>
    </w:p>
    <w:p w:rsidR="009452E3" w:rsidRPr="000665B4" w:rsidRDefault="009452E3" w:rsidP="0039139D">
      <w:pPr>
        <w:rPr>
          <w:rFonts w:ascii="宋体" w:eastAsia="宋体" w:hAnsi="宋体"/>
        </w:rPr>
      </w:pPr>
      <w:r w:rsidRPr="000665B4">
        <w:rPr>
          <w:rFonts w:ascii="宋体" w:eastAsia="宋体" w:hAnsi="宋体" w:hint="eastAsia"/>
        </w:rPr>
        <w:t>【题意】求[n,m]区间中不含‘4’和‘62’的数字</w:t>
      </w:r>
    </w:p>
    <w:p w:rsidR="009452E3" w:rsidRPr="000665B4" w:rsidRDefault="009452E3" w:rsidP="0039139D">
      <w:pPr>
        <w:rPr>
          <w:rFonts w:ascii="宋体" w:eastAsia="宋体" w:hAnsi="宋体"/>
        </w:rPr>
      </w:pPr>
      <w:r w:rsidRPr="000665B4">
        <w:rPr>
          <w:rFonts w:ascii="宋体" w:eastAsia="宋体" w:hAnsi="宋体" w:hint="eastAsia"/>
        </w:rPr>
        <w:t>【题解】数位DP经典入门题，dp[i][j]表示长度为i开头填j这个数字的方案数</w:t>
      </w:r>
    </w:p>
    <w:p w:rsidR="009452E3" w:rsidRPr="000665B4" w:rsidRDefault="009452E3" w:rsidP="0039139D">
      <w:pPr>
        <w:rPr>
          <w:rFonts w:ascii="宋体" w:eastAsia="宋体" w:hAnsi="宋体"/>
        </w:rPr>
      </w:pPr>
      <w:r w:rsidRPr="000665B4">
        <w:rPr>
          <w:rFonts w:ascii="宋体" w:eastAsia="宋体" w:hAnsi="宋体"/>
          <w:position w:val="-102"/>
        </w:rPr>
        <w:object w:dxaOrig="3760" w:dyaOrig="2160">
          <v:shape id="_x0000_i1027" type="#_x0000_t75" style="width:246.75pt;height:141.75pt" o:ole="">
            <v:imagedata r:id="rId38" o:title=""/>
          </v:shape>
          <o:OLEObject Type="Embed" ProgID="Equation.DSMT4" ShapeID="_x0000_i1027" DrawAspect="Content" ObjectID="_1598124713" r:id="rId39"/>
        </w:object>
      </w:r>
    </w:p>
    <w:p w:rsidR="009452E3" w:rsidRPr="000665B4" w:rsidRDefault="009452E3" w:rsidP="0039139D">
      <w:pPr>
        <w:rPr>
          <w:rFonts w:ascii="宋体" w:eastAsia="宋体" w:hAnsi="宋体"/>
        </w:rPr>
      </w:pPr>
      <w:r w:rsidRPr="000665B4">
        <w:rPr>
          <w:rFonts w:ascii="宋体" w:eastAsia="宋体" w:hAnsi="宋体" w:hint="eastAsia"/>
        </w:rPr>
        <w:t>初始化dp[0][j]为1(dp[0][4]为0)</w:t>
      </w:r>
    </w:p>
    <w:p w:rsidR="009452E3" w:rsidRPr="000665B4" w:rsidRDefault="009452E3" w:rsidP="0039139D">
      <w:pPr>
        <w:rPr>
          <w:rFonts w:ascii="宋体" w:eastAsia="宋体" w:hAnsi="宋体"/>
        </w:rPr>
      </w:pPr>
      <w:r w:rsidRPr="000665B4">
        <w:rPr>
          <w:rFonts w:ascii="宋体" w:eastAsia="宋体" w:hAnsi="宋体"/>
        </w:rPr>
        <w:t>WA</w:t>
      </w:r>
      <w:r w:rsidRPr="000665B4">
        <w:rPr>
          <w:rFonts w:ascii="宋体" w:eastAsia="宋体" w:hAnsi="宋体" w:hint="eastAsia"/>
        </w:rPr>
        <w:t>了1发之后写了个测试函数，暴力答案对照，随机试了很多组数据都对之后又交了WA了一发，</w:t>
      </w:r>
      <w:r w:rsidR="00D71711" w:rsidRPr="000665B4">
        <w:rPr>
          <w:rFonts w:ascii="宋体" w:eastAsia="宋体" w:hAnsi="宋体" w:hint="eastAsia"/>
        </w:rPr>
        <w:t>于是写了个遍历n以内所有的对照debug程序，只要有错就跳出来，果然又找到了一些隐藏的错误。</w:t>
      </w:r>
    </w:p>
    <w:p w:rsidR="009452E3" w:rsidRPr="000665B4" w:rsidRDefault="009452E3" w:rsidP="0039139D">
      <w:pPr>
        <w:rPr>
          <w:rFonts w:ascii="宋体" w:eastAsia="宋体" w:hAnsi="宋体"/>
        </w:rPr>
      </w:pPr>
      <w:r w:rsidRPr="000665B4">
        <w:rPr>
          <w:rFonts w:ascii="宋体" w:eastAsia="宋体" w:hAnsi="宋体" w:hint="eastAsia"/>
        </w:rPr>
        <w:t>【代码】</w:t>
      </w:r>
    </w:p>
    <w:p w:rsidR="009452E3" w:rsidRPr="000665B4" w:rsidRDefault="009452E3" w:rsidP="009452E3">
      <w:pPr>
        <w:rPr>
          <w:rFonts w:ascii="宋体" w:eastAsia="宋体" w:hAnsi="宋体"/>
        </w:rPr>
      </w:pPr>
      <w:r w:rsidRPr="000665B4">
        <w:rPr>
          <w:rFonts w:ascii="宋体" w:eastAsia="宋体" w:hAnsi="宋体"/>
        </w:rPr>
        <w:t>#include &lt;bits/stdc++.h&gt;</w:t>
      </w:r>
    </w:p>
    <w:p w:rsidR="009452E3" w:rsidRPr="000665B4" w:rsidRDefault="009452E3" w:rsidP="009452E3">
      <w:pPr>
        <w:rPr>
          <w:rFonts w:ascii="宋体" w:eastAsia="宋体" w:hAnsi="宋体"/>
        </w:rPr>
      </w:pPr>
      <w:r w:rsidRPr="000665B4">
        <w:rPr>
          <w:rFonts w:ascii="宋体" w:eastAsia="宋体" w:hAnsi="宋体"/>
        </w:rPr>
        <w:t>#define MAXN 20</w:t>
      </w:r>
    </w:p>
    <w:p w:rsidR="009452E3" w:rsidRPr="000665B4" w:rsidRDefault="009452E3" w:rsidP="009452E3">
      <w:pPr>
        <w:rPr>
          <w:rFonts w:ascii="宋体" w:eastAsia="宋体" w:hAnsi="宋体"/>
        </w:rPr>
      </w:pPr>
      <w:r w:rsidRPr="000665B4">
        <w:rPr>
          <w:rFonts w:ascii="宋体" w:eastAsia="宋体" w:hAnsi="宋体"/>
        </w:rPr>
        <w:t>#define debug false</w:t>
      </w:r>
    </w:p>
    <w:p w:rsidR="009452E3" w:rsidRPr="000665B4" w:rsidRDefault="009452E3" w:rsidP="009452E3">
      <w:pPr>
        <w:rPr>
          <w:rFonts w:ascii="宋体" w:eastAsia="宋体" w:hAnsi="宋体"/>
        </w:rPr>
      </w:pPr>
      <w:r w:rsidRPr="000665B4">
        <w:rPr>
          <w:rFonts w:ascii="宋体" w:eastAsia="宋体" w:hAnsi="宋体"/>
        </w:rPr>
        <w:t>#define hugedebug false</w:t>
      </w:r>
    </w:p>
    <w:p w:rsidR="009452E3" w:rsidRPr="000665B4" w:rsidRDefault="009452E3" w:rsidP="009452E3">
      <w:pPr>
        <w:rPr>
          <w:rFonts w:ascii="宋体" w:eastAsia="宋体" w:hAnsi="宋体"/>
        </w:rPr>
      </w:pPr>
    </w:p>
    <w:p w:rsidR="009452E3" w:rsidRPr="000665B4" w:rsidRDefault="009452E3" w:rsidP="009452E3">
      <w:pPr>
        <w:rPr>
          <w:rFonts w:ascii="宋体" w:eastAsia="宋体" w:hAnsi="宋体"/>
        </w:rPr>
      </w:pPr>
      <w:r w:rsidRPr="000665B4">
        <w:rPr>
          <w:rFonts w:ascii="宋体" w:eastAsia="宋体" w:hAnsi="宋体"/>
        </w:rPr>
        <w:t>using namespace std;</w:t>
      </w:r>
    </w:p>
    <w:p w:rsidR="009452E3" w:rsidRPr="000665B4" w:rsidRDefault="009452E3" w:rsidP="009452E3">
      <w:pPr>
        <w:rPr>
          <w:rFonts w:ascii="宋体" w:eastAsia="宋体" w:hAnsi="宋体"/>
        </w:rPr>
      </w:pPr>
    </w:p>
    <w:p w:rsidR="009452E3" w:rsidRPr="000665B4" w:rsidRDefault="009452E3" w:rsidP="009452E3">
      <w:pPr>
        <w:rPr>
          <w:rFonts w:ascii="宋体" w:eastAsia="宋体" w:hAnsi="宋体"/>
        </w:rPr>
      </w:pPr>
      <w:r w:rsidRPr="000665B4">
        <w:rPr>
          <w:rFonts w:ascii="宋体" w:eastAsia="宋体" w:hAnsi="宋体"/>
        </w:rPr>
        <w:t>int dp[MAXN][10],digit[MAXN];</w:t>
      </w:r>
    </w:p>
    <w:p w:rsidR="009452E3" w:rsidRPr="000665B4" w:rsidRDefault="009452E3" w:rsidP="009452E3">
      <w:pPr>
        <w:rPr>
          <w:rFonts w:ascii="宋体" w:eastAsia="宋体" w:hAnsi="宋体"/>
        </w:rPr>
      </w:pPr>
      <w:r w:rsidRPr="000665B4">
        <w:rPr>
          <w:rFonts w:ascii="宋体" w:eastAsia="宋体" w:hAnsi="宋体"/>
        </w:rPr>
        <w:t>int solve(int x){</w:t>
      </w:r>
    </w:p>
    <w:p w:rsidR="009452E3" w:rsidRPr="000665B4" w:rsidRDefault="009452E3" w:rsidP="009452E3">
      <w:pPr>
        <w:rPr>
          <w:rFonts w:ascii="宋体" w:eastAsia="宋体" w:hAnsi="宋体"/>
        </w:rPr>
      </w:pPr>
      <w:r w:rsidRPr="000665B4">
        <w:rPr>
          <w:rFonts w:ascii="宋体" w:eastAsia="宋体" w:hAnsi="宋体"/>
        </w:rPr>
        <w:t xml:space="preserve">    memset(digit,0,sizeof(digit));</w:t>
      </w:r>
    </w:p>
    <w:p w:rsidR="009452E3" w:rsidRPr="000665B4" w:rsidRDefault="009452E3" w:rsidP="009452E3">
      <w:pPr>
        <w:rPr>
          <w:rFonts w:ascii="宋体" w:eastAsia="宋体" w:hAnsi="宋体"/>
        </w:rPr>
      </w:pPr>
      <w:r w:rsidRPr="000665B4">
        <w:rPr>
          <w:rFonts w:ascii="宋体" w:eastAsia="宋体" w:hAnsi="宋体"/>
        </w:rPr>
        <w:t xml:space="preserve">    int len=0,ans=0;</w:t>
      </w:r>
    </w:p>
    <w:p w:rsidR="009452E3" w:rsidRPr="000665B4" w:rsidRDefault="009452E3" w:rsidP="009452E3">
      <w:pPr>
        <w:rPr>
          <w:rFonts w:ascii="宋体" w:eastAsia="宋体" w:hAnsi="宋体"/>
        </w:rPr>
      </w:pPr>
      <w:r w:rsidRPr="000665B4">
        <w:rPr>
          <w:rFonts w:ascii="宋体" w:eastAsia="宋体" w:hAnsi="宋体"/>
        </w:rPr>
        <w:t xml:space="preserve">    while(x){</w:t>
      </w:r>
    </w:p>
    <w:p w:rsidR="009452E3" w:rsidRPr="000665B4" w:rsidRDefault="009452E3" w:rsidP="009452E3">
      <w:pPr>
        <w:rPr>
          <w:rFonts w:ascii="宋体" w:eastAsia="宋体" w:hAnsi="宋体"/>
        </w:rPr>
      </w:pPr>
      <w:r w:rsidRPr="000665B4">
        <w:rPr>
          <w:rFonts w:ascii="宋体" w:eastAsia="宋体" w:hAnsi="宋体"/>
        </w:rPr>
        <w:t xml:space="preserve">        digit[len++]=x%10;</w:t>
      </w:r>
    </w:p>
    <w:p w:rsidR="009452E3" w:rsidRPr="000665B4" w:rsidRDefault="009452E3" w:rsidP="009452E3">
      <w:pPr>
        <w:rPr>
          <w:rFonts w:ascii="宋体" w:eastAsia="宋体" w:hAnsi="宋体"/>
        </w:rPr>
      </w:pPr>
      <w:r w:rsidRPr="000665B4">
        <w:rPr>
          <w:rFonts w:ascii="宋体" w:eastAsia="宋体" w:hAnsi="宋体"/>
        </w:rPr>
        <w:t xml:space="preserve">        x/=10;</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for(int i=len-1;i&gt;=0;i--){</w:t>
      </w:r>
    </w:p>
    <w:p w:rsidR="009452E3" w:rsidRPr="000665B4" w:rsidRDefault="009452E3" w:rsidP="009452E3">
      <w:pPr>
        <w:rPr>
          <w:rFonts w:ascii="宋体" w:eastAsia="宋体" w:hAnsi="宋体"/>
        </w:rPr>
      </w:pPr>
      <w:r w:rsidRPr="000665B4">
        <w:rPr>
          <w:rFonts w:ascii="宋体" w:eastAsia="宋体" w:hAnsi="宋体"/>
        </w:rPr>
        <w:t xml:space="preserve">        for (int j=0;j&lt;digit[i];j++){</w:t>
      </w:r>
    </w:p>
    <w:p w:rsidR="009452E3" w:rsidRPr="000665B4" w:rsidRDefault="009452E3" w:rsidP="009452E3">
      <w:pPr>
        <w:rPr>
          <w:rFonts w:ascii="宋体" w:eastAsia="宋体" w:hAnsi="宋体"/>
        </w:rPr>
      </w:pPr>
      <w:r w:rsidRPr="000665B4">
        <w:rPr>
          <w:rFonts w:ascii="宋体" w:eastAsia="宋体" w:hAnsi="宋体"/>
        </w:rPr>
        <w:t xml:space="preserve">            if(!(digit[i+1]==6&amp;&amp;j==2)) ans+=dp[i][j];</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if(digit[i]==4) break;</w:t>
      </w:r>
    </w:p>
    <w:p w:rsidR="009452E3" w:rsidRPr="000665B4" w:rsidRDefault="009452E3" w:rsidP="009452E3">
      <w:pPr>
        <w:rPr>
          <w:rFonts w:ascii="宋体" w:eastAsia="宋体" w:hAnsi="宋体"/>
        </w:rPr>
      </w:pPr>
      <w:r w:rsidRPr="000665B4">
        <w:rPr>
          <w:rFonts w:ascii="宋体" w:eastAsia="宋体" w:hAnsi="宋体"/>
        </w:rPr>
        <w:t xml:space="preserve">        if(digit[i+1]==6&amp;&amp;digit[i]==2) break;</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return ans;</w:t>
      </w:r>
    </w:p>
    <w:p w:rsidR="009452E3" w:rsidRPr="000665B4" w:rsidRDefault="009452E3" w:rsidP="009452E3">
      <w:pPr>
        <w:rPr>
          <w:rFonts w:ascii="宋体" w:eastAsia="宋体" w:hAnsi="宋体"/>
        </w:rPr>
      </w:pPr>
      <w:r w:rsidRPr="000665B4">
        <w:rPr>
          <w:rFonts w:ascii="宋体" w:eastAsia="宋体" w:hAnsi="宋体"/>
        </w:rPr>
        <w:t>}</w:t>
      </w:r>
    </w:p>
    <w:p w:rsidR="009452E3" w:rsidRPr="000665B4" w:rsidRDefault="009452E3" w:rsidP="009452E3">
      <w:pPr>
        <w:rPr>
          <w:rFonts w:ascii="宋体" w:eastAsia="宋体" w:hAnsi="宋体"/>
        </w:rPr>
      </w:pPr>
    </w:p>
    <w:p w:rsidR="009452E3" w:rsidRPr="000665B4" w:rsidRDefault="009452E3" w:rsidP="009452E3">
      <w:pPr>
        <w:rPr>
          <w:rFonts w:ascii="宋体" w:eastAsia="宋体" w:hAnsi="宋体"/>
        </w:rPr>
      </w:pPr>
      <w:r w:rsidRPr="000665B4">
        <w:rPr>
          <w:rFonts w:ascii="宋体" w:eastAsia="宋体" w:hAnsi="宋体"/>
        </w:rPr>
        <w:t>int debug_print(int n,int m){</w:t>
      </w:r>
    </w:p>
    <w:p w:rsidR="009452E3" w:rsidRPr="000665B4" w:rsidRDefault="009452E3" w:rsidP="009452E3">
      <w:pPr>
        <w:rPr>
          <w:rFonts w:ascii="宋体" w:eastAsia="宋体" w:hAnsi="宋体"/>
        </w:rPr>
      </w:pPr>
      <w:r w:rsidRPr="000665B4">
        <w:rPr>
          <w:rFonts w:ascii="宋体" w:eastAsia="宋体" w:hAnsi="宋体"/>
        </w:rPr>
        <w:t xml:space="preserve">    int cnt=0;</w:t>
      </w:r>
    </w:p>
    <w:p w:rsidR="009452E3" w:rsidRPr="000665B4" w:rsidRDefault="009452E3" w:rsidP="009452E3">
      <w:pPr>
        <w:rPr>
          <w:rFonts w:ascii="宋体" w:eastAsia="宋体" w:hAnsi="宋体"/>
        </w:rPr>
      </w:pPr>
      <w:r w:rsidRPr="000665B4">
        <w:rPr>
          <w:rFonts w:ascii="宋体" w:eastAsia="宋体" w:hAnsi="宋体"/>
        </w:rPr>
        <w:t xml:space="preserve">    for (int i=n;i&lt;=m;i++){</w:t>
      </w:r>
    </w:p>
    <w:p w:rsidR="009452E3" w:rsidRPr="000665B4" w:rsidRDefault="009452E3" w:rsidP="009452E3">
      <w:pPr>
        <w:rPr>
          <w:rFonts w:ascii="宋体" w:eastAsia="宋体" w:hAnsi="宋体"/>
        </w:rPr>
      </w:pPr>
      <w:r w:rsidRPr="000665B4">
        <w:rPr>
          <w:rFonts w:ascii="宋体" w:eastAsia="宋体" w:hAnsi="宋体"/>
        </w:rPr>
        <w:t xml:space="preserve">        char temp[20];</w:t>
      </w:r>
    </w:p>
    <w:p w:rsidR="009452E3" w:rsidRPr="000665B4" w:rsidRDefault="009452E3" w:rsidP="009452E3">
      <w:pPr>
        <w:rPr>
          <w:rFonts w:ascii="宋体" w:eastAsia="宋体" w:hAnsi="宋体"/>
        </w:rPr>
      </w:pPr>
      <w:r w:rsidRPr="000665B4">
        <w:rPr>
          <w:rFonts w:ascii="宋体" w:eastAsia="宋体" w:hAnsi="宋体"/>
        </w:rPr>
        <w:lastRenderedPageBreak/>
        <w:t xml:space="preserve">        sprintf(temp,"%d",i);</w:t>
      </w:r>
    </w:p>
    <w:p w:rsidR="009452E3" w:rsidRPr="000665B4" w:rsidRDefault="009452E3" w:rsidP="009452E3">
      <w:pPr>
        <w:rPr>
          <w:rFonts w:ascii="宋体" w:eastAsia="宋体" w:hAnsi="宋体"/>
        </w:rPr>
      </w:pPr>
      <w:r w:rsidRPr="000665B4">
        <w:rPr>
          <w:rFonts w:ascii="宋体" w:eastAsia="宋体" w:hAnsi="宋体"/>
        </w:rPr>
        <w:t xml:space="preserve">        bool check=true;</w:t>
      </w:r>
    </w:p>
    <w:p w:rsidR="009452E3" w:rsidRPr="000665B4" w:rsidRDefault="009452E3" w:rsidP="009452E3">
      <w:pPr>
        <w:rPr>
          <w:rFonts w:ascii="宋体" w:eastAsia="宋体" w:hAnsi="宋体"/>
        </w:rPr>
      </w:pPr>
      <w:r w:rsidRPr="000665B4">
        <w:rPr>
          <w:rFonts w:ascii="宋体" w:eastAsia="宋体" w:hAnsi="宋体"/>
        </w:rPr>
        <w:t xml:space="preserve">        for (int j=0;j&lt;(int)strlen(temp);j++){</w:t>
      </w:r>
    </w:p>
    <w:p w:rsidR="009452E3" w:rsidRPr="000665B4" w:rsidRDefault="009452E3" w:rsidP="009452E3">
      <w:pPr>
        <w:rPr>
          <w:rFonts w:ascii="宋体" w:eastAsia="宋体" w:hAnsi="宋体"/>
        </w:rPr>
      </w:pPr>
      <w:r w:rsidRPr="000665B4">
        <w:rPr>
          <w:rFonts w:ascii="宋体" w:eastAsia="宋体" w:hAnsi="宋体"/>
        </w:rPr>
        <w:t xml:space="preserve">            if(temp[j]=='4'||((j+1&lt;(int)strlen(temp))&amp;&amp;(temp[j]=='6'&amp;&amp;temp[j+1]=='2'))){</w:t>
      </w:r>
    </w:p>
    <w:p w:rsidR="009452E3" w:rsidRPr="000665B4" w:rsidRDefault="009452E3" w:rsidP="009452E3">
      <w:pPr>
        <w:rPr>
          <w:rFonts w:ascii="宋体" w:eastAsia="宋体" w:hAnsi="宋体"/>
        </w:rPr>
      </w:pPr>
      <w:r w:rsidRPr="000665B4">
        <w:rPr>
          <w:rFonts w:ascii="宋体" w:eastAsia="宋体" w:hAnsi="宋体"/>
        </w:rPr>
        <w:t xml:space="preserve">                check=false;</w:t>
      </w:r>
    </w:p>
    <w:p w:rsidR="009452E3" w:rsidRPr="000665B4" w:rsidRDefault="009452E3" w:rsidP="009452E3">
      <w:pPr>
        <w:rPr>
          <w:rFonts w:ascii="宋体" w:eastAsia="宋体" w:hAnsi="宋体"/>
        </w:rPr>
      </w:pPr>
      <w:r w:rsidRPr="000665B4">
        <w:rPr>
          <w:rFonts w:ascii="宋体" w:eastAsia="宋体" w:hAnsi="宋体"/>
        </w:rPr>
        <w:t xml:space="preserve">                break;</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if(check) cnt++;</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if(!hugedebug) cout&lt;&lt;"ans="&lt;&lt;cnt&lt;&lt;endl;</w:t>
      </w:r>
    </w:p>
    <w:p w:rsidR="009452E3" w:rsidRPr="000665B4" w:rsidRDefault="009452E3" w:rsidP="009452E3">
      <w:pPr>
        <w:rPr>
          <w:rFonts w:ascii="宋体" w:eastAsia="宋体" w:hAnsi="宋体"/>
        </w:rPr>
      </w:pPr>
      <w:r w:rsidRPr="000665B4">
        <w:rPr>
          <w:rFonts w:ascii="宋体" w:eastAsia="宋体" w:hAnsi="宋体"/>
        </w:rPr>
        <w:t xml:space="preserve">    return cnt;</w:t>
      </w:r>
    </w:p>
    <w:p w:rsidR="009452E3" w:rsidRPr="000665B4" w:rsidRDefault="009452E3" w:rsidP="009452E3">
      <w:pPr>
        <w:rPr>
          <w:rFonts w:ascii="宋体" w:eastAsia="宋体" w:hAnsi="宋体"/>
        </w:rPr>
      </w:pPr>
      <w:r w:rsidRPr="000665B4">
        <w:rPr>
          <w:rFonts w:ascii="宋体" w:eastAsia="宋体" w:hAnsi="宋体"/>
        </w:rPr>
        <w:t>}</w:t>
      </w:r>
    </w:p>
    <w:p w:rsidR="009452E3" w:rsidRPr="000665B4" w:rsidRDefault="009452E3" w:rsidP="009452E3">
      <w:pPr>
        <w:rPr>
          <w:rFonts w:ascii="宋体" w:eastAsia="宋体" w:hAnsi="宋体"/>
        </w:rPr>
      </w:pPr>
    </w:p>
    <w:p w:rsidR="009452E3" w:rsidRPr="000665B4" w:rsidRDefault="009452E3" w:rsidP="009452E3">
      <w:pPr>
        <w:rPr>
          <w:rFonts w:ascii="宋体" w:eastAsia="宋体" w:hAnsi="宋体"/>
        </w:rPr>
      </w:pPr>
      <w:r w:rsidRPr="000665B4">
        <w:rPr>
          <w:rFonts w:ascii="宋体" w:eastAsia="宋体" w:hAnsi="宋体"/>
        </w:rPr>
        <w:t>int main(){</w:t>
      </w:r>
    </w:p>
    <w:p w:rsidR="009452E3" w:rsidRPr="000665B4" w:rsidRDefault="009452E3" w:rsidP="009452E3">
      <w:pPr>
        <w:rPr>
          <w:rFonts w:ascii="宋体" w:eastAsia="宋体" w:hAnsi="宋体"/>
        </w:rPr>
      </w:pPr>
      <w:r w:rsidRPr="000665B4">
        <w:rPr>
          <w:rFonts w:ascii="宋体" w:eastAsia="宋体" w:hAnsi="宋体"/>
        </w:rPr>
        <w:t xml:space="preserve">    memset(dp,0,sizeof(dp));</w:t>
      </w:r>
    </w:p>
    <w:p w:rsidR="009452E3" w:rsidRPr="000665B4" w:rsidRDefault="009452E3" w:rsidP="009452E3">
      <w:pPr>
        <w:rPr>
          <w:rFonts w:ascii="宋体" w:eastAsia="宋体" w:hAnsi="宋体"/>
        </w:rPr>
      </w:pPr>
      <w:r w:rsidRPr="000665B4">
        <w:rPr>
          <w:rFonts w:ascii="宋体" w:eastAsia="宋体" w:hAnsi="宋体"/>
        </w:rPr>
        <w:t xml:space="preserve">    int lastsum,sum;</w:t>
      </w:r>
    </w:p>
    <w:p w:rsidR="009452E3" w:rsidRPr="000665B4" w:rsidRDefault="009452E3" w:rsidP="009452E3">
      <w:pPr>
        <w:rPr>
          <w:rFonts w:ascii="宋体" w:eastAsia="宋体" w:hAnsi="宋体"/>
        </w:rPr>
      </w:pPr>
      <w:r w:rsidRPr="000665B4">
        <w:rPr>
          <w:rFonts w:ascii="宋体" w:eastAsia="宋体" w:hAnsi="宋体"/>
        </w:rPr>
        <w:t xml:space="preserve">    for(int i=0;i&lt;MAXN;i++){</w:t>
      </w:r>
    </w:p>
    <w:p w:rsidR="009452E3" w:rsidRPr="000665B4" w:rsidRDefault="009452E3" w:rsidP="009452E3">
      <w:pPr>
        <w:rPr>
          <w:rFonts w:ascii="宋体" w:eastAsia="宋体" w:hAnsi="宋体"/>
        </w:rPr>
      </w:pPr>
      <w:r w:rsidRPr="000665B4">
        <w:rPr>
          <w:rFonts w:ascii="宋体" w:eastAsia="宋体" w:hAnsi="宋体"/>
        </w:rPr>
        <w:t xml:space="preserve">        sum=0;</w:t>
      </w:r>
    </w:p>
    <w:p w:rsidR="009452E3" w:rsidRPr="000665B4" w:rsidRDefault="009452E3" w:rsidP="009452E3">
      <w:pPr>
        <w:rPr>
          <w:rFonts w:ascii="宋体" w:eastAsia="宋体" w:hAnsi="宋体"/>
        </w:rPr>
      </w:pPr>
      <w:r w:rsidRPr="000665B4">
        <w:rPr>
          <w:rFonts w:ascii="宋体" w:eastAsia="宋体" w:hAnsi="宋体"/>
        </w:rPr>
        <w:t xml:space="preserve">        for (int j=0;j&lt;10;j++){</w:t>
      </w:r>
    </w:p>
    <w:p w:rsidR="009452E3" w:rsidRPr="000665B4" w:rsidRDefault="009452E3" w:rsidP="009452E3">
      <w:pPr>
        <w:rPr>
          <w:rFonts w:ascii="宋体" w:eastAsia="宋体" w:hAnsi="宋体"/>
        </w:rPr>
      </w:pPr>
      <w:r w:rsidRPr="000665B4">
        <w:rPr>
          <w:rFonts w:ascii="宋体" w:eastAsia="宋体" w:hAnsi="宋体"/>
        </w:rPr>
        <w:t xml:space="preserve">            if(i==0){</w:t>
      </w:r>
    </w:p>
    <w:p w:rsidR="009452E3" w:rsidRPr="000665B4" w:rsidRDefault="009452E3" w:rsidP="009452E3">
      <w:pPr>
        <w:rPr>
          <w:rFonts w:ascii="宋体" w:eastAsia="宋体" w:hAnsi="宋体"/>
        </w:rPr>
      </w:pPr>
      <w:r w:rsidRPr="000665B4">
        <w:rPr>
          <w:rFonts w:ascii="宋体" w:eastAsia="宋体" w:hAnsi="宋体"/>
        </w:rPr>
        <w:t xml:space="preserve">                if(j!=4) dp[i][j]=1;</w:t>
      </w:r>
    </w:p>
    <w:p w:rsidR="009452E3" w:rsidRPr="000665B4" w:rsidRDefault="009452E3" w:rsidP="009452E3">
      <w:pPr>
        <w:rPr>
          <w:rFonts w:ascii="宋体" w:eastAsia="宋体" w:hAnsi="宋体"/>
        </w:rPr>
      </w:pPr>
      <w:r w:rsidRPr="000665B4">
        <w:rPr>
          <w:rFonts w:ascii="宋体" w:eastAsia="宋体" w:hAnsi="宋体"/>
        </w:rPr>
        <w:t xml:space="preserve">            }else{</w:t>
      </w:r>
    </w:p>
    <w:p w:rsidR="009452E3" w:rsidRPr="000665B4" w:rsidRDefault="009452E3" w:rsidP="009452E3">
      <w:pPr>
        <w:rPr>
          <w:rFonts w:ascii="宋体" w:eastAsia="宋体" w:hAnsi="宋体"/>
        </w:rPr>
      </w:pPr>
      <w:r w:rsidRPr="000665B4">
        <w:rPr>
          <w:rFonts w:ascii="宋体" w:eastAsia="宋体" w:hAnsi="宋体"/>
        </w:rPr>
        <w:t xml:space="preserve">                if(j==4) continue;</w:t>
      </w:r>
    </w:p>
    <w:p w:rsidR="009452E3" w:rsidRPr="000665B4" w:rsidRDefault="009452E3" w:rsidP="009452E3">
      <w:pPr>
        <w:rPr>
          <w:rFonts w:ascii="宋体" w:eastAsia="宋体" w:hAnsi="宋体"/>
        </w:rPr>
      </w:pPr>
      <w:r w:rsidRPr="000665B4">
        <w:rPr>
          <w:rFonts w:ascii="宋体" w:eastAsia="宋体" w:hAnsi="宋体"/>
        </w:rPr>
        <w:t xml:space="preserve">                if(j!=6) dp[i][j]=lastsum;else dp[i][j]=lastsum-dp[i-1][2];</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sum+=dp[i][j];</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lastsum=sum;</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if(hugedebug){</w:t>
      </w:r>
    </w:p>
    <w:p w:rsidR="009452E3" w:rsidRPr="000665B4" w:rsidRDefault="009452E3" w:rsidP="009452E3">
      <w:pPr>
        <w:rPr>
          <w:rFonts w:ascii="宋体" w:eastAsia="宋体" w:hAnsi="宋体"/>
        </w:rPr>
      </w:pPr>
      <w:r w:rsidRPr="000665B4">
        <w:rPr>
          <w:rFonts w:ascii="宋体" w:eastAsia="宋体" w:hAnsi="宋体"/>
        </w:rPr>
        <w:t xml:space="preserve">        int hugenum=1000;</w:t>
      </w:r>
    </w:p>
    <w:p w:rsidR="009452E3" w:rsidRPr="000665B4" w:rsidRDefault="009452E3" w:rsidP="009452E3">
      <w:pPr>
        <w:rPr>
          <w:rFonts w:ascii="宋体" w:eastAsia="宋体" w:hAnsi="宋体"/>
        </w:rPr>
      </w:pPr>
      <w:r w:rsidRPr="000665B4">
        <w:rPr>
          <w:rFonts w:ascii="宋体" w:eastAsia="宋体" w:hAnsi="宋体"/>
        </w:rPr>
        <w:t xml:space="preserve">        for (int n=1;n&lt;=hugenum;n++){</w:t>
      </w:r>
    </w:p>
    <w:p w:rsidR="009452E3" w:rsidRPr="000665B4" w:rsidRDefault="009452E3" w:rsidP="009452E3">
      <w:pPr>
        <w:rPr>
          <w:rFonts w:ascii="宋体" w:eastAsia="宋体" w:hAnsi="宋体"/>
        </w:rPr>
      </w:pPr>
      <w:r w:rsidRPr="000665B4">
        <w:rPr>
          <w:rFonts w:ascii="宋体" w:eastAsia="宋体" w:hAnsi="宋体"/>
        </w:rPr>
        <w:t xml:space="preserve">            for (int m=n;m&lt;=hugenum;m++){</w:t>
      </w:r>
    </w:p>
    <w:p w:rsidR="009452E3" w:rsidRPr="000665B4" w:rsidRDefault="009452E3" w:rsidP="009452E3">
      <w:pPr>
        <w:rPr>
          <w:rFonts w:ascii="宋体" w:eastAsia="宋体" w:hAnsi="宋体"/>
        </w:rPr>
      </w:pPr>
      <w:r w:rsidRPr="000665B4">
        <w:rPr>
          <w:rFonts w:ascii="宋体" w:eastAsia="宋体" w:hAnsi="宋体"/>
        </w:rPr>
        <w:t xml:space="preserve">                int ans1=debug_print(n,m),ans2=solve(m+1)-solve(n);</w:t>
      </w:r>
    </w:p>
    <w:p w:rsidR="009452E3" w:rsidRPr="000665B4" w:rsidRDefault="009452E3" w:rsidP="009452E3">
      <w:pPr>
        <w:rPr>
          <w:rFonts w:ascii="宋体" w:eastAsia="宋体" w:hAnsi="宋体"/>
        </w:rPr>
      </w:pPr>
      <w:r w:rsidRPr="000665B4">
        <w:rPr>
          <w:rFonts w:ascii="宋体" w:eastAsia="宋体" w:hAnsi="宋体"/>
        </w:rPr>
        <w:t xml:space="preserve">                if(ans1!=ans2){</w:t>
      </w:r>
    </w:p>
    <w:p w:rsidR="009452E3" w:rsidRPr="000665B4" w:rsidRDefault="009452E3" w:rsidP="009452E3">
      <w:pPr>
        <w:rPr>
          <w:rFonts w:ascii="宋体" w:eastAsia="宋体" w:hAnsi="宋体"/>
        </w:rPr>
      </w:pPr>
      <w:r w:rsidRPr="000665B4">
        <w:rPr>
          <w:rFonts w:ascii="宋体" w:eastAsia="宋体" w:hAnsi="宋体"/>
        </w:rPr>
        <w:t xml:space="preserve">                    cout&lt;&lt;n&lt;&lt;" "&lt;&lt;m&lt;&lt;endl;</w:t>
      </w:r>
    </w:p>
    <w:p w:rsidR="009452E3" w:rsidRPr="000665B4" w:rsidRDefault="009452E3" w:rsidP="009452E3">
      <w:pPr>
        <w:rPr>
          <w:rFonts w:ascii="宋体" w:eastAsia="宋体" w:hAnsi="宋体"/>
        </w:rPr>
      </w:pPr>
      <w:r w:rsidRPr="000665B4">
        <w:rPr>
          <w:rFonts w:ascii="宋体" w:eastAsia="宋体" w:hAnsi="宋体"/>
        </w:rPr>
        <w:t xml:space="preserve">                    cout&lt;&lt;"ans1:"&lt;&lt;ans1&lt;&lt;endl;</w:t>
      </w:r>
    </w:p>
    <w:p w:rsidR="009452E3" w:rsidRPr="000665B4" w:rsidRDefault="009452E3" w:rsidP="009452E3">
      <w:pPr>
        <w:rPr>
          <w:rFonts w:ascii="宋体" w:eastAsia="宋体" w:hAnsi="宋体"/>
        </w:rPr>
      </w:pPr>
      <w:r w:rsidRPr="000665B4">
        <w:rPr>
          <w:rFonts w:ascii="宋体" w:eastAsia="宋体" w:hAnsi="宋体"/>
        </w:rPr>
        <w:t xml:space="preserve">                    cout&lt;&lt;"ans2:"&lt;&lt;ans2&lt;&lt;endl;</w:t>
      </w:r>
    </w:p>
    <w:p w:rsidR="009452E3" w:rsidRPr="000665B4" w:rsidRDefault="009452E3" w:rsidP="009452E3">
      <w:pPr>
        <w:rPr>
          <w:rFonts w:ascii="宋体" w:eastAsia="宋体" w:hAnsi="宋体"/>
        </w:rPr>
      </w:pPr>
      <w:r w:rsidRPr="000665B4">
        <w:rPr>
          <w:rFonts w:ascii="宋体" w:eastAsia="宋体" w:hAnsi="宋体"/>
        </w:rPr>
        <w:t xml:space="preserve">                    return 0;</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lastRenderedPageBreak/>
        <w:t xml:space="preserve">        cout&lt;&lt;"correct"&lt;&lt;endl;</w:t>
      </w:r>
    </w:p>
    <w:p w:rsidR="009452E3" w:rsidRPr="000665B4" w:rsidRDefault="009452E3" w:rsidP="009452E3">
      <w:pPr>
        <w:rPr>
          <w:rFonts w:ascii="宋体" w:eastAsia="宋体" w:hAnsi="宋体"/>
        </w:rPr>
      </w:pPr>
      <w:r w:rsidRPr="000665B4">
        <w:rPr>
          <w:rFonts w:ascii="宋体" w:eastAsia="宋体" w:hAnsi="宋体"/>
        </w:rPr>
        <w:t xml:space="preserve">        return 0;</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int n,m;</w:t>
      </w:r>
    </w:p>
    <w:p w:rsidR="009452E3" w:rsidRPr="000665B4" w:rsidRDefault="009452E3" w:rsidP="009452E3">
      <w:pPr>
        <w:rPr>
          <w:rFonts w:ascii="宋体" w:eastAsia="宋体" w:hAnsi="宋体"/>
        </w:rPr>
      </w:pPr>
      <w:r w:rsidRPr="000665B4">
        <w:rPr>
          <w:rFonts w:ascii="宋体" w:eastAsia="宋体" w:hAnsi="宋体"/>
        </w:rPr>
        <w:t xml:space="preserve">    while(~scanf("%d%d",&amp;n,&amp;m)){</w:t>
      </w:r>
    </w:p>
    <w:p w:rsidR="009452E3" w:rsidRPr="000665B4" w:rsidRDefault="009452E3" w:rsidP="009452E3">
      <w:pPr>
        <w:rPr>
          <w:rFonts w:ascii="宋体" w:eastAsia="宋体" w:hAnsi="宋体"/>
        </w:rPr>
      </w:pPr>
      <w:r w:rsidRPr="000665B4">
        <w:rPr>
          <w:rFonts w:ascii="宋体" w:eastAsia="宋体" w:hAnsi="宋体"/>
        </w:rPr>
        <w:t xml:space="preserve">        if (n==0&amp;&amp;m==0) break;</w:t>
      </w:r>
    </w:p>
    <w:p w:rsidR="009452E3" w:rsidRPr="000665B4" w:rsidRDefault="009452E3" w:rsidP="009452E3">
      <w:pPr>
        <w:rPr>
          <w:rFonts w:ascii="宋体" w:eastAsia="宋体" w:hAnsi="宋体"/>
        </w:rPr>
      </w:pPr>
      <w:r w:rsidRPr="000665B4">
        <w:rPr>
          <w:rFonts w:ascii="宋体" w:eastAsia="宋体" w:hAnsi="宋体"/>
        </w:rPr>
        <w:t xml:space="preserve">        if(debug) debug_print(n,m);</w:t>
      </w:r>
    </w:p>
    <w:p w:rsidR="009452E3" w:rsidRPr="000665B4" w:rsidRDefault="009452E3" w:rsidP="009452E3">
      <w:pPr>
        <w:rPr>
          <w:rFonts w:ascii="宋体" w:eastAsia="宋体" w:hAnsi="宋体"/>
        </w:rPr>
      </w:pPr>
      <w:r w:rsidRPr="000665B4">
        <w:rPr>
          <w:rFonts w:ascii="宋体" w:eastAsia="宋体" w:hAnsi="宋体"/>
        </w:rPr>
        <w:t xml:space="preserve">        printf("%d\n",solve(m+1)-solve(n));</w:t>
      </w:r>
    </w:p>
    <w:p w:rsidR="009452E3" w:rsidRPr="000665B4" w:rsidRDefault="009452E3" w:rsidP="009452E3">
      <w:pPr>
        <w:rPr>
          <w:rFonts w:ascii="宋体" w:eastAsia="宋体" w:hAnsi="宋体"/>
        </w:rPr>
      </w:pPr>
      <w:r w:rsidRPr="000665B4">
        <w:rPr>
          <w:rFonts w:ascii="宋体" w:eastAsia="宋体" w:hAnsi="宋体"/>
        </w:rPr>
        <w:t xml:space="preserve">    }</w:t>
      </w:r>
    </w:p>
    <w:p w:rsidR="009452E3" w:rsidRPr="000665B4" w:rsidRDefault="009452E3" w:rsidP="009452E3">
      <w:pPr>
        <w:rPr>
          <w:rFonts w:ascii="宋体" w:eastAsia="宋体" w:hAnsi="宋体"/>
        </w:rPr>
      </w:pPr>
      <w:r w:rsidRPr="000665B4">
        <w:rPr>
          <w:rFonts w:ascii="宋体" w:eastAsia="宋体" w:hAnsi="宋体"/>
        </w:rPr>
        <w:t xml:space="preserve">    return 0;</w:t>
      </w:r>
    </w:p>
    <w:p w:rsidR="009452E3" w:rsidRPr="000665B4" w:rsidRDefault="009452E3" w:rsidP="009452E3">
      <w:pPr>
        <w:rPr>
          <w:rFonts w:ascii="宋体" w:eastAsia="宋体" w:hAnsi="宋体"/>
        </w:rPr>
      </w:pPr>
      <w:r w:rsidRPr="000665B4">
        <w:rPr>
          <w:rFonts w:ascii="宋体" w:eastAsia="宋体" w:hAnsi="宋体"/>
        </w:rPr>
        <w:t>}</w:t>
      </w:r>
    </w:p>
    <w:p w:rsidR="00D35B60" w:rsidRPr="000665B4" w:rsidRDefault="00D35B60" w:rsidP="00D35B60">
      <w:pPr>
        <w:pStyle w:val="2"/>
        <w:rPr>
          <w:rFonts w:ascii="宋体" w:eastAsia="宋体" w:hAnsi="宋体"/>
          <w:b w:val="0"/>
        </w:rPr>
      </w:pPr>
      <w:bookmarkStart w:id="108" w:name="_Toc524383009"/>
      <w:r w:rsidRPr="000665B4">
        <w:rPr>
          <w:rFonts w:ascii="宋体" w:eastAsia="宋体" w:hAnsi="宋体" w:hint="eastAsia"/>
          <w:b w:val="0"/>
        </w:rPr>
        <w:t>状态压缩DP</w:t>
      </w:r>
      <w:bookmarkEnd w:id="108"/>
    </w:p>
    <w:p w:rsidR="00D35B60" w:rsidRPr="000665B4" w:rsidRDefault="00D35B60" w:rsidP="00D35B60">
      <w:pPr>
        <w:pStyle w:val="3"/>
        <w:rPr>
          <w:rFonts w:ascii="宋体" w:eastAsia="宋体" w:hAnsi="宋体"/>
          <w:b w:val="0"/>
        </w:rPr>
      </w:pPr>
      <w:bookmarkStart w:id="109" w:name="_Toc524383010"/>
      <w:r w:rsidRPr="000665B4">
        <w:rPr>
          <w:rFonts w:ascii="宋体" w:eastAsia="宋体" w:hAnsi="宋体" w:hint="eastAsia"/>
          <w:b w:val="0"/>
        </w:rPr>
        <w:t>√-2018</w:t>
      </w:r>
      <w:r w:rsidRPr="000665B4">
        <w:rPr>
          <w:rFonts w:ascii="宋体" w:eastAsia="宋体" w:hAnsi="宋体"/>
          <w:b w:val="0"/>
        </w:rPr>
        <w:t>ICPC</w:t>
      </w:r>
      <w:r w:rsidRPr="000665B4">
        <w:rPr>
          <w:rFonts w:ascii="宋体" w:eastAsia="宋体" w:hAnsi="宋体" w:hint="eastAsia"/>
          <w:b w:val="0"/>
        </w:rPr>
        <w:t>南京站网络预选赛-</w:t>
      </w:r>
      <w:r w:rsidRPr="000665B4">
        <w:rPr>
          <w:rFonts w:ascii="宋体" w:eastAsia="宋体" w:hAnsi="宋体"/>
          <w:b w:val="0"/>
        </w:rPr>
        <w:t>AC Challenge</w:t>
      </w:r>
      <w:bookmarkEnd w:id="109"/>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√-2018</w:instrText>
      </w:r>
      <w:r w:rsidRPr="000665B4">
        <w:rPr>
          <w:rFonts w:ascii="宋体" w:eastAsia="宋体" w:hAnsi="宋体"/>
          <w:b w:val="0"/>
        </w:rPr>
        <w:instrText>ICPC</w:instrText>
      </w:r>
      <w:r w:rsidRPr="000665B4">
        <w:rPr>
          <w:rFonts w:ascii="宋体" w:eastAsia="宋体" w:hAnsi="宋体" w:hint="eastAsia"/>
          <w:b w:val="0"/>
        </w:rPr>
        <w:instrText>南京站网络预选赛-</w:instrText>
      </w:r>
      <w:r w:rsidRPr="000665B4">
        <w:rPr>
          <w:rFonts w:ascii="宋体" w:eastAsia="宋体" w:hAnsi="宋体"/>
          <w:b w:val="0"/>
        </w:rPr>
        <w:instrText>AC Challenge</w:instrText>
      </w:r>
      <w:r w:rsidRPr="000665B4">
        <w:rPr>
          <w:rFonts w:ascii="宋体" w:eastAsia="宋体" w:hAnsi="宋体"/>
        </w:rPr>
        <w:instrText xml:space="preserve">" \y "计蒜客" </w:instrText>
      </w:r>
      <w:r w:rsidRPr="000665B4">
        <w:rPr>
          <w:rFonts w:ascii="宋体" w:eastAsia="宋体" w:hAnsi="宋体"/>
          <w:b w:val="0"/>
        </w:rPr>
        <w:fldChar w:fldCharType="end"/>
      </w:r>
    </w:p>
    <w:p w:rsidR="00D35B60" w:rsidRPr="000665B4" w:rsidRDefault="00D35B60" w:rsidP="00D35B60">
      <w:pPr>
        <w:rPr>
          <w:rFonts w:ascii="宋体" w:eastAsia="宋体" w:hAnsi="宋体"/>
        </w:rPr>
      </w:pPr>
      <w:r w:rsidRPr="000665B4">
        <w:rPr>
          <w:rFonts w:ascii="宋体" w:eastAsia="宋体" w:hAnsi="宋体" w:hint="eastAsia"/>
        </w:rPr>
        <w:t>【Source】计蒜客</w:t>
      </w:r>
    </w:p>
    <w:p w:rsidR="00D35B60" w:rsidRPr="000665B4" w:rsidRDefault="00D35B60" w:rsidP="00D35B60">
      <w:pPr>
        <w:rPr>
          <w:rFonts w:ascii="宋体" w:eastAsia="宋体" w:hAnsi="宋体"/>
        </w:rPr>
      </w:pPr>
      <w:r w:rsidRPr="000665B4">
        <w:rPr>
          <w:rFonts w:ascii="宋体" w:eastAsia="宋体" w:hAnsi="宋体" w:hint="eastAsia"/>
        </w:rPr>
        <w:t>【TAG】铜牌题 状态压缩DP</w:t>
      </w:r>
    </w:p>
    <w:p w:rsidR="00D35B60" w:rsidRPr="000665B4" w:rsidRDefault="00D35B60" w:rsidP="00D35B60">
      <w:pPr>
        <w:rPr>
          <w:rFonts w:ascii="宋体" w:eastAsia="宋体" w:hAnsi="宋体"/>
        </w:rPr>
      </w:pPr>
      <w:r w:rsidRPr="000665B4">
        <w:rPr>
          <w:rFonts w:ascii="宋体" w:eastAsia="宋体" w:hAnsi="宋体" w:hint="eastAsia"/>
        </w:rPr>
        <w:t>【题解】</w:t>
      </w:r>
    </w:p>
    <w:p w:rsidR="00D35B60" w:rsidRPr="000665B4" w:rsidRDefault="00D35B60" w:rsidP="00D35B60">
      <w:pPr>
        <w:rPr>
          <w:rFonts w:ascii="宋体" w:eastAsia="宋体" w:hAnsi="宋体"/>
        </w:rPr>
      </w:pPr>
      <w:r w:rsidRPr="000665B4">
        <w:rPr>
          <w:rFonts w:ascii="宋体" w:eastAsia="宋体" w:hAnsi="宋体" w:hint="eastAsia"/>
        </w:rPr>
        <w:t>这题的精髓在于位运算中枚举子集与判断是否符合转移条件（即下面代码的注释行）</w:t>
      </w:r>
    </w:p>
    <w:p w:rsidR="00D35B60" w:rsidRPr="000665B4" w:rsidRDefault="00D35B60" w:rsidP="00D35B60">
      <w:pPr>
        <w:rPr>
          <w:rFonts w:ascii="宋体" w:eastAsia="宋体" w:hAnsi="宋体"/>
        </w:rPr>
      </w:pPr>
      <w:r w:rsidRPr="000665B4">
        <w:rPr>
          <w:rFonts w:ascii="宋体" w:eastAsia="宋体" w:hAnsi="宋体" w:hint="eastAsia"/>
        </w:rPr>
        <w:t>【代码】</w:t>
      </w:r>
    </w:p>
    <w:p w:rsidR="00D35B60" w:rsidRPr="000665B4" w:rsidRDefault="00D35B60" w:rsidP="00D35B60">
      <w:pPr>
        <w:rPr>
          <w:rFonts w:ascii="宋体" w:eastAsia="宋体" w:hAnsi="宋体"/>
        </w:rPr>
      </w:pPr>
      <w:r w:rsidRPr="000665B4">
        <w:rPr>
          <w:rFonts w:ascii="宋体" w:eastAsia="宋体" w:hAnsi="宋体"/>
        </w:rPr>
        <w:t>#include &lt;bits/stdc++.h&gt;</w:t>
      </w:r>
    </w:p>
    <w:p w:rsidR="00D35B60" w:rsidRPr="000665B4" w:rsidRDefault="00D35B60" w:rsidP="00D35B60">
      <w:pPr>
        <w:rPr>
          <w:rFonts w:ascii="宋体" w:eastAsia="宋体" w:hAnsi="宋体"/>
        </w:rPr>
      </w:pPr>
      <w:r w:rsidRPr="000665B4">
        <w:rPr>
          <w:rFonts w:ascii="宋体" w:eastAsia="宋体" w:hAnsi="宋体"/>
        </w:rPr>
        <w:t>#define ll long long</w:t>
      </w:r>
    </w:p>
    <w:p w:rsidR="00D35B60" w:rsidRPr="000665B4" w:rsidRDefault="00D35B60" w:rsidP="00D35B60">
      <w:pPr>
        <w:rPr>
          <w:rFonts w:ascii="宋体" w:eastAsia="宋体" w:hAnsi="宋体"/>
        </w:rPr>
      </w:pPr>
      <w:r w:rsidRPr="000665B4">
        <w:rPr>
          <w:rFonts w:ascii="宋体" w:eastAsia="宋体" w:hAnsi="宋体"/>
        </w:rPr>
        <w:t>#define MAXN 30</w:t>
      </w:r>
    </w:p>
    <w:p w:rsidR="00D35B60" w:rsidRPr="000665B4" w:rsidRDefault="00D35B60" w:rsidP="00D35B60">
      <w:pPr>
        <w:rPr>
          <w:rFonts w:ascii="宋体" w:eastAsia="宋体" w:hAnsi="宋体"/>
        </w:rPr>
      </w:pPr>
      <w:r w:rsidRPr="000665B4">
        <w:rPr>
          <w:rFonts w:ascii="宋体" w:eastAsia="宋体" w:hAnsi="宋体"/>
        </w:rPr>
        <w:t>using namespace std;</w:t>
      </w:r>
    </w:p>
    <w:p w:rsidR="00D35B60" w:rsidRPr="000665B4" w:rsidRDefault="00D35B60" w:rsidP="00D35B60">
      <w:pPr>
        <w:rPr>
          <w:rFonts w:ascii="宋体" w:eastAsia="宋体" w:hAnsi="宋体"/>
        </w:rPr>
      </w:pPr>
      <w:r w:rsidRPr="000665B4">
        <w:rPr>
          <w:rFonts w:ascii="宋体" w:eastAsia="宋体" w:hAnsi="宋体"/>
        </w:rPr>
        <w:t>int lessonnum,pre[MAXN];</w:t>
      </w:r>
    </w:p>
    <w:p w:rsidR="00D35B60" w:rsidRPr="000665B4" w:rsidRDefault="00D35B60" w:rsidP="00D35B60">
      <w:pPr>
        <w:rPr>
          <w:rFonts w:ascii="宋体" w:eastAsia="宋体" w:hAnsi="宋体"/>
        </w:rPr>
      </w:pPr>
      <w:r w:rsidRPr="000665B4">
        <w:rPr>
          <w:rFonts w:ascii="宋体" w:eastAsia="宋体" w:hAnsi="宋体"/>
        </w:rPr>
        <w:t>ll myans=0,a[MAXN],b[MAXN],dp[1&lt;&lt;20];</w:t>
      </w:r>
    </w:p>
    <w:p w:rsidR="00D35B60" w:rsidRPr="000665B4" w:rsidRDefault="00D35B60" w:rsidP="00D35B60">
      <w:pPr>
        <w:rPr>
          <w:rFonts w:ascii="宋体" w:eastAsia="宋体" w:hAnsi="宋体"/>
        </w:rPr>
      </w:pPr>
      <w:r w:rsidRPr="000665B4">
        <w:rPr>
          <w:rFonts w:ascii="宋体" w:eastAsia="宋体" w:hAnsi="宋体"/>
        </w:rPr>
        <w:t>int lowbit(int x){return x&amp;(-x);}</w:t>
      </w:r>
    </w:p>
    <w:p w:rsidR="00D35B60" w:rsidRPr="000665B4" w:rsidRDefault="00D35B60" w:rsidP="00D35B60">
      <w:pPr>
        <w:rPr>
          <w:rFonts w:ascii="宋体" w:eastAsia="宋体" w:hAnsi="宋体"/>
        </w:rPr>
      </w:pPr>
      <w:r w:rsidRPr="000665B4">
        <w:rPr>
          <w:rFonts w:ascii="宋体" w:eastAsia="宋体" w:hAnsi="宋体"/>
        </w:rPr>
        <w:t>int count_1(int x){</w:t>
      </w:r>
    </w:p>
    <w:p w:rsidR="00D35B60" w:rsidRPr="000665B4" w:rsidRDefault="00D35B60" w:rsidP="00D35B60">
      <w:pPr>
        <w:rPr>
          <w:rFonts w:ascii="宋体" w:eastAsia="宋体" w:hAnsi="宋体"/>
        </w:rPr>
      </w:pPr>
      <w:r w:rsidRPr="000665B4">
        <w:rPr>
          <w:rFonts w:ascii="宋体" w:eastAsia="宋体" w:hAnsi="宋体"/>
        </w:rPr>
        <w:t xml:space="preserve">    int cnt=0;</w:t>
      </w:r>
    </w:p>
    <w:p w:rsidR="00D35B60" w:rsidRPr="000665B4" w:rsidRDefault="00D35B60" w:rsidP="00D35B60">
      <w:pPr>
        <w:rPr>
          <w:rFonts w:ascii="宋体" w:eastAsia="宋体" w:hAnsi="宋体"/>
        </w:rPr>
      </w:pPr>
      <w:r w:rsidRPr="000665B4">
        <w:rPr>
          <w:rFonts w:ascii="宋体" w:eastAsia="宋体" w:hAnsi="宋体"/>
        </w:rPr>
        <w:t xml:space="preserve">    while(x) x-=lowbit(x),cnt++;</w:t>
      </w:r>
    </w:p>
    <w:p w:rsidR="00D35B60" w:rsidRPr="000665B4" w:rsidRDefault="00D35B60" w:rsidP="00D35B60">
      <w:pPr>
        <w:rPr>
          <w:rFonts w:ascii="宋体" w:eastAsia="宋体" w:hAnsi="宋体"/>
        </w:rPr>
      </w:pPr>
      <w:r w:rsidRPr="000665B4">
        <w:rPr>
          <w:rFonts w:ascii="宋体" w:eastAsia="宋体" w:hAnsi="宋体"/>
        </w:rPr>
        <w:t xml:space="preserve">    return cnt;</w:t>
      </w:r>
    </w:p>
    <w:p w:rsidR="00D35B60" w:rsidRPr="000665B4" w:rsidRDefault="00D35B60" w:rsidP="00D35B60">
      <w:pPr>
        <w:rPr>
          <w:rFonts w:ascii="宋体" w:eastAsia="宋体" w:hAnsi="宋体"/>
        </w:rPr>
      </w:pPr>
      <w:r w:rsidRPr="000665B4">
        <w:rPr>
          <w:rFonts w:ascii="宋体" w:eastAsia="宋体" w:hAnsi="宋体"/>
        </w:rPr>
        <w:t>}</w:t>
      </w:r>
    </w:p>
    <w:p w:rsidR="00D35B60" w:rsidRPr="000665B4" w:rsidRDefault="00D35B60" w:rsidP="00D35B60">
      <w:pPr>
        <w:rPr>
          <w:rFonts w:ascii="宋体" w:eastAsia="宋体" w:hAnsi="宋体"/>
        </w:rPr>
      </w:pPr>
      <w:r w:rsidRPr="000665B4">
        <w:rPr>
          <w:rFonts w:ascii="宋体" w:eastAsia="宋体" w:hAnsi="宋体"/>
        </w:rPr>
        <w:t>int main(){</w:t>
      </w:r>
    </w:p>
    <w:p w:rsidR="00D35B60" w:rsidRPr="000665B4" w:rsidRDefault="00D35B60" w:rsidP="00D35B60">
      <w:pPr>
        <w:rPr>
          <w:rFonts w:ascii="宋体" w:eastAsia="宋体" w:hAnsi="宋体"/>
        </w:rPr>
      </w:pPr>
      <w:r w:rsidRPr="000665B4">
        <w:rPr>
          <w:rFonts w:ascii="宋体" w:eastAsia="宋体" w:hAnsi="宋体"/>
        </w:rPr>
        <w:t xml:space="preserve">    scanf("%d",&amp;lessonnum);</w:t>
      </w:r>
    </w:p>
    <w:p w:rsidR="00D35B60" w:rsidRPr="000665B4" w:rsidRDefault="00D35B60" w:rsidP="00D35B60">
      <w:pPr>
        <w:rPr>
          <w:rFonts w:ascii="宋体" w:eastAsia="宋体" w:hAnsi="宋体"/>
        </w:rPr>
      </w:pPr>
      <w:r w:rsidRPr="000665B4">
        <w:rPr>
          <w:rFonts w:ascii="宋体" w:eastAsia="宋体" w:hAnsi="宋体"/>
        </w:rPr>
        <w:t xml:space="preserve">    memset(pre,0,sizeof(pre));</w:t>
      </w:r>
    </w:p>
    <w:p w:rsidR="00D35B60" w:rsidRPr="000665B4" w:rsidRDefault="00D35B60" w:rsidP="00D35B60">
      <w:pPr>
        <w:rPr>
          <w:rFonts w:ascii="宋体" w:eastAsia="宋体" w:hAnsi="宋体"/>
        </w:rPr>
      </w:pPr>
      <w:r w:rsidRPr="000665B4">
        <w:rPr>
          <w:rFonts w:ascii="宋体" w:eastAsia="宋体" w:hAnsi="宋体"/>
        </w:rPr>
        <w:t xml:space="preserve">    for(int i=1;i&lt;=lessonnum;i++){</w:t>
      </w:r>
    </w:p>
    <w:p w:rsidR="00D35B60" w:rsidRPr="000665B4" w:rsidRDefault="00D35B60" w:rsidP="00D35B60">
      <w:pPr>
        <w:rPr>
          <w:rFonts w:ascii="宋体" w:eastAsia="宋体" w:hAnsi="宋体"/>
        </w:rPr>
      </w:pPr>
      <w:r w:rsidRPr="000665B4">
        <w:rPr>
          <w:rFonts w:ascii="宋体" w:eastAsia="宋体" w:hAnsi="宋体"/>
        </w:rPr>
        <w:t xml:space="preserve">        cin&gt;&gt;a[i]&gt;&gt;b[i];</w:t>
      </w:r>
    </w:p>
    <w:p w:rsidR="00D35B60" w:rsidRPr="000665B4" w:rsidRDefault="00D35B60" w:rsidP="00D35B60">
      <w:pPr>
        <w:rPr>
          <w:rFonts w:ascii="宋体" w:eastAsia="宋体" w:hAnsi="宋体"/>
        </w:rPr>
      </w:pPr>
      <w:r w:rsidRPr="000665B4">
        <w:rPr>
          <w:rFonts w:ascii="宋体" w:eastAsia="宋体" w:hAnsi="宋体"/>
        </w:rPr>
        <w:t xml:space="preserve">        int prenum;</w:t>
      </w:r>
    </w:p>
    <w:p w:rsidR="00D35B60" w:rsidRPr="000665B4" w:rsidRDefault="00D35B60" w:rsidP="00D35B60">
      <w:pPr>
        <w:rPr>
          <w:rFonts w:ascii="宋体" w:eastAsia="宋体" w:hAnsi="宋体"/>
        </w:rPr>
      </w:pPr>
      <w:r w:rsidRPr="000665B4">
        <w:rPr>
          <w:rFonts w:ascii="宋体" w:eastAsia="宋体" w:hAnsi="宋体"/>
        </w:rPr>
        <w:t xml:space="preserve">        scanf("%d",&amp;prenum);</w:t>
      </w:r>
    </w:p>
    <w:p w:rsidR="00D35B60" w:rsidRPr="000665B4" w:rsidRDefault="00D35B60" w:rsidP="00D35B60">
      <w:pPr>
        <w:rPr>
          <w:rFonts w:ascii="宋体" w:eastAsia="宋体" w:hAnsi="宋体"/>
        </w:rPr>
      </w:pPr>
      <w:r w:rsidRPr="000665B4">
        <w:rPr>
          <w:rFonts w:ascii="宋体" w:eastAsia="宋体" w:hAnsi="宋体"/>
        </w:rPr>
        <w:t xml:space="preserve">        for(int j=0;j&lt;prenum;j++){</w:t>
      </w:r>
    </w:p>
    <w:p w:rsidR="00D35B60" w:rsidRPr="000665B4" w:rsidRDefault="00D35B60" w:rsidP="00D35B60">
      <w:pPr>
        <w:rPr>
          <w:rFonts w:ascii="宋体" w:eastAsia="宋体" w:hAnsi="宋体"/>
        </w:rPr>
      </w:pPr>
      <w:r w:rsidRPr="000665B4">
        <w:rPr>
          <w:rFonts w:ascii="宋体" w:eastAsia="宋体" w:hAnsi="宋体"/>
        </w:rPr>
        <w:t xml:space="preserve">            int tmp;</w:t>
      </w:r>
    </w:p>
    <w:p w:rsidR="00D35B60" w:rsidRPr="000665B4" w:rsidRDefault="00D35B60" w:rsidP="00D35B60">
      <w:pPr>
        <w:rPr>
          <w:rFonts w:ascii="宋体" w:eastAsia="宋体" w:hAnsi="宋体"/>
        </w:rPr>
      </w:pPr>
      <w:r w:rsidRPr="000665B4">
        <w:rPr>
          <w:rFonts w:ascii="宋体" w:eastAsia="宋体" w:hAnsi="宋体"/>
        </w:rPr>
        <w:t xml:space="preserve">            scanf("%d",&amp;tmp);</w:t>
      </w:r>
    </w:p>
    <w:p w:rsidR="00D35B60" w:rsidRPr="000665B4" w:rsidRDefault="00D35B60" w:rsidP="00D35B60">
      <w:pPr>
        <w:rPr>
          <w:rFonts w:ascii="宋体" w:eastAsia="宋体" w:hAnsi="宋体"/>
        </w:rPr>
      </w:pPr>
      <w:r w:rsidRPr="000665B4">
        <w:rPr>
          <w:rFonts w:ascii="宋体" w:eastAsia="宋体" w:hAnsi="宋体"/>
        </w:rPr>
        <w:lastRenderedPageBreak/>
        <w:t xml:space="preserve">            pre[i]+=1&lt;&lt;(tmp-1);</w:t>
      </w:r>
    </w:p>
    <w:p w:rsidR="00D35B60" w:rsidRPr="000665B4" w:rsidRDefault="00D35B60" w:rsidP="00D35B60">
      <w:pPr>
        <w:rPr>
          <w:rFonts w:ascii="宋体" w:eastAsia="宋体" w:hAnsi="宋体"/>
        </w:rPr>
      </w:pPr>
      <w:r w:rsidRPr="000665B4">
        <w:rPr>
          <w:rFonts w:ascii="宋体" w:eastAsia="宋体" w:hAnsi="宋体"/>
        </w:rPr>
        <w:t xml:space="preserve">        }</w:t>
      </w:r>
    </w:p>
    <w:p w:rsidR="00D35B60" w:rsidRPr="000665B4" w:rsidRDefault="00D35B60" w:rsidP="00D35B60">
      <w:pPr>
        <w:rPr>
          <w:rFonts w:ascii="宋体" w:eastAsia="宋体" w:hAnsi="宋体"/>
        </w:rPr>
      </w:pPr>
      <w:r w:rsidRPr="000665B4">
        <w:rPr>
          <w:rFonts w:ascii="宋体" w:eastAsia="宋体" w:hAnsi="宋体"/>
        </w:rPr>
        <w:t xml:space="preserve">    }</w:t>
      </w:r>
    </w:p>
    <w:p w:rsidR="00D35B60" w:rsidRPr="000665B4" w:rsidRDefault="00D35B60" w:rsidP="00D35B60">
      <w:pPr>
        <w:rPr>
          <w:rFonts w:ascii="宋体" w:eastAsia="宋体" w:hAnsi="宋体"/>
        </w:rPr>
      </w:pPr>
      <w:r w:rsidRPr="000665B4">
        <w:rPr>
          <w:rFonts w:ascii="宋体" w:eastAsia="宋体" w:hAnsi="宋体"/>
        </w:rPr>
        <w:t xml:space="preserve">    memset(dp,-1,sizeof(dp)),dp[0]=0;</w:t>
      </w:r>
    </w:p>
    <w:p w:rsidR="00D35B60" w:rsidRPr="000665B4" w:rsidRDefault="00D35B60" w:rsidP="00D35B60">
      <w:pPr>
        <w:rPr>
          <w:rFonts w:ascii="宋体" w:eastAsia="宋体" w:hAnsi="宋体"/>
        </w:rPr>
      </w:pPr>
      <w:r w:rsidRPr="000665B4">
        <w:rPr>
          <w:rFonts w:ascii="宋体" w:eastAsia="宋体" w:hAnsi="宋体"/>
        </w:rPr>
        <w:t xml:space="preserve">    for(int i=1;i&lt;(1&lt;&lt;lessonnum);i++){</w:t>
      </w:r>
    </w:p>
    <w:p w:rsidR="00D35B60" w:rsidRPr="000665B4" w:rsidRDefault="00D35B60" w:rsidP="00D35B60">
      <w:pPr>
        <w:rPr>
          <w:rFonts w:ascii="宋体" w:eastAsia="宋体" w:hAnsi="宋体"/>
        </w:rPr>
      </w:pPr>
      <w:r w:rsidRPr="000665B4">
        <w:rPr>
          <w:rFonts w:ascii="宋体" w:eastAsia="宋体" w:hAnsi="宋体"/>
        </w:rPr>
        <w:t xml:space="preserve">        for(int j=1;j&lt;=lessonnum;j++){</w:t>
      </w:r>
    </w:p>
    <w:p w:rsidR="00D35B60" w:rsidRPr="000665B4" w:rsidRDefault="00D35B60" w:rsidP="00D35B60">
      <w:pPr>
        <w:rPr>
          <w:rFonts w:ascii="宋体" w:eastAsia="宋体" w:hAnsi="宋体"/>
        </w:rPr>
      </w:pPr>
      <w:r w:rsidRPr="000665B4">
        <w:rPr>
          <w:rFonts w:ascii="宋体" w:eastAsia="宋体" w:hAnsi="宋体"/>
        </w:rPr>
        <w:t xml:space="preserve">            if(i&amp;(1&lt;&lt;(j-1))){//枚举子集</w:t>
      </w:r>
    </w:p>
    <w:p w:rsidR="00D35B60" w:rsidRPr="000665B4" w:rsidRDefault="00D35B60" w:rsidP="00D35B60">
      <w:pPr>
        <w:rPr>
          <w:rFonts w:ascii="宋体" w:eastAsia="宋体" w:hAnsi="宋体"/>
        </w:rPr>
      </w:pPr>
      <w:r w:rsidRPr="000665B4">
        <w:rPr>
          <w:rFonts w:ascii="宋体" w:eastAsia="宋体" w:hAnsi="宋体"/>
        </w:rPr>
        <w:t xml:space="preserve">                int tmp=i-(1&lt;&lt;(j-1));</w:t>
      </w:r>
    </w:p>
    <w:p w:rsidR="00D35B60" w:rsidRPr="000665B4" w:rsidRDefault="00D35B60" w:rsidP="00D35B60">
      <w:pPr>
        <w:rPr>
          <w:rFonts w:ascii="宋体" w:eastAsia="宋体" w:hAnsi="宋体"/>
        </w:rPr>
      </w:pPr>
      <w:r w:rsidRPr="000665B4">
        <w:rPr>
          <w:rFonts w:ascii="宋体" w:eastAsia="宋体" w:hAnsi="宋体"/>
        </w:rPr>
        <w:t xml:space="preserve">                if((tmp&amp;pre[j])==pre[j]){//是否符合转移条件</w:t>
      </w:r>
    </w:p>
    <w:p w:rsidR="00D35B60" w:rsidRPr="000665B4" w:rsidRDefault="00D35B60" w:rsidP="00D35B60">
      <w:pPr>
        <w:rPr>
          <w:rFonts w:ascii="宋体" w:eastAsia="宋体" w:hAnsi="宋体"/>
        </w:rPr>
      </w:pPr>
      <w:r w:rsidRPr="000665B4">
        <w:rPr>
          <w:rFonts w:ascii="宋体" w:eastAsia="宋体" w:hAnsi="宋体"/>
        </w:rPr>
        <w:t xml:space="preserve">                    if(dp[tmp]!=-1){</w:t>
      </w:r>
    </w:p>
    <w:p w:rsidR="00D35B60" w:rsidRPr="000665B4" w:rsidRDefault="00D35B60" w:rsidP="00D35B60">
      <w:pPr>
        <w:rPr>
          <w:rFonts w:ascii="宋体" w:eastAsia="宋体" w:hAnsi="宋体"/>
        </w:rPr>
      </w:pPr>
      <w:r w:rsidRPr="000665B4">
        <w:rPr>
          <w:rFonts w:ascii="宋体" w:eastAsia="宋体" w:hAnsi="宋体"/>
        </w:rPr>
        <w:t xml:space="preserve">                        dp[i]=max(dp[i],dp[tmp]+count_1(i)*a[j]+b[j]);</w:t>
      </w:r>
    </w:p>
    <w:p w:rsidR="00D35B60" w:rsidRPr="000665B4" w:rsidRDefault="00D35B60" w:rsidP="00D35B60">
      <w:pPr>
        <w:rPr>
          <w:rFonts w:ascii="宋体" w:eastAsia="宋体" w:hAnsi="宋体"/>
        </w:rPr>
      </w:pPr>
      <w:r w:rsidRPr="000665B4">
        <w:rPr>
          <w:rFonts w:ascii="宋体" w:eastAsia="宋体" w:hAnsi="宋体"/>
        </w:rPr>
        <w:t xml:space="preserve">                    }</w:t>
      </w:r>
    </w:p>
    <w:p w:rsidR="00D35B60" w:rsidRPr="000665B4" w:rsidRDefault="00D35B60" w:rsidP="00D35B60">
      <w:pPr>
        <w:rPr>
          <w:rFonts w:ascii="宋体" w:eastAsia="宋体" w:hAnsi="宋体"/>
        </w:rPr>
      </w:pPr>
      <w:r w:rsidRPr="000665B4">
        <w:rPr>
          <w:rFonts w:ascii="宋体" w:eastAsia="宋体" w:hAnsi="宋体"/>
        </w:rPr>
        <w:t xml:space="preserve">                }</w:t>
      </w:r>
    </w:p>
    <w:p w:rsidR="00D35B60" w:rsidRPr="000665B4" w:rsidRDefault="00D35B60" w:rsidP="00D35B60">
      <w:pPr>
        <w:rPr>
          <w:rFonts w:ascii="宋体" w:eastAsia="宋体" w:hAnsi="宋体"/>
        </w:rPr>
      </w:pPr>
      <w:r w:rsidRPr="000665B4">
        <w:rPr>
          <w:rFonts w:ascii="宋体" w:eastAsia="宋体" w:hAnsi="宋体"/>
        </w:rPr>
        <w:t xml:space="preserve">            }</w:t>
      </w:r>
    </w:p>
    <w:p w:rsidR="00D35B60" w:rsidRPr="000665B4" w:rsidRDefault="00D35B60" w:rsidP="00D35B60">
      <w:pPr>
        <w:rPr>
          <w:rFonts w:ascii="宋体" w:eastAsia="宋体" w:hAnsi="宋体"/>
        </w:rPr>
      </w:pPr>
      <w:r w:rsidRPr="000665B4">
        <w:rPr>
          <w:rFonts w:ascii="宋体" w:eastAsia="宋体" w:hAnsi="宋体"/>
        </w:rPr>
        <w:t xml:space="preserve">        }</w:t>
      </w:r>
    </w:p>
    <w:p w:rsidR="00D35B60" w:rsidRPr="000665B4" w:rsidRDefault="00D35B60" w:rsidP="00D35B60">
      <w:pPr>
        <w:rPr>
          <w:rFonts w:ascii="宋体" w:eastAsia="宋体" w:hAnsi="宋体"/>
        </w:rPr>
      </w:pPr>
      <w:r w:rsidRPr="000665B4">
        <w:rPr>
          <w:rFonts w:ascii="宋体" w:eastAsia="宋体" w:hAnsi="宋体"/>
        </w:rPr>
        <w:t xml:space="preserve">        myans=max(myans,dp[i]);</w:t>
      </w:r>
    </w:p>
    <w:p w:rsidR="00D35B60" w:rsidRPr="000665B4" w:rsidRDefault="00D35B60" w:rsidP="00D35B60">
      <w:pPr>
        <w:rPr>
          <w:rFonts w:ascii="宋体" w:eastAsia="宋体" w:hAnsi="宋体"/>
        </w:rPr>
      </w:pPr>
      <w:r w:rsidRPr="000665B4">
        <w:rPr>
          <w:rFonts w:ascii="宋体" w:eastAsia="宋体" w:hAnsi="宋体"/>
        </w:rPr>
        <w:t xml:space="preserve">    }</w:t>
      </w:r>
    </w:p>
    <w:p w:rsidR="00D35B60" w:rsidRPr="000665B4" w:rsidRDefault="00D35B60" w:rsidP="00D35B60">
      <w:pPr>
        <w:rPr>
          <w:rFonts w:ascii="宋体" w:eastAsia="宋体" w:hAnsi="宋体"/>
        </w:rPr>
      </w:pPr>
      <w:r w:rsidRPr="000665B4">
        <w:rPr>
          <w:rFonts w:ascii="宋体" w:eastAsia="宋体" w:hAnsi="宋体"/>
        </w:rPr>
        <w:t xml:space="preserve">    cout&lt;&lt;myans&lt;&lt;endl;</w:t>
      </w:r>
    </w:p>
    <w:p w:rsidR="00D35B60" w:rsidRPr="000665B4" w:rsidRDefault="00D35B60" w:rsidP="00D35B60">
      <w:pPr>
        <w:rPr>
          <w:rFonts w:ascii="宋体" w:eastAsia="宋体" w:hAnsi="宋体"/>
        </w:rPr>
      </w:pPr>
      <w:r w:rsidRPr="000665B4">
        <w:rPr>
          <w:rFonts w:ascii="宋体" w:eastAsia="宋体" w:hAnsi="宋体"/>
        </w:rPr>
        <w:t xml:space="preserve">    return 0;</w:t>
      </w:r>
    </w:p>
    <w:p w:rsidR="00D35B60" w:rsidRPr="000665B4" w:rsidRDefault="00D35B60" w:rsidP="00D35B60">
      <w:pPr>
        <w:rPr>
          <w:rFonts w:ascii="宋体" w:eastAsia="宋体" w:hAnsi="宋体"/>
        </w:rPr>
      </w:pPr>
      <w:r w:rsidRPr="000665B4">
        <w:rPr>
          <w:rFonts w:ascii="宋体" w:eastAsia="宋体" w:hAnsi="宋体"/>
        </w:rPr>
        <w:t>}</w:t>
      </w:r>
    </w:p>
    <w:p w:rsidR="00D35B60" w:rsidRPr="000665B4" w:rsidRDefault="00D35B60" w:rsidP="00D35B60">
      <w:pPr>
        <w:rPr>
          <w:rFonts w:ascii="宋体" w:eastAsia="宋体" w:hAnsi="宋体"/>
        </w:rPr>
      </w:pPr>
      <w:r w:rsidRPr="000665B4">
        <w:rPr>
          <w:rFonts w:ascii="宋体" w:eastAsia="宋体" w:hAnsi="宋体" w:hint="eastAsia"/>
        </w:rPr>
        <w:t>【参考】</w:t>
      </w:r>
    </w:p>
    <w:p w:rsidR="00D35B60" w:rsidRPr="000665B4" w:rsidRDefault="0023482A" w:rsidP="00D35B60">
      <w:pPr>
        <w:rPr>
          <w:rFonts w:ascii="宋体" w:eastAsia="宋体" w:hAnsi="宋体"/>
        </w:rPr>
      </w:pPr>
      <w:hyperlink r:id="rId40" w:history="1">
        <w:r w:rsidR="00D35B60" w:rsidRPr="000665B4">
          <w:rPr>
            <w:rStyle w:val="a3"/>
            <w:rFonts w:ascii="宋体" w:eastAsia="宋体" w:hAnsi="宋体"/>
          </w:rPr>
          <w:t>https://blog.csdn.net/lzc504603913/article/details/82290576</w:t>
        </w:r>
      </w:hyperlink>
    </w:p>
    <w:p w:rsidR="0039139D" w:rsidRPr="000665B4" w:rsidRDefault="0039139D" w:rsidP="0039139D">
      <w:pPr>
        <w:pStyle w:val="2"/>
        <w:rPr>
          <w:rFonts w:ascii="宋体" w:eastAsia="宋体" w:hAnsi="宋体"/>
          <w:b w:val="0"/>
        </w:rPr>
      </w:pPr>
      <w:bookmarkStart w:id="110" w:name="_Toc524383011"/>
      <w:r w:rsidRPr="000665B4">
        <w:rPr>
          <w:rFonts w:ascii="宋体" w:eastAsia="宋体" w:hAnsi="宋体" w:hint="eastAsia"/>
          <w:b w:val="0"/>
        </w:rPr>
        <w:t>概率D</w:t>
      </w:r>
      <w:r w:rsidRPr="000665B4">
        <w:rPr>
          <w:rFonts w:ascii="宋体" w:eastAsia="宋体" w:hAnsi="宋体"/>
          <w:b w:val="0"/>
        </w:rPr>
        <w:t>P</w:t>
      </w:r>
      <w:bookmarkEnd w:id="110"/>
    </w:p>
    <w:p w:rsidR="0039139D" w:rsidRPr="000665B4" w:rsidRDefault="0039139D" w:rsidP="0039139D">
      <w:pPr>
        <w:rPr>
          <w:rFonts w:ascii="宋体" w:eastAsia="宋体" w:hAnsi="宋体"/>
        </w:rPr>
      </w:pPr>
    </w:p>
    <w:p w:rsidR="00C75142" w:rsidRPr="000665B4" w:rsidRDefault="00C75142" w:rsidP="00C75142">
      <w:pPr>
        <w:pStyle w:val="2"/>
        <w:rPr>
          <w:rFonts w:ascii="宋体" w:eastAsia="宋体" w:hAnsi="宋体"/>
          <w:b w:val="0"/>
        </w:rPr>
      </w:pPr>
      <w:bookmarkStart w:id="111" w:name="_Toc524383012"/>
      <w:r w:rsidRPr="000665B4">
        <w:rPr>
          <w:rFonts w:ascii="宋体" w:eastAsia="宋体" w:hAnsi="宋体" w:hint="eastAsia"/>
          <w:b w:val="0"/>
        </w:rPr>
        <w:t>HDU-</w:t>
      </w:r>
      <w:r w:rsidRPr="000665B4">
        <w:rPr>
          <w:rFonts w:ascii="宋体" w:eastAsia="宋体" w:hAnsi="宋体"/>
          <w:b w:val="0"/>
        </w:rPr>
        <w:t>5863-2016</w:t>
      </w:r>
      <w:r w:rsidRPr="000665B4">
        <w:rPr>
          <w:rFonts w:ascii="宋体" w:eastAsia="宋体" w:hAnsi="宋体" w:hint="eastAsia"/>
          <w:b w:val="0"/>
        </w:rPr>
        <w:t>多校10-铜牌</w:t>
      </w:r>
      <w:bookmarkEnd w:id="111"/>
    </w:p>
    <w:p w:rsidR="00C134AF" w:rsidRPr="000665B4" w:rsidRDefault="00C134AF" w:rsidP="00C134AF">
      <w:pPr>
        <w:rPr>
          <w:rFonts w:ascii="宋体" w:eastAsia="宋体" w:hAnsi="宋体"/>
        </w:rPr>
      </w:pPr>
      <w:r w:rsidRPr="000665B4">
        <w:rPr>
          <w:rFonts w:ascii="宋体" w:eastAsia="宋体" w:hAnsi="宋体" w:hint="eastAsia"/>
        </w:rPr>
        <w:t>【题意】</w:t>
      </w:r>
    </w:p>
    <w:p w:rsidR="00C134AF" w:rsidRPr="000665B4" w:rsidRDefault="00C134AF" w:rsidP="00C134AF">
      <w:pPr>
        <w:rPr>
          <w:rFonts w:ascii="宋体" w:eastAsia="宋体" w:hAnsi="宋体"/>
        </w:rPr>
      </w:pPr>
      <w:r w:rsidRPr="000665B4">
        <w:rPr>
          <w:rFonts w:ascii="宋体" w:eastAsia="宋体" w:hAnsi="宋体" w:hint="eastAsia"/>
        </w:rPr>
        <w:t>【题解】</w:t>
      </w:r>
    </w:p>
    <w:p w:rsidR="00C134AF" w:rsidRPr="000665B4" w:rsidRDefault="00C134AF" w:rsidP="00C134AF">
      <w:pPr>
        <w:rPr>
          <w:rFonts w:ascii="宋体" w:eastAsia="宋体" w:hAnsi="宋体"/>
        </w:rPr>
      </w:pPr>
      <w:r w:rsidRPr="000665B4">
        <w:rPr>
          <w:rFonts w:ascii="宋体" w:eastAsia="宋体" w:hAnsi="宋体" w:hint="eastAsia"/>
        </w:rPr>
        <w:t>【代码】</w:t>
      </w:r>
    </w:p>
    <w:p w:rsidR="00B22E6D" w:rsidRPr="000665B4" w:rsidRDefault="00D6584D" w:rsidP="00D6584D">
      <w:pPr>
        <w:pStyle w:val="2"/>
        <w:rPr>
          <w:rFonts w:ascii="宋体" w:eastAsia="宋体" w:hAnsi="宋体"/>
          <w:b w:val="0"/>
        </w:rPr>
      </w:pPr>
      <w:bookmarkStart w:id="112" w:name="_Toc524383013"/>
      <w:r w:rsidRPr="000665B4">
        <w:rPr>
          <w:rFonts w:ascii="宋体" w:eastAsia="宋体" w:hAnsi="宋体" w:hint="eastAsia"/>
          <w:b w:val="0"/>
        </w:rPr>
        <w:t>√-</w:t>
      </w:r>
      <w:r w:rsidR="00B22E6D" w:rsidRPr="000665B4">
        <w:rPr>
          <w:rFonts w:ascii="宋体" w:eastAsia="宋体" w:hAnsi="宋体" w:hint="eastAsia"/>
          <w:b w:val="0"/>
        </w:rPr>
        <w:t>牛客网-第1场-</w:t>
      </w:r>
      <w:r w:rsidR="00B22E6D" w:rsidRPr="000665B4">
        <w:rPr>
          <w:rFonts w:ascii="宋体" w:eastAsia="宋体" w:hAnsi="宋体"/>
          <w:b w:val="0"/>
        </w:rPr>
        <w:t>E</w:t>
      </w:r>
      <w:r w:rsidR="00B22E6D" w:rsidRPr="000665B4">
        <w:rPr>
          <w:rFonts w:ascii="宋体" w:eastAsia="宋体" w:hAnsi="宋体" w:hint="eastAsia"/>
          <w:b w:val="0"/>
        </w:rPr>
        <w:t>-</w:t>
      </w:r>
      <w:r w:rsidR="00B22E6D" w:rsidRPr="000665B4">
        <w:rPr>
          <w:rFonts w:ascii="宋体" w:eastAsia="宋体" w:hAnsi="宋体"/>
          <w:b w:val="0"/>
        </w:rPr>
        <w:t>Removal</w:t>
      </w:r>
      <w:r w:rsidR="00AB279C" w:rsidRPr="000665B4">
        <w:rPr>
          <w:rFonts w:ascii="宋体" w:eastAsia="宋体" w:hAnsi="宋体" w:hint="eastAsia"/>
          <w:b w:val="0"/>
        </w:rPr>
        <w:t>-铜牌</w:t>
      </w:r>
      <w:bookmarkEnd w:id="112"/>
    </w:p>
    <w:p w:rsidR="00B22E6D" w:rsidRPr="000665B4" w:rsidRDefault="00B22E6D" w:rsidP="00C134AF">
      <w:pPr>
        <w:rPr>
          <w:rFonts w:ascii="宋体" w:eastAsia="宋体" w:hAnsi="宋体"/>
        </w:rPr>
      </w:pPr>
      <w:r w:rsidRPr="000665B4">
        <w:rPr>
          <w:rFonts w:ascii="宋体" w:eastAsia="宋体" w:hAnsi="宋体" w:hint="eastAsia"/>
        </w:rPr>
        <w:t>【题意】</w:t>
      </w:r>
      <w:r w:rsidR="001063DC" w:rsidRPr="000665B4">
        <w:rPr>
          <w:rFonts w:ascii="宋体" w:eastAsia="宋体" w:hAnsi="宋体" w:hint="eastAsia"/>
        </w:rPr>
        <w:t>n个数字组成的序列，最多有k种数字（1-k），要求删掉m个数字后，不同的序列个数。数据规模n为</w:t>
      </w:r>
      <w:r w:rsidR="001063DC" w:rsidRPr="000665B4">
        <w:rPr>
          <w:rFonts w:ascii="宋体" w:eastAsia="宋体" w:hAnsi="宋体"/>
          <w:position w:val="-6"/>
        </w:rPr>
        <w:object w:dxaOrig="360" w:dyaOrig="320">
          <v:shape id="_x0000_i1028" type="#_x0000_t75" style="width:18pt;height:15.75pt" o:ole="">
            <v:imagedata r:id="rId41" o:title=""/>
          </v:shape>
          <o:OLEObject Type="Embed" ProgID="Equation.DSMT4" ShapeID="_x0000_i1028" DrawAspect="Content" ObjectID="_1598124714" r:id="rId42"/>
        </w:object>
      </w:r>
      <w:r w:rsidR="001063DC" w:rsidRPr="000665B4">
        <w:rPr>
          <w:rFonts w:ascii="宋体" w:eastAsia="宋体" w:hAnsi="宋体" w:hint="eastAsia"/>
        </w:rPr>
        <w:t>，k为10，m为10</w:t>
      </w:r>
    </w:p>
    <w:p w:rsidR="00534AB0" w:rsidRPr="000665B4" w:rsidRDefault="00B22E6D" w:rsidP="00C134AF">
      <w:pPr>
        <w:rPr>
          <w:rFonts w:ascii="宋体" w:eastAsia="宋体" w:hAnsi="宋体"/>
        </w:rPr>
      </w:pPr>
      <w:r w:rsidRPr="000665B4">
        <w:rPr>
          <w:rFonts w:ascii="宋体" w:eastAsia="宋体" w:hAnsi="宋体" w:hint="eastAsia"/>
        </w:rPr>
        <w:t>【题解】</w:t>
      </w:r>
    </w:p>
    <w:p w:rsidR="00534AB0" w:rsidRPr="000665B4" w:rsidRDefault="00534AB0" w:rsidP="00C134AF">
      <w:pPr>
        <w:rPr>
          <w:rFonts w:ascii="宋体" w:eastAsia="宋体" w:hAnsi="宋体"/>
        </w:rPr>
      </w:pPr>
      <w:r w:rsidRPr="000665B4">
        <w:rPr>
          <w:rFonts w:ascii="宋体" w:eastAsia="宋体" w:hAnsi="宋体" w:hint="eastAsia"/>
        </w:rPr>
        <w:t>铜牌题</w:t>
      </w:r>
    </w:p>
    <w:p w:rsidR="00B22E6D" w:rsidRPr="000665B4" w:rsidRDefault="001063DC" w:rsidP="00C134AF">
      <w:pPr>
        <w:rPr>
          <w:rFonts w:ascii="宋体" w:eastAsia="宋体" w:hAnsi="宋体"/>
        </w:rPr>
      </w:pPr>
      <w:r w:rsidRPr="000665B4">
        <w:rPr>
          <w:rFonts w:ascii="宋体" w:eastAsia="宋体" w:hAnsi="宋体" w:hint="eastAsia"/>
        </w:rPr>
        <w:t>动态规划dp[i][j]表示长度为i结尾为数字j的方案数，sum[i]表示长度为i的方案数。</w:t>
      </w:r>
    </w:p>
    <w:p w:rsidR="00534AB0" w:rsidRPr="000665B4" w:rsidRDefault="00534AB0" w:rsidP="00C134AF">
      <w:pPr>
        <w:rPr>
          <w:rFonts w:ascii="宋体" w:eastAsia="宋体" w:hAnsi="宋体"/>
        </w:rPr>
      </w:pPr>
      <w:r w:rsidRPr="000665B4">
        <w:rPr>
          <w:rFonts w:ascii="宋体" w:eastAsia="宋体" w:hAnsi="宋体" w:hint="eastAsia"/>
        </w:rPr>
        <w:t>那么sum[i]=dp[i][1]</w:t>
      </w:r>
      <w:r w:rsidRPr="000665B4">
        <w:rPr>
          <w:rFonts w:ascii="宋体" w:eastAsia="宋体" w:hAnsi="宋体"/>
        </w:rPr>
        <w:t>+……+dp[i][k]</w:t>
      </w:r>
    </w:p>
    <w:p w:rsidR="00534AB0" w:rsidRPr="000665B4" w:rsidRDefault="00534AB0" w:rsidP="00C134AF">
      <w:pPr>
        <w:rPr>
          <w:rFonts w:ascii="宋体" w:eastAsia="宋体" w:hAnsi="宋体"/>
        </w:rPr>
      </w:pPr>
      <w:r w:rsidRPr="000665B4">
        <w:rPr>
          <w:rFonts w:ascii="宋体" w:eastAsia="宋体" w:hAnsi="宋体"/>
        </w:rPr>
        <w:lastRenderedPageBreak/>
        <w:t>dp[i][j]=sum[i-1]</w:t>
      </w:r>
    </w:p>
    <w:p w:rsidR="00534AB0" w:rsidRPr="000665B4" w:rsidRDefault="00534AB0" w:rsidP="00C134AF">
      <w:pPr>
        <w:rPr>
          <w:rFonts w:ascii="宋体" w:eastAsia="宋体" w:hAnsi="宋体"/>
        </w:rPr>
      </w:pPr>
      <w:r w:rsidRPr="000665B4">
        <w:rPr>
          <w:rFonts w:ascii="宋体" w:eastAsia="宋体" w:hAnsi="宋体" w:hint="eastAsia"/>
        </w:rPr>
        <w:t>答案就是sum[n-m]</w:t>
      </w:r>
    </w:p>
    <w:p w:rsidR="00534AB0" w:rsidRPr="000665B4" w:rsidRDefault="00534AB0" w:rsidP="00C134AF">
      <w:pPr>
        <w:rPr>
          <w:rFonts w:ascii="宋体" w:eastAsia="宋体" w:hAnsi="宋体"/>
        </w:rPr>
      </w:pPr>
      <w:r w:rsidRPr="000665B4">
        <w:rPr>
          <w:rFonts w:ascii="宋体" w:eastAsia="宋体" w:hAnsi="宋体" w:hint="eastAsia"/>
        </w:rPr>
        <w:t>伪代码：</w:t>
      </w:r>
    </w:p>
    <w:p w:rsidR="00534AB0" w:rsidRPr="000665B4" w:rsidRDefault="00534AB0" w:rsidP="00C134AF">
      <w:pPr>
        <w:rPr>
          <w:rFonts w:ascii="宋体" w:eastAsia="宋体" w:hAnsi="宋体"/>
        </w:rPr>
      </w:pPr>
      <w:r w:rsidRPr="000665B4">
        <w:rPr>
          <w:rFonts w:ascii="宋体" w:eastAsia="宋体" w:hAnsi="宋体" w:hint="eastAsia"/>
        </w:rPr>
        <w:t>从第1给定序列的第1个数字开始</w:t>
      </w:r>
      <w:r w:rsidRPr="000665B4">
        <w:rPr>
          <w:rFonts w:ascii="宋体" w:eastAsia="宋体" w:hAnsi="宋体"/>
          <w:position w:val="-12"/>
        </w:rPr>
        <w:object w:dxaOrig="279" w:dyaOrig="360">
          <v:shape id="_x0000_i1029" type="#_x0000_t75" style="width:14.25pt;height:18pt" o:ole="">
            <v:imagedata r:id="rId43" o:title=""/>
          </v:shape>
          <o:OLEObject Type="Embed" ProgID="Equation.DSMT4" ShapeID="_x0000_i1029" DrawAspect="Content" ObjectID="_1598124715" r:id="rId44"/>
        </w:object>
      </w:r>
      <w:r w:rsidRPr="000665B4">
        <w:rPr>
          <w:rFonts w:ascii="宋体" w:eastAsia="宋体" w:hAnsi="宋体"/>
        </w:rPr>
        <w:t>…</w:t>
      </w:r>
      <w:r w:rsidRPr="000665B4">
        <w:rPr>
          <w:rFonts w:ascii="宋体" w:eastAsia="宋体" w:hAnsi="宋体"/>
          <w:position w:val="-12"/>
        </w:rPr>
        <w:object w:dxaOrig="300" w:dyaOrig="360">
          <v:shape id="_x0000_i1030" type="#_x0000_t75" style="width:15pt;height:18pt" o:ole="">
            <v:imagedata r:id="rId45" o:title=""/>
          </v:shape>
          <o:OLEObject Type="Embed" ProgID="Equation.DSMT4" ShapeID="_x0000_i1030" DrawAspect="Content" ObjectID="_1598124716" r:id="rId46"/>
        </w:object>
      </w:r>
      <w:r w:rsidRPr="000665B4">
        <w:rPr>
          <w:rFonts w:ascii="宋体" w:eastAsia="宋体" w:hAnsi="宋体" w:hint="eastAsia"/>
        </w:rPr>
        <w:t>，每次多取1个</w:t>
      </w:r>
      <w:r w:rsidRPr="000665B4">
        <w:rPr>
          <w:rFonts w:ascii="宋体" w:eastAsia="宋体" w:hAnsi="宋体"/>
          <w:position w:val="-12"/>
        </w:rPr>
        <w:object w:dxaOrig="279" w:dyaOrig="360">
          <v:shape id="_x0000_i1031" type="#_x0000_t75" style="width:14.25pt;height:18pt" o:ole="">
            <v:imagedata r:id="rId47" o:title=""/>
          </v:shape>
          <o:OLEObject Type="Embed" ProgID="Equation.DSMT4" ShapeID="_x0000_i1031" DrawAspect="Content" ObjectID="_1598124717" r:id="rId48"/>
        </w:object>
      </w:r>
      <w:r w:rsidRPr="000665B4">
        <w:rPr>
          <w:rFonts w:ascii="宋体" w:eastAsia="宋体" w:hAnsi="宋体" w:hint="eastAsia"/>
        </w:rPr>
        <w:t>{</w:t>
      </w:r>
    </w:p>
    <w:p w:rsidR="00534AB0" w:rsidRPr="000665B4" w:rsidRDefault="00534AB0" w:rsidP="00C134AF">
      <w:pPr>
        <w:rPr>
          <w:rFonts w:ascii="宋体" w:eastAsia="宋体" w:hAnsi="宋体"/>
        </w:rPr>
      </w:pPr>
      <w:r w:rsidRPr="000665B4">
        <w:rPr>
          <w:rFonts w:ascii="宋体" w:eastAsia="宋体" w:hAnsi="宋体"/>
        </w:rPr>
        <w:tab/>
      </w:r>
      <w:r w:rsidRPr="000665B4">
        <w:rPr>
          <w:rFonts w:ascii="宋体" w:eastAsia="宋体" w:hAnsi="宋体" w:hint="eastAsia"/>
        </w:rPr>
        <w:t>（考虑前i-1个数字的序列的答案都已经最新）</w:t>
      </w:r>
    </w:p>
    <w:p w:rsidR="00534AB0" w:rsidRPr="000665B4" w:rsidRDefault="00534AB0" w:rsidP="00C134AF">
      <w:pPr>
        <w:rPr>
          <w:rFonts w:ascii="宋体" w:eastAsia="宋体" w:hAnsi="宋体"/>
        </w:rPr>
      </w:pPr>
      <w:r w:rsidRPr="000665B4">
        <w:rPr>
          <w:rFonts w:ascii="宋体" w:eastAsia="宋体" w:hAnsi="宋体"/>
        </w:rPr>
        <w:tab/>
      </w:r>
      <w:r w:rsidRPr="000665B4">
        <w:rPr>
          <w:rFonts w:ascii="宋体" w:eastAsia="宋体" w:hAnsi="宋体" w:hint="eastAsia"/>
        </w:rPr>
        <w:t>则</w:t>
      </w:r>
      <w:r w:rsidRPr="000665B4">
        <w:rPr>
          <w:rFonts w:ascii="宋体" w:eastAsia="宋体" w:hAnsi="宋体"/>
          <w:position w:val="-12"/>
        </w:rPr>
        <w:object w:dxaOrig="2040" w:dyaOrig="360">
          <v:shape id="_x0000_i1032" type="#_x0000_t75" style="width:102pt;height:18pt" o:ole="">
            <v:imagedata r:id="rId49" o:title=""/>
          </v:shape>
          <o:OLEObject Type="Embed" ProgID="Equation.DSMT4" ShapeID="_x0000_i1032" DrawAspect="Content" ObjectID="_1598124718" r:id="rId50"/>
        </w:object>
      </w:r>
      <w:r w:rsidRPr="000665B4">
        <w:rPr>
          <w:rFonts w:ascii="宋体" w:eastAsia="宋体" w:hAnsi="宋体" w:hint="eastAsia"/>
        </w:rPr>
        <w:t>（同时要首先更新</w:t>
      </w:r>
      <w:r w:rsidR="00F9165A" w:rsidRPr="000665B4">
        <w:rPr>
          <w:rFonts w:ascii="宋体" w:eastAsia="宋体" w:hAnsi="宋体"/>
          <w:position w:val="-10"/>
        </w:rPr>
        <w:object w:dxaOrig="680" w:dyaOrig="320">
          <v:shape id="_x0000_i1033" type="#_x0000_t75" style="width:33.75pt;height:15.75pt" o:ole="">
            <v:imagedata r:id="rId51" o:title=""/>
          </v:shape>
          <o:OLEObject Type="Embed" ProgID="Equation.DSMT4" ShapeID="_x0000_i1033" DrawAspect="Content" ObjectID="_1598124719" r:id="rId52"/>
        </w:object>
      </w:r>
      <w:r w:rsidRPr="000665B4">
        <w:rPr>
          <w:rFonts w:ascii="宋体" w:eastAsia="宋体" w:hAnsi="宋体" w:hint="eastAsia"/>
        </w:rPr>
        <w:t>）</w:t>
      </w:r>
    </w:p>
    <w:p w:rsidR="00534AB0" w:rsidRPr="000665B4" w:rsidRDefault="00534AB0" w:rsidP="00C134AF">
      <w:pPr>
        <w:rPr>
          <w:rFonts w:ascii="宋体" w:eastAsia="宋体" w:hAnsi="宋体"/>
        </w:rPr>
      </w:pPr>
      <w:r w:rsidRPr="000665B4">
        <w:rPr>
          <w:rFonts w:ascii="宋体" w:eastAsia="宋体" w:hAnsi="宋体"/>
        </w:rPr>
        <w:tab/>
      </w:r>
      <w:r w:rsidR="00F9165A" w:rsidRPr="000665B4">
        <w:rPr>
          <w:rFonts w:ascii="宋体" w:eastAsia="宋体" w:hAnsi="宋体" w:hint="eastAsia"/>
        </w:rPr>
        <w:t>依次求得</w:t>
      </w:r>
      <w:r w:rsidR="00F9165A" w:rsidRPr="000665B4">
        <w:rPr>
          <w:rFonts w:ascii="宋体" w:eastAsia="宋体" w:hAnsi="宋体"/>
          <w:position w:val="-12"/>
        </w:rPr>
        <w:object w:dxaOrig="2380" w:dyaOrig="360">
          <v:shape id="_x0000_i1034" type="#_x0000_t75" style="width:119.25pt;height:18pt" o:ole="">
            <v:imagedata r:id="rId53" o:title=""/>
          </v:shape>
          <o:OLEObject Type="Embed" ProgID="Equation.DSMT4" ShapeID="_x0000_i1034" DrawAspect="Content" ObjectID="_1598124720" r:id="rId54"/>
        </w:object>
      </w:r>
      <w:r w:rsidR="00F9165A" w:rsidRPr="000665B4">
        <w:rPr>
          <w:rFonts w:ascii="宋体" w:eastAsia="宋体" w:hAnsi="宋体"/>
        </w:rPr>
        <w:t>……</w:t>
      </w:r>
      <w:r w:rsidR="00F9165A" w:rsidRPr="000665B4">
        <w:rPr>
          <w:rFonts w:ascii="宋体" w:eastAsia="宋体" w:hAnsi="宋体"/>
          <w:position w:val="-12"/>
        </w:rPr>
        <w:object w:dxaOrig="1820" w:dyaOrig="360">
          <v:shape id="_x0000_i1035" type="#_x0000_t75" style="width:90.75pt;height:18pt" o:ole="">
            <v:imagedata r:id="rId55" o:title=""/>
          </v:shape>
          <o:OLEObject Type="Embed" ProgID="Equation.DSMT4" ShapeID="_x0000_i1035" DrawAspect="Content" ObjectID="_1598124721" r:id="rId56"/>
        </w:object>
      </w:r>
      <w:r w:rsidR="00F9165A" w:rsidRPr="000665B4">
        <w:rPr>
          <w:rFonts w:ascii="宋体" w:eastAsia="宋体" w:hAnsi="宋体" w:hint="eastAsia"/>
        </w:rPr>
        <w:t>（同时更新sum数组）</w:t>
      </w:r>
    </w:p>
    <w:p w:rsidR="00534AB0" w:rsidRPr="000665B4" w:rsidRDefault="00534AB0" w:rsidP="00C134AF">
      <w:pPr>
        <w:rPr>
          <w:rFonts w:ascii="宋体" w:eastAsia="宋体" w:hAnsi="宋体"/>
        </w:rPr>
      </w:pPr>
      <w:r w:rsidRPr="000665B4">
        <w:rPr>
          <w:rFonts w:ascii="宋体" w:eastAsia="宋体" w:hAnsi="宋体"/>
        </w:rPr>
        <w:t>}</w:t>
      </w:r>
    </w:p>
    <w:p w:rsidR="00406DB2" w:rsidRPr="000665B4" w:rsidRDefault="00406DB2" w:rsidP="00C134AF">
      <w:pPr>
        <w:rPr>
          <w:rFonts w:ascii="宋体" w:eastAsia="宋体" w:hAnsi="宋体"/>
        </w:rPr>
      </w:pPr>
      <w:r w:rsidRPr="000665B4">
        <w:rPr>
          <w:rFonts w:ascii="宋体" w:eastAsia="宋体" w:hAnsi="宋体" w:hint="eastAsia"/>
        </w:rPr>
        <w:t>考虑到我们需要的是取到第n个数字时的sum[n-m]，也就是在最后一轮，我们在求dp时，求dp[n][c]</w:t>
      </w:r>
      <w:r w:rsidRPr="000665B4">
        <w:rPr>
          <w:rFonts w:ascii="宋体" w:eastAsia="宋体" w:hAnsi="宋体"/>
        </w:rPr>
        <w:t>……</w:t>
      </w:r>
      <w:r w:rsidRPr="000665B4">
        <w:rPr>
          <w:rFonts w:ascii="宋体" w:eastAsia="宋体" w:hAnsi="宋体" w:hint="eastAsia"/>
        </w:rPr>
        <w:t>到dp[n-m][c]的时候就可以停止了，因为再更新下去也不会改变sum[n-m]的值，这个时候会用到的值就是取第n-1个数字时的sum[n-1]</w:t>
      </w:r>
      <w:r w:rsidRPr="000665B4">
        <w:rPr>
          <w:rFonts w:ascii="宋体" w:eastAsia="宋体" w:hAnsi="宋体"/>
        </w:rPr>
        <w:t>……sum[n-m-1]</w:t>
      </w:r>
      <w:r w:rsidRPr="000665B4">
        <w:rPr>
          <w:rFonts w:ascii="宋体" w:eastAsia="宋体" w:hAnsi="宋体" w:hint="eastAsia"/>
        </w:rPr>
        <w:t>，那么也就是说在取第n-1个数字时，求dp[n-1][c]</w:t>
      </w:r>
      <w:r w:rsidRPr="000665B4">
        <w:rPr>
          <w:rFonts w:ascii="宋体" w:eastAsia="宋体" w:hAnsi="宋体"/>
        </w:rPr>
        <w:t>……</w:t>
      </w:r>
      <w:r w:rsidRPr="000665B4">
        <w:rPr>
          <w:rFonts w:ascii="宋体" w:eastAsia="宋体" w:hAnsi="宋体" w:hint="eastAsia"/>
        </w:rPr>
        <w:t>到dp[n-m-1][c]就可以停止了，因为再更新下去也不会影响到我们之后要用的值，以此类推，求第i个数字的时候，最多只需要求dp</w:t>
      </w:r>
      <w:r w:rsidRPr="000665B4">
        <w:rPr>
          <w:rFonts w:ascii="宋体" w:eastAsia="宋体" w:hAnsi="宋体"/>
        </w:rPr>
        <w:t>[i][c]……</w:t>
      </w:r>
      <w:r w:rsidRPr="000665B4">
        <w:rPr>
          <w:rFonts w:ascii="宋体" w:eastAsia="宋体" w:hAnsi="宋体" w:hint="eastAsia"/>
        </w:rPr>
        <w:t>到dp[i-m][c]。这样总的时间复杂度就是</w:t>
      </w:r>
      <w:r w:rsidRPr="000665B4">
        <w:rPr>
          <w:rFonts w:ascii="宋体" w:eastAsia="宋体" w:hAnsi="宋体"/>
          <w:position w:val="-10"/>
        </w:rPr>
        <w:object w:dxaOrig="720" w:dyaOrig="320">
          <v:shape id="_x0000_i1036" type="#_x0000_t75" style="width:36pt;height:15.75pt" o:ole="">
            <v:imagedata r:id="rId57" o:title=""/>
          </v:shape>
          <o:OLEObject Type="Embed" ProgID="Equation.DSMT4" ShapeID="_x0000_i1036" DrawAspect="Content" ObjectID="_1598124722" r:id="rId58"/>
        </w:object>
      </w:r>
      <w:r w:rsidRPr="000665B4">
        <w:rPr>
          <w:rFonts w:ascii="宋体" w:eastAsia="宋体" w:hAnsi="宋体"/>
        </w:rPr>
        <w:t>,</w:t>
      </w:r>
      <w:r w:rsidRPr="000665B4">
        <w:rPr>
          <w:rFonts w:ascii="宋体" w:eastAsia="宋体" w:hAnsi="宋体" w:hint="eastAsia"/>
        </w:rPr>
        <w:t>如果内层循环不是只求m个就停止的话，那么这样的时间复杂度就是</w:t>
      </w:r>
      <w:r w:rsidRPr="000665B4">
        <w:rPr>
          <w:rFonts w:ascii="宋体" w:eastAsia="宋体" w:hAnsi="宋体"/>
          <w:position w:val="-10"/>
        </w:rPr>
        <w:object w:dxaOrig="639" w:dyaOrig="360">
          <v:shape id="_x0000_i1037" type="#_x0000_t75" style="width:32.25pt;height:18pt" o:ole="">
            <v:imagedata r:id="rId59" o:title=""/>
          </v:shape>
          <o:OLEObject Type="Embed" ProgID="Equation.DSMT4" ShapeID="_x0000_i1037" DrawAspect="Content" ObjectID="_1598124723" r:id="rId60"/>
        </w:object>
      </w:r>
    </w:p>
    <w:p w:rsidR="00B22E6D" w:rsidRPr="000665B4" w:rsidRDefault="00B22E6D" w:rsidP="00C134AF">
      <w:pPr>
        <w:rPr>
          <w:rFonts w:ascii="宋体" w:eastAsia="宋体" w:hAnsi="宋体"/>
        </w:rPr>
      </w:pPr>
      <w:r w:rsidRPr="000665B4">
        <w:rPr>
          <w:rFonts w:ascii="宋体" w:eastAsia="宋体" w:hAnsi="宋体" w:hint="eastAsia"/>
        </w:rPr>
        <w:t>【代码】</w:t>
      </w:r>
    </w:p>
    <w:p w:rsidR="00D6584D" w:rsidRPr="000665B4" w:rsidRDefault="00D6584D" w:rsidP="00D6584D">
      <w:pPr>
        <w:rPr>
          <w:rFonts w:ascii="宋体" w:eastAsia="宋体" w:hAnsi="宋体"/>
        </w:rPr>
      </w:pPr>
      <w:r w:rsidRPr="000665B4">
        <w:rPr>
          <w:rFonts w:ascii="宋体" w:eastAsia="宋体" w:hAnsi="宋体"/>
        </w:rPr>
        <w:t>#include &lt;bits/stdc++.h&gt;</w:t>
      </w:r>
    </w:p>
    <w:p w:rsidR="00D6584D" w:rsidRPr="000665B4" w:rsidRDefault="00D6584D" w:rsidP="00D6584D">
      <w:pPr>
        <w:rPr>
          <w:rFonts w:ascii="宋体" w:eastAsia="宋体" w:hAnsi="宋体"/>
        </w:rPr>
      </w:pPr>
      <w:r w:rsidRPr="000665B4">
        <w:rPr>
          <w:rFonts w:ascii="宋体" w:eastAsia="宋体" w:hAnsi="宋体"/>
        </w:rPr>
        <w:t>#define MAXN 10010</w:t>
      </w:r>
    </w:p>
    <w:p w:rsidR="00D6584D" w:rsidRPr="000665B4" w:rsidRDefault="00D6584D" w:rsidP="00D6584D">
      <w:pPr>
        <w:rPr>
          <w:rFonts w:ascii="宋体" w:eastAsia="宋体" w:hAnsi="宋体"/>
        </w:rPr>
      </w:pPr>
      <w:r w:rsidRPr="000665B4">
        <w:rPr>
          <w:rFonts w:ascii="宋体" w:eastAsia="宋体" w:hAnsi="宋体"/>
        </w:rPr>
        <w:t>#define N 1000000007</w:t>
      </w:r>
    </w:p>
    <w:p w:rsidR="00D6584D" w:rsidRPr="000665B4" w:rsidRDefault="00D6584D" w:rsidP="00D6584D">
      <w:pPr>
        <w:rPr>
          <w:rFonts w:ascii="宋体" w:eastAsia="宋体" w:hAnsi="宋体"/>
        </w:rPr>
      </w:pPr>
      <w:r w:rsidRPr="000665B4">
        <w:rPr>
          <w:rFonts w:ascii="宋体" w:eastAsia="宋体" w:hAnsi="宋体"/>
        </w:rPr>
        <w:t>#define MAXK 15</w:t>
      </w:r>
    </w:p>
    <w:p w:rsidR="00D6584D" w:rsidRPr="000665B4" w:rsidRDefault="00D6584D" w:rsidP="00D6584D">
      <w:pPr>
        <w:rPr>
          <w:rFonts w:ascii="宋体" w:eastAsia="宋体" w:hAnsi="宋体"/>
        </w:rPr>
      </w:pPr>
      <w:r w:rsidRPr="000665B4">
        <w:rPr>
          <w:rFonts w:ascii="宋体" w:eastAsia="宋体" w:hAnsi="宋体"/>
        </w:rPr>
        <w:t>#define ll long long</w:t>
      </w:r>
    </w:p>
    <w:p w:rsidR="00D6584D" w:rsidRPr="000665B4" w:rsidRDefault="00D6584D" w:rsidP="00D6584D">
      <w:pPr>
        <w:rPr>
          <w:rFonts w:ascii="宋体" w:eastAsia="宋体" w:hAnsi="宋体"/>
        </w:rPr>
      </w:pPr>
    </w:p>
    <w:p w:rsidR="00D6584D" w:rsidRPr="000665B4" w:rsidRDefault="00D6584D" w:rsidP="00D6584D">
      <w:pPr>
        <w:rPr>
          <w:rFonts w:ascii="宋体" w:eastAsia="宋体" w:hAnsi="宋体"/>
        </w:rPr>
      </w:pPr>
      <w:r w:rsidRPr="000665B4">
        <w:rPr>
          <w:rFonts w:ascii="宋体" w:eastAsia="宋体" w:hAnsi="宋体"/>
        </w:rPr>
        <w:t>using namespace std;</w:t>
      </w:r>
    </w:p>
    <w:p w:rsidR="00D6584D" w:rsidRPr="000665B4" w:rsidRDefault="00D6584D" w:rsidP="00D6584D">
      <w:pPr>
        <w:rPr>
          <w:rFonts w:ascii="宋体" w:eastAsia="宋体" w:hAnsi="宋体"/>
        </w:rPr>
      </w:pPr>
    </w:p>
    <w:p w:rsidR="00D6584D" w:rsidRPr="000665B4" w:rsidRDefault="00D6584D" w:rsidP="00D6584D">
      <w:pPr>
        <w:rPr>
          <w:rFonts w:ascii="宋体" w:eastAsia="宋体" w:hAnsi="宋体"/>
        </w:rPr>
      </w:pPr>
      <w:r w:rsidRPr="000665B4">
        <w:rPr>
          <w:rFonts w:ascii="宋体" w:eastAsia="宋体" w:hAnsi="宋体"/>
        </w:rPr>
        <w:t>int main()</w:t>
      </w:r>
    </w:p>
    <w:p w:rsidR="00D6584D" w:rsidRPr="000665B4" w:rsidRDefault="00D6584D" w:rsidP="00D6584D">
      <w:pPr>
        <w:rPr>
          <w:rFonts w:ascii="宋体" w:eastAsia="宋体" w:hAnsi="宋体"/>
        </w:rPr>
      </w:pPr>
      <w:r w:rsidRPr="000665B4">
        <w:rPr>
          <w:rFonts w:ascii="宋体" w:eastAsia="宋体" w:hAnsi="宋体"/>
        </w:rPr>
        <w:t>{</w:t>
      </w:r>
    </w:p>
    <w:p w:rsidR="00D6584D" w:rsidRPr="000665B4" w:rsidRDefault="00D6584D" w:rsidP="00D6584D">
      <w:pPr>
        <w:rPr>
          <w:rFonts w:ascii="宋体" w:eastAsia="宋体" w:hAnsi="宋体"/>
        </w:rPr>
      </w:pPr>
      <w:r w:rsidRPr="000665B4">
        <w:rPr>
          <w:rFonts w:ascii="宋体" w:eastAsia="宋体" w:hAnsi="宋体"/>
        </w:rPr>
        <w:t xml:space="preserve">    int n,m,k,dp[MAXN][MAXK],sum[MAXN],num[MAXN];</w:t>
      </w:r>
    </w:p>
    <w:p w:rsidR="00D6584D" w:rsidRPr="000665B4" w:rsidRDefault="00D6584D" w:rsidP="00D6584D">
      <w:pPr>
        <w:rPr>
          <w:rFonts w:ascii="宋体" w:eastAsia="宋体" w:hAnsi="宋体"/>
        </w:rPr>
      </w:pPr>
      <w:r w:rsidRPr="000665B4">
        <w:rPr>
          <w:rFonts w:ascii="宋体" w:eastAsia="宋体" w:hAnsi="宋体"/>
        </w:rPr>
        <w:t xml:space="preserve">    while(~scanf("%d%d%d",&amp;n,&amp;m,&amp;k)){</w:t>
      </w:r>
    </w:p>
    <w:p w:rsidR="00D6584D" w:rsidRPr="000665B4" w:rsidRDefault="00D6584D" w:rsidP="00D6584D">
      <w:pPr>
        <w:rPr>
          <w:rFonts w:ascii="宋体" w:eastAsia="宋体" w:hAnsi="宋体"/>
        </w:rPr>
      </w:pPr>
      <w:r w:rsidRPr="000665B4">
        <w:rPr>
          <w:rFonts w:ascii="宋体" w:eastAsia="宋体" w:hAnsi="宋体"/>
        </w:rPr>
        <w:t xml:space="preserve">        for (int i=1;i&lt;=n;i++) scanf("%d",&amp;num[i]);</w:t>
      </w:r>
    </w:p>
    <w:p w:rsidR="00D6584D" w:rsidRPr="000665B4" w:rsidRDefault="00D6584D" w:rsidP="00D6584D">
      <w:pPr>
        <w:rPr>
          <w:rFonts w:ascii="宋体" w:eastAsia="宋体" w:hAnsi="宋体"/>
        </w:rPr>
      </w:pPr>
      <w:r w:rsidRPr="000665B4">
        <w:rPr>
          <w:rFonts w:ascii="宋体" w:eastAsia="宋体" w:hAnsi="宋体"/>
        </w:rPr>
        <w:t xml:space="preserve">        memset(dp,0,sizeof(dp)),memset(sum,0,sizeof(sum)),sum[0]=1;</w:t>
      </w:r>
    </w:p>
    <w:p w:rsidR="00D6584D" w:rsidRPr="000665B4" w:rsidRDefault="00D6584D" w:rsidP="00D6584D">
      <w:pPr>
        <w:rPr>
          <w:rFonts w:ascii="宋体" w:eastAsia="宋体" w:hAnsi="宋体"/>
        </w:rPr>
      </w:pPr>
      <w:r w:rsidRPr="000665B4">
        <w:rPr>
          <w:rFonts w:ascii="宋体" w:eastAsia="宋体" w:hAnsi="宋体"/>
        </w:rPr>
        <w:t xml:space="preserve">        for (int i=1;i&lt;=n;i++){</w:t>
      </w:r>
    </w:p>
    <w:p w:rsidR="00D6584D" w:rsidRPr="000665B4" w:rsidRDefault="00D6584D" w:rsidP="00D6584D">
      <w:pPr>
        <w:rPr>
          <w:rFonts w:ascii="宋体" w:eastAsia="宋体" w:hAnsi="宋体"/>
        </w:rPr>
      </w:pPr>
      <w:r w:rsidRPr="000665B4">
        <w:rPr>
          <w:rFonts w:ascii="宋体" w:eastAsia="宋体" w:hAnsi="宋体"/>
        </w:rPr>
        <w:t xml:space="preserve">            for (int j=i;j&gt;=max(1,i-m);j--){</w:t>
      </w:r>
    </w:p>
    <w:p w:rsidR="00D6584D" w:rsidRPr="000665B4" w:rsidRDefault="00D6584D" w:rsidP="00D6584D">
      <w:pPr>
        <w:rPr>
          <w:rFonts w:ascii="宋体" w:eastAsia="宋体" w:hAnsi="宋体"/>
        </w:rPr>
      </w:pPr>
      <w:r w:rsidRPr="000665B4">
        <w:rPr>
          <w:rFonts w:ascii="宋体" w:eastAsia="宋体" w:hAnsi="宋体"/>
        </w:rPr>
        <w:t xml:space="preserve">                int change=(sum[j-1]-dp[j][num[i]]+N)%N;</w:t>
      </w:r>
    </w:p>
    <w:p w:rsidR="00D6584D" w:rsidRPr="000665B4" w:rsidRDefault="00D6584D" w:rsidP="00D6584D">
      <w:pPr>
        <w:rPr>
          <w:rFonts w:ascii="宋体" w:eastAsia="宋体" w:hAnsi="宋体"/>
        </w:rPr>
      </w:pPr>
      <w:r w:rsidRPr="000665B4">
        <w:rPr>
          <w:rFonts w:ascii="宋体" w:eastAsia="宋体" w:hAnsi="宋体"/>
        </w:rPr>
        <w:t xml:space="preserve">                dp[j][num[i]]=sum[j-1];</w:t>
      </w:r>
    </w:p>
    <w:p w:rsidR="00D6584D" w:rsidRPr="000665B4" w:rsidRDefault="00D6584D" w:rsidP="00D6584D">
      <w:pPr>
        <w:rPr>
          <w:rFonts w:ascii="宋体" w:eastAsia="宋体" w:hAnsi="宋体"/>
        </w:rPr>
      </w:pPr>
      <w:r w:rsidRPr="000665B4">
        <w:rPr>
          <w:rFonts w:ascii="宋体" w:eastAsia="宋体" w:hAnsi="宋体"/>
        </w:rPr>
        <w:t xml:space="preserve">                sum[j]=(sum[j]+change)%N;</w:t>
      </w:r>
    </w:p>
    <w:p w:rsidR="00D6584D" w:rsidRPr="000665B4" w:rsidRDefault="00D6584D" w:rsidP="00D6584D">
      <w:pPr>
        <w:rPr>
          <w:rFonts w:ascii="宋体" w:eastAsia="宋体" w:hAnsi="宋体"/>
        </w:rPr>
      </w:pPr>
      <w:r w:rsidRPr="000665B4">
        <w:rPr>
          <w:rFonts w:ascii="宋体" w:eastAsia="宋体" w:hAnsi="宋体"/>
        </w:rPr>
        <w:t xml:space="preserve">            }</w:t>
      </w:r>
    </w:p>
    <w:p w:rsidR="00D6584D" w:rsidRPr="000665B4" w:rsidRDefault="00D6584D" w:rsidP="00D6584D">
      <w:pPr>
        <w:rPr>
          <w:rFonts w:ascii="宋体" w:eastAsia="宋体" w:hAnsi="宋体"/>
        </w:rPr>
      </w:pPr>
      <w:r w:rsidRPr="000665B4">
        <w:rPr>
          <w:rFonts w:ascii="宋体" w:eastAsia="宋体" w:hAnsi="宋体"/>
        </w:rPr>
        <w:t xml:space="preserve">        }</w:t>
      </w:r>
    </w:p>
    <w:p w:rsidR="00D6584D" w:rsidRPr="000665B4" w:rsidRDefault="00D6584D" w:rsidP="00D6584D">
      <w:pPr>
        <w:rPr>
          <w:rFonts w:ascii="宋体" w:eastAsia="宋体" w:hAnsi="宋体"/>
        </w:rPr>
      </w:pPr>
      <w:r w:rsidRPr="000665B4">
        <w:rPr>
          <w:rFonts w:ascii="宋体" w:eastAsia="宋体" w:hAnsi="宋体"/>
        </w:rPr>
        <w:t xml:space="preserve">        printf("%d\n",sum[n-m]);</w:t>
      </w:r>
    </w:p>
    <w:p w:rsidR="00D6584D" w:rsidRPr="000665B4" w:rsidRDefault="00D6584D" w:rsidP="00D6584D">
      <w:pPr>
        <w:rPr>
          <w:rFonts w:ascii="宋体" w:eastAsia="宋体" w:hAnsi="宋体"/>
        </w:rPr>
      </w:pPr>
      <w:r w:rsidRPr="000665B4">
        <w:rPr>
          <w:rFonts w:ascii="宋体" w:eastAsia="宋体" w:hAnsi="宋体"/>
        </w:rPr>
        <w:t xml:space="preserve">    }</w:t>
      </w:r>
    </w:p>
    <w:p w:rsidR="00D6584D" w:rsidRPr="000665B4" w:rsidRDefault="00D6584D" w:rsidP="00D6584D">
      <w:pPr>
        <w:rPr>
          <w:rFonts w:ascii="宋体" w:eastAsia="宋体" w:hAnsi="宋体"/>
        </w:rPr>
      </w:pPr>
      <w:r w:rsidRPr="000665B4">
        <w:rPr>
          <w:rFonts w:ascii="宋体" w:eastAsia="宋体" w:hAnsi="宋体"/>
        </w:rPr>
        <w:lastRenderedPageBreak/>
        <w:t xml:space="preserve">    return 0;</w:t>
      </w:r>
    </w:p>
    <w:p w:rsidR="00D6584D" w:rsidRPr="000665B4" w:rsidRDefault="00D6584D" w:rsidP="00D6584D">
      <w:pPr>
        <w:rPr>
          <w:rFonts w:ascii="宋体" w:eastAsia="宋体" w:hAnsi="宋体"/>
        </w:rPr>
      </w:pPr>
      <w:r w:rsidRPr="000665B4">
        <w:rPr>
          <w:rFonts w:ascii="宋体" w:eastAsia="宋体" w:hAnsi="宋体"/>
        </w:rPr>
        <w:t>}</w:t>
      </w:r>
    </w:p>
    <w:p w:rsidR="00D579BA" w:rsidRPr="000665B4" w:rsidRDefault="00D579BA" w:rsidP="00BC7CBD">
      <w:pPr>
        <w:pStyle w:val="2"/>
        <w:rPr>
          <w:rFonts w:ascii="宋体" w:eastAsia="宋体" w:hAnsi="宋体"/>
          <w:b w:val="0"/>
        </w:rPr>
      </w:pPr>
      <w:bookmarkStart w:id="113" w:name="_Toc524383014"/>
      <w:r w:rsidRPr="000665B4">
        <w:rPr>
          <w:rFonts w:ascii="宋体" w:eastAsia="宋体" w:hAnsi="宋体" w:hint="eastAsia"/>
          <w:b w:val="0"/>
        </w:rPr>
        <w:t>√-牛客网-第2场-</w:t>
      </w:r>
      <w:r w:rsidRPr="000665B4">
        <w:rPr>
          <w:rFonts w:ascii="宋体" w:eastAsia="宋体" w:hAnsi="宋体"/>
          <w:b w:val="0"/>
        </w:rPr>
        <w:t>D</w:t>
      </w:r>
      <w:r w:rsidRPr="000665B4">
        <w:rPr>
          <w:rFonts w:ascii="宋体" w:eastAsia="宋体" w:hAnsi="宋体" w:hint="eastAsia"/>
          <w:b w:val="0"/>
        </w:rPr>
        <w:t>-</w:t>
      </w:r>
      <w:r w:rsidRPr="000665B4">
        <w:rPr>
          <w:rFonts w:ascii="宋体" w:eastAsia="宋体" w:hAnsi="宋体"/>
          <w:b w:val="0"/>
        </w:rPr>
        <w:t>Money</w:t>
      </w:r>
      <w:r w:rsidRPr="000665B4">
        <w:rPr>
          <w:rFonts w:ascii="宋体" w:eastAsia="宋体" w:hAnsi="宋体" w:hint="eastAsia"/>
          <w:b w:val="0"/>
        </w:rPr>
        <w:t>-签到题</w:t>
      </w:r>
      <w:bookmarkEnd w:id="113"/>
    </w:p>
    <w:p w:rsidR="00D579BA" w:rsidRPr="000665B4" w:rsidRDefault="00D579BA" w:rsidP="00D6584D">
      <w:pPr>
        <w:rPr>
          <w:rFonts w:ascii="宋体" w:eastAsia="宋体" w:hAnsi="宋体"/>
        </w:rPr>
      </w:pPr>
      <w:r w:rsidRPr="000665B4">
        <w:rPr>
          <w:rFonts w:ascii="宋体" w:eastAsia="宋体" w:hAnsi="宋体" w:hint="eastAsia"/>
        </w:rPr>
        <w:t>【题意】</w:t>
      </w:r>
      <w:r w:rsidR="00BC7CBD" w:rsidRPr="000665B4">
        <w:rPr>
          <w:rFonts w:ascii="宋体" w:eastAsia="宋体" w:hAnsi="宋体" w:hint="eastAsia"/>
        </w:rPr>
        <w:t>n家店，每个店给一个price[i]，可以在一家店以price[i]买入，在另一家店以price[i]卖出，必须按照1-</w:t>
      </w:r>
      <w:r w:rsidR="00BC7CBD" w:rsidRPr="000665B4">
        <w:rPr>
          <w:rFonts w:ascii="宋体" w:eastAsia="宋体" w:hAnsi="宋体"/>
        </w:rPr>
        <w:t>n</w:t>
      </w:r>
      <w:r w:rsidR="00BC7CBD" w:rsidRPr="000665B4">
        <w:rPr>
          <w:rFonts w:ascii="宋体" w:eastAsia="宋体" w:hAnsi="宋体" w:hint="eastAsia"/>
        </w:rPr>
        <w:t>的顺序访问各家店，起始资金无穷大，同一时刻只能携带1个物品，求最大利润和最大利润时的最小交易次数</w:t>
      </w:r>
    </w:p>
    <w:p w:rsidR="00D579BA" w:rsidRPr="000665B4" w:rsidRDefault="00D579BA" w:rsidP="00D6584D">
      <w:pPr>
        <w:rPr>
          <w:rFonts w:ascii="宋体" w:eastAsia="宋体" w:hAnsi="宋体"/>
        </w:rPr>
      </w:pPr>
      <w:r w:rsidRPr="000665B4">
        <w:rPr>
          <w:rFonts w:ascii="宋体" w:eastAsia="宋体" w:hAnsi="宋体" w:hint="eastAsia"/>
        </w:rPr>
        <w:t>【题解】</w:t>
      </w:r>
      <w:r w:rsidR="00E519C1" w:rsidRPr="000665B4">
        <w:rPr>
          <w:rFonts w:ascii="宋体" w:eastAsia="宋体" w:hAnsi="宋体" w:hint="eastAsia"/>
        </w:rPr>
        <w:t>buy</w:t>
      </w:r>
      <w:r w:rsidR="00E519C1" w:rsidRPr="000665B4">
        <w:rPr>
          <w:rFonts w:ascii="宋体" w:eastAsia="宋体" w:hAnsi="宋体"/>
        </w:rPr>
        <w:t>[i]</w:t>
      </w:r>
      <w:r w:rsidR="00E519C1" w:rsidRPr="000665B4">
        <w:rPr>
          <w:rFonts w:ascii="宋体" w:eastAsia="宋体" w:hAnsi="宋体" w:hint="eastAsia"/>
        </w:rPr>
        <w:t>表示在第</w:t>
      </w:r>
      <w:r w:rsidR="00E519C1" w:rsidRPr="000665B4">
        <w:rPr>
          <w:rFonts w:ascii="宋体" w:eastAsia="宋体" w:hAnsi="宋体"/>
        </w:rPr>
        <w:t>I</w:t>
      </w:r>
      <w:r w:rsidR="00E519C1" w:rsidRPr="000665B4">
        <w:rPr>
          <w:rFonts w:ascii="宋体" w:eastAsia="宋体" w:hAnsi="宋体" w:hint="eastAsia"/>
        </w:rPr>
        <w:t>家店进行买入时的最大利润</w:t>
      </w:r>
    </w:p>
    <w:p w:rsidR="00E519C1" w:rsidRPr="000665B4" w:rsidRDefault="00E519C1" w:rsidP="00D6584D">
      <w:pPr>
        <w:rPr>
          <w:rFonts w:ascii="宋体" w:eastAsia="宋体" w:hAnsi="宋体"/>
        </w:rPr>
      </w:pPr>
      <w:r w:rsidRPr="000665B4">
        <w:rPr>
          <w:rFonts w:ascii="宋体" w:eastAsia="宋体" w:hAnsi="宋体"/>
        </w:rPr>
        <w:tab/>
      </w:r>
      <w:r w:rsidRPr="000665B4">
        <w:rPr>
          <w:rFonts w:ascii="宋体" w:eastAsia="宋体" w:hAnsi="宋体"/>
        </w:rPr>
        <w:tab/>
        <w:t>buy_op[i]</w:t>
      </w:r>
      <w:r w:rsidRPr="000665B4">
        <w:rPr>
          <w:rFonts w:ascii="宋体" w:eastAsia="宋体" w:hAnsi="宋体" w:hint="eastAsia"/>
        </w:rPr>
        <w:t>表示在第</w:t>
      </w:r>
      <w:r w:rsidRPr="000665B4">
        <w:rPr>
          <w:rFonts w:ascii="宋体" w:eastAsia="宋体" w:hAnsi="宋体"/>
        </w:rPr>
        <w:t>I</w:t>
      </w:r>
      <w:r w:rsidRPr="000665B4">
        <w:rPr>
          <w:rFonts w:ascii="宋体" w:eastAsia="宋体" w:hAnsi="宋体" w:hint="eastAsia"/>
        </w:rPr>
        <w:t>家店买入且获得最大利润时的最小交易册数</w:t>
      </w:r>
    </w:p>
    <w:p w:rsidR="00E519C1" w:rsidRPr="000665B4" w:rsidRDefault="00E519C1" w:rsidP="00D6584D">
      <w:pPr>
        <w:rPr>
          <w:rFonts w:ascii="宋体" w:eastAsia="宋体" w:hAnsi="宋体"/>
        </w:rPr>
      </w:pPr>
      <w:r w:rsidRPr="000665B4">
        <w:rPr>
          <w:rFonts w:ascii="宋体" w:eastAsia="宋体" w:hAnsi="宋体"/>
        </w:rPr>
        <w:tab/>
      </w:r>
      <w:r w:rsidRPr="000665B4">
        <w:rPr>
          <w:rFonts w:ascii="宋体" w:eastAsia="宋体" w:hAnsi="宋体"/>
        </w:rPr>
        <w:tab/>
        <w:t>sell[i]</w:t>
      </w:r>
      <w:r w:rsidRPr="000665B4">
        <w:rPr>
          <w:rFonts w:ascii="宋体" w:eastAsia="宋体" w:hAnsi="宋体" w:hint="eastAsia"/>
        </w:rPr>
        <w:t>表示在第</w:t>
      </w:r>
      <w:r w:rsidRPr="000665B4">
        <w:rPr>
          <w:rFonts w:ascii="宋体" w:eastAsia="宋体" w:hAnsi="宋体"/>
        </w:rPr>
        <w:t>I</w:t>
      </w:r>
      <w:r w:rsidRPr="000665B4">
        <w:rPr>
          <w:rFonts w:ascii="宋体" w:eastAsia="宋体" w:hAnsi="宋体" w:hint="eastAsia"/>
        </w:rPr>
        <w:t>家店卖出时的最大利润</w:t>
      </w:r>
    </w:p>
    <w:p w:rsidR="00E519C1" w:rsidRPr="000665B4" w:rsidRDefault="00E519C1" w:rsidP="00D6584D">
      <w:pPr>
        <w:rPr>
          <w:rFonts w:ascii="宋体" w:eastAsia="宋体" w:hAnsi="宋体"/>
        </w:rPr>
      </w:pPr>
      <w:r w:rsidRPr="000665B4">
        <w:rPr>
          <w:rFonts w:ascii="宋体" w:eastAsia="宋体" w:hAnsi="宋体"/>
        </w:rPr>
        <w:tab/>
      </w:r>
      <w:r w:rsidRPr="000665B4">
        <w:rPr>
          <w:rFonts w:ascii="宋体" w:eastAsia="宋体" w:hAnsi="宋体"/>
        </w:rPr>
        <w:tab/>
        <w:t>sell_op[i]</w:t>
      </w:r>
      <w:r w:rsidRPr="000665B4">
        <w:rPr>
          <w:rFonts w:ascii="宋体" w:eastAsia="宋体" w:hAnsi="宋体" w:hint="eastAsia"/>
        </w:rPr>
        <w:t>表示在第</w:t>
      </w:r>
      <w:r w:rsidRPr="000665B4">
        <w:rPr>
          <w:rFonts w:ascii="宋体" w:eastAsia="宋体" w:hAnsi="宋体"/>
        </w:rPr>
        <w:t>I</w:t>
      </w:r>
      <w:r w:rsidRPr="000665B4">
        <w:rPr>
          <w:rFonts w:ascii="宋体" w:eastAsia="宋体" w:hAnsi="宋体" w:hint="eastAsia"/>
        </w:rPr>
        <w:t>家店卖出且获得最大利润时的最小交易次数</w:t>
      </w:r>
    </w:p>
    <w:p w:rsidR="00E519C1" w:rsidRPr="000665B4" w:rsidRDefault="00E519C1" w:rsidP="00D6584D">
      <w:pPr>
        <w:rPr>
          <w:rFonts w:ascii="宋体" w:eastAsia="宋体" w:hAnsi="宋体"/>
        </w:rPr>
      </w:pPr>
      <w:r w:rsidRPr="000665B4">
        <w:rPr>
          <w:rFonts w:ascii="宋体" w:eastAsia="宋体" w:hAnsi="宋体"/>
        </w:rPr>
        <w:tab/>
      </w:r>
      <w:r w:rsidRPr="000665B4">
        <w:rPr>
          <w:rFonts w:ascii="宋体" w:eastAsia="宋体" w:hAnsi="宋体"/>
        </w:rPr>
        <w:tab/>
        <w:t>buy[i]=max(sell[0]…sell[i-1])-price[i]</w:t>
      </w:r>
    </w:p>
    <w:p w:rsidR="00E519C1" w:rsidRPr="000665B4" w:rsidRDefault="00E519C1" w:rsidP="00D6584D">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hint="eastAsia"/>
        </w:rPr>
        <w:t>当选定某个sell[k]得到的buy[i]超过原本值时，更新操作数，如果与原来持平，则选取较小的操作数。</w:t>
      </w:r>
    </w:p>
    <w:p w:rsidR="00E519C1" w:rsidRPr="000665B4" w:rsidRDefault="00E519C1" w:rsidP="00D6584D">
      <w:pPr>
        <w:rPr>
          <w:rFonts w:ascii="宋体" w:eastAsia="宋体" w:hAnsi="宋体"/>
        </w:rPr>
      </w:pPr>
      <w:r w:rsidRPr="000665B4">
        <w:rPr>
          <w:rFonts w:ascii="宋体" w:eastAsia="宋体" w:hAnsi="宋体"/>
        </w:rPr>
        <w:tab/>
      </w:r>
      <w:r w:rsidRPr="000665B4">
        <w:rPr>
          <w:rFonts w:ascii="宋体" w:eastAsia="宋体" w:hAnsi="宋体"/>
        </w:rPr>
        <w:tab/>
        <w:t>sell[i]=max(buy[0]…buy[i-1])+price[i]</w:t>
      </w:r>
    </w:p>
    <w:p w:rsidR="00E519C1" w:rsidRPr="000665B4" w:rsidRDefault="00E519C1" w:rsidP="00D6584D">
      <w:pPr>
        <w:rPr>
          <w:rFonts w:ascii="宋体" w:eastAsia="宋体" w:hAnsi="宋体"/>
        </w:rPr>
      </w:pPr>
      <w:r w:rsidRPr="000665B4">
        <w:rPr>
          <w:rFonts w:ascii="宋体" w:eastAsia="宋体" w:hAnsi="宋体"/>
        </w:rPr>
        <w:tab/>
      </w:r>
      <w:r w:rsidRPr="000665B4">
        <w:rPr>
          <w:rFonts w:ascii="宋体" w:eastAsia="宋体" w:hAnsi="宋体"/>
        </w:rPr>
        <w:tab/>
        <w:t>sell_op</w:t>
      </w:r>
      <w:r w:rsidRPr="000665B4">
        <w:rPr>
          <w:rFonts w:ascii="宋体" w:eastAsia="宋体" w:hAnsi="宋体" w:hint="eastAsia"/>
        </w:rPr>
        <w:t>与buy_op类似</w:t>
      </w:r>
    </w:p>
    <w:p w:rsidR="00E519C1" w:rsidRPr="000665B4" w:rsidRDefault="00E519C1" w:rsidP="00D6584D">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hint="eastAsia"/>
        </w:rPr>
        <w:t>可以发现维护4个最值（买入卖出时的最大利润和最小操作数）即可，因为之后的更新只会使用到这些值。</w:t>
      </w:r>
    </w:p>
    <w:p w:rsidR="00D579BA" w:rsidRPr="000665B4" w:rsidRDefault="00D579BA" w:rsidP="00D6584D">
      <w:pPr>
        <w:rPr>
          <w:rFonts w:ascii="宋体" w:eastAsia="宋体" w:hAnsi="宋体"/>
        </w:rPr>
      </w:pPr>
      <w:r w:rsidRPr="000665B4">
        <w:rPr>
          <w:rFonts w:ascii="宋体" w:eastAsia="宋体" w:hAnsi="宋体" w:hint="eastAsia"/>
        </w:rPr>
        <w:t>【自测数据】</w:t>
      </w:r>
    </w:p>
    <w:p w:rsidR="00D579BA" w:rsidRPr="000665B4" w:rsidRDefault="00D579BA" w:rsidP="00D579BA">
      <w:pPr>
        <w:rPr>
          <w:rFonts w:ascii="宋体" w:eastAsia="宋体" w:hAnsi="宋体"/>
        </w:rPr>
      </w:pPr>
      <w:r w:rsidRPr="000665B4">
        <w:rPr>
          <w:rFonts w:ascii="宋体" w:eastAsia="宋体" w:hAnsi="宋体"/>
        </w:rPr>
        <w:t>/*</w:t>
      </w:r>
    </w:p>
    <w:p w:rsidR="00D579BA" w:rsidRPr="000665B4" w:rsidRDefault="00D579BA" w:rsidP="00D579BA">
      <w:pPr>
        <w:rPr>
          <w:rFonts w:ascii="宋体" w:eastAsia="宋体" w:hAnsi="宋体"/>
        </w:rPr>
      </w:pPr>
      <w:r w:rsidRPr="000665B4">
        <w:rPr>
          <w:rFonts w:ascii="宋体" w:eastAsia="宋体" w:hAnsi="宋体"/>
        </w:rPr>
        <w:t>input</w:t>
      </w:r>
    </w:p>
    <w:p w:rsidR="00D579BA" w:rsidRPr="000665B4" w:rsidRDefault="00D579BA" w:rsidP="00D579BA">
      <w:pPr>
        <w:rPr>
          <w:rFonts w:ascii="宋体" w:eastAsia="宋体" w:hAnsi="宋体"/>
        </w:rPr>
      </w:pPr>
      <w:r w:rsidRPr="000665B4">
        <w:rPr>
          <w:rFonts w:ascii="宋体" w:eastAsia="宋体" w:hAnsi="宋体"/>
        </w:rPr>
        <w:t>7</w:t>
      </w:r>
    </w:p>
    <w:p w:rsidR="00D579BA" w:rsidRPr="000665B4" w:rsidRDefault="00D579BA" w:rsidP="00D579BA">
      <w:pPr>
        <w:rPr>
          <w:rFonts w:ascii="宋体" w:eastAsia="宋体" w:hAnsi="宋体"/>
        </w:rPr>
      </w:pPr>
      <w:r w:rsidRPr="000665B4">
        <w:rPr>
          <w:rFonts w:ascii="宋体" w:eastAsia="宋体" w:hAnsi="宋体"/>
        </w:rPr>
        <w:t>5</w:t>
      </w:r>
    </w:p>
    <w:p w:rsidR="00D579BA" w:rsidRPr="000665B4" w:rsidRDefault="00D579BA" w:rsidP="00D579BA">
      <w:pPr>
        <w:rPr>
          <w:rFonts w:ascii="宋体" w:eastAsia="宋体" w:hAnsi="宋体"/>
        </w:rPr>
      </w:pPr>
      <w:r w:rsidRPr="000665B4">
        <w:rPr>
          <w:rFonts w:ascii="宋体" w:eastAsia="宋体" w:hAnsi="宋体"/>
        </w:rPr>
        <w:t>9 10 7 6 8</w:t>
      </w:r>
    </w:p>
    <w:p w:rsidR="00D579BA" w:rsidRPr="000665B4" w:rsidRDefault="00D579BA" w:rsidP="00D579BA">
      <w:pPr>
        <w:rPr>
          <w:rFonts w:ascii="宋体" w:eastAsia="宋体" w:hAnsi="宋体"/>
        </w:rPr>
      </w:pPr>
      <w:r w:rsidRPr="000665B4">
        <w:rPr>
          <w:rFonts w:ascii="宋体" w:eastAsia="宋体" w:hAnsi="宋体"/>
        </w:rPr>
        <w:t>6</w:t>
      </w:r>
    </w:p>
    <w:p w:rsidR="00D579BA" w:rsidRPr="000665B4" w:rsidRDefault="00D579BA" w:rsidP="00D579BA">
      <w:pPr>
        <w:rPr>
          <w:rFonts w:ascii="宋体" w:eastAsia="宋体" w:hAnsi="宋体"/>
        </w:rPr>
      </w:pPr>
      <w:r w:rsidRPr="000665B4">
        <w:rPr>
          <w:rFonts w:ascii="宋体" w:eastAsia="宋体" w:hAnsi="宋体"/>
        </w:rPr>
        <w:t>9 10 9 10 9 11</w:t>
      </w:r>
    </w:p>
    <w:p w:rsidR="00D579BA" w:rsidRPr="000665B4" w:rsidRDefault="00D579BA" w:rsidP="00D579BA">
      <w:pPr>
        <w:rPr>
          <w:rFonts w:ascii="宋体" w:eastAsia="宋体" w:hAnsi="宋体"/>
        </w:rPr>
      </w:pPr>
      <w:r w:rsidRPr="000665B4">
        <w:rPr>
          <w:rFonts w:ascii="宋体" w:eastAsia="宋体" w:hAnsi="宋体"/>
        </w:rPr>
        <w:t>6</w:t>
      </w:r>
    </w:p>
    <w:p w:rsidR="00D579BA" w:rsidRPr="000665B4" w:rsidRDefault="00D579BA" w:rsidP="00D579BA">
      <w:pPr>
        <w:rPr>
          <w:rFonts w:ascii="宋体" w:eastAsia="宋体" w:hAnsi="宋体"/>
        </w:rPr>
      </w:pPr>
      <w:r w:rsidRPr="000665B4">
        <w:rPr>
          <w:rFonts w:ascii="宋体" w:eastAsia="宋体" w:hAnsi="宋体"/>
        </w:rPr>
        <w:t>9 9 9 10 10 10</w:t>
      </w:r>
    </w:p>
    <w:p w:rsidR="00D579BA" w:rsidRPr="000665B4" w:rsidRDefault="00D579BA" w:rsidP="00D579BA">
      <w:pPr>
        <w:rPr>
          <w:rFonts w:ascii="宋体" w:eastAsia="宋体" w:hAnsi="宋体"/>
        </w:rPr>
      </w:pPr>
      <w:r w:rsidRPr="000665B4">
        <w:rPr>
          <w:rFonts w:ascii="宋体" w:eastAsia="宋体" w:hAnsi="宋体"/>
        </w:rPr>
        <w:t>6</w:t>
      </w:r>
    </w:p>
    <w:p w:rsidR="00D579BA" w:rsidRPr="000665B4" w:rsidRDefault="00D579BA" w:rsidP="00D579BA">
      <w:pPr>
        <w:rPr>
          <w:rFonts w:ascii="宋体" w:eastAsia="宋体" w:hAnsi="宋体"/>
        </w:rPr>
      </w:pPr>
      <w:r w:rsidRPr="000665B4">
        <w:rPr>
          <w:rFonts w:ascii="宋体" w:eastAsia="宋体" w:hAnsi="宋体"/>
        </w:rPr>
        <w:t>9 9 9 11 10 10</w:t>
      </w:r>
    </w:p>
    <w:p w:rsidR="00D579BA" w:rsidRPr="000665B4" w:rsidRDefault="00D579BA" w:rsidP="00D579BA">
      <w:pPr>
        <w:rPr>
          <w:rFonts w:ascii="宋体" w:eastAsia="宋体" w:hAnsi="宋体"/>
        </w:rPr>
      </w:pPr>
      <w:r w:rsidRPr="000665B4">
        <w:rPr>
          <w:rFonts w:ascii="宋体" w:eastAsia="宋体" w:hAnsi="宋体"/>
        </w:rPr>
        <w:t>6</w:t>
      </w:r>
    </w:p>
    <w:p w:rsidR="00D579BA" w:rsidRPr="000665B4" w:rsidRDefault="00D579BA" w:rsidP="00D579BA">
      <w:pPr>
        <w:rPr>
          <w:rFonts w:ascii="宋体" w:eastAsia="宋体" w:hAnsi="宋体"/>
        </w:rPr>
      </w:pPr>
      <w:r w:rsidRPr="000665B4">
        <w:rPr>
          <w:rFonts w:ascii="宋体" w:eastAsia="宋体" w:hAnsi="宋体"/>
        </w:rPr>
        <w:t>9 9 9 10 11 10</w:t>
      </w:r>
    </w:p>
    <w:p w:rsidR="00D579BA" w:rsidRPr="000665B4" w:rsidRDefault="00D579BA" w:rsidP="00D579BA">
      <w:pPr>
        <w:rPr>
          <w:rFonts w:ascii="宋体" w:eastAsia="宋体" w:hAnsi="宋体"/>
        </w:rPr>
      </w:pPr>
      <w:r w:rsidRPr="000665B4">
        <w:rPr>
          <w:rFonts w:ascii="宋体" w:eastAsia="宋体" w:hAnsi="宋体"/>
        </w:rPr>
        <w:t>2</w:t>
      </w:r>
    </w:p>
    <w:p w:rsidR="00D579BA" w:rsidRPr="000665B4" w:rsidRDefault="00D579BA" w:rsidP="00D579BA">
      <w:pPr>
        <w:rPr>
          <w:rFonts w:ascii="宋体" w:eastAsia="宋体" w:hAnsi="宋体"/>
        </w:rPr>
      </w:pPr>
      <w:r w:rsidRPr="000665B4">
        <w:rPr>
          <w:rFonts w:ascii="宋体" w:eastAsia="宋体" w:hAnsi="宋体"/>
        </w:rPr>
        <w:t>0 2147483647</w:t>
      </w:r>
    </w:p>
    <w:p w:rsidR="00D579BA" w:rsidRPr="000665B4" w:rsidRDefault="00D579BA" w:rsidP="00D579BA">
      <w:pPr>
        <w:rPr>
          <w:rFonts w:ascii="宋体" w:eastAsia="宋体" w:hAnsi="宋体"/>
        </w:rPr>
      </w:pPr>
      <w:r w:rsidRPr="000665B4">
        <w:rPr>
          <w:rFonts w:ascii="宋体" w:eastAsia="宋体" w:hAnsi="宋体"/>
        </w:rPr>
        <w:t>2</w:t>
      </w:r>
    </w:p>
    <w:p w:rsidR="00D579BA" w:rsidRPr="000665B4" w:rsidRDefault="00D579BA" w:rsidP="00D579BA">
      <w:pPr>
        <w:rPr>
          <w:rFonts w:ascii="宋体" w:eastAsia="宋体" w:hAnsi="宋体"/>
        </w:rPr>
      </w:pPr>
      <w:r w:rsidRPr="000665B4">
        <w:rPr>
          <w:rFonts w:ascii="宋体" w:eastAsia="宋体" w:hAnsi="宋体"/>
        </w:rPr>
        <w:t>0 0</w:t>
      </w:r>
    </w:p>
    <w:p w:rsidR="00D579BA" w:rsidRPr="000665B4" w:rsidRDefault="00D579BA" w:rsidP="00D579BA">
      <w:pPr>
        <w:rPr>
          <w:rFonts w:ascii="宋体" w:eastAsia="宋体" w:hAnsi="宋体"/>
        </w:rPr>
      </w:pPr>
      <w:r w:rsidRPr="000665B4">
        <w:rPr>
          <w:rFonts w:ascii="宋体" w:eastAsia="宋体" w:hAnsi="宋体"/>
        </w:rPr>
        <w:t>output</w:t>
      </w:r>
    </w:p>
    <w:p w:rsidR="00D579BA" w:rsidRPr="000665B4" w:rsidRDefault="00D579BA" w:rsidP="00D579BA">
      <w:pPr>
        <w:rPr>
          <w:rFonts w:ascii="宋体" w:eastAsia="宋体" w:hAnsi="宋体"/>
        </w:rPr>
      </w:pPr>
      <w:r w:rsidRPr="000665B4">
        <w:rPr>
          <w:rFonts w:ascii="宋体" w:eastAsia="宋体" w:hAnsi="宋体"/>
        </w:rPr>
        <w:t>3 4</w:t>
      </w:r>
    </w:p>
    <w:p w:rsidR="00D579BA" w:rsidRPr="000665B4" w:rsidRDefault="00D579BA" w:rsidP="00D579BA">
      <w:pPr>
        <w:rPr>
          <w:rFonts w:ascii="宋体" w:eastAsia="宋体" w:hAnsi="宋体"/>
        </w:rPr>
      </w:pPr>
      <w:r w:rsidRPr="000665B4">
        <w:rPr>
          <w:rFonts w:ascii="宋体" w:eastAsia="宋体" w:hAnsi="宋体"/>
        </w:rPr>
        <w:t>4 6</w:t>
      </w:r>
    </w:p>
    <w:p w:rsidR="00D579BA" w:rsidRPr="000665B4" w:rsidRDefault="00D579BA" w:rsidP="00D579BA">
      <w:pPr>
        <w:rPr>
          <w:rFonts w:ascii="宋体" w:eastAsia="宋体" w:hAnsi="宋体"/>
        </w:rPr>
      </w:pPr>
      <w:r w:rsidRPr="000665B4">
        <w:rPr>
          <w:rFonts w:ascii="宋体" w:eastAsia="宋体" w:hAnsi="宋体"/>
        </w:rPr>
        <w:t>1 2</w:t>
      </w:r>
    </w:p>
    <w:p w:rsidR="00D579BA" w:rsidRPr="000665B4" w:rsidRDefault="00D579BA" w:rsidP="00D579BA">
      <w:pPr>
        <w:rPr>
          <w:rFonts w:ascii="宋体" w:eastAsia="宋体" w:hAnsi="宋体"/>
        </w:rPr>
      </w:pPr>
      <w:r w:rsidRPr="000665B4">
        <w:rPr>
          <w:rFonts w:ascii="宋体" w:eastAsia="宋体" w:hAnsi="宋体"/>
        </w:rPr>
        <w:t>2 2</w:t>
      </w:r>
    </w:p>
    <w:p w:rsidR="00D579BA" w:rsidRPr="000665B4" w:rsidRDefault="00D579BA" w:rsidP="00D579BA">
      <w:pPr>
        <w:rPr>
          <w:rFonts w:ascii="宋体" w:eastAsia="宋体" w:hAnsi="宋体"/>
        </w:rPr>
      </w:pPr>
      <w:r w:rsidRPr="000665B4">
        <w:rPr>
          <w:rFonts w:ascii="宋体" w:eastAsia="宋体" w:hAnsi="宋体"/>
        </w:rPr>
        <w:t>2 2</w:t>
      </w:r>
    </w:p>
    <w:p w:rsidR="00D579BA" w:rsidRPr="000665B4" w:rsidRDefault="00D579BA" w:rsidP="00D579BA">
      <w:pPr>
        <w:rPr>
          <w:rFonts w:ascii="宋体" w:eastAsia="宋体" w:hAnsi="宋体"/>
        </w:rPr>
      </w:pPr>
      <w:r w:rsidRPr="000665B4">
        <w:rPr>
          <w:rFonts w:ascii="宋体" w:eastAsia="宋体" w:hAnsi="宋体"/>
        </w:rPr>
        <w:t>2147483647 2</w:t>
      </w:r>
    </w:p>
    <w:p w:rsidR="00D579BA" w:rsidRPr="000665B4" w:rsidRDefault="00D579BA" w:rsidP="00D579BA">
      <w:pPr>
        <w:rPr>
          <w:rFonts w:ascii="宋体" w:eastAsia="宋体" w:hAnsi="宋体"/>
        </w:rPr>
      </w:pPr>
      <w:r w:rsidRPr="000665B4">
        <w:rPr>
          <w:rFonts w:ascii="宋体" w:eastAsia="宋体" w:hAnsi="宋体"/>
        </w:rPr>
        <w:lastRenderedPageBreak/>
        <w:t>0 0</w:t>
      </w:r>
    </w:p>
    <w:p w:rsidR="00D579BA" w:rsidRPr="000665B4" w:rsidRDefault="00D579BA" w:rsidP="00D6584D">
      <w:pPr>
        <w:rPr>
          <w:rFonts w:ascii="宋体" w:eastAsia="宋体" w:hAnsi="宋体"/>
        </w:rPr>
      </w:pPr>
      <w:r w:rsidRPr="000665B4">
        <w:rPr>
          <w:rFonts w:ascii="宋体" w:eastAsia="宋体" w:hAnsi="宋体"/>
        </w:rPr>
        <w:t>*/</w:t>
      </w:r>
    </w:p>
    <w:p w:rsidR="00D579BA" w:rsidRPr="000665B4" w:rsidRDefault="00D579BA" w:rsidP="00D6584D">
      <w:pPr>
        <w:rPr>
          <w:rFonts w:ascii="宋体" w:eastAsia="宋体" w:hAnsi="宋体"/>
        </w:rPr>
      </w:pPr>
      <w:r w:rsidRPr="000665B4">
        <w:rPr>
          <w:rFonts w:ascii="宋体" w:eastAsia="宋体" w:hAnsi="宋体" w:hint="eastAsia"/>
        </w:rPr>
        <w:t>【代码】</w:t>
      </w:r>
    </w:p>
    <w:p w:rsidR="00D579BA" w:rsidRPr="000665B4" w:rsidRDefault="00D579BA" w:rsidP="00D579BA">
      <w:pPr>
        <w:rPr>
          <w:rFonts w:ascii="宋体" w:eastAsia="宋体" w:hAnsi="宋体"/>
        </w:rPr>
      </w:pPr>
      <w:r w:rsidRPr="000665B4">
        <w:rPr>
          <w:rFonts w:ascii="宋体" w:eastAsia="宋体" w:hAnsi="宋体"/>
        </w:rPr>
        <w:t>#include &lt;bits/stdc++.h&gt;</w:t>
      </w:r>
    </w:p>
    <w:p w:rsidR="00D579BA" w:rsidRPr="000665B4" w:rsidRDefault="00D579BA" w:rsidP="00D579BA">
      <w:pPr>
        <w:rPr>
          <w:rFonts w:ascii="宋体" w:eastAsia="宋体" w:hAnsi="宋体"/>
        </w:rPr>
      </w:pPr>
      <w:r w:rsidRPr="000665B4">
        <w:rPr>
          <w:rFonts w:ascii="宋体" w:eastAsia="宋体" w:hAnsi="宋体"/>
        </w:rPr>
        <w:t>#define MAXN 100010</w:t>
      </w:r>
    </w:p>
    <w:p w:rsidR="00D579BA" w:rsidRPr="000665B4" w:rsidRDefault="00D579BA" w:rsidP="00D579BA">
      <w:pPr>
        <w:rPr>
          <w:rFonts w:ascii="宋体" w:eastAsia="宋体" w:hAnsi="宋体"/>
        </w:rPr>
      </w:pPr>
      <w:r w:rsidRPr="000665B4">
        <w:rPr>
          <w:rFonts w:ascii="宋体" w:eastAsia="宋体" w:hAnsi="宋体"/>
        </w:rPr>
        <w:t>#define ll long long</w:t>
      </w:r>
    </w:p>
    <w:p w:rsidR="00D579BA" w:rsidRPr="000665B4" w:rsidRDefault="00D579BA" w:rsidP="00D579BA">
      <w:pPr>
        <w:rPr>
          <w:rFonts w:ascii="宋体" w:eastAsia="宋体" w:hAnsi="宋体"/>
        </w:rPr>
      </w:pPr>
    </w:p>
    <w:p w:rsidR="00D579BA" w:rsidRPr="000665B4" w:rsidRDefault="00D579BA" w:rsidP="00D579BA">
      <w:pPr>
        <w:rPr>
          <w:rFonts w:ascii="宋体" w:eastAsia="宋体" w:hAnsi="宋体"/>
        </w:rPr>
      </w:pPr>
      <w:r w:rsidRPr="000665B4">
        <w:rPr>
          <w:rFonts w:ascii="宋体" w:eastAsia="宋体" w:hAnsi="宋体"/>
        </w:rPr>
        <w:t>using namespace std;</w:t>
      </w:r>
    </w:p>
    <w:p w:rsidR="00D579BA" w:rsidRPr="000665B4" w:rsidRDefault="00D579BA" w:rsidP="00D579BA">
      <w:pPr>
        <w:rPr>
          <w:rFonts w:ascii="宋体" w:eastAsia="宋体" w:hAnsi="宋体"/>
        </w:rPr>
      </w:pPr>
    </w:p>
    <w:p w:rsidR="00D579BA" w:rsidRPr="000665B4" w:rsidRDefault="00D579BA" w:rsidP="00D579BA">
      <w:pPr>
        <w:rPr>
          <w:rFonts w:ascii="宋体" w:eastAsia="宋体" w:hAnsi="宋体"/>
        </w:rPr>
      </w:pPr>
      <w:r w:rsidRPr="000665B4">
        <w:rPr>
          <w:rFonts w:ascii="宋体" w:eastAsia="宋体" w:hAnsi="宋体"/>
        </w:rPr>
        <w:t>int main()</w:t>
      </w:r>
    </w:p>
    <w:p w:rsidR="00D579BA" w:rsidRPr="000665B4" w:rsidRDefault="00D579BA" w:rsidP="00D579BA">
      <w:pPr>
        <w:rPr>
          <w:rFonts w:ascii="宋体" w:eastAsia="宋体" w:hAnsi="宋体"/>
        </w:rPr>
      </w:pPr>
      <w:r w:rsidRPr="000665B4">
        <w:rPr>
          <w:rFonts w:ascii="宋体" w:eastAsia="宋体" w:hAnsi="宋体"/>
        </w:rPr>
        <w:t>{</w:t>
      </w:r>
    </w:p>
    <w:p w:rsidR="00D579BA" w:rsidRPr="000665B4" w:rsidRDefault="00D579BA" w:rsidP="00D579BA">
      <w:pPr>
        <w:rPr>
          <w:rFonts w:ascii="宋体" w:eastAsia="宋体" w:hAnsi="宋体"/>
        </w:rPr>
      </w:pPr>
      <w:r w:rsidRPr="000665B4">
        <w:rPr>
          <w:rFonts w:ascii="宋体" w:eastAsia="宋体" w:hAnsi="宋体"/>
        </w:rPr>
        <w:t xml:space="preserve">    int t;</w:t>
      </w:r>
    </w:p>
    <w:p w:rsidR="00D579BA" w:rsidRPr="000665B4" w:rsidRDefault="00D579BA" w:rsidP="00D579BA">
      <w:pPr>
        <w:rPr>
          <w:rFonts w:ascii="宋体" w:eastAsia="宋体" w:hAnsi="宋体"/>
        </w:rPr>
      </w:pPr>
      <w:r w:rsidRPr="000665B4">
        <w:rPr>
          <w:rFonts w:ascii="宋体" w:eastAsia="宋体" w:hAnsi="宋体"/>
        </w:rPr>
        <w:t xml:space="preserve">    cin&gt;&gt;t;</w:t>
      </w:r>
    </w:p>
    <w:p w:rsidR="00D579BA" w:rsidRPr="000665B4" w:rsidRDefault="00D579BA" w:rsidP="00D579BA">
      <w:pPr>
        <w:rPr>
          <w:rFonts w:ascii="宋体" w:eastAsia="宋体" w:hAnsi="宋体"/>
        </w:rPr>
      </w:pPr>
      <w:r w:rsidRPr="000665B4">
        <w:rPr>
          <w:rFonts w:ascii="宋体" w:eastAsia="宋体" w:hAnsi="宋体"/>
        </w:rPr>
        <w:t xml:space="preserve">    while(t--){</w:t>
      </w:r>
    </w:p>
    <w:p w:rsidR="00D579BA" w:rsidRPr="000665B4" w:rsidRDefault="00D579BA" w:rsidP="00D579BA">
      <w:pPr>
        <w:rPr>
          <w:rFonts w:ascii="宋体" w:eastAsia="宋体" w:hAnsi="宋体"/>
        </w:rPr>
      </w:pPr>
      <w:r w:rsidRPr="000665B4">
        <w:rPr>
          <w:rFonts w:ascii="宋体" w:eastAsia="宋体" w:hAnsi="宋体"/>
        </w:rPr>
        <w:t xml:space="preserve">        ll n,max_sell=0,min_sell_op=0,max_buy=INT_MIN,min_buy_op=0;</w:t>
      </w:r>
    </w:p>
    <w:p w:rsidR="00D579BA" w:rsidRPr="000665B4" w:rsidRDefault="00D579BA" w:rsidP="00D579BA">
      <w:pPr>
        <w:rPr>
          <w:rFonts w:ascii="宋体" w:eastAsia="宋体" w:hAnsi="宋体"/>
        </w:rPr>
      </w:pPr>
      <w:r w:rsidRPr="000665B4">
        <w:rPr>
          <w:rFonts w:ascii="宋体" w:eastAsia="宋体" w:hAnsi="宋体"/>
        </w:rPr>
        <w:t xml:space="preserve">        cin&gt;&gt;n;</w:t>
      </w:r>
    </w:p>
    <w:p w:rsidR="00D579BA" w:rsidRPr="000665B4" w:rsidRDefault="00D579BA" w:rsidP="00D579BA">
      <w:pPr>
        <w:rPr>
          <w:rFonts w:ascii="宋体" w:eastAsia="宋体" w:hAnsi="宋体"/>
        </w:rPr>
      </w:pPr>
      <w:r w:rsidRPr="000665B4">
        <w:rPr>
          <w:rFonts w:ascii="宋体" w:eastAsia="宋体" w:hAnsi="宋体"/>
        </w:rPr>
        <w:t xml:space="preserve">        for (int i=0;i&lt;n;i++){</w:t>
      </w:r>
    </w:p>
    <w:p w:rsidR="00D579BA" w:rsidRPr="000665B4" w:rsidRDefault="00D579BA" w:rsidP="00D579BA">
      <w:pPr>
        <w:rPr>
          <w:rFonts w:ascii="宋体" w:eastAsia="宋体" w:hAnsi="宋体"/>
        </w:rPr>
      </w:pPr>
      <w:r w:rsidRPr="000665B4">
        <w:rPr>
          <w:rFonts w:ascii="宋体" w:eastAsia="宋体" w:hAnsi="宋体"/>
        </w:rPr>
        <w:t xml:space="preserve">            ll p;</w:t>
      </w:r>
    </w:p>
    <w:p w:rsidR="00D579BA" w:rsidRPr="000665B4" w:rsidRDefault="00D579BA" w:rsidP="00D579BA">
      <w:pPr>
        <w:rPr>
          <w:rFonts w:ascii="宋体" w:eastAsia="宋体" w:hAnsi="宋体"/>
        </w:rPr>
      </w:pPr>
      <w:r w:rsidRPr="000665B4">
        <w:rPr>
          <w:rFonts w:ascii="宋体" w:eastAsia="宋体" w:hAnsi="宋体"/>
        </w:rPr>
        <w:t xml:space="preserve">            cin&gt;&gt;p;</w:t>
      </w:r>
    </w:p>
    <w:p w:rsidR="00D579BA" w:rsidRPr="000665B4" w:rsidRDefault="00D579BA" w:rsidP="00D579BA">
      <w:pPr>
        <w:rPr>
          <w:rFonts w:ascii="宋体" w:eastAsia="宋体" w:hAnsi="宋体"/>
        </w:rPr>
      </w:pPr>
      <w:r w:rsidRPr="000665B4">
        <w:rPr>
          <w:rFonts w:ascii="宋体" w:eastAsia="宋体" w:hAnsi="宋体"/>
        </w:rPr>
        <w:t xml:space="preserve">            ll new_max_sell=max_sell,new_min_sell_op=min_sell_op,new_max_buy=max_buy,new_min_buy_op=min_buy_op;</w:t>
      </w:r>
    </w:p>
    <w:p w:rsidR="00D579BA" w:rsidRPr="000665B4" w:rsidRDefault="00D579BA" w:rsidP="00D579BA">
      <w:pPr>
        <w:rPr>
          <w:rFonts w:ascii="宋体" w:eastAsia="宋体" w:hAnsi="宋体"/>
        </w:rPr>
      </w:pPr>
      <w:r w:rsidRPr="000665B4">
        <w:rPr>
          <w:rFonts w:ascii="宋体" w:eastAsia="宋体" w:hAnsi="宋体"/>
        </w:rPr>
        <w:t xml:space="preserve">            if(max_sell&lt;=max_buy+p){</w:t>
      </w:r>
    </w:p>
    <w:p w:rsidR="00D579BA" w:rsidRPr="000665B4" w:rsidRDefault="00D579BA" w:rsidP="00D579BA">
      <w:pPr>
        <w:rPr>
          <w:rFonts w:ascii="宋体" w:eastAsia="宋体" w:hAnsi="宋体"/>
        </w:rPr>
      </w:pPr>
      <w:r w:rsidRPr="000665B4">
        <w:rPr>
          <w:rFonts w:ascii="宋体" w:eastAsia="宋体" w:hAnsi="宋体"/>
        </w:rPr>
        <w:t xml:space="preserve">                new_max_sell=max_buy+p;</w:t>
      </w:r>
    </w:p>
    <w:p w:rsidR="00D579BA" w:rsidRPr="000665B4" w:rsidRDefault="00D579BA" w:rsidP="00D579BA">
      <w:pPr>
        <w:rPr>
          <w:rFonts w:ascii="宋体" w:eastAsia="宋体" w:hAnsi="宋体"/>
        </w:rPr>
      </w:pPr>
      <w:r w:rsidRPr="000665B4">
        <w:rPr>
          <w:rFonts w:ascii="宋体" w:eastAsia="宋体" w:hAnsi="宋体"/>
        </w:rPr>
        <w:t xml:space="preserve">                if(max_sell==max_buy+p) new_min_sell_op=min(min_sell_op,min_buy_op+1);else new_min_sell_op=min_buy_op+1;</w:t>
      </w:r>
    </w:p>
    <w:p w:rsidR="00D579BA" w:rsidRPr="000665B4" w:rsidRDefault="00D579BA" w:rsidP="00D579BA">
      <w:pPr>
        <w:rPr>
          <w:rFonts w:ascii="宋体" w:eastAsia="宋体" w:hAnsi="宋体"/>
        </w:rPr>
      </w:pPr>
    </w:p>
    <w:p w:rsidR="00D579BA" w:rsidRPr="000665B4" w:rsidRDefault="00D579BA" w:rsidP="00D579BA">
      <w:pPr>
        <w:rPr>
          <w:rFonts w:ascii="宋体" w:eastAsia="宋体" w:hAnsi="宋体"/>
        </w:rPr>
      </w:pPr>
      <w:r w:rsidRPr="000665B4">
        <w:rPr>
          <w:rFonts w:ascii="宋体" w:eastAsia="宋体" w:hAnsi="宋体"/>
        </w:rPr>
        <w:t xml:space="preserve">            }</w:t>
      </w:r>
    </w:p>
    <w:p w:rsidR="00D579BA" w:rsidRPr="000665B4" w:rsidRDefault="00D579BA" w:rsidP="00D579BA">
      <w:pPr>
        <w:rPr>
          <w:rFonts w:ascii="宋体" w:eastAsia="宋体" w:hAnsi="宋体"/>
        </w:rPr>
      </w:pPr>
      <w:r w:rsidRPr="000665B4">
        <w:rPr>
          <w:rFonts w:ascii="宋体" w:eastAsia="宋体" w:hAnsi="宋体"/>
        </w:rPr>
        <w:t xml:space="preserve">            if(max_buy&lt;=max_sell-p){</w:t>
      </w:r>
    </w:p>
    <w:p w:rsidR="00D579BA" w:rsidRPr="000665B4" w:rsidRDefault="00D579BA" w:rsidP="00D579BA">
      <w:pPr>
        <w:rPr>
          <w:rFonts w:ascii="宋体" w:eastAsia="宋体" w:hAnsi="宋体"/>
        </w:rPr>
      </w:pPr>
      <w:r w:rsidRPr="000665B4">
        <w:rPr>
          <w:rFonts w:ascii="宋体" w:eastAsia="宋体" w:hAnsi="宋体"/>
        </w:rPr>
        <w:t xml:space="preserve">                new_max_buy=max_sell-p;</w:t>
      </w:r>
    </w:p>
    <w:p w:rsidR="00D579BA" w:rsidRPr="000665B4" w:rsidRDefault="00D579BA" w:rsidP="00D579BA">
      <w:pPr>
        <w:rPr>
          <w:rFonts w:ascii="宋体" w:eastAsia="宋体" w:hAnsi="宋体"/>
        </w:rPr>
      </w:pPr>
      <w:r w:rsidRPr="000665B4">
        <w:rPr>
          <w:rFonts w:ascii="宋体" w:eastAsia="宋体" w:hAnsi="宋体"/>
        </w:rPr>
        <w:t xml:space="preserve">                if(max_buy==max_sell-p) new_min_buy_op=min(min_sell_op+1,min_buy_op);else new_min_buy_op=min_sell_op+1;</w:t>
      </w:r>
    </w:p>
    <w:p w:rsidR="00D579BA" w:rsidRPr="000665B4" w:rsidRDefault="00D579BA" w:rsidP="00D579BA">
      <w:pPr>
        <w:rPr>
          <w:rFonts w:ascii="宋体" w:eastAsia="宋体" w:hAnsi="宋体"/>
        </w:rPr>
      </w:pPr>
      <w:r w:rsidRPr="000665B4">
        <w:rPr>
          <w:rFonts w:ascii="宋体" w:eastAsia="宋体" w:hAnsi="宋体"/>
        </w:rPr>
        <w:t xml:space="preserve">            }</w:t>
      </w:r>
    </w:p>
    <w:p w:rsidR="00D579BA" w:rsidRPr="000665B4" w:rsidRDefault="00D579BA" w:rsidP="00D579BA">
      <w:pPr>
        <w:rPr>
          <w:rFonts w:ascii="宋体" w:eastAsia="宋体" w:hAnsi="宋体"/>
        </w:rPr>
      </w:pPr>
      <w:r w:rsidRPr="000665B4">
        <w:rPr>
          <w:rFonts w:ascii="宋体" w:eastAsia="宋体" w:hAnsi="宋体"/>
        </w:rPr>
        <w:t xml:space="preserve">            max_sell=new_max_sell,min_sell_op=new_min_sell_op,max_buy=new_max_buy,min_buy_op=new_min_buy_op;</w:t>
      </w:r>
    </w:p>
    <w:p w:rsidR="00D579BA" w:rsidRPr="000665B4" w:rsidRDefault="00D579BA" w:rsidP="00D579BA">
      <w:pPr>
        <w:rPr>
          <w:rFonts w:ascii="宋体" w:eastAsia="宋体" w:hAnsi="宋体"/>
        </w:rPr>
      </w:pPr>
      <w:r w:rsidRPr="000665B4">
        <w:rPr>
          <w:rFonts w:ascii="宋体" w:eastAsia="宋体" w:hAnsi="宋体"/>
        </w:rPr>
        <w:t xml:space="preserve">        }</w:t>
      </w:r>
    </w:p>
    <w:p w:rsidR="00D579BA" w:rsidRPr="000665B4" w:rsidRDefault="00D579BA" w:rsidP="00D579BA">
      <w:pPr>
        <w:rPr>
          <w:rFonts w:ascii="宋体" w:eastAsia="宋体" w:hAnsi="宋体"/>
        </w:rPr>
      </w:pPr>
      <w:r w:rsidRPr="000665B4">
        <w:rPr>
          <w:rFonts w:ascii="宋体" w:eastAsia="宋体" w:hAnsi="宋体"/>
        </w:rPr>
        <w:t xml:space="preserve">        cout&lt;&lt;max_sell&lt;&lt;" "&lt;&lt;min_sell_op&lt;&lt;endl;</w:t>
      </w:r>
    </w:p>
    <w:p w:rsidR="00D579BA" w:rsidRPr="000665B4" w:rsidRDefault="00D579BA" w:rsidP="00D579BA">
      <w:pPr>
        <w:rPr>
          <w:rFonts w:ascii="宋体" w:eastAsia="宋体" w:hAnsi="宋体"/>
        </w:rPr>
      </w:pPr>
      <w:r w:rsidRPr="000665B4">
        <w:rPr>
          <w:rFonts w:ascii="宋体" w:eastAsia="宋体" w:hAnsi="宋体"/>
        </w:rPr>
        <w:t xml:space="preserve">    }</w:t>
      </w:r>
    </w:p>
    <w:p w:rsidR="00D579BA" w:rsidRPr="000665B4" w:rsidRDefault="00D579BA" w:rsidP="00D579BA">
      <w:pPr>
        <w:rPr>
          <w:rFonts w:ascii="宋体" w:eastAsia="宋体" w:hAnsi="宋体"/>
        </w:rPr>
      </w:pPr>
      <w:r w:rsidRPr="000665B4">
        <w:rPr>
          <w:rFonts w:ascii="宋体" w:eastAsia="宋体" w:hAnsi="宋体"/>
        </w:rPr>
        <w:t xml:space="preserve">    return 0;</w:t>
      </w:r>
    </w:p>
    <w:p w:rsidR="00D579BA" w:rsidRPr="000665B4" w:rsidRDefault="00D579BA" w:rsidP="00D579BA">
      <w:pPr>
        <w:rPr>
          <w:rFonts w:ascii="宋体" w:eastAsia="宋体" w:hAnsi="宋体"/>
        </w:rPr>
      </w:pPr>
      <w:r w:rsidRPr="000665B4">
        <w:rPr>
          <w:rFonts w:ascii="宋体" w:eastAsia="宋体" w:hAnsi="宋体"/>
        </w:rPr>
        <w:t>}</w:t>
      </w:r>
    </w:p>
    <w:p w:rsidR="00A5105D" w:rsidRPr="000665B4" w:rsidRDefault="004B1ACF" w:rsidP="00A5105D">
      <w:pPr>
        <w:pStyle w:val="1"/>
        <w:rPr>
          <w:rFonts w:ascii="宋体" w:eastAsia="宋体" w:hAnsi="宋体"/>
        </w:rPr>
      </w:pPr>
      <w:bookmarkStart w:id="114" w:name="_Toc524383015"/>
      <w:r w:rsidRPr="000665B4">
        <w:rPr>
          <w:rFonts w:ascii="宋体" w:eastAsia="宋体" w:hAnsi="宋体" w:hint="eastAsia"/>
        </w:rPr>
        <w:lastRenderedPageBreak/>
        <w:t>四、图论</w:t>
      </w:r>
      <w:bookmarkEnd w:id="114"/>
    </w:p>
    <w:p w:rsidR="007C3CBA" w:rsidRPr="000665B4" w:rsidRDefault="007C3CBA" w:rsidP="007C3CBA">
      <w:pPr>
        <w:pStyle w:val="2"/>
        <w:rPr>
          <w:rFonts w:ascii="宋体" w:eastAsia="宋体" w:hAnsi="宋体"/>
          <w:b w:val="0"/>
        </w:rPr>
      </w:pPr>
      <w:bookmarkStart w:id="115" w:name="_Toc524383016"/>
      <w:r w:rsidRPr="000665B4">
        <w:rPr>
          <w:rFonts w:ascii="宋体" w:eastAsia="宋体" w:hAnsi="宋体" w:hint="eastAsia"/>
          <w:b w:val="0"/>
        </w:rPr>
        <w:t>补题</w:t>
      </w:r>
      <w:bookmarkEnd w:id="115"/>
    </w:p>
    <w:p w:rsidR="00FB28F9" w:rsidRPr="000665B4" w:rsidRDefault="00FB28F9" w:rsidP="00245D51">
      <w:pPr>
        <w:pStyle w:val="3"/>
        <w:rPr>
          <w:rFonts w:ascii="宋体" w:eastAsia="宋体" w:hAnsi="宋体"/>
          <w:b w:val="0"/>
        </w:rPr>
      </w:pPr>
      <w:bookmarkStart w:id="116" w:name="_Toc524383017"/>
      <w:r w:rsidRPr="000665B4">
        <w:rPr>
          <w:rFonts w:ascii="宋体" w:eastAsia="宋体" w:hAnsi="宋体" w:hint="eastAsia"/>
          <w:b w:val="0"/>
        </w:rPr>
        <w:t>铜牌题-前置：拓补排序/线段树优化建图</w:t>
      </w:r>
      <w:bookmarkEnd w:id="116"/>
    </w:p>
    <w:p w:rsidR="00FB28F9" w:rsidRPr="000665B4" w:rsidRDefault="00FB28F9" w:rsidP="00FB28F9">
      <w:pPr>
        <w:rPr>
          <w:rFonts w:ascii="宋体" w:eastAsia="宋体" w:hAnsi="宋体"/>
        </w:rPr>
      </w:pPr>
      <w:r w:rsidRPr="000665B4">
        <w:rPr>
          <w:rFonts w:ascii="宋体" w:eastAsia="宋体" w:hAnsi="宋体" w:hint="eastAsia"/>
        </w:rPr>
        <w:t>牛客网2</w:t>
      </w:r>
      <w:r w:rsidRPr="000665B4">
        <w:rPr>
          <w:rFonts w:ascii="宋体" w:eastAsia="宋体" w:hAnsi="宋体"/>
        </w:rPr>
        <w:t>018</w:t>
      </w:r>
      <w:r w:rsidRPr="000665B4">
        <w:rPr>
          <w:rFonts w:ascii="宋体" w:eastAsia="宋体" w:hAnsi="宋体" w:hint="eastAsia"/>
        </w:rPr>
        <w:t>暑期多校4J-</w:t>
      </w:r>
      <w:r w:rsidRPr="000665B4">
        <w:rPr>
          <w:rFonts w:ascii="宋体" w:eastAsia="宋体" w:hAnsi="宋体"/>
        </w:rPr>
        <w:t>Hash Function</w:t>
      </w:r>
    </w:p>
    <w:p w:rsidR="00FB28F9" w:rsidRPr="000665B4" w:rsidRDefault="00FB28F9" w:rsidP="00FB28F9">
      <w:pPr>
        <w:rPr>
          <w:rFonts w:ascii="宋体" w:eastAsia="宋体" w:hAnsi="宋体"/>
        </w:rPr>
      </w:pPr>
      <w:r w:rsidRPr="000665B4">
        <w:rPr>
          <w:rFonts w:ascii="宋体" w:eastAsia="宋体" w:hAnsi="宋体" w:hint="eastAsia"/>
        </w:rPr>
        <w:t>【题意】给定哈希函数和最后的</w:t>
      </w:r>
      <w:r w:rsidR="00245D51" w:rsidRPr="000665B4">
        <w:rPr>
          <w:rFonts w:ascii="宋体" w:eastAsia="宋体" w:hAnsi="宋体" w:hint="eastAsia"/>
        </w:rPr>
        <w:t>结果，逆推出加入数字的过程（优先字典序小的）</w:t>
      </w:r>
    </w:p>
    <w:p w:rsidR="00FB28F9" w:rsidRPr="000665B4" w:rsidRDefault="00FB28F9" w:rsidP="00FB28F9">
      <w:pPr>
        <w:rPr>
          <w:rFonts w:ascii="宋体" w:eastAsia="宋体" w:hAnsi="宋体"/>
        </w:rPr>
      </w:pPr>
      <w:r w:rsidRPr="000665B4">
        <w:rPr>
          <w:rFonts w:ascii="宋体" w:eastAsia="宋体" w:hAnsi="宋体" w:hint="eastAsia"/>
        </w:rPr>
        <w:t>【TAG】拓补排序 哈希函数</w:t>
      </w:r>
    </w:p>
    <w:p w:rsidR="00FB28F9" w:rsidRPr="000665B4" w:rsidRDefault="00FB28F9" w:rsidP="00FB28F9">
      <w:pPr>
        <w:rPr>
          <w:rFonts w:ascii="宋体" w:eastAsia="宋体" w:hAnsi="宋体"/>
        </w:rPr>
      </w:pPr>
      <w:r w:rsidRPr="000665B4">
        <w:rPr>
          <w:rFonts w:ascii="宋体" w:eastAsia="宋体" w:hAnsi="宋体" w:hint="eastAsia"/>
        </w:rPr>
        <w:t>【题解】</w:t>
      </w:r>
    </w:p>
    <w:p w:rsidR="00FB28F9" w:rsidRPr="000665B4" w:rsidRDefault="00FB28F9" w:rsidP="00FB28F9">
      <w:pPr>
        <w:rPr>
          <w:rFonts w:ascii="宋体" w:eastAsia="宋体" w:hAnsi="宋体"/>
        </w:rPr>
      </w:pPr>
      <w:r w:rsidRPr="000665B4">
        <w:rPr>
          <w:rFonts w:ascii="宋体" w:eastAsia="宋体" w:hAnsi="宋体" w:hint="eastAsia"/>
        </w:rPr>
        <w:t>【代码】</w:t>
      </w:r>
    </w:p>
    <w:p w:rsidR="001B3264" w:rsidRPr="000665B4" w:rsidRDefault="001B3264" w:rsidP="001B3264">
      <w:pPr>
        <w:pStyle w:val="3"/>
        <w:rPr>
          <w:rFonts w:ascii="宋体" w:eastAsia="宋体" w:hAnsi="宋体"/>
          <w:b w:val="0"/>
        </w:rPr>
      </w:pPr>
      <w:bookmarkStart w:id="117" w:name="_Toc524383018"/>
      <w:r w:rsidRPr="000665B4">
        <w:rPr>
          <w:rFonts w:ascii="宋体" w:eastAsia="宋体" w:hAnsi="宋体" w:hint="eastAsia"/>
          <w:b w:val="0"/>
        </w:rPr>
        <w:t>银牌题-前置：欧拉回路</w:t>
      </w:r>
      <w:bookmarkEnd w:id="117"/>
    </w:p>
    <w:p w:rsidR="001B3264" w:rsidRPr="000665B4" w:rsidRDefault="001B3264" w:rsidP="001B3264">
      <w:pPr>
        <w:rPr>
          <w:rFonts w:ascii="宋体" w:eastAsia="宋体" w:hAnsi="宋体"/>
        </w:rPr>
      </w:pPr>
      <w:r w:rsidRPr="000665B4">
        <w:rPr>
          <w:rFonts w:ascii="宋体" w:eastAsia="宋体" w:hAnsi="宋体" w:hint="eastAsia"/>
        </w:rPr>
        <w:t>2018杭电暑期多校2C-</w:t>
      </w:r>
      <w:r w:rsidRPr="000665B4">
        <w:rPr>
          <w:rFonts w:ascii="宋体" w:eastAsia="宋体" w:hAnsi="宋体"/>
        </w:rPr>
        <w:t>HDU6311</w:t>
      </w:r>
      <w:r w:rsidRPr="000665B4">
        <w:rPr>
          <w:rFonts w:ascii="宋体" w:eastAsia="宋体" w:hAnsi="宋体" w:hint="eastAsia"/>
        </w:rPr>
        <w:t>-</w:t>
      </w:r>
      <w:r w:rsidRPr="000665B4">
        <w:rPr>
          <w:rFonts w:ascii="宋体" w:eastAsia="宋体" w:hAnsi="宋体"/>
        </w:rPr>
        <w:t>Cover</w:t>
      </w:r>
    </w:p>
    <w:p w:rsidR="001B3264" w:rsidRPr="000665B4" w:rsidRDefault="001B3264" w:rsidP="001B3264">
      <w:pPr>
        <w:rPr>
          <w:rFonts w:ascii="宋体" w:eastAsia="宋体" w:hAnsi="宋体"/>
        </w:rPr>
      </w:pPr>
      <w:r w:rsidRPr="000665B4">
        <w:rPr>
          <w:rFonts w:ascii="宋体" w:eastAsia="宋体" w:hAnsi="宋体" w:hint="eastAsia"/>
        </w:rPr>
        <w:t>【题意】</w:t>
      </w:r>
    </w:p>
    <w:p w:rsidR="001B3264" w:rsidRPr="000665B4" w:rsidRDefault="001B3264" w:rsidP="001B3264">
      <w:pPr>
        <w:rPr>
          <w:rFonts w:ascii="宋体" w:eastAsia="宋体" w:hAnsi="宋体"/>
        </w:rPr>
      </w:pPr>
      <w:r w:rsidRPr="000665B4">
        <w:rPr>
          <w:rFonts w:ascii="宋体" w:eastAsia="宋体" w:hAnsi="宋体" w:hint="eastAsia"/>
        </w:rPr>
        <w:t>【TAG】欧拉回路</w:t>
      </w:r>
    </w:p>
    <w:p w:rsidR="001B3264" w:rsidRPr="000665B4" w:rsidRDefault="001B3264" w:rsidP="001B3264">
      <w:pPr>
        <w:rPr>
          <w:rFonts w:ascii="宋体" w:eastAsia="宋体" w:hAnsi="宋体"/>
        </w:rPr>
      </w:pPr>
      <w:r w:rsidRPr="000665B4">
        <w:rPr>
          <w:rFonts w:ascii="宋体" w:eastAsia="宋体" w:hAnsi="宋体" w:hint="eastAsia"/>
        </w:rPr>
        <w:t>【题解】</w:t>
      </w:r>
    </w:p>
    <w:p w:rsidR="001B3264" w:rsidRPr="000665B4" w:rsidRDefault="001B3264" w:rsidP="001B3264">
      <w:pPr>
        <w:rPr>
          <w:rFonts w:ascii="宋体" w:eastAsia="宋体" w:hAnsi="宋体"/>
        </w:rPr>
      </w:pPr>
      <w:r w:rsidRPr="000665B4">
        <w:rPr>
          <w:rFonts w:ascii="宋体" w:eastAsia="宋体" w:hAnsi="宋体" w:hint="eastAsia"/>
        </w:rPr>
        <w:t>【代码】</w:t>
      </w:r>
    </w:p>
    <w:p w:rsidR="00EB1D91" w:rsidRPr="000665B4" w:rsidRDefault="00EB1D91" w:rsidP="006C474F">
      <w:pPr>
        <w:pStyle w:val="3"/>
        <w:rPr>
          <w:rFonts w:ascii="宋体" w:eastAsia="宋体" w:hAnsi="宋体"/>
          <w:b w:val="0"/>
        </w:rPr>
      </w:pPr>
      <w:bookmarkStart w:id="118" w:name="_Toc524383019"/>
      <w:r w:rsidRPr="000665B4">
        <w:rPr>
          <w:rFonts w:ascii="宋体" w:eastAsia="宋体" w:hAnsi="宋体" w:hint="eastAsia"/>
          <w:b w:val="0"/>
        </w:rPr>
        <w:t>金牌题-前置：最小生成树/</w:t>
      </w:r>
      <w:r w:rsidRPr="000665B4">
        <w:rPr>
          <w:rFonts w:ascii="宋体" w:eastAsia="宋体" w:hAnsi="宋体"/>
          <w:b w:val="0"/>
        </w:rPr>
        <w:t>Boruvka算法</w:t>
      </w:r>
      <w:bookmarkEnd w:id="118"/>
    </w:p>
    <w:p w:rsidR="00EB1D91" w:rsidRPr="000665B4" w:rsidRDefault="00EB1D91" w:rsidP="007C3CBA">
      <w:pPr>
        <w:rPr>
          <w:rFonts w:ascii="宋体" w:eastAsia="宋体" w:hAnsi="宋体"/>
        </w:rPr>
      </w:pPr>
      <w:r w:rsidRPr="000665B4">
        <w:rPr>
          <w:rFonts w:ascii="宋体" w:eastAsia="宋体" w:hAnsi="宋体" w:hint="eastAsia"/>
        </w:rPr>
        <w:t>2018杭电暑期多校3</w:t>
      </w:r>
      <w:r w:rsidRPr="000665B4">
        <w:rPr>
          <w:rFonts w:ascii="宋体" w:eastAsia="宋体" w:hAnsi="宋体"/>
        </w:rPr>
        <w:t>K</w:t>
      </w:r>
      <w:r w:rsidRPr="000665B4">
        <w:rPr>
          <w:rFonts w:ascii="宋体" w:eastAsia="宋体" w:hAnsi="宋体" w:hint="eastAsia"/>
        </w:rPr>
        <w:t>-</w:t>
      </w:r>
      <w:r w:rsidRPr="000665B4">
        <w:rPr>
          <w:rFonts w:ascii="宋体" w:eastAsia="宋体" w:hAnsi="宋体"/>
        </w:rPr>
        <w:t>HDU6329</w:t>
      </w:r>
      <w:r w:rsidRPr="000665B4">
        <w:rPr>
          <w:rFonts w:ascii="宋体" w:eastAsia="宋体" w:hAnsi="宋体" w:hint="eastAsia"/>
        </w:rPr>
        <w:t>-</w:t>
      </w:r>
      <w:r w:rsidRPr="000665B4">
        <w:rPr>
          <w:rFonts w:ascii="宋体" w:eastAsia="宋体" w:hAnsi="宋体"/>
        </w:rPr>
        <w:t>Transport Construction</w:t>
      </w:r>
    </w:p>
    <w:p w:rsidR="00EB1D91" w:rsidRPr="000665B4" w:rsidRDefault="00EB1D91" w:rsidP="007C3CBA">
      <w:pPr>
        <w:rPr>
          <w:rFonts w:ascii="宋体" w:eastAsia="宋体" w:hAnsi="宋体"/>
        </w:rPr>
      </w:pPr>
      <w:r w:rsidRPr="000665B4">
        <w:rPr>
          <w:rFonts w:ascii="宋体" w:eastAsia="宋体" w:hAnsi="宋体" w:hint="eastAsia"/>
        </w:rPr>
        <w:t>【题意】</w:t>
      </w:r>
    </w:p>
    <w:p w:rsidR="00EB1D91" w:rsidRPr="000665B4" w:rsidRDefault="00EB1D91" w:rsidP="007C3CBA">
      <w:pPr>
        <w:rPr>
          <w:rFonts w:ascii="宋体" w:eastAsia="宋体" w:hAnsi="宋体"/>
        </w:rPr>
      </w:pPr>
      <w:r w:rsidRPr="000665B4">
        <w:rPr>
          <w:rFonts w:ascii="宋体" w:eastAsia="宋体" w:hAnsi="宋体" w:hint="eastAsia"/>
        </w:rPr>
        <w:t>【TAG】</w:t>
      </w:r>
    </w:p>
    <w:p w:rsidR="00EB1D91" w:rsidRPr="000665B4" w:rsidRDefault="00EB1D91" w:rsidP="007C3CBA">
      <w:pPr>
        <w:rPr>
          <w:rFonts w:ascii="宋体" w:eastAsia="宋体" w:hAnsi="宋体"/>
        </w:rPr>
      </w:pPr>
      <w:r w:rsidRPr="000665B4">
        <w:rPr>
          <w:rFonts w:ascii="宋体" w:eastAsia="宋体" w:hAnsi="宋体" w:hint="eastAsia"/>
        </w:rPr>
        <w:t>【题解】</w:t>
      </w:r>
    </w:p>
    <w:p w:rsidR="00EB1D91" w:rsidRPr="000665B4" w:rsidRDefault="00EB1D91" w:rsidP="007C3CBA">
      <w:pPr>
        <w:rPr>
          <w:rFonts w:ascii="宋体" w:eastAsia="宋体" w:hAnsi="宋体"/>
        </w:rPr>
      </w:pPr>
      <w:r w:rsidRPr="000665B4">
        <w:rPr>
          <w:rFonts w:ascii="宋体" w:eastAsia="宋体" w:hAnsi="宋体" w:hint="eastAsia"/>
        </w:rPr>
        <w:t>【代码】</w:t>
      </w:r>
    </w:p>
    <w:p w:rsidR="007C3CBA" w:rsidRPr="000665B4" w:rsidRDefault="007C3CBA" w:rsidP="007C3CBA">
      <w:pPr>
        <w:pStyle w:val="2"/>
        <w:rPr>
          <w:rFonts w:ascii="宋体" w:eastAsia="宋体" w:hAnsi="宋体"/>
          <w:b w:val="0"/>
        </w:rPr>
      </w:pPr>
      <w:bookmarkStart w:id="119" w:name="_Toc524383020"/>
      <w:r w:rsidRPr="000665B4">
        <w:rPr>
          <w:rFonts w:ascii="宋体" w:eastAsia="宋体" w:hAnsi="宋体" w:hint="eastAsia"/>
          <w:b w:val="0"/>
        </w:rPr>
        <w:t>并查集</w:t>
      </w:r>
      <w:bookmarkEnd w:id="119"/>
    </w:p>
    <w:p w:rsidR="005F0772" w:rsidRPr="000665B4" w:rsidRDefault="005F0772" w:rsidP="005F0772">
      <w:pPr>
        <w:pStyle w:val="2"/>
        <w:rPr>
          <w:rFonts w:ascii="宋体" w:eastAsia="宋体" w:hAnsi="宋体"/>
          <w:b w:val="0"/>
        </w:rPr>
      </w:pPr>
      <w:bookmarkStart w:id="120" w:name="_Toc524383021"/>
      <w:r w:rsidRPr="000665B4">
        <w:rPr>
          <w:rFonts w:ascii="宋体" w:eastAsia="宋体" w:hAnsi="宋体" w:hint="eastAsia"/>
          <w:b w:val="0"/>
        </w:rPr>
        <w:t>图的表示</w:t>
      </w:r>
      <w:bookmarkEnd w:id="120"/>
    </w:p>
    <w:p w:rsidR="005F0772" w:rsidRPr="000665B4" w:rsidRDefault="005F0772" w:rsidP="005F0772">
      <w:pPr>
        <w:pStyle w:val="3"/>
        <w:rPr>
          <w:rFonts w:ascii="宋体" w:eastAsia="宋体" w:hAnsi="宋体"/>
          <w:b w:val="0"/>
        </w:rPr>
      </w:pPr>
      <w:bookmarkStart w:id="121" w:name="_Toc524383022"/>
      <w:r w:rsidRPr="000665B4">
        <w:rPr>
          <w:rFonts w:ascii="宋体" w:eastAsia="宋体" w:hAnsi="宋体" w:hint="eastAsia"/>
          <w:b w:val="0"/>
        </w:rPr>
        <w:t>正向表</w:t>
      </w:r>
      <w:r w:rsidR="00906D58" w:rsidRPr="000665B4">
        <w:rPr>
          <w:rFonts w:ascii="宋体" w:eastAsia="宋体" w:hAnsi="宋体" w:hint="eastAsia"/>
          <w:b w:val="0"/>
        </w:rPr>
        <w:t>/前向星</w:t>
      </w:r>
      <w:bookmarkEnd w:id="121"/>
    </w:p>
    <w:p w:rsidR="005F0772" w:rsidRPr="000665B4" w:rsidRDefault="0023482A" w:rsidP="005F0772">
      <w:pPr>
        <w:rPr>
          <w:rFonts w:ascii="宋体" w:eastAsia="宋体" w:hAnsi="宋体"/>
        </w:rPr>
      </w:pPr>
      <w:hyperlink r:id="rId61" w:history="1">
        <w:r w:rsidR="005F0772" w:rsidRPr="000665B4">
          <w:rPr>
            <w:rStyle w:val="a3"/>
            <w:rFonts w:ascii="宋体" w:eastAsia="宋体" w:hAnsi="宋体"/>
          </w:rPr>
          <w:t>https://blog.csdn.net/qq_35392050/article/details/60779183</w:t>
        </w:r>
      </w:hyperlink>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880000"/>
          <w:kern w:val="0"/>
          <w:szCs w:val="21"/>
        </w:rPr>
        <w:t>/*_________________________正向表_______________________________*/</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880000"/>
          <w:kern w:val="0"/>
          <w:szCs w:val="21"/>
        </w:rPr>
        <w:t>// !!!!!!!!!M=2*M;</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880000"/>
          <w:kern w:val="0"/>
          <w:szCs w:val="21"/>
        </w:rPr>
        <w:lastRenderedPageBreak/>
        <w:t>//NO.one</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tot,h[M];</w:t>
      </w:r>
      <w:r w:rsidRPr="000665B4">
        <w:rPr>
          <w:rFonts w:ascii="宋体" w:eastAsia="宋体" w:hAnsi="宋体" w:cs="Consolas"/>
          <w:color w:val="880000"/>
          <w:kern w:val="0"/>
          <w:szCs w:val="21"/>
        </w:rPr>
        <w:t>//标号</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88"/>
          <w:kern w:val="0"/>
          <w:szCs w:val="21"/>
        </w:rPr>
        <w:t>struct</w:t>
      </w:r>
      <w:r w:rsidRPr="000665B4">
        <w:rPr>
          <w:rFonts w:ascii="宋体" w:eastAsia="宋体" w:hAnsi="宋体" w:cs="Consolas"/>
          <w:color w:val="000000"/>
          <w:kern w:val="0"/>
          <w:szCs w:val="21"/>
          <w:shd w:val="clear" w:color="auto" w:fill="F6F8FA"/>
        </w:rPr>
        <w:t xml:space="preserve"> node{</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to;</w:t>
      </w:r>
      <w:r w:rsidRPr="000665B4">
        <w:rPr>
          <w:rFonts w:ascii="宋体" w:eastAsia="宋体" w:hAnsi="宋体" w:cs="Consolas"/>
          <w:color w:val="880000"/>
          <w:kern w:val="0"/>
          <w:szCs w:val="21"/>
        </w:rPr>
        <w:t>//val</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nx;</w:t>
      </w:r>
      <w:r w:rsidRPr="000665B4">
        <w:rPr>
          <w:rFonts w:ascii="宋体" w:eastAsia="宋体" w:hAnsi="宋体" w:cs="Consolas"/>
          <w:color w:val="880000"/>
          <w:kern w:val="0"/>
          <w:szCs w:val="21"/>
        </w:rPr>
        <w:t>//must have it pointed the next one</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}G[M&lt;&lt;</w:t>
      </w:r>
      <w:r w:rsidRPr="000665B4">
        <w:rPr>
          <w:rFonts w:ascii="宋体" w:eastAsia="宋体" w:hAnsi="宋体" w:cs="Consolas"/>
          <w:color w:val="006666"/>
          <w:kern w:val="0"/>
          <w:szCs w:val="21"/>
        </w:rPr>
        <w:t>1</w:t>
      </w:r>
      <w:r w:rsidRPr="000665B4">
        <w:rPr>
          <w:rFonts w:ascii="宋体" w:eastAsia="宋体" w:hAnsi="宋体" w:cs="Consolas"/>
          <w:color w:val="000000"/>
          <w:kern w:val="0"/>
          <w:szCs w:val="21"/>
          <w:shd w:val="clear" w:color="auto" w:fill="F6F8FA"/>
        </w:rPr>
        <w:t>];</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88"/>
          <w:kern w:val="0"/>
          <w:szCs w:val="21"/>
        </w:rPr>
        <w:t>void</w:t>
      </w:r>
      <w:r w:rsidRPr="000665B4">
        <w:rPr>
          <w:rFonts w:ascii="宋体" w:eastAsia="宋体" w:hAnsi="宋体" w:cs="Consolas"/>
          <w:color w:val="000000"/>
          <w:kern w:val="0"/>
          <w:szCs w:val="21"/>
          <w:shd w:val="clear" w:color="auto" w:fill="F6F8FA"/>
        </w:rPr>
        <w:t xml:space="preserve"> Add(</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a,</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b){</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G[++tot]</w:t>
      </w:r>
      <w:r w:rsidRPr="000665B4">
        <w:rPr>
          <w:rFonts w:ascii="宋体" w:eastAsia="宋体" w:hAnsi="宋体" w:cs="Consolas"/>
          <w:color w:val="4F4F4F"/>
          <w:kern w:val="0"/>
          <w:szCs w:val="21"/>
        </w:rPr>
        <w:t>.to</w:t>
      </w:r>
      <w:r w:rsidRPr="000665B4">
        <w:rPr>
          <w:rFonts w:ascii="宋体" w:eastAsia="宋体" w:hAnsi="宋体" w:cs="Consolas"/>
          <w:color w:val="000000"/>
          <w:kern w:val="0"/>
          <w:szCs w:val="21"/>
          <w:shd w:val="clear" w:color="auto" w:fill="F6F8FA"/>
        </w:rPr>
        <w:t>=b;</w:t>
      </w:r>
      <w:r w:rsidRPr="000665B4">
        <w:rPr>
          <w:rFonts w:ascii="宋体" w:eastAsia="宋体" w:hAnsi="宋体" w:cs="Consolas"/>
          <w:color w:val="880000"/>
          <w:kern w:val="0"/>
          <w:szCs w:val="21"/>
        </w:rPr>
        <w:t>//val</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G[tot]</w:t>
      </w:r>
      <w:r w:rsidRPr="000665B4">
        <w:rPr>
          <w:rFonts w:ascii="宋体" w:eastAsia="宋体" w:hAnsi="宋体" w:cs="Consolas"/>
          <w:color w:val="4F4F4F"/>
          <w:kern w:val="0"/>
          <w:szCs w:val="21"/>
        </w:rPr>
        <w:t>.nx</w:t>
      </w:r>
      <w:r w:rsidRPr="000665B4">
        <w:rPr>
          <w:rFonts w:ascii="宋体" w:eastAsia="宋体" w:hAnsi="宋体" w:cs="Consolas"/>
          <w:color w:val="000000"/>
          <w:kern w:val="0"/>
          <w:szCs w:val="21"/>
          <w:shd w:val="clear" w:color="auto" w:fill="F6F8FA"/>
        </w:rPr>
        <w:t>=h[a];</w:t>
      </w:r>
      <w:r w:rsidRPr="000665B4">
        <w:rPr>
          <w:rFonts w:ascii="宋体" w:eastAsia="宋体" w:hAnsi="宋体" w:cs="Consolas"/>
          <w:color w:val="880000"/>
          <w:kern w:val="0"/>
          <w:szCs w:val="21"/>
        </w:rPr>
        <w:t>//h[]初值为0</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h[a]=tot;</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88"/>
          <w:kern w:val="0"/>
          <w:szCs w:val="21"/>
        </w:rPr>
        <w:t>for</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000088"/>
          <w:kern w:val="0"/>
          <w:szCs w:val="21"/>
        </w:rPr>
        <w:t>register</w:t>
      </w: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i=h[x];i;i=G[i]</w:t>
      </w:r>
      <w:r w:rsidRPr="000665B4">
        <w:rPr>
          <w:rFonts w:ascii="宋体" w:eastAsia="宋体" w:hAnsi="宋体" w:cs="Consolas"/>
          <w:color w:val="4F4F4F"/>
          <w:kern w:val="0"/>
          <w:szCs w:val="21"/>
        </w:rPr>
        <w:t>.nx</w:t>
      </w: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880000"/>
          <w:kern w:val="0"/>
          <w:szCs w:val="21"/>
        </w:rPr>
        <w:t>//如果为0终止</w:t>
      </w:r>
    </w:p>
    <w:p w:rsidR="005F0772" w:rsidRPr="000665B4" w:rsidRDefault="005F0772" w:rsidP="005F0772">
      <w:pPr>
        <w:widowControl/>
        <w:jc w:val="left"/>
        <w:rPr>
          <w:rFonts w:ascii="宋体" w:eastAsia="宋体" w:hAnsi="宋体" w:cs="Consolas"/>
          <w:color w:val="000000"/>
          <w:kern w:val="0"/>
          <w:szCs w:val="21"/>
          <w:shd w:val="clear" w:color="auto" w:fill="F6F8FA"/>
        </w:rPr>
      </w:pPr>
    </w:p>
    <w:p w:rsidR="005F0772" w:rsidRPr="000665B4" w:rsidRDefault="005F0772" w:rsidP="005F0772">
      <w:pPr>
        <w:widowControl/>
        <w:jc w:val="left"/>
        <w:rPr>
          <w:rFonts w:ascii="宋体" w:eastAsia="宋体" w:hAnsi="宋体" w:cs="Consolas"/>
          <w:color w:val="000000"/>
          <w:kern w:val="0"/>
          <w:szCs w:val="21"/>
          <w:shd w:val="clear" w:color="auto" w:fill="F6F8FA"/>
        </w:rPr>
      </w:pP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880000"/>
          <w:kern w:val="0"/>
          <w:szCs w:val="21"/>
        </w:rPr>
        <w:t>//NO.two</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A[M],B[M],C[M];</w:t>
      </w:r>
      <w:r w:rsidRPr="000665B4">
        <w:rPr>
          <w:rFonts w:ascii="宋体" w:eastAsia="宋体" w:hAnsi="宋体" w:cs="Consolas"/>
          <w:color w:val="880000"/>
          <w:kern w:val="0"/>
          <w:szCs w:val="21"/>
        </w:rPr>
        <w:t>//信息</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tot,h[M],nx[M];</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88"/>
          <w:kern w:val="0"/>
          <w:szCs w:val="21"/>
        </w:rPr>
        <w:t>void</w:t>
      </w:r>
      <w:r w:rsidRPr="000665B4">
        <w:rPr>
          <w:rFonts w:ascii="宋体" w:eastAsia="宋体" w:hAnsi="宋体" w:cs="Consolas"/>
          <w:color w:val="000000"/>
          <w:kern w:val="0"/>
          <w:szCs w:val="21"/>
          <w:shd w:val="clear" w:color="auto" w:fill="F6F8FA"/>
        </w:rPr>
        <w:t xml:space="preserve"> Add(</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x,</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a,</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b,</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c){</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880000"/>
          <w:kern w:val="0"/>
          <w:szCs w:val="21"/>
        </w:rPr>
        <w:t xml:space="preserve">//信息 </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A[++tot]=a;</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B[tot]=b;</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C[tot]=c;</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880000"/>
          <w:kern w:val="0"/>
          <w:szCs w:val="21"/>
        </w:rPr>
        <w:t xml:space="preserve">//连接 </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nx[tot]=h[x];</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h[x]=tot;</w:t>
      </w:r>
    </w:p>
    <w:p w:rsidR="005F0772" w:rsidRPr="000665B4" w:rsidRDefault="005F0772" w:rsidP="005F0772">
      <w:pPr>
        <w:widowControl/>
        <w:jc w:val="left"/>
        <w:rPr>
          <w:rFonts w:ascii="宋体" w:eastAsia="宋体" w:hAnsi="宋体" w:cs="Consolas"/>
          <w:color w:val="000000"/>
          <w:kern w:val="0"/>
          <w:szCs w:val="21"/>
          <w:shd w:val="clear" w:color="auto" w:fill="F6F8FA"/>
        </w:rPr>
      </w:pP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88"/>
          <w:kern w:val="0"/>
          <w:szCs w:val="21"/>
        </w:rPr>
        <w:t>for</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000088"/>
          <w:kern w:val="0"/>
          <w:szCs w:val="21"/>
        </w:rPr>
        <w:t>register</w:t>
      </w: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i=h[x];i;i=nx[i])</w:t>
      </w:r>
    </w:p>
    <w:p w:rsidR="005F0772" w:rsidRPr="000665B4" w:rsidRDefault="005F0772" w:rsidP="005F077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a=A[i],b=B[i],c=C[i];</w:t>
      </w:r>
    </w:p>
    <w:p w:rsidR="005F0772" w:rsidRPr="000665B4" w:rsidRDefault="005F0772" w:rsidP="005F0772">
      <w:pPr>
        <w:rPr>
          <w:rFonts w:ascii="宋体" w:eastAsia="宋体" w:hAnsi="宋体"/>
        </w:rPr>
      </w:pPr>
      <w:r w:rsidRPr="000665B4">
        <w:rPr>
          <w:rFonts w:ascii="宋体" w:eastAsia="宋体" w:hAnsi="宋体" w:cs="Consolas"/>
          <w:color w:val="880000"/>
          <w:kern w:val="0"/>
          <w:szCs w:val="21"/>
        </w:rPr>
        <w:t>/*______________________________________________________________*/</w:t>
      </w:r>
    </w:p>
    <w:p w:rsidR="006377F9" w:rsidRPr="000665B4" w:rsidRDefault="006377F9" w:rsidP="00A23931">
      <w:pPr>
        <w:pStyle w:val="2"/>
        <w:rPr>
          <w:rFonts w:ascii="宋体" w:eastAsia="宋体" w:hAnsi="宋体"/>
          <w:b w:val="0"/>
        </w:rPr>
      </w:pPr>
      <w:bookmarkStart w:id="122" w:name="_Toc524383023"/>
      <w:r w:rsidRPr="000665B4">
        <w:rPr>
          <w:rFonts w:ascii="宋体" w:eastAsia="宋体" w:hAnsi="宋体" w:hint="eastAsia"/>
          <w:b w:val="0"/>
        </w:rPr>
        <w:t>最短路</w:t>
      </w:r>
      <w:bookmarkEnd w:id="122"/>
    </w:p>
    <w:p w:rsidR="006377F9" w:rsidRPr="000665B4" w:rsidRDefault="006377F9" w:rsidP="00A23931">
      <w:pPr>
        <w:pStyle w:val="3"/>
        <w:rPr>
          <w:rFonts w:ascii="宋体" w:eastAsia="宋体" w:hAnsi="宋体"/>
          <w:b w:val="0"/>
        </w:rPr>
      </w:pPr>
      <w:bookmarkStart w:id="123" w:name="_Toc524383024"/>
      <w:r w:rsidRPr="000665B4">
        <w:rPr>
          <w:rFonts w:ascii="宋体" w:eastAsia="宋体" w:hAnsi="宋体" w:hint="eastAsia"/>
          <w:b w:val="0"/>
        </w:rPr>
        <w:t>S</w:t>
      </w:r>
      <w:r w:rsidRPr="000665B4">
        <w:rPr>
          <w:rFonts w:ascii="宋体" w:eastAsia="宋体" w:hAnsi="宋体"/>
          <w:b w:val="0"/>
        </w:rPr>
        <w:t>PFA</w:t>
      </w:r>
      <w:bookmarkEnd w:id="123"/>
    </w:p>
    <w:p w:rsidR="00201F68" w:rsidRPr="000665B4" w:rsidRDefault="00201F68" w:rsidP="00906D58">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6386</w:t>
      </w:r>
      <w:r w:rsidRPr="000665B4">
        <w:rPr>
          <w:rFonts w:ascii="宋体" w:eastAsia="宋体" w:hAnsi="宋体" w:hint="eastAsia"/>
          <w:b w:val="0"/>
        </w:rPr>
        <w:t>-</w:t>
      </w:r>
      <w:r w:rsidRPr="000665B4">
        <w:rPr>
          <w:rFonts w:ascii="宋体" w:eastAsia="宋体" w:hAnsi="宋体"/>
          <w:b w:val="0"/>
        </w:rPr>
        <w:t>Age of Moyu</w:t>
      </w:r>
      <w:r w:rsidR="00906D58" w:rsidRPr="000665B4">
        <w:rPr>
          <w:rFonts w:ascii="宋体" w:eastAsia="宋体" w:hAnsi="宋体"/>
          <w:b w:val="0"/>
        </w:rPr>
        <w:fldChar w:fldCharType="begin"/>
      </w:r>
      <w:r w:rsidR="00906D58" w:rsidRPr="000665B4">
        <w:rPr>
          <w:rFonts w:ascii="宋体" w:eastAsia="宋体" w:hAnsi="宋体"/>
        </w:rPr>
        <w:instrText xml:space="preserve"> XE "</w:instrText>
      </w:r>
      <w:r w:rsidR="00906D58" w:rsidRPr="000665B4">
        <w:rPr>
          <w:rFonts w:ascii="宋体" w:eastAsia="宋体" w:hAnsi="宋体" w:hint="eastAsia"/>
          <w:b w:val="0"/>
        </w:rPr>
        <w:instrText>√-</w:instrText>
      </w:r>
      <w:r w:rsidR="00906D58" w:rsidRPr="000665B4">
        <w:rPr>
          <w:rFonts w:ascii="宋体" w:eastAsia="宋体" w:hAnsi="宋体"/>
          <w:b w:val="0"/>
        </w:rPr>
        <w:instrText>HDU</w:instrText>
      </w:r>
      <w:r w:rsidR="00906D58" w:rsidRPr="000665B4">
        <w:rPr>
          <w:rFonts w:ascii="宋体" w:eastAsia="宋体" w:hAnsi="宋体" w:hint="eastAsia"/>
          <w:b w:val="0"/>
        </w:rPr>
        <w:instrText>-</w:instrText>
      </w:r>
      <w:r w:rsidR="00906D58" w:rsidRPr="000665B4">
        <w:rPr>
          <w:rFonts w:ascii="宋体" w:eastAsia="宋体" w:hAnsi="宋体"/>
          <w:b w:val="0"/>
        </w:rPr>
        <w:instrText>6386</w:instrText>
      </w:r>
      <w:r w:rsidR="00906D58" w:rsidRPr="000665B4">
        <w:rPr>
          <w:rFonts w:ascii="宋体" w:eastAsia="宋体" w:hAnsi="宋体" w:hint="eastAsia"/>
          <w:b w:val="0"/>
        </w:rPr>
        <w:instrText>-</w:instrText>
      </w:r>
      <w:r w:rsidR="00906D58" w:rsidRPr="000665B4">
        <w:rPr>
          <w:rFonts w:ascii="宋体" w:eastAsia="宋体" w:hAnsi="宋体"/>
          <w:b w:val="0"/>
        </w:rPr>
        <w:instrText>Age of Moyu:</w:instrText>
      </w:r>
      <w:r w:rsidR="00906D58" w:rsidRPr="000665B4">
        <w:rPr>
          <w:rFonts w:ascii="宋体" w:eastAsia="宋体" w:hAnsi="宋体"/>
        </w:rPr>
        <w:instrText xml:space="preserve">6386" \y "HDU:6386" </w:instrText>
      </w:r>
      <w:r w:rsidR="00906D58" w:rsidRPr="000665B4">
        <w:rPr>
          <w:rFonts w:ascii="宋体" w:eastAsia="宋体" w:hAnsi="宋体"/>
          <w:b w:val="0"/>
        </w:rPr>
        <w:fldChar w:fldCharType="end"/>
      </w:r>
    </w:p>
    <w:p w:rsidR="00201F68" w:rsidRPr="000665B4" w:rsidRDefault="00201F68" w:rsidP="00201F68">
      <w:pPr>
        <w:rPr>
          <w:rFonts w:ascii="宋体" w:eastAsia="宋体" w:hAnsi="宋体"/>
        </w:rPr>
      </w:pPr>
      <w:r w:rsidRPr="000665B4">
        <w:rPr>
          <w:rFonts w:ascii="宋体" w:eastAsia="宋体" w:hAnsi="宋体" w:hint="eastAsia"/>
        </w:rPr>
        <w:t>【source】2018杭电暑期多校</w:t>
      </w:r>
      <w:r w:rsidR="00906D58" w:rsidRPr="000665B4">
        <w:rPr>
          <w:rFonts w:ascii="宋体" w:eastAsia="宋体" w:hAnsi="宋体" w:hint="eastAsia"/>
        </w:rPr>
        <w:t>7-</w:t>
      </w:r>
      <w:r w:rsidR="00906D58" w:rsidRPr="000665B4">
        <w:rPr>
          <w:rFonts w:ascii="宋体" w:eastAsia="宋体" w:hAnsi="宋体"/>
        </w:rPr>
        <w:t>1001</w:t>
      </w:r>
    </w:p>
    <w:p w:rsidR="00906D58" w:rsidRPr="000665B4" w:rsidRDefault="00906D58" w:rsidP="00201F68">
      <w:pPr>
        <w:rPr>
          <w:rFonts w:ascii="宋体" w:eastAsia="宋体" w:hAnsi="宋体"/>
        </w:rPr>
      </w:pPr>
      <w:r w:rsidRPr="000665B4">
        <w:rPr>
          <w:rFonts w:ascii="宋体" w:eastAsia="宋体" w:hAnsi="宋体" w:hint="eastAsia"/>
        </w:rPr>
        <w:t>【难度】铜牌题</w:t>
      </w:r>
    </w:p>
    <w:p w:rsidR="00201F68" w:rsidRPr="000665B4" w:rsidRDefault="00201F68" w:rsidP="00201F68">
      <w:pPr>
        <w:rPr>
          <w:rFonts w:ascii="宋体" w:eastAsia="宋体" w:hAnsi="宋体"/>
        </w:rPr>
      </w:pPr>
      <w:r w:rsidRPr="000665B4">
        <w:rPr>
          <w:rFonts w:ascii="宋体" w:eastAsia="宋体" w:hAnsi="宋体" w:hint="eastAsia"/>
        </w:rPr>
        <w:t>【题意】</w:t>
      </w:r>
    </w:p>
    <w:p w:rsidR="00201F68" w:rsidRPr="000665B4" w:rsidRDefault="00201F68" w:rsidP="00201F68">
      <w:pPr>
        <w:rPr>
          <w:rFonts w:ascii="宋体" w:eastAsia="宋体" w:hAnsi="宋体"/>
        </w:rPr>
      </w:pPr>
      <w:r w:rsidRPr="000665B4">
        <w:rPr>
          <w:rFonts w:ascii="宋体" w:eastAsia="宋体" w:hAnsi="宋体" w:hint="eastAsia"/>
        </w:rPr>
        <w:t>【TAG】</w:t>
      </w:r>
      <w:r w:rsidR="00906D58" w:rsidRPr="000665B4">
        <w:rPr>
          <w:rFonts w:ascii="宋体" w:eastAsia="宋体" w:hAnsi="宋体" w:hint="eastAsia"/>
        </w:rPr>
        <w:t>最短路 SPFA</w:t>
      </w:r>
      <w:r w:rsidR="00906D58" w:rsidRPr="000665B4">
        <w:rPr>
          <w:rFonts w:ascii="宋体" w:eastAsia="宋体" w:hAnsi="宋体"/>
        </w:rPr>
        <w:t xml:space="preserve"> </w:t>
      </w:r>
      <w:r w:rsidR="00906D58" w:rsidRPr="000665B4">
        <w:rPr>
          <w:rFonts w:ascii="宋体" w:eastAsia="宋体" w:hAnsi="宋体" w:hint="eastAsia"/>
        </w:rPr>
        <w:t>前向星</w:t>
      </w:r>
    </w:p>
    <w:p w:rsidR="00201F68" w:rsidRPr="000665B4" w:rsidRDefault="00201F68" w:rsidP="00201F68">
      <w:pPr>
        <w:rPr>
          <w:rFonts w:ascii="宋体" w:eastAsia="宋体" w:hAnsi="宋体"/>
        </w:rPr>
      </w:pPr>
      <w:r w:rsidRPr="000665B4">
        <w:rPr>
          <w:rFonts w:ascii="宋体" w:eastAsia="宋体" w:hAnsi="宋体" w:hint="eastAsia"/>
        </w:rPr>
        <w:t>【题解】</w:t>
      </w:r>
    </w:p>
    <w:p w:rsidR="00201F68" w:rsidRPr="000665B4" w:rsidRDefault="00201F68" w:rsidP="00201F68">
      <w:pPr>
        <w:rPr>
          <w:rFonts w:ascii="宋体" w:eastAsia="宋体" w:hAnsi="宋体"/>
        </w:rPr>
      </w:pPr>
      <w:r w:rsidRPr="000665B4">
        <w:rPr>
          <w:rFonts w:ascii="宋体" w:eastAsia="宋体" w:hAnsi="宋体" w:hint="eastAsia"/>
        </w:rPr>
        <w:lastRenderedPageBreak/>
        <w:t>【代码】</w:t>
      </w:r>
    </w:p>
    <w:p w:rsidR="00906D58" w:rsidRPr="000665B4" w:rsidRDefault="00906D58" w:rsidP="00906D58">
      <w:pPr>
        <w:rPr>
          <w:rFonts w:ascii="宋体" w:eastAsia="宋体" w:hAnsi="宋体"/>
        </w:rPr>
      </w:pPr>
      <w:r w:rsidRPr="000665B4">
        <w:rPr>
          <w:rFonts w:ascii="宋体" w:eastAsia="宋体" w:hAnsi="宋体"/>
        </w:rPr>
        <w:t>#include &lt;bits/stdc++.h&gt;</w:t>
      </w:r>
    </w:p>
    <w:p w:rsidR="00906D58" w:rsidRPr="000665B4" w:rsidRDefault="00906D58" w:rsidP="00906D58">
      <w:pPr>
        <w:rPr>
          <w:rFonts w:ascii="宋体" w:eastAsia="宋体" w:hAnsi="宋体"/>
        </w:rPr>
      </w:pPr>
      <w:r w:rsidRPr="000665B4">
        <w:rPr>
          <w:rFonts w:ascii="宋体" w:eastAsia="宋体" w:hAnsi="宋体"/>
        </w:rPr>
        <w:t>#define inf 1000000000</w:t>
      </w:r>
    </w:p>
    <w:p w:rsidR="00906D58" w:rsidRPr="000665B4" w:rsidRDefault="00906D58" w:rsidP="00906D58">
      <w:pPr>
        <w:rPr>
          <w:rFonts w:ascii="宋体" w:eastAsia="宋体" w:hAnsi="宋体"/>
        </w:rPr>
      </w:pPr>
      <w:r w:rsidRPr="000665B4">
        <w:rPr>
          <w:rFonts w:ascii="宋体" w:eastAsia="宋体" w:hAnsi="宋体"/>
        </w:rPr>
        <w:t>#define MAXN 100010</w:t>
      </w:r>
    </w:p>
    <w:p w:rsidR="00906D58" w:rsidRPr="000665B4" w:rsidRDefault="00906D58" w:rsidP="00906D58">
      <w:pPr>
        <w:rPr>
          <w:rFonts w:ascii="宋体" w:eastAsia="宋体" w:hAnsi="宋体"/>
        </w:rPr>
      </w:pPr>
      <w:r w:rsidRPr="000665B4">
        <w:rPr>
          <w:rFonts w:ascii="宋体" w:eastAsia="宋体" w:hAnsi="宋体"/>
        </w:rPr>
        <w:t>#define MAXM 200010</w:t>
      </w:r>
    </w:p>
    <w:p w:rsidR="00906D58" w:rsidRPr="000665B4" w:rsidRDefault="00906D58" w:rsidP="00906D58">
      <w:pPr>
        <w:rPr>
          <w:rFonts w:ascii="宋体" w:eastAsia="宋体" w:hAnsi="宋体"/>
        </w:rPr>
      </w:pPr>
    </w:p>
    <w:p w:rsidR="00906D58" w:rsidRPr="000665B4" w:rsidRDefault="00906D58" w:rsidP="00906D58">
      <w:pPr>
        <w:rPr>
          <w:rFonts w:ascii="宋体" w:eastAsia="宋体" w:hAnsi="宋体"/>
        </w:rPr>
      </w:pPr>
      <w:r w:rsidRPr="000665B4">
        <w:rPr>
          <w:rFonts w:ascii="宋体" w:eastAsia="宋体" w:hAnsi="宋体"/>
        </w:rPr>
        <w:t>using namespace std;</w:t>
      </w:r>
    </w:p>
    <w:p w:rsidR="00906D58" w:rsidRPr="000665B4" w:rsidRDefault="00906D58" w:rsidP="00906D58">
      <w:pPr>
        <w:rPr>
          <w:rFonts w:ascii="宋体" w:eastAsia="宋体" w:hAnsi="宋体"/>
        </w:rPr>
      </w:pPr>
    </w:p>
    <w:p w:rsidR="00906D58" w:rsidRPr="000665B4" w:rsidRDefault="00906D58" w:rsidP="00906D58">
      <w:pPr>
        <w:rPr>
          <w:rFonts w:ascii="宋体" w:eastAsia="宋体" w:hAnsi="宋体"/>
        </w:rPr>
      </w:pPr>
      <w:r w:rsidRPr="000665B4">
        <w:rPr>
          <w:rFonts w:ascii="宋体" w:eastAsia="宋体" w:hAnsi="宋体"/>
        </w:rPr>
        <w:t>int pre[MAXN],d[MAXN];</w:t>
      </w:r>
    </w:p>
    <w:p w:rsidR="00906D58" w:rsidRPr="000665B4" w:rsidRDefault="00906D58" w:rsidP="00906D58">
      <w:pPr>
        <w:rPr>
          <w:rFonts w:ascii="宋体" w:eastAsia="宋体" w:hAnsi="宋体"/>
        </w:rPr>
      </w:pPr>
      <w:r w:rsidRPr="000665B4">
        <w:rPr>
          <w:rFonts w:ascii="宋体" w:eastAsia="宋体" w:hAnsi="宋体"/>
        </w:rPr>
        <w:t>set&lt;int&gt; from[MAXN];</w:t>
      </w:r>
    </w:p>
    <w:p w:rsidR="00906D58" w:rsidRPr="000665B4" w:rsidRDefault="00906D58" w:rsidP="00906D58">
      <w:pPr>
        <w:rPr>
          <w:rFonts w:ascii="宋体" w:eastAsia="宋体" w:hAnsi="宋体"/>
        </w:rPr>
      </w:pPr>
      <w:r w:rsidRPr="000665B4">
        <w:rPr>
          <w:rFonts w:ascii="宋体" w:eastAsia="宋体" w:hAnsi="宋体"/>
        </w:rPr>
        <w:t>bool inq[MAXN];</w:t>
      </w:r>
    </w:p>
    <w:p w:rsidR="00906D58" w:rsidRPr="000665B4" w:rsidRDefault="00906D58" w:rsidP="00906D58">
      <w:pPr>
        <w:rPr>
          <w:rFonts w:ascii="宋体" w:eastAsia="宋体" w:hAnsi="宋体"/>
        </w:rPr>
      </w:pPr>
      <w:r w:rsidRPr="000665B4">
        <w:rPr>
          <w:rFonts w:ascii="宋体" w:eastAsia="宋体" w:hAnsi="宋体"/>
        </w:rPr>
        <w:t>queue&lt;int&gt; q;</w:t>
      </w:r>
    </w:p>
    <w:p w:rsidR="00906D58" w:rsidRPr="000665B4" w:rsidRDefault="00906D58" w:rsidP="00906D58">
      <w:pPr>
        <w:rPr>
          <w:rFonts w:ascii="宋体" w:eastAsia="宋体" w:hAnsi="宋体"/>
        </w:rPr>
      </w:pPr>
    </w:p>
    <w:p w:rsidR="00906D58" w:rsidRPr="000665B4" w:rsidRDefault="00906D58" w:rsidP="00906D58">
      <w:pPr>
        <w:rPr>
          <w:rFonts w:ascii="宋体" w:eastAsia="宋体" w:hAnsi="宋体"/>
        </w:rPr>
      </w:pPr>
      <w:r w:rsidRPr="000665B4">
        <w:rPr>
          <w:rFonts w:ascii="宋体" w:eastAsia="宋体" w:hAnsi="宋体"/>
        </w:rPr>
        <w:t>struct EDGE{</w:t>
      </w:r>
    </w:p>
    <w:p w:rsidR="00906D58" w:rsidRPr="000665B4" w:rsidRDefault="00906D58" w:rsidP="00906D58">
      <w:pPr>
        <w:rPr>
          <w:rFonts w:ascii="宋体" w:eastAsia="宋体" w:hAnsi="宋体"/>
        </w:rPr>
      </w:pPr>
      <w:r w:rsidRPr="000665B4">
        <w:rPr>
          <w:rFonts w:ascii="宋体" w:eastAsia="宋体" w:hAnsi="宋体"/>
        </w:rPr>
        <w:tab/>
        <w:t>int next;   //下一条边的存储下标</w:t>
      </w:r>
    </w:p>
    <w:p w:rsidR="00906D58" w:rsidRPr="000665B4" w:rsidRDefault="00906D58" w:rsidP="00906D58">
      <w:pPr>
        <w:rPr>
          <w:rFonts w:ascii="宋体" w:eastAsia="宋体" w:hAnsi="宋体"/>
        </w:rPr>
      </w:pPr>
      <w:r w:rsidRPr="000665B4">
        <w:rPr>
          <w:rFonts w:ascii="宋体" w:eastAsia="宋体" w:hAnsi="宋体"/>
        </w:rPr>
        <w:tab/>
        <w:t>int to;     //这条边的终点</w:t>
      </w:r>
    </w:p>
    <w:p w:rsidR="00906D58" w:rsidRPr="000665B4" w:rsidRDefault="00906D58" w:rsidP="00906D58">
      <w:pPr>
        <w:rPr>
          <w:rFonts w:ascii="宋体" w:eastAsia="宋体" w:hAnsi="宋体"/>
        </w:rPr>
      </w:pPr>
      <w:r w:rsidRPr="000665B4">
        <w:rPr>
          <w:rFonts w:ascii="宋体" w:eastAsia="宋体" w:hAnsi="宋体"/>
        </w:rPr>
        <w:tab/>
        <w:t>int w;      //权值</w:t>
      </w:r>
    </w:p>
    <w:p w:rsidR="00906D58" w:rsidRPr="000665B4" w:rsidRDefault="00906D58" w:rsidP="00906D58">
      <w:pPr>
        <w:rPr>
          <w:rFonts w:ascii="宋体" w:eastAsia="宋体" w:hAnsi="宋体"/>
        </w:rPr>
      </w:pPr>
      <w:r w:rsidRPr="000665B4">
        <w:rPr>
          <w:rFonts w:ascii="宋体" w:eastAsia="宋体" w:hAnsi="宋体"/>
        </w:rPr>
        <w:t>}edge[MAXM*2];</w:t>
      </w:r>
    </w:p>
    <w:p w:rsidR="00906D58" w:rsidRPr="000665B4" w:rsidRDefault="00906D58" w:rsidP="00906D58">
      <w:pPr>
        <w:rPr>
          <w:rFonts w:ascii="宋体" w:eastAsia="宋体" w:hAnsi="宋体"/>
        </w:rPr>
      </w:pPr>
      <w:r w:rsidRPr="000665B4">
        <w:rPr>
          <w:rFonts w:ascii="宋体" w:eastAsia="宋体" w:hAnsi="宋体"/>
        </w:rPr>
        <w:t>int n,m,cnt,head[MAXN];  //head[i]表示以i为起点的第一条边</w:t>
      </w:r>
    </w:p>
    <w:p w:rsidR="00906D58" w:rsidRPr="000665B4" w:rsidRDefault="00906D58" w:rsidP="00906D58">
      <w:pPr>
        <w:rPr>
          <w:rFonts w:ascii="宋体" w:eastAsia="宋体" w:hAnsi="宋体"/>
        </w:rPr>
      </w:pPr>
      <w:r w:rsidRPr="000665B4">
        <w:rPr>
          <w:rFonts w:ascii="宋体" w:eastAsia="宋体" w:hAnsi="宋体"/>
        </w:rPr>
        <w:t>void Add(int u, int v, int w) {  //起点u, 终点v, 权值w</w:t>
      </w:r>
    </w:p>
    <w:p w:rsidR="00906D58" w:rsidRPr="000665B4" w:rsidRDefault="00906D58" w:rsidP="00906D58">
      <w:pPr>
        <w:rPr>
          <w:rFonts w:ascii="宋体" w:eastAsia="宋体" w:hAnsi="宋体"/>
        </w:rPr>
      </w:pPr>
      <w:r w:rsidRPr="000665B4">
        <w:rPr>
          <w:rFonts w:ascii="宋体" w:eastAsia="宋体" w:hAnsi="宋体"/>
        </w:rPr>
        <w:tab/>
        <w:t>edge[++cnt].next = head[u];</w:t>
      </w:r>
    </w:p>
    <w:p w:rsidR="00906D58" w:rsidRPr="000665B4" w:rsidRDefault="00906D58" w:rsidP="00906D58">
      <w:pPr>
        <w:rPr>
          <w:rFonts w:ascii="宋体" w:eastAsia="宋体" w:hAnsi="宋体"/>
        </w:rPr>
      </w:pPr>
      <w:r w:rsidRPr="000665B4">
        <w:rPr>
          <w:rFonts w:ascii="宋体" w:eastAsia="宋体" w:hAnsi="宋体"/>
        </w:rPr>
        <w:tab/>
        <w:t>edge[cnt].w = w;</w:t>
      </w:r>
    </w:p>
    <w:p w:rsidR="00906D58" w:rsidRPr="000665B4" w:rsidRDefault="00906D58" w:rsidP="00906D58">
      <w:pPr>
        <w:rPr>
          <w:rFonts w:ascii="宋体" w:eastAsia="宋体" w:hAnsi="宋体"/>
        </w:rPr>
      </w:pPr>
      <w:r w:rsidRPr="000665B4">
        <w:rPr>
          <w:rFonts w:ascii="宋体" w:eastAsia="宋体" w:hAnsi="宋体"/>
        </w:rPr>
        <w:tab/>
        <w:t>edge[cnt].to = v;</w:t>
      </w:r>
    </w:p>
    <w:p w:rsidR="00906D58" w:rsidRPr="000665B4" w:rsidRDefault="00906D58" w:rsidP="00906D58">
      <w:pPr>
        <w:rPr>
          <w:rFonts w:ascii="宋体" w:eastAsia="宋体" w:hAnsi="宋体"/>
        </w:rPr>
      </w:pPr>
      <w:r w:rsidRPr="000665B4">
        <w:rPr>
          <w:rFonts w:ascii="宋体" w:eastAsia="宋体" w:hAnsi="宋体"/>
        </w:rPr>
        <w:tab/>
        <w:t>head[u] = cnt;    //第一条边为当前边</w:t>
      </w:r>
    </w:p>
    <w:p w:rsidR="00906D58" w:rsidRPr="000665B4" w:rsidRDefault="00906D58" w:rsidP="00906D58">
      <w:pPr>
        <w:rPr>
          <w:rFonts w:ascii="宋体" w:eastAsia="宋体" w:hAnsi="宋体"/>
        </w:rPr>
      </w:pPr>
      <w:r w:rsidRPr="000665B4">
        <w:rPr>
          <w:rFonts w:ascii="宋体" w:eastAsia="宋体" w:hAnsi="宋体"/>
        </w:rPr>
        <w:t>}</w:t>
      </w:r>
    </w:p>
    <w:p w:rsidR="00906D58" w:rsidRPr="000665B4" w:rsidRDefault="00906D58" w:rsidP="00906D58">
      <w:pPr>
        <w:rPr>
          <w:rFonts w:ascii="宋体" w:eastAsia="宋体" w:hAnsi="宋体"/>
        </w:rPr>
      </w:pPr>
    </w:p>
    <w:p w:rsidR="00906D58" w:rsidRPr="000665B4" w:rsidRDefault="00906D58" w:rsidP="00906D58">
      <w:pPr>
        <w:rPr>
          <w:rFonts w:ascii="宋体" w:eastAsia="宋体" w:hAnsi="宋体"/>
        </w:rPr>
      </w:pPr>
      <w:r w:rsidRPr="000665B4">
        <w:rPr>
          <w:rFonts w:ascii="宋体" w:eastAsia="宋体" w:hAnsi="宋体"/>
        </w:rPr>
        <w:t>void init(){</w:t>
      </w:r>
    </w:p>
    <w:p w:rsidR="00906D58" w:rsidRPr="000665B4" w:rsidRDefault="00906D58" w:rsidP="00906D58">
      <w:pPr>
        <w:rPr>
          <w:rFonts w:ascii="宋体" w:eastAsia="宋体" w:hAnsi="宋体"/>
        </w:rPr>
      </w:pPr>
      <w:r w:rsidRPr="000665B4">
        <w:rPr>
          <w:rFonts w:ascii="宋体" w:eastAsia="宋体" w:hAnsi="宋体"/>
        </w:rPr>
        <w:t xml:space="preserve">    memset(head,-1,sizeof(head));</w:t>
      </w:r>
    </w:p>
    <w:p w:rsidR="00906D58" w:rsidRPr="000665B4" w:rsidRDefault="00906D58" w:rsidP="00906D58">
      <w:pPr>
        <w:rPr>
          <w:rFonts w:ascii="宋体" w:eastAsia="宋体" w:hAnsi="宋体"/>
        </w:rPr>
      </w:pPr>
      <w:r w:rsidRPr="000665B4">
        <w:rPr>
          <w:rFonts w:ascii="宋体" w:eastAsia="宋体" w:hAnsi="宋体"/>
        </w:rPr>
        <w:t xml:space="preserve">    memset(edge,0,sizeof(edge));</w:t>
      </w:r>
    </w:p>
    <w:p w:rsidR="00906D58" w:rsidRPr="000665B4" w:rsidRDefault="00906D58" w:rsidP="00906D58">
      <w:pPr>
        <w:rPr>
          <w:rFonts w:ascii="宋体" w:eastAsia="宋体" w:hAnsi="宋体"/>
        </w:rPr>
      </w:pPr>
      <w:r w:rsidRPr="000665B4">
        <w:rPr>
          <w:rFonts w:ascii="宋体" w:eastAsia="宋体" w:hAnsi="宋体"/>
        </w:rPr>
        <w:t xml:space="preserve">    for(int i=1;i&lt;=n;i++){</w:t>
      </w:r>
    </w:p>
    <w:p w:rsidR="00906D58" w:rsidRPr="000665B4" w:rsidRDefault="00906D58" w:rsidP="00906D58">
      <w:pPr>
        <w:rPr>
          <w:rFonts w:ascii="宋体" w:eastAsia="宋体" w:hAnsi="宋体"/>
        </w:rPr>
      </w:pPr>
      <w:r w:rsidRPr="000665B4">
        <w:rPr>
          <w:rFonts w:ascii="宋体" w:eastAsia="宋体" w:hAnsi="宋体"/>
        </w:rPr>
        <w:t xml:space="preserve">        d[i]=inf;</w:t>
      </w:r>
    </w:p>
    <w:p w:rsidR="00906D58" w:rsidRPr="000665B4" w:rsidRDefault="00906D58" w:rsidP="00906D58">
      <w:pPr>
        <w:rPr>
          <w:rFonts w:ascii="宋体" w:eastAsia="宋体" w:hAnsi="宋体"/>
        </w:rPr>
      </w:pPr>
      <w:r w:rsidRPr="000665B4">
        <w:rPr>
          <w:rFonts w:ascii="宋体" w:eastAsia="宋体" w:hAnsi="宋体"/>
        </w:rPr>
        <w:t xml:space="preserve">        pre[i]=i;</w:t>
      </w:r>
    </w:p>
    <w:p w:rsidR="00906D58" w:rsidRPr="000665B4" w:rsidRDefault="00906D58" w:rsidP="00906D58">
      <w:pPr>
        <w:rPr>
          <w:rFonts w:ascii="宋体" w:eastAsia="宋体" w:hAnsi="宋体"/>
        </w:rPr>
      </w:pPr>
      <w:r w:rsidRPr="000665B4">
        <w:rPr>
          <w:rFonts w:ascii="宋体" w:eastAsia="宋体" w:hAnsi="宋体"/>
        </w:rPr>
        <w:t xml:space="preserve">        from[i].clear();</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d[0]=0;</w:t>
      </w:r>
    </w:p>
    <w:p w:rsidR="00906D58" w:rsidRPr="000665B4" w:rsidRDefault="00906D58" w:rsidP="00906D58">
      <w:pPr>
        <w:rPr>
          <w:rFonts w:ascii="宋体" w:eastAsia="宋体" w:hAnsi="宋体"/>
        </w:rPr>
      </w:pPr>
      <w:r w:rsidRPr="000665B4">
        <w:rPr>
          <w:rFonts w:ascii="宋体" w:eastAsia="宋体" w:hAnsi="宋体"/>
        </w:rPr>
        <w:t xml:space="preserve">    cnt=0;</w:t>
      </w:r>
    </w:p>
    <w:p w:rsidR="00906D58" w:rsidRPr="000665B4" w:rsidRDefault="00906D58" w:rsidP="00906D58">
      <w:pPr>
        <w:rPr>
          <w:rFonts w:ascii="宋体" w:eastAsia="宋体" w:hAnsi="宋体"/>
        </w:rPr>
      </w:pPr>
      <w:r w:rsidRPr="000665B4">
        <w:rPr>
          <w:rFonts w:ascii="宋体" w:eastAsia="宋体" w:hAnsi="宋体"/>
        </w:rPr>
        <w:t xml:space="preserve">    while(!q.empty()) q.pop();</w:t>
      </w:r>
    </w:p>
    <w:p w:rsidR="00906D58" w:rsidRPr="000665B4" w:rsidRDefault="00906D58" w:rsidP="00906D58">
      <w:pPr>
        <w:rPr>
          <w:rFonts w:ascii="宋体" w:eastAsia="宋体" w:hAnsi="宋体"/>
        </w:rPr>
      </w:pPr>
      <w:r w:rsidRPr="000665B4">
        <w:rPr>
          <w:rFonts w:ascii="宋体" w:eastAsia="宋体" w:hAnsi="宋体"/>
        </w:rPr>
        <w:t xml:space="preserve">    memset(inq,false,sizeof(inq));</w:t>
      </w:r>
    </w:p>
    <w:p w:rsidR="00906D58" w:rsidRPr="000665B4" w:rsidRDefault="00906D58" w:rsidP="00906D58">
      <w:pPr>
        <w:rPr>
          <w:rFonts w:ascii="宋体" w:eastAsia="宋体" w:hAnsi="宋体"/>
        </w:rPr>
      </w:pPr>
      <w:r w:rsidRPr="000665B4">
        <w:rPr>
          <w:rFonts w:ascii="宋体" w:eastAsia="宋体" w:hAnsi="宋体"/>
        </w:rPr>
        <w:t xml:space="preserve">    return;</w:t>
      </w:r>
    </w:p>
    <w:p w:rsidR="00906D58" w:rsidRPr="000665B4" w:rsidRDefault="00906D58" w:rsidP="00906D58">
      <w:pPr>
        <w:rPr>
          <w:rFonts w:ascii="宋体" w:eastAsia="宋体" w:hAnsi="宋体"/>
        </w:rPr>
      </w:pPr>
      <w:r w:rsidRPr="000665B4">
        <w:rPr>
          <w:rFonts w:ascii="宋体" w:eastAsia="宋体" w:hAnsi="宋体"/>
        </w:rPr>
        <w:t>}</w:t>
      </w:r>
    </w:p>
    <w:p w:rsidR="00906D58" w:rsidRPr="000665B4" w:rsidRDefault="00906D58" w:rsidP="00906D58">
      <w:pPr>
        <w:rPr>
          <w:rFonts w:ascii="宋体" w:eastAsia="宋体" w:hAnsi="宋体"/>
        </w:rPr>
      </w:pPr>
      <w:r w:rsidRPr="000665B4">
        <w:rPr>
          <w:rFonts w:ascii="宋体" w:eastAsia="宋体" w:hAnsi="宋体"/>
        </w:rPr>
        <w:t>//int find_root(int x){</w:t>
      </w:r>
    </w:p>
    <w:p w:rsidR="00906D58" w:rsidRPr="000665B4" w:rsidRDefault="00906D58" w:rsidP="00906D58">
      <w:pPr>
        <w:rPr>
          <w:rFonts w:ascii="宋体" w:eastAsia="宋体" w:hAnsi="宋体"/>
        </w:rPr>
      </w:pPr>
      <w:r w:rsidRPr="000665B4">
        <w:rPr>
          <w:rFonts w:ascii="宋体" w:eastAsia="宋体" w:hAnsi="宋体"/>
        </w:rPr>
        <w:t>//    return (pre[pre[x]]==pre[x])?pre[x]:(pre[x]=find_root(pre[x]));</w:t>
      </w:r>
    </w:p>
    <w:p w:rsidR="00906D58" w:rsidRPr="000665B4" w:rsidRDefault="00906D58" w:rsidP="00906D58">
      <w:pPr>
        <w:rPr>
          <w:rFonts w:ascii="宋体" w:eastAsia="宋体" w:hAnsi="宋体"/>
        </w:rPr>
      </w:pPr>
      <w:r w:rsidRPr="000665B4">
        <w:rPr>
          <w:rFonts w:ascii="宋体" w:eastAsia="宋体" w:hAnsi="宋体"/>
        </w:rPr>
        <w:t>//}</w:t>
      </w:r>
    </w:p>
    <w:p w:rsidR="00906D58" w:rsidRPr="000665B4" w:rsidRDefault="00906D58" w:rsidP="00906D58">
      <w:pPr>
        <w:rPr>
          <w:rFonts w:ascii="宋体" w:eastAsia="宋体" w:hAnsi="宋体"/>
        </w:rPr>
      </w:pPr>
      <w:r w:rsidRPr="000665B4">
        <w:rPr>
          <w:rFonts w:ascii="宋体" w:eastAsia="宋体" w:hAnsi="宋体"/>
        </w:rPr>
        <w:t>int find_root(int x){</w:t>
      </w:r>
    </w:p>
    <w:p w:rsidR="00906D58" w:rsidRPr="000665B4" w:rsidRDefault="00906D58" w:rsidP="00906D58">
      <w:pPr>
        <w:rPr>
          <w:rFonts w:ascii="宋体" w:eastAsia="宋体" w:hAnsi="宋体"/>
        </w:rPr>
      </w:pPr>
      <w:r w:rsidRPr="000665B4">
        <w:rPr>
          <w:rFonts w:ascii="宋体" w:eastAsia="宋体" w:hAnsi="宋体"/>
        </w:rPr>
        <w:lastRenderedPageBreak/>
        <w:t xml:space="preserve">    return (x==pre[x])?pre[x]:(pre[x]=find_root(pre[x]));</w:t>
      </w:r>
    </w:p>
    <w:p w:rsidR="00906D58" w:rsidRPr="000665B4" w:rsidRDefault="00906D58" w:rsidP="00906D58">
      <w:pPr>
        <w:rPr>
          <w:rFonts w:ascii="宋体" w:eastAsia="宋体" w:hAnsi="宋体"/>
        </w:rPr>
      </w:pPr>
      <w:r w:rsidRPr="000665B4">
        <w:rPr>
          <w:rFonts w:ascii="宋体" w:eastAsia="宋体" w:hAnsi="宋体"/>
        </w:rPr>
        <w:t>}</w:t>
      </w:r>
    </w:p>
    <w:p w:rsidR="00906D58" w:rsidRPr="000665B4" w:rsidRDefault="00906D58" w:rsidP="00906D58">
      <w:pPr>
        <w:rPr>
          <w:rFonts w:ascii="宋体" w:eastAsia="宋体" w:hAnsi="宋体"/>
        </w:rPr>
      </w:pPr>
      <w:r w:rsidRPr="000665B4">
        <w:rPr>
          <w:rFonts w:ascii="宋体" w:eastAsia="宋体" w:hAnsi="宋体"/>
        </w:rPr>
        <w:t>bool same_root(int x,int y){</w:t>
      </w:r>
    </w:p>
    <w:p w:rsidR="00906D58" w:rsidRPr="000665B4" w:rsidRDefault="00906D58" w:rsidP="00906D58">
      <w:pPr>
        <w:rPr>
          <w:rFonts w:ascii="宋体" w:eastAsia="宋体" w:hAnsi="宋体"/>
        </w:rPr>
      </w:pPr>
      <w:r w:rsidRPr="000665B4">
        <w:rPr>
          <w:rFonts w:ascii="宋体" w:eastAsia="宋体" w:hAnsi="宋体"/>
        </w:rPr>
        <w:t xml:space="preserve">    return find_root(x)==find_root(y);</w:t>
      </w:r>
    </w:p>
    <w:p w:rsidR="00906D58" w:rsidRPr="000665B4" w:rsidRDefault="00906D58" w:rsidP="00906D58">
      <w:pPr>
        <w:rPr>
          <w:rFonts w:ascii="宋体" w:eastAsia="宋体" w:hAnsi="宋体"/>
        </w:rPr>
      </w:pPr>
      <w:r w:rsidRPr="000665B4">
        <w:rPr>
          <w:rFonts w:ascii="宋体" w:eastAsia="宋体" w:hAnsi="宋体"/>
        </w:rPr>
        <w:t>}</w:t>
      </w:r>
    </w:p>
    <w:p w:rsidR="00906D58" w:rsidRPr="000665B4" w:rsidRDefault="00906D58" w:rsidP="00906D58">
      <w:pPr>
        <w:rPr>
          <w:rFonts w:ascii="宋体" w:eastAsia="宋体" w:hAnsi="宋体"/>
        </w:rPr>
      </w:pPr>
      <w:r w:rsidRPr="000665B4">
        <w:rPr>
          <w:rFonts w:ascii="宋体" w:eastAsia="宋体" w:hAnsi="宋体"/>
        </w:rPr>
        <w:t>void merge_root(int x,int y){</w:t>
      </w:r>
    </w:p>
    <w:p w:rsidR="00906D58" w:rsidRPr="000665B4" w:rsidRDefault="00906D58" w:rsidP="00906D58">
      <w:pPr>
        <w:rPr>
          <w:rFonts w:ascii="宋体" w:eastAsia="宋体" w:hAnsi="宋体"/>
        </w:rPr>
      </w:pPr>
      <w:r w:rsidRPr="000665B4">
        <w:rPr>
          <w:rFonts w:ascii="宋体" w:eastAsia="宋体" w:hAnsi="宋体"/>
        </w:rPr>
        <w:t xml:space="preserve">    pre[find_root(x)]=find_root(y);</w:t>
      </w:r>
    </w:p>
    <w:p w:rsidR="00906D58" w:rsidRPr="000665B4" w:rsidRDefault="00906D58" w:rsidP="00906D58">
      <w:pPr>
        <w:rPr>
          <w:rFonts w:ascii="宋体" w:eastAsia="宋体" w:hAnsi="宋体"/>
        </w:rPr>
      </w:pPr>
      <w:r w:rsidRPr="000665B4">
        <w:rPr>
          <w:rFonts w:ascii="宋体" w:eastAsia="宋体" w:hAnsi="宋体"/>
        </w:rPr>
        <w:t xml:space="preserve">    return;</w:t>
      </w:r>
    </w:p>
    <w:p w:rsidR="00906D58" w:rsidRPr="000665B4" w:rsidRDefault="00906D58" w:rsidP="00906D58">
      <w:pPr>
        <w:rPr>
          <w:rFonts w:ascii="宋体" w:eastAsia="宋体" w:hAnsi="宋体"/>
        </w:rPr>
      </w:pPr>
      <w:r w:rsidRPr="000665B4">
        <w:rPr>
          <w:rFonts w:ascii="宋体" w:eastAsia="宋体" w:hAnsi="宋体"/>
        </w:rPr>
        <w:t>}</w:t>
      </w:r>
    </w:p>
    <w:p w:rsidR="00906D58" w:rsidRPr="000665B4" w:rsidRDefault="00906D58" w:rsidP="00906D58">
      <w:pPr>
        <w:rPr>
          <w:rFonts w:ascii="宋体" w:eastAsia="宋体" w:hAnsi="宋体"/>
        </w:rPr>
      </w:pPr>
    </w:p>
    <w:p w:rsidR="00906D58" w:rsidRPr="000665B4" w:rsidRDefault="00906D58" w:rsidP="00906D58">
      <w:pPr>
        <w:rPr>
          <w:rFonts w:ascii="宋体" w:eastAsia="宋体" w:hAnsi="宋体"/>
        </w:rPr>
      </w:pPr>
      <w:r w:rsidRPr="000665B4">
        <w:rPr>
          <w:rFonts w:ascii="宋体" w:eastAsia="宋体" w:hAnsi="宋体"/>
        </w:rPr>
        <w:t>int main()</w:t>
      </w:r>
    </w:p>
    <w:p w:rsidR="00906D58" w:rsidRPr="000665B4" w:rsidRDefault="00906D58" w:rsidP="00906D58">
      <w:pPr>
        <w:rPr>
          <w:rFonts w:ascii="宋体" w:eastAsia="宋体" w:hAnsi="宋体"/>
        </w:rPr>
      </w:pPr>
      <w:r w:rsidRPr="000665B4">
        <w:rPr>
          <w:rFonts w:ascii="宋体" w:eastAsia="宋体" w:hAnsi="宋体"/>
        </w:rPr>
        <w:t>{</w:t>
      </w:r>
    </w:p>
    <w:p w:rsidR="00906D58" w:rsidRPr="000665B4" w:rsidRDefault="00906D58" w:rsidP="00906D58">
      <w:pPr>
        <w:rPr>
          <w:rFonts w:ascii="宋体" w:eastAsia="宋体" w:hAnsi="宋体"/>
        </w:rPr>
      </w:pPr>
      <w:r w:rsidRPr="000665B4">
        <w:rPr>
          <w:rFonts w:ascii="宋体" w:eastAsia="宋体" w:hAnsi="宋体"/>
        </w:rPr>
        <w:t xml:space="preserve">    while(~scanf("%d%d",&amp;n,&amp;m)){</w:t>
      </w:r>
    </w:p>
    <w:p w:rsidR="00906D58" w:rsidRPr="000665B4" w:rsidRDefault="00906D58" w:rsidP="00906D58">
      <w:pPr>
        <w:rPr>
          <w:rFonts w:ascii="宋体" w:eastAsia="宋体" w:hAnsi="宋体"/>
        </w:rPr>
      </w:pPr>
      <w:r w:rsidRPr="000665B4">
        <w:rPr>
          <w:rFonts w:ascii="宋体" w:eastAsia="宋体" w:hAnsi="宋体"/>
        </w:rPr>
        <w:t xml:space="preserve">        init();</w:t>
      </w:r>
    </w:p>
    <w:p w:rsidR="00906D58" w:rsidRPr="000665B4" w:rsidRDefault="00906D58" w:rsidP="00906D58">
      <w:pPr>
        <w:rPr>
          <w:rFonts w:ascii="宋体" w:eastAsia="宋体" w:hAnsi="宋体"/>
        </w:rPr>
      </w:pPr>
      <w:r w:rsidRPr="000665B4">
        <w:rPr>
          <w:rFonts w:ascii="宋体" w:eastAsia="宋体" w:hAnsi="宋体"/>
        </w:rPr>
        <w:t xml:space="preserve">        for(int i=0;i&lt;m;i++){</w:t>
      </w:r>
    </w:p>
    <w:p w:rsidR="00906D58" w:rsidRPr="000665B4" w:rsidRDefault="00906D58" w:rsidP="00906D58">
      <w:pPr>
        <w:rPr>
          <w:rFonts w:ascii="宋体" w:eastAsia="宋体" w:hAnsi="宋体"/>
        </w:rPr>
      </w:pPr>
      <w:r w:rsidRPr="000665B4">
        <w:rPr>
          <w:rFonts w:ascii="宋体" w:eastAsia="宋体" w:hAnsi="宋体"/>
        </w:rPr>
        <w:t xml:space="preserve">            int x,y,z;</w:t>
      </w:r>
    </w:p>
    <w:p w:rsidR="00906D58" w:rsidRPr="000665B4" w:rsidRDefault="00906D58" w:rsidP="00906D58">
      <w:pPr>
        <w:rPr>
          <w:rFonts w:ascii="宋体" w:eastAsia="宋体" w:hAnsi="宋体"/>
        </w:rPr>
      </w:pPr>
      <w:r w:rsidRPr="000665B4">
        <w:rPr>
          <w:rFonts w:ascii="宋体" w:eastAsia="宋体" w:hAnsi="宋体"/>
        </w:rPr>
        <w:t xml:space="preserve">            scanf("%d%d%d",&amp;x,&amp;y,&amp;z);</w:t>
      </w:r>
    </w:p>
    <w:p w:rsidR="00906D58" w:rsidRPr="000665B4" w:rsidRDefault="00906D58" w:rsidP="00906D58">
      <w:pPr>
        <w:rPr>
          <w:rFonts w:ascii="宋体" w:eastAsia="宋体" w:hAnsi="宋体"/>
        </w:rPr>
      </w:pPr>
      <w:r w:rsidRPr="000665B4">
        <w:rPr>
          <w:rFonts w:ascii="宋体" w:eastAsia="宋体" w:hAnsi="宋体"/>
        </w:rPr>
        <w:t xml:space="preserve">            Add(x,y,z);</w:t>
      </w:r>
    </w:p>
    <w:p w:rsidR="00906D58" w:rsidRPr="000665B4" w:rsidRDefault="00906D58" w:rsidP="00906D58">
      <w:pPr>
        <w:rPr>
          <w:rFonts w:ascii="宋体" w:eastAsia="宋体" w:hAnsi="宋体"/>
        </w:rPr>
      </w:pPr>
      <w:r w:rsidRPr="000665B4">
        <w:rPr>
          <w:rFonts w:ascii="宋体" w:eastAsia="宋体" w:hAnsi="宋体"/>
        </w:rPr>
        <w:t xml:space="preserve">            Add(y,x,z);</w:t>
      </w:r>
    </w:p>
    <w:p w:rsidR="00906D58" w:rsidRPr="000665B4" w:rsidRDefault="00906D58" w:rsidP="00906D58">
      <w:pPr>
        <w:rPr>
          <w:rFonts w:ascii="宋体" w:eastAsia="宋体" w:hAnsi="宋体"/>
        </w:rPr>
      </w:pPr>
      <w:r w:rsidRPr="000665B4">
        <w:rPr>
          <w:rFonts w:ascii="宋体" w:eastAsia="宋体" w:hAnsi="宋体"/>
        </w:rPr>
        <w:t xml:space="preserve">            merge_root(x,y);</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if(!same_root(1,n)){</w:t>
      </w:r>
    </w:p>
    <w:p w:rsidR="00906D58" w:rsidRPr="000665B4" w:rsidRDefault="00906D58" w:rsidP="00906D58">
      <w:pPr>
        <w:rPr>
          <w:rFonts w:ascii="宋体" w:eastAsia="宋体" w:hAnsi="宋体"/>
        </w:rPr>
      </w:pPr>
      <w:r w:rsidRPr="000665B4">
        <w:rPr>
          <w:rFonts w:ascii="宋体" w:eastAsia="宋体" w:hAnsi="宋体"/>
        </w:rPr>
        <w:t xml:space="preserve">            printf("-1\n");</w:t>
      </w:r>
    </w:p>
    <w:p w:rsidR="00906D58" w:rsidRPr="000665B4" w:rsidRDefault="00906D58" w:rsidP="00906D58">
      <w:pPr>
        <w:rPr>
          <w:rFonts w:ascii="宋体" w:eastAsia="宋体" w:hAnsi="宋体"/>
        </w:rPr>
      </w:pPr>
      <w:r w:rsidRPr="000665B4">
        <w:rPr>
          <w:rFonts w:ascii="宋体" w:eastAsia="宋体" w:hAnsi="宋体"/>
        </w:rPr>
        <w:t xml:space="preserve">            continue;</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for(int i=head[1];i!=0;i=edge[i].next){</w:t>
      </w:r>
    </w:p>
    <w:p w:rsidR="00906D58" w:rsidRPr="000665B4" w:rsidRDefault="00906D58" w:rsidP="00906D58">
      <w:pPr>
        <w:rPr>
          <w:rFonts w:ascii="宋体" w:eastAsia="宋体" w:hAnsi="宋体"/>
        </w:rPr>
      </w:pPr>
      <w:r w:rsidRPr="000665B4">
        <w:rPr>
          <w:rFonts w:ascii="宋体" w:eastAsia="宋体" w:hAnsi="宋体"/>
        </w:rPr>
        <w:t xml:space="preserve">            int to=edge[i].to;</w:t>
      </w:r>
    </w:p>
    <w:p w:rsidR="00906D58" w:rsidRPr="000665B4" w:rsidRDefault="00906D58" w:rsidP="00906D58">
      <w:pPr>
        <w:rPr>
          <w:rFonts w:ascii="宋体" w:eastAsia="宋体" w:hAnsi="宋体"/>
        </w:rPr>
      </w:pPr>
      <w:r w:rsidRPr="000665B4">
        <w:rPr>
          <w:rFonts w:ascii="宋体" w:eastAsia="宋体" w:hAnsi="宋体"/>
        </w:rPr>
        <w:t xml:space="preserve">            d[to]=1;</w:t>
      </w:r>
    </w:p>
    <w:p w:rsidR="00906D58" w:rsidRPr="000665B4" w:rsidRDefault="00906D58" w:rsidP="00906D58">
      <w:pPr>
        <w:rPr>
          <w:rFonts w:ascii="宋体" w:eastAsia="宋体" w:hAnsi="宋体"/>
        </w:rPr>
      </w:pPr>
      <w:r w:rsidRPr="000665B4">
        <w:rPr>
          <w:rFonts w:ascii="宋体" w:eastAsia="宋体" w:hAnsi="宋体"/>
        </w:rPr>
        <w:t xml:space="preserve">            from[to].insert(edge[i].w);</w:t>
      </w:r>
    </w:p>
    <w:p w:rsidR="00906D58" w:rsidRPr="000665B4" w:rsidRDefault="00906D58" w:rsidP="00906D58">
      <w:pPr>
        <w:rPr>
          <w:rFonts w:ascii="宋体" w:eastAsia="宋体" w:hAnsi="宋体"/>
        </w:rPr>
      </w:pPr>
      <w:r w:rsidRPr="000665B4">
        <w:rPr>
          <w:rFonts w:ascii="宋体" w:eastAsia="宋体" w:hAnsi="宋体"/>
        </w:rPr>
        <w:t xml:space="preserve">            q.push(to);</w:t>
      </w:r>
    </w:p>
    <w:p w:rsidR="00906D58" w:rsidRPr="000665B4" w:rsidRDefault="00906D58" w:rsidP="00906D58">
      <w:pPr>
        <w:rPr>
          <w:rFonts w:ascii="宋体" w:eastAsia="宋体" w:hAnsi="宋体"/>
        </w:rPr>
      </w:pPr>
      <w:r w:rsidRPr="000665B4">
        <w:rPr>
          <w:rFonts w:ascii="宋体" w:eastAsia="宋体" w:hAnsi="宋体"/>
        </w:rPr>
        <w:t xml:space="preserve">            inq[to]=true;</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while(!q.empty()){</w:t>
      </w:r>
    </w:p>
    <w:p w:rsidR="00906D58" w:rsidRPr="000665B4" w:rsidRDefault="00906D58" w:rsidP="00906D58">
      <w:pPr>
        <w:rPr>
          <w:rFonts w:ascii="宋体" w:eastAsia="宋体" w:hAnsi="宋体"/>
        </w:rPr>
      </w:pPr>
      <w:r w:rsidRPr="000665B4">
        <w:rPr>
          <w:rFonts w:ascii="宋体" w:eastAsia="宋体" w:hAnsi="宋体"/>
        </w:rPr>
        <w:t xml:space="preserve">            int now=q.front();</w:t>
      </w:r>
    </w:p>
    <w:p w:rsidR="00906D58" w:rsidRPr="000665B4" w:rsidRDefault="00906D58" w:rsidP="00906D58">
      <w:pPr>
        <w:rPr>
          <w:rFonts w:ascii="宋体" w:eastAsia="宋体" w:hAnsi="宋体"/>
        </w:rPr>
      </w:pPr>
      <w:r w:rsidRPr="000665B4">
        <w:rPr>
          <w:rFonts w:ascii="宋体" w:eastAsia="宋体" w:hAnsi="宋体"/>
        </w:rPr>
        <w:t xml:space="preserve">            q.pop();</w:t>
      </w:r>
    </w:p>
    <w:p w:rsidR="00906D58" w:rsidRPr="000665B4" w:rsidRDefault="00906D58" w:rsidP="00906D58">
      <w:pPr>
        <w:rPr>
          <w:rFonts w:ascii="宋体" w:eastAsia="宋体" w:hAnsi="宋体"/>
        </w:rPr>
      </w:pPr>
      <w:r w:rsidRPr="000665B4">
        <w:rPr>
          <w:rFonts w:ascii="宋体" w:eastAsia="宋体" w:hAnsi="宋体"/>
        </w:rPr>
        <w:t xml:space="preserve">            inq[now]=false;</w:t>
      </w:r>
    </w:p>
    <w:p w:rsidR="00906D58" w:rsidRPr="000665B4" w:rsidRDefault="00906D58" w:rsidP="00906D58">
      <w:pPr>
        <w:rPr>
          <w:rFonts w:ascii="宋体" w:eastAsia="宋体" w:hAnsi="宋体"/>
        </w:rPr>
      </w:pPr>
      <w:r w:rsidRPr="000665B4">
        <w:rPr>
          <w:rFonts w:ascii="宋体" w:eastAsia="宋体" w:hAnsi="宋体"/>
        </w:rPr>
        <w:t xml:space="preserve">            for(int i=head[now];i!=0;i=edge[i].next){</w:t>
      </w:r>
    </w:p>
    <w:p w:rsidR="00906D58" w:rsidRPr="000665B4" w:rsidRDefault="00906D58" w:rsidP="00906D58">
      <w:pPr>
        <w:rPr>
          <w:rFonts w:ascii="宋体" w:eastAsia="宋体" w:hAnsi="宋体"/>
        </w:rPr>
      </w:pPr>
      <w:r w:rsidRPr="000665B4">
        <w:rPr>
          <w:rFonts w:ascii="宋体" w:eastAsia="宋体" w:hAnsi="宋体"/>
        </w:rPr>
        <w:t xml:space="preserve">                int to=edge[i].to;</w:t>
      </w:r>
    </w:p>
    <w:p w:rsidR="00906D58" w:rsidRPr="000665B4" w:rsidRDefault="00906D58" w:rsidP="00906D58">
      <w:pPr>
        <w:rPr>
          <w:rFonts w:ascii="宋体" w:eastAsia="宋体" w:hAnsi="宋体"/>
        </w:rPr>
      </w:pPr>
      <w:r w:rsidRPr="000665B4">
        <w:rPr>
          <w:rFonts w:ascii="宋体" w:eastAsia="宋体" w:hAnsi="宋体"/>
        </w:rPr>
        <w:t xml:space="preserve">                bool join=false,havesame=false;</w:t>
      </w:r>
    </w:p>
    <w:p w:rsidR="00906D58" w:rsidRPr="000665B4" w:rsidRDefault="00906D58" w:rsidP="00906D58">
      <w:pPr>
        <w:rPr>
          <w:rFonts w:ascii="宋体" w:eastAsia="宋体" w:hAnsi="宋体"/>
        </w:rPr>
      </w:pPr>
      <w:r w:rsidRPr="000665B4">
        <w:rPr>
          <w:rFonts w:ascii="宋体" w:eastAsia="宋体" w:hAnsi="宋体"/>
        </w:rPr>
        <w:t xml:space="preserve">                for(set&lt;int&gt;::iterator it=from[now].begin();it!=from[now].end();it++){</w:t>
      </w:r>
    </w:p>
    <w:p w:rsidR="00906D58" w:rsidRPr="000665B4" w:rsidRDefault="00906D58" w:rsidP="00906D58">
      <w:pPr>
        <w:rPr>
          <w:rFonts w:ascii="宋体" w:eastAsia="宋体" w:hAnsi="宋体"/>
        </w:rPr>
      </w:pPr>
      <w:r w:rsidRPr="000665B4">
        <w:rPr>
          <w:rFonts w:ascii="宋体" w:eastAsia="宋体" w:hAnsi="宋体"/>
        </w:rPr>
        <w:t xml:space="preserve">                    if((*it)==edge[i].w){</w:t>
      </w:r>
    </w:p>
    <w:p w:rsidR="00906D58" w:rsidRPr="000665B4" w:rsidRDefault="00906D58" w:rsidP="00906D58">
      <w:pPr>
        <w:rPr>
          <w:rFonts w:ascii="宋体" w:eastAsia="宋体" w:hAnsi="宋体"/>
        </w:rPr>
      </w:pPr>
      <w:r w:rsidRPr="000665B4">
        <w:rPr>
          <w:rFonts w:ascii="宋体" w:eastAsia="宋体" w:hAnsi="宋体"/>
        </w:rPr>
        <w:t xml:space="preserve">                        havesame=true;</w:t>
      </w:r>
    </w:p>
    <w:p w:rsidR="00906D58" w:rsidRPr="000665B4" w:rsidRDefault="00906D58" w:rsidP="00906D58">
      <w:pPr>
        <w:rPr>
          <w:rFonts w:ascii="宋体" w:eastAsia="宋体" w:hAnsi="宋体"/>
        </w:rPr>
      </w:pPr>
      <w:r w:rsidRPr="000665B4">
        <w:rPr>
          <w:rFonts w:ascii="宋体" w:eastAsia="宋体" w:hAnsi="宋体"/>
        </w:rPr>
        <w:t xml:space="preserve">                        break;</w:t>
      </w:r>
    </w:p>
    <w:p w:rsidR="00906D58" w:rsidRPr="000665B4" w:rsidRDefault="00906D58" w:rsidP="00906D58">
      <w:pPr>
        <w:rPr>
          <w:rFonts w:ascii="宋体" w:eastAsia="宋体" w:hAnsi="宋体"/>
        </w:rPr>
      </w:pPr>
      <w:r w:rsidRPr="000665B4">
        <w:rPr>
          <w:rFonts w:ascii="宋体" w:eastAsia="宋体" w:hAnsi="宋体"/>
        </w:rPr>
        <w:lastRenderedPageBreak/>
        <w:t xml:space="preserve">                    }</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if(havesame){</w:t>
      </w:r>
    </w:p>
    <w:p w:rsidR="00906D58" w:rsidRPr="000665B4" w:rsidRDefault="00906D58" w:rsidP="00906D58">
      <w:pPr>
        <w:rPr>
          <w:rFonts w:ascii="宋体" w:eastAsia="宋体" w:hAnsi="宋体"/>
        </w:rPr>
      </w:pPr>
      <w:r w:rsidRPr="000665B4">
        <w:rPr>
          <w:rFonts w:ascii="宋体" w:eastAsia="宋体" w:hAnsi="宋体"/>
        </w:rPr>
        <w:t xml:space="preserve">                    if(d[now]&lt;d[to]){</w:t>
      </w:r>
    </w:p>
    <w:p w:rsidR="00906D58" w:rsidRPr="000665B4" w:rsidRDefault="00906D58" w:rsidP="00906D58">
      <w:pPr>
        <w:rPr>
          <w:rFonts w:ascii="宋体" w:eastAsia="宋体" w:hAnsi="宋体"/>
        </w:rPr>
      </w:pPr>
      <w:r w:rsidRPr="000665B4">
        <w:rPr>
          <w:rFonts w:ascii="宋体" w:eastAsia="宋体" w:hAnsi="宋体"/>
        </w:rPr>
        <w:t xml:space="preserve">                        d[to]=d[now];</w:t>
      </w:r>
    </w:p>
    <w:p w:rsidR="00906D58" w:rsidRPr="000665B4" w:rsidRDefault="00906D58" w:rsidP="00906D58">
      <w:pPr>
        <w:rPr>
          <w:rFonts w:ascii="宋体" w:eastAsia="宋体" w:hAnsi="宋体"/>
        </w:rPr>
      </w:pPr>
      <w:r w:rsidRPr="000665B4">
        <w:rPr>
          <w:rFonts w:ascii="宋体" w:eastAsia="宋体" w:hAnsi="宋体"/>
        </w:rPr>
        <w:t xml:space="preserve">                        from[to].clear();</w:t>
      </w:r>
    </w:p>
    <w:p w:rsidR="00906D58" w:rsidRPr="000665B4" w:rsidRDefault="00906D58" w:rsidP="00906D58">
      <w:pPr>
        <w:rPr>
          <w:rFonts w:ascii="宋体" w:eastAsia="宋体" w:hAnsi="宋体"/>
        </w:rPr>
      </w:pPr>
      <w:r w:rsidRPr="000665B4">
        <w:rPr>
          <w:rFonts w:ascii="宋体" w:eastAsia="宋体" w:hAnsi="宋体"/>
        </w:rPr>
        <w:t xml:space="preserve">                        from[to].insert(edge[i].w);</w:t>
      </w:r>
    </w:p>
    <w:p w:rsidR="00906D58" w:rsidRPr="000665B4" w:rsidRDefault="00906D58" w:rsidP="00906D58">
      <w:pPr>
        <w:rPr>
          <w:rFonts w:ascii="宋体" w:eastAsia="宋体" w:hAnsi="宋体"/>
        </w:rPr>
      </w:pPr>
      <w:r w:rsidRPr="000665B4">
        <w:rPr>
          <w:rFonts w:ascii="宋体" w:eastAsia="宋体" w:hAnsi="宋体"/>
        </w:rPr>
        <w:t xml:space="preserve">                        join=true;</w:t>
      </w:r>
    </w:p>
    <w:p w:rsidR="00906D58" w:rsidRPr="000665B4" w:rsidRDefault="00906D58" w:rsidP="00906D58">
      <w:pPr>
        <w:rPr>
          <w:rFonts w:ascii="宋体" w:eastAsia="宋体" w:hAnsi="宋体"/>
        </w:rPr>
      </w:pPr>
      <w:r w:rsidRPr="000665B4">
        <w:rPr>
          <w:rFonts w:ascii="宋体" w:eastAsia="宋体" w:hAnsi="宋体"/>
        </w:rPr>
        <w:t xml:space="preserve">                    }else if(d[now]==d[to]){</w:t>
      </w:r>
    </w:p>
    <w:p w:rsidR="00906D58" w:rsidRPr="000665B4" w:rsidRDefault="00906D58" w:rsidP="00906D58">
      <w:pPr>
        <w:rPr>
          <w:rFonts w:ascii="宋体" w:eastAsia="宋体" w:hAnsi="宋体"/>
        </w:rPr>
      </w:pPr>
      <w:r w:rsidRPr="000665B4">
        <w:rPr>
          <w:rFonts w:ascii="宋体" w:eastAsia="宋体" w:hAnsi="宋体"/>
        </w:rPr>
        <w:t xml:space="preserve">                        if(from[to].find(edge[i].w)==from[to].end()){</w:t>
      </w:r>
    </w:p>
    <w:p w:rsidR="00906D58" w:rsidRPr="000665B4" w:rsidRDefault="00906D58" w:rsidP="00906D58">
      <w:pPr>
        <w:rPr>
          <w:rFonts w:ascii="宋体" w:eastAsia="宋体" w:hAnsi="宋体"/>
        </w:rPr>
      </w:pPr>
      <w:r w:rsidRPr="000665B4">
        <w:rPr>
          <w:rFonts w:ascii="宋体" w:eastAsia="宋体" w:hAnsi="宋体"/>
        </w:rPr>
        <w:t xml:space="preserve">                            from[to].insert(edge[i].w);</w:t>
      </w:r>
    </w:p>
    <w:p w:rsidR="00906D58" w:rsidRPr="000665B4" w:rsidRDefault="00906D58" w:rsidP="00906D58">
      <w:pPr>
        <w:rPr>
          <w:rFonts w:ascii="宋体" w:eastAsia="宋体" w:hAnsi="宋体"/>
        </w:rPr>
      </w:pPr>
      <w:r w:rsidRPr="000665B4">
        <w:rPr>
          <w:rFonts w:ascii="宋体" w:eastAsia="宋体" w:hAnsi="宋体"/>
        </w:rPr>
        <w:t xml:space="preserve">                            join=true;</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}else{</w:t>
      </w:r>
    </w:p>
    <w:p w:rsidR="00906D58" w:rsidRPr="000665B4" w:rsidRDefault="00906D58" w:rsidP="00906D58">
      <w:pPr>
        <w:rPr>
          <w:rFonts w:ascii="宋体" w:eastAsia="宋体" w:hAnsi="宋体"/>
        </w:rPr>
      </w:pPr>
      <w:r w:rsidRPr="000665B4">
        <w:rPr>
          <w:rFonts w:ascii="宋体" w:eastAsia="宋体" w:hAnsi="宋体"/>
        </w:rPr>
        <w:t xml:space="preserve">                    if(d[now]+1&lt;d[to]){</w:t>
      </w:r>
    </w:p>
    <w:p w:rsidR="00906D58" w:rsidRPr="000665B4" w:rsidRDefault="00906D58" w:rsidP="00906D58">
      <w:pPr>
        <w:rPr>
          <w:rFonts w:ascii="宋体" w:eastAsia="宋体" w:hAnsi="宋体"/>
        </w:rPr>
      </w:pPr>
      <w:r w:rsidRPr="000665B4">
        <w:rPr>
          <w:rFonts w:ascii="宋体" w:eastAsia="宋体" w:hAnsi="宋体"/>
        </w:rPr>
        <w:t xml:space="preserve">                        d[to]=d[now]+1;</w:t>
      </w:r>
    </w:p>
    <w:p w:rsidR="00906D58" w:rsidRPr="000665B4" w:rsidRDefault="00906D58" w:rsidP="00906D58">
      <w:pPr>
        <w:rPr>
          <w:rFonts w:ascii="宋体" w:eastAsia="宋体" w:hAnsi="宋体"/>
        </w:rPr>
      </w:pPr>
      <w:r w:rsidRPr="000665B4">
        <w:rPr>
          <w:rFonts w:ascii="宋体" w:eastAsia="宋体" w:hAnsi="宋体"/>
        </w:rPr>
        <w:t xml:space="preserve">                        from[to].clear();</w:t>
      </w:r>
    </w:p>
    <w:p w:rsidR="00906D58" w:rsidRPr="000665B4" w:rsidRDefault="00906D58" w:rsidP="00906D58">
      <w:pPr>
        <w:rPr>
          <w:rFonts w:ascii="宋体" w:eastAsia="宋体" w:hAnsi="宋体"/>
        </w:rPr>
      </w:pPr>
      <w:r w:rsidRPr="000665B4">
        <w:rPr>
          <w:rFonts w:ascii="宋体" w:eastAsia="宋体" w:hAnsi="宋体"/>
        </w:rPr>
        <w:t xml:space="preserve">                        from[to].insert(edge[i].w);</w:t>
      </w:r>
    </w:p>
    <w:p w:rsidR="00906D58" w:rsidRPr="000665B4" w:rsidRDefault="00906D58" w:rsidP="00906D58">
      <w:pPr>
        <w:rPr>
          <w:rFonts w:ascii="宋体" w:eastAsia="宋体" w:hAnsi="宋体"/>
        </w:rPr>
      </w:pPr>
      <w:r w:rsidRPr="000665B4">
        <w:rPr>
          <w:rFonts w:ascii="宋体" w:eastAsia="宋体" w:hAnsi="宋体"/>
        </w:rPr>
        <w:t xml:space="preserve">                        join=true;</w:t>
      </w:r>
    </w:p>
    <w:p w:rsidR="00906D58" w:rsidRPr="000665B4" w:rsidRDefault="00906D58" w:rsidP="00906D58">
      <w:pPr>
        <w:rPr>
          <w:rFonts w:ascii="宋体" w:eastAsia="宋体" w:hAnsi="宋体"/>
        </w:rPr>
      </w:pPr>
      <w:r w:rsidRPr="000665B4">
        <w:rPr>
          <w:rFonts w:ascii="宋体" w:eastAsia="宋体" w:hAnsi="宋体"/>
        </w:rPr>
        <w:t xml:space="preserve">                    }else if(d[now]+1==d[to]){</w:t>
      </w:r>
    </w:p>
    <w:p w:rsidR="00906D58" w:rsidRPr="000665B4" w:rsidRDefault="00906D58" w:rsidP="00906D58">
      <w:pPr>
        <w:rPr>
          <w:rFonts w:ascii="宋体" w:eastAsia="宋体" w:hAnsi="宋体"/>
        </w:rPr>
      </w:pPr>
      <w:r w:rsidRPr="000665B4">
        <w:rPr>
          <w:rFonts w:ascii="宋体" w:eastAsia="宋体" w:hAnsi="宋体"/>
        </w:rPr>
        <w:t xml:space="preserve">                        if(from[to].find(edge[i].w)==from[to].end()){</w:t>
      </w:r>
    </w:p>
    <w:p w:rsidR="00906D58" w:rsidRPr="000665B4" w:rsidRDefault="00906D58" w:rsidP="00906D58">
      <w:pPr>
        <w:rPr>
          <w:rFonts w:ascii="宋体" w:eastAsia="宋体" w:hAnsi="宋体"/>
        </w:rPr>
      </w:pPr>
      <w:r w:rsidRPr="000665B4">
        <w:rPr>
          <w:rFonts w:ascii="宋体" w:eastAsia="宋体" w:hAnsi="宋体"/>
        </w:rPr>
        <w:t xml:space="preserve">                            from[to].insert(edge[i].w);</w:t>
      </w:r>
    </w:p>
    <w:p w:rsidR="00906D58" w:rsidRPr="000665B4" w:rsidRDefault="00906D58" w:rsidP="00906D58">
      <w:pPr>
        <w:rPr>
          <w:rFonts w:ascii="宋体" w:eastAsia="宋体" w:hAnsi="宋体"/>
        </w:rPr>
      </w:pPr>
      <w:r w:rsidRPr="000665B4">
        <w:rPr>
          <w:rFonts w:ascii="宋体" w:eastAsia="宋体" w:hAnsi="宋体"/>
        </w:rPr>
        <w:t xml:space="preserve">                            join=true;</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if(join&amp;&amp;!inq[to]){</w:t>
      </w:r>
    </w:p>
    <w:p w:rsidR="00906D58" w:rsidRPr="000665B4" w:rsidRDefault="00906D58" w:rsidP="00906D58">
      <w:pPr>
        <w:rPr>
          <w:rFonts w:ascii="宋体" w:eastAsia="宋体" w:hAnsi="宋体"/>
        </w:rPr>
      </w:pPr>
      <w:r w:rsidRPr="000665B4">
        <w:rPr>
          <w:rFonts w:ascii="宋体" w:eastAsia="宋体" w:hAnsi="宋体"/>
        </w:rPr>
        <w:t xml:space="preserve">                    inq[to]=true;</w:t>
      </w:r>
    </w:p>
    <w:p w:rsidR="00906D58" w:rsidRPr="000665B4" w:rsidRDefault="00906D58" w:rsidP="00906D58">
      <w:pPr>
        <w:rPr>
          <w:rFonts w:ascii="宋体" w:eastAsia="宋体" w:hAnsi="宋体"/>
        </w:rPr>
      </w:pPr>
      <w:r w:rsidRPr="000665B4">
        <w:rPr>
          <w:rFonts w:ascii="宋体" w:eastAsia="宋体" w:hAnsi="宋体"/>
        </w:rPr>
        <w:t xml:space="preserve">                    q.push(to);</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printf("%d\n",d[n]);</w:t>
      </w:r>
    </w:p>
    <w:p w:rsidR="00906D58" w:rsidRPr="000665B4" w:rsidRDefault="00906D58" w:rsidP="00906D58">
      <w:pPr>
        <w:rPr>
          <w:rFonts w:ascii="宋体" w:eastAsia="宋体" w:hAnsi="宋体"/>
        </w:rPr>
      </w:pPr>
      <w:r w:rsidRPr="000665B4">
        <w:rPr>
          <w:rFonts w:ascii="宋体" w:eastAsia="宋体" w:hAnsi="宋体"/>
        </w:rPr>
        <w:t xml:space="preserve">    }</w:t>
      </w:r>
    </w:p>
    <w:p w:rsidR="00906D58" w:rsidRPr="000665B4" w:rsidRDefault="00906D58" w:rsidP="00906D58">
      <w:pPr>
        <w:rPr>
          <w:rFonts w:ascii="宋体" w:eastAsia="宋体" w:hAnsi="宋体"/>
        </w:rPr>
      </w:pPr>
      <w:r w:rsidRPr="000665B4">
        <w:rPr>
          <w:rFonts w:ascii="宋体" w:eastAsia="宋体" w:hAnsi="宋体"/>
        </w:rPr>
        <w:t xml:space="preserve">    return 0;</w:t>
      </w:r>
    </w:p>
    <w:p w:rsidR="00906D58" w:rsidRPr="000665B4" w:rsidRDefault="00906D58" w:rsidP="00906D58">
      <w:pPr>
        <w:rPr>
          <w:rFonts w:ascii="宋体" w:eastAsia="宋体" w:hAnsi="宋体"/>
        </w:rPr>
      </w:pPr>
      <w:r w:rsidRPr="000665B4">
        <w:rPr>
          <w:rFonts w:ascii="宋体" w:eastAsia="宋体" w:hAnsi="宋体"/>
        </w:rPr>
        <w:t>}</w:t>
      </w:r>
    </w:p>
    <w:p w:rsidR="00BA11BC" w:rsidRPr="000665B4" w:rsidRDefault="00BA11BC" w:rsidP="00F43B19">
      <w:pPr>
        <w:pStyle w:val="4"/>
        <w:rPr>
          <w:rFonts w:ascii="宋体" w:eastAsia="宋体" w:hAnsi="宋体"/>
          <w:b w:val="0"/>
        </w:rPr>
      </w:pPr>
      <w:r w:rsidRPr="000665B4">
        <w:rPr>
          <w:rFonts w:ascii="宋体" w:eastAsia="宋体" w:hAnsi="宋体" w:hint="eastAsia"/>
          <w:b w:val="0"/>
        </w:rPr>
        <w:t>√-51nod-</w:t>
      </w:r>
      <w:r w:rsidRPr="000665B4">
        <w:rPr>
          <w:rFonts w:ascii="宋体" w:eastAsia="宋体" w:hAnsi="宋体"/>
          <w:b w:val="0"/>
        </w:rPr>
        <w:t>1459</w:t>
      </w:r>
      <w:r w:rsidRPr="000665B4">
        <w:rPr>
          <w:rFonts w:ascii="宋体" w:eastAsia="宋体" w:hAnsi="宋体" w:hint="eastAsia"/>
          <w:b w:val="0"/>
        </w:rPr>
        <w:t>-迷宫游戏</w:t>
      </w:r>
    </w:p>
    <w:p w:rsidR="00BA11BC" w:rsidRPr="000665B4" w:rsidRDefault="00BA11BC" w:rsidP="00BA11BC">
      <w:pPr>
        <w:rPr>
          <w:rFonts w:ascii="宋体" w:eastAsia="宋体" w:hAnsi="宋体"/>
        </w:rPr>
      </w:pPr>
      <w:r w:rsidRPr="000665B4">
        <w:rPr>
          <w:rFonts w:ascii="宋体" w:eastAsia="宋体" w:hAnsi="宋体" w:hint="eastAsia"/>
        </w:rPr>
        <w:t>【题意】给定n个房间，m条路（2个房间之间只有1条路），到达每个房间有一个正的得分，每条路有一个时间消耗，给定起点、终点，求最短的时间和最短时间下的最大得分</w:t>
      </w:r>
    </w:p>
    <w:p w:rsidR="00BA11BC" w:rsidRPr="000665B4" w:rsidRDefault="00BA11BC" w:rsidP="00BA11BC">
      <w:pPr>
        <w:rPr>
          <w:rFonts w:ascii="宋体" w:eastAsia="宋体" w:hAnsi="宋体"/>
        </w:rPr>
      </w:pPr>
      <w:r w:rsidRPr="000665B4">
        <w:rPr>
          <w:rFonts w:ascii="宋体" w:eastAsia="宋体" w:hAnsi="宋体" w:hint="eastAsia"/>
        </w:rPr>
        <w:t>【题解】使用SPFA求解最短路，但是这里最短路的定义（也就是在做松弛操作的时候），以</w:t>
      </w:r>
      <w:r w:rsidRPr="000665B4">
        <w:rPr>
          <w:rFonts w:ascii="宋体" w:eastAsia="宋体" w:hAnsi="宋体" w:hint="eastAsia"/>
        </w:rPr>
        <w:lastRenderedPageBreak/>
        <w:t>时间消耗越短越好为第一判断，分数得分越大越好为第二判断。</w:t>
      </w:r>
    </w:p>
    <w:p w:rsidR="00BA11BC" w:rsidRPr="000665B4" w:rsidRDefault="00BA11BC" w:rsidP="00BA11BC">
      <w:pPr>
        <w:rPr>
          <w:rFonts w:ascii="宋体" w:eastAsia="宋体" w:hAnsi="宋体"/>
        </w:rPr>
      </w:pPr>
      <w:r w:rsidRPr="000665B4">
        <w:rPr>
          <w:rFonts w:ascii="宋体" w:eastAsia="宋体" w:hAnsi="宋体" w:hint="eastAsia"/>
        </w:rPr>
        <w:t>【代码】</w:t>
      </w:r>
    </w:p>
    <w:p w:rsidR="00BA11BC" w:rsidRPr="000665B4" w:rsidRDefault="00BA11BC" w:rsidP="00BA11BC">
      <w:pPr>
        <w:rPr>
          <w:rFonts w:ascii="宋体" w:eastAsia="宋体" w:hAnsi="宋体"/>
        </w:rPr>
      </w:pPr>
      <w:r w:rsidRPr="000665B4">
        <w:rPr>
          <w:rFonts w:ascii="宋体" w:eastAsia="宋体" w:hAnsi="宋体"/>
        </w:rPr>
        <w:t>#include &lt;bits/stdc++.h&gt;</w:t>
      </w:r>
    </w:p>
    <w:p w:rsidR="00BA11BC" w:rsidRPr="000665B4" w:rsidRDefault="00BA11BC" w:rsidP="00BA11BC">
      <w:pPr>
        <w:rPr>
          <w:rFonts w:ascii="宋体" w:eastAsia="宋体" w:hAnsi="宋体"/>
        </w:rPr>
      </w:pPr>
      <w:r w:rsidRPr="000665B4">
        <w:rPr>
          <w:rFonts w:ascii="宋体" w:eastAsia="宋体" w:hAnsi="宋体"/>
        </w:rPr>
        <w:t>#define MAXROOM 510</w:t>
      </w:r>
    </w:p>
    <w:p w:rsidR="00BA11BC" w:rsidRPr="000665B4" w:rsidRDefault="00BA11BC" w:rsidP="00BA11BC">
      <w:pPr>
        <w:rPr>
          <w:rFonts w:ascii="宋体" w:eastAsia="宋体" w:hAnsi="宋体"/>
        </w:rPr>
      </w:pPr>
      <w:r w:rsidRPr="000665B4">
        <w:rPr>
          <w:rFonts w:ascii="宋体" w:eastAsia="宋体" w:hAnsi="宋体"/>
        </w:rPr>
        <w:t>#define MAXROAD 610</w:t>
      </w:r>
    </w:p>
    <w:p w:rsidR="00BA11BC" w:rsidRPr="000665B4" w:rsidRDefault="00BA11BC" w:rsidP="00BA11BC">
      <w:pPr>
        <w:rPr>
          <w:rFonts w:ascii="宋体" w:eastAsia="宋体" w:hAnsi="宋体"/>
        </w:rPr>
      </w:pPr>
    </w:p>
    <w:p w:rsidR="00BA11BC" w:rsidRPr="000665B4" w:rsidRDefault="00BA11BC" w:rsidP="00BA11BC">
      <w:pPr>
        <w:rPr>
          <w:rFonts w:ascii="宋体" w:eastAsia="宋体" w:hAnsi="宋体"/>
        </w:rPr>
      </w:pPr>
      <w:r w:rsidRPr="000665B4">
        <w:rPr>
          <w:rFonts w:ascii="宋体" w:eastAsia="宋体" w:hAnsi="宋体"/>
        </w:rPr>
        <w:t>using namespace std;</w:t>
      </w:r>
    </w:p>
    <w:p w:rsidR="00BA11BC" w:rsidRPr="000665B4" w:rsidRDefault="00BA11BC" w:rsidP="00BA11BC">
      <w:pPr>
        <w:rPr>
          <w:rFonts w:ascii="宋体" w:eastAsia="宋体" w:hAnsi="宋体"/>
        </w:rPr>
      </w:pPr>
    </w:p>
    <w:p w:rsidR="00BA11BC" w:rsidRPr="000665B4" w:rsidRDefault="00BA11BC" w:rsidP="00BA11BC">
      <w:pPr>
        <w:rPr>
          <w:rFonts w:ascii="宋体" w:eastAsia="宋体" w:hAnsi="宋体"/>
        </w:rPr>
      </w:pPr>
      <w:r w:rsidRPr="000665B4">
        <w:rPr>
          <w:rFonts w:ascii="宋体" w:eastAsia="宋体" w:hAnsi="宋体"/>
        </w:rPr>
        <w:t>int main()</w:t>
      </w:r>
    </w:p>
    <w:p w:rsidR="00BA11BC" w:rsidRPr="000665B4" w:rsidRDefault="00BA11BC" w:rsidP="00BA11BC">
      <w:pPr>
        <w:rPr>
          <w:rFonts w:ascii="宋体" w:eastAsia="宋体" w:hAnsi="宋体"/>
        </w:rPr>
      </w:pPr>
      <w:r w:rsidRPr="000665B4">
        <w:rPr>
          <w:rFonts w:ascii="宋体" w:eastAsia="宋体" w:hAnsi="宋体"/>
        </w:rPr>
        <w:t>{</w:t>
      </w:r>
    </w:p>
    <w:p w:rsidR="00BA11BC" w:rsidRPr="000665B4" w:rsidRDefault="00BA11BC" w:rsidP="00BA11BC">
      <w:pPr>
        <w:rPr>
          <w:rFonts w:ascii="宋体" w:eastAsia="宋体" w:hAnsi="宋体"/>
        </w:rPr>
      </w:pPr>
      <w:r w:rsidRPr="000665B4">
        <w:rPr>
          <w:rFonts w:ascii="宋体" w:eastAsia="宋体" w:hAnsi="宋体"/>
        </w:rPr>
        <w:t xml:space="preserve">    int roomnum,roadnum,from,to,score[MAXROOM],cost[MAXROOM][MAXROOM],spath[MAXROOM],mscore[MAXROOM];</w:t>
      </w:r>
    </w:p>
    <w:p w:rsidR="00BA11BC" w:rsidRPr="000665B4" w:rsidRDefault="00BA11BC" w:rsidP="00BA11BC">
      <w:pPr>
        <w:rPr>
          <w:rFonts w:ascii="宋体" w:eastAsia="宋体" w:hAnsi="宋体"/>
        </w:rPr>
      </w:pPr>
      <w:r w:rsidRPr="000665B4">
        <w:rPr>
          <w:rFonts w:ascii="宋体" w:eastAsia="宋体" w:hAnsi="宋体"/>
        </w:rPr>
        <w:t xml:space="preserve">    memset(cost,-1,sizeof(cost)),memset(mscore,0,sizeof(mscore));</w:t>
      </w:r>
    </w:p>
    <w:p w:rsidR="00BA11BC" w:rsidRPr="000665B4" w:rsidRDefault="00BA11BC" w:rsidP="00BA11BC">
      <w:pPr>
        <w:rPr>
          <w:rFonts w:ascii="宋体" w:eastAsia="宋体" w:hAnsi="宋体"/>
        </w:rPr>
      </w:pPr>
      <w:r w:rsidRPr="000665B4">
        <w:rPr>
          <w:rFonts w:ascii="宋体" w:eastAsia="宋体" w:hAnsi="宋体"/>
        </w:rPr>
        <w:t xml:space="preserve">    for (int i=0;i&lt;MAXROOM;i++) spath[i]=INT_MAX;</w:t>
      </w:r>
    </w:p>
    <w:p w:rsidR="00BA11BC" w:rsidRPr="000665B4" w:rsidRDefault="00BA11BC" w:rsidP="00BA11BC">
      <w:pPr>
        <w:rPr>
          <w:rFonts w:ascii="宋体" w:eastAsia="宋体" w:hAnsi="宋体"/>
        </w:rPr>
      </w:pPr>
      <w:r w:rsidRPr="000665B4">
        <w:rPr>
          <w:rFonts w:ascii="宋体" w:eastAsia="宋体" w:hAnsi="宋体"/>
        </w:rPr>
        <w:t xml:space="preserve">    cin&gt;&gt;roomnum&gt;&gt;roadnum&gt;&gt;from&gt;&gt;to;</w:t>
      </w:r>
    </w:p>
    <w:p w:rsidR="00BA11BC" w:rsidRPr="000665B4" w:rsidRDefault="00BA11BC" w:rsidP="00BA11BC">
      <w:pPr>
        <w:rPr>
          <w:rFonts w:ascii="宋体" w:eastAsia="宋体" w:hAnsi="宋体"/>
        </w:rPr>
      </w:pPr>
      <w:r w:rsidRPr="000665B4">
        <w:rPr>
          <w:rFonts w:ascii="宋体" w:eastAsia="宋体" w:hAnsi="宋体"/>
        </w:rPr>
        <w:t xml:space="preserve">    for (int i=0;i&lt;roomnum;i++) cin&gt;&gt;score[i];</w:t>
      </w:r>
    </w:p>
    <w:p w:rsidR="00BA11BC" w:rsidRPr="000665B4" w:rsidRDefault="00BA11BC" w:rsidP="00BA11BC">
      <w:pPr>
        <w:rPr>
          <w:rFonts w:ascii="宋体" w:eastAsia="宋体" w:hAnsi="宋体"/>
        </w:rPr>
      </w:pPr>
      <w:r w:rsidRPr="000665B4">
        <w:rPr>
          <w:rFonts w:ascii="宋体" w:eastAsia="宋体" w:hAnsi="宋体"/>
        </w:rPr>
        <w:t xml:space="preserve">    while(roadnum--){</w:t>
      </w:r>
    </w:p>
    <w:p w:rsidR="00BA11BC" w:rsidRPr="000665B4" w:rsidRDefault="00BA11BC" w:rsidP="00BA11BC">
      <w:pPr>
        <w:rPr>
          <w:rFonts w:ascii="宋体" w:eastAsia="宋体" w:hAnsi="宋体"/>
        </w:rPr>
      </w:pPr>
      <w:r w:rsidRPr="000665B4">
        <w:rPr>
          <w:rFonts w:ascii="宋体" w:eastAsia="宋体" w:hAnsi="宋体"/>
        </w:rPr>
        <w:t xml:space="preserve">        int x,y,z;</w:t>
      </w:r>
    </w:p>
    <w:p w:rsidR="00BA11BC" w:rsidRPr="000665B4" w:rsidRDefault="00BA11BC" w:rsidP="00BA11BC">
      <w:pPr>
        <w:rPr>
          <w:rFonts w:ascii="宋体" w:eastAsia="宋体" w:hAnsi="宋体"/>
        </w:rPr>
      </w:pPr>
      <w:r w:rsidRPr="000665B4">
        <w:rPr>
          <w:rFonts w:ascii="宋体" w:eastAsia="宋体" w:hAnsi="宋体"/>
        </w:rPr>
        <w:t xml:space="preserve">        cin&gt;&gt;x&gt;&gt;y&gt;&gt;z;</w:t>
      </w:r>
    </w:p>
    <w:p w:rsidR="00BA11BC" w:rsidRPr="000665B4" w:rsidRDefault="00BA11BC" w:rsidP="00BA11BC">
      <w:pPr>
        <w:rPr>
          <w:rFonts w:ascii="宋体" w:eastAsia="宋体" w:hAnsi="宋体"/>
        </w:rPr>
      </w:pPr>
      <w:r w:rsidRPr="000665B4">
        <w:rPr>
          <w:rFonts w:ascii="宋体" w:eastAsia="宋体" w:hAnsi="宋体"/>
        </w:rPr>
        <w:t xml:space="preserve">        cost[x][y]=cost[y][x]=z;</w:t>
      </w:r>
    </w:p>
    <w:p w:rsidR="00BA11BC" w:rsidRPr="000665B4" w:rsidRDefault="00BA11BC" w:rsidP="00BA11BC">
      <w:pPr>
        <w:rPr>
          <w:rFonts w:ascii="宋体" w:eastAsia="宋体" w:hAnsi="宋体"/>
        </w:rPr>
      </w:pPr>
      <w:r w:rsidRPr="000665B4">
        <w:rPr>
          <w:rFonts w:ascii="宋体" w:eastAsia="宋体" w:hAnsi="宋体"/>
        </w:rPr>
        <w:t xml:space="preserve">    }</w:t>
      </w:r>
    </w:p>
    <w:p w:rsidR="00BA11BC" w:rsidRPr="000665B4" w:rsidRDefault="00BA11BC" w:rsidP="00BA11BC">
      <w:pPr>
        <w:rPr>
          <w:rFonts w:ascii="宋体" w:eastAsia="宋体" w:hAnsi="宋体"/>
        </w:rPr>
      </w:pPr>
      <w:r w:rsidRPr="000665B4">
        <w:rPr>
          <w:rFonts w:ascii="宋体" w:eastAsia="宋体" w:hAnsi="宋体"/>
        </w:rPr>
        <w:t xml:space="preserve">    spath[from]=0,mscore[from]=score[from];</w:t>
      </w:r>
    </w:p>
    <w:p w:rsidR="00BA11BC" w:rsidRPr="000665B4" w:rsidRDefault="00BA11BC" w:rsidP="00BA11BC">
      <w:pPr>
        <w:rPr>
          <w:rFonts w:ascii="宋体" w:eastAsia="宋体" w:hAnsi="宋体"/>
        </w:rPr>
      </w:pPr>
      <w:r w:rsidRPr="000665B4">
        <w:rPr>
          <w:rFonts w:ascii="宋体" w:eastAsia="宋体" w:hAnsi="宋体"/>
        </w:rPr>
        <w:t xml:space="preserve">    queue&lt;int&gt; q;</w:t>
      </w:r>
    </w:p>
    <w:p w:rsidR="00BA11BC" w:rsidRPr="000665B4" w:rsidRDefault="00BA11BC" w:rsidP="00BA11BC">
      <w:pPr>
        <w:rPr>
          <w:rFonts w:ascii="宋体" w:eastAsia="宋体" w:hAnsi="宋体"/>
        </w:rPr>
      </w:pPr>
      <w:r w:rsidRPr="000665B4">
        <w:rPr>
          <w:rFonts w:ascii="宋体" w:eastAsia="宋体" w:hAnsi="宋体"/>
        </w:rPr>
        <w:t xml:space="preserve">    bool exist[MAXROOM];</w:t>
      </w:r>
    </w:p>
    <w:p w:rsidR="00BA11BC" w:rsidRPr="000665B4" w:rsidRDefault="00BA11BC" w:rsidP="00BA11BC">
      <w:pPr>
        <w:rPr>
          <w:rFonts w:ascii="宋体" w:eastAsia="宋体" w:hAnsi="宋体"/>
        </w:rPr>
      </w:pPr>
      <w:r w:rsidRPr="000665B4">
        <w:rPr>
          <w:rFonts w:ascii="宋体" w:eastAsia="宋体" w:hAnsi="宋体"/>
        </w:rPr>
        <w:t xml:space="preserve">    memset(exist,false,sizeof(exist));</w:t>
      </w:r>
    </w:p>
    <w:p w:rsidR="00BA11BC" w:rsidRPr="000665B4" w:rsidRDefault="00BA11BC" w:rsidP="00BA11BC">
      <w:pPr>
        <w:rPr>
          <w:rFonts w:ascii="宋体" w:eastAsia="宋体" w:hAnsi="宋体"/>
        </w:rPr>
      </w:pPr>
      <w:r w:rsidRPr="000665B4">
        <w:rPr>
          <w:rFonts w:ascii="宋体" w:eastAsia="宋体" w:hAnsi="宋体"/>
        </w:rPr>
        <w:t xml:space="preserve">    while(!q.empty()) q.pop();</w:t>
      </w:r>
    </w:p>
    <w:p w:rsidR="00BA11BC" w:rsidRPr="000665B4" w:rsidRDefault="00BA11BC" w:rsidP="00BA11BC">
      <w:pPr>
        <w:rPr>
          <w:rFonts w:ascii="宋体" w:eastAsia="宋体" w:hAnsi="宋体"/>
        </w:rPr>
      </w:pPr>
      <w:r w:rsidRPr="000665B4">
        <w:rPr>
          <w:rFonts w:ascii="宋体" w:eastAsia="宋体" w:hAnsi="宋体"/>
        </w:rPr>
        <w:t xml:space="preserve">    q.push(from);</w:t>
      </w:r>
    </w:p>
    <w:p w:rsidR="00BA11BC" w:rsidRPr="000665B4" w:rsidRDefault="00BA11BC" w:rsidP="00BA11BC">
      <w:pPr>
        <w:rPr>
          <w:rFonts w:ascii="宋体" w:eastAsia="宋体" w:hAnsi="宋体"/>
        </w:rPr>
      </w:pPr>
      <w:r w:rsidRPr="000665B4">
        <w:rPr>
          <w:rFonts w:ascii="宋体" w:eastAsia="宋体" w:hAnsi="宋体"/>
        </w:rPr>
        <w:t xml:space="preserve">    exist[from]=true;</w:t>
      </w:r>
    </w:p>
    <w:p w:rsidR="00BA11BC" w:rsidRPr="000665B4" w:rsidRDefault="00BA11BC" w:rsidP="00BA11BC">
      <w:pPr>
        <w:rPr>
          <w:rFonts w:ascii="宋体" w:eastAsia="宋体" w:hAnsi="宋体"/>
        </w:rPr>
      </w:pPr>
      <w:r w:rsidRPr="000665B4">
        <w:rPr>
          <w:rFonts w:ascii="宋体" w:eastAsia="宋体" w:hAnsi="宋体"/>
        </w:rPr>
        <w:t xml:space="preserve">    while(!q.empty()){</w:t>
      </w:r>
    </w:p>
    <w:p w:rsidR="00BA11BC" w:rsidRPr="000665B4" w:rsidRDefault="00BA11BC" w:rsidP="00BA11BC">
      <w:pPr>
        <w:rPr>
          <w:rFonts w:ascii="宋体" w:eastAsia="宋体" w:hAnsi="宋体"/>
        </w:rPr>
      </w:pPr>
      <w:r w:rsidRPr="000665B4">
        <w:rPr>
          <w:rFonts w:ascii="宋体" w:eastAsia="宋体" w:hAnsi="宋体"/>
        </w:rPr>
        <w:t xml:space="preserve">        int nowroom=q.front();</w:t>
      </w:r>
    </w:p>
    <w:p w:rsidR="00BA11BC" w:rsidRPr="000665B4" w:rsidRDefault="00BA11BC" w:rsidP="00BA11BC">
      <w:pPr>
        <w:rPr>
          <w:rFonts w:ascii="宋体" w:eastAsia="宋体" w:hAnsi="宋体"/>
        </w:rPr>
      </w:pPr>
      <w:r w:rsidRPr="000665B4">
        <w:rPr>
          <w:rFonts w:ascii="宋体" w:eastAsia="宋体" w:hAnsi="宋体"/>
        </w:rPr>
        <w:t xml:space="preserve">        q.pop();</w:t>
      </w:r>
    </w:p>
    <w:p w:rsidR="00BA11BC" w:rsidRPr="000665B4" w:rsidRDefault="00BA11BC" w:rsidP="00BA11BC">
      <w:pPr>
        <w:rPr>
          <w:rFonts w:ascii="宋体" w:eastAsia="宋体" w:hAnsi="宋体"/>
        </w:rPr>
      </w:pPr>
      <w:r w:rsidRPr="000665B4">
        <w:rPr>
          <w:rFonts w:ascii="宋体" w:eastAsia="宋体" w:hAnsi="宋体"/>
        </w:rPr>
        <w:t xml:space="preserve">        exist[nowroom]=false;</w:t>
      </w:r>
    </w:p>
    <w:p w:rsidR="00BA11BC" w:rsidRPr="000665B4" w:rsidRDefault="00BA11BC" w:rsidP="00BA11BC">
      <w:pPr>
        <w:rPr>
          <w:rFonts w:ascii="宋体" w:eastAsia="宋体" w:hAnsi="宋体"/>
        </w:rPr>
      </w:pPr>
      <w:r w:rsidRPr="000665B4">
        <w:rPr>
          <w:rFonts w:ascii="宋体" w:eastAsia="宋体" w:hAnsi="宋体"/>
        </w:rPr>
        <w:t xml:space="preserve">        for (int i=0;i&lt;roomnum;i++){</w:t>
      </w:r>
    </w:p>
    <w:p w:rsidR="00BA11BC" w:rsidRPr="000665B4" w:rsidRDefault="00BA11BC" w:rsidP="00BA11BC">
      <w:pPr>
        <w:rPr>
          <w:rFonts w:ascii="宋体" w:eastAsia="宋体" w:hAnsi="宋体"/>
        </w:rPr>
      </w:pPr>
      <w:r w:rsidRPr="000665B4">
        <w:rPr>
          <w:rFonts w:ascii="宋体" w:eastAsia="宋体" w:hAnsi="宋体"/>
        </w:rPr>
        <w:t xml:space="preserve">            if (cost[nowroom][i]&gt;=0&amp;&amp;((spath[nowroom]+cost[nowroom][i]&lt;spath[i])||((spath[nowroom]+cost[nowroom][i]==spath[i])&amp;&amp;(mscore[nowroom]+score[i]&gt;mscore[i])))){</w:t>
      </w:r>
    </w:p>
    <w:p w:rsidR="00BA11BC" w:rsidRPr="000665B4" w:rsidRDefault="00BA11BC" w:rsidP="00BA11BC">
      <w:pPr>
        <w:rPr>
          <w:rFonts w:ascii="宋体" w:eastAsia="宋体" w:hAnsi="宋体"/>
        </w:rPr>
      </w:pPr>
      <w:r w:rsidRPr="000665B4">
        <w:rPr>
          <w:rFonts w:ascii="宋体" w:eastAsia="宋体" w:hAnsi="宋体"/>
        </w:rPr>
        <w:t xml:space="preserve">                spath[i]=spath[nowroom]+cost[nowroom][i],mscore[i]=mscore[nowroom]+score[i];</w:t>
      </w:r>
    </w:p>
    <w:p w:rsidR="00BA11BC" w:rsidRPr="000665B4" w:rsidRDefault="00BA11BC" w:rsidP="00BA11BC">
      <w:pPr>
        <w:rPr>
          <w:rFonts w:ascii="宋体" w:eastAsia="宋体" w:hAnsi="宋体"/>
        </w:rPr>
      </w:pPr>
      <w:r w:rsidRPr="000665B4">
        <w:rPr>
          <w:rFonts w:ascii="宋体" w:eastAsia="宋体" w:hAnsi="宋体"/>
        </w:rPr>
        <w:t xml:space="preserve">                if (!exist[i]) q.push(i),exist[i]=true;</w:t>
      </w:r>
    </w:p>
    <w:p w:rsidR="00BA11BC" w:rsidRPr="000665B4" w:rsidRDefault="00BA11BC" w:rsidP="00BA11BC">
      <w:pPr>
        <w:rPr>
          <w:rFonts w:ascii="宋体" w:eastAsia="宋体" w:hAnsi="宋体"/>
        </w:rPr>
      </w:pPr>
      <w:r w:rsidRPr="000665B4">
        <w:rPr>
          <w:rFonts w:ascii="宋体" w:eastAsia="宋体" w:hAnsi="宋体"/>
        </w:rPr>
        <w:t xml:space="preserve">            }</w:t>
      </w:r>
    </w:p>
    <w:p w:rsidR="00BA11BC" w:rsidRPr="000665B4" w:rsidRDefault="00BA11BC" w:rsidP="00BA11BC">
      <w:pPr>
        <w:rPr>
          <w:rFonts w:ascii="宋体" w:eastAsia="宋体" w:hAnsi="宋体"/>
        </w:rPr>
      </w:pPr>
      <w:r w:rsidRPr="000665B4">
        <w:rPr>
          <w:rFonts w:ascii="宋体" w:eastAsia="宋体" w:hAnsi="宋体"/>
        </w:rPr>
        <w:t xml:space="preserve">        }</w:t>
      </w:r>
    </w:p>
    <w:p w:rsidR="00BA11BC" w:rsidRPr="000665B4" w:rsidRDefault="00BA11BC" w:rsidP="00BA11BC">
      <w:pPr>
        <w:rPr>
          <w:rFonts w:ascii="宋体" w:eastAsia="宋体" w:hAnsi="宋体"/>
        </w:rPr>
      </w:pPr>
      <w:r w:rsidRPr="000665B4">
        <w:rPr>
          <w:rFonts w:ascii="宋体" w:eastAsia="宋体" w:hAnsi="宋体"/>
        </w:rPr>
        <w:t xml:space="preserve">    }</w:t>
      </w:r>
    </w:p>
    <w:p w:rsidR="00BA11BC" w:rsidRPr="000665B4" w:rsidRDefault="00BA11BC" w:rsidP="00BA11BC">
      <w:pPr>
        <w:rPr>
          <w:rFonts w:ascii="宋体" w:eastAsia="宋体" w:hAnsi="宋体"/>
        </w:rPr>
      </w:pPr>
      <w:r w:rsidRPr="000665B4">
        <w:rPr>
          <w:rFonts w:ascii="宋体" w:eastAsia="宋体" w:hAnsi="宋体"/>
        </w:rPr>
        <w:t xml:space="preserve">    cout&lt;&lt;spath[to]&lt;&lt;" "&lt;&lt;mscore[to]&lt;&lt;endl;</w:t>
      </w:r>
    </w:p>
    <w:p w:rsidR="00BA11BC" w:rsidRPr="000665B4" w:rsidRDefault="00BA11BC" w:rsidP="00BA11BC">
      <w:pPr>
        <w:rPr>
          <w:rFonts w:ascii="宋体" w:eastAsia="宋体" w:hAnsi="宋体"/>
        </w:rPr>
      </w:pPr>
      <w:r w:rsidRPr="000665B4">
        <w:rPr>
          <w:rFonts w:ascii="宋体" w:eastAsia="宋体" w:hAnsi="宋体"/>
        </w:rPr>
        <w:lastRenderedPageBreak/>
        <w:t xml:space="preserve">    return 0;</w:t>
      </w:r>
    </w:p>
    <w:p w:rsidR="00BA11BC" w:rsidRPr="000665B4" w:rsidRDefault="00BA11BC" w:rsidP="00BA11BC">
      <w:pPr>
        <w:rPr>
          <w:rFonts w:ascii="宋体" w:eastAsia="宋体" w:hAnsi="宋体"/>
        </w:rPr>
      </w:pPr>
      <w:r w:rsidRPr="000665B4">
        <w:rPr>
          <w:rFonts w:ascii="宋体" w:eastAsia="宋体" w:hAnsi="宋体"/>
        </w:rPr>
        <w:t>}</w:t>
      </w:r>
    </w:p>
    <w:p w:rsidR="00933E88" w:rsidRPr="000665B4" w:rsidRDefault="00933E88" w:rsidP="001A38B9">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UVA</w:t>
      </w:r>
      <w:r w:rsidRPr="000665B4">
        <w:rPr>
          <w:rFonts w:ascii="宋体" w:eastAsia="宋体" w:hAnsi="宋体" w:hint="eastAsia"/>
          <w:b w:val="0"/>
        </w:rPr>
        <w:t>-</w:t>
      </w:r>
      <w:r w:rsidRPr="000665B4">
        <w:rPr>
          <w:rFonts w:ascii="宋体" w:eastAsia="宋体" w:hAnsi="宋体"/>
          <w:b w:val="0"/>
        </w:rPr>
        <w:t>762</w:t>
      </w:r>
      <w:r w:rsidRPr="000665B4">
        <w:rPr>
          <w:rFonts w:ascii="宋体" w:eastAsia="宋体" w:hAnsi="宋体" w:hint="eastAsia"/>
          <w:b w:val="0"/>
        </w:rPr>
        <w:t>-</w:t>
      </w:r>
      <w:r w:rsidRPr="000665B4">
        <w:rPr>
          <w:rFonts w:ascii="宋体" w:eastAsia="宋体" w:hAnsi="宋体"/>
          <w:b w:val="0"/>
        </w:rPr>
        <w:t>We Ship Cheap</w:t>
      </w:r>
    </w:p>
    <w:p w:rsidR="00933E88" w:rsidRPr="000665B4" w:rsidRDefault="00933E88" w:rsidP="00BA11BC">
      <w:pPr>
        <w:rPr>
          <w:rFonts w:ascii="宋体" w:eastAsia="宋体" w:hAnsi="宋体"/>
        </w:rPr>
      </w:pPr>
      <w:r w:rsidRPr="000665B4">
        <w:rPr>
          <w:rFonts w:ascii="宋体" w:eastAsia="宋体" w:hAnsi="宋体" w:hint="eastAsia"/>
        </w:rPr>
        <w:t>【题意】</w:t>
      </w:r>
      <w:r w:rsidR="005D3358" w:rsidRPr="000665B4">
        <w:rPr>
          <w:rFonts w:ascii="宋体" w:eastAsia="宋体" w:hAnsi="宋体" w:hint="eastAsia"/>
        </w:rPr>
        <w:t>告知若干个点之间连通，求指定起终点之间的最短路径（存在与否、输出路径），连通距离为1</w:t>
      </w:r>
    </w:p>
    <w:p w:rsidR="00933E88" w:rsidRPr="000665B4" w:rsidRDefault="00933E88" w:rsidP="00BA11BC">
      <w:pPr>
        <w:rPr>
          <w:rFonts w:ascii="宋体" w:eastAsia="宋体" w:hAnsi="宋体"/>
        </w:rPr>
      </w:pPr>
      <w:r w:rsidRPr="000665B4">
        <w:rPr>
          <w:rFonts w:ascii="宋体" w:eastAsia="宋体" w:hAnsi="宋体" w:hint="eastAsia"/>
        </w:rPr>
        <w:t>【题解】SPFA模板题</w:t>
      </w:r>
      <w:r w:rsidR="005D3358" w:rsidRPr="000665B4">
        <w:rPr>
          <w:rFonts w:ascii="宋体" w:eastAsia="宋体" w:hAnsi="宋体" w:hint="eastAsia"/>
        </w:rPr>
        <w:t>（要输出路径，从to逆着找到from，这样可以直接用pre的记录顺着输出）</w:t>
      </w:r>
      <w:r w:rsidRPr="000665B4">
        <w:rPr>
          <w:rFonts w:ascii="宋体" w:eastAsia="宋体" w:hAnsi="宋体" w:hint="eastAsia"/>
        </w:rPr>
        <w:t>，输入没有指定V的个数，但是规定了一定是2个大写字母，所以使用使用哈希思想将其看作是26进制的数表示，直接使用邻接矩阵即可，没有超时</w:t>
      </w:r>
    </w:p>
    <w:p w:rsidR="00933E88" w:rsidRPr="000665B4" w:rsidRDefault="00933E88" w:rsidP="00BA11BC">
      <w:pPr>
        <w:rPr>
          <w:rFonts w:ascii="宋体" w:eastAsia="宋体" w:hAnsi="宋体"/>
        </w:rPr>
      </w:pPr>
      <w:r w:rsidRPr="000665B4">
        <w:rPr>
          <w:rFonts w:ascii="宋体" w:eastAsia="宋体" w:hAnsi="宋体" w:hint="eastAsia"/>
        </w:rPr>
        <w:t>【代码】</w:t>
      </w:r>
    </w:p>
    <w:p w:rsidR="00CE2D5F" w:rsidRPr="000665B4" w:rsidRDefault="00CE2D5F" w:rsidP="00CE2D5F">
      <w:pPr>
        <w:rPr>
          <w:rFonts w:ascii="宋体" w:eastAsia="宋体" w:hAnsi="宋体"/>
        </w:rPr>
      </w:pPr>
      <w:r w:rsidRPr="000665B4">
        <w:rPr>
          <w:rFonts w:ascii="宋体" w:eastAsia="宋体" w:hAnsi="宋体"/>
        </w:rPr>
        <w:t>#include &lt;bits/stdc++.h&gt;</w:t>
      </w:r>
    </w:p>
    <w:p w:rsidR="00CE2D5F" w:rsidRPr="000665B4" w:rsidRDefault="00CE2D5F" w:rsidP="00CE2D5F">
      <w:pPr>
        <w:rPr>
          <w:rFonts w:ascii="宋体" w:eastAsia="宋体" w:hAnsi="宋体"/>
        </w:rPr>
      </w:pPr>
      <w:r w:rsidRPr="000665B4">
        <w:rPr>
          <w:rFonts w:ascii="宋体" w:eastAsia="宋体" w:hAnsi="宋体"/>
        </w:rPr>
        <w:t>#define MAXN 26*26</w:t>
      </w:r>
    </w:p>
    <w:p w:rsidR="00CE2D5F" w:rsidRPr="000665B4" w:rsidRDefault="00CE2D5F" w:rsidP="00CE2D5F">
      <w:pPr>
        <w:rPr>
          <w:rFonts w:ascii="宋体" w:eastAsia="宋体" w:hAnsi="宋体"/>
        </w:rPr>
      </w:pPr>
      <w:r w:rsidRPr="000665B4">
        <w:rPr>
          <w:rFonts w:ascii="宋体" w:eastAsia="宋体" w:hAnsi="宋体"/>
        </w:rPr>
        <w:t>#define FARDIS 10000</w:t>
      </w:r>
    </w:p>
    <w:p w:rsidR="00CE2D5F" w:rsidRPr="000665B4" w:rsidRDefault="00CE2D5F" w:rsidP="00CE2D5F">
      <w:pPr>
        <w:rPr>
          <w:rFonts w:ascii="宋体" w:eastAsia="宋体" w:hAnsi="宋体"/>
        </w:rPr>
      </w:pPr>
    </w:p>
    <w:p w:rsidR="00CE2D5F" w:rsidRPr="000665B4" w:rsidRDefault="00CE2D5F" w:rsidP="00CE2D5F">
      <w:pPr>
        <w:rPr>
          <w:rFonts w:ascii="宋体" w:eastAsia="宋体" w:hAnsi="宋体"/>
        </w:rPr>
      </w:pPr>
      <w:r w:rsidRPr="000665B4">
        <w:rPr>
          <w:rFonts w:ascii="宋体" w:eastAsia="宋体" w:hAnsi="宋体"/>
        </w:rPr>
        <w:t>using namespace std;</w:t>
      </w:r>
    </w:p>
    <w:p w:rsidR="00CE2D5F" w:rsidRPr="000665B4" w:rsidRDefault="00CE2D5F" w:rsidP="00CE2D5F">
      <w:pPr>
        <w:rPr>
          <w:rFonts w:ascii="宋体" w:eastAsia="宋体" w:hAnsi="宋体"/>
        </w:rPr>
      </w:pPr>
    </w:p>
    <w:p w:rsidR="00CE2D5F" w:rsidRPr="000665B4" w:rsidRDefault="00CE2D5F" w:rsidP="00CE2D5F">
      <w:pPr>
        <w:rPr>
          <w:rFonts w:ascii="宋体" w:eastAsia="宋体" w:hAnsi="宋体"/>
        </w:rPr>
      </w:pPr>
      <w:r w:rsidRPr="000665B4">
        <w:rPr>
          <w:rFonts w:ascii="宋体" w:eastAsia="宋体" w:hAnsi="宋体"/>
        </w:rPr>
        <w:t>int string_2_num(string s){</w:t>
      </w:r>
    </w:p>
    <w:p w:rsidR="00CE2D5F" w:rsidRPr="000665B4" w:rsidRDefault="00CE2D5F" w:rsidP="00CE2D5F">
      <w:pPr>
        <w:rPr>
          <w:rFonts w:ascii="宋体" w:eastAsia="宋体" w:hAnsi="宋体"/>
        </w:rPr>
      </w:pPr>
      <w:r w:rsidRPr="000665B4">
        <w:rPr>
          <w:rFonts w:ascii="宋体" w:eastAsia="宋体" w:hAnsi="宋体"/>
        </w:rPr>
        <w:t xml:space="preserve">    return (s[0]-'A')*26+s[1]-'A';</w:t>
      </w:r>
    </w:p>
    <w:p w:rsidR="00CE2D5F" w:rsidRPr="000665B4" w:rsidRDefault="00CE2D5F" w:rsidP="00CE2D5F">
      <w:pPr>
        <w:rPr>
          <w:rFonts w:ascii="宋体" w:eastAsia="宋体" w:hAnsi="宋体"/>
        </w:rPr>
      </w:pPr>
      <w:r w:rsidRPr="000665B4">
        <w:rPr>
          <w:rFonts w:ascii="宋体" w:eastAsia="宋体" w:hAnsi="宋体"/>
        </w:rPr>
        <w:t>}</w:t>
      </w:r>
    </w:p>
    <w:p w:rsidR="00CE2D5F" w:rsidRPr="000665B4" w:rsidRDefault="00CE2D5F" w:rsidP="00CE2D5F">
      <w:pPr>
        <w:rPr>
          <w:rFonts w:ascii="宋体" w:eastAsia="宋体" w:hAnsi="宋体"/>
        </w:rPr>
      </w:pPr>
    </w:p>
    <w:p w:rsidR="00CE2D5F" w:rsidRPr="000665B4" w:rsidRDefault="00CE2D5F" w:rsidP="00CE2D5F">
      <w:pPr>
        <w:rPr>
          <w:rFonts w:ascii="宋体" w:eastAsia="宋体" w:hAnsi="宋体"/>
        </w:rPr>
      </w:pPr>
      <w:r w:rsidRPr="000665B4">
        <w:rPr>
          <w:rFonts w:ascii="宋体" w:eastAsia="宋体" w:hAnsi="宋体"/>
        </w:rPr>
        <w:t>string num_2_string(int x){</w:t>
      </w:r>
    </w:p>
    <w:p w:rsidR="00CE2D5F" w:rsidRPr="000665B4" w:rsidRDefault="00CE2D5F" w:rsidP="00CE2D5F">
      <w:pPr>
        <w:rPr>
          <w:rFonts w:ascii="宋体" w:eastAsia="宋体" w:hAnsi="宋体"/>
        </w:rPr>
      </w:pPr>
      <w:r w:rsidRPr="000665B4">
        <w:rPr>
          <w:rFonts w:ascii="宋体" w:eastAsia="宋体" w:hAnsi="宋体"/>
        </w:rPr>
        <w:t xml:space="preserve">    string s="";</w:t>
      </w:r>
    </w:p>
    <w:p w:rsidR="00CE2D5F" w:rsidRPr="000665B4" w:rsidRDefault="00CE2D5F" w:rsidP="00CE2D5F">
      <w:pPr>
        <w:rPr>
          <w:rFonts w:ascii="宋体" w:eastAsia="宋体" w:hAnsi="宋体"/>
        </w:rPr>
      </w:pPr>
      <w:r w:rsidRPr="000665B4">
        <w:rPr>
          <w:rFonts w:ascii="宋体" w:eastAsia="宋体" w:hAnsi="宋体"/>
        </w:rPr>
        <w:t xml:space="preserve">    s+='A'+x/26,s+='A'+x%26;</w:t>
      </w:r>
    </w:p>
    <w:p w:rsidR="00CE2D5F" w:rsidRPr="000665B4" w:rsidRDefault="00CE2D5F" w:rsidP="00CE2D5F">
      <w:pPr>
        <w:rPr>
          <w:rFonts w:ascii="宋体" w:eastAsia="宋体" w:hAnsi="宋体"/>
        </w:rPr>
      </w:pPr>
      <w:r w:rsidRPr="000665B4">
        <w:rPr>
          <w:rFonts w:ascii="宋体" w:eastAsia="宋体" w:hAnsi="宋体"/>
        </w:rPr>
        <w:t xml:space="preserve">    return s;</w:t>
      </w:r>
    </w:p>
    <w:p w:rsidR="00CE2D5F" w:rsidRPr="000665B4" w:rsidRDefault="00CE2D5F" w:rsidP="00CE2D5F">
      <w:pPr>
        <w:rPr>
          <w:rFonts w:ascii="宋体" w:eastAsia="宋体" w:hAnsi="宋体"/>
        </w:rPr>
      </w:pPr>
      <w:r w:rsidRPr="000665B4">
        <w:rPr>
          <w:rFonts w:ascii="宋体" w:eastAsia="宋体" w:hAnsi="宋体"/>
        </w:rPr>
        <w:t>}</w:t>
      </w:r>
    </w:p>
    <w:p w:rsidR="00CE2D5F" w:rsidRPr="000665B4" w:rsidRDefault="00CE2D5F" w:rsidP="00CE2D5F">
      <w:pPr>
        <w:rPr>
          <w:rFonts w:ascii="宋体" w:eastAsia="宋体" w:hAnsi="宋体"/>
        </w:rPr>
      </w:pPr>
    </w:p>
    <w:p w:rsidR="00CE2D5F" w:rsidRPr="000665B4" w:rsidRDefault="00CE2D5F" w:rsidP="00CE2D5F">
      <w:pPr>
        <w:rPr>
          <w:rFonts w:ascii="宋体" w:eastAsia="宋体" w:hAnsi="宋体"/>
        </w:rPr>
      </w:pPr>
      <w:r w:rsidRPr="000665B4">
        <w:rPr>
          <w:rFonts w:ascii="宋体" w:eastAsia="宋体" w:hAnsi="宋体"/>
        </w:rPr>
        <w:t>int main()</w:t>
      </w:r>
    </w:p>
    <w:p w:rsidR="00CE2D5F" w:rsidRPr="000665B4" w:rsidRDefault="00CE2D5F" w:rsidP="00CE2D5F">
      <w:pPr>
        <w:rPr>
          <w:rFonts w:ascii="宋体" w:eastAsia="宋体" w:hAnsi="宋体"/>
        </w:rPr>
      </w:pPr>
      <w:r w:rsidRPr="000665B4">
        <w:rPr>
          <w:rFonts w:ascii="宋体" w:eastAsia="宋体" w:hAnsi="宋体"/>
        </w:rPr>
        <w:t>{</w:t>
      </w:r>
    </w:p>
    <w:p w:rsidR="00CE2D5F" w:rsidRPr="000665B4" w:rsidRDefault="00CE2D5F" w:rsidP="00CE2D5F">
      <w:pPr>
        <w:rPr>
          <w:rFonts w:ascii="宋体" w:eastAsia="宋体" w:hAnsi="宋体"/>
        </w:rPr>
      </w:pPr>
      <w:r w:rsidRPr="000665B4">
        <w:rPr>
          <w:rFonts w:ascii="宋体" w:eastAsia="宋体" w:hAnsi="宋体"/>
        </w:rPr>
        <w:t xml:space="preserve">    int n,cost[MAXN][MAXN],spath[MAXN],pre[MAXN],from,to;</w:t>
      </w:r>
    </w:p>
    <w:p w:rsidR="00CE2D5F" w:rsidRPr="000665B4" w:rsidRDefault="00CE2D5F" w:rsidP="00CE2D5F">
      <w:pPr>
        <w:rPr>
          <w:rFonts w:ascii="宋体" w:eastAsia="宋体" w:hAnsi="宋体"/>
        </w:rPr>
      </w:pPr>
      <w:r w:rsidRPr="000665B4">
        <w:rPr>
          <w:rFonts w:ascii="宋体" w:eastAsia="宋体" w:hAnsi="宋体"/>
        </w:rPr>
        <w:t xml:space="preserve">    bool first=true;</w:t>
      </w:r>
    </w:p>
    <w:p w:rsidR="00CE2D5F" w:rsidRPr="000665B4" w:rsidRDefault="00CE2D5F" w:rsidP="00CE2D5F">
      <w:pPr>
        <w:rPr>
          <w:rFonts w:ascii="宋体" w:eastAsia="宋体" w:hAnsi="宋体"/>
        </w:rPr>
      </w:pPr>
      <w:r w:rsidRPr="000665B4">
        <w:rPr>
          <w:rFonts w:ascii="宋体" w:eastAsia="宋体" w:hAnsi="宋体"/>
        </w:rPr>
        <w:t xml:space="preserve">    while(cin&gt;&gt;n){</w:t>
      </w:r>
    </w:p>
    <w:p w:rsidR="00CE2D5F" w:rsidRPr="000665B4" w:rsidRDefault="00CE2D5F" w:rsidP="00CE2D5F">
      <w:pPr>
        <w:rPr>
          <w:rFonts w:ascii="宋体" w:eastAsia="宋体" w:hAnsi="宋体"/>
        </w:rPr>
      </w:pPr>
      <w:r w:rsidRPr="000665B4">
        <w:rPr>
          <w:rFonts w:ascii="宋体" w:eastAsia="宋体" w:hAnsi="宋体"/>
        </w:rPr>
        <w:t xml:space="preserve">        memset(cost,-1,sizeof(cost));</w:t>
      </w:r>
    </w:p>
    <w:p w:rsidR="00CE2D5F" w:rsidRPr="000665B4" w:rsidRDefault="00CE2D5F" w:rsidP="00CE2D5F">
      <w:pPr>
        <w:rPr>
          <w:rFonts w:ascii="宋体" w:eastAsia="宋体" w:hAnsi="宋体"/>
        </w:rPr>
      </w:pPr>
      <w:r w:rsidRPr="000665B4">
        <w:rPr>
          <w:rFonts w:ascii="宋体" w:eastAsia="宋体" w:hAnsi="宋体"/>
        </w:rPr>
        <w:t xml:space="preserve">        for (int i=0;i&lt;MAXN;i++) spath[i]=FARDIS;</w:t>
      </w:r>
    </w:p>
    <w:p w:rsidR="00CE2D5F" w:rsidRPr="000665B4" w:rsidRDefault="00CE2D5F" w:rsidP="00CE2D5F">
      <w:pPr>
        <w:rPr>
          <w:rFonts w:ascii="宋体" w:eastAsia="宋体" w:hAnsi="宋体"/>
        </w:rPr>
      </w:pPr>
      <w:r w:rsidRPr="000665B4">
        <w:rPr>
          <w:rFonts w:ascii="宋体" w:eastAsia="宋体" w:hAnsi="宋体"/>
        </w:rPr>
        <w:t xml:space="preserve">        while(n--){</w:t>
      </w:r>
    </w:p>
    <w:p w:rsidR="00CE2D5F" w:rsidRPr="000665B4" w:rsidRDefault="00CE2D5F" w:rsidP="00CE2D5F">
      <w:pPr>
        <w:rPr>
          <w:rFonts w:ascii="宋体" w:eastAsia="宋体" w:hAnsi="宋体"/>
        </w:rPr>
      </w:pPr>
      <w:r w:rsidRPr="000665B4">
        <w:rPr>
          <w:rFonts w:ascii="宋体" w:eastAsia="宋体" w:hAnsi="宋体"/>
        </w:rPr>
        <w:t xml:space="preserve">            string a,b;</w:t>
      </w:r>
    </w:p>
    <w:p w:rsidR="00CE2D5F" w:rsidRPr="000665B4" w:rsidRDefault="00CE2D5F" w:rsidP="00CE2D5F">
      <w:pPr>
        <w:rPr>
          <w:rFonts w:ascii="宋体" w:eastAsia="宋体" w:hAnsi="宋体"/>
        </w:rPr>
      </w:pPr>
      <w:r w:rsidRPr="000665B4">
        <w:rPr>
          <w:rFonts w:ascii="宋体" w:eastAsia="宋体" w:hAnsi="宋体"/>
        </w:rPr>
        <w:t xml:space="preserve">            cin&gt;&gt;a&gt;&gt;b;</w:t>
      </w:r>
    </w:p>
    <w:p w:rsidR="00CE2D5F" w:rsidRPr="000665B4" w:rsidRDefault="00CE2D5F" w:rsidP="00CE2D5F">
      <w:pPr>
        <w:rPr>
          <w:rFonts w:ascii="宋体" w:eastAsia="宋体" w:hAnsi="宋体"/>
        </w:rPr>
      </w:pPr>
      <w:r w:rsidRPr="000665B4">
        <w:rPr>
          <w:rFonts w:ascii="宋体" w:eastAsia="宋体" w:hAnsi="宋体"/>
        </w:rPr>
        <w:t xml:space="preserve">            int numa=string_2_num(a),numb=string_2_num(b);</w:t>
      </w:r>
    </w:p>
    <w:p w:rsidR="00CE2D5F" w:rsidRPr="000665B4" w:rsidRDefault="00CE2D5F" w:rsidP="00CE2D5F">
      <w:pPr>
        <w:rPr>
          <w:rFonts w:ascii="宋体" w:eastAsia="宋体" w:hAnsi="宋体"/>
        </w:rPr>
      </w:pPr>
      <w:r w:rsidRPr="000665B4">
        <w:rPr>
          <w:rFonts w:ascii="宋体" w:eastAsia="宋体" w:hAnsi="宋体"/>
        </w:rPr>
        <w:t xml:space="preserve">            cost[numa][numb]=cost[numb][numa]=1;</w:t>
      </w:r>
    </w:p>
    <w:p w:rsidR="00CE2D5F" w:rsidRPr="000665B4" w:rsidRDefault="00CE2D5F" w:rsidP="00CE2D5F">
      <w:pPr>
        <w:rPr>
          <w:rFonts w:ascii="宋体" w:eastAsia="宋体" w:hAnsi="宋体"/>
        </w:rPr>
      </w:pPr>
      <w:r w:rsidRPr="000665B4">
        <w:rPr>
          <w:rFonts w:ascii="宋体" w:eastAsia="宋体" w:hAnsi="宋体"/>
        </w:rPr>
        <w:t xml:space="preserve">        }</w:t>
      </w:r>
    </w:p>
    <w:p w:rsidR="00CE2D5F" w:rsidRPr="000665B4" w:rsidRDefault="00CE2D5F" w:rsidP="00CE2D5F">
      <w:pPr>
        <w:rPr>
          <w:rFonts w:ascii="宋体" w:eastAsia="宋体" w:hAnsi="宋体"/>
        </w:rPr>
      </w:pPr>
      <w:r w:rsidRPr="000665B4">
        <w:rPr>
          <w:rFonts w:ascii="宋体" w:eastAsia="宋体" w:hAnsi="宋体"/>
        </w:rPr>
        <w:t xml:space="preserve">        string sfrom,sto;</w:t>
      </w:r>
    </w:p>
    <w:p w:rsidR="00CE2D5F" w:rsidRPr="000665B4" w:rsidRDefault="00CE2D5F" w:rsidP="00CE2D5F">
      <w:pPr>
        <w:rPr>
          <w:rFonts w:ascii="宋体" w:eastAsia="宋体" w:hAnsi="宋体"/>
        </w:rPr>
      </w:pPr>
      <w:r w:rsidRPr="000665B4">
        <w:rPr>
          <w:rFonts w:ascii="宋体" w:eastAsia="宋体" w:hAnsi="宋体"/>
        </w:rPr>
        <w:t xml:space="preserve">        cin&gt;&gt;sfrom&gt;&gt;sto;</w:t>
      </w:r>
    </w:p>
    <w:p w:rsidR="00CE2D5F" w:rsidRPr="000665B4" w:rsidRDefault="00CE2D5F" w:rsidP="00CE2D5F">
      <w:pPr>
        <w:rPr>
          <w:rFonts w:ascii="宋体" w:eastAsia="宋体" w:hAnsi="宋体"/>
        </w:rPr>
      </w:pPr>
      <w:r w:rsidRPr="000665B4">
        <w:rPr>
          <w:rFonts w:ascii="宋体" w:eastAsia="宋体" w:hAnsi="宋体"/>
        </w:rPr>
        <w:t xml:space="preserve">        from=string_2_num(sfrom),to=string_2_num(sto);</w:t>
      </w:r>
    </w:p>
    <w:p w:rsidR="00CE2D5F" w:rsidRPr="000665B4" w:rsidRDefault="00CE2D5F" w:rsidP="00CE2D5F">
      <w:pPr>
        <w:rPr>
          <w:rFonts w:ascii="宋体" w:eastAsia="宋体" w:hAnsi="宋体"/>
        </w:rPr>
      </w:pPr>
      <w:r w:rsidRPr="000665B4">
        <w:rPr>
          <w:rFonts w:ascii="宋体" w:eastAsia="宋体" w:hAnsi="宋体"/>
        </w:rPr>
        <w:lastRenderedPageBreak/>
        <w:t xml:space="preserve">        queue&lt;int&gt; q;</w:t>
      </w:r>
    </w:p>
    <w:p w:rsidR="00CE2D5F" w:rsidRPr="000665B4" w:rsidRDefault="00CE2D5F" w:rsidP="00CE2D5F">
      <w:pPr>
        <w:rPr>
          <w:rFonts w:ascii="宋体" w:eastAsia="宋体" w:hAnsi="宋体"/>
        </w:rPr>
      </w:pPr>
      <w:r w:rsidRPr="000665B4">
        <w:rPr>
          <w:rFonts w:ascii="宋体" w:eastAsia="宋体" w:hAnsi="宋体"/>
        </w:rPr>
        <w:t xml:space="preserve">        while (!q.empty()) q.pop();</w:t>
      </w:r>
    </w:p>
    <w:p w:rsidR="00CE2D5F" w:rsidRPr="000665B4" w:rsidRDefault="00CE2D5F" w:rsidP="00CE2D5F">
      <w:pPr>
        <w:rPr>
          <w:rFonts w:ascii="宋体" w:eastAsia="宋体" w:hAnsi="宋体"/>
        </w:rPr>
      </w:pPr>
      <w:r w:rsidRPr="000665B4">
        <w:rPr>
          <w:rFonts w:ascii="宋体" w:eastAsia="宋体" w:hAnsi="宋体"/>
        </w:rPr>
        <w:t xml:space="preserve">        bool exist[MAXN],have_path=false;</w:t>
      </w:r>
    </w:p>
    <w:p w:rsidR="00CE2D5F" w:rsidRPr="000665B4" w:rsidRDefault="00CE2D5F" w:rsidP="00CE2D5F">
      <w:pPr>
        <w:rPr>
          <w:rFonts w:ascii="宋体" w:eastAsia="宋体" w:hAnsi="宋体"/>
        </w:rPr>
      </w:pPr>
      <w:r w:rsidRPr="000665B4">
        <w:rPr>
          <w:rFonts w:ascii="宋体" w:eastAsia="宋体" w:hAnsi="宋体"/>
        </w:rPr>
        <w:t xml:space="preserve">        memset(exist,false,sizeof(exist));</w:t>
      </w:r>
    </w:p>
    <w:p w:rsidR="00CE2D5F" w:rsidRPr="000665B4" w:rsidRDefault="00CE2D5F" w:rsidP="00CE2D5F">
      <w:pPr>
        <w:rPr>
          <w:rFonts w:ascii="宋体" w:eastAsia="宋体" w:hAnsi="宋体"/>
        </w:rPr>
      </w:pPr>
      <w:r w:rsidRPr="000665B4">
        <w:rPr>
          <w:rFonts w:ascii="宋体" w:eastAsia="宋体" w:hAnsi="宋体"/>
        </w:rPr>
        <w:t xml:space="preserve">        exist[to]=true;</w:t>
      </w:r>
    </w:p>
    <w:p w:rsidR="00CE2D5F" w:rsidRPr="000665B4" w:rsidRDefault="00CE2D5F" w:rsidP="00CE2D5F">
      <w:pPr>
        <w:rPr>
          <w:rFonts w:ascii="宋体" w:eastAsia="宋体" w:hAnsi="宋体"/>
        </w:rPr>
      </w:pPr>
      <w:r w:rsidRPr="000665B4">
        <w:rPr>
          <w:rFonts w:ascii="宋体" w:eastAsia="宋体" w:hAnsi="宋体"/>
        </w:rPr>
        <w:t xml:space="preserve">        q.push(to);</w:t>
      </w:r>
    </w:p>
    <w:p w:rsidR="00CE2D5F" w:rsidRPr="000665B4" w:rsidRDefault="00CE2D5F" w:rsidP="00CE2D5F">
      <w:pPr>
        <w:rPr>
          <w:rFonts w:ascii="宋体" w:eastAsia="宋体" w:hAnsi="宋体"/>
        </w:rPr>
      </w:pPr>
      <w:r w:rsidRPr="000665B4">
        <w:rPr>
          <w:rFonts w:ascii="宋体" w:eastAsia="宋体" w:hAnsi="宋体"/>
        </w:rPr>
        <w:t xml:space="preserve">        spath[to]=0;</w:t>
      </w:r>
    </w:p>
    <w:p w:rsidR="00CE2D5F" w:rsidRPr="000665B4" w:rsidRDefault="00CE2D5F" w:rsidP="00CE2D5F">
      <w:pPr>
        <w:rPr>
          <w:rFonts w:ascii="宋体" w:eastAsia="宋体" w:hAnsi="宋体"/>
        </w:rPr>
      </w:pPr>
      <w:r w:rsidRPr="000665B4">
        <w:rPr>
          <w:rFonts w:ascii="宋体" w:eastAsia="宋体" w:hAnsi="宋体"/>
        </w:rPr>
        <w:t xml:space="preserve">        while(!q.empty()){</w:t>
      </w:r>
    </w:p>
    <w:p w:rsidR="00CE2D5F" w:rsidRPr="000665B4" w:rsidRDefault="00CE2D5F" w:rsidP="00CE2D5F">
      <w:pPr>
        <w:rPr>
          <w:rFonts w:ascii="宋体" w:eastAsia="宋体" w:hAnsi="宋体"/>
        </w:rPr>
      </w:pPr>
      <w:r w:rsidRPr="000665B4">
        <w:rPr>
          <w:rFonts w:ascii="宋体" w:eastAsia="宋体" w:hAnsi="宋体"/>
        </w:rPr>
        <w:t xml:space="preserve">            int now=q.front();</w:t>
      </w:r>
    </w:p>
    <w:p w:rsidR="00CE2D5F" w:rsidRPr="000665B4" w:rsidRDefault="00CE2D5F" w:rsidP="00CE2D5F">
      <w:pPr>
        <w:rPr>
          <w:rFonts w:ascii="宋体" w:eastAsia="宋体" w:hAnsi="宋体"/>
        </w:rPr>
      </w:pPr>
      <w:r w:rsidRPr="000665B4">
        <w:rPr>
          <w:rFonts w:ascii="宋体" w:eastAsia="宋体" w:hAnsi="宋体"/>
        </w:rPr>
        <w:t xml:space="preserve">            q.pop();</w:t>
      </w:r>
    </w:p>
    <w:p w:rsidR="00CE2D5F" w:rsidRPr="000665B4" w:rsidRDefault="00CE2D5F" w:rsidP="00CE2D5F">
      <w:pPr>
        <w:rPr>
          <w:rFonts w:ascii="宋体" w:eastAsia="宋体" w:hAnsi="宋体"/>
        </w:rPr>
      </w:pPr>
      <w:r w:rsidRPr="000665B4">
        <w:rPr>
          <w:rFonts w:ascii="宋体" w:eastAsia="宋体" w:hAnsi="宋体"/>
        </w:rPr>
        <w:t xml:space="preserve">            exist[now]=false;</w:t>
      </w:r>
    </w:p>
    <w:p w:rsidR="00CE2D5F" w:rsidRPr="000665B4" w:rsidRDefault="00CE2D5F" w:rsidP="00CE2D5F">
      <w:pPr>
        <w:rPr>
          <w:rFonts w:ascii="宋体" w:eastAsia="宋体" w:hAnsi="宋体"/>
        </w:rPr>
      </w:pPr>
      <w:r w:rsidRPr="000665B4">
        <w:rPr>
          <w:rFonts w:ascii="宋体" w:eastAsia="宋体" w:hAnsi="宋体"/>
        </w:rPr>
        <w:t xml:space="preserve">            for (int i=0;i&lt;26*26;i++){</w:t>
      </w:r>
    </w:p>
    <w:p w:rsidR="00CE2D5F" w:rsidRPr="000665B4" w:rsidRDefault="00CE2D5F" w:rsidP="00CE2D5F">
      <w:pPr>
        <w:rPr>
          <w:rFonts w:ascii="宋体" w:eastAsia="宋体" w:hAnsi="宋体"/>
        </w:rPr>
      </w:pPr>
      <w:r w:rsidRPr="000665B4">
        <w:rPr>
          <w:rFonts w:ascii="宋体" w:eastAsia="宋体" w:hAnsi="宋体"/>
        </w:rPr>
        <w:t xml:space="preserve">                if(cost[now][i]&gt;=0&amp;&amp;(spath[now]+cost[now][i]&lt;spath[i])){</w:t>
      </w:r>
    </w:p>
    <w:p w:rsidR="00CE2D5F" w:rsidRPr="000665B4" w:rsidRDefault="00CE2D5F" w:rsidP="00CE2D5F">
      <w:pPr>
        <w:rPr>
          <w:rFonts w:ascii="宋体" w:eastAsia="宋体" w:hAnsi="宋体"/>
        </w:rPr>
      </w:pPr>
      <w:r w:rsidRPr="000665B4">
        <w:rPr>
          <w:rFonts w:ascii="宋体" w:eastAsia="宋体" w:hAnsi="宋体"/>
        </w:rPr>
        <w:t xml:space="preserve">                    spath[i]=spath[now]+cost[now][i];</w:t>
      </w:r>
    </w:p>
    <w:p w:rsidR="00CE2D5F" w:rsidRPr="000665B4" w:rsidRDefault="00CE2D5F" w:rsidP="00CE2D5F">
      <w:pPr>
        <w:rPr>
          <w:rFonts w:ascii="宋体" w:eastAsia="宋体" w:hAnsi="宋体"/>
        </w:rPr>
      </w:pPr>
      <w:r w:rsidRPr="000665B4">
        <w:rPr>
          <w:rFonts w:ascii="宋体" w:eastAsia="宋体" w:hAnsi="宋体"/>
        </w:rPr>
        <w:t xml:space="preserve">                    pre[i]=now;</w:t>
      </w:r>
    </w:p>
    <w:p w:rsidR="00CE2D5F" w:rsidRPr="000665B4" w:rsidRDefault="00CE2D5F" w:rsidP="00CE2D5F">
      <w:pPr>
        <w:rPr>
          <w:rFonts w:ascii="宋体" w:eastAsia="宋体" w:hAnsi="宋体"/>
        </w:rPr>
      </w:pPr>
      <w:r w:rsidRPr="000665B4">
        <w:rPr>
          <w:rFonts w:ascii="宋体" w:eastAsia="宋体" w:hAnsi="宋体"/>
        </w:rPr>
        <w:t xml:space="preserve">                    if (!exist[i]) q.push(i),exist[i]=true;</w:t>
      </w:r>
    </w:p>
    <w:p w:rsidR="00CE2D5F" w:rsidRPr="000665B4" w:rsidRDefault="00CE2D5F" w:rsidP="00CE2D5F">
      <w:pPr>
        <w:rPr>
          <w:rFonts w:ascii="宋体" w:eastAsia="宋体" w:hAnsi="宋体"/>
        </w:rPr>
      </w:pPr>
      <w:r w:rsidRPr="000665B4">
        <w:rPr>
          <w:rFonts w:ascii="宋体" w:eastAsia="宋体" w:hAnsi="宋体"/>
        </w:rPr>
        <w:t xml:space="preserve">                    if(i==from) have_path=true;</w:t>
      </w:r>
    </w:p>
    <w:p w:rsidR="00CE2D5F" w:rsidRPr="000665B4" w:rsidRDefault="00CE2D5F" w:rsidP="00CE2D5F">
      <w:pPr>
        <w:rPr>
          <w:rFonts w:ascii="宋体" w:eastAsia="宋体" w:hAnsi="宋体"/>
        </w:rPr>
      </w:pPr>
      <w:r w:rsidRPr="000665B4">
        <w:rPr>
          <w:rFonts w:ascii="宋体" w:eastAsia="宋体" w:hAnsi="宋体"/>
        </w:rPr>
        <w:t xml:space="preserve">                }</w:t>
      </w:r>
    </w:p>
    <w:p w:rsidR="00CE2D5F" w:rsidRPr="000665B4" w:rsidRDefault="00CE2D5F" w:rsidP="00CE2D5F">
      <w:pPr>
        <w:rPr>
          <w:rFonts w:ascii="宋体" w:eastAsia="宋体" w:hAnsi="宋体"/>
        </w:rPr>
      </w:pPr>
      <w:r w:rsidRPr="000665B4">
        <w:rPr>
          <w:rFonts w:ascii="宋体" w:eastAsia="宋体" w:hAnsi="宋体"/>
        </w:rPr>
        <w:t xml:space="preserve">            }</w:t>
      </w:r>
    </w:p>
    <w:p w:rsidR="00CE2D5F" w:rsidRPr="000665B4" w:rsidRDefault="00CE2D5F" w:rsidP="00CE2D5F">
      <w:pPr>
        <w:rPr>
          <w:rFonts w:ascii="宋体" w:eastAsia="宋体" w:hAnsi="宋体"/>
        </w:rPr>
      </w:pPr>
      <w:r w:rsidRPr="000665B4">
        <w:rPr>
          <w:rFonts w:ascii="宋体" w:eastAsia="宋体" w:hAnsi="宋体"/>
        </w:rPr>
        <w:t xml:space="preserve">        }</w:t>
      </w:r>
    </w:p>
    <w:p w:rsidR="00CE2D5F" w:rsidRPr="000665B4" w:rsidRDefault="00CE2D5F" w:rsidP="00CE2D5F">
      <w:pPr>
        <w:rPr>
          <w:rFonts w:ascii="宋体" w:eastAsia="宋体" w:hAnsi="宋体"/>
        </w:rPr>
      </w:pPr>
      <w:r w:rsidRPr="000665B4">
        <w:rPr>
          <w:rFonts w:ascii="宋体" w:eastAsia="宋体" w:hAnsi="宋体"/>
        </w:rPr>
        <w:t xml:space="preserve">        int numa=from,numb=pre[numa];</w:t>
      </w:r>
    </w:p>
    <w:p w:rsidR="00CE2D5F" w:rsidRPr="000665B4" w:rsidRDefault="00CE2D5F" w:rsidP="00CE2D5F">
      <w:pPr>
        <w:rPr>
          <w:rFonts w:ascii="宋体" w:eastAsia="宋体" w:hAnsi="宋体"/>
        </w:rPr>
      </w:pPr>
      <w:r w:rsidRPr="000665B4">
        <w:rPr>
          <w:rFonts w:ascii="宋体" w:eastAsia="宋体" w:hAnsi="宋体"/>
        </w:rPr>
        <w:t xml:space="preserve">        if(first) first=false;else cout&lt;&lt;endl;</w:t>
      </w:r>
    </w:p>
    <w:p w:rsidR="00CE2D5F" w:rsidRPr="000665B4" w:rsidRDefault="00CE2D5F" w:rsidP="00CE2D5F">
      <w:pPr>
        <w:rPr>
          <w:rFonts w:ascii="宋体" w:eastAsia="宋体" w:hAnsi="宋体"/>
        </w:rPr>
      </w:pPr>
      <w:r w:rsidRPr="000665B4">
        <w:rPr>
          <w:rFonts w:ascii="宋体" w:eastAsia="宋体" w:hAnsi="宋体"/>
        </w:rPr>
        <w:t xml:space="preserve">        if (have_path){</w:t>
      </w:r>
    </w:p>
    <w:p w:rsidR="00CE2D5F" w:rsidRPr="000665B4" w:rsidRDefault="00CE2D5F" w:rsidP="00CE2D5F">
      <w:pPr>
        <w:rPr>
          <w:rFonts w:ascii="宋体" w:eastAsia="宋体" w:hAnsi="宋体"/>
        </w:rPr>
      </w:pPr>
      <w:r w:rsidRPr="000665B4">
        <w:rPr>
          <w:rFonts w:ascii="宋体" w:eastAsia="宋体" w:hAnsi="宋体"/>
        </w:rPr>
        <w:t xml:space="preserve">            while(true){</w:t>
      </w:r>
    </w:p>
    <w:p w:rsidR="00CE2D5F" w:rsidRPr="000665B4" w:rsidRDefault="00CE2D5F" w:rsidP="00CE2D5F">
      <w:pPr>
        <w:rPr>
          <w:rFonts w:ascii="宋体" w:eastAsia="宋体" w:hAnsi="宋体"/>
        </w:rPr>
      </w:pPr>
      <w:r w:rsidRPr="000665B4">
        <w:rPr>
          <w:rFonts w:ascii="宋体" w:eastAsia="宋体" w:hAnsi="宋体"/>
        </w:rPr>
        <w:t xml:space="preserve">                string sa=num_2_string(numa),sb=num_2_string(numb);</w:t>
      </w:r>
    </w:p>
    <w:p w:rsidR="00CE2D5F" w:rsidRPr="000665B4" w:rsidRDefault="00CE2D5F" w:rsidP="00CE2D5F">
      <w:pPr>
        <w:rPr>
          <w:rFonts w:ascii="宋体" w:eastAsia="宋体" w:hAnsi="宋体"/>
        </w:rPr>
      </w:pPr>
      <w:r w:rsidRPr="000665B4">
        <w:rPr>
          <w:rFonts w:ascii="宋体" w:eastAsia="宋体" w:hAnsi="宋体"/>
        </w:rPr>
        <w:t xml:space="preserve">                cout&lt;&lt;sa&lt;&lt;" "&lt;&lt;sb&lt;&lt;endl;</w:t>
      </w:r>
    </w:p>
    <w:p w:rsidR="00CE2D5F" w:rsidRPr="000665B4" w:rsidRDefault="00CE2D5F" w:rsidP="00CE2D5F">
      <w:pPr>
        <w:rPr>
          <w:rFonts w:ascii="宋体" w:eastAsia="宋体" w:hAnsi="宋体"/>
        </w:rPr>
      </w:pPr>
      <w:r w:rsidRPr="000665B4">
        <w:rPr>
          <w:rFonts w:ascii="宋体" w:eastAsia="宋体" w:hAnsi="宋体"/>
        </w:rPr>
        <w:t xml:space="preserve">                if(numb==to) break;</w:t>
      </w:r>
    </w:p>
    <w:p w:rsidR="00CE2D5F" w:rsidRPr="000665B4" w:rsidRDefault="00CE2D5F" w:rsidP="00CE2D5F">
      <w:pPr>
        <w:rPr>
          <w:rFonts w:ascii="宋体" w:eastAsia="宋体" w:hAnsi="宋体"/>
        </w:rPr>
      </w:pPr>
      <w:r w:rsidRPr="000665B4">
        <w:rPr>
          <w:rFonts w:ascii="宋体" w:eastAsia="宋体" w:hAnsi="宋体"/>
        </w:rPr>
        <w:t xml:space="preserve">                numa=numb,numb=pre[numa];</w:t>
      </w:r>
    </w:p>
    <w:p w:rsidR="00CE2D5F" w:rsidRPr="000665B4" w:rsidRDefault="00CE2D5F" w:rsidP="00CE2D5F">
      <w:pPr>
        <w:rPr>
          <w:rFonts w:ascii="宋体" w:eastAsia="宋体" w:hAnsi="宋体"/>
        </w:rPr>
      </w:pPr>
      <w:r w:rsidRPr="000665B4">
        <w:rPr>
          <w:rFonts w:ascii="宋体" w:eastAsia="宋体" w:hAnsi="宋体"/>
        </w:rPr>
        <w:t xml:space="preserve">            }</w:t>
      </w:r>
    </w:p>
    <w:p w:rsidR="00CE2D5F" w:rsidRPr="000665B4" w:rsidRDefault="00CE2D5F" w:rsidP="00CE2D5F">
      <w:pPr>
        <w:rPr>
          <w:rFonts w:ascii="宋体" w:eastAsia="宋体" w:hAnsi="宋体"/>
        </w:rPr>
      </w:pPr>
      <w:r w:rsidRPr="000665B4">
        <w:rPr>
          <w:rFonts w:ascii="宋体" w:eastAsia="宋体" w:hAnsi="宋体"/>
        </w:rPr>
        <w:t xml:space="preserve">        }else cout&lt;&lt;"No route"&lt;&lt;endl;</w:t>
      </w:r>
    </w:p>
    <w:p w:rsidR="00CE2D5F" w:rsidRPr="000665B4" w:rsidRDefault="00CE2D5F" w:rsidP="00CE2D5F">
      <w:pPr>
        <w:rPr>
          <w:rFonts w:ascii="宋体" w:eastAsia="宋体" w:hAnsi="宋体"/>
        </w:rPr>
      </w:pPr>
      <w:r w:rsidRPr="000665B4">
        <w:rPr>
          <w:rFonts w:ascii="宋体" w:eastAsia="宋体" w:hAnsi="宋体"/>
        </w:rPr>
        <w:t xml:space="preserve">    }</w:t>
      </w:r>
    </w:p>
    <w:p w:rsidR="00CE2D5F" w:rsidRPr="000665B4" w:rsidRDefault="00CE2D5F" w:rsidP="00CE2D5F">
      <w:pPr>
        <w:rPr>
          <w:rFonts w:ascii="宋体" w:eastAsia="宋体" w:hAnsi="宋体"/>
        </w:rPr>
      </w:pPr>
      <w:r w:rsidRPr="000665B4">
        <w:rPr>
          <w:rFonts w:ascii="宋体" w:eastAsia="宋体" w:hAnsi="宋体"/>
        </w:rPr>
        <w:t xml:space="preserve">    return 0;</w:t>
      </w:r>
    </w:p>
    <w:p w:rsidR="00CE2D5F" w:rsidRPr="000665B4" w:rsidRDefault="00CE2D5F" w:rsidP="00CE2D5F">
      <w:pPr>
        <w:rPr>
          <w:rFonts w:ascii="宋体" w:eastAsia="宋体" w:hAnsi="宋体"/>
        </w:rPr>
      </w:pPr>
      <w:r w:rsidRPr="000665B4">
        <w:rPr>
          <w:rFonts w:ascii="宋体" w:eastAsia="宋体" w:hAnsi="宋体"/>
        </w:rPr>
        <w:t>}</w:t>
      </w:r>
    </w:p>
    <w:p w:rsidR="005242B9" w:rsidRPr="000665B4" w:rsidRDefault="005242B9" w:rsidP="005242B9">
      <w:pPr>
        <w:pStyle w:val="3"/>
        <w:rPr>
          <w:rFonts w:ascii="宋体" w:eastAsia="宋体" w:hAnsi="宋体"/>
          <w:b w:val="0"/>
        </w:rPr>
      </w:pPr>
      <w:bookmarkStart w:id="124" w:name="_Toc524383025"/>
      <w:r w:rsidRPr="000665B4">
        <w:rPr>
          <w:rFonts w:ascii="宋体" w:eastAsia="宋体" w:hAnsi="宋体"/>
          <w:b w:val="0"/>
        </w:rPr>
        <w:t>Floyd</w:t>
      </w:r>
      <w:bookmarkEnd w:id="124"/>
    </w:p>
    <w:p w:rsidR="0039208E" w:rsidRPr="000665B4" w:rsidRDefault="0039208E" w:rsidP="0039208E">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UVA</w:t>
      </w:r>
      <w:r w:rsidRPr="000665B4">
        <w:rPr>
          <w:rFonts w:ascii="宋体" w:eastAsia="宋体" w:hAnsi="宋体" w:hint="eastAsia"/>
          <w:b w:val="0"/>
        </w:rPr>
        <w:t>-</w:t>
      </w:r>
      <w:r w:rsidRPr="000665B4">
        <w:rPr>
          <w:rFonts w:ascii="宋体" w:eastAsia="宋体" w:hAnsi="宋体"/>
          <w:b w:val="0"/>
        </w:rPr>
        <w:t>567</w:t>
      </w:r>
      <w:r w:rsidRPr="000665B4">
        <w:rPr>
          <w:rFonts w:ascii="宋体" w:eastAsia="宋体" w:hAnsi="宋体" w:hint="eastAsia"/>
          <w:b w:val="0"/>
        </w:rPr>
        <w:t>-</w:t>
      </w:r>
      <w:r w:rsidRPr="000665B4">
        <w:rPr>
          <w:rFonts w:ascii="宋体" w:eastAsia="宋体" w:hAnsi="宋体"/>
          <w:b w:val="0"/>
        </w:rPr>
        <w:t>Risk</w:t>
      </w:r>
    </w:p>
    <w:p w:rsidR="0039208E" w:rsidRPr="000665B4" w:rsidRDefault="0039208E" w:rsidP="0039208E">
      <w:pPr>
        <w:rPr>
          <w:rFonts w:ascii="宋体" w:eastAsia="宋体" w:hAnsi="宋体"/>
        </w:rPr>
      </w:pPr>
      <w:r w:rsidRPr="000665B4">
        <w:rPr>
          <w:rFonts w:ascii="宋体" w:eastAsia="宋体" w:hAnsi="宋体" w:hint="eastAsia"/>
        </w:rPr>
        <w:t>【题意】给定20个城市之间的连通情况，就给定起终点间的最短距离（连通距离为1）</w:t>
      </w:r>
    </w:p>
    <w:p w:rsidR="0039208E" w:rsidRPr="000665B4" w:rsidRDefault="0039208E" w:rsidP="0039208E">
      <w:pPr>
        <w:rPr>
          <w:rFonts w:ascii="宋体" w:eastAsia="宋体" w:hAnsi="宋体"/>
        </w:rPr>
      </w:pPr>
      <w:r w:rsidRPr="000665B4">
        <w:rPr>
          <w:rFonts w:ascii="宋体" w:eastAsia="宋体" w:hAnsi="宋体" w:hint="eastAsia"/>
        </w:rPr>
        <w:t>【题解】floyd模板题目，设置100为任意两城市之间的不连通距离，1为直接连通距离</w:t>
      </w:r>
    </w:p>
    <w:p w:rsidR="0039208E" w:rsidRPr="000665B4" w:rsidRDefault="0039208E" w:rsidP="0039208E">
      <w:pPr>
        <w:rPr>
          <w:rFonts w:ascii="宋体" w:eastAsia="宋体" w:hAnsi="宋体"/>
        </w:rPr>
      </w:pPr>
      <w:r w:rsidRPr="000665B4">
        <w:rPr>
          <w:rFonts w:ascii="宋体" w:eastAsia="宋体" w:hAnsi="宋体" w:hint="eastAsia"/>
        </w:rPr>
        <w:t>【代码】</w:t>
      </w:r>
    </w:p>
    <w:p w:rsidR="0039208E" w:rsidRPr="000665B4" w:rsidRDefault="0039208E" w:rsidP="0039208E">
      <w:pPr>
        <w:rPr>
          <w:rFonts w:ascii="宋体" w:eastAsia="宋体" w:hAnsi="宋体"/>
        </w:rPr>
      </w:pPr>
      <w:r w:rsidRPr="000665B4">
        <w:rPr>
          <w:rFonts w:ascii="宋体" w:eastAsia="宋体" w:hAnsi="宋体"/>
        </w:rPr>
        <w:t>#include &lt;bits/stdc++.h&gt;</w:t>
      </w:r>
    </w:p>
    <w:p w:rsidR="0039208E" w:rsidRPr="000665B4" w:rsidRDefault="0039208E" w:rsidP="0039208E">
      <w:pPr>
        <w:rPr>
          <w:rFonts w:ascii="宋体" w:eastAsia="宋体" w:hAnsi="宋体"/>
        </w:rPr>
      </w:pPr>
      <w:r w:rsidRPr="000665B4">
        <w:rPr>
          <w:rFonts w:ascii="宋体" w:eastAsia="宋体" w:hAnsi="宋体"/>
        </w:rPr>
        <w:t>#define FARDIS 100</w:t>
      </w:r>
    </w:p>
    <w:p w:rsidR="0039208E" w:rsidRPr="000665B4" w:rsidRDefault="0039208E" w:rsidP="0039208E">
      <w:pPr>
        <w:rPr>
          <w:rFonts w:ascii="宋体" w:eastAsia="宋体" w:hAnsi="宋体"/>
        </w:rPr>
      </w:pPr>
      <w:r w:rsidRPr="000665B4">
        <w:rPr>
          <w:rFonts w:ascii="宋体" w:eastAsia="宋体" w:hAnsi="宋体"/>
        </w:rPr>
        <w:lastRenderedPageBreak/>
        <w:t>#define MAXN 30</w:t>
      </w:r>
    </w:p>
    <w:p w:rsidR="0039208E" w:rsidRPr="000665B4" w:rsidRDefault="0039208E" w:rsidP="0039208E">
      <w:pPr>
        <w:rPr>
          <w:rFonts w:ascii="宋体" w:eastAsia="宋体" w:hAnsi="宋体"/>
        </w:rPr>
      </w:pPr>
    </w:p>
    <w:p w:rsidR="0039208E" w:rsidRPr="000665B4" w:rsidRDefault="0039208E" w:rsidP="0039208E">
      <w:pPr>
        <w:rPr>
          <w:rFonts w:ascii="宋体" w:eastAsia="宋体" w:hAnsi="宋体"/>
        </w:rPr>
      </w:pPr>
      <w:r w:rsidRPr="000665B4">
        <w:rPr>
          <w:rFonts w:ascii="宋体" w:eastAsia="宋体" w:hAnsi="宋体"/>
        </w:rPr>
        <w:t>using namespace std;</w:t>
      </w:r>
    </w:p>
    <w:p w:rsidR="0039208E" w:rsidRPr="000665B4" w:rsidRDefault="0039208E" w:rsidP="0039208E">
      <w:pPr>
        <w:rPr>
          <w:rFonts w:ascii="宋体" w:eastAsia="宋体" w:hAnsi="宋体"/>
        </w:rPr>
      </w:pPr>
    </w:p>
    <w:p w:rsidR="0039208E" w:rsidRPr="000665B4" w:rsidRDefault="0039208E" w:rsidP="0039208E">
      <w:pPr>
        <w:rPr>
          <w:rFonts w:ascii="宋体" w:eastAsia="宋体" w:hAnsi="宋体"/>
        </w:rPr>
      </w:pPr>
      <w:r w:rsidRPr="000665B4">
        <w:rPr>
          <w:rFonts w:ascii="宋体" w:eastAsia="宋体" w:hAnsi="宋体"/>
        </w:rPr>
        <w:t>int main()</w:t>
      </w:r>
    </w:p>
    <w:p w:rsidR="0039208E" w:rsidRPr="000665B4" w:rsidRDefault="0039208E" w:rsidP="0039208E">
      <w:pPr>
        <w:rPr>
          <w:rFonts w:ascii="宋体" w:eastAsia="宋体" w:hAnsi="宋体"/>
        </w:rPr>
      </w:pPr>
      <w:r w:rsidRPr="000665B4">
        <w:rPr>
          <w:rFonts w:ascii="宋体" w:eastAsia="宋体" w:hAnsi="宋体"/>
        </w:rPr>
        <w:t>{</w:t>
      </w:r>
    </w:p>
    <w:p w:rsidR="0039208E" w:rsidRPr="000665B4" w:rsidRDefault="0039208E" w:rsidP="0039208E">
      <w:pPr>
        <w:rPr>
          <w:rFonts w:ascii="宋体" w:eastAsia="宋体" w:hAnsi="宋体"/>
        </w:rPr>
      </w:pPr>
      <w:r w:rsidRPr="000665B4">
        <w:rPr>
          <w:rFonts w:ascii="宋体" w:eastAsia="宋体" w:hAnsi="宋体"/>
        </w:rPr>
        <w:t xml:space="preserve">    int f[MAXN][MAXN],num,casenum=1,qnum;</w:t>
      </w:r>
    </w:p>
    <w:p w:rsidR="0039208E" w:rsidRPr="000665B4" w:rsidRDefault="0039208E" w:rsidP="0039208E">
      <w:pPr>
        <w:rPr>
          <w:rFonts w:ascii="宋体" w:eastAsia="宋体" w:hAnsi="宋体"/>
        </w:rPr>
      </w:pPr>
      <w:r w:rsidRPr="000665B4">
        <w:rPr>
          <w:rFonts w:ascii="宋体" w:eastAsia="宋体" w:hAnsi="宋体"/>
        </w:rPr>
        <w:t xml:space="preserve">    while(~scanf("%d",&amp;num)){</w:t>
      </w:r>
    </w:p>
    <w:p w:rsidR="0039208E" w:rsidRPr="000665B4" w:rsidRDefault="0039208E" w:rsidP="0039208E">
      <w:pPr>
        <w:rPr>
          <w:rFonts w:ascii="宋体" w:eastAsia="宋体" w:hAnsi="宋体"/>
        </w:rPr>
      </w:pPr>
      <w:r w:rsidRPr="000665B4">
        <w:rPr>
          <w:rFonts w:ascii="宋体" w:eastAsia="宋体" w:hAnsi="宋体"/>
        </w:rPr>
        <w:t xml:space="preserve">        for (int i=0;i&lt;MAXN;i++){</w:t>
      </w:r>
    </w:p>
    <w:p w:rsidR="0039208E" w:rsidRPr="000665B4" w:rsidRDefault="0039208E" w:rsidP="0039208E">
      <w:pPr>
        <w:rPr>
          <w:rFonts w:ascii="宋体" w:eastAsia="宋体" w:hAnsi="宋体"/>
        </w:rPr>
      </w:pPr>
      <w:r w:rsidRPr="000665B4">
        <w:rPr>
          <w:rFonts w:ascii="宋体" w:eastAsia="宋体" w:hAnsi="宋体"/>
        </w:rPr>
        <w:t xml:space="preserve">            for (int j=0;j&lt;MAXN;j++) f[i][j]=FARDIS;</w:t>
      </w:r>
    </w:p>
    <w:p w:rsidR="0039208E" w:rsidRPr="000665B4" w:rsidRDefault="0039208E" w:rsidP="0039208E">
      <w:pPr>
        <w:rPr>
          <w:rFonts w:ascii="宋体" w:eastAsia="宋体" w:hAnsi="宋体"/>
        </w:rPr>
      </w:pPr>
      <w:r w:rsidRPr="000665B4">
        <w:rPr>
          <w:rFonts w:ascii="宋体" w:eastAsia="宋体" w:hAnsi="宋体"/>
        </w:rPr>
        <w:t xml:space="preserve">            f[i][i]=0;</w:t>
      </w:r>
    </w:p>
    <w:p w:rsidR="0039208E" w:rsidRPr="000665B4" w:rsidRDefault="0039208E" w:rsidP="0039208E">
      <w:pPr>
        <w:rPr>
          <w:rFonts w:ascii="宋体" w:eastAsia="宋体" w:hAnsi="宋体"/>
        </w:rPr>
      </w:pPr>
      <w:r w:rsidRPr="000665B4">
        <w:rPr>
          <w:rFonts w:ascii="宋体" w:eastAsia="宋体" w:hAnsi="宋体"/>
        </w:rPr>
        <w:t xml:space="preserve">        }</w:t>
      </w:r>
    </w:p>
    <w:p w:rsidR="0039208E" w:rsidRPr="000665B4" w:rsidRDefault="0039208E" w:rsidP="0039208E">
      <w:pPr>
        <w:rPr>
          <w:rFonts w:ascii="宋体" w:eastAsia="宋体" w:hAnsi="宋体"/>
        </w:rPr>
      </w:pPr>
      <w:r w:rsidRPr="000665B4">
        <w:rPr>
          <w:rFonts w:ascii="宋体" w:eastAsia="宋体" w:hAnsi="宋体"/>
        </w:rPr>
        <w:t xml:space="preserve">        for (int i=1;i&lt;=19;i++){</w:t>
      </w:r>
    </w:p>
    <w:p w:rsidR="0039208E" w:rsidRPr="000665B4" w:rsidRDefault="0039208E" w:rsidP="0039208E">
      <w:pPr>
        <w:rPr>
          <w:rFonts w:ascii="宋体" w:eastAsia="宋体" w:hAnsi="宋体"/>
        </w:rPr>
      </w:pPr>
      <w:r w:rsidRPr="000665B4">
        <w:rPr>
          <w:rFonts w:ascii="宋体" w:eastAsia="宋体" w:hAnsi="宋体"/>
        </w:rPr>
        <w:t xml:space="preserve">            if(i&gt;1) scanf("%d",&amp;num);</w:t>
      </w:r>
    </w:p>
    <w:p w:rsidR="0039208E" w:rsidRPr="000665B4" w:rsidRDefault="0039208E" w:rsidP="0039208E">
      <w:pPr>
        <w:rPr>
          <w:rFonts w:ascii="宋体" w:eastAsia="宋体" w:hAnsi="宋体"/>
        </w:rPr>
      </w:pPr>
      <w:r w:rsidRPr="000665B4">
        <w:rPr>
          <w:rFonts w:ascii="宋体" w:eastAsia="宋体" w:hAnsi="宋体"/>
        </w:rPr>
        <w:t xml:space="preserve">            for (int j=0;j&lt;num;j++){</w:t>
      </w:r>
    </w:p>
    <w:p w:rsidR="0039208E" w:rsidRPr="000665B4" w:rsidRDefault="0039208E" w:rsidP="0039208E">
      <w:pPr>
        <w:rPr>
          <w:rFonts w:ascii="宋体" w:eastAsia="宋体" w:hAnsi="宋体"/>
        </w:rPr>
      </w:pPr>
      <w:r w:rsidRPr="000665B4">
        <w:rPr>
          <w:rFonts w:ascii="宋体" w:eastAsia="宋体" w:hAnsi="宋体"/>
        </w:rPr>
        <w:t xml:space="preserve">                int temp;</w:t>
      </w:r>
    </w:p>
    <w:p w:rsidR="0039208E" w:rsidRPr="000665B4" w:rsidRDefault="0039208E" w:rsidP="0039208E">
      <w:pPr>
        <w:rPr>
          <w:rFonts w:ascii="宋体" w:eastAsia="宋体" w:hAnsi="宋体"/>
        </w:rPr>
      </w:pPr>
      <w:r w:rsidRPr="000665B4">
        <w:rPr>
          <w:rFonts w:ascii="宋体" w:eastAsia="宋体" w:hAnsi="宋体"/>
        </w:rPr>
        <w:t xml:space="preserve">                scanf("%d",&amp;temp);</w:t>
      </w:r>
    </w:p>
    <w:p w:rsidR="0039208E" w:rsidRPr="000665B4" w:rsidRDefault="0039208E" w:rsidP="0039208E">
      <w:pPr>
        <w:rPr>
          <w:rFonts w:ascii="宋体" w:eastAsia="宋体" w:hAnsi="宋体"/>
        </w:rPr>
      </w:pPr>
      <w:r w:rsidRPr="000665B4">
        <w:rPr>
          <w:rFonts w:ascii="宋体" w:eastAsia="宋体" w:hAnsi="宋体"/>
        </w:rPr>
        <w:t xml:space="preserve">                f[i][temp]=f[temp][i]=1;</w:t>
      </w:r>
    </w:p>
    <w:p w:rsidR="0039208E" w:rsidRPr="000665B4" w:rsidRDefault="0039208E" w:rsidP="0039208E">
      <w:pPr>
        <w:rPr>
          <w:rFonts w:ascii="宋体" w:eastAsia="宋体" w:hAnsi="宋体"/>
        </w:rPr>
      </w:pPr>
      <w:r w:rsidRPr="000665B4">
        <w:rPr>
          <w:rFonts w:ascii="宋体" w:eastAsia="宋体" w:hAnsi="宋体"/>
        </w:rPr>
        <w:t xml:space="preserve">            }</w:t>
      </w:r>
    </w:p>
    <w:p w:rsidR="0039208E" w:rsidRPr="000665B4" w:rsidRDefault="0039208E" w:rsidP="0039208E">
      <w:pPr>
        <w:rPr>
          <w:rFonts w:ascii="宋体" w:eastAsia="宋体" w:hAnsi="宋体"/>
        </w:rPr>
      </w:pPr>
      <w:r w:rsidRPr="000665B4">
        <w:rPr>
          <w:rFonts w:ascii="宋体" w:eastAsia="宋体" w:hAnsi="宋体"/>
        </w:rPr>
        <w:t xml:space="preserve">        }</w:t>
      </w:r>
    </w:p>
    <w:p w:rsidR="0039208E" w:rsidRPr="000665B4" w:rsidRDefault="0039208E" w:rsidP="0039208E">
      <w:pPr>
        <w:rPr>
          <w:rFonts w:ascii="宋体" w:eastAsia="宋体" w:hAnsi="宋体"/>
        </w:rPr>
      </w:pPr>
      <w:r w:rsidRPr="000665B4">
        <w:rPr>
          <w:rFonts w:ascii="宋体" w:eastAsia="宋体" w:hAnsi="宋体"/>
        </w:rPr>
        <w:t xml:space="preserve">        //floyd</w:t>
      </w:r>
    </w:p>
    <w:p w:rsidR="0039208E" w:rsidRPr="000665B4" w:rsidRDefault="0039208E" w:rsidP="0039208E">
      <w:pPr>
        <w:rPr>
          <w:rFonts w:ascii="宋体" w:eastAsia="宋体" w:hAnsi="宋体"/>
        </w:rPr>
      </w:pPr>
      <w:r w:rsidRPr="000665B4">
        <w:rPr>
          <w:rFonts w:ascii="宋体" w:eastAsia="宋体" w:hAnsi="宋体"/>
        </w:rPr>
        <w:t xml:space="preserve">        for (int k=1;k&lt;=20;k++) for (int i=1;i&lt;=20;i++) for (int j=1;j&lt;=20;j++) f[i][j]=min(f[i][j],f[i][k]+f[k][j]);</w:t>
      </w:r>
    </w:p>
    <w:p w:rsidR="0039208E" w:rsidRPr="000665B4" w:rsidRDefault="0039208E" w:rsidP="0039208E">
      <w:pPr>
        <w:rPr>
          <w:rFonts w:ascii="宋体" w:eastAsia="宋体" w:hAnsi="宋体"/>
        </w:rPr>
      </w:pPr>
      <w:r w:rsidRPr="000665B4">
        <w:rPr>
          <w:rFonts w:ascii="宋体" w:eastAsia="宋体" w:hAnsi="宋体"/>
        </w:rPr>
        <w:t xml:space="preserve">        scanf("%d",&amp;qnum);</w:t>
      </w:r>
    </w:p>
    <w:p w:rsidR="0039208E" w:rsidRPr="000665B4" w:rsidRDefault="0039208E" w:rsidP="0039208E">
      <w:pPr>
        <w:rPr>
          <w:rFonts w:ascii="宋体" w:eastAsia="宋体" w:hAnsi="宋体"/>
        </w:rPr>
      </w:pPr>
      <w:r w:rsidRPr="000665B4">
        <w:rPr>
          <w:rFonts w:ascii="宋体" w:eastAsia="宋体" w:hAnsi="宋体"/>
        </w:rPr>
        <w:t xml:space="preserve">        printf("Test Set #%d\n",casenum++);</w:t>
      </w:r>
    </w:p>
    <w:p w:rsidR="0039208E" w:rsidRPr="000665B4" w:rsidRDefault="0039208E" w:rsidP="0039208E">
      <w:pPr>
        <w:rPr>
          <w:rFonts w:ascii="宋体" w:eastAsia="宋体" w:hAnsi="宋体"/>
        </w:rPr>
      </w:pPr>
      <w:r w:rsidRPr="000665B4">
        <w:rPr>
          <w:rFonts w:ascii="宋体" w:eastAsia="宋体" w:hAnsi="宋体"/>
        </w:rPr>
        <w:t xml:space="preserve">        while(qnum--){</w:t>
      </w:r>
    </w:p>
    <w:p w:rsidR="0039208E" w:rsidRPr="000665B4" w:rsidRDefault="0039208E" w:rsidP="0039208E">
      <w:pPr>
        <w:rPr>
          <w:rFonts w:ascii="宋体" w:eastAsia="宋体" w:hAnsi="宋体"/>
        </w:rPr>
      </w:pPr>
      <w:r w:rsidRPr="000665B4">
        <w:rPr>
          <w:rFonts w:ascii="宋体" w:eastAsia="宋体" w:hAnsi="宋体"/>
        </w:rPr>
        <w:t xml:space="preserve">            int s,t;</w:t>
      </w:r>
    </w:p>
    <w:p w:rsidR="0039208E" w:rsidRPr="000665B4" w:rsidRDefault="0039208E" w:rsidP="0039208E">
      <w:pPr>
        <w:rPr>
          <w:rFonts w:ascii="宋体" w:eastAsia="宋体" w:hAnsi="宋体"/>
        </w:rPr>
      </w:pPr>
      <w:r w:rsidRPr="000665B4">
        <w:rPr>
          <w:rFonts w:ascii="宋体" w:eastAsia="宋体" w:hAnsi="宋体"/>
        </w:rPr>
        <w:t xml:space="preserve">            scanf("%d%d",&amp;s,&amp;t);</w:t>
      </w:r>
    </w:p>
    <w:p w:rsidR="0039208E" w:rsidRPr="000665B4" w:rsidRDefault="0039208E" w:rsidP="0039208E">
      <w:pPr>
        <w:rPr>
          <w:rFonts w:ascii="宋体" w:eastAsia="宋体" w:hAnsi="宋体"/>
        </w:rPr>
      </w:pPr>
      <w:r w:rsidRPr="000665B4">
        <w:rPr>
          <w:rFonts w:ascii="宋体" w:eastAsia="宋体" w:hAnsi="宋体"/>
        </w:rPr>
        <w:t xml:space="preserve">            printf("%2d to %2d: %d\n",s,t,f[s][t]);</w:t>
      </w:r>
    </w:p>
    <w:p w:rsidR="0039208E" w:rsidRPr="000665B4" w:rsidRDefault="0039208E" w:rsidP="0039208E">
      <w:pPr>
        <w:rPr>
          <w:rFonts w:ascii="宋体" w:eastAsia="宋体" w:hAnsi="宋体"/>
        </w:rPr>
      </w:pPr>
      <w:r w:rsidRPr="000665B4">
        <w:rPr>
          <w:rFonts w:ascii="宋体" w:eastAsia="宋体" w:hAnsi="宋体"/>
        </w:rPr>
        <w:t xml:space="preserve">        }</w:t>
      </w:r>
    </w:p>
    <w:p w:rsidR="0039208E" w:rsidRPr="000665B4" w:rsidRDefault="0039208E" w:rsidP="0039208E">
      <w:pPr>
        <w:rPr>
          <w:rFonts w:ascii="宋体" w:eastAsia="宋体" w:hAnsi="宋体"/>
        </w:rPr>
      </w:pPr>
      <w:r w:rsidRPr="000665B4">
        <w:rPr>
          <w:rFonts w:ascii="宋体" w:eastAsia="宋体" w:hAnsi="宋体"/>
        </w:rPr>
        <w:t xml:space="preserve">        printf("\n");</w:t>
      </w:r>
    </w:p>
    <w:p w:rsidR="0039208E" w:rsidRPr="000665B4" w:rsidRDefault="0039208E" w:rsidP="0039208E">
      <w:pPr>
        <w:rPr>
          <w:rFonts w:ascii="宋体" w:eastAsia="宋体" w:hAnsi="宋体"/>
        </w:rPr>
      </w:pPr>
      <w:r w:rsidRPr="000665B4">
        <w:rPr>
          <w:rFonts w:ascii="宋体" w:eastAsia="宋体" w:hAnsi="宋体"/>
        </w:rPr>
        <w:t xml:space="preserve">    }</w:t>
      </w:r>
    </w:p>
    <w:p w:rsidR="0039208E" w:rsidRPr="000665B4" w:rsidRDefault="0039208E" w:rsidP="0039208E">
      <w:pPr>
        <w:rPr>
          <w:rFonts w:ascii="宋体" w:eastAsia="宋体" w:hAnsi="宋体"/>
        </w:rPr>
      </w:pPr>
      <w:r w:rsidRPr="000665B4">
        <w:rPr>
          <w:rFonts w:ascii="宋体" w:eastAsia="宋体" w:hAnsi="宋体"/>
        </w:rPr>
        <w:t xml:space="preserve">    return 0;</w:t>
      </w:r>
    </w:p>
    <w:p w:rsidR="0039208E" w:rsidRPr="000665B4" w:rsidRDefault="0039208E" w:rsidP="0039208E">
      <w:pPr>
        <w:rPr>
          <w:rFonts w:ascii="宋体" w:eastAsia="宋体" w:hAnsi="宋体"/>
        </w:rPr>
      </w:pPr>
      <w:r w:rsidRPr="000665B4">
        <w:rPr>
          <w:rFonts w:ascii="宋体" w:eastAsia="宋体" w:hAnsi="宋体"/>
        </w:rPr>
        <w:t>}</w:t>
      </w:r>
    </w:p>
    <w:p w:rsidR="00867262" w:rsidRPr="000665B4" w:rsidRDefault="00867262" w:rsidP="00867262">
      <w:pPr>
        <w:pStyle w:val="3"/>
        <w:rPr>
          <w:rFonts w:ascii="宋体" w:eastAsia="宋体" w:hAnsi="宋体"/>
          <w:b w:val="0"/>
        </w:rPr>
      </w:pPr>
      <w:bookmarkStart w:id="125" w:name="_Toc524383026"/>
      <w:r w:rsidRPr="000665B4">
        <w:rPr>
          <w:rFonts w:ascii="宋体" w:eastAsia="宋体" w:hAnsi="宋体" w:hint="eastAsia"/>
          <w:b w:val="0"/>
        </w:rPr>
        <w:t>差分约束系统</w:t>
      </w:r>
      <w:bookmarkEnd w:id="125"/>
    </w:p>
    <w:p w:rsidR="00A5105D" w:rsidRPr="000665B4" w:rsidRDefault="00A5105D" w:rsidP="00411DD2">
      <w:pPr>
        <w:pStyle w:val="2"/>
        <w:rPr>
          <w:rFonts w:ascii="宋体" w:eastAsia="宋体" w:hAnsi="宋体"/>
          <w:b w:val="0"/>
        </w:rPr>
      </w:pPr>
      <w:bookmarkStart w:id="126" w:name="_Toc524383027"/>
      <w:r w:rsidRPr="000665B4">
        <w:rPr>
          <w:rFonts w:ascii="宋体" w:eastAsia="宋体" w:hAnsi="宋体" w:hint="eastAsia"/>
          <w:b w:val="0"/>
        </w:rPr>
        <w:t>负环</w:t>
      </w:r>
      <w:r w:rsidR="00F80605" w:rsidRPr="000665B4">
        <w:rPr>
          <w:rFonts w:ascii="宋体" w:eastAsia="宋体" w:hAnsi="宋体" w:hint="eastAsia"/>
          <w:b w:val="0"/>
        </w:rPr>
        <w:t>判定</w:t>
      </w:r>
      <w:bookmarkEnd w:id="126"/>
    </w:p>
    <w:p w:rsidR="00A5105D" w:rsidRPr="000665B4" w:rsidRDefault="00A5105D" w:rsidP="00A5105D">
      <w:pPr>
        <w:rPr>
          <w:rFonts w:ascii="宋体" w:eastAsia="宋体" w:hAnsi="宋体"/>
        </w:rPr>
      </w:pPr>
      <w:r w:rsidRPr="000665B4">
        <w:rPr>
          <w:rFonts w:ascii="宋体" w:eastAsia="宋体" w:hAnsi="宋体" w:hint="eastAsia"/>
        </w:rPr>
        <w:t>使用SPFA判负环（BFS形式），进入队列超过n次即有负环</w:t>
      </w:r>
    </w:p>
    <w:p w:rsidR="00A5105D" w:rsidRPr="000665B4" w:rsidRDefault="00A5105D" w:rsidP="00A5105D">
      <w:pPr>
        <w:pStyle w:val="3"/>
        <w:rPr>
          <w:rFonts w:ascii="宋体" w:eastAsia="宋体" w:hAnsi="宋体"/>
          <w:b w:val="0"/>
        </w:rPr>
      </w:pPr>
      <w:bookmarkStart w:id="127" w:name="_Toc524383028"/>
      <w:r w:rsidRPr="000665B4">
        <w:rPr>
          <w:rFonts w:ascii="宋体" w:eastAsia="宋体" w:hAnsi="宋体" w:hint="eastAsia"/>
          <w:b w:val="0"/>
        </w:rPr>
        <w:lastRenderedPageBreak/>
        <w:t>√-</w:t>
      </w:r>
      <w:r w:rsidRPr="000665B4">
        <w:rPr>
          <w:rFonts w:ascii="宋体" w:eastAsia="宋体" w:hAnsi="宋体"/>
          <w:b w:val="0"/>
        </w:rPr>
        <w:t>POJ</w:t>
      </w:r>
      <w:r w:rsidRPr="000665B4">
        <w:rPr>
          <w:rFonts w:ascii="宋体" w:eastAsia="宋体" w:hAnsi="宋体" w:hint="eastAsia"/>
          <w:b w:val="0"/>
        </w:rPr>
        <w:t>-</w:t>
      </w:r>
      <w:r w:rsidRPr="000665B4">
        <w:rPr>
          <w:rFonts w:ascii="宋体" w:eastAsia="宋体" w:hAnsi="宋体"/>
          <w:b w:val="0"/>
        </w:rPr>
        <w:t>3259</w:t>
      </w:r>
      <w:r w:rsidRPr="000665B4">
        <w:rPr>
          <w:rFonts w:ascii="宋体" w:eastAsia="宋体" w:hAnsi="宋体" w:hint="eastAsia"/>
          <w:b w:val="0"/>
        </w:rPr>
        <w:t>-</w:t>
      </w:r>
      <w:r w:rsidRPr="000665B4">
        <w:rPr>
          <w:rFonts w:ascii="宋体" w:eastAsia="宋体" w:hAnsi="宋体"/>
          <w:b w:val="0"/>
        </w:rPr>
        <w:t>Wormholes</w:t>
      </w:r>
      <w:bookmarkEnd w:id="127"/>
      <w:r w:rsidR="00CC0F69" w:rsidRPr="000665B4">
        <w:rPr>
          <w:rFonts w:ascii="宋体" w:eastAsia="宋体" w:hAnsi="宋体"/>
          <w:b w:val="0"/>
        </w:rPr>
        <w:fldChar w:fldCharType="begin"/>
      </w:r>
      <w:r w:rsidR="00CC0F69" w:rsidRPr="000665B4">
        <w:rPr>
          <w:rFonts w:ascii="宋体" w:eastAsia="宋体" w:hAnsi="宋体"/>
        </w:rPr>
        <w:instrText xml:space="preserve"> XE "</w:instrText>
      </w:r>
      <w:r w:rsidR="00CC0F69" w:rsidRPr="000665B4">
        <w:rPr>
          <w:rFonts w:ascii="宋体" w:eastAsia="宋体" w:hAnsi="宋体" w:hint="eastAsia"/>
          <w:b w:val="0"/>
        </w:rPr>
        <w:instrText>√-</w:instrText>
      </w:r>
      <w:r w:rsidR="00CC0F69" w:rsidRPr="000665B4">
        <w:rPr>
          <w:rFonts w:ascii="宋体" w:eastAsia="宋体" w:hAnsi="宋体"/>
          <w:b w:val="0"/>
        </w:rPr>
        <w:instrText>POJ</w:instrText>
      </w:r>
      <w:r w:rsidR="00CC0F69" w:rsidRPr="000665B4">
        <w:rPr>
          <w:rFonts w:ascii="宋体" w:eastAsia="宋体" w:hAnsi="宋体" w:hint="eastAsia"/>
          <w:b w:val="0"/>
        </w:rPr>
        <w:instrText>-</w:instrText>
      </w:r>
      <w:r w:rsidR="00CC0F69" w:rsidRPr="000665B4">
        <w:rPr>
          <w:rFonts w:ascii="宋体" w:eastAsia="宋体" w:hAnsi="宋体"/>
          <w:b w:val="0"/>
        </w:rPr>
        <w:instrText>3259</w:instrText>
      </w:r>
      <w:r w:rsidR="00CC0F69" w:rsidRPr="000665B4">
        <w:rPr>
          <w:rFonts w:ascii="宋体" w:eastAsia="宋体" w:hAnsi="宋体" w:hint="eastAsia"/>
          <w:b w:val="0"/>
        </w:rPr>
        <w:instrText>-</w:instrText>
      </w:r>
      <w:r w:rsidR="00CC0F69" w:rsidRPr="000665B4">
        <w:rPr>
          <w:rFonts w:ascii="宋体" w:eastAsia="宋体" w:hAnsi="宋体"/>
          <w:b w:val="0"/>
        </w:rPr>
        <w:instrText>Wormholes</w:instrText>
      </w:r>
      <w:r w:rsidR="00CC0F69" w:rsidRPr="000665B4">
        <w:rPr>
          <w:rFonts w:ascii="宋体" w:eastAsia="宋体" w:hAnsi="宋体"/>
        </w:rPr>
        <w:instrText>:</w:instrText>
      </w:r>
      <w:r w:rsidR="00CC0F69" w:rsidRPr="000665B4">
        <w:rPr>
          <w:rFonts w:ascii="宋体" w:eastAsia="宋体" w:hAnsi="宋体" w:hint="eastAsia"/>
        </w:rPr>
        <w:instrText>3</w:instrText>
      </w:r>
      <w:r w:rsidR="00CC0F69" w:rsidRPr="000665B4">
        <w:rPr>
          <w:rFonts w:ascii="宋体" w:eastAsia="宋体" w:hAnsi="宋体"/>
        </w:rPr>
        <w:instrText xml:space="preserve">259" \y "POJ:3259" </w:instrText>
      </w:r>
      <w:r w:rsidR="00CC0F69" w:rsidRPr="000665B4">
        <w:rPr>
          <w:rFonts w:ascii="宋体" w:eastAsia="宋体" w:hAnsi="宋体"/>
          <w:b w:val="0"/>
        </w:rPr>
        <w:fldChar w:fldCharType="end"/>
      </w:r>
    </w:p>
    <w:p w:rsidR="00A5105D" w:rsidRPr="000665B4" w:rsidRDefault="00A5105D" w:rsidP="00A5105D">
      <w:pPr>
        <w:rPr>
          <w:rFonts w:ascii="宋体" w:eastAsia="宋体" w:hAnsi="宋体"/>
        </w:rPr>
      </w:pPr>
      <w:r w:rsidRPr="000665B4">
        <w:rPr>
          <w:rFonts w:ascii="宋体" w:eastAsia="宋体" w:hAnsi="宋体" w:hint="eastAsia"/>
        </w:rPr>
        <w:t>【题意】一张有向图，给定每条边的权值，判断是否有负环</w:t>
      </w:r>
    </w:p>
    <w:p w:rsidR="00A5105D" w:rsidRPr="000665B4" w:rsidRDefault="00A5105D" w:rsidP="00A5105D">
      <w:pPr>
        <w:rPr>
          <w:rFonts w:ascii="宋体" w:eastAsia="宋体" w:hAnsi="宋体"/>
        </w:rPr>
      </w:pPr>
      <w:r w:rsidRPr="000665B4">
        <w:rPr>
          <w:rFonts w:ascii="宋体" w:eastAsia="宋体" w:hAnsi="宋体" w:hint="eastAsia"/>
        </w:rPr>
        <w:t>【题解】使用spfa的负环判定，用邻接表可以减少时间复杂度，本题的数据给定的每张图都是连通图 ，故判定时只要将1作为起始点放入即可，不必再将其他点作为起始点放入，因为但凡是进入过队列的点，都可以认为以其起始过了，所以如果给定的数据不是连通图，则要确保每个点至少进入队列一次</w:t>
      </w:r>
    </w:p>
    <w:p w:rsidR="00A5105D" w:rsidRPr="000665B4" w:rsidRDefault="00A5105D" w:rsidP="00A5105D">
      <w:pPr>
        <w:rPr>
          <w:rFonts w:ascii="宋体" w:eastAsia="宋体" w:hAnsi="宋体"/>
        </w:rPr>
      </w:pPr>
      <w:r w:rsidRPr="000665B4">
        <w:rPr>
          <w:rFonts w:ascii="宋体" w:eastAsia="宋体" w:hAnsi="宋体" w:hint="eastAsia"/>
        </w:rPr>
        <w:t>【代码】</w:t>
      </w:r>
    </w:p>
    <w:p w:rsidR="00A5105D" w:rsidRPr="000665B4" w:rsidRDefault="00A5105D" w:rsidP="00A5105D">
      <w:pPr>
        <w:rPr>
          <w:rFonts w:ascii="宋体" w:eastAsia="宋体" w:hAnsi="宋体"/>
        </w:rPr>
      </w:pPr>
      <w:r w:rsidRPr="000665B4">
        <w:rPr>
          <w:rFonts w:ascii="宋体" w:eastAsia="宋体" w:hAnsi="宋体"/>
        </w:rPr>
        <w:t>#include &lt;iostream&gt;</w:t>
      </w:r>
    </w:p>
    <w:p w:rsidR="00A5105D" w:rsidRPr="000665B4" w:rsidRDefault="00A5105D" w:rsidP="00A5105D">
      <w:pPr>
        <w:rPr>
          <w:rFonts w:ascii="宋体" w:eastAsia="宋体" w:hAnsi="宋体"/>
        </w:rPr>
      </w:pPr>
      <w:r w:rsidRPr="000665B4">
        <w:rPr>
          <w:rFonts w:ascii="宋体" w:eastAsia="宋体" w:hAnsi="宋体"/>
        </w:rPr>
        <w:t>#include &lt;cstdio&gt;</w:t>
      </w:r>
    </w:p>
    <w:p w:rsidR="00A5105D" w:rsidRPr="000665B4" w:rsidRDefault="00A5105D" w:rsidP="00A5105D">
      <w:pPr>
        <w:rPr>
          <w:rFonts w:ascii="宋体" w:eastAsia="宋体" w:hAnsi="宋体"/>
        </w:rPr>
      </w:pPr>
      <w:r w:rsidRPr="000665B4">
        <w:rPr>
          <w:rFonts w:ascii="宋体" w:eastAsia="宋体" w:hAnsi="宋体"/>
        </w:rPr>
        <w:t>#include &lt;algorithm&gt;</w:t>
      </w:r>
    </w:p>
    <w:p w:rsidR="00A5105D" w:rsidRPr="000665B4" w:rsidRDefault="00A5105D" w:rsidP="00A5105D">
      <w:pPr>
        <w:rPr>
          <w:rFonts w:ascii="宋体" w:eastAsia="宋体" w:hAnsi="宋体"/>
        </w:rPr>
      </w:pPr>
      <w:r w:rsidRPr="000665B4">
        <w:rPr>
          <w:rFonts w:ascii="宋体" w:eastAsia="宋体" w:hAnsi="宋体"/>
        </w:rPr>
        <w:t>#include &lt;queue&gt;</w:t>
      </w:r>
    </w:p>
    <w:p w:rsidR="00A5105D" w:rsidRPr="000665B4" w:rsidRDefault="00A5105D" w:rsidP="00A5105D">
      <w:pPr>
        <w:rPr>
          <w:rFonts w:ascii="宋体" w:eastAsia="宋体" w:hAnsi="宋体"/>
        </w:rPr>
      </w:pPr>
      <w:r w:rsidRPr="000665B4">
        <w:rPr>
          <w:rFonts w:ascii="宋体" w:eastAsia="宋体" w:hAnsi="宋体"/>
        </w:rPr>
        <w:t>#include &lt;cstring&gt;</w:t>
      </w:r>
    </w:p>
    <w:p w:rsidR="00A5105D" w:rsidRPr="000665B4" w:rsidRDefault="00A5105D" w:rsidP="00A5105D">
      <w:pPr>
        <w:rPr>
          <w:rFonts w:ascii="宋体" w:eastAsia="宋体" w:hAnsi="宋体"/>
        </w:rPr>
      </w:pPr>
      <w:r w:rsidRPr="000665B4">
        <w:rPr>
          <w:rFonts w:ascii="宋体" w:eastAsia="宋体" w:hAnsi="宋体"/>
        </w:rPr>
        <w:t>#include &lt;vector&gt;</w:t>
      </w:r>
    </w:p>
    <w:p w:rsidR="00A5105D" w:rsidRPr="000665B4" w:rsidRDefault="00A5105D" w:rsidP="00A5105D">
      <w:pPr>
        <w:rPr>
          <w:rFonts w:ascii="宋体" w:eastAsia="宋体" w:hAnsi="宋体"/>
        </w:rPr>
      </w:pPr>
      <w:r w:rsidRPr="000665B4">
        <w:rPr>
          <w:rFonts w:ascii="宋体" w:eastAsia="宋体" w:hAnsi="宋体"/>
        </w:rPr>
        <w:t>#define MAXN 510</w:t>
      </w:r>
    </w:p>
    <w:p w:rsidR="00A5105D" w:rsidRPr="000665B4" w:rsidRDefault="00A5105D" w:rsidP="00A5105D">
      <w:pPr>
        <w:rPr>
          <w:rFonts w:ascii="宋体" w:eastAsia="宋体" w:hAnsi="宋体"/>
        </w:rPr>
      </w:pPr>
      <w:r w:rsidRPr="000665B4">
        <w:rPr>
          <w:rFonts w:ascii="宋体" w:eastAsia="宋体" w:hAnsi="宋体"/>
        </w:rPr>
        <w:t>#define FARDIS 50000</w:t>
      </w:r>
    </w:p>
    <w:p w:rsidR="00A5105D" w:rsidRPr="000665B4" w:rsidRDefault="00A5105D" w:rsidP="00A5105D">
      <w:pPr>
        <w:rPr>
          <w:rFonts w:ascii="宋体" w:eastAsia="宋体" w:hAnsi="宋体"/>
        </w:rPr>
      </w:pPr>
    </w:p>
    <w:p w:rsidR="00A5105D" w:rsidRPr="000665B4" w:rsidRDefault="00A5105D" w:rsidP="00A5105D">
      <w:pPr>
        <w:rPr>
          <w:rFonts w:ascii="宋体" w:eastAsia="宋体" w:hAnsi="宋体"/>
        </w:rPr>
      </w:pPr>
      <w:r w:rsidRPr="000665B4">
        <w:rPr>
          <w:rFonts w:ascii="宋体" w:eastAsia="宋体" w:hAnsi="宋体"/>
        </w:rPr>
        <w:t>using namespace std;</w:t>
      </w:r>
    </w:p>
    <w:p w:rsidR="00A5105D" w:rsidRPr="000665B4" w:rsidRDefault="00A5105D" w:rsidP="00A5105D">
      <w:pPr>
        <w:rPr>
          <w:rFonts w:ascii="宋体" w:eastAsia="宋体" w:hAnsi="宋体"/>
        </w:rPr>
      </w:pPr>
    </w:p>
    <w:p w:rsidR="00A5105D" w:rsidRPr="000665B4" w:rsidRDefault="00A5105D" w:rsidP="00A5105D">
      <w:pPr>
        <w:rPr>
          <w:rFonts w:ascii="宋体" w:eastAsia="宋体" w:hAnsi="宋体"/>
        </w:rPr>
      </w:pPr>
      <w:r w:rsidRPr="000665B4">
        <w:rPr>
          <w:rFonts w:ascii="宋体" w:eastAsia="宋体" w:hAnsi="宋体"/>
        </w:rPr>
        <w:t>int main()</w:t>
      </w:r>
    </w:p>
    <w:p w:rsidR="00A5105D" w:rsidRPr="000665B4" w:rsidRDefault="00A5105D" w:rsidP="00A5105D">
      <w:pPr>
        <w:rPr>
          <w:rFonts w:ascii="宋体" w:eastAsia="宋体" w:hAnsi="宋体"/>
        </w:rPr>
      </w:pPr>
      <w:r w:rsidRPr="000665B4">
        <w:rPr>
          <w:rFonts w:ascii="宋体" w:eastAsia="宋体" w:hAnsi="宋体"/>
        </w:rPr>
        <w:t>{</w:t>
      </w:r>
    </w:p>
    <w:p w:rsidR="00A5105D" w:rsidRPr="000665B4" w:rsidRDefault="00A5105D" w:rsidP="00A5105D">
      <w:pPr>
        <w:rPr>
          <w:rFonts w:ascii="宋体" w:eastAsia="宋体" w:hAnsi="宋体"/>
        </w:rPr>
      </w:pPr>
      <w:r w:rsidRPr="000665B4">
        <w:rPr>
          <w:rFonts w:ascii="宋体" w:eastAsia="宋体" w:hAnsi="宋体"/>
        </w:rPr>
        <w:t xml:space="preserve">    int F,f[MAXN][MAXN],n,m,w,s,e,t,cnt[MAXN],d[MAXN],in[MAXN];</w:t>
      </w:r>
    </w:p>
    <w:p w:rsidR="00A5105D" w:rsidRPr="000665B4" w:rsidRDefault="00A5105D" w:rsidP="00A5105D">
      <w:pPr>
        <w:rPr>
          <w:rFonts w:ascii="宋体" w:eastAsia="宋体" w:hAnsi="宋体"/>
        </w:rPr>
      </w:pPr>
      <w:r w:rsidRPr="000665B4">
        <w:rPr>
          <w:rFonts w:ascii="宋体" w:eastAsia="宋体" w:hAnsi="宋体"/>
        </w:rPr>
        <w:t xml:space="preserve">    vector&lt;int&gt; edge[MAXN];</w:t>
      </w:r>
    </w:p>
    <w:p w:rsidR="00A5105D" w:rsidRPr="000665B4" w:rsidRDefault="00A5105D" w:rsidP="00A5105D">
      <w:pPr>
        <w:rPr>
          <w:rFonts w:ascii="宋体" w:eastAsia="宋体" w:hAnsi="宋体"/>
        </w:rPr>
      </w:pPr>
      <w:r w:rsidRPr="000665B4">
        <w:rPr>
          <w:rFonts w:ascii="宋体" w:eastAsia="宋体" w:hAnsi="宋体"/>
        </w:rPr>
        <w:t xml:space="preserve">    bool exist;</w:t>
      </w:r>
    </w:p>
    <w:p w:rsidR="00A5105D" w:rsidRPr="000665B4" w:rsidRDefault="00A5105D" w:rsidP="00A5105D">
      <w:pPr>
        <w:rPr>
          <w:rFonts w:ascii="宋体" w:eastAsia="宋体" w:hAnsi="宋体"/>
        </w:rPr>
      </w:pPr>
      <w:r w:rsidRPr="000665B4">
        <w:rPr>
          <w:rFonts w:ascii="宋体" w:eastAsia="宋体" w:hAnsi="宋体"/>
        </w:rPr>
        <w:t xml:space="preserve">    scanf("%d",&amp;F);</w:t>
      </w:r>
    </w:p>
    <w:p w:rsidR="00A5105D" w:rsidRPr="000665B4" w:rsidRDefault="00A5105D" w:rsidP="00A5105D">
      <w:pPr>
        <w:rPr>
          <w:rFonts w:ascii="宋体" w:eastAsia="宋体" w:hAnsi="宋体"/>
        </w:rPr>
      </w:pPr>
      <w:r w:rsidRPr="000665B4">
        <w:rPr>
          <w:rFonts w:ascii="宋体" w:eastAsia="宋体" w:hAnsi="宋体"/>
        </w:rPr>
        <w:t xml:space="preserve">    while(F--){</w:t>
      </w:r>
    </w:p>
    <w:p w:rsidR="00A5105D" w:rsidRPr="000665B4" w:rsidRDefault="00A5105D" w:rsidP="00A5105D">
      <w:pPr>
        <w:rPr>
          <w:rFonts w:ascii="宋体" w:eastAsia="宋体" w:hAnsi="宋体"/>
        </w:rPr>
      </w:pPr>
      <w:r w:rsidRPr="000665B4">
        <w:rPr>
          <w:rFonts w:ascii="宋体" w:eastAsia="宋体" w:hAnsi="宋体"/>
        </w:rPr>
        <w:t xml:space="preserve">        scanf("%d%d%d",&amp;n,&amp;m,&amp;w);</w:t>
      </w:r>
    </w:p>
    <w:p w:rsidR="00A5105D" w:rsidRPr="000665B4" w:rsidRDefault="00A5105D" w:rsidP="00A5105D">
      <w:pPr>
        <w:rPr>
          <w:rFonts w:ascii="宋体" w:eastAsia="宋体" w:hAnsi="宋体"/>
        </w:rPr>
      </w:pPr>
      <w:r w:rsidRPr="000665B4">
        <w:rPr>
          <w:rFonts w:ascii="宋体" w:eastAsia="宋体" w:hAnsi="宋体"/>
        </w:rPr>
        <w:t xml:space="preserve">        for (int i=1;i&lt;=n;i++){</w:t>
      </w:r>
    </w:p>
    <w:p w:rsidR="00A5105D" w:rsidRPr="000665B4" w:rsidRDefault="00A5105D" w:rsidP="00A5105D">
      <w:pPr>
        <w:rPr>
          <w:rFonts w:ascii="宋体" w:eastAsia="宋体" w:hAnsi="宋体"/>
        </w:rPr>
      </w:pPr>
      <w:r w:rsidRPr="000665B4">
        <w:rPr>
          <w:rFonts w:ascii="宋体" w:eastAsia="宋体" w:hAnsi="宋体"/>
        </w:rPr>
        <w:t xml:space="preserve">            for (int j=1;j&lt;=n;j++) f[i][j]=FARDIS;</w:t>
      </w:r>
    </w:p>
    <w:p w:rsidR="00A5105D" w:rsidRPr="000665B4" w:rsidRDefault="00A5105D" w:rsidP="00A5105D">
      <w:pPr>
        <w:rPr>
          <w:rFonts w:ascii="宋体" w:eastAsia="宋体" w:hAnsi="宋体"/>
        </w:rPr>
      </w:pPr>
      <w:r w:rsidRPr="000665B4">
        <w:rPr>
          <w:rFonts w:ascii="宋体" w:eastAsia="宋体" w:hAnsi="宋体"/>
        </w:rPr>
        <w:t xml:space="preserve">            f[i][i]=0,edge[i].clear();</w:t>
      </w:r>
    </w:p>
    <w:p w:rsidR="00A5105D" w:rsidRPr="000665B4" w:rsidRDefault="00A5105D" w:rsidP="00A5105D">
      <w:pPr>
        <w:rPr>
          <w:rFonts w:ascii="宋体" w:eastAsia="宋体" w:hAnsi="宋体"/>
        </w:rPr>
      </w:pPr>
      <w:r w:rsidRPr="000665B4">
        <w:rPr>
          <w:rFonts w:ascii="宋体" w:eastAsia="宋体" w:hAnsi="宋体"/>
        </w:rPr>
        <w:t xml:space="preserve">        }</w:t>
      </w:r>
    </w:p>
    <w:p w:rsidR="00A5105D" w:rsidRPr="000665B4" w:rsidRDefault="00A5105D" w:rsidP="00A5105D">
      <w:pPr>
        <w:rPr>
          <w:rFonts w:ascii="宋体" w:eastAsia="宋体" w:hAnsi="宋体"/>
        </w:rPr>
      </w:pPr>
      <w:r w:rsidRPr="000665B4">
        <w:rPr>
          <w:rFonts w:ascii="宋体" w:eastAsia="宋体" w:hAnsi="宋体"/>
        </w:rPr>
        <w:t xml:space="preserve">        for (int i=0;i&lt;m;i++){</w:t>
      </w:r>
    </w:p>
    <w:p w:rsidR="00A5105D" w:rsidRPr="000665B4" w:rsidRDefault="00A5105D" w:rsidP="00A5105D">
      <w:pPr>
        <w:rPr>
          <w:rFonts w:ascii="宋体" w:eastAsia="宋体" w:hAnsi="宋体"/>
        </w:rPr>
      </w:pPr>
      <w:r w:rsidRPr="000665B4">
        <w:rPr>
          <w:rFonts w:ascii="宋体" w:eastAsia="宋体" w:hAnsi="宋体"/>
        </w:rPr>
        <w:t xml:space="preserve">            scanf("%d%d%d",&amp;s,&amp;e,&amp;t);</w:t>
      </w:r>
    </w:p>
    <w:p w:rsidR="00A5105D" w:rsidRPr="000665B4" w:rsidRDefault="00A5105D" w:rsidP="00A5105D">
      <w:pPr>
        <w:rPr>
          <w:rFonts w:ascii="宋体" w:eastAsia="宋体" w:hAnsi="宋体"/>
        </w:rPr>
      </w:pPr>
      <w:r w:rsidRPr="000665B4">
        <w:rPr>
          <w:rFonts w:ascii="宋体" w:eastAsia="宋体" w:hAnsi="宋体"/>
        </w:rPr>
        <w:t xml:space="preserve">            if(f[s][e]==FARDIS) edge[s].push_back(e),edge[e].push_back(s);</w:t>
      </w:r>
    </w:p>
    <w:p w:rsidR="00A5105D" w:rsidRPr="000665B4" w:rsidRDefault="00A5105D" w:rsidP="00A5105D">
      <w:pPr>
        <w:rPr>
          <w:rFonts w:ascii="宋体" w:eastAsia="宋体" w:hAnsi="宋体"/>
        </w:rPr>
      </w:pPr>
      <w:r w:rsidRPr="000665B4">
        <w:rPr>
          <w:rFonts w:ascii="宋体" w:eastAsia="宋体" w:hAnsi="宋体"/>
        </w:rPr>
        <w:t xml:space="preserve">            f[s][e]=min(f[s][e],t),f[e][s]=min(f[e][s],t);</w:t>
      </w:r>
    </w:p>
    <w:p w:rsidR="00A5105D" w:rsidRPr="000665B4" w:rsidRDefault="00A5105D" w:rsidP="00A5105D">
      <w:pPr>
        <w:rPr>
          <w:rFonts w:ascii="宋体" w:eastAsia="宋体" w:hAnsi="宋体"/>
        </w:rPr>
      </w:pPr>
      <w:r w:rsidRPr="000665B4">
        <w:rPr>
          <w:rFonts w:ascii="宋体" w:eastAsia="宋体" w:hAnsi="宋体"/>
        </w:rPr>
        <w:t xml:space="preserve">        }</w:t>
      </w:r>
    </w:p>
    <w:p w:rsidR="00A5105D" w:rsidRPr="000665B4" w:rsidRDefault="00A5105D" w:rsidP="00A5105D">
      <w:pPr>
        <w:rPr>
          <w:rFonts w:ascii="宋体" w:eastAsia="宋体" w:hAnsi="宋体"/>
        </w:rPr>
      </w:pPr>
      <w:r w:rsidRPr="000665B4">
        <w:rPr>
          <w:rFonts w:ascii="宋体" w:eastAsia="宋体" w:hAnsi="宋体"/>
        </w:rPr>
        <w:t xml:space="preserve">        for (int i=0;i&lt;w;i++){</w:t>
      </w:r>
    </w:p>
    <w:p w:rsidR="00A5105D" w:rsidRPr="000665B4" w:rsidRDefault="00A5105D" w:rsidP="00A5105D">
      <w:pPr>
        <w:rPr>
          <w:rFonts w:ascii="宋体" w:eastAsia="宋体" w:hAnsi="宋体"/>
        </w:rPr>
      </w:pPr>
      <w:r w:rsidRPr="000665B4">
        <w:rPr>
          <w:rFonts w:ascii="宋体" w:eastAsia="宋体" w:hAnsi="宋体"/>
        </w:rPr>
        <w:t xml:space="preserve">                scanf("%d%d%d",&amp;s,&amp;e,&amp;t);</w:t>
      </w:r>
    </w:p>
    <w:p w:rsidR="00A5105D" w:rsidRPr="000665B4" w:rsidRDefault="00A5105D" w:rsidP="00A5105D">
      <w:pPr>
        <w:rPr>
          <w:rFonts w:ascii="宋体" w:eastAsia="宋体" w:hAnsi="宋体"/>
        </w:rPr>
      </w:pPr>
      <w:r w:rsidRPr="000665B4">
        <w:rPr>
          <w:rFonts w:ascii="宋体" w:eastAsia="宋体" w:hAnsi="宋体"/>
        </w:rPr>
        <w:t xml:space="preserve">                if(f[s][e]==FARDIS) edge[s].push_back(e);</w:t>
      </w:r>
    </w:p>
    <w:p w:rsidR="00A5105D" w:rsidRPr="000665B4" w:rsidRDefault="00A5105D" w:rsidP="00A5105D">
      <w:pPr>
        <w:rPr>
          <w:rFonts w:ascii="宋体" w:eastAsia="宋体" w:hAnsi="宋体"/>
        </w:rPr>
      </w:pPr>
      <w:r w:rsidRPr="000665B4">
        <w:rPr>
          <w:rFonts w:ascii="宋体" w:eastAsia="宋体" w:hAnsi="宋体"/>
        </w:rPr>
        <w:t xml:space="preserve">                f[s][e]=min(f[s][e],-t);</w:t>
      </w:r>
    </w:p>
    <w:p w:rsidR="00A5105D" w:rsidRPr="000665B4" w:rsidRDefault="00A5105D" w:rsidP="00A5105D">
      <w:pPr>
        <w:rPr>
          <w:rFonts w:ascii="宋体" w:eastAsia="宋体" w:hAnsi="宋体"/>
        </w:rPr>
      </w:pPr>
      <w:r w:rsidRPr="000665B4">
        <w:rPr>
          <w:rFonts w:ascii="宋体" w:eastAsia="宋体" w:hAnsi="宋体"/>
        </w:rPr>
        <w:t xml:space="preserve">        }</w:t>
      </w:r>
    </w:p>
    <w:p w:rsidR="00A5105D" w:rsidRPr="000665B4" w:rsidRDefault="00A5105D" w:rsidP="00A5105D">
      <w:pPr>
        <w:rPr>
          <w:rFonts w:ascii="宋体" w:eastAsia="宋体" w:hAnsi="宋体"/>
        </w:rPr>
      </w:pPr>
      <w:r w:rsidRPr="000665B4">
        <w:rPr>
          <w:rFonts w:ascii="宋体" w:eastAsia="宋体" w:hAnsi="宋体"/>
        </w:rPr>
        <w:t xml:space="preserve">        exist=false;</w:t>
      </w:r>
    </w:p>
    <w:p w:rsidR="00A5105D" w:rsidRPr="000665B4" w:rsidRDefault="00A5105D" w:rsidP="00A5105D">
      <w:pPr>
        <w:rPr>
          <w:rFonts w:ascii="宋体" w:eastAsia="宋体" w:hAnsi="宋体"/>
        </w:rPr>
      </w:pPr>
      <w:r w:rsidRPr="000665B4">
        <w:rPr>
          <w:rFonts w:ascii="宋体" w:eastAsia="宋体" w:hAnsi="宋体"/>
        </w:rPr>
        <w:t xml:space="preserve">        queue&lt;int&gt; q;</w:t>
      </w:r>
    </w:p>
    <w:p w:rsidR="00A5105D" w:rsidRPr="000665B4" w:rsidRDefault="00A5105D" w:rsidP="00A5105D">
      <w:pPr>
        <w:rPr>
          <w:rFonts w:ascii="宋体" w:eastAsia="宋体" w:hAnsi="宋体"/>
        </w:rPr>
      </w:pPr>
      <w:r w:rsidRPr="000665B4">
        <w:rPr>
          <w:rFonts w:ascii="宋体" w:eastAsia="宋体" w:hAnsi="宋体"/>
        </w:rPr>
        <w:lastRenderedPageBreak/>
        <w:t xml:space="preserve">        while(!q.empty()) q.pop();</w:t>
      </w:r>
    </w:p>
    <w:p w:rsidR="00A5105D" w:rsidRPr="000665B4" w:rsidRDefault="00A5105D" w:rsidP="00A5105D">
      <w:pPr>
        <w:rPr>
          <w:rFonts w:ascii="宋体" w:eastAsia="宋体" w:hAnsi="宋体"/>
        </w:rPr>
      </w:pPr>
      <w:r w:rsidRPr="000665B4">
        <w:rPr>
          <w:rFonts w:ascii="宋体" w:eastAsia="宋体" w:hAnsi="宋体"/>
        </w:rPr>
        <w:t xml:space="preserve">        memset(cnt,0,sizeof(cnt)),memset(in,0,sizeof(in));</w:t>
      </w:r>
    </w:p>
    <w:p w:rsidR="00A5105D" w:rsidRPr="000665B4" w:rsidRDefault="00A5105D" w:rsidP="00A5105D">
      <w:pPr>
        <w:rPr>
          <w:rFonts w:ascii="宋体" w:eastAsia="宋体" w:hAnsi="宋体"/>
        </w:rPr>
      </w:pPr>
      <w:r w:rsidRPr="000665B4">
        <w:rPr>
          <w:rFonts w:ascii="宋体" w:eastAsia="宋体" w:hAnsi="宋体"/>
        </w:rPr>
        <w:t xml:space="preserve">        for(int i=1;i&lt;=n;i++) d[i]=FARDIS;</w:t>
      </w:r>
    </w:p>
    <w:p w:rsidR="00A5105D" w:rsidRPr="000665B4" w:rsidRDefault="00A5105D" w:rsidP="00A5105D">
      <w:pPr>
        <w:rPr>
          <w:rFonts w:ascii="宋体" w:eastAsia="宋体" w:hAnsi="宋体"/>
        </w:rPr>
      </w:pPr>
      <w:r w:rsidRPr="000665B4">
        <w:rPr>
          <w:rFonts w:ascii="宋体" w:eastAsia="宋体" w:hAnsi="宋体"/>
        </w:rPr>
        <w:t xml:space="preserve">        q.push(1),cnt[1]++,in[1]=true,d[1]=0;</w:t>
      </w:r>
    </w:p>
    <w:p w:rsidR="00A5105D" w:rsidRPr="000665B4" w:rsidRDefault="00A5105D" w:rsidP="00A5105D">
      <w:pPr>
        <w:rPr>
          <w:rFonts w:ascii="宋体" w:eastAsia="宋体" w:hAnsi="宋体"/>
        </w:rPr>
      </w:pPr>
      <w:r w:rsidRPr="000665B4">
        <w:rPr>
          <w:rFonts w:ascii="宋体" w:eastAsia="宋体" w:hAnsi="宋体"/>
        </w:rPr>
        <w:t xml:space="preserve">        while(!q.empty()){</w:t>
      </w:r>
    </w:p>
    <w:p w:rsidR="00A5105D" w:rsidRPr="000665B4" w:rsidRDefault="00A5105D" w:rsidP="00A5105D">
      <w:pPr>
        <w:rPr>
          <w:rFonts w:ascii="宋体" w:eastAsia="宋体" w:hAnsi="宋体"/>
        </w:rPr>
      </w:pPr>
      <w:r w:rsidRPr="000665B4">
        <w:rPr>
          <w:rFonts w:ascii="宋体" w:eastAsia="宋体" w:hAnsi="宋体"/>
        </w:rPr>
        <w:t xml:space="preserve">            int now=q.front();</w:t>
      </w:r>
    </w:p>
    <w:p w:rsidR="00A5105D" w:rsidRPr="000665B4" w:rsidRDefault="00A5105D" w:rsidP="00A5105D">
      <w:pPr>
        <w:rPr>
          <w:rFonts w:ascii="宋体" w:eastAsia="宋体" w:hAnsi="宋体"/>
        </w:rPr>
      </w:pPr>
      <w:r w:rsidRPr="000665B4">
        <w:rPr>
          <w:rFonts w:ascii="宋体" w:eastAsia="宋体" w:hAnsi="宋体"/>
        </w:rPr>
        <w:t xml:space="preserve">            q.pop(),in[now]=false;</w:t>
      </w:r>
    </w:p>
    <w:p w:rsidR="00A5105D" w:rsidRPr="000665B4" w:rsidRDefault="00A5105D" w:rsidP="00A5105D">
      <w:pPr>
        <w:rPr>
          <w:rFonts w:ascii="宋体" w:eastAsia="宋体" w:hAnsi="宋体"/>
        </w:rPr>
      </w:pPr>
      <w:r w:rsidRPr="000665B4">
        <w:rPr>
          <w:rFonts w:ascii="宋体" w:eastAsia="宋体" w:hAnsi="宋体"/>
        </w:rPr>
        <w:t xml:space="preserve">            for (int i=0;i&lt;(int)edge[now].size();i++){</w:t>
      </w:r>
    </w:p>
    <w:p w:rsidR="00A5105D" w:rsidRPr="000665B4" w:rsidRDefault="00A5105D" w:rsidP="00A5105D">
      <w:pPr>
        <w:rPr>
          <w:rFonts w:ascii="宋体" w:eastAsia="宋体" w:hAnsi="宋体"/>
        </w:rPr>
      </w:pPr>
      <w:r w:rsidRPr="000665B4">
        <w:rPr>
          <w:rFonts w:ascii="宋体" w:eastAsia="宋体" w:hAnsi="宋体"/>
        </w:rPr>
        <w:t xml:space="preserve">                int to=edge[now][i];</w:t>
      </w:r>
    </w:p>
    <w:p w:rsidR="00A5105D" w:rsidRPr="000665B4" w:rsidRDefault="00A5105D" w:rsidP="00A5105D">
      <w:pPr>
        <w:rPr>
          <w:rFonts w:ascii="宋体" w:eastAsia="宋体" w:hAnsi="宋体"/>
        </w:rPr>
      </w:pPr>
      <w:r w:rsidRPr="000665B4">
        <w:rPr>
          <w:rFonts w:ascii="宋体" w:eastAsia="宋体" w:hAnsi="宋体"/>
        </w:rPr>
        <w:t xml:space="preserve">                if(d[now]+f[now][to]&lt;d[to]){</w:t>
      </w:r>
    </w:p>
    <w:p w:rsidR="00A5105D" w:rsidRPr="000665B4" w:rsidRDefault="00A5105D" w:rsidP="00A5105D">
      <w:pPr>
        <w:rPr>
          <w:rFonts w:ascii="宋体" w:eastAsia="宋体" w:hAnsi="宋体"/>
        </w:rPr>
      </w:pPr>
      <w:r w:rsidRPr="000665B4">
        <w:rPr>
          <w:rFonts w:ascii="宋体" w:eastAsia="宋体" w:hAnsi="宋体"/>
        </w:rPr>
        <w:t xml:space="preserve">                    d[to]=d[now]+f[now][to];</w:t>
      </w:r>
    </w:p>
    <w:p w:rsidR="00A5105D" w:rsidRPr="000665B4" w:rsidRDefault="00A5105D" w:rsidP="00A5105D">
      <w:pPr>
        <w:rPr>
          <w:rFonts w:ascii="宋体" w:eastAsia="宋体" w:hAnsi="宋体"/>
        </w:rPr>
      </w:pPr>
      <w:r w:rsidRPr="000665B4">
        <w:rPr>
          <w:rFonts w:ascii="宋体" w:eastAsia="宋体" w:hAnsi="宋体"/>
        </w:rPr>
        <w:t xml:space="preserve">                    if(!in[to]){</w:t>
      </w:r>
    </w:p>
    <w:p w:rsidR="00A5105D" w:rsidRPr="000665B4" w:rsidRDefault="00A5105D" w:rsidP="00A5105D">
      <w:pPr>
        <w:rPr>
          <w:rFonts w:ascii="宋体" w:eastAsia="宋体" w:hAnsi="宋体"/>
        </w:rPr>
      </w:pPr>
      <w:r w:rsidRPr="000665B4">
        <w:rPr>
          <w:rFonts w:ascii="宋体" w:eastAsia="宋体" w:hAnsi="宋体"/>
        </w:rPr>
        <w:t xml:space="preserve">                        q.push(to),cnt[to]++;</w:t>
      </w:r>
    </w:p>
    <w:p w:rsidR="00A5105D" w:rsidRPr="000665B4" w:rsidRDefault="00A5105D" w:rsidP="00A5105D">
      <w:pPr>
        <w:rPr>
          <w:rFonts w:ascii="宋体" w:eastAsia="宋体" w:hAnsi="宋体"/>
        </w:rPr>
      </w:pPr>
      <w:r w:rsidRPr="000665B4">
        <w:rPr>
          <w:rFonts w:ascii="宋体" w:eastAsia="宋体" w:hAnsi="宋体"/>
        </w:rPr>
        <w:t xml:space="preserve">                        if(cnt[to]&gt;n){</w:t>
      </w:r>
    </w:p>
    <w:p w:rsidR="00A5105D" w:rsidRPr="000665B4" w:rsidRDefault="00A5105D" w:rsidP="00A5105D">
      <w:pPr>
        <w:rPr>
          <w:rFonts w:ascii="宋体" w:eastAsia="宋体" w:hAnsi="宋体"/>
        </w:rPr>
      </w:pPr>
      <w:r w:rsidRPr="000665B4">
        <w:rPr>
          <w:rFonts w:ascii="宋体" w:eastAsia="宋体" w:hAnsi="宋体"/>
        </w:rPr>
        <w:t xml:space="preserve">                            exist=true;</w:t>
      </w:r>
    </w:p>
    <w:p w:rsidR="00A5105D" w:rsidRPr="000665B4" w:rsidRDefault="00A5105D" w:rsidP="00A5105D">
      <w:pPr>
        <w:rPr>
          <w:rFonts w:ascii="宋体" w:eastAsia="宋体" w:hAnsi="宋体"/>
        </w:rPr>
      </w:pPr>
      <w:r w:rsidRPr="000665B4">
        <w:rPr>
          <w:rFonts w:ascii="宋体" w:eastAsia="宋体" w:hAnsi="宋体"/>
        </w:rPr>
        <w:t xml:space="preserve">                            break;</w:t>
      </w:r>
    </w:p>
    <w:p w:rsidR="00A5105D" w:rsidRPr="000665B4" w:rsidRDefault="00A5105D" w:rsidP="00A5105D">
      <w:pPr>
        <w:rPr>
          <w:rFonts w:ascii="宋体" w:eastAsia="宋体" w:hAnsi="宋体"/>
        </w:rPr>
      </w:pPr>
      <w:r w:rsidRPr="000665B4">
        <w:rPr>
          <w:rFonts w:ascii="宋体" w:eastAsia="宋体" w:hAnsi="宋体"/>
        </w:rPr>
        <w:t xml:space="preserve">                        }</w:t>
      </w:r>
    </w:p>
    <w:p w:rsidR="00A5105D" w:rsidRPr="000665B4" w:rsidRDefault="00A5105D" w:rsidP="00A5105D">
      <w:pPr>
        <w:rPr>
          <w:rFonts w:ascii="宋体" w:eastAsia="宋体" w:hAnsi="宋体"/>
        </w:rPr>
      </w:pPr>
      <w:r w:rsidRPr="000665B4">
        <w:rPr>
          <w:rFonts w:ascii="宋体" w:eastAsia="宋体" w:hAnsi="宋体"/>
        </w:rPr>
        <w:t xml:space="preserve">                    }</w:t>
      </w:r>
    </w:p>
    <w:p w:rsidR="00A5105D" w:rsidRPr="000665B4" w:rsidRDefault="00A5105D" w:rsidP="00A5105D">
      <w:pPr>
        <w:rPr>
          <w:rFonts w:ascii="宋体" w:eastAsia="宋体" w:hAnsi="宋体"/>
        </w:rPr>
      </w:pPr>
      <w:r w:rsidRPr="000665B4">
        <w:rPr>
          <w:rFonts w:ascii="宋体" w:eastAsia="宋体" w:hAnsi="宋体"/>
        </w:rPr>
        <w:t xml:space="preserve">                }</w:t>
      </w:r>
    </w:p>
    <w:p w:rsidR="00A5105D" w:rsidRPr="000665B4" w:rsidRDefault="00A5105D" w:rsidP="00A5105D">
      <w:pPr>
        <w:rPr>
          <w:rFonts w:ascii="宋体" w:eastAsia="宋体" w:hAnsi="宋体"/>
        </w:rPr>
      </w:pPr>
      <w:r w:rsidRPr="000665B4">
        <w:rPr>
          <w:rFonts w:ascii="宋体" w:eastAsia="宋体" w:hAnsi="宋体"/>
        </w:rPr>
        <w:t xml:space="preserve">            }</w:t>
      </w:r>
    </w:p>
    <w:p w:rsidR="00A5105D" w:rsidRPr="000665B4" w:rsidRDefault="00A5105D" w:rsidP="00A5105D">
      <w:pPr>
        <w:rPr>
          <w:rFonts w:ascii="宋体" w:eastAsia="宋体" w:hAnsi="宋体"/>
        </w:rPr>
      </w:pPr>
      <w:r w:rsidRPr="000665B4">
        <w:rPr>
          <w:rFonts w:ascii="宋体" w:eastAsia="宋体" w:hAnsi="宋体"/>
        </w:rPr>
        <w:t xml:space="preserve">            if(exist) break;</w:t>
      </w:r>
    </w:p>
    <w:p w:rsidR="00A5105D" w:rsidRPr="000665B4" w:rsidRDefault="00A5105D" w:rsidP="00A5105D">
      <w:pPr>
        <w:rPr>
          <w:rFonts w:ascii="宋体" w:eastAsia="宋体" w:hAnsi="宋体"/>
        </w:rPr>
      </w:pPr>
      <w:r w:rsidRPr="000665B4">
        <w:rPr>
          <w:rFonts w:ascii="宋体" w:eastAsia="宋体" w:hAnsi="宋体"/>
        </w:rPr>
        <w:t xml:space="preserve">        }</w:t>
      </w:r>
    </w:p>
    <w:p w:rsidR="00A5105D" w:rsidRPr="000665B4" w:rsidRDefault="00A5105D" w:rsidP="00A5105D">
      <w:pPr>
        <w:rPr>
          <w:rFonts w:ascii="宋体" w:eastAsia="宋体" w:hAnsi="宋体"/>
        </w:rPr>
      </w:pPr>
      <w:r w:rsidRPr="000665B4">
        <w:rPr>
          <w:rFonts w:ascii="宋体" w:eastAsia="宋体" w:hAnsi="宋体"/>
        </w:rPr>
        <w:t xml:space="preserve">        if(exist) printf("YES\n");else printf("NO\n");</w:t>
      </w:r>
    </w:p>
    <w:p w:rsidR="00A5105D" w:rsidRPr="000665B4" w:rsidRDefault="00A5105D" w:rsidP="00A5105D">
      <w:pPr>
        <w:rPr>
          <w:rFonts w:ascii="宋体" w:eastAsia="宋体" w:hAnsi="宋体"/>
        </w:rPr>
      </w:pPr>
      <w:r w:rsidRPr="000665B4">
        <w:rPr>
          <w:rFonts w:ascii="宋体" w:eastAsia="宋体" w:hAnsi="宋体"/>
        </w:rPr>
        <w:t xml:space="preserve">    }</w:t>
      </w:r>
    </w:p>
    <w:p w:rsidR="00A5105D" w:rsidRPr="000665B4" w:rsidRDefault="00A5105D" w:rsidP="00A5105D">
      <w:pPr>
        <w:rPr>
          <w:rFonts w:ascii="宋体" w:eastAsia="宋体" w:hAnsi="宋体"/>
        </w:rPr>
      </w:pPr>
      <w:r w:rsidRPr="000665B4">
        <w:rPr>
          <w:rFonts w:ascii="宋体" w:eastAsia="宋体" w:hAnsi="宋体"/>
        </w:rPr>
        <w:t xml:space="preserve">    return 0;</w:t>
      </w:r>
    </w:p>
    <w:p w:rsidR="00A5105D" w:rsidRPr="000665B4" w:rsidRDefault="00A5105D" w:rsidP="00A5105D">
      <w:pPr>
        <w:rPr>
          <w:rFonts w:ascii="宋体" w:eastAsia="宋体" w:hAnsi="宋体"/>
        </w:rPr>
      </w:pPr>
      <w:r w:rsidRPr="000665B4">
        <w:rPr>
          <w:rFonts w:ascii="宋体" w:eastAsia="宋体" w:hAnsi="宋体"/>
        </w:rPr>
        <w:t>}</w:t>
      </w:r>
    </w:p>
    <w:p w:rsidR="00411DD2" w:rsidRPr="000665B4" w:rsidRDefault="00A5105D" w:rsidP="00411DD2">
      <w:pPr>
        <w:pStyle w:val="2"/>
        <w:rPr>
          <w:rFonts w:ascii="宋体" w:eastAsia="宋体" w:hAnsi="宋体"/>
          <w:b w:val="0"/>
        </w:rPr>
      </w:pPr>
      <w:bookmarkStart w:id="128" w:name="_Toc524383029"/>
      <w:r w:rsidRPr="000665B4">
        <w:rPr>
          <w:rFonts w:ascii="宋体" w:eastAsia="宋体" w:hAnsi="宋体" w:hint="eastAsia"/>
          <w:b w:val="0"/>
        </w:rPr>
        <w:lastRenderedPageBreak/>
        <w:t>网络流</w:t>
      </w:r>
      <w:bookmarkEnd w:id="128"/>
    </w:p>
    <w:p w:rsidR="000E238A" w:rsidRPr="000665B4" w:rsidRDefault="000E238A" w:rsidP="000E238A">
      <w:pPr>
        <w:pStyle w:val="2"/>
        <w:rPr>
          <w:rFonts w:ascii="宋体" w:eastAsia="宋体" w:hAnsi="宋体"/>
          <w:b w:val="0"/>
        </w:rPr>
      </w:pPr>
      <w:bookmarkStart w:id="129" w:name="_Toc524383030"/>
      <w:r w:rsidRPr="000665B4">
        <w:rPr>
          <w:rFonts w:ascii="宋体" w:eastAsia="宋体" w:hAnsi="宋体" w:hint="eastAsia"/>
          <w:b w:val="0"/>
        </w:rPr>
        <w:t>LCA（最近公共祖先）</w:t>
      </w:r>
      <w:bookmarkEnd w:id="129"/>
    </w:p>
    <w:p w:rsidR="00D84D40" w:rsidRPr="000665B4" w:rsidRDefault="00D84D40" w:rsidP="00D84D40">
      <w:pPr>
        <w:pStyle w:val="2"/>
        <w:rPr>
          <w:rFonts w:ascii="宋体" w:eastAsia="宋体" w:hAnsi="宋体"/>
          <w:b w:val="0"/>
        </w:rPr>
      </w:pPr>
      <w:bookmarkStart w:id="130" w:name="_Toc524383031"/>
      <w:r w:rsidRPr="000665B4">
        <w:rPr>
          <w:rFonts w:ascii="宋体" w:eastAsia="宋体" w:hAnsi="宋体" w:hint="eastAsia"/>
          <w:b w:val="0"/>
        </w:rPr>
        <w:t>2-</w:t>
      </w:r>
      <w:r w:rsidRPr="000665B4">
        <w:rPr>
          <w:rFonts w:ascii="宋体" w:eastAsia="宋体" w:hAnsi="宋体"/>
          <w:b w:val="0"/>
        </w:rPr>
        <w:t>SAT</w:t>
      </w:r>
      <w:bookmarkEnd w:id="130"/>
    </w:p>
    <w:p w:rsidR="00661A5C" w:rsidRPr="000665B4" w:rsidRDefault="00661A5C" w:rsidP="00661A5C">
      <w:pPr>
        <w:pStyle w:val="2"/>
        <w:rPr>
          <w:rFonts w:ascii="宋体" w:eastAsia="宋体" w:hAnsi="宋体"/>
          <w:b w:val="0"/>
        </w:rPr>
      </w:pPr>
      <w:bookmarkStart w:id="131" w:name="_Toc524383032"/>
      <w:r w:rsidRPr="000665B4">
        <w:rPr>
          <w:rFonts w:ascii="宋体" w:eastAsia="宋体" w:hAnsi="宋体" w:hint="eastAsia"/>
          <w:b w:val="0"/>
        </w:rPr>
        <w:t>图同构</w:t>
      </w:r>
      <w:bookmarkEnd w:id="131"/>
    </w:p>
    <w:p w:rsidR="009E330B" w:rsidRPr="000665B4" w:rsidRDefault="009E330B" w:rsidP="009E330B">
      <w:pPr>
        <w:pStyle w:val="2"/>
        <w:rPr>
          <w:rFonts w:ascii="宋体" w:eastAsia="宋体" w:hAnsi="宋体"/>
          <w:b w:val="0"/>
        </w:rPr>
      </w:pPr>
      <w:bookmarkStart w:id="132" w:name="_Toc524383033"/>
      <w:r w:rsidRPr="000665B4">
        <w:rPr>
          <w:rFonts w:ascii="宋体" w:eastAsia="宋体" w:hAnsi="宋体" w:hint="eastAsia"/>
          <w:b w:val="0"/>
        </w:rPr>
        <w:t>拓补排序</w:t>
      </w:r>
      <w:bookmarkEnd w:id="132"/>
    </w:p>
    <w:p w:rsidR="00D521AE" w:rsidRPr="000665B4" w:rsidRDefault="00D521AE" w:rsidP="00D521AE">
      <w:pPr>
        <w:pStyle w:val="2"/>
        <w:rPr>
          <w:rFonts w:ascii="宋体" w:eastAsia="宋体" w:hAnsi="宋体"/>
          <w:b w:val="0"/>
        </w:rPr>
      </w:pPr>
      <w:bookmarkStart w:id="133" w:name="_Toc524383034"/>
      <w:r w:rsidRPr="000665B4">
        <w:rPr>
          <w:rFonts w:ascii="宋体" w:eastAsia="宋体" w:hAnsi="宋体" w:hint="eastAsia"/>
          <w:b w:val="0"/>
        </w:rPr>
        <w:t>最小生成树</w:t>
      </w:r>
      <w:bookmarkEnd w:id="133"/>
    </w:p>
    <w:p w:rsidR="00F73381" w:rsidRPr="000665B4" w:rsidRDefault="00F73381" w:rsidP="00F73381">
      <w:pPr>
        <w:pStyle w:val="3"/>
        <w:rPr>
          <w:rFonts w:ascii="宋体" w:eastAsia="宋体" w:hAnsi="宋体"/>
          <w:b w:val="0"/>
        </w:rPr>
      </w:pPr>
      <w:bookmarkStart w:id="134" w:name="_Toc524383035"/>
      <w:r w:rsidRPr="000665B4">
        <w:rPr>
          <w:rFonts w:ascii="宋体" w:eastAsia="宋体" w:hAnsi="宋体" w:hint="eastAsia"/>
          <w:b w:val="0"/>
        </w:rPr>
        <w:t>√-</w:t>
      </w:r>
      <w:r w:rsidRPr="000665B4">
        <w:rPr>
          <w:rFonts w:ascii="宋体" w:eastAsia="宋体" w:hAnsi="宋体"/>
          <w:b w:val="0"/>
        </w:rPr>
        <w:t>2018</w:t>
      </w:r>
      <w:r w:rsidRPr="000665B4">
        <w:rPr>
          <w:rFonts w:ascii="宋体" w:eastAsia="宋体" w:hAnsi="宋体" w:hint="eastAsia"/>
          <w:b w:val="0"/>
        </w:rPr>
        <w:t>百度之星程序设计大赛资格赛-</w:t>
      </w:r>
      <w:r w:rsidRPr="000665B4">
        <w:rPr>
          <w:rFonts w:ascii="宋体" w:eastAsia="宋体" w:hAnsi="宋体"/>
          <w:b w:val="0"/>
        </w:rPr>
        <w:t>1006</w:t>
      </w:r>
      <w:r w:rsidRPr="000665B4">
        <w:rPr>
          <w:rFonts w:ascii="宋体" w:eastAsia="宋体" w:hAnsi="宋体" w:hint="eastAsia"/>
          <w:b w:val="0"/>
        </w:rPr>
        <w:t>-三原色图</w:t>
      </w:r>
      <w:bookmarkEnd w:id="134"/>
    </w:p>
    <w:p w:rsidR="00F73381" w:rsidRPr="000665B4" w:rsidRDefault="00F73381" w:rsidP="00F73381">
      <w:pPr>
        <w:rPr>
          <w:rFonts w:ascii="宋体" w:eastAsia="宋体" w:hAnsi="宋体"/>
        </w:rPr>
      </w:pPr>
      <w:r w:rsidRPr="000665B4">
        <w:rPr>
          <w:rFonts w:ascii="宋体" w:eastAsia="宋体" w:hAnsi="宋体" w:hint="eastAsia"/>
        </w:rPr>
        <w:t>【题意】</w:t>
      </w:r>
    </w:p>
    <w:p w:rsidR="00F73381" w:rsidRPr="000665B4" w:rsidRDefault="00F73381" w:rsidP="00F73381">
      <w:pPr>
        <w:rPr>
          <w:rFonts w:ascii="宋体" w:eastAsia="宋体" w:hAnsi="宋体"/>
        </w:rPr>
      </w:pPr>
      <w:r w:rsidRPr="000665B4">
        <w:rPr>
          <w:rFonts w:ascii="宋体" w:eastAsia="宋体" w:hAnsi="宋体" w:hint="eastAsia"/>
        </w:rPr>
        <w:t>【TAG】最小生成树 贪心</w:t>
      </w:r>
    </w:p>
    <w:p w:rsidR="00F73381" w:rsidRPr="000665B4" w:rsidRDefault="00F73381" w:rsidP="00F73381">
      <w:pPr>
        <w:rPr>
          <w:rFonts w:ascii="宋体" w:eastAsia="宋体" w:hAnsi="宋体"/>
        </w:rPr>
      </w:pPr>
      <w:r w:rsidRPr="000665B4">
        <w:rPr>
          <w:rFonts w:ascii="宋体" w:eastAsia="宋体" w:hAnsi="宋体" w:hint="eastAsia"/>
        </w:rPr>
        <w:t>【题解】分别把2种颜色的边跑一遍最小生成树，跑完记得判有没有连通，比最少的边要少的都是-</w:t>
      </w:r>
      <w:r w:rsidRPr="000665B4">
        <w:rPr>
          <w:rFonts w:ascii="宋体" w:eastAsia="宋体" w:hAnsi="宋体"/>
        </w:rPr>
        <w:t>1</w:t>
      </w:r>
      <w:r w:rsidRPr="000665B4">
        <w:rPr>
          <w:rFonts w:ascii="宋体" w:eastAsia="宋体" w:hAnsi="宋体" w:hint="eastAsia"/>
        </w:rPr>
        <w:t>，接着把剩下在最小生成树生成过程没有用到的边贪心的从小到大加入即可</w:t>
      </w:r>
    </w:p>
    <w:p w:rsidR="00F73381" w:rsidRPr="000665B4" w:rsidRDefault="00F73381" w:rsidP="00F73381">
      <w:pPr>
        <w:rPr>
          <w:rFonts w:ascii="宋体" w:eastAsia="宋体" w:hAnsi="宋体"/>
        </w:rPr>
      </w:pPr>
      <w:r w:rsidRPr="000665B4">
        <w:rPr>
          <w:rFonts w:ascii="宋体" w:eastAsia="宋体" w:hAnsi="宋体" w:hint="eastAsia"/>
        </w:rPr>
        <w:t>【代码】</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preprocessor"/>
          <w:rFonts w:cs="Consolas"/>
          <w:color w:val="880000"/>
        </w:rPr>
        <w:t>#</w:t>
      </w:r>
      <w:r w:rsidRPr="000665B4">
        <w:rPr>
          <w:rStyle w:val="hljs-keyword"/>
          <w:rFonts w:cs="Consolas"/>
          <w:b/>
          <w:bCs/>
          <w:color w:val="880000"/>
        </w:rPr>
        <w:t>include</w:t>
      </w:r>
      <w:r w:rsidRPr="000665B4">
        <w:rPr>
          <w:rStyle w:val="hljs-preprocessor"/>
          <w:rFonts w:cs="Consolas"/>
          <w:color w:val="880000"/>
        </w:rPr>
        <w:t xml:space="preserve"> &lt;bits/stdc++.h&gt;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preprocessor"/>
          <w:rFonts w:cs="Consolas"/>
          <w:color w:val="880000"/>
        </w:rPr>
        <w:t>#</w:t>
      </w:r>
      <w:r w:rsidRPr="000665B4">
        <w:rPr>
          <w:rStyle w:val="hljs-keyword"/>
          <w:rFonts w:cs="Consolas"/>
          <w:b/>
          <w:bCs/>
          <w:color w:val="880000"/>
        </w:rPr>
        <w:t>define</w:t>
      </w:r>
      <w:r w:rsidRPr="000665B4">
        <w:rPr>
          <w:rStyle w:val="hljs-preprocessor"/>
          <w:rFonts w:cs="Consolas"/>
          <w:color w:val="880000"/>
        </w:rPr>
        <w:t xml:space="preserve"> MAXN 110</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using</w:t>
      </w:r>
      <w:r w:rsidRPr="000665B4">
        <w:rPr>
          <w:rStyle w:val="HTML2"/>
          <w:rFonts w:cs="Consolas"/>
          <w:color w:val="000000"/>
        </w:rPr>
        <w:t xml:space="preserve"> </w:t>
      </w:r>
      <w:r w:rsidRPr="000665B4">
        <w:rPr>
          <w:rStyle w:val="hljs-keyword"/>
          <w:rFonts w:cs="Consolas"/>
          <w:b/>
          <w:bCs/>
          <w:color w:val="000000"/>
        </w:rPr>
        <w:t>namespace</w:t>
      </w:r>
      <w:r w:rsidRPr="000665B4">
        <w:rPr>
          <w:rStyle w:val="HTML2"/>
          <w:rFonts w:cs="Consolas"/>
          <w:color w:val="000000"/>
        </w:rPr>
        <w:t xml:space="preserve"> </w:t>
      </w:r>
      <w:r w:rsidRPr="000665B4">
        <w:rPr>
          <w:rStyle w:val="hljs-builtin"/>
          <w:rFonts w:cs="Consolas"/>
          <w:b/>
          <w:bCs/>
          <w:color w:val="000000"/>
        </w:rPr>
        <w:t>std</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struct</w:t>
      </w:r>
      <w:r w:rsidRPr="000665B4">
        <w:rPr>
          <w:rStyle w:val="HTML2"/>
          <w:rFonts w:cs="Consolas"/>
          <w:color w:val="000000"/>
        </w:rPr>
        <w:t xml:space="preserve"> node{</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a,b,w;</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char</w:t>
      </w:r>
      <w:r w:rsidRPr="000665B4">
        <w:rPr>
          <w:rStyle w:val="HTML2"/>
          <w:rFonts w:cs="Consolas"/>
          <w:color w:val="000000"/>
        </w:rPr>
        <w:t xml:space="preserve"> c[</w:t>
      </w:r>
      <w:r w:rsidRPr="000665B4">
        <w:rPr>
          <w:rStyle w:val="hljs-number"/>
          <w:rFonts w:cs="Consolas"/>
          <w:color w:val="008800"/>
        </w:rPr>
        <w:t>2</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bool</w:t>
      </w:r>
      <w:r w:rsidRPr="000665B4">
        <w:rPr>
          <w:rStyle w:val="HTML2"/>
          <w:rFonts w:cs="Consolas"/>
          <w:color w:val="000000"/>
        </w:rPr>
        <w:t xml:space="preserve"> </w:t>
      </w:r>
      <w:r w:rsidRPr="000665B4">
        <w:rPr>
          <w:rStyle w:val="hljs-keyword"/>
          <w:rFonts w:cs="Consolas"/>
          <w:b/>
          <w:bCs/>
          <w:color w:val="000000"/>
        </w:rPr>
        <w:t>operator</w:t>
      </w:r>
      <w:r w:rsidRPr="000665B4">
        <w:rPr>
          <w:rStyle w:val="HTML2"/>
          <w:rFonts w:cs="Consolas"/>
          <w:color w:val="000000"/>
        </w:rPr>
        <w:t xml:space="preserve">&lt;(node &amp;b) </w:t>
      </w:r>
      <w:r w:rsidRPr="000665B4">
        <w:rPr>
          <w:rStyle w:val="hljs-keyword"/>
          <w:rFonts w:cs="Consolas"/>
          <w:b/>
          <w:bCs/>
          <w:color w:val="000000"/>
        </w:rPr>
        <w:t>const</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 xml:space="preserve"> </w:t>
      </w:r>
      <w:r w:rsidRPr="000665B4">
        <w:rPr>
          <w:rStyle w:val="hljs-keyword"/>
          <w:rFonts w:cs="Consolas"/>
          <w:b/>
          <w:bCs/>
          <w:color w:val="000000"/>
        </w:rPr>
        <w:t>this</w:t>
      </w:r>
      <w:r w:rsidRPr="000665B4">
        <w:rPr>
          <w:rStyle w:val="HTML2"/>
          <w:rFonts w:cs="Consolas"/>
          <w:color w:val="000000"/>
        </w:rPr>
        <w:t>-&gt;w&lt;b.w;</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}edge[MAXN];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bool</w:t>
      </w:r>
      <w:r w:rsidRPr="000665B4">
        <w:rPr>
          <w:rStyle w:val="hljs-function"/>
          <w:rFonts w:cs="Consolas"/>
          <w:color w:val="000000"/>
        </w:rPr>
        <w:t xml:space="preserve"> </w:t>
      </w:r>
      <w:r w:rsidRPr="000665B4">
        <w:rPr>
          <w:rStyle w:val="hljs-title"/>
          <w:rFonts w:cs="Consolas"/>
          <w:b/>
          <w:bCs/>
          <w:color w:val="880000"/>
        </w:rPr>
        <w:t>cmp</w:t>
      </w:r>
      <w:r w:rsidRPr="000665B4">
        <w:rPr>
          <w:rStyle w:val="hljs-params"/>
          <w:rFonts w:cs="Consolas"/>
          <w:color w:val="000000"/>
        </w:rPr>
        <w:t>(node x,node y)</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 xml:space="preserve"> x.w&lt;y.w;</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int</w:t>
      </w:r>
      <w:r w:rsidRPr="000665B4">
        <w:rPr>
          <w:rStyle w:val="HTML2"/>
          <w:rFonts w:cs="Consolas"/>
          <w:color w:val="000000"/>
        </w:rPr>
        <w:t xml:space="preserve"> pre[MAXN],n,m,ans[MAXN];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int</w:t>
      </w:r>
      <w:r w:rsidRPr="000665B4">
        <w:rPr>
          <w:rStyle w:val="hljs-function"/>
          <w:rFonts w:cs="Consolas"/>
          <w:color w:val="000000"/>
        </w:rPr>
        <w:t xml:space="preserve"> </w:t>
      </w:r>
      <w:r w:rsidRPr="000665B4">
        <w:rPr>
          <w:rStyle w:val="hljs-title"/>
          <w:rFonts w:cs="Consolas"/>
          <w:b/>
          <w:bCs/>
          <w:color w:val="880000"/>
        </w:rPr>
        <w:t>find_root</w:t>
      </w:r>
      <w:r w:rsidRPr="000665B4">
        <w:rPr>
          <w:rStyle w:val="hljs-params"/>
          <w:rFonts w:cs="Consolas"/>
          <w:color w:val="000000"/>
        </w:rPr>
        <w:t>(</w:t>
      </w:r>
      <w:r w:rsidRPr="000665B4">
        <w:rPr>
          <w:rStyle w:val="hljs-keyword"/>
          <w:rFonts w:cs="Consolas"/>
          <w:b/>
          <w:bCs/>
          <w:color w:val="000000"/>
        </w:rPr>
        <w:t>int</w:t>
      </w:r>
      <w:r w:rsidRPr="000665B4">
        <w:rPr>
          <w:rStyle w:val="hljs-params"/>
          <w:rFonts w:cs="Consolas"/>
          <w:color w:val="000000"/>
        </w:rPr>
        <w:t xml:space="preserve"> x)</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 xml:space="preserve"> (pre[pre[x]]==pre[x])?pre[x]:pre[x]=find_root(pre[x]);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lastRenderedPageBreak/>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bool</w:t>
      </w:r>
      <w:r w:rsidRPr="000665B4">
        <w:rPr>
          <w:rStyle w:val="hljs-function"/>
          <w:rFonts w:cs="Consolas"/>
          <w:color w:val="000000"/>
        </w:rPr>
        <w:t xml:space="preserve"> </w:t>
      </w:r>
      <w:r w:rsidRPr="000665B4">
        <w:rPr>
          <w:rStyle w:val="hljs-title"/>
          <w:rFonts w:cs="Consolas"/>
          <w:b/>
          <w:bCs/>
          <w:color w:val="880000"/>
        </w:rPr>
        <w:t>same</w:t>
      </w:r>
      <w:r w:rsidRPr="000665B4">
        <w:rPr>
          <w:rStyle w:val="hljs-params"/>
          <w:rFonts w:cs="Consolas"/>
          <w:color w:val="000000"/>
        </w:rPr>
        <w:t>(</w:t>
      </w:r>
      <w:r w:rsidRPr="000665B4">
        <w:rPr>
          <w:rStyle w:val="hljs-keyword"/>
          <w:rFonts w:cs="Consolas"/>
          <w:b/>
          <w:bCs/>
          <w:color w:val="000000"/>
        </w:rPr>
        <w:t>int</w:t>
      </w:r>
      <w:r w:rsidRPr="000665B4">
        <w:rPr>
          <w:rStyle w:val="hljs-params"/>
          <w:rFonts w:cs="Consolas"/>
          <w:color w:val="000000"/>
        </w:rPr>
        <w:t xml:space="preserve"> x,</w:t>
      </w:r>
      <w:r w:rsidRPr="000665B4">
        <w:rPr>
          <w:rStyle w:val="hljs-keyword"/>
          <w:rFonts w:cs="Consolas"/>
          <w:b/>
          <w:bCs/>
          <w:color w:val="000000"/>
        </w:rPr>
        <w:t>int</w:t>
      </w:r>
      <w:r w:rsidRPr="000665B4">
        <w:rPr>
          <w:rStyle w:val="hljs-params"/>
          <w:rFonts w:cs="Consolas"/>
          <w:color w:val="000000"/>
        </w:rPr>
        <w:t xml:space="preserve"> y)</w:t>
      </w:r>
      <w:r w:rsidRPr="000665B4">
        <w:rPr>
          <w:rStyle w:val="HTML2"/>
          <w:rFonts w:cs="Consolas"/>
          <w:color w:val="000000"/>
        </w:rPr>
        <w:t>{</w:t>
      </w:r>
      <w:r w:rsidRPr="000665B4">
        <w:rPr>
          <w:rStyle w:val="hljs-keyword"/>
          <w:rFonts w:cs="Consolas"/>
          <w:b/>
          <w:bCs/>
          <w:color w:val="000000"/>
        </w:rPr>
        <w:t>return</w:t>
      </w:r>
      <w:r w:rsidRPr="000665B4">
        <w:rPr>
          <w:rStyle w:val="HTML2"/>
          <w:rFonts w:cs="Consolas"/>
          <w:color w:val="000000"/>
        </w:rPr>
        <w:t xml:space="preserve"> find_root(x)==find_root(y);}</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void</w:t>
      </w:r>
      <w:r w:rsidRPr="000665B4">
        <w:rPr>
          <w:rStyle w:val="hljs-function"/>
          <w:rFonts w:cs="Consolas"/>
          <w:color w:val="000000"/>
        </w:rPr>
        <w:t xml:space="preserve"> </w:t>
      </w:r>
      <w:r w:rsidRPr="000665B4">
        <w:rPr>
          <w:rStyle w:val="hljs-title"/>
          <w:rFonts w:cs="Consolas"/>
          <w:b/>
          <w:bCs/>
          <w:color w:val="880000"/>
        </w:rPr>
        <w:t>combine</w:t>
      </w:r>
      <w:r w:rsidRPr="000665B4">
        <w:rPr>
          <w:rStyle w:val="hljs-params"/>
          <w:rFonts w:cs="Consolas"/>
          <w:color w:val="000000"/>
        </w:rPr>
        <w:t>(</w:t>
      </w:r>
      <w:r w:rsidRPr="000665B4">
        <w:rPr>
          <w:rStyle w:val="hljs-keyword"/>
          <w:rFonts w:cs="Consolas"/>
          <w:b/>
          <w:bCs/>
          <w:color w:val="000000"/>
        </w:rPr>
        <w:t>int</w:t>
      </w:r>
      <w:r w:rsidRPr="000665B4">
        <w:rPr>
          <w:rStyle w:val="hljs-params"/>
          <w:rFonts w:cs="Consolas"/>
          <w:color w:val="000000"/>
        </w:rPr>
        <w:t xml:space="preserve"> x,</w:t>
      </w:r>
      <w:r w:rsidRPr="000665B4">
        <w:rPr>
          <w:rStyle w:val="hljs-keyword"/>
          <w:rFonts w:cs="Consolas"/>
          <w:b/>
          <w:bCs/>
          <w:color w:val="000000"/>
        </w:rPr>
        <w:t>int</w:t>
      </w:r>
      <w:r w:rsidRPr="000665B4">
        <w:rPr>
          <w:rStyle w:val="hljs-params"/>
          <w:rFonts w:cs="Consolas"/>
          <w:color w:val="000000"/>
        </w:rPr>
        <w:t xml:space="preserve"> y)</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pre[find_root(y)]=find_root(x);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void</w:t>
      </w:r>
      <w:r w:rsidRPr="000665B4">
        <w:rPr>
          <w:rStyle w:val="hljs-function"/>
          <w:rFonts w:cs="Consolas"/>
          <w:color w:val="000000"/>
        </w:rPr>
        <w:t xml:space="preserve"> </w:t>
      </w:r>
      <w:r w:rsidRPr="000665B4">
        <w:rPr>
          <w:rStyle w:val="hljs-title"/>
          <w:rFonts w:cs="Consolas"/>
          <w:b/>
          <w:bCs/>
          <w:color w:val="880000"/>
        </w:rPr>
        <w:t>solve</w:t>
      </w:r>
      <w:r w:rsidRPr="000665B4">
        <w:rPr>
          <w:rStyle w:val="hljs-params"/>
          <w:rFonts w:cs="Consolas"/>
          <w:color w:val="000000"/>
        </w:rPr>
        <w:t>(</w:t>
      </w:r>
      <w:r w:rsidRPr="000665B4">
        <w:rPr>
          <w:rStyle w:val="hljs-keyword"/>
          <w:rFonts w:cs="Consolas"/>
          <w:b/>
          <w:bCs/>
          <w:color w:val="000000"/>
        </w:rPr>
        <w:t>char</w:t>
      </w:r>
      <w:r w:rsidRPr="000665B4">
        <w:rPr>
          <w:rStyle w:val="hljs-params"/>
          <w:rFonts w:cs="Consolas"/>
          <w:color w:val="000000"/>
        </w:rPr>
        <w:t xml:space="preserve"> invalid)</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;i&lt;=n;i++) pre[i]=i;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queue</w:t>
      </w:r>
      <w:r w:rsidRPr="000665B4">
        <w:rPr>
          <w:rStyle w:val="hljs-stlcontainer"/>
          <w:rFonts w:cs="Consolas"/>
          <w:color w:val="000000"/>
        </w:rPr>
        <w:t>&lt;</w:t>
      </w:r>
      <w:r w:rsidRPr="000665B4">
        <w:rPr>
          <w:rStyle w:val="hljs-keyword"/>
          <w:rFonts w:cs="Consolas"/>
          <w:b/>
          <w:bCs/>
          <w:color w:val="000000"/>
        </w:rPr>
        <w:t>int</w:t>
      </w:r>
      <w:r w:rsidRPr="000665B4">
        <w:rPr>
          <w:rStyle w:val="hljs-stlcontainer"/>
          <w:rFonts w:cs="Consolas"/>
          <w:color w:val="000000"/>
        </w:rPr>
        <w:t>&gt;</w:t>
      </w:r>
      <w:r w:rsidRPr="000665B4">
        <w:rPr>
          <w:rStyle w:val="HTML2"/>
          <w:rFonts w:cs="Consolas"/>
          <w:color w:val="000000"/>
        </w:rPr>
        <w:t xml:space="preserve"> q;</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while</w:t>
      </w:r>
      <w:r w:rsidRPr="000665B4">
        <w:rPr>
          <w:rStyle w:val="HTML2"/>
          <w:rFonts w:cs="Consolas"/>
          <w:color w:val="000000"/>
        </w:rPr>
        <w:t>(!q.empty()) q.pop();</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mincost=</w:t>
      </w:r>
      <w:r w:rsidRPr="000665B4">
        <w:rPr>
          <w:rStyle w:val="hljs-number"/>
          <w:rFonts w:cs="Consolas"/>
          <w:color w:val="008800"/>
        </w:rPr>
        <w:t>0</w:t>
      </w:r>
      <w:r w:rsidRPr="000665B4">
        <w:rPr>
          <w:rStyle w:val="HTML2"/>
          <w:rFonts w:cs="Consolas"/>
          <w:color w:val="000000"/>
        </w:rPr>
        <w:t>,mink=</w:t>
      </w:r>
      <w:r w:rsidRPr="000665B4">
        <w:rPr>
          <w:rStyle w:val="hljs-number"/>
          <w:rFonts w:cs="Consolas"/>
          <w:color w:val="008800"/>
        </w:rPr>
        <w:t>0</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;i&lt;=m;i++){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(edge[i].c[</w:t>
      </w:r>
      <w:r w:rsidRPr="000665B4">
        <w:rPr>
          <w:rStyle w:val="hljs-number"/>
          <w:rFonts w:cs="Consolas"/>
          <w:color w:val="008800"/>
        </w:rPr>
        <w:t>0</w:t>
      </w:r>
      <w:r w:rsidRPr="000665B4">
        <w:rPr>
          <w:rStyle w:val="HTML2"/>
          <w:rFonts w:cs="Consolas"/>
          <w:color w:val="000000"/>
        </w:rPr>
        <w:t>]==invalid||same(edge[i].a,edge[i].b)){</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q.push(edge[i].w);</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continue</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mincost+=edge[i].w;</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mink++;</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combine(edge[i].a,edge[i].b);</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2</w:t>
      </w:r>
      <w:r w:rsidRPr="000665B4">
        <w:rPr>
          <w:rStyle w:val="HTML2"/>
          <w:rFonts w:cs="Consolas"/>
          <w:color w:val="000000"/>
        </w:rPr>
        <w:t>;i&lt;=n;i++){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(!same(</w:t>
      </w:r>
      <w:r w:rsidRPr="000665B4">
        <w:rPr>
          <w:rStyle w:val="hljs-number"/>
          <w:rFonts w:cs="Consolas"/>
          <w:color w:val="008800"/>
        </w:rPr>
        <w:t>1</w:t>
      </w:r>
      <w:r w:rsidRPr="000665B4">
        <w:rPr>
          <w:rStyle w:val="HTML2"/>
          <w:rFonts w:cs="Consolas"/>
          <w:color w:val="000000"/>
        </w:rPr>
        <w:t xml:space="preserve">,i)) </w:t>
      </w:r>
      <w:r w:rsidRPr="000665B4">
        <w:rPr>
          <w:rStyle w:val="hljs-keyword"/>
          <w:rFonts w:cs="Consolas"/>
          <w:b/>
          <w:bCs/>
          <w:color w:val="000000"/>
        </w:rPr>
        <w:t>return</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(ans[mink]==-</w:t>
      </w:r>
      <w:r w:rsidRPr="000665B4">
        <w:rPr>
          <w:rStyle w:val="hljs-number"/>
          <w:rFonts w:cs="Consolas"/>
          <w:color w:val="008800"/>
        </w:rPr>
        <w:t>1</w:t>
      </w:r>
      <w:r w:rsidRPr="000665B4">
        <w:rPr>
          <w:rStyle w:val="HTML2"/>
          <w:rFonts w:cs="Consolas"/>
          <w:color w:val="000000"/>
        </w:rPr>
        <w:t>) ans[mink]=mincost;</w:t>
      </w:r>
      <w:r w:rsidRPr="000665B4">
        <w:rPr>
          <w:rStyle w:val="hljs-keyword"/>
          <w:rFonts w:cs="Consolas"/>
          <w:b/>
          <w:bCs/>
          <w:color w:val="000000"/>
        </w:rPr>
        <w:t>else</w:t>
      </w:r>
      <w:r w:rsidRPr="000665B4">
        <w:rPr>
          <w:rStyle w:val="HTML2"/>
          <w:rFonts w:cs="Consolas"/>
          <w:color w:val="000000"/>
        </w:rPr>
        <w:t xml:space="preserve"> ans[mink]=min(ans[mink],mincost);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i=mink+</w:t>
      </w:r>
      <w:r w:rsidRPr="000665B4">
        <w:rPr>
          <w:rStyle w:val="hljs-number"/>
          <w:rFonts w:cs="Consolas"/>
          <w:color w:val="008800"/>
        </w:rPr>
        <w:t>1</w:t>
      </w:r>
      <w:r w:rsidRPr="000665B4">
        <w:rPr>
          <w:rStyle w:val="HTML2"/>
          <w:rFonts w:cs="Consolas"/>
          <w:color w:val="000000"/>
        </w:rPr>
        <w:t>;i&lt;=m;i++){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mincost+=q.front();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q.pop();</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(ans[i]==-</w:t>
      </w:r>
      <w:r w:rsidRPr="000665B4">
        <w:rPr>
          <w:rStyle w:val="hljs-number"/>
          <w:rFonts w:cs="Consolas"/>
          <w:color w:val="008800"/>
        </w:rPr>
        <w:t>1</w:t>
      </w:r>
      <w:r w:rsidRPr="000665B4">
        <w:rPr>
          <w:rStyle w:val="HTML2"/>
          <w:rFonts w:cs="Consolas"/>
          <w:color w:val="000000"/>
        </w:rPr>
        <w:t>) ans[i]=mincost;</w:t>
      </w:r>
      <w:r w:rsidRPr="000665B4">
        <w:rPr>
          <w:rStyle w:val="hljs-keyword"/>
          <w:rFonts w:cs="Consolas"/>
          <w:b/>
          <w:bCs/>
          <w:color w:val="000000"/>
        </w:rPr>
        <w:t>else</w:t>
      </w:r>
      <w:r w:rsidRPr="000665B4">
        <w:rPr>
          <w:rStyle w:val="HTML2"/>
          <w:rFonts w:cs="Consolas"/>
          <w:color w:val="000000"/>
        </w:rPr>
        <w:t xml:space="preserve"> ans[i]=min(ans[i],mincost);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0665B4">
        <w:rPr>
          <w:rStyle w:val="hljs-keyword"/>
          <w:rFonts w:cs="Consolas"/>
          <w:b/>
          <w:bCs/>
          <w:color w:val="000000"/>
        </w:rPr>
        <w:t>int</w:t>
      </w:r>
      <w:r w:rsidRPr="000665B4">
        <w:rPr>
          <w:rStyle w:val="hljs-function"/>
          <w:rFonts w:cs="Consolas"/>
          <w:color w:val="000000"/>
        </w:rPr>
        <w:t xml:space="preserve"> </w:t>
      </w:r>
      <w:r w:rsidRPr="000665B4">
        <w:rPr>
          <w:rStyle w:val="hljs-title"/>
          <w:rFonts w:cs="Consolas"/>
          <w:b/>
          <w:bCs/>
          <w:color w:val="880000"/>
        </w:rPr>
        <w:t>main</w:t>
      </w:r>
      <w:r w:rsidRPr="000665B4">
        <w:rPr>
          <w:rStyle w:val="hljs-params"/>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scanf</w:t>
      </w:r>
      <w:r w:rsidRPr="000665B4">
        <w:rPr>
          <w:rStyle w:val="HTML2"/>
          <w:rFonts w:cs="Consolas"/>
          <w:color w:val="000000"/>
        </w:rPr>
        <w:t>(</w:t>
      </w:r>
      <w:r w:rsidRPr="000665B4">
        <w:rPr>
          <w:rStyle w:val="hljs-string"/>
          <w:rFonts w:cs="Consolas"/>
          <w:color w:val="880000"/>
        </w:rPr>
        <w:t>"%d"</w:t>
      </w:r>
      <w:r w:rsidRPr="000665B4">
        <w:rPr>
          <w:rStyle w:val="HTML2"/>
          <w:rFonts w:cs="Consolas"/>
          <w:color w:val="000000"/>
        </w:rPr>
        <w:t>,&amp;t);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casenum=</w:t>
      </w:r>
      <w:r w:rsidRPr="000665B4">
        <w:rPr>
          <w:rStyle w:val="hljs-number"/>
          <w:rFonts w:cs="Consolas"/>
          <w:color w:val="008800"/>
        </w:rPr>
        <w:t>1</w:t>
      </w:r>
      <w:r w:rsidRPr="000665B4">
        <w:rPr>
          <w:rStyle w:val="HTML2"/>
          <w:rFonts w:cs="Consolas"/>
          <w:color w:val="000000"/>
        </w:rPr>
        <w:t>;casenum&lt;=t;casenum++){</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scanf</w:t>
      </w:r>
      <w:r w:rsidRPr="000665B4">
        <w:rPr>
          <w:rStyle w:val="HTML2"/>
          <w:rFonts w:cs="Consolas"/>
          <w:color w:val="000000"/>
        </w:rPr>
        <w:t>(</w:t>
      </w:r>
      <w:r w:rsidRPr="000665B4">
        <w:rPr>
          <w:rStyle w:val="hljs-string"/>
          <w:rFonts w:cs="Consolas"/>
          <w:color w:val="880000"/>
        </w:rPr>
        <w:t>"%d%d"</w:t>
      </w:r>
      <w:r w:rsidRPr="000665B4">
        <w:rPr>
          <w:rStyle w:val="HTML2"/>
          <w:rFonts w:cs="Consolas"/>
          <w:color w:val="000000"/>
        </w:rPr>
        <w:t>,&amp;n,&amp;m);</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 xml:space="preserve">;i&lt;=m;i++) </w:t>
      </w:r>
      <w:r w:rsidRPr="000665B4">
        <w:rPr>
          <w:rStyle w:val="hljs-builtin"/>
          <w:rFonts w:cs="Consolas"/>
          <w:b/>
          <w:bCs/>
          <w:color w:val="000000"/>
        </w:rPr>
        <w:t>scanf</w:t>
      </w:r>
      <w:r w:rsidRPr="000665B4">
        <w:rPr>
          <w:rStyle w:val="HTML2"/>
          <w:rFonts w:cs="Consolas"/>
          <w:color w:val="000000"/>
        </w:rPr>
        <w:t>(</w:t>
      </w:r>
      <w:r w:rsidRPr="000665B4">
        <w:rPr>
          <w:rStyle w:val="hljs-string"/>
          <w:rFonts w:cs="Consolas"/>
          <w:color w:val="880000"/>
        </w:rPr>
        <w:t>"%d %d %d %s"</w:t>
      </w:r>
      <w:r w:rsidRPr="000665B4">
        <w:rPr>
          <w:rStyle w:val="HTML2"/>
          <w:rFonts w:cs="Consolas"/>
          <w:color w:val="000000"/>
        </w:rPr>
        <w:t>,&amp;edge[i].a,&amp;edge[i].b,&amp;edge[i].w,edge[i].c);</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sort(edge+</w:t>
      </w:r>
      <w:r w:rsidRPr="000665B4">
        <w:rPr>
          <w:rStyle w:val="hljs-number"/>
          <w:rFonts w:cs="Consolas"/>
          <w:color w:val="008800"/>
        </w:rPr>
        <w:t>1</w:t>
      </w:r>
      <w:r w:rsidRPr="000665B4">
        <w:rPr>
          <w:rStyle w:val="HTML2"/>
          <w:rFonts w:cs="Consolas"/>
          <w:color w:val="000000"/>
        </w:rPr>
        <w:t>,edge+</w:t>
      </w:r>
      <w:r w:rsidRPr="000665B4">
        <w:rPr>
          <w:rStyle w:val="hljs-number"/>
          <w:rFonts w:cs="Consolas"/>
          <w:color w:val="008800"/>
        </w:rPr>
        <w:t>1</w:t>
      </w:r>
      <w:r w:rsidRPr="000665B4">
        <w:rPr>
          <w:rStyle w:val="HTML2"/>
          <w:rFonts w:cs="Consolas"/>
          <w:color w:val="000000"/>
        </w:rPr>
        <w:t>+m);</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memset</w:t>
      </w:r>
      <w:r w:rsidRPr="000665B4">
        <w:rPr>
          <w:rStyle w:val="HTML2"/>
          <w:rFonts w:cs="Consolas"/>
          <w:color w:val="000000"/>
        </w:rPr>
        <w:t>(ans,-</w:t>
      </w:r>
      <w:r w:rsidRPr="000665B4">
        <w:rPr>
          <w:rStyle w:val="hljs-number"/>
          <w:rFonts w:cs="Consolas"/>
          <w:color w:val="008800"/>
        </w:rPr>
        <w:t>1</w:t>
      </w:r>
      <w:r w:rsidRPr="000665B4">
        <w:rPr>
          <w:rStyle w:val="HTML2"/>
          <w:rFonts w:cs="Consolas"/>
          <w:color w:val="000000"/>
        </w:rPr>
        <w:t>,</w:t>
      </w:r>
      <w:r w:rsidRPr="000665B4">
        <w:rPr>
          <w:rStyle w:val="hljs-keyword"/>
          <w:rFonts w:cs="Consolas"/>
          <w:b/>
          <w:bCs/>
          <w:color w:val="000000"/>
        </w:rPr>
        <w:t>sizeof</w:t>
      </w:r>
      <w:r w:rsidRPr="000665B4">
        <w:rPr>
          <w:rStyle w:val="HTML2"/>
          <w:rFonts w:cs="Consolas"/>
          <w:color w:val="000000"/>
        </w:rPr>
        <w:t>(ans));</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solve(</w:t>
      </w:r>
      <w:r w:rsidRPr="000665B4">
        <w:rPr>
          <w:rStyle w:val="hljs-string"/>
          <w:rFonts w:cs="Consolas"/>
          <w:color w:val="880000"/>
        </w:rPr>
        <w:t>'B'</w:t>
      </w:r>
      <w:r w:rsidRPr="000665B4">
        <w:rPr>
          <w:rStyle w:val="HTML2"/>
          <w:rFonts w:cs="Consolas"/>
          <w:color w:val="000000"/>
        </w:rPr>
        <w:t>),solve(</w:t>
      </w:r>
      <w:r w:rsidRPr="000665B4">
        <w:rPr>
          <w:rStyle w:val="hljs-string"/>
          <w:rFonts w:cs="Consolas"/>
          <w:color w:val="880000"/>
        </w:rPr>
        <w:t>'R'</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lastRenderedPageBreak/>
        <w:t xml:space="preserve">        </w:t>
      </w:r>
      <w:r w:rsidRPr="000665B4">
        <w:rPr>
          <w:rStyle w:val="hljs-builtin"/>
          <w:rFonts w:cs="Consolas"/>
          <w:b/>
          <w:bCs/>
          <w:color w:val="000000"/>
        </w:rPr>
        <w:t>printf</w:t>
      </w:r>
      <w:r w:rsidRPr="000665B4">
        <w:rPr>
          <w:rStyle w:val="HTML2"/>
          <w:rFonts w:cs="Consolas"/>
          <w:color w:val="000000"/>
        </w:rPr>
        <w:t>(</w:t>
      </w:r>
      <w:r w:rsidRPr="000665B4">
        <w:rPr>
          <w:rStyle w:val="hljs-string"/>
          <w:rFonts w:cs="Consolas"/>
          <w:color w:val="880000"/>
        </w:rPr>
        <w:t>"Case #%d:\n"</w:t>
      </w:r>
      <w:r w:rsidRPr="000665B4">
        <w:rPr>
          <w:rStyle w:val="HTML2"/>
          <w:rFonts w:cs="Consolas"/>
          <w:color w:val="000000"/>
        </w:rPr>
        <w:t>,casenum);</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 xml:space="preserve">;i&lt;=m;i++) </w:t>
      </w:r>
      <w:r w:rsidRPr="000665B4">
        <w:rPr>
          <w:rStyle w:val="hljs-builtin"/>
          <w:rFonts w:cs="Consolas"/>
          <w:b/>
          <w:bCs/>
          <w:color w:val="000000"/>
        </w:rPr>
        <w:t>printf</w:t>
      </w:r>
      <w:r w:rsidRPr="000665B4">
        <w:rPr>
          <w:rStyle w:val="HTML2"/>
          <w:rFonts w:cs="Consolas"/>
          <w:color w:val="000000"/>
        </w:rPr>
        <w:t>(</w:t>
      </w:r>
      <w:r w:rsidRPr="000665B4">
        <w:rPr>
          <w:rStyle w:val="hljs-string"/>
          <w:rFonts w:cs="Consolas"/>
          <w:color w:val="880000"/>
        </w:rPr>
        <w:t>"%d\n"</w:t>
      </w:r>
      <w:r w:rsidRPr="000665B4">
        <w:rPr>
          <w:rStyle w:val="HTML2"/>
          <w:rFonts w:cs="Consolas"/>
          <w:color w:val="000000"/>
        </w:rPr>
        <w:t>,ans[i]);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 xml:space="preserve"> </w:t>
      </w:r>
      <w:r w:rsidRPr="000665B4">
        <w:rPr>
          <w:rStyle w:val="hljs-number"/>
          <w:rFonts w:cs="Consolas"/>
          <w:color w:val="008800"/>
        </w:rPr>
        <w:t>0</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0665B4">
        <w:rPr>
          <w:rStyle w:val="HTML2"/>
          <w:rFonts w:cs="Consolas"/>
          <w:color w:val="000000"/>
        </w:rPr>
        <w:t>}</w:t>
      </w:r>
    </w:p>
    <w:p w:rsidR="00A81436" w:rsidRPr="000665B4" w:rsidRDefault="00567EFB" w:rsidP="008106F4">
      <w:pPr>
        <w:pStyle w:val="2"/>
        <w:rPr>
          <w:rFonts w:ascii="宋体" w:eastAsia="宋体" w:hAnsi="宋体"/>
          <w:b w:val="0"/>
        </w:rPr>
      </w:pPr>
      <w:bookmarkStart w:id="135" w:name="_Toc524383036"/>
      <w:r w:rsidRPr="000665B4">
        <w:rPr>
          <w:rFonts w:ascii="宋体" w:eastAsia="宋体" w:hAnsi="宋体" w:hint="eastAsia"/>
          <w:b w:val="0"/>
        </w:rPr>
        <w:t>欧拉回路</w:t>
      </w:r>
      <w:r w:rsidR="008106F4" w:rsidRPr="000665B4">
        <w:rPr>
          <w:rFonts w:ascii="宋体" w:eastAsia="宋体" w:hAnsi="宋体" w:hint="eastAsia"/>
          <w:b w:val="0"/>
        </w:rPr>
        <w:t>/哈密顿回路</w:t>
      </w:r>
      <w:bookmarkEnd w:id="135"/>
    </w:p>
    <w:p w:rsidR="008106F4" w:rsidRPr="000665B4" w:rsidRDefault="008106F4" w:rsidP="008106F4">
      <w:pPr>
        <w:pStyle w:val="3"/>
        <w:rPr>
          <w:rFonts w:ascii="宋体" w:eastAsia="宋体" w:hAnsi="宋体"/>
          <w:b w:val="0"/>
        </w:rPr>
      </w:pPr>
      <w:bookmarkStart w:id="136" w:name="_Toc524383037"/>
      <w:r w:rsidRPr="000665B4">
        <w:rPr>
          <w:rFonts w:ascii="宋体" w:eastAsia="宋体" w:hAnsi="宋体" w:hint="eastAsia"/>
          <w:b w:val="0"/>
        </w:rPr>
        <w:t>√-牛客网2018暑期多校8</w:t>
      </w:r>
      <w:r w:rsidRPr="000665B4">
        <w:rPr>
          <w:rFonts w:ascii="宋体" w:eastAsia="宋体" w:hAnsi="宋体"/>
          <w:b w:val="0"/>
        </w:rPr>
        <w:t>E</w:t>
      </w:r>
      <w:r w:rsidRPr="000665B4">
        <w:rPr>
          <w:rFonts w:ascii="宋体" w:eastAsia="宋体" w:hAnsi="宋体" w:hint="eastAsia"/>
          <w:b w:val="0"/>
        </w:rPr>
        <w:t>-</w:t>
      </w:r>
      <w:r w:rsidRPr="000665B4">
        <w:rPr>
          <w:rFonts w:ascii="宋体" w:eastAsia="宋体" w:hAnsi="宋体"/>
          <w:b w:val="0"/>
        </w:rPr>
        <w:t>Touring Cities</w:t>
      </w:r>
      <w:bookmarkEnd w:id="136"/>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√-牛客网2018暑期多校8</w:instrText>
      </w:r>
      <w:r w:rsidRPr="000665B4">
        <w:rPr>
          <w:rFonts w:ascii="宋体" w:eastAsia="宋体" w:hAnsi="宋体"/>
          <w:b w:val="0"/>
        </w:rPr>
        <w:instrText>E</w:instrText>
      </w:r>
      <w:r w:rsidRPr="000665B4">
        <w:rPr>
          <w:rFonts w:ascii="宋体" w:eastAsia="宋体" w:hAnsi="宋体" w:hint="eastAsia"/>
          <w:b w:val="0"/>
        </w:rPr>
        <w:instrText>-</w:instrText>
      </w:r>
      <w:r w:rsidRPr="000665B4">
        <w:rPr>
          <w:rFonts w:ascii="宋体" w:eastAsia="宋体" w:hAnsi="宋体"/>
          <w:b w:val="0"/>
        </w:rPr>
        <w:instrText>Touring Cities</w:instrText>
      </w:r>
      <w:r w:rsidRPr="000665B4">
        <w:rPr>
          <w:rFonts w:ascii="宋体" w:eastAsia="宋体" w:hAnsi="宋体"/>
        </w:rPr>
        <w:instrText xml:space="preserve">" \y "牛客网" </w:instrText>
      </w:r>
      <w:r w:rsidRPr="000665B4">
        <w:rPr>
          <w:rFonts w:ascii="宋体" w:eastAsia="宋体" w:hAnsi="宋体"/>
          <w:b w:val="0"/>
        </w:rPr>
        <w:fldChar w:fldCharType="end"/>
      </w:r>
    </w:p>
    <w:p w:rsidR="008106F4" w:rsidRPr="000665B4" w:rsidRDefault="008106F4" w:rsidP="008106F4">
      <w:pPr>
        <w:rPr>
          <w:rFonts w:ascii="宋体" w:eastAsia="宋体" w:hAnsi="宋体"/>
        </w:rPr>
      </w:pPr>
      <w:r w:rsidRPr="000665B4">
        <w:rPr>
          <w:rFonts w:ascii="宋体" w:eastAsia="宋体" w:hAnsi="宋体" w:hint="eastAsia"/>
        </w:rPr>
        <w:t>【难度】铜牌题</w:t>
      </w:r>
    </w:p>
    <w:p w:rsidR="008106F4" w:rsidRPr="000665B4" w:rsidRDefault="008106F4" w:rsidP="008106F4">
      <w:pPr>
        <w:rPr>
          <w:rFonts w:ascii="宋体" w:eastAsia="宋体" w:hAnsi="宋体"/>
        </w:rPr>
      </w:pPr>
      <w:r w:rsidRPr="000665B4">
        <w:rPr>
          <w:rFonts w:ascii="宋体" w:eastAsia="宋体" w:hAnsi="宋体" w:hint="eastAsia"/>
        </w:rPr>
        <w:t>【TAG】最短路 哈密顿回路</w:t>
      </w:r>
    </w:p>
    <w:p w:rsidR="008106F4" w:rsidRPr="000665B4" w:rsidRDefault="008106F4" w:rsidP="008106F4">
      <w:pPr>
        <w:rPr>
          <w:rFonts w:ascii="宋体" w:eastAsia="宋体" w:hAnsi="宋体"/>
        </w:rPr>
      </w:pPr>
      <w:r w:rsidRPr="000665B4">
        <w:rPr>
          <w:rFonts w:ascii="宋体" w:eastAsia="宋体" w:hAnsi="宋体" w:hint="eastAsia"/>
        </w:rPr>
        <w:t>【题解】分奇偶讨论即可</w:t>
      </w:r>
    </w:p>
    <w:p w:rsidR="008106F4" w:rsidRPr="000665B4" w:rsidRDefault="008106F4" w:rsidP="008106F4">
      <w:pPr>
        <w:rPr>
          <w:rFonts w:ascii="宋体" w:eastAsia="宋体" w:hAnsi="宋体"/>
        </w:rPr>
      </w:pPr>
      <w:r w:rsidRPr="000665B4">
        <w:rPr>
          <w:rFonts w:ascii="宋体" w:eastAsia="宋体" w:hAnsi="宋体" w:hint="eastAsia"/>
        </w:rPr>
        <w:t>【代码】</w:t>
      </w:r>
    </w:p>
    <w:p w:rsidR="008106F4" w:rsidRPr="000665B4" w:rsidRDefault="008106F4" w:rsidP="008106F4">
      <w:pPr>
        <w:rPr>
          <w:rFonts w:ascii="宋体" w:eastAsia="宋体" w:hAnsi="宋体"/>
        </w:rPr>
      </w:pPr>
      <w:r w:rsidRPr="000665B4">
        <w:rPr>
          <w:rFonts w:ascii="宋体" w:eastAsia="宋体" w:hAnsi="宋体"/>
        </w:rPr>
        <w:t>#include &lt;bits/stdc++.h&gt;</w:t>
      </w:r>
    </w:p>
    <w:p w:rsidR="008106F4" w:rsidRPr="000665B4" w:rsidRDefault="008106F4" w:rsidP="008106F4">
      <w:pPr>
        <w:rPr>
          <w:rFonts w:ascii="宋体" w:eastAsia="宋体" w:hAnsi="宋体"/>
        </w:rPr>
      </w:pPr>
      <w:r w:rsidRPr="000665B4">
        <w:rPr>
          <w:rFonts w:ascii="宋体" w:eastAsia="宋体" w:hAnsi="宋体"/>
        </w:rPr>
        <w:t>//#define DEBUG</w:t>
      </w:r>
    </w:p>
    <w:p w:rsidR="008106F4" w:rsidRPr="000665B4" w:rsidRDefault="008106F4" w:rsidP="008106F4">
      <w:pPr>
        <w:rPr>
          <w:rFonts w:ascii="宋体" w:eastAsia="宋体" w:hAnsi="宋体"/>
        </w:rPr>
      </w:pPr>
      <w:r w:rsidRPr="000665B4">
        <w:rPr>
          <w:rFonts w:ascii="宋体" w:eastAsia="宋体" w:hAnsi="宋体"/>
        </w:rPr>
        <w:t>#define MAXN 102</w:t>
      </w:r>
    </w:p>
    <w:p w:rsidR="008106F4" w:rsidRPr="000665B4" w:rsidRDefault="008106F4" w:rsidP="008106F4">
      <w:pPr>
        <w:rPr>
          <w:rFonts w:ascii="宋体" w:eastAsia="宋体" w:hAnsi="宋体"/>
        </w:rPr>
      </w:pPr>
    </w:p>
    <w:p w:rsidR="008106F4" w:rsidRPr="000665B4" w:rsidRDefault="008106F4" w:rsidP="008106F4">
      <w:pPr>
        <w:rPr>
          <w:rFonts w:ascii="宋体" w:eastAsia="宋体" w:hAnsi="宋体"/>
        </w:rPr>
      </w:pPr>
      <w:r w:rsidRPr="000665B4">
        <w:rPr>
          <w:rFonts w:ascii="宋体" w:eastAsia="宋体" w:hAnsi="宋体"/>
        </w:rPr>
        <w:t>using namespace std;</w:t>
      </w:r>
    </w:p>
    <w:p w:rsidR="008106F4" w:rsidRPr="000665B4" w:rsidRDefault="008106F4" w:rsidP="008106F4">
      <w:pPr>
        <w:rPr>
          <w:rFonts w:ascii="宋体" w:eastAsia="宋体" w:hAnsi="宋体"/>
        </w:rPr>
      </w:pPr>
    </w:p>
    <w:p w:rsidR="008106F4" w:rsidRPr="000665B4" w:rsidRDefault="008106F4" w:rsidP="008106F4">
      <w:pPr>
        <w:rPr>
          <w:rFonts w:ascii="宋体" w:eastAsia="宋体" w:hAnsi="宋体"/>
        </w:rPr>
      </w:pPr>
      <w:r w:rsidRPr="000665B4">
        <w:rPr>
          <w:rFonts w:ascii="宋体" w:eastAsia="宋体" w:hAnsi="宋体"/>
        </w:rPr>
        <w:t>int n,m,k,dx[]={1,-1,0,0},dy[]={0,0,1,-1},visitnum;</w:t>
      </w:r>
    </w:p>
    <w:p w:rsidR="008106F4" w:rsidRPr="000665B4" w:rsidRDefault="008106F4" w:rsidP="008106F4">
      <w:pPr>
        <w:rPr>
          <w:rFonts w:ascii="宋体" w:eastAsia="宋体" w:hAnsi="宋体"/>
        </w:rPr>
      </w:pPr>
      <w:r w:rsidRPr="000665B4">
        <w:rPr>
          <w:rFonts w:ascii="宋体" w:eastAsia="宋体" w:hAnsi="宋体"/>
        </w:rPr>
        <w:t>bool visit[MAXN][MAXN],tar[MAXN][MAXN];</w:t>
      </w:r>
    </w:p>
    <w:p w:rsidR="008106F4" w:rsidRPr="000665B4" w:rsidRDefault="008106F4" w:rsidP="008106F4">
      <w:pPr>
        <w:rPr>
          <w:rFonts w:ascii="宋体" w:eastAsia="宋体" w:hAnsi="宋体"/>
        </w:rPr>
      </w:pPr>
      <w:r w:rsidRPr="000665B4">
        <w:rPr>
          <w:rFonts w:ascii="宋体" w:eastAsia="宋体" w:hAnsi="宋体"/>
        </w:rPr>
        <w:t>void dfs(int x,int y){</w:t>
      </w:r>
    </w:p>
    <w:p w:rsidR="008106F4" w:rsidRPr="000665B4" w:rsidRDefault="008106F4" w:rsidP="008106F4">
      <w:pPr>
        <w:rPr>
          <w:rFonts w:ascii="宋体" w:eastAsia="宋体" w:hAnsi="宋体"/>
        </w:rPr>
      </w:pPr>
      <w:r w:rsidRPr="000665B4">
        <w:rPr>
          <w:rFonts w:ascii="宋体" w:eastAsia="宋体" w:hAnsi="宋体"/>
        </w:rPr>
        <w:t xml:space="preserve">    if(visitnum==n*m){</w:t>
      </w:r>
    </w:p>
    <w:p w:rsidR="008106F4" w:rsidRPr="000665B4" w:rsidRDefault="008106F4" w:rsidP="008106F4">
      <w:pPr>
        <w:rPr>
          <w:rFonts w:ascii="宋体" w:eastAsia="宋体" w:hAnsi="宋体"/>
        </w:rPr>
      </w:pPr>
      <w:r w:rsidRPr="000665B4">
        <w:rPr>
          <w:rFonts w:ascii="宋体" w:eastAsia="宋体" w:hAnsi="宋体"/>
        </w:rPr>
        <w:t xml:space="preserve">        tar[x][y]=true;</w:t>
      </w:r>
    </w:p>
    <w:p w:rsidR="008106F4" w:rsidRPr="000665B4" w:rsidRDefault="008106F4" w:rsidP="008106F4">
      <w:pPr>
        <w:rPr>
          <w:rFonts w:ascii="宋体" w:eastAsia="宋体" w:hAnsi="宋体"/>
        </w:rPr>
      </w:pPr>
      <w:r w:rsidRPr="000665B4">
        <w:rPr>
          <w:rFonts w:ascii="宋体" w:eastAsia="宋体" w:hAnsi="宋体"/>
        </w:rPr>
        <w:t xml:space="preserve">        return;</w:t>
      </w:r>
    </w:p>
    <w:p w:rsidR="008106F4" w:rsidRPr="000665B4" w:rsidRDefault="008106F4" w:rsidP="008106F4">
      <w:pPr>
        <w:rPr>
          <w:rFonts w:ascii="宋体" w:eastAsia="宋体" w:hAnsi="宋体"/>
        </w:rPr>
      </w:pPr>
      <w:r w:rsidRPr="000665B4">
        <w:rPr>
          <w:rFonts w:ascii="宋体" w:eastAsia="宋体" w:hAnsi="宋体"/>
        </w:rPr>
        <w:t xml:space="preserve">    }</w:t>
      </w:r>
    </w:p>
    <w:p w:rsidR="008106F4" w:rsidRPr="000665B4" w:rsidRDefault="008106F4" w:rsidP="008106F4">
      <w:pPr>
        <w:rPr>
          <w:rFonts w:ascii="宋体" w:eastAsia="宋体" w:hAnsi="宋体"/>
        </w:rPr>
      </w:pPr>
      <w:r w:rsidRPr="000665B4">
        <w:rPr>
          <w:rFonts w:ascii="宋体" w:eastAsia="宋体" w:hAnsi="宋体"/>
        </w:rPr>
        <w:t xml:space="preserve">    for(int i=0;i&lt;4;i++){</w:t>
      </w:r>
    </w:p>
    <w:p w:rsidR="008106F4" w:rsidRPr="000665B4" w:rsidRDefault="008106F4" w:rsidP="008106F4">
      <w:pPr>
        <w:rPr>
          <w:rFonts w:ascii="宋体" w:eastAsia="宋体" w:hAnsi="宋体"/>
        </w:rPr>
      </w:pPr>
      <w:r w:rsidRPr="000665B4">
        <w:rPr>
          <w:rFonts w:ascii="宋体" w:eastAsia="宋体" w:hAnsi="宋体"/>
        </w:rPr>
        <w:t xml:space="preserve">        int newx=x+dx[i],newy=y+dy[i];</w:t>
      </w:r>
    </w:p>
    <w:p w:rsidR="008106F4" w:rsidRPr="000665B4" w:rsidRDefault="008106F4" w:rsidP="008106F4">
      <w:pPr>
        <w:rPr>
          <w:rFonts w:ascii="宋体" w:eastAsia="宋体" w:hAnsi="宋体"/>
        </w:rPr>
      </w:pPr>
      <w:r w:rsidRPr="000665B4">
        <w:rPr>
          <w:rFonts w:ascii="宋体" w:eastAsia="宋体" w:hAnsi="宋体"/>
        </w:rPr>
        <w:t xml:space="preserve">        if(newx&gt;=1&amp;&amp;newy&gt;=1&amp;&amp;newx&lt;=n&amp;&amp;newy&lt;=m&amp;&amp;!visit[newx][newy]){</w:t>
      </w:r>
    </w:p>
    <w:p w:rsidR="008106F4" w:rsidRPr="000665B4" w:rsidRDefault="008106F4" w:rsidP="008106F4">
      <w:pPr>
        <w:rPr>
          <w:rFonts w:ascii="宋体" w:eastAsia="宋体" w:hAnsi="宋体"/>
        </w:rPr>
      </w:pPr>
      <w:r w:rsidRPr="000665B4">
        <w:rPr>
          <w:rFonts w:ascii="宋体" w:eastAsia="宋体" w:hAnsi="宋体"/>
        </w:rPr>
        <w:t xml:space="preserve">            visit[newx][newy]=true;</w:t>
      </w:r>
    </w:p>
    <w:p w:rsidR="008106F4" w:rsidRPr="000665B4" w:rsidRDefault="008106F4" w:rsidP="008106F4">
      <w:pPr>
        <w:rPr>
          <w:rFonts w:ascii="宋体" w:eastAsia="宋体" w:hAnsi="宋体"/>
        </w:rPr>
      </w:pPr>
      <w:r w:rsidRPr="000665B4">
        <w:rPr>
          <w:rFonts w:ascii="宋体" w:eastAsia="宋体" w:hAnsi="宋体"/>
        </w:rPr>
        <w:t xml:space="preserve">            visitnum++;</w:t>
      </w:r>
    </w:p>
    <w:p w:rsidR="008106F4" w:rsidRPr="000665B4" w:rsidRDefault="008106F4" w:rsidP="008106F4">
      <w:pPr>
        <w:rPr>
          <w:rFonts w:ascii="宋体" w:eastAsia="宋体" w:hAnsi="宋体"/>
        </w:rPr>
      </w:pPr>
      <w:r w:rsidRPr="000665B4">
        <w:rPr>
          <w:rFonts w:ascii="宋体" w:eastAsia="宋体" w:hAnsi="宋体"/>
        </w:rPr>
        <w:t xml:space="preserve">            dfs(newx,newy);</w:t>
      </w:r>
    </w:p>
    <w:p w:rsidR="008106F4" w:rsidRPr="000665B4" w:rsidRDefault="008106F4" w:rsidP="008106F4">
      <w:pPr>
        <w:rPr>
          <w:rFonts w:ascii="宋体" w:eastAsia="宋体" w:hAnsi="宋体"/>
        </w:rPr>
      </w:pPr>
      <w:r w:rsidRPr="000665B4">
        <w:rPr>
          <w:rFonts w:ascii="宋体" w:eastAsia="宋体" w:hAnsi="宋体"/>
        </w:rPr>
        <w:t xml:space="preserve">            visitnum--;</w:t>
      </w:r>
    </w:p>
    <w:p w:rsidR="008106F4" w:rsidRPr="000665B4" w:rsidRDefault="008106F4" w:rsidP="008106F4">
      <w:pPr>
        <w:rPr>
          <w:rFonts w:ascii="宋体" w:eastAsia="宋体" w:hAnsi="宋体"/>
        </w:rPr>
      </w:pPr>
      <w:r w:rsidRPr="000665B4">
        <w:rPr>
          <w:rFonts w:ascii="宋体" w:eastAsia="宋体" w:hAnsi="宋体"/>
        </w:rPr>
        <w:t xml:space="preserve">            visit[newx][newy]=false;</w:t>
      </w:r>
    </w:p>
    <w:p w:rsidR="008106F4" w:rsidRPr="000665B4" w:rsidRDefault="008106F4" w:rsidP="008106F4">
      <w:pPr>
        <w:rPr>
          <w:rFonts w:ascii="宋体" w:eastAsia="宋体" w:hAnsi="宋体"/>
        </w:rPr>
      </w:pPr>
      <w:r w:rsidRPr="000665B4">
        <w:rPr>
          <w:rFonts w:ascii="宋体" w:eastAsia="宋体" w:hAnsi="宋体"/>
        </w:rPr>
        <w:t xml:space="preserve">        }</w:t>
      </w:r>
    </w:p>
    <w:p w:rsidR="008106F4" w:rsidRPr="000665B4" w:rsidRDefault="008106F4" w:rsidP="008106F4">
      <w:pPr>
        <w:rPr>
          <w:rFonts w:ascii="宋体" w:eastAsia="宋体" w:hAnsi="宋体"/>
        </w:rPr>
      </w:pPr>
      <w:r w:rsidRPr="000665B4">
        <w:rPr>
          <w:rFonts w:ascii="宋体" w:eastAsia="宋体" w:hAnsi="宋体"/>
        </w:rPr>
        <w:t xml:space="preserve">    }</w:t>
      </w:r>
    </w:p>
    <w:p w:rsidR="008106F4" w:rsidRPr="000665B4" w:rsidRDefault="008106F4" w:rsidP="008106F4">
      <w:pPr>
        <w:rPr>
          <w:rFonts w:ascii="宋体" w:eastAsia="宋体" w:hAnsi="宋体"/>
        </w:rPr>
      </w:pPr>
      <w:r w:rsidRPr="000665B4">
        <w:rPr>
          <w:rFonts w:ascii="宋体" w:eastAsia="宋体" w:hAnsi="宋体"/>
        </w:rPr>
        <w:t xml:space="preserve">    return;</w:t>
      </w:r>
    </w:p>
    <w:p w:rsidR="008106F4" w:rsidRPr="000665B4" w:rsidRDefault="008106F4" w:rsidP="008106F4">
      <w:pPr>
        <w:rPr>
          <w:rFonts w:ascii="宋体" w:eastAsia="宋体" w:hAnsi="宋体"/>
        </w:rPr>
      </w:pPr>
      <w:r w:rsidRPr="000665B4">
        <w:rPr>
          <w:rFonts w:ascii="宋体" w:eastAsia="宋体" w:hAnsi="宋体"/>
        </w:rPr>
        <w:t>}</w:t>
      </w:r>
    </w:p>
    <w:p w:rsidR="008106F4" w:rsidRPr="000665B4" w:rsidRDefault="008106F4" w:rsidP="008106F4">
      <w:pPr>
        <w:rPr>
          <w:rFonts w:ascii="宋体" w:eastAsia="宋体" w:hAnsi="宋体"/>
        </w:rPr>
      </w:pPr>
    </w:p>
    <w:p w:rsidR="008106F4" w:rsidRPr="000665B4" w:rsidRDefault="008106F4" w:rsidP="008106F4">
      <w:pPr>
        <w:rPr>
          <w:rFonts w:ascii="宋体" w:eastAsia="宋体" w:hAnsi="宋体"/>
        </w:rPr>
      </w:pPr>
      <w:r w:rsidRPr="000665B4">
        <w:rPr>
          <w:rFonts w:ascii="宋体" w:eastAsia="宋体" w:hAnsi="宋体"/>
        </w:rPr>
        <w:t>int main()</w:t>
      </w:r>
    </w:p>
    <w:p w:rsidR="008106F4" w:rsidRPr="000665B4" w:rsidRDefault="008106F4" w:rsidP="008106F4">
      <w:pPr>
        <w:rPr>
          <w:rFonts w:ascii="宋体" w:eastAsia="宋体" w:hAnsi="宋体"/>
        </w:rPr>
      </w:pPr>
      <w:r w:rsidRPr="000665B4">
        <w:rPr>
          <w:rFonts w:ascii="宋体" w:eastAsia="宋体" w:hAnsi="宋体"/>
        </w:rPr>
        <w:t>{</w:t>
      </w:r>
    </w:p>
    <w:p w:rsidR="008106F4" w:rsidRPr="000665B4" w:rsidRDefault="008106F4" w:rsidP="008106F4">
      <w:pPr>
        <w:rPr>
          <w:rFonts w:ascii="宋体" w:eastAsia="宋体" w:hAnsi="宋体"/>
        </w:rPr>
      </w:pPr>
      <w:r w:rsidRPr="000665B4">
        <w:rPr>
          <w:rFonts w:ascii="宋体" w:eastAsia="宋体" w:hAnsi="宋体"/>
        </w:rPr>
        <w:lastRenderedPageBreak/>
        <w:t xml:space="preserve">    int t;</w:t>
      </w:r>
    </w:p>
    <w:p w:rsidR="008106F4" w:rsidRPr="000665B4" w:rsidRDefault="008106F4" w:rsidP="008106F4">
      <w:pPr>
        <w:rPr>
          <w:rFonts w:ascii="宋体" w:eastAsia="宋体" w:hAnsi="宋体"/>
        </w:rPr>
      </w:pPr>
      <w:r w:rsidRPr="000665B4">
        <w:rPr>
          <w:rFonts w:ascii="宋体" w:eastAsia="宋体" w:hAnsi="宋体"/>
        </w:rPr>
        <w:t xml:space="preserve">    scanf("%d",&amp;t);</w:t>
      </w:r>
    </w:p>
    <w:p w:rsidR="008106F4" w:rsidRPr="000665B4" w:rsidRDefault="008106F4" w:rsidP="008106F4">
      <w:pPr>
        <w:rPr>
          <w:rFonts w:ascii="宋体" w:eastAsia="宋体" w:hAnsi="宋体"/>
        </w:rPr>
      </w:pPr>
      <w:r w:rsidRPr="000665B4">
        <w:rPr>
          <w:rFonts w:ascii="宋体" w:eastAsia="宋体" w:hAnsi="宋体"/>
        </w:rPr>
        <w:t xml:space="preserve">    while(t--){</w:t>
      </w:r>
    </w:p>
    <w:p w:rsidR="008106F4" w:rsidRPr="000665B4" w:rsidRDefault="008106F4" w:rsidP="008106F4">
      <w:pPr>
        <w:rPr>
          <w:rFonts w:ascii="宋体" w:eastAsia="宋体" w:hAnsi="宋体"/>
        </w:rPr>
      </w:pPr>
      <w:r w:rsidRPr="000665B4">
        <w:rPr>
          <w:rFonts w:ascii="宋体" w:eastAsia="宋体" w:hAnsi="宋体"/>
        </w:rPr>
        <w:t xml:space="preserve">        #ifndef DEBUG</w:t>
      </w:r>
    </w:p>
    <w:p w:rsidR="008106F4" w:rsidRPr="000665B4" w:rsidRDefault="008106F4" w:rsidP="008106F4">
      <w:pPr>
        <w:rPr>
          <w:rFonts w:ascii="宋体" w:eastAsia="宋体" w:hAnsi="宋体"/>
        </w:rPr>
      </w:pPr>
      <w:r w:rsidRPr="000665B4">
        <w:rPr>
          <w:rFonts w:ascii="宋体" w:eastAsia="宋体" w:hAnsi="宋体"/>
        </w:rPr>
        <w:t xml:space="preserve">        scanf("%d%d%d",&amp;n,&amp;m,&amp;k);</w:t>
      </w:r>
    </w:p>
    <w:p w:rsidR="008106F4" w:rsidRPr="000665B4" w:rsidRDefault="008106F4" w:rsidP="008106F4">
      <w:pPr>
        <w:rPr>
          <w:rFonts w:ascii="宋体" w:eastAsia="宋体" w:hAnsi="宋体"/>
        </w:rPr>
      </w:pPr>
      <w:r w:rsidRPr="000665B4">
        <w:rPr>
          <w:rFonts w:ascii="宋体" w:eastAsia="宋体" w:hAnsi="宋体"/>
        </w:rPr>
        <w:t xml:space="preserve">        bool fly=false;</w:t>
      </w:r>
    </w:p>
    <w:p w:rsidR="008106F4" w:rsidRPr="000665B4" w:rsidRDefault="008106F4" w:rsidP="008106F4">
      <w:pPr>
        <w:rPr>
          <w:rFonts w:ascii="宋体" w:eastAsia="宋体" w:hAnsi="宋体"/>
        </w:rPr>
      </w:pPr>
      <w:r w:rsidRPr="000665B4">
        <w:rPr>
          <w:rFonts w:ascii="宋体" w:eastAsia="宋体" w:hAnsi="宋体"/>
        </w:rPr>
        <w:t xml:space="preserve">        for(int i=0;i&lt;k;i++){</w:t>
      </w:r>
    </w:p>
    <w:p w:rsidR="008106F4" w:rsidRPr="000665B4" w:rsidRDefault="008106F4" w:rsidP="008106F4">
      <w:pPr>
        <w:rPr>
          <w:rFonts w:ascii="宋体" w:eastAsia="宋体" w:hAnsi="宋体"/>
        </w:rPr>
      </w:pPr>
      <w:r w:rsidRPr="000665B4">
        <w:rPr>
          <w:rFonts w:ascii="宋体" w:eastAsia="宋体" w:hAnsi="宋体"/>
        </w:rPr>
        <w:t xml:space="preserve">            int x1,y1,x2,y2;</w:t>
      </w:r>
    </w:p>
    <w:p w:rsidR="008106F4" w:rsidRPr="000665B4" w:rsidRDefault="008106F4" w:rsidP="008106F4">
      <w:pPr>
        <w:rPr>
          <w:rFonts w:ascii="宋体" w:eastAsia="宋体" w:hAnsi="宋体"/>
        </w:rPr>
      </w:pPr>
      <w:r w:rsidRPr="000665B4">
        <w:rPr>
          <w:rFonts w:ascii="宋体" w:eastAsia="宋体" w:hAnsi="宋体"/>
        </w:rPr>
        <w:t xml:space="preserve">            scanf("%d%d%d%d",&amp;x1,&amp;y1,&amp;x2,&amp;y2);</w:t>
      </w:r>
    </w:p>
    <w:p w:rsidR="008106F4" w:rsidRPr="000665B4" w:rsidRDefault="008106F4" w:rsidP="008106F4">
      <w:pPr>
        <w:rPr>
          <w:rFonts w:ascii="宋体" w:eastAsia="宋体" w:hAnsi="宋体"/>
        </w:rPr>
      </w:pPr>
      <w:r w:rsidRPr="000665B4">
        <w:rPr>
          <w:rFonts w:ascii="宋体" w:eastAsia="宋体" w:hAnsi="宋体"/>
        </w:rPr>
        <w:t xml:space="preserve">            if(!((x1==x2)&amp;&amp;(y1==y2))&amp;&amp;((x1+y1)%2==0)&amp;&amp;((x2+y2)%2==0)) fly=true;</w:t>
      </w:r>
    </w:p>
    <w:p w:rsidR="008106F4" w:rsidRPr="000665B4" w:rsidRDefault="008106F4" w:rsidP="008106F4">
      <w:pPr>
        <w:rPr>
          <w:rFonts w:ascii="宋体" w:eastAsia="宋体" w:hAnsi="宋体"/>
        </w:rPr>
      </w:pPr>
      <w:r w:rsidRPr="000665B4">
        <w:rPr>
          <w:rFonts w:ascii="宋体" w:eastAsia="宋体" w:hAnsi="宋体"/>
        </w:rPr>
        <w:t xml:space="preserve">        }</w:t>
      </w:r>
    </w:p>
    <w:p w:rsidR="008106F4" w:rsidRPr="000665B4" w:rsidRDefault="008106F4" w:rsidP="008106F4">
      <w:pPr>
        <w:rPr>
          <w:rFonts w:ascii="宋体" w:eastAsia="宋体" w:hAnsi="宋体"/>
        </w:rPr>
      </w:pPr>
      <w:r w:rsidRPr="000665B4">
        <w:rPr>
          <w:rFonts w:ascii="宋体" w:eastAsia="宋体" w:hAnsi="宋体"/>
        </w:rPr>
        <w:t xml:space="preserve">        if(n%2==0||m%2==0){</w:t>
      </w:r>
    </w:p>
    <w:p w:rsidR="008106F4" w:rsidRPr="000665B4" w:rsidRDefault="008106F4" w:rsidP="008106F4">
      <w:pPr>
        <w:rPr>
          <w:rFonts w:ascii="宋体" w:eastAsia="宋体" w:hAnsi="宋体"/>
        </w:rPr>
      </w:pPr>
      <w:r w:rsidRPr="000665B4">
        <w:rPr>
          <w:rFonts w:ascii="宋体" w:eastAsia="宋体" w:hAnsi="宋体"/>
        </w:rPr>
        <w:t xml:space="preserve">            cout&lt;&lt;n*m&lt;&lt;endl;</w:t>
      </w:r>
    </w:p>
    <w:p w:rsidR="008106F4" w:rsidRPr="000665B4" w:rsidRDefault="008106F4" w:rsidP="008106F4">
      <w:pPr>
        <w:rPr>
          <w:rFonts w:ascii="宋体" w:eastAsia="宋体" w:hAnsi="宋体"/>
        </w:rPr>
      </w:pPr>
      <w:r w:rsidRPr="000665B4">
        <w:rPr>
          <w:rFonts w:ascii="宋体" w:eastAsia="宋体" w:hAnsi="宋体"/>
        </w:rPr>
        <w:t xml:space="preserve">            continue;</w:t>
      </w:r>
    </w:p>
    <w:p w:rsidR="008106F4" w:rsidRPr="000665B4" w:rsidRDefault="008106F4" w:rsidP="008106F4">
      <w:pPr>
        <w:rPr>
          <w:rFonts w:ascii="宋体" w:eastAsia="宋体" w:hAnsi="宋体"/>
        </w:rPr>
      </w:pPr>
      <w:r w:rsidRPr="000665B4">
        <w:rPr>
          <w:rFonts w:ascii="宋体" w:eastAsia="宋体" w:hAnsi="宋体"/>
        </w:rPr>
        <w:t xml:space="preserve">        }</w:t>
      </w:r>
    </w:p>
    <w:p w:rsidR="008106F4" w:rsidRPr="000665B4" w:rsidRDefault="008106F4" w:rsidP="008106F4">
      <w:pPr>
        <w:rPr>
          <w:rFonts w:ascii="宋体" w:eastAsia="宋体" w:hAnsi="宋体"/>
        </w:rPr>
      </w:pPr>
      <w:r w:rsidRPr="000665B4">
        <w:rPr>
          <w:rFonts w:ascii="宋体" w:eastAsia="宋体" w:hAnsi="宋体"/>
        </w:rPr>
        <w:t xml:space="preserve">        if(fly) cout&lt;&lt;n*m&lt;&lt;endl;else cout&lt;&lt;n*m+1&lt;&lt;endl;</w:t>
      </w:r>
    </w:p>
    <w:p w:rsidR="008106F4" w:rsidRPr="000665B4" w:rsidRDefault="008106F4" w:rsidP="008106F4">
      <w:pPr>
        <w:rPr>
          <w:rFonts w:ascii="宋体" w:eastAsia="宋体" w:hAnsi="宋体"/>
        </w:rPr>
      </w:pPr>
      <w:r w:rsidRPr="000665B4">
        <w:rPr>
          <w:rFonts w:ascii="宋体" w:eastAsia="宋体" w:hAnsi="宋体"/>
        </w:rPr>
        <w:t xml:space="preserve">        #endif // DEBUG</w:t>
      </w:r>
    </w:p>
    <w:p w:rsidR="008106F4" w:rsidRPr="000665B4" w:rsidRDefault="008106F4" w:rsidP="008106F4">
      <w:pPr>
        <w:rPr>
          <w:rFonts w:ascii="宋体" w:eastAsia="宋体" w:hAnsi="宋体"/>
        </w:rPr>
      </w:pPr>
      <w:r w:rsidRPr="000665B4">
        <w:rPr>
          <w:rFonts w:ascii="宋体" w:eastAsia="宋体" w:hAnsi="宋体"/>
        </w:rPr>
        <w:t xml:space="preserve">        #ifdef DEBUG</w:t>
      </w:r>
    </w:p>
    <w:p w:rsidR="008106F4" w:rsidRPr="000665B4" w:rsidRDefault="008106F4" w:rsidP="008106F4">
      <w:pPr>
        <w:rPr>
          <w:rFonts w:ascii="宋体" w:eastAsia="宋体" w:hAnsi="宋体"/>
        </w:rPr>
      </w:pPr>
      <w:r w:rsidRPr="000665B4">
        <w:rPr>
          <w:rFonts w:ascii="宋体" w:eastAsia="宋体" w:hAnsi="宋体"/>
        </w:rPr>
        <w:t xml:space="preserve">        scanf("%d%d",&amp;n,&amp;m);</w:t>
      </w:r>
    </w:p>
    <w:p w:rsidR="008106F4" w:rsidRPr="000665B4" w:rsidRDefault="008106F4" w:rsidP="008106F4">
      <w:pPr>
        <w:rPr>
          <w:rFonts w:ascii="宋体" w:eastAsia="宋体" w:hAnsi="宋体"/>
        </w:rPr>
      </w:pPr>
      <w:r w:rsidRPr="000665B4">
        <w:rPr>
          <w:rFonts w:ascii="宋体" w:eastAsia="宋体" w:hAnsi="宋体"/>
        </w:rPr>
        <w:t xml:space="preserve">        memset(visit,false,sizeof(visit));</w:t>
      </w:r>
    </w:p>
    <w:p w:rsidR="008106F4" w:rsidRPr="000665B4" w:rsidRDefault="008106F4" w:rsidP="008106F4">
      <w:pPr>
        <w:rPr>
          <w:rFonts w:ascii="宋体" w:eastAsia="宋体" w:hAnsi="宋体"/>
        </w:rPr>
      </w:pPr>
      <w:r w:rsidRPr="000665B4">
        <w:rPr>
          <w:rFonts w:ascii="宋体" w:eastAsia="宋体" w:hAnsi="宋体"/>
        </w:rPr>
        <w:t xml:space="preserve">        memset(tar,false,sizeof(tar));</w:t>
      </w:r>
    </w:p>
    <w:p w:rsidR="008106F4" w:rsidRPr="000665B4" w:rsidRDefault="008106F4" w:rsidP="008106F4">
      <w:pPr>
        <w:rPr>
          <w:rFonts w:ascii="宋体" w:eastAsia="宋体" w:hAnsi="宋体"/>
        </w:rPr>
      </w:pPr>
      <w:r w:rsidRPr="000665B4">
        <w:rPr>
          <w:rFonts w:ascii="宋体" w:eastAsia="宋体" w:hAnsi="宋体"/>
        </w:rPr>
        <w:t xml:space="preserve">        visitnum=1;</w:t>
      </w:r>
    </w:p>
    <w:p w:rsidR="008106F4" w:rsidRPr="000665B4" w:rsidRDefault="008106F4" w:rsidP="008106F4">
      <w:pPr>
        <w:rPr>
          <w:rFonts w:ascii="宋体" w:eastAsia="宋体" w:hAnsi="宋体"/>
        </w:rPr>
      </w:pPr>
      <w:r w:rsidRPr="000665B4">
        <w:rPr>
          <w:rFonts w:ascii="宋体" w:eastAsia="宋体" w:hAnsi="宋体"/>
        </w:rPr>
        <w:t xml:space="preserve">        visit[1][1]=true;</w:t>
      </w:r>
    </w:p>
    <w:p w:rsidR="008106F4" w:rsidRPr="000665B4" w:rsidRDefault="008106F4" w:rsidP="008106F4">
      <w:pPr>
        <w:rPr>
          <w:rFonts w:ascii="宋体" w:eastAsia="宋体" w:hAnsi="宋体"/>
        </w:rPr>
      </w:pPr>
      <w:r w:rsidRPr="000665B4">
        <w:rPr>
          <w:rFonts w:ascii="宋体" w:eastAsia="宋体" w:hAnsi="宋体"/>
        </w:rPr>
        <w:t xml:space="preserve">        dfs(1,1);</w:t>
      </w:r>
    </w:p>
    <w:p w:rsidR="008106F4" w:rsidRPr="000665B4" w:rsidRDefault="008106F4" w:rsidP="008106F4">
      <w:pPr>
        <w:rPr>
          <w:rFonts w:ascii="宋体" w:eastAsia="宋体" w:hAnsi="宋体"/>
        </w:rPr>
      </w:pPr>
      <w:r w:rsidRPr="000665B4">
        <w:rPr>
          <w:rFonts w:ascii="宋体" w:eastAsia="宋体" w:hAnsi="宋体"/>
        </w:rPr>
        <w:t xml:space="preserve">        for(int i=1;i&lt;=n;i++){</w:t>
      </w:r>
    </w:p>
    <w:p w:rsidR="008106F4" w:rsidRPr="000665B4" w:rsidRDefault="008106F4" w:rsidP="008106F4">
      <w:pPr>
        <w:rPr>
          <w:rFonts w:ascii="宋体" w:eastAsia="宋体" w:hAnsi="宋体"/>
        </w:rPr>
      </w:pPr>
      <w:r w:rsidRPr="000665B4">
        <w:rPr>
          <w:rFonts w:ascii="宋体" w:eastAsia="宋体" w:hAnsi="宋体"/>
        </w:rPr>
        <w:t xml:space="preserve">            for(int j=1;j&lt;=m;j++){</w:t>
      </w:r>
    </w:p>
    <w:p w:rsidR="008106F4" w:rsidRPr="000665B4" w:rsidRDefault="008106F4" w:rsidP="008106F4">
      <w:pPr>
        <w:rPr>
          <w:rFonts w:ascii="宋体" w:eastAsia="宋体" w:hAnsi="宋体"/>
        </w:rPr>
      </w:pPr>
      <w:r w:rsidRPr="000665B4">
        <w:rPr>
          <w:rFonts w:ascii="宋体" w:eastAsia="宋体" w:hAnsi="宋体"/>
        </w:rPr>
        <w:t xml:space="preserve">                if(tar[i][j]) cout&lt;&lt;1;else cout&lt;&lt;0;</w:t>
      </w:r>
    </w:p>
    <w:p w:rsidR="008106F4" w:rsidRPr="000665B4" w:rsidRDefault="008106F4" w:rsidP="008106F4">
      <w:pPr>
        <w:rPr>
          <w:rFonts w:ascii="宋体" w:eastAsia="宋体" w:hAnsi="宋体"/>
        </w:rPr>
      </w:pPr>
      <w:r w:rsidRPr="000665B4">
        <w:rPr>
          <w:rFonts w:ascii="宋体" w:eastAsia="宋体" w:hAnsi="宋体"/>
        </w:rPr>
        <w:t xml:space="preserve">            }</w:t>
      </w:r>
    </w:p>
    <w:p w:rsidR="008106F4" w:rsidRPr="000665B4" w:rsidRDefault="008106F4" w:rsidP="008106F4">
      <w:pPr>
        <w:rPr>
          <w:rFonts w:ascii="宋体" w:eastAsia="宋体" w:hAnsi="宋体"/>
        </w:rPr>
      </w:pPr>
      <w:r w:rsidRPr="000665B4">
        <w:rPr>
          <w:rFonts w:ascii="宋体" w:eastAsia="宋体" w:hAnsi="宋体"/>
        </w:rPr>
        <w:t xml:space="preserve">            cout&lt;&lt;endl;</w:t>
      </w:r>
    </w:p>
    <w:p w:rsidR="008106F4" w:rsidRPr="000665B4" w:rsidRDefault="008106F4" w:rsidP="008106F4">
      <w:pPr>
        <w:rPr>
          <w:rFonts w:ascii="宋体" w:eastAsia="宋体" w:hAnsi="宋体"/>
        </w:rPr>
      </w:pPr>
      <w:r w:rsidRPr="000665B4">
        <w:rPr>
          <w:rFonts w:ascii="宋体" w:eastAsia="宋体" w:hAnsi="宋体"/>
        </w:rPr>
        <w:t xml:space="preserve">        }</w:t>
      </w:r>
    </w:p>
    <w:p w:rsidR="008106F4" w:rsidRPr="000665B4" w:rsidRDefault="008106F4" w:rsidP="008106F4">
      <w:pPr>
        <w:rPr>
          <w:rFonts w:ascii="宋体" w:eastAsia="宋体" w:hAnsi="宋体"/>
        </w:rPr>
      </w:pPr>
      <w:r w:rsidRPr="000665B4">
        <w:rPr>
          <w:rFonts w:ascii="宋体" w:eastAsia="宋体" w:hAnsi="宋体"/>
        </w:rPr>
        <w:t xml:space="preserve">        #endif // DEBUG</w:t>
      </w:r>
    </w:p>
    <w:p w:rsidR="008106F4" w:rsidRPr="000665B4" w:rsidRDefault="008106F4" w:rsidP="008106F4">
      <w:pPr>
        <w:rPr>
          <w:rFonts w:ascii="宋体" w:eastAsia="宋体" w:hAnsi="宋体"/>
        </w:rPr>
      </w:pPr>
      <w:r w:rsidRPr="000665B4">
        <w:rPr>
          <w:rFonts w:ascii="宋体" w:eastAsia="宋体" w:hAnsi="宋体"/>
        </w:rPr>
        <w:t xml:space="preserve">    }</w:t>
      </w:r>
    </w:p>
    <w:p w:rsidR="008106F4" w:rsidRPr="000665B4" w:rsidRDefault="008106F4" w:rsidP="008106F4">
      <w:pPr>
        <w:rPr>
          <w:rFonts w:ascii="宋体" w:eastAsia="宋体" w:hAnsi="宋体"/>
        </w:rPr>
      </w:pPr>
      <w:r w:rsidRPr="000665B4">
        <w:rPr>
          <w:rFonts w:ascii="宋体" w:eastAsia="宋体" w:hAnsi="宋体"/>
        </w:rPr>
        <w:t xml:space="preserve">    return 0;</w:t>
      </w:r>
    </w:p>
    <w:p w:rsidR="008106F4" w:rsidRPr="000665B4" w:rsidRDefault="008106F4" w:rsidP="008106F4">
      <w:pPr>
        <w:rPr>
          <w:rFonts w:ascii="宋体" w:eastAsia="宋体" w:hAnsi="宋体"/>
        </w:rPr>
      </w:pPr>
      <w:r w:rsidRPr="000665B4">
        <w:rPr>
          <w:rFonts w:ascii="宋体" w:eastAsia="宋体" w:hAnsi="宋体"/>
        </w:rPr>
        <w:t>}</w:t>
      </w:r>
    </w:p>
    <w:p w:rsidR="00BF5ABA" w:rsidRPr="000665B4" w:rsidRDefault="00BF5ABA" w:rsidP="00BF5ABA">
      <w:pPr>
        <w:pStyle w:val="2"/>
        <w:rPr>
          <w:rFonts w:ascii="宋体" w:eastAsia="宋体" w:hAnsi="宋体"/>
          <w:b w:val="0"/>
        </w:rPr>
      </w:pPr>
      <w:bookmarkStart w:id="137" w:name="_Toc524383038"/>
      <w:r w:rsidRPr="000665B4">
        <w:rPr>
          <w:rFonts w:ascii="宋体" w:eastAsia="宋体" w:hAnsi="宋体" w:hint="eastAsia"/>
          <w:b w:val="0"/>
        </w:rPr>
        <w:lastRenderedPageBreak/>
        <w:t>树链剖分</w:t>
      </w:r>
      <w:bookmarkEnd w:id="137"/>
    </w:p>
    <w:p w:rsidR="00A81436" w:rsidRPr="000665B4" w:rsidRDefault="009E330B" w:rsidP="00A81436">
      <w:pPr>
        <w:pStyle w:val="2"/>
        <w:rPr>
          <w:rFonts w:ascii="宋体" w:eastAsia="宋体" w:hAnsi="宋体"/>
          <w:b w:val="0"/>
        </w:rPr>
      </w:pPr>
      <w:bookmarkStart w:id="138" w:name="_Toc524383039"/>
      <w:r w:rsidRPr="000665B4">
        <w:rPr>
          <w:rFonts w:ascii="宋体" w:eastAsia="宋体" w:hAnsi="宋体" w:hint="eastAsia"/>
          <w:b w:val="0"/>
        </w:rPr>
        <w:t>线段树优化建图</w:t>
      </w:r>
      <w:bookmarkEnd w:id="138"/>
    </w:p>
    <w:p w:rsidR="008868F1" w:rsidRPr="000665B4" w:rsidRDefault="008868F1" w:rsidP="008868F1">
      <w:pPr>
        <w:pStyle w:val="2"/>
        <w:rPr>
          <w:rFonts w:ascii="宋体" w:eastAsia="宋体" w:hAnsi="宋体"/>
          <w:b w:val="0"/>
        </w:rPr>
      </w:pPr>
      <w:bookmarkStart w:id="139" w:name="_Toc524383040"/>
      <w:r w:rsidRPr="000665B4">
        <w:rPr>
          <w:rFonts w:ascii="宋体" w:eastAsia="宋体" w:hAnsi="宋体" w:hint="eastAsia"/>
          <w:b w:val="0"/>
        </w:rPr>
        <w:t>综合题</w:t>
      </w:r>
      <w:bookmarkEnd w:id="139"/>
    </w:p>
    <w:p w:rsidR="008868F1" w:rsidRPr="000665B4" w:rsidRDefault="008868F1" w:rsidP="008868F1">
      <w:pPr>
        <w:pStyle w:val="3"/>
        <w:rPr>
          <w:rFonts w:ascii="宋体" w:eastAsia="宋体" w:hAnsi="宋体"/>
          <w:b w:val="0"/>
        </w:rPr>
      </w:pPr>
      <w:bookmarkStart w:id="140" w:name="_Toc524383041"/>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6380</w:t>
      </w:r>
      <w:r w:rsidRPr="000665B4">
        <w:rPr>
          <w:rFonts w:ascii="宋体" w:eastAsia="宋体" w:hAnsi="宋体" w:hint="eastAsia"/>
          <w:b w:val="0"/>
        </w:rPr>
        <w:t>-</w:t>
      </w:r>
      <w:r w:rsidRPr="000665B4">
        <w:rPr>
          <w:rFonts w:ascii="宋体" w:eastAsia="宋体" w:hAnsi="宋体"/>
          <w:b w:val="0"/>
        </w:rPr>
        <w:t>degree</w:t>
      </w:r>
      <w:bookmarkEnd w:id="140"/>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6380</w:instrText>
      </w:r>
      <w:r w:rsidRPr="000665B4">
        <w:rPr>
          <w:rFonts w:ascii="宋体" w:eastAsia="宋体" w:hAnsi="宋体" w:hint="eastAsia"/>
          <w:b w:val="0"/>
        </w:rPr>
        <w:instrText>-</w:instrText>
      </w:r>
      <w:r w:rsidRPr="000665B4">
        <w:rPr>
          <w:rFonts w:ascii="宋体" w:eastAsia="宋体" w:hAnsi="宋体"/>
          <w:b w:val="0"/>
        </w:rPr>
        <w:instrText>degree:</w:instrText>
      </w:r>
      <w:r w:rsidRPr="000665B4">
        <w:rPr>
          <w:rFonts w:ascii="宋体" w:eastAsia="宋体" w:hAnsi="宋体"/>
        </w:rPr>
        <w:instrText xml:space="preserve">6380" \y "HDU:6380" </w:instrText>
      </w:r>
      <w:r w:rsidRPr="000665B4">
        <w:rPr>
          <w:rFonts w:ascii="宋体" w:eastAsia="宋体" w:hAnsi="宋体"/>
          <w:b w:val="0"/>
        </w:rPr>
        <w:fldChar w:fldCharType="end"/>
      </w:r>
    </w:p>
    <w:p w:rsidR="008868F1" w:rsidRPr="000665B4" w:rsidRDefault="008868F1" w:rsidP="008868F1">
      <w:pPr>
        <w:rPr>
          <w:rFonts w:ascii="宋体" w:eastAsia="宋体" w:hAnsi="宋体"/>
        </w:rPr>
      </w:pPr>
      <w:r w:rsidRPr="000665B4">
        <w:rPr>
          <w:rFonts w:ascii="宋体" w:eastAsia="宋体" w:hAnsi="宋体" w:hint="eastAsia"/>
        </w:rPr>
        <w:t>【Source】2018百度之星初赛第2场-</w:t>
      </w:r>
      <w:r w:rsidRPr="000665B4">
        <w:rPr>
          <w:rFonts w:ascii="宋体" w:eastAsia="宋体" w:hAnsi="宋体"/>
        </w:rPr>
        <w:t>1001</w:t>
      </w:r>
    </w:p>
    <w:p w:rsidR="008868F1" w:rsidRPr="000665B4" w:rsidRDefault="008868F1" w:rsidP="008868F1">
      <w:pPr>
        <w:rPr>
          <w:rFonts w:ascii="宋体" w:eastAsia="宋体" w:hAnsi="宋体"/>
        </w:rPr>
      </w:pPr>
      <w:r w:rsidRPr="000665B4">
        <w:rPr>
          <w:rFonts w:ascii="宋体" w:eastAsia="宋体" w:hAnsi="宋体" w:hint="eastAsia"/>
        </w:rPr>
        <w:t>【难度】签到</w:t>
      </w:r>
    </w:p>
    <w:p w:rsidR="008868F1" w:rsidRPr="000665B4" w:rsidRDefault="008868F1" w:rsidP="008868F1">
      <w:pPr>
        <w:rPr>
          <w:rFonts w:ascii="宋体" w:eastAsia="宋体" w:hAnsi="宋体"/>
        </w:rPr>
      </w:pPr>
      <w:r w:rsidRPr="000665B4">
        <w:rPr>
          <w:rFonts w:ascii="宋体" w:eastAsia="宋体" w:hAnsi="宋体" w:hint="eastAsia"/>
        </w:rPr>
        <w:t>【TAG】连通块</w:t>
      </w:r>
    </w:p>
    <w:p w:rsidR="008868F1" w:rsidRPr="000665B4" w:rsidRDefault="008868F1" w:rsidP="008868F1">
      <w:pPr>
        <w:rPr>
          <w:rFonts w:ascii="宋体" w:eastAsia="宋体" w:hAnsi="宋体"/>
        </w:rPr>
      </w:pPr>
      <w:r w:rsidRPr="000665B4">
        <w:rPr>
          <w:rFonts w:ascii="宋体" w:eastAsia="宋体" w:hAnsi="宋体" w:hint="eastAsia"/>
        </w:rPr>
        <w:t>【代码】</w:t>
      </w:r>
    </w:p>
    <w:p w:rsidR="008868F1" w:rsidRPr="000665B4" w:rsidRDefault="008868F1" w:rsidP="008868F1">
      <w:pPr>
        <w:rPr>
          <w:rFonts w:ascii="宋体" w:eastAsia="宋体" w:hAnsi="宋体"/>
        </w:rPr>
      </w:pPr>
      <w:r w:rsidRPr="000665B4">
        <w:rPr>
          <w:rFonts w:ascii="宋体" w:eastAsia="宋体" w:hAnsi="宋体"/>
        </w:rPr>
        <w:t>#include &lt;bits/stdc++.h&gt;</w:t>
      </w:r>
    </w:p>
    <w:p w:rsidR="008868F1" w:rsidRPr="000665B4" w:rsidRDefault="008868F1" w:rsidP="008868F1">
      <w:pPr>
        <w:rPr>
          <w:rFonts w:ascii="宋体" w:eastAsia="宋体" w:hAnsi="宋体"/>
        </w:rPr>
      </w:pPr>
      <w:r w:rsidRPr="000665B4">
        <w:rPr>
          <w:rFonts w:ascii="宋体" w:eastAsia="宋体" w:hAnsi="宋体"/>
        </w:rPr>
        <w:t>#define MAXN 200010</w:t>
      </w:r>
    </w:p>
    <w:p w:rsidR="008868F1" w:rsidRPr="000665B4" w:rsidRDefault="008868F1" w:rsidP="008868F1">
      <w:pPr>
        <w:rPr>
          <w:rFonts w:ascii="宋体" w:eastAsia="宋体" w:hAnsi="宋体"/>
        </w:rPr>
      </w:pPr>
    </w:p>
    <w:p w:rsidR="008868F1" w:rsidRPr="000665B4" w:rsidRDefault="008868F1" w:rsidP="008868F1">
      <w:pPr>
        <w:rPr>
          <w:rFonts w:ascii="宋体" w:eastAsia="宋体" w:hAnsi="宋体"/>
        </w:rPr>
      </w:pPr>
      <w:r w:rsidRPr="000665B4">
        <w:rPr>
          <w:rFonts w:ascii="宋体" w:eastAsia="宋体" w:hAnsi="宋体"/>
        </w:rPr>
        <w:t>using namespace std;</w:t>
      </w:r>
    </w:p>
    <w:p w:rsidR="008868F1" w:rsidRPr="000665B4" w:rsidRDefault="008868F1" w:rsidP="008868F1">
      <w:pPr>
        <w:rPr>
          <w:rFonts w:ascii="宋体" w:eastAsia="宋体" w:hAnsi="宋体"/>
        </w:rPr>
      </w:pPr>
    </w:p>
    <w:p w:rsidR="008868F1" w:rsidRPr="000665B4" w:rsidRDefault="008868F1" w:rsidP="008868F1">
      <w:pPr>
        <w:rPr>
          <w:rFonts w:ascii="宋体" w:eastAsia="宋体" w:hAnsi="宋体"/>
        </w:rPr>
      </w:pPr>
      <w:r w:rsidRPr="000665B4">
        <w:rPr>
          <w:rFonts w:ascii="宋体" w:eastAsia="宋体" w:hAnsi="宋体"/>
        </w:rPr>
        <w:t>int n,m,k,degree[MAXN],maxdegree,cnt;</w:t>
      </w:r>
    </w:p>
    <w:p w:rsidR="008868F1" w:rsidRPr="000665B4" w:rsidRDefault="008868F1" w:rsidP="008868F1">
      <w:pPr>
        <w:rPr>
          <w:rFonts w:ascii="宋体" w:eastAsia="宋体" w:hAnsi="宋体"/>
        </w:rPr>
      </w:pPr>
    </w:p>
    <w:p w:rsidR="008868F1" w:rsidRPr="000665B4" w:rsidRDefault="008868F1" w:rsidP="008868F1">
      <w:pPr>
        <w:rPr>
          <w:rFonts w:ascii="宋体" w:eastAsia="宋体" w:hAnsi="宋体"/>
        </w:rPr>
      </w:pPr>
      <w:r w:rsidRPr="000665B4">
        <w:rPr>
          <w:rFonts w:ascii="宋体" w:eastAsia="宋体" w:hAnsi="宋体"/>
        </w:rPr>
        <w:t>int main()</w:t>
      </w:r>
    </w:p>
    <w:p w:rsidR="008868F1" w:rsidRPr="000665B4" w:rsidRDefault="008868F1" w:rsidP="008868F1">
      <w:pPr>
        <w:rPr>
          <w:rFonts w:ascii="宋体" w:eastAsia="宋体" w:hAnsi="宋体"/>
        </w:rPr>
      </w:pPr>
      <w:r w:rsidRPr="000665B4">
        <w:rPr>
          <w:rFonts w:ascii="宋体" w:eastAsia="宋体" w:hAnsi="宋体"/>
        </w:rPr>
        <w:t>{</w:t>
      </w:r>
    </w:p>
    <w:p w:rsidR="008868F1" w:rsidRPr="000665B4" w:rsidRDefault="008868F1" w:rsidP="008868F1">
      <w:pPr>
        <w:rPr>
          <w:rFonts w:ascii="宋体" w:eastAsia="宋体" w:hAnsi="宋体"/>
        </w:rPr>
      </w:pPr>
      <w:r w:rsidRPr="000665B4">
        <w:rPr>
          <w:rFonts w:ascii="宋体" w:eastAsia="宋体" w:hAnsi="宋体"/>
        </w:rPr>
        <w:t xml:space="preserve">    int t;</w:t>
      </w:r>
    </w:p>
    <w:p w:rsidR="008868F1" w:rsidRPr="000665B4" w:rsidRDefault="008868F1" w:rsidP="008868F1">
      <w:pPr>
        <w:rPr>
          <w:rFonts w:ascii="宋体" w:eastAsia="宋体" w:hAnsi="宋体"/>
        </w:rPr>
      </w:pPr>
      <w:r w:rsidRPr="000665B4">
        <w:rPr>
          <w:rFonts w:ascii="宋体" w:eastAsia="宋体" w:hAnsi="宋体"/>
        </w:rPr>
        <w:t xml:space="preserve">    scanf("%d",&amp;t);</w:t>
      </w:r>
    </w:p>
    <w:p w:rsidR="008868F1" w:rsidRPr="000665B4" w:rsidRDefault="008868F1" w:rsidP="008868F1">
      <w:pPr>
        <w:rPr>
          <w:rFonts w:ascii="宋体" w:eastAsia="宋体" w:hAnsi="宋体"/>
        </w:rPr>
      </w:pPr>
      <w:r w:rsidRPr="000665B4">
        <w:rPr>
          <w:rFonts w:ascii="宋体" w:eastAsia="宋体" w:hAnsi="宋体"/>
        </w:rPr>
        <w:t xml:space="preserve">    while(t--){</w:t>
      </w:r>
    </w:p>
    <w:p w:rsidR="008868F1" w:rsidRPr="000665B4" w:rsidRDefault="008868F1" w:rsidP="008868F1">
      <w:pPr>
        <w:rPr>
          <w:rFonts w:ascii="宋体" w:eastAsia="宋体" w:hAnsi="宋体"/>
        </w:rPr>
      </w:pPr>
      <w:r w:rsidRPr="000665B4">
        <w:rPr>
          <w:rFonts w:ascii="宋体" w:eastAsia="宋体" w:hAnsi="宋体"/>
        </w:rPr>
        <w:t xml:space="preserve">        scanf("%d%d%d",&amp;n,&amp;m,&amp;k);</w:t>
      </w:r>
    </w:p>
    <w:p w:rsidR="008868F1" w:rsidRPr="000665B4" w:rsidRDefault="008868F1" w:rsidP="008868F1">
      <w:pPr>
        <w:rPr>
          <w:rFonts w:ascii="宋体" w:eastAsia="宋体" w:hAnsi="宋体"/>
        </w:rPr>
      </w:pPr>
      <w:r w:rsidRPr="000665B4">
        <w:rPr>
          <w:rFonts w:ascii="宋体" w:eastAsia="宋体" w:hAnsi="宋体"/>
        </w:rPr>
        <w:t xml:space="preserve">        memset(degree,0,sizeof(degree));</w:t>
      </w:r>
    </w:p>
    <w:p w:rsidR="008868F1" w:rsidRPr="000665B4" w:rsidRDefault="008868F1" w:rsidP="008868F1">
      <w:pPr>
        <w:rPr>
          <w:rFonts w:ascii="宋体" w:eastAsia="宋体" w:hAnsi="宋体"/>
        </w:rPr>
      </w:pPr>
      <w:r w:rsidRPr="000665B4">
        <w:rPr>
          <w:rFonts w:ascii="宋体" w:eastAsia="宋体" w:hAnsi="宋体"/>
        </w:rPr>
        <w:t xml:space="preserve">        maxdegree=0;</w:t>
      </w:r>
    </w:p>
    <w:p w:rsidR="008868F1" w:rsidRPr="000665B4" w:rsidRDefault="008868F1" w:rsidP="008868F1">
      <w:pPr>
        <w:rPr>
          <w:rFonts w:ascii="宋体" w:eastAsia="宋体" w:hAnsi="宋体"/>
        </w:rPr>
      </w:pPr>
      <w:r w:rsidRPr="000665B4">
        <w:rPr>
          <w:rFonts w:ascii="宋体" w:eastAsia="宋体" w:hAnsi="宋体"/>
        </w:rPr>
        <w:t xml:space="preserve">        cnt=n;</w:t>
      </w:r>
    </w:p>
    <w:p w:rsidR="008868F1" w:rsidRPr="000665B4" w:rsidRDefault="008868F1" w:rsidP="008868F1">
      <w:pPr>
        <w:rPr>
          <w:rFonts w:ascii="宋体" w:eastAsia="宋体" w:hAnsi="宋体"/>
        </w:rPr>
      </w:pPr>
      <w:r w:rsidRPr="000665B4">
        <w:rPr>
          <w:rFonts w:ascii="宋体" w:eastAsia="宋体" w:hAnsi="宋体"/>
        </w:rPr>
        <w:t xml:space="preserve">        for(int i=0;i&lt;m;i++){</w:t>
      </w:r>
    </w:p>
    <w:p w:rsidR="008868F1" w:rsidRPr="000665B4" w:rsidRDefault="008868F1" w:rsidP="008868F1">
      <w:pPr>
        <w:rPr>
          <w:rFonts w:ascii="宋体" w:eastAsia="宋体" w:hAnsi="宋体"/>
        </w:rPr>
      </w:pPr>
      <w:r w:rsidRPr="000665B4">
        <w:rPr>
          <w:rFonts w:ascii="宋体" w:eastAsia="宋体" w:hAnsi="宋体"/>
        </w:rPr>
        <w:t xml:space="preserve">            int a,b;</w:t>
      </w:r>
    </w:p>
    <w:p w:rsidR="008868F1" w:rsidRPr="000665B4" w:rsidRDefault="008868F1" w:rsidP="008868F1">
      <w:pPr>
        <w:rPr>
          <w:rFonts w:ascii="宋体" w:eastAsia="宋体" w:hAnsi="宋体"/>
        </w:rPr>
      </w:pPr>
      <w:r w:rsidRPr="000665B4">
        <w:rPr>
          <w:rFonts w:ascii="宋体" w:eastAsia="宋体" w:hAnsi="宋体"/>
        </w:rPr>
        <w:t xml:space="preserve">            scanf("%d%d",&amp;a,&amp;b);</w:t>
      </w:r>
    </w:p>
    <w:p w:rsidR="008868F1" w:rsidRPr="000665B4" w:rsidRDefault="008868F1" w:rsidP="008868F1">
      <w:pPr>
        <w:rPr>
          <w:rFonts w:ascii="宋体" w:eastAsia="宋体" w:hAnsi="宋体"/>
        </w:rPr>
      </w:pPr>
      <w:r w:rsidRPr="000665B4">
        <w:rPr>
          <w:rFonts w:ascii="宋体" w:eastAsia="宋体" w:hAnsi="宋体"/>
        </w:rPr>
        <w:t xml:space="preserve">            degree[a]++;</w:t>
      </w:r>
    </w:p>
    <w:p w:rsidR="008868F1" w:rsidRPr="000665B4" w:rsidRDefault="008868F1" w:rsidP="008868F1">
      <w:pPr>
        <w:rPr>
          <w:rFonts w:ascii="宋体" w:eastAsia="宋体" w:hAnsi="宋体"/>
        </w:rPr>
      </w:pPr>
      <w:r w:rsidRPr="000665B4">
        <w:rPr>
          <w:rFonts w:ascii="宋体" w:eastAsia="宋体" w:hAnsi="宋体"/>
        </w:rPr>
        <w:t xml:space="preserve">            degree[b]++;</w:t>
      </w:r>
    </w:p>
    <w:p w:rsidR="008868F1" w:rsidRPr="000665B4" w:rsidRDefault="008868F1" w:rsidP="008868F1">
      <w:pPr>
        <w:rPr>
          <w:rFonts w:ascii="宋体" w:eastAsia="宋体" w:hAnsi="宋体"/>
        </w:rPr>
      </w:pPr>
      <w:r w:rsidRPr="000665B4">
        <w:rPr>
          <w:rFonts w:ascii="宋体" w:eastAsia="宋体" w:hAnsi="宋体"/>
        </w:rPr>
        <w:t xml:space="preserve">            if(degree[a]&gt;maxdegree){</w:t>
      </w:r>
    </w:p>
    <w:p w:rsidR="008868F1" w:rsidRPr="000665B4" w:rsidRDefault="008868F1" w:rsidP="008868F1">
      <w:pPr>
        <w:rPr>
          <w:rFonts w:ascii="宋体" w:eastAsia="宋体" w:hAnsi="宋体"/>
        </w:rPr>
      </w:pPr>
      <w:r w:rsidRPr="000665B4">
        <w:rPr>
          <w:rFonts w:ascii="宋体" w:eastAsia="宋体" w:hAnsi="宋体"/>
        </w:rPr>
        <w:t xml:space="preserve">                maxdegree=degree[a];</w:t>
      </w:r>
    </w:p>
    <w:p w:rsidR="008868F1" w:rsidRPr="000665B4" w:rsidRDefault="008868F1" w:rsidP="008868F1">
      <w:pPr>
        <w:rPr>
          <w:rFonts w:ascii="宋体" w:eastAsia="宋体" w:hAnsi="宋体"/>
        </w:rPr>
      </w:pPr>
      <w:r w:rsidRPr="000665B4">
        <w:rPr>
          <w:rFonts w:ascii="宋体" w:eastAsia="宋体" w:hAnsi="宋体"/>
        </w:rPr>
        <w:t xml:space="preserve">            }</w:t>
      </w:r>
    </w:p>
    <w:p w:rsidR="008868F1" w:rsidRPr="000665B4" w:rsidRDefault="008868F1" w:rsidP="008868F1">
      <w:pPr>
        <w:rPr>
          <w:rFonts w:ascii="宋体" w:eastAsia="宋体" w:hAnsi="宋体"/>
        </w:rPr>
      </w:pPr>
      <w:r w:rsidRPr="000665B4">
        <w:rPr>
          <w:rFonts w:ascii="宋体" w:eastAsia="宋体" w:hAnsi="宋体"/>
        </w:rPr>
        <w:t xml:space="preserve">            if(degree[b]&gt;maxdegree){</w:t>
      </w:r>
    </w:p>
    <w:p w:rsidR="008868F1" w:rsidRPr="000665B4" w:rsidRDefault="008868F1" w:rsidP="008868F1">
      <w:pPr>
        <w:rPr>
          <w:rFonts w:ascii="宋体" w:eastAsia="宋体" w:hAnsi="宋体"/>
        </w:rPr>
      </w:pPr>
      <w:r w:rsidRPr="000665B4">
        <w:rPr>
          <w:rFonts w:ascii="宋体" w:eastAsia="宋体" w:hAnsi="宋体"/>
        </w:rPr>
        <w:t xml:space="preserve">                maxdegree=degree[b];</w:t>
      </w:r>
    </w:p>
    <w:p w:rsidR="008868F1" w:rsidRPr="000665B4" w:rsidRDefault="008868F1" w:rsidP="008868F1">
      <w:pPr>
        <w:rPr>
          <w:rFonts w:ascii="宋体" w:eastAsia="宋体" w:hAnsi="宋体"/>
        </w:rPr>
      </w:pPr>
      <w:r w:rsidRPr="000665B4">
        <w:rPr>
          <w:rFonts w:ascii="宋体" w:eastAsia="宋体" w:hAnsi="宋体"/>
        </w:rPr>
        <w:t xml:space="preserve">            }</w:t>
      </w:r>
    </w:p>
    <w:p w:rsidR="008868F1" w:rsidRPr="000665B4" w:rsidRDefault="008868F1" w:rsidP="008868F1">
      <w:pPr>
        <w:rPr>
          <w:rFonts w:ascii="宋体" w:eastAsia="宋体" w:hAnsi="宋体"/>
        </w:rPr>
      </w:pPr>
      <w:r w:rsidRPr="000665B4">
        <w:rPr>
          <w:rFonts w:ascii="宋体" w:eastAsia="宋体" w:hAnsi="宋体"/>
        </w:rPr>
        <w:t xml:space="preserve">            cnt--;</w:t>
      </w:r>
    </w:p>
    <w:p w:rsidR="008868F1" w:rsidRPr="000665B4" w:rsidRDefault="008868F1" w:rsidP="008868F1">
      <w:pPr>
        <w:rPr>
          <w:rFonts w:ascii="宋体" w:eastAsia="宋体" w:hAnsi="宋体"/>
        </w:rPr>
      </w:pPr>
      <w:r w:rsidRPr="000665B4">
        <w:rPr>
          <w:rFonts w:ascii="宋体" w:eastAsia="宋体" w:hAnsi="宋体"/>
        </w:rPr>
        <w:t xml:space="preserve">        }</w:t>
      </w:r>
    </w:p>
    <w:p w:rsidR="008868F1" w:rsidRPr="000665B4" w:rsidRDefault="008868F1" w:rsidP="008868F1">
      <w:pPr>
        <w:rPr>
          <w:rFonts w:ascii="宋体" w:eastAsia="宋体" w:hAnsi="宋体"/>
        </w:rPr>
      </w:pPr>
      <w:r w:rsidRPr="000665B4">
        <w:rPr>
          <w:rFonts w:ascii="宋体" w:eastAsia="宋体" w:hAnsi="宋体"/>
        </w:rPr>
        <w:lastRenderedPageBreak/>
        <w:t xml:space="preserve">        int ans=maxdegree+cnt-1;</w:t>
      </w:r>
    </w:p>
    <w:p w:rsidR="008868F1" w:rsidRPr="000665B4" w:rsidRDefault="008868F1" w:rsidP="008868F1">
      <w:pPr>
        <w:rPr>
          <w:rFonts w:ascii="宋体" w:eastAsia="宋体" w:hAnsi="宋体"/>
        </w:rPr>
      </w:pPr>
      <w:r w:rsidRPr="000665B4">
        <w:rPr>
          <w:rFonts w:ascii="宋体" w:eastAsia="宋体" w:hAnsi="宋体"/>
        </w:rPr>
        <w:t xml:space="preserve">        int edge_left=m-maxdegree;</w:t>
      </w:r>
    </w:p>
    <w:p w:rsidR="008868F1" w:rsidRPr="000665B4" w:rsidRDefault="008868F1" w:rsidP="008868F1">
      <w:pPr>
        <w:rPr>
          <w:rFonts w:ascii="宋体" w:eastAsia="宋体" w:hAnsi="宋体"/>
        </w:rPr>
      </w:pPr>
      <w:r w:rsidRPr="000665B4">
        <w:rPr>
          <w:rFonts w:ascii="宋体" w:eastAsia="宋体" w:hAnsi="宋体"/>
        </w:rPr>
        <w:t xml:space="preserve">        if(edge_left&gt;0) ans+=min(k,edge_left);</w:t>
      </w:r>
    </w:p>
    <w:p w:rsidR="008868F1" w:rsidRPr="000665B4" w:rsidRDefault="008868F1" w:rsidP="008868F1">
      <w:pPr>
        <w:rPr>
          <w:rFonts w:ascii="宋体" w:eastAsia="宋体" w:hAnsi="宋体"/>
        </w:rPr>
      </w:pPr>
      <w:r w:rsidRPr="000665B4">
        <w:rPr>
          <w:rFonts w:ascii="宋体" w:eastAsia="宋体" w:hAnsi="宋体"/>
        </w:rPr>
        <w:t xml:space="preserve">        cout&lt;&lt;ans&lt;&lt;endl;</w:t>
      </w:r>
    </w:p>
    <w:p w:rsidR="008868F1" w:rsidRPr="000665B4" w:rsidRDefault="008868F1" w:rsidP="008868F1">
      <w:pPr>
        <w:rPr>
          <w:rFonts w:ascii="宋体" w:eastAsia="宋体" w:hAnsi="宋体"/>
        </w:rPr>
      </w:pPr>
      <w:r w:rsidRPr="000665B4">
        <w:rPr>
          <w:rFonts w:ascii="宋体" w:eastAsia="宋体" w:hAnsi="宋体"/>
        </w:rPr>
        <w:t xml:space="preserve">    }</w:t>
      </w:r>
    </w:p>
    <w:p w:rsidR="008868F1" w:rsidRPr="000665B4" w:rsidRDefault="008868F1" w:rsidP="008868F1">
      <w:pPr>
        <w:rPr>
          <w:rFonts w:ascii="宋体" w:eastAsia="宋体" w:hAnsi="宋体"/>
        </w:rPr>
      </w:pPr>
      <w:r w:rsidRPr="000665B4">
        <w:rPr>
          <w:rFonts w:ascii="宋体" w:eastAsia="宋体" w:hAnsi="宋体"/>
        </w:rPr>
        <w:t xml:space="preserve">    return 0;</w:t>
      </w:r>
    </w:p>
    <w:p w:rsidR="008868F1" w:rsidRPr="000665B4" w:rsidRDefault="008868F1" w:rsidP="008868F1">
      <w:pPr>
        <w:rPr>
          <w:rFonts w:ascii="宋体" w:eastAsia="宋体" w:hAnsi="宋体"/>
        </w:rPr>
      </w:pPr>
      <w:r w:rsidRPr="000665B4">
        <w:rPr>
          <w:rFonts w:ascii="宋体" w:eastAsia="宋体" w:hAnsi="宋体"/>
        </w:rPr>
        <w:t>}</w:t>
      </w:r>
    </w:p>
    <w:p w:rsidR="00EE5D3F" w:rsidRPr="000665B4" w:rsidRDefault="004B1ACF" w:rsidP="009B11BF">
      <w:pPr>
        <w:pStyle w:val="1"/>
        <w:rPr>
          <w:rFonts w:ascii="宋体" w:eastAsia="宋体" w:hAnsi="宋体"/>
        </w:rPr>
      </w:pPr>
      <w:bookmarkStart w:id="141" w:name="_Toc524383042"/>
      <w:r w:rsidRPr="000665B4">
        <w:rPr>
          <w:rFonts w:ascii="宋体" w:eastAsia="宋体" w:hAnsi="宋体" w:hint="eastAsia"/>
        </w:rPr>
        <w:t>五、字符串算法</w:t>
      </w:r>
      <w:bookmarkEnd w:id="141"/>
    </w:p>
    <w:p w:rsidR="0023725F" w:rsidRPr="000665B4" w:rsidRDefault="0023725F" w:rsidP="00BC5A66">
      <w:pPr>
        <w:pStyle w:val="2"/>
        <w:rPr>
          <w:rFonts w:ascii="宋体" w:eastAsia="宋体" w:hAnsi="宋体"/>
          <w:b w:val="0"/>
        </w:rPr>
      </w:pPr>
      <w:bookmarkStart w:id="142" w:name="_Toc524383043"/>
      <w:r w:rsidRPr="000665B4">
        <w:rPr>
          <w:rFonts w:ascii="宋体" w:eastAsia="宋体" w:hAnsi="宋体" w:hint="eastAsia"/>
          <w:b w:val="0"/>
        </w:rPr>
        <w:t>补题</w:t>
      </w:r>
      <w:bookmarkEnd w:id="142"/>
    </w:p>
    <w:p w:rsidR="00E77A6C" w:rsidRPr="000665B4" w:rsidRDefault="00E77A6C" w:rsidP="00E77A6C">
      <w:pPr>
        <w:pStyle w:val="3"/>
        <w:rPr>
          <w:rFonts w:ascii="宋体" w:eastAsia="宋体" w:hAnsi="宋体"/>
          <w:b w:val="0"/>
        </w:rPr>
      </w:pPr>
      <w:bookmarkStart w:id="143" w:name="_Toc524383044"/>
      <w:r w:rsidRPr="000665B4">
        <w:rPr>
          <w:rFonts w:ascii="宋体" w:eastAsia="宋体" w:hAnsi="宋体" w:hint="eastAsia"/>
          <w:b w:val="0"/>
        </w:rPr>
        <w:t>金牌题-前置：无</w:t>
      </w:r>
      <w:bookmarkEnd w:id="143"/>
    </w:p>
    <w:p w:rsidR="00E77A6C" w:rsidRPr="000665B4" w:rsidRDefault="00E77A6C" w:rsidP="00E77A6C">
      <w:pPr>
        <w:rPr>
          <w:rFonts w:ascii="宋体" w:eastAsia="宋体" w:hAnsi="宋体"/>
        </w:rPr>
      </w:pPr>
      <w:r w:rsidRPr="000665B4">
        <w:rPr>
          <w:rFonts w:ascii="宋体" w:eastAsia="宋体" w:hAnsi="宋体" w:hint="eastAsia"/>
        </w:rPr>
        <w:t>牛客网2</w:t>
      </w:r>
      <w:r w:rsidRPr="000665B4">
        <w:rPr>
          <w:rFonts w:ascii="宋体" w:eastAsia="宋体" w:hAnsi="宋体"/>
        </w:rPr>
        <w:t>018</w:t>
      </w:r>
      <w:r w:rsidRPr="000665B4">
        <w:rPr>
          <w:rFonts w:ascii="宋体" w:eastAsia="宋体" w:hAnsi="宋体" w:hint="eastAsia"/>
        </w:rPr>
        <w:t>暑期多校2K-</w:t>
      </w:r>
      <w:r w:rsidRPr="000665B4">
        <w:rPr>
          <w:rFonts w:ascii="宋体" w:eastAsia="宋体" w:hAnsi="宋体"/>
        </w:rPr>
        <w:t>Carpet</w:t>
      </w:r>
    </w:p>
    <w:p w:rsidR="00E77A6C" w:rsidRPr="000665B4" w:rsidRDefault="00E77A6C" w:rsidP="00E77A6C">
      <w:pPr>
        <w:rPr>
          <w:rFonts w:ascii="宋体" w:eastAsia="宋体" w:hAnsi="宋体"/>
        </w:rPr>
      </w:pPr>
      <w:r w:rsidRPr="000665B4">
        <w:rPr>
          <w:rFonts w:ascii="宋体" w:eastAsia="宋体" w:hAnsi="宋体" w:hint="eastAsia"/>
        </w:rPr>
        <w:t>【题意】</w:t>
      </w:r>
    </w:p>
    <w:p w:rsidR="00E77A6C" w:rsidRPr="000665B4" w:rsidRDefault="00E77A6C" w:rsidP="00E77A6C">
      <w:pPr>
        <w:rPr>
          <w:rFonts w:ascii="宋体" w:eastAsia="宋体" w:hAnsi="宋体"/>
        </w:rPr>
      </w:pPr>
      <w:r w:rsidRPr="000665B4">
        <w:rPr>
          <w:rFonts w:ascii="宋体" w:eastAsia="宋体" w:hAnsi="宋体" w:hint="eastAsia"/>
        </w:rPr>
        <w:t>【TAG】KMP</w:t>
      </w:r>
    </w:p>
    <w:p w:rsidR="00E77A6C" w:rsidRPr="000665B4" w:rsidRDefault="00E77A6C" w:rsidP="00E77A6C">
      <w:pPr>
        <w:rPr>
          <w:rFonts w:ascii="宋体" w:eastAsia="宋体" w:hAnsi="宋体"/>
        </w:rPr>
      </w:pPr>
      <w:r w:rsidRPr="000665B4">
        <w:rPr>
          <w:rFonts w:ascii="宋体" w:eastAsia="宋体" w:hAnsi="宋体" w:hint="eastAsia"/>
        </w:rPr>
        <w:t>【题解】</w:t>
      </w:r>
    </w:p>
    <w:p w:rsidR="00E77A6C" w:rsidRPr="000665B4" w:rsidRDefault="00E77A6C" w:rsidP="00E77A6C">
      <w:pPr>
        <w:rPr>
          <w:rFonts w:ascii="宋体" w:eastAsia="宋体" w:hAnsi="宋体"/>
        </w:rPr>
      </w:pPr>
      <w:r w:rsidRPr="000665B4">
        <w:rPr>
          <w:rFonts w:ascii="宋体" w:eastAsia="宋体" w:hAnsi="宋体" w:hint="eastAsia"/>
        </w:rPr>
        <w:t>【代码】</w:t>
      </w:r>
    </w:p>
    <w:p w:rsidR="00AF2A14" w:rsidRPr="000665B4" w:rsidRDefault="00AF2A14" w:rsidP="00AF2A14">
      <w:pPr>
        <w:pStyle w:val="3"/>
        <w:rPr>
          <w:rFonts w:ascii="宋体" w:eastAsia="宋体" w:hAnsi="宋体"/>
          <w:b w:val="0"/>
        </w:rPr>
      </w:pPr>
      <w:bookmarkStart w:id="144" w:name="_Toc524383045"/>
      <w:r w:rsidRPr="000665B4">
        <w:rPr>
          <w:rFonts w:ascii="宋体" w:eastAsia="宋体" w:hAnsi="宋体" w:hint="eastAsia"/>
          <w:b w:val="0"/>
        </w:rPr>
        <w:t>金牌题-前置：无</w:t>
      </w:r>
      <w:bookmarkEnd w:id="144"/>
    </w:p>
    <w:p w:rsidR="00AF2A14" w:rsidRPr="000665B4" w:rsidRDefault="00AF2A14" w:rsidP="00AF2A14">
      <w:pPr>
        <w:rPr>
          <w:rFonts w:ascii="宋体" w:eastAsia="宋体" w:hAnsi="宋体"/>
        </w:rPr>
      </w:pPr>
      <w:r w:rsidRPr="000665B4">
        <w:rPr>
          <w:rFonts w:ascii="宋体" w:eastAsia="宋体" w:hAnsi="宋体" w:hint="eastAsia"/>
        </w:rPr>
        <w:t>牛客网2018暑期多校1</w:t>
      </w:r>
      <w:r w:rsidRPr="000665B4">
        <w:rPr>
          <w:rFonts w:ascii="宋体" w:eastAsia="宋体" w:hAnsi="宋体"/>
        </w:rPr>
        <w:t>I</w:t>
      </w:r>
      <w:r w:rsidRPr="000665B4">
        <w:rPr>
          <w:rFonts w:ascii="宋体" w:eastAsia="宋体" w:hAnsi="宋体" w:hint="eastAsia"/>
        </w:rPr>
        <w:t>-</w:t>
      </w:r>
      <w:r w:rsidRPr="000665B4">
        <w:rPr>
          <w:rFonts w:ascii="宋体" w:eastAsia="宋体" w:hAnsi="宋体"/>
        </w:rPr>
        <w:t>Substrings</w:t>
      </w:r>
    </w:p>
    <w:p w:rsidR="00AF2A14" w:rsidRPr="000665B4" w:rsidRDefault="00AF2A14" w:rsidP="00E77A6C">
      <w:pPr>
        <w:rPr>
          <w:rFonts w:ascii="宋体" w:eastAsia="宋体" w:hAnsi="宋体"/>
        </w:rPr>
      </w:pPr>
      <w:r w:rsidRPr="000665B4">
        <w:rPr>
          <w:rFonts w:ascii="宋体" w:eastAsia="宋体" w:hAnsi="宋体" w:hint="eastAsia"/>
        </w:rPr>
        <w:t>【TAG】字符串 同构</w:t>
      </w:r>
    </w:p>
    <w:p w:rsidR="00A3769E" w:rsidRPr="000665B4" w:rsidRDefault="00A3769E" w:rsidP="00A3769E">
      <w:pPr>
        <w:pStyle w:val="2"/>
        <w:rPr>
          <w:rFonts w:ascii="宋体" w:eastAsia="宋体" w:hAnsi="宋体"/>
          <w:b w:val="0"/>
        </w:rPr>
      </w:pPr>
      <w:bookmarkStart w:id="145" w:name="_Toc524383046"/>
      <w:r w:rsidRPr="000665B4">
        <w:rPr>
          <w:rFonts w:ascii="宋体" w:eastAsia="宋体" w:hAnsi="宋体" w:hint="eastAsia"/>
          <w:b w:val="0"/>
        </w:rPr>
        <w:t>KMP</w:t>
      </w:r>
      <w:bookmarkEnd w:id="145"/>
    </w:p>
    <w:p w:rsidR="00C63D74" w:rsidRPr="000665B4" w:rsidRDefault="0023482A" w:rsidP="00C63D74">
      <w:pPr>
        <w:rPr>
          <w:rFonts w:ascii="宋体" w:eastAsia="宋体" w:hAnsi="宋体"/>
        </w:rPr>
      </w:pPr>
      <w:hyperlink r:id="rId62" w:history="1">
        <w:r w:rsidR="00C63D74" w:rsidRPr="000665B4">
          <w:rPr>
            <w:rStyle w:val="a3"/>
            <w:rFonts w:ascii="宋体" w:eastAsia="宋体" w:hAnsi="宋体"/>
          </w:rPr>
          <w:t>https://www.bilibili.com/video/av3246487?from=search&amp;seid=8616183992466782178</w:t>
        </w:r>
      </w:hyperlink>
    </w:p>
    <w:p w:rsidR="00C63D74" w:rsidRPr="000665B4" w:rsidRDefault="00C63D74" w:rsidP="00C63D74">
      <w:pPr>
        <w:rPr>
          <w:rFonts w:ascii="宋体" w:eastAsia="宋体" w:hAnsi="宋体"/>
        </w:rPr>
      </w:pPr>
      <w:r w:rsidRPr="000665B4">
        <w:rPr>
          <w:rFonts w:ascii="宋体" w:eastAsia="宋体" w:hAnsi="宋体" w:hint="eastAsia"/>
        </w:rPr>
        <w:t>这个视频讲的很详细</w:t>
      </w:r>
      <w:r w:rsidRPr="000665B4">
        <w:rPr>
          <w:rFonts w:ascii="宋体" w:eastAsia="宋体" w:hAnsi="宋体"/>
        </w:rPr>
        <w:t>…</w:t>
      </w:r>
      <w:r w:rsidRPr="000665B4">
        <w:rPr>
          <w:rFonts w:ascii="宋体" w:eastAsia="宋体" w:hAnsi="宋体" w:hint="eastAsia"/>
        </w:rPr>
        <w:t>比较容易懂</w:t>
      </w:r>
    </w:p>
    <w:p w:rsidR="007527EA" w:rsidRPr="000665B4" w:rsidRDefault="007527EA" w:rsidP="007527EA">
      <w:pPr>
        <w:pStyle w:val="3"/>
        <w:rPr>
          <w:rFonts w:ascii="宋体" w:eastAsia="宋体" w:hAnsi="宋体"/>
          <w:b w:val="0"/>
        </w:rPr>
      </w:pPr>
      <w:bookmarkStart w:id="146" w:name="_Toc524383047"/>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1711</w:t>
      </w:r>
      <w:r w:rsidRPr="000665B4">
        <w:rPr>
          <w:rFonts w:ascii="宋体" w:eastAsia="宋体" w:hAnsi="宋体" w:hint="eastAsia"/>
          <w:b w:val="0"/>
        </w:rPr>
        <w:t>-</w:t>
      </w:r>
      <w:r w:rsidRPr="000665B4">
        <w:rPr>
          <w:rFonts w:ascii="宋体" w:eastAsia="宋体" w:hAnsi="宋体"/>
          <w:b w:val="0"/>
        </w:rPr>
        <w:t>Number Sequence</w:t>
      </w:r>
      <w:bookmarkEnd w:id="146"/>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1711</w:instrText>
      </w:r>
      <w:r w:rsidRPr="000665B4">
        <w:rPr>
          <w:rFonts w:ascii="宋体" w:eastAsia="宋体" w:hAnsi="宋体" w:hint="eastAsia"/>
          <w:b w:val="0"/>
        </w:rPr>
        <w:instrText>-</w:instrText>
      </w:r>
      <w:r w:rsidRPr="000665B4">
        <w:rPr>
          <w:rFonts w:ascii="宋体" w:eastAsia="宋体" w:hAnsi="宋体"/>
          <w:b w:val="0"/>
        </w:rPr>
        <w:instrText>Number Sequence:</w:instrText>
      </w:r>
      <w:r w:rsidRPr="000665B4">
        <w:rPr>
          <w:rFonts w:ascii="宋体" w:eastAsia="宋体" w:hAnsi="宋体" w:hint="eastAsia"/>
        </w:rPr>
        <w:instrText>1</w:instrText>
      </w:r>
      <w:r w:rsidRPr="000665B4">
        <w:rPr>
          <w:rFonts w:ascii="宋体" w:eastAsia="宋体" w:hAnsi="宋体"/>
        </w:rPr>
        <w:instrText xml:space="preserve">711" \y "HDU:1711" </w:instrText>
      </w:r>
      <w:r w:rsidRPr="000665B4">
        <w:rPr>
          <w:rFonts w:ascii="宋体" w:eastAsia="宋体" w:hAnsi="宋体"/>
          <w:b w:val="0"/>
        </w:rPr>
        <w:fldChar w:fldCharType="end"/>
      </w:r>
    </w:p>
    <w:p w:rsidR="007527EA" w:rsidRPr="000665B4" w:rsidRDefault="007527EA" w:rsidP="00C63D74">
      <w:pPr>
        <w:rPr>
          <w:rFonts w:ascii="宋体" w:eastAsia="宋体" w:hAnsi="宋体"/>
        </w:rPr>
      </w:pPr>
      <w:r w:rsidRPr="000665B4">
        <w:rPr>
          <w:rFonts w:ascii="宋体" w:eastAsia="宋体" w:hAnsi="宋体" w:hint="eastAsia"/>
        </w:rPr>
        <w:t>【题意】给定数字序列a和b，如果b序列是a序列的子序列，输出其在a序列中第1个出现的位置（下标从1开始），否则输出-</w:t>
      </w:r>
      <w:r w:rsidRPr="000665B4">
        <w:rPr>
          <w:rFonts w:ascii="宋体" w:eastAsia="宋体" w:hAnsi="宋体"/>
        </w:rPr>
        <w:t>1</w:t>
      </w:r>
      <w:r w:rsidRPr="000665B4">
        <w:rPr>
          <w:rFonts w:ascii="宋体" w:eastAsia="宋体" w:hAnsi="宋体" w:hint="eastAsia"/>
        </w:rPr>
        <w:t>。</w:t>
      </w:r>
    </w:p>
    <w:p w:rsidR="007527EA" w:rsidRPr="000665B4" w:rsidRDefault="007527EA" w:rsidP="00C63D74">
      <w:pPr>
        <w:rPr>
          <w:rFonts w:ascii="宋体" w:eastAsia="宋体" w:hAnsi="宋体"/>
        </w:rPr>
      </w:pPr>
      <w:r w:rsidRPr="000665B4">
        <w:rPr>
          <w:rFonts w:ascii="宋体" w:eastAsia="宋体" w:hAnsi="宋体" w:hint="eastAsia"/>
        </w:rPr>
        <w:t>【题解】KMP模板题，在交之前写了个随机化测试以验证程序是否正确。</w:t>
      </w:r>
    </w:p>
    <w:p w:rsidR="007527EA" w:rsidRPr="000665B4" w:rsidRDefault="007527EA" w:rsidP="00C63D74">
      <w:pPr>
        <w:rPr>
          <w:rFonts w:ascii="宋体" w:eastAsia="宋体" w:hAnsi="宋体"/>
        </w:rPr>
      </w:pPr>
      <w:r w:rsidRPr="000665B4">
        <w:rPr>
          <w:rFonts w:ascii="宋体" w:eastAsia="宋体" w:hAnsi="宋体" w:hint="eastAsia"/>
        </w:rPr>
        <w:t>【代码】</w:t>
      </w:r>
    </w:p>
    <w:p w:rsidR="007527EA" w:rsidRPr="000665B4" w:rsidRDefault="007527EA" w:rsidP="007527EA">
      <w:pPr>
        <w:rPr>
          <w:rFonts w:ascii="宋体" w:eastAsia="宋体" w:hAnsi="宋体"/>
        </w:rPr>
      </w:pPr>
      <w:r w:rsidRPr="000665B4">
        <w:rPr>
          <w:rFonts w:ascii="宋体" w:eastAsia="宋体" w:hAnsi="宋体"/>
        </w:rPr>
        <w:t>#include &lt;bits/stdc++.h&gt;</w:t>
      </w:r>
    </w:p>
    <w:p w:rsidR="007527EA" w:rsidRPr="000665B4" w:rsidRDefault="007527EA" w:rsidP="007527EA">
      <w:pPr>
        <w:rPr>
          <w:rFonts w:ascii="宋体" w:eastAsia="宋体" w:hAnsi="宋体"/>
        </w:rPr>
      </w:pPr>
      <w:r w:rsidRPr="000665B4">
        <w:rPr>
          <w:rFonts w:ascii="宋体" w:eastAsia="宋体" w:hAnsi="宋体"/>
        </w:rPr>
        <w:t>#define MAXN 100010</w:t>
      </w:r>
    </w:p>
    <w:p w:rsidR="007527EA" w:rsidRPr="000665B4" w:rsidRDefault="007527EA" w:rsidP="007527EA">
      <w:pPr>
        <w:rPr>
          <w:rFonts w:ascii="宋体" w:eastAsia="宋体" w:hAnsi="宋体"/>
        </w:rPr>
      </w:pPr>
      <w:r w:rsidRPr="000665B4">
        <w:rPr>
          <w:rFonts w:ascii="宋体" w:eastAsia="宋体" w:hAnsi="宋体"/>
        </w:rPr>
        <w:t>#define MAXM 10010</w:t>
      </w:r>
    </w:p>
    <w:p w:rsidR="007527EA" w:rsidRPr="000665B4" w:rsidRDefault="007527EA" w:rsidP="007527EA">
      <w:pPr>
        <w:rPr>
          <w:rFonts w:ascii="宋体" w:eastAsia="宋体" w:hAnsi="宋体"/>
        </w:rPr>
      </w:pPr>
      <w:r w:rsidRPr="000665B4">
        <w:rPr>
          <w:rFonts w:ascii="宋体" w:eastAsia="宋体" w:hAnsi="宋体"/>
        </w:rPr>
        <w:lastRenderedPageBreak/>
        <w:t>#define random_debug false</w:t>
      </w:r>
    </w:p>
    <w:p w:rsidR="007527EA" w:rsidRPr="000665B4" w:rsidRDefault="007527EA" w:rsidP="007527EA">
      <w:pPr>
        <w:rPr>
          <w:rFonts w:ascii="宋体" w:eastAsia="宋体" w:hAnsi="宋体"/>
        </w:rPr>
      </w:pPr>
    </w:p>
    <w:p w:rsidR="007527EA" w:rsidRPr="000665B4" w:rsidRDefault="007527EA" w:rsidP="007527EA">
      <w:pPr>
        <w:rPr>
          <w:rFonts w:ascii="宋体" w:eastAsia="宋体" w:hAnsi="宋体"/>
        </w:rPr>
      </w:pPr>
      <w:r w:rsidRPr="000665B4">
        <w:rPr>
          <w:rFonts w:ascii="宋体" w:eastAsia="宋体" w:hAnsi="宋体"/>
        </w:rPr>
        <w:t>using namespace std;</w:t>
      </w:r>
    </w:p>
    <w:p w:rsidR="007527EA" w:rsidRPr="000665B4" w:rsidRDefault="007527EA" w:rsidP="007527EA">
      <w:pPr>
        <w:rPr>
          <w:rFonts w:ascii="宋体" w:eastAsia="宋体" w:hAnsi="宋体"/>
        </w:rPr>
      </w:pPr>
    </w:p>
    <w:p w:rsidR="007527EA" w:rsidRPr="000665B4" w:rsidRDefault="007527EA" w:rsidP="007527EA">
      <w:pPr>
        <w:rPr>
          <w:rFonts w:ascii="宋体" w:eastAsia="宋体" w:hAnsi="宋体"/>
        </w:rPr>
      </w:pPr>
      <w:r w:rsidRPr="000665B4">
        <w:rPr>
          <w:rFonts w:ascii="宋体" w:eastAsia="宋体" w:hAnsi="宋体"/>
        </w:rPr>
        <w:t>void cal_next(int n,int num[],int next[]){</w:t>
      </w:r>
    </w:p>
    <w:p w:rsidR="007527EA" w:rsidRPr="000665B4" w:rsidRDefault="007527EA" w:rsidP="007527EA">
      <w:pPr>
        <w:rPr>
          <w:rFonts w:ascii="宋体" w:eastAsia="宋体" w:hAnsi="宋体"/>
        </w:rPr>
      </w:pPr>
      <w:r w:rsidRPr="000665B4">
        <w:rPr>
          <w:rFonts w:ascii="宋体" w:eastAsia="宋体" w:hAnsi="宋体"/>
        </w:rPr>
        <w:t xml:space="preserve">    next[0]=0;</w:t>
      </w:r>
    </w:p>
    <w:p w:rsidR="007527EA" w:rsidRPr="000665B4" w:rsidRDefault="007527EA" w:rsidP="007527EA">
      <w:pPr>
        <w:rPr>
          <w:rFonts w:ascii="宋体" w:eastAsia="宋体" w:hAnsi="宋体"/>
        </w:rPr>
      </w:pPr>
      <w:r w:rsidRPr="000665B4">
        <w:rPr>
          <w:rFonts w:ascii="宋体" w:eastAsia="宋体" w:hAnsi="宋体"/>
        </w:rPr>
        <w:t xml:space="preserve">    int i=1,j=0;</w:t>
      </w:r>
    </w:p>
    <w:p w:rsidR="007527EA" w:rsidRPr="000665B4" w:rsidRDefault="007527EA" w:rsidP="007527EA">
      <w:pPr>
        <w:rPr>
          <w:rFonts w:ascii="宋体" w:eastAsia="宋体" w:hAnsi="宋体"/>
        </w:rPr>
      </w:pPr>
      <w:r w:rsidRPr="000665B4">
        <w:rPr>
          <w:rFonts w:ascii="宋体" w:eastAsia="宋体" w:hAnsi="宋体"/>
        </w:rPr>
        <w:t xml:space="preserve">    while(i&lt;n){</w:t>
      </w:r>
    </w:p>
    <w:p w:rsidR="007527EA" w:rsidRPr="000665B4" w:rsidRDefault="007527EA" w:rsidP="007527EA">
      <w:pPr>
        <w:rPr>
          <w:rFonts w:ascii="宋体" w:eastAsia="宋体" w:hAnsi="宋体"/>
        </w:rPr>
      </w:pPr>
      <w:r w:rsidRPr="000665B4">
        <w:rPr>
          <w:rFonts w:ascii="宋体" w:eastAsia="宋体" w:hAnsi="宋体"/>
        </w:rPr>
        <w:t xml:space="preserve">        if(num[i]==num[j]){</w:t>
      </w:r>
    </w:p>
    <w:p w:rsidR="007527EA" w:rsidRPr="000665B4" w:rsidRDefault="007527EA" w:rsidP="007527EA">
      <w:pPr>
        <w:rPr>
          <w:rFonts w:ascii="宋体" w:eastAsia="宋体" w:hAnsi="宋体"/>
        </w:rPr>
      </w:pPr>
      <w:r w:rsidRPr="000665B4">
        <w:rPr>
          <w:rFonts w:ascii="宋体" w:eastAsia="宋体" w:hAnsi="宋体"/>
        </w:rPr>
        <w:t xml:space="preserve">            next[i]=j+1,i++,j++;</w:t>
      </w:r>
    </w:p>
    <w:p w:rsidR="007527EA" w:rsidRPr="000665B4" w:rsidRDefault="007527EA" w:rsidP="007527EA">
      <w:pPr>
        <w:rPr>
          <w:rFonts w:ascii="宋体" w:eastAsia="宋体" w:hAnsi="宋体"/>
        </w:rPr>
      </w:pPr>
      <w:r w:rsidRPr="000665B4">
        <w:rPr>
          <w:rFonts w:ascii="宋体" w:eastAsia="宋体" w:hAnsi="宋体"/>
        </w:rPr>
        <w:t xml:space="preserve">            continue;</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while(num[i]!=num[j]){</w:t>
      </w:r>
    </w:p>
    <w:p w:rsidR="007527EA" w:rsidRPr="000665B4" w:rsidRDefault="007527EA" w:rsidP="007527EA">
      <w:pPr>
        <w:rPr>
          <w:rFonts w:ascii="宋体" w:eastAsia="宋体" w:hAnsi="宋体"/>
        </w:rPr>
      </w:pPr>
      <w:r w:rsidRPr="000665B4">
        <w:rPr>
          <w:rFonts w:ascii="宋体" w:eastAsia="宋体" w:hAnsi="宋体"/>
        </w:rPr>
        <w:t xml:space="preserve">            if(j==0){</w:t>
      </w:r>
    </w:p>
    <w:p w:rsidR="007527EA" w:rsidRPr="000665B4" w:rsidRDefault="007527EA" w:rsidP="007527EA">
      <w:pPr>
        <w:rPr>
          <w:rFonts w:ascii="宋体" w:eastAsia="宋体" w:hAnsi="宋体"/>
        </w:rPr>
      </w:pPr>
      <w:r w:rsidRPr="000665B4">
        <w:rPr>
          <w:rFonts w:ascii="宋体" w:eastAsia="宋体" w:hAnsi="宋体"/>
        </w:rPr>
        <w:t xml:space="preserve">                next[i++]=0;</w:t>
      </w:r>
    </w:p>
    <w:p w:rsidR="007527EA" w:rsidRPr="000665B4" w:rsidRDefault="007527EA" w:rsidP="007527EA">
      <w:pPr>
        <w:rPr>
          <w:rFonts w:ascii="宋体" w:eastAsia="宋体" w:hAnsi="宋体"/>
        </w:rPr>
      </w:pPr>
      <w:r w:rsidRPr="000665B4">
        <w:rPr>
          <w:rFonts w:ascii="宋体" w:eastAsia="宋体" w:hAnsi="宋体"/>
        </w:rPr>
        <w:t xml:space="preserve">                break;</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j=next[j-1];</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return;</w:t>
      </w:r>
    </w:p>
    <w:p w:rsidR="007527EA" w:rsidRPr="000665B4" w:rsidRDefault="007527EA" w:rsidP="007527EA">
      <w:pPr>
        <w:rPr>
          <w:rFonts w:ascii="宋体" w:eastAsia="宋体" w:hAnsi="宋体"/>
        </w:rPr>
      </w:pPr>
      <w:r w:rsidRPr="000665B4">
        <w:rPr>
          <w:rFonts w:ascii="宋体" w:eastAsia="宋体" w:hAnsi="宋体"/>
        </w:rPr>
        <w:t>}</w:t>
      </w:r>
    </w:p>
    <w:p w:rsidR="007527EA" w:rsidRPr="000665B4" w:rsidRDefault="007527EA" w:rsidP="007527EA">
      <w:pPr>
        <w:rPr>
          <w:rFonts w:ascii="宋体" w:eastAsia="宋体" w:hAnsi="宋体"/>
        </w:rPr>
      </w:pPr>
    </w:p>
    <w:p w:rsidR="007527EA" w:rsidRPr="000665B4" w:rsidRDefault="007527EA" w:rsidP="007527EA">
      <w:pPr>
        <w:rPr>
          <w:rFonts w:ascii="宋体" w:eastAsia="宋体" w:hAnsi="宋体"/>
        </w:rPr>
      </w:pPr>
      <w:r w:rsidRPr="000665B4">
        <w:rPr>
          <w:rFonts w:ascii="宋体" w:eastAsia="宋体" w:hAnsi="宋体"/>
        </w:rPr>
        <w:t>int kmp(int n,int m,int s[],int pattern[],int next[]){</w:t>
      </w:r>
    </w:p>
    <w:p w:rsidR="007527EA" w:rsidRPr="000665B4" w:rsidRDefault="007527EA" w:rsidP="007527EA">
      <w:pPr>
        <w:rPr>
          <w:rFonts w:ascii="宋体" w:eastAsia="宋体" w:hAnsi="宋体"/>
        </w:rPr>
      </w:pPr>
      <w:r w:rsidRPr="000665B4">
        <w:rPr>
          <w:rFonts w:ascii="宋体" w:eastAsia="宋体" w:hAnsi="宋体"/>
        </w:rPr>
        <w:t xml:space="preserve">    cal_next(m,pattern,next);</w:t>
      </w:r>
    </w:p>
    <w:p w:rsidR="007527EA" w:rsidRPr="000665B4" w:rsidRDefault="007527EA" w:rsidP="007527EA">
      <w:pPr>
        <w:rPr>
          <w:rFonts w:ascii="宋体" w:eastAsia="宋体" w:hAnsi="宋体"/>
        </w:rPr>
      </w:pPr>
      <w:r w:rsidRPr="000665B4">
        <w:rPr>
          <w:rFonts w:ascii="宋体" w:eastAsia="宋体" w:hAnsi="宋体"/>
        </w:rPr>
        <w:t xml:space="preserve">    int j=0;</w:t>
      </w:r>
    </w:p>
    <w:p w:rsidR="007527EA" w:rsidRPr="000665B4" w:rsidRDefault="007527EA" w:rsidP="007527EA">
      <w:pPr>
        <w:rPr>
          <w:rFonts w:ascii="宋体" w:eastAsia="宋体" w:hAnsi="宋体"/>
        </w:rPr>
      </w:pPr>
      <w:r w:rsidRPr="000665B4">
        <w:rPr>
          <w:rFonts w:ascii="宋体" w:eastAsia="宋体" w:hAnsi="宋体"/>
        </w:rPr>
        <w:t xml:space="preserve">    for (int i=0;i&lt;n;i++){</w:t>
      </w:r>
    </w:p>
    <w:p w:rsidR="007527EA" w:rsidRPr="000665B4" w:rsidRDefault="007527EA" w:rsidP="007527EA">
      <w:pPr>
        <w:rPr>
          <w:rFonts w:ascii="宋体" w:eastAsia="宋体" w:hAnsi="宋体"/>
        </w:rPr>
      </w:pPr>
      <w:r w:rsidRPr="000665B4">
        <w:rPr>
          <w:rFonts w:ascii="宋体" w:eastAsia="宋体" w:hAnsi="宋体"/>
        </w:rPr>
        <w:t xml:space="preserve">        while(s[i]!=pattern[j]){</w:t>
      </w:r>
    </w:p>
    <w:p w:rsidR="007527EA" w:rsidRPr="000665B4" w:rsidRDefault="007527EA" w:rsidP="007527EA">
      <w:pPr>
        <w:rPr>
          <w:rFonts w:ascii="宋体" w:eastAsia="宋体" w:hAnsi="宋体"/>
        </w:rPr>
      </w:pPr>
      <w:r w:rsidRPr="000665B4">
        <w:rPr>
          <w:rFonts w:ascii="宋体" w:eastAsia="宋体" w:hAnsi="宋体"/>
        </w:rPr>
        <w:t xml:space="preserve">            if(j==0) break;</w:t>
      </w:r>
    </w:p>
    <w:p w:rsidR="007527EA" w:rsidRPr="000665B4" w:rsidRDefault="007527EA" w:rsidP="007527EA">
      <w:pPr>
        <w:rPr>
          <w:rFonts w:ascii="宋体" w:eastAsia="宋体" w:hAnsi="宋体"/>
        </w:rPr>
      </w:pPr>
      <w:r w:rsidRPr="000665B4">
        <w:rPr>
          <w:rFonts w:ascii="宋体" w:eastAsia="宋体" w:hAnsi="宋体"/>
        </w:rPr>
        <w:t xml:space="preserve">            j=next[j-1];</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if(s[i]==pattern[j]) j++;</w:t>
      </w:r>
    </w:p>
    <w:p w:rsidR="007527EA" w:rsidRPr="000665B4" w:rsidRDefault="007527EA" w:rsidP="007527EA">
      <w:pPr>
        <w:rPr>
          <w:rFonts w:ascii="宋体" w:eastAsia="宋体" w:hAnsi="宋体"/>
        </w:rPr>
      </w:pPr>
      <w:r w:rsidRPr="000665B4">
        <w:rPr>
          <w:rFonts w:ascii="宋体" w:eastAsia="宋体" w:hAnsi="宋体"/>
        </w:rPr>
        <w:t xml:space="preserve">        if(j==m) return i-m+2;</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return -1;</w:t>
      </w:r>
    </w:p>
    <w:p w:rsidR="007527EA" w:rsidRPr="000665B4" w:rsidRDefault="007527EA" w:rsidP="007527EA">
      <w:pPr>
        <w:rPr>
          <w:rFonts w:ascii="宋体" w:eastAsia="宋体" w:hAnsi="宋体"/>
        </w:rPr>
      </w:pPr>
      <w:r w:rsidRPr="000665B4">
        <w:rPr>
          <w:rFonts w:ascii="宋体" w:eastAsia="宋体" w:hAnsi="宋体"/>
        </w:rPr>
        <w:t>}</w:t>
      </w:r>
    </w:p>
    <w:p w:rsidR="007527EA" w:rsidRPr="000665B4" w:rsidRDefault="007527EA" w:rsidP="007527EA">
      <w:pPr>
        <w:rPr>
          <w:rFonts w:ascii="宋体" w:eastAsia="宋体" w:hAnsi="宋体"/>
        </w:rPr>
      </w:pPr>
    </w:p>
    <w:p w:rsidR="007527EA" w:rsidRPr="000665B4" w:rsidRDefault="007527EA" w:rsidP="007527EA">
      <w:pPr>
        <w:rPr>
          <w:rFonts w:ascii="宋体" w:eastAsia="宋体" w:hAnsi="宋体"/>
        </w:rPr>
      </w:pPr>
      <w:r w:rsidRPr="000665B4">
        <w:rPr>
          <w:rFonts w:ascii="宋体" w:eastAsia="宋体" w:hAnsi="宋体"/>
        </w:rPr>
        <w:t>int main()</w:t>
      </w:r>
    </w:p>
    <w:p w:rsidR="007527EA" w:rsidRPr="000665B4" w:rsidRDefault="007527EA" w:rsidP="007527EA">
      <w:pPr>
        <w:rPr>
          <w:rFonts w:ascii="宋体" w:eastAsia="宋体" w:hAnsi="宋体"/>
        </w:rPr>
      </w:pPr>
      <w:r w:rsidRPr="000665B4">
        <w:rPr>
          <w:rFonts w:ascii="宋体" w:eastAsia="宋体" w:hAnsi="宋体"/>
        </w:rPr>
        <w:t>{</w:t>
      </w:r>
    </w:p>
    <w:p w:rsidR="007527EA" w:rsidRPr="000665B4" w:rsidRDefault="007527EA" w:rsidP="007527EA">
      <w:pPr>
        <w:rPr>
          <w:rFonts w:ascii="宋体" w:eastAsia="宋体" w:hAnsi="宋体"/>
        </w:rPr>
      </w:pPr>
      <w:r w:rsidRPr="000665B4">
        <w:rPr>
          <w:rFonts w:ascii="宋体" w:eastAsia="宋体" w:hAnsi="宋体"/>
        </w:rPr>
        <w:t xml:space="preserve">    if(random_debug){</w:t>
      </w:r>
    </w:p>
    <w:p w:rsidR="007527EA" w:rsidRPr="000665B4" w:rsidRDefault="007527EA" w:rsidP="007527EA">
      <w:pPr>
        <w:rPr>
          <w:rFonts w:ascii="宋体" w:eastAsia="宋体" w:hAnsi="宋体"/>
        </w:rPr>
      </w:pPr>
      <w:r w:rsidRPr="000665B4">
        <w:rPr>
          <w:rFonts w:ascii="宋体" w:eastAsia="宋体" w:hAnsi="宋体"/>
        </w:rPr>
        <w:t xml:space="preserve">        int checktime=100000;</w:t>
      </w:r>
    </w:p>
    <w:p w:rsidR="007527EA" w:rsidRPr="000665B4" w:rsidRDefault="007527EA" w:rsidP="007527EA">
      <w:pPr>
        <w:rPr>
          <w:rFonts w:ascii="宋体" w:eastAsia="宋体" w:hAnsi="宋体"/>
        </w:rPr>
      </w:pPr>
      <w:r w:rsidRPr="000665B4">
        <w:rPr>
          <w:rFonts w:ascii="宋体" w:eastAsia="宋体" w:hAnsi="宋体"/>
        </w:rPr>
        <w:t xml:space="preserve">        srand((unsigned)time(NULL));//这个必须放在外面才能在while语句内每次生成随机的序列</w:t>
      </w:r>
    </w:p>
    <w:p w:rsidR="007527EA" w:rsidRPr="000665B4" w:rsidRDefault="007527EA" w:rsidP="007527EA">
      <w:pPr>
        <w:rPr>
          <w:rFonts w:ascii="宋体" w:eastAsia="宋体" w:hAnsi="宋体"/>
        </w:rPr>
      </w:pPr>
      <w:r w:rsidRPr="000665B4">
        <w:rPr>
          <w:rFonts w:ascii="宋体" w:eastAsia="宋体" w:hAnsi="宋体"/>
        </w:rPr>
        <w:t xml:space="preserve">        while(checktime--){</w:t>
      </w:r>
    </w:p>
    <w:p w:rsidR="007527EA" w:rsidRPr="000665B4" w:rsidRDefault="007527EA" w:rsidP="007527EA">
      <w:pPr>
        <w:rPr>
          <w:rFonts w:ascii="宋体" w:eastAsia="宋体" w:hAnsi="宋体"/>
        </w:rPr>
      </w:pPr>
      <w:r w:rsidRPr="000665B4">
        <w:rPr>
          <w:rFonts w:ascii="宋体" w:eastAsia="宋体" w:hAnsi="宋体"/>
        </w:rPr>
        <w:lastRenderedPageBreak/>
        <w:t xml:space="preserve">            int nmin=1,nmax=1000,mmin=1,mmax=1000,a[MAXN],b[MAXM],nummin=-3,nummax=3,next[MAXM];</w:t>
      </w:r>
    </w:p>
    <w:p w:rsidR="007527EA" w:rsidRPr="000665B4" w:rsidRDefault="007527EA" w:rsidP="007527EA">
      <w:pPr>
        <w:rPr>
          <w:rFonts w:ascii="宋体" w:eastAsia="宋体" w:hAnsi="宋体"/>
        </w:rPr>
      </w:pPr>
      <w:r w:rsidRPr="000665B4">
        <w:rPr>
          <w:rFonts w:ascii="宋体" w:eastAsia="宋体" w:hAnsi="宋体"/>
        </w:rPr>
        <w:t xml:space="preserve">            int n=rand()%(nmax-nmin+1)+nmin,m=rand()%(mmax-mmin+1)+mmin;</w:t>
      </w:r>
    </w:p>
    <w:p w:rsidR="007527EA" w:rsidRPr="000665B4" w:rsidRDefault="007527EA" w:rsidP="007527EA">
      <w:pPr>
        <w:rPr>
          <w:rFonts w:ascii="宋体" w:eastAsia="宋体" w:hAnsi="宋体"/>
        </w:rPr>
      </w:pPr>
      <w:r w:rsidRPr="000665B4">
        <w:rPr>
          <w:rFonts w:ascii="宋体" w:eastAsia="宋体" w:hAnsi="宋体"/>
        </w:rPr>
        <w:t xml:space="preserve">            for(int i=0;i&lt;n;i++) a[i]=rand()%(nummax-nummin+1)+nummin;</w:t>
      </w:r>
    </w:p>
    <w:p w:rsidR="007527EA" w:rsidRPr="000665B4" w:rsidRDefault="007527EA" w:rsidP="007527EA">
      <w:pPr>
        <w:rPr>
          <w:rFonts w:ascii="宋体" w:eastAsia="宋体" w:hAnsi="宋体"/>
        </w:rPr>
      </w:pPr>
      <w:r w:rsidRPr="000665B4">
        <w:rPr>
          <w:rFonts w:ascii="宋体" w:eastAsia="宋体" w:hAnsi="宋体"/>
        </w:rPr>
        <w:t xml:space="preserve">            for(int i=0;i&lt;m;i++) b[i]=rand()%(nummax-nummin+1)+nummin;</w:t>
      </w:r>
    </w:p>
    <w:p w:rsidR="007527EA" w:rsidRPr="000665B4" w:rsidRDefault="007527EA" w:rsidP="007527EA">
      <w:pPr>
        <w:rPr>
          <w:rFonts w:ascii="宋体" w:eastAsia="宋体" w:hAnsi="宋体"/>
        </w:rPr>
      </w:pPr>
      <w:r w:rsidRPr="000665B4">
        <w:rPr>
          <w:rFonts w:ascii="宋体" w:eastAsia="宋体" w:hAnsi="宋体"/>
        </w:rPr>
        <w:t xml:space="preserve">            int ans1=-1,ans2=kmp(n,m,a,b,next);</w:t>
      </w:r>
    </w:p>
    <w:p w:rsidR="007527EA" w:rsidRPr="000665B4" w:rsidRDefault="007527EA" w:rsidP="007527EA">
      <w:pPr>
        <w:rPr>
          <w:rFonts w:ascii="宋体" w:eastAsia="宋体" w:hAnsi="宋体"/>
        </w:rPr>
      </w:pPr>
      <w:r w:rsidRPr="000665B4">
        <w:rPr>
          <w:rFonts w:ascii="宋体" w:eastAsia="宋体" w:hAnsi="宋体"/>
        </w:rPr>
        <w:t xml:space="preserve">            for(int i=0;i&lt;n;i++){</w:t>
      </w:r>
    </w:p>
    <w:p w:rsidR="007527EA" w:rsidRPr="000665B4" w:rsidRDefault="007527EA" w:rsidP="007527EA">
      <w:pPr>
        <w:rPr>
          <w:rFonts w:ascii="宋体" w:eastAsia="宋体" w:hAnsi="宋体"/>
        </w:rPr>
      </w:pPr>
      <w:r w:rsidRPr="000665B4">
        <w:rPr>
          <w:rFonts w:ascii="宋体" w:eastAsia="宋体" w:hAnsi="宋体"/>
        </w:rPr>
        <w:t xml:space="preserve">                bool found=true;</w:t>
      </w:r>
    </w:p>
    <w:p w:rsidR="007527EA" w:rsidRPr="000665B4" w:rsidRDefault="007527EA" w:rsidP="007527EA">
      <w:pPr>
        <w:rPr>
          <w:rFonts w:ascii="宋体" w:eastAsia="宋体" w:hAnsi="宋体"/>
        </w:rPr>
      </w:pPr>
      <w:r w:rsidRPr="000665B4">
        <w:rPr>
          <w:rFonts w:ascii="宋体" w:eastAsia="宋体" w:hAnsi="宋体"/>
        </w:rPr>
        <w:t xml:space="preserve">                for (int j=0;j&lt;m;j++){</w:t>
      </w:r>
    </w:p>
    <w:p w:rsidR="007527EA" w:rsidRPr="000665B4" w:rsidRDefault="007527EA" w:rsidP="007527EA">
      <w:pPr>
        <w:rPr>
          <w:rFonts w:ascii="宋体" w:eastAsia="宋体" w:hAnsi="宋体"/>
        </w:rPr>
      </w:pPr>
      <w:r w:rsidRPr="000665B4">
        <w:rPr>
          <w:rFonts w:ascii="宋体" w:eastAsia="宋体" w:hAnsi="宋体"/>
        </w:rPr>
        <w:t xml:space="preserve">                    if(i+j&gt;=n){</w:t>
      </w:r>
    </w:p>
    <w:p w:rsidR="007527EA" w:rsidRPr="000665B4" w:rsidRDefault="007527EA" w:rsidP="007527EA">
      <w:pPr>
        <w:rPr>
          <w:rFonts w:ascii="宋体" w:eastAsia="宋体" w:hAnsi="宋体"/>
        </w:rPr>
      </w:pPr>
      <w:r w:rsidRPr="000665B4">
        <w:rPr>
          <w:rFonts w:ascii="宋体" w:eastAsia="宋体" w:hAnsi="宋体"/>
        </w:rPr>
        <w:t xml:space="preserve">                        found=false;</w:t>
      </w:r>
    </w:p>
    <w:p w:rsidR="007527EA" w:rsidRPr="000665B4" w:rsidRDefault="007527EA" w:rsidP="007527EA">
      <w:pPr>
        <w:rPr>
          <w:rFonts w:ascii="宋体" w:eastAsia="宋体" w:hAnsi="宋体"/>
        </w:rPr>
      </w:pPr>
      <w:r w:rsidRPr="000665B4">
        <w:rPr>
          <w:rFonts w:ascii="宋体" w:eastAsia="宋体" w:hAnsi="宋体"/>
        </w:rPr>
        <w:t xml:space="preserve">                        break;</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if(a[i+j]!=b[j]){</w:t>
      </w:r>
    </w:p>
    <w:p w:rsidR="007527EA" w:rsidRPr="000665B4" w:rsidRDefault="007527EA" w:rsidP="007527EA">
      <w:pPr>
        <w:rPr>
          <w:rFonts w:ascii="宋体" w:eastAsia="宋体" w:hAnsi="宋体"/>
        </w:rPr>
      </w:pPr>
      <w:r w:rsidRPr="000665B4">
        <w:rPr>
          <w:rFonts w:ascii="宋体" w:eastAsia="宋体" w:hAnsi="宋体"/>
        </w:rPr>
        <w:t xml:space="preserve">                        found=false;</w:t>
      </w:r>
    </w:p>
    <w:p w:rsidR="007527EA" w:rsidRPr="000665B4" w:rsidRDefault="007527EA" w:rsidP="007527EA">
      <w:pPr>
        <w:rPr>
          <w:rFonts w:ascii="宋体" w:eastAsia="宋体" w:hAnsi="宋体"/>
        </w:rPr>
      </w:pPr>
      <w:r w:rsidRPr="000665B4">
        <w:rPr>
          <w:rFonts w:ascii="宋体" w:eastAsia="宋体" w:hAnsi="宋体"/>
        </w:rPr>
        <w:t xml:space="preserve">                        break;</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if(found){</w:t>
      </w:r>
    </w:p>
    <w:p w:rsidR="007527EA" w:rsidRPr="000665B4" w:rsidRDefault="007527EA" w:rsidP="007527EA">
      <w:pPr>
        <w:rPr>
          <w:rFonts w:ascii="宋体" w:eastAsia="宋体" w:hAnsi="宋体"/>
        </w:rPr>
      </w:pPr>
      <w:r w:rsidRPr="000665B4">
        <w:rPr>
          <w:rFonts w:ascii="宋体" w:eastAsia="宋体" w:hAnsi="宋体"/>
        </w:rPr>
        <w:t xml:space="preserve">                    ans1=i+1;</w:t>
      </w:r>
    </w:p>
    <w:p w:rsidR="007527EA" w:rsidRPr="000665B4" w:rsidRDefault="007527EA" w:rsidP="007527EA">
      <w:pPr>
        <w:rPr>
          <w:rFonts w:ascii="宋体" w:eastAsia="宋体" w:hAnsi="宋体"/>
        </w:rPr>
      </w:pPr>
      <w:r w:rsidRPr="000665B4">
        <w:rPr>
          <w:rFonts w:ascii="宋体" w:eastAsia="宋体" w:hAnsi="宋体"/>
        </w:rPr>
        <w:t xml:space="preserve">                    break;</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if(ans1!=ans2){</w:t>
      </w:r>
    </w:p>
    <w:p w:rsidR="007527EA" w:rsidRPr="000665B4" w:rsidRDefault="007527EA" w:rsidP="007527EA">
      <w:pPr>
        <w:rPr>
          <w:rFonts w:ascii="宋体" w:eastAsia="宋体" w:hAnsi="宋体"/>
        </w:rPr>
      </w:pPr>
      <w:r w:rsidRPr="000665B4">
        <w:rPr>
          <w:rFonts w:ascii="宋体" w:eastAsia="宋体" w:hAnsi="宋体"/>
        </w:rPr>
        <w:t xml:space="preserve">                printf("error\na:");</w:t>
      </w:r>
    </w:p>
    <w:p w:rsidR="007527EA" w:rsidRPr="000665B4" w:rsidRDefault="007527EA" w:rsidP="007527EA">
      <w:pPr>
        <w:rPr>
          <w:rFonts w:ascii="宋体" w:eastAsia="宋体" w:hAnsi="宋体"/>
        </w:rPr>
      </w:pPr>
      <w:r w:rsidRPr="000665B4">
        <w:rPr>
          <w:rFonts w:ascii="宋体" w:eastAsia="宋体" w:hAnsi="宋体"/>
        </w:rPr>
        <w:t xml:space="preserve">                for (int i=0;i&lt;n;i++) printf("%d ",a[i]);</w:t>
      </w:r>
    </w:p>
    <w:p w:rsidR="007527EA" w:rsidRPr="000665B4" w:rsidRDefault="007527EA" w:rsidP="007527EA">
      <w:pPr>
        <w:rPr>
          <w:rFonts w:ascii="宋体" w:eastAsia="宋体" w:hAnsi="宋体"/>
        </w:rPr>
      </w:pPr>
      <w:r w:rsidRPr="000665B4">
        <w:rPr>
          <w:rFonts w:ascii="宋体" w:eastAsia="宋体" w:hAnsi="宋体"/>
        </w:rPr>
        <w:t xml:space="preserve">                printf("\nb:");</w:t>
      </w:r>
    </w:p>
    <w:p w:rsidR="007527EA" w:rsidRPr="000665B4" w:rsidRDefault="007527EA" w:rsidP="007527EA">
      <w:pPr>
        <w:rPr>
          <w:rFonts w:ascii="宋体" w:eastAsia="宋体" w:hAnsi="宋体"/>
        </w:rPr>
      </w:pPr>
      <w:r w:rsidRPr="000665B4">
        <w:rPr>
          <w:rFonts w:ascii="宋体" w:eastAsia="宋体" w:hAnsi="宋体"/>
        </w:rPr>
        <w:t xml:space="preserve">                for (int i=0;i&lt;m;i++) printf("%d ",b[i]);</w:t>
      </w:r>
    </w:p>
    <w:p w:rsidR="007527EA" w:rsidRPr="000665B4" w:rsidRDefault="007527EA" w:rsidP="007527EA">
      <w:pPr>
        <w:rPr>
          <w:rFonts w:ascii="宋体" w:eastAsia="宋体" w:hAnsi="宋体"/>
        </w:rPr>
      </w:pPr>
      <w:r w:rsidRPr="000665B4">
        <w:rPr>
          <w:rFonts w:ascii="宋体" w:eastAsia="宋体" w:hAnsi="宋体"/>
        </w:rPr>
        <w:t xml:space="preserve">                printf("\nnext:");</w:t>
      </w:r>
    </w:p>
    <w:p w:rsidR="007527EA" w:rsidRPr="000665B4" w:rsidRDefault="007527EA" w:rsidP="007527EA">
      <w:pPr>
        <w:rPr>
          <w:rFonts w:ascii="宋体" w:eastAsia="宋体" w:hAnsi="宋体"/>
        </w:rPr>
      </w:pPr>
      <w:r w:rsidRPr="000665B4">
        <w:rPr>
          <w:rFonts w:ascii="宋体" w:eastAsia="宋体" w:hAnsi="宋体"/>
        </w:rPr>
        <w:t xml:space="preserve">                for (int i=0;i&lt;m;i++) printf("%d ",next[i]);</w:t>
      </w:r>
    </w:p>
    <w:p w:rsidR="007527EA" w:rsidRPr="000665B4" w:rsidRDefault="007527EA" w:rsidP="007527EA">
      <w:pPr>
        <w:rPr>
          <w:rFonts w:ascii="宋体" w:eastAsia="宋体" w:hAnsi="宋体"/>
        </w:rPr>
      </w:pPr>
      <w:r w:rsidRPr="000665B4">
        <w:rPr>
          <w:rFonts w:ascii="宋体" w:eastAsia="宋体" w:hAnsi="宋体"/>
        </w:rPr>
        <w:t xml:space="preserve">                printf("ans1:%d,ans2:%d\n",ans1,ans2);</w:t>
      </w:r>
    </w:p>
    <w:p w:rsidR="007527EA" w:rsidRPr="000665B4" w:rsidRDefault="007527EA" w:rsidP="007527EA">
      <w:pPr>
        <w:rPr>
          <w:rFonts w:ascii="宋体" w:eastAsia="宋体" w:hAnsi="宋体"/>
        </w:rPr>
      </w:pPr>
      <w:r w:rsidRPr="000665B4">
        <w:rPr>
          <w:rFonts w:ascii="宋体" w:eastAsia="宋体" w:hAnsi="宋体"/>
        </w:rPr>
        <w:t xml:space="preserve">                return 0;</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if(ans1!=-1) printf("%d %d %d\n",n,m,ans1);</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printf("correct\n");</w:t>
      </w:r>
    </w:p>
    <w:p w:rsidR="007527EA" w:rsidRPr="000665B4" w:rsidRDefault="007527EA" w:rsidP="007527EA">
      <w:pPr>
        <w:rPr>
          <w:rFonts w:ascii="宋体" w:eastAsia="宋体" w:hAnsi="宋体"/>
        </w:rPr>
      </w:pPr>
      <w:r w:rsidRPr="000665B4">
        <w:rPr>
          <w:rFonts w:ascii="宋体" w:eastAsia="宋体" w:hAnsi="宋体"/>
        </w:rPr>
        <w:t xml:space="preserve">        return 0;</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int t;</w:t>
      </w:r>
    </w:p>
    <w:p w:rsidR="007527EA" w:rsidRPr="000665B4" w:rsidRDefault="007527EA" w:rsidP="007527EA">
      <w:pPr>
        <w:rPr>
          <w:rFonts w:ascii="宋体" w:eastAsia="宋体" w:hAnsi="宋体"/>
        </w:rPr>
      </w:pPr>
      <w:r w:rsidRPr="000665B4">
        <w:rPr>
          <w:rFonts w:ascii="宋体" w:eastAsia="宋体" w:hAnsi="宋体"/>
        </w:rPr>
        <w:t xml:space="preserve">    scanf("%d",&amp;t);</w:t>
      </w:r>
    </w:p>
    <w:p w:rsidR="007527EA" w:rsidRPr="000665B4" w:rsidRDefault="007527EA" w:rsidP="007527EA">
      <w:pPr>
        <w:rPr>
          <w:rFonts w:ascii="宋体" w:eastAsia="宋体" w:hAnsi="宋体"/>
        </w:rPr>
      </w:pPr>
      <w:r w:rsidRPr="000665B4">
        <w:rPr>
          <w:rFonts w:ascii="宋体" w:eastAsia="宋体" w:hAnsi="宋体"/>
        </w:rPr>
        <w:t xml:space="preserve">    while(t--){</w:t>
      </w:r>
    </w:p>
    <w:p w:rsidR="007527EA" w:rsidRPr="000665B4" w:rsidRDefault="007527EA" w:rsidP="007527EA">
      <w:pPr>
        <w:rPr>
          <w:rFonts w:ascii="宋体" w:eastAsia="宋体" w:hAnsi="宋体"/>
        </w:rPr>
      </w:pPr>
      <w:r w:rsidRPr="000665B4">
        <w:rPr>
          <w:rFonts w:ascii="宋体" w:eastAsia="宋体" w:hAnsi="宋体"/>
        </w:rPr>
        <w:t xml:space="preserve">        int n,m,a[MAXN],b[MAXM],next[MAXM];</w:t>
      </w:r>
    </w:p>
    <w:p w:rsidR="007527EA" w:rsidRPr="000665B4" w:rsidRDefault="007527EA" w:rsidP="007527EA">
      <w:pPr>
        <w:rPr>
          <w:rFonts w:ascii="宋体" w:eastAsia="宋体" w:hAnsi="宋体"/>
        </w:rPr>
      </w:pPr>
      <w:r w:rsidRPr="000665B4">
        <w:rPr>
          <w:rFonts w:ascii="宋体" w:eastAsia="宋体" w:hAnsi="宋体"/>
        </w:rPr>
        <w:t xml:space="preserve">        scanf("%d%d",&amp;n,&amp;m);</w:t>
      </w:r>
    </w:p>
    <w:p w:rsidR="007527EA" w:rsidRPr="000665B4" w:rsidRDefault="007527EA" w:rsidP="007527EA">
      <w:pPr>
        <w:rPr>
          <w:rFonts w:ascii="宋体" w:eastAsia="宋体" w:hAnsi="宋体"/>
        </w:rPr>
      </w:pPr>
      <w:r w:rsidRPr="000665B4">
        <w:rPr>
          <w:rFonts w:ascii="宋体" w:eastAsia="宋体" w:hAnsi="宋体"/>
        </w:rPr>
        <w:t xml:space="preserve">        for (int i=0;i&lt;n;i++) scanf("%d",&amp;a[i]);</w:t>
      </w:r>
    </w:p>
    <w:p w:rsidR="007527EA" w:rsidRPr="000665B4" w:rsidRDefault="007527EA" w:rsidP="007527EA">
      <w:pPr>
        <w:rPr>
          <w:rFonts w:ascii="宋体" w:eastAsia="宋体" w:hAnsi="宋体"/>
        </w:rPr>
      </w:pPr>
      <w:r w:rsidRPr="000665B4">
        <w:rPr>
          <w:rFonts w:ascii="宋体" w:eastAsia="宋体" w:hAnsi="宋体"/>
        </w:rPr>
        <w:lastRenderedPageBreak/>
        <w:t xml:space="preserve">        for (int i=0;i&lt;m;i++) scanf("%d",&amp;b[i]);</w:t>
      </w:r>
    </w:p>
    <w:p w:rsidR="007527EA" w:rsidRPr="000665B4" w:rsidRDefault="007527EA" w:rsidP="007527EA">
      <w:pPr>
        <w:rPr>
          <w:rFonts w:ascii="宋体" w:eastAsia="宋体" w:hAnsi="宋体"/>
        </w:rPr>
      </w:pPr>
      <w:r w:rsidRPr="000665B4">
        <w:rPr>
          <w:rFonts w:ascii="宋体" w:eastAsia="宋体" w:hAnsi="宋体"/>
        </w:rPr>
        <w:t xml:space="preserve">        printf("%d\n",kmp(n,m,a,b,next));</w:t>
      </w:r>
    </w:p>
    <w:p w:rsidR="007527EA" w:rsidRPr="000665B4" w:rsidRDefault="007527EA" w:rsidP="007527EA">
      <w:pPr>
        <w:rPr>
          <w:rFonts w:ascii="宋体" w:eastAsia="宋体" w:hAnsi="宋体"/>
        </w:rPr>
      </w:pPr>
      <w:r w:rsidRPr="000665B4">
        <w:rPr>
          <w:rFonts w:ascii="宋体" w:eastAsia="宋体" w:hAnsi="宋体"/>
        </w:rPr>
        <w:t xml:space="preserve">    }</w:t>
      </w:r>
    </w:p>
    <w:p w:rsidR="007527EA" w:rsidRPr="000665B4" w:rsidRDefault="007527EA" w:rsidP="007527EA">
      <w:pPr>
        <w:rPr>
          <w:rFonts w:ascii="宋体" w:eastAsia="宋体" w:hAnsi="宋体"/>
        </w:rPr>
      </w:pPr>
      <w:r w:rsidRPr="000665B4">
        <w:rPr>
          <w:rFonts w:ascii="宋体" w:eastAsia="宋体" w:hAnsi="宋体"/>
        </w:rPr>
        <w:t xml:space="preserve">    return 0;</w:t>
      </w:r>
    </w:p>
    <w:p w:rsidR="007527EA" w:rsidRPr="000665B4" w:rsidRDefault="007527EA" w:rsidP="007527EA">
      <w:pPr>
        <w:rPr>
          <w:rFonts w:ascii="宋体" w:eastAsia="宋体" w:hAnsi="宋体"/>
        </w:rPr>
      </w:pPr>
      <w:r w:rsidRPr="000665B4">
        <w:rPr>
          <w:rFonts w:ascii="宋体" w:eastAsia="宋体" w:hAnsi="宋体"/>
        </w:rPr>
        <w:t>}</w:t>
      </w:r>
    </w:p>
    <w:p w:rsidR="00EA72AA" w:rsidRPr="000665B4" w:rsidRDefault="00EA72AA" w:rsidP="00EA72AA">
      <w:pPr>
        <w:pStyle w:val="3"/>
        <w:rPr>
          <w:rFonts w:ascii="宋体" w:eastAsia="宋体" w:hAnsi="宋体"/>
          <w:b w:val="0"/>
        </w:rPr>
      </w:pPr>
      <w:bookmarkStart w:id="147" w:name="_Toc524383048"/>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1686</w:t>
      </w:r>
      <w:r w:rsidRPr="000665B4">
        <w:rPr>
          <w:rFonts w:ascii="宋体" w:eastAsia="宋体" w:hAnsi="宋体" w:hint="eastAsia"/>
          <w:b w:val="0"/>
        </w:rPr>
        <w:t>-</w:t>
      </w:r>
      <w:r w:rsidRPr="000665B4">
        <w:rPr>
          <w:rFonts w:ascii="宋体" w:eastAsia="宋体" w:hAnsi="宋体"/>
          <w:b w:val="0"/>
        </w:rPr>
        <w:t>Oulipo</w:t>
      </w:r>
      <w:bookmarkEnd w:id="147"/>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1686</w:instrText>
      </w:r>
      <w:r w:rsidRPr="000665B4">
        <w:rPr>
          <w:rFonts w:ascii="宋体" w:eastAsia="宋体" w:hAnsi="宋体" w:hint="eastAsia"/>
          <w:b w:val="0"/>
        </w:rPr>
        <w:instrText>-</w:instrText>
      </w:r>
      <w:r w:rsidRPr="000665B4">
        <w:rPr>
          <w:rFonts w:ascii="宋体" w:eastAsia="宋体" w:hAnsi="宋体"/>
          <w:b w:val="0"/>
        </w:rPr>
        <w:instrText>Oulipo:</w:instrText>
      </w:r>
      <w:r w:rsidRPr="000665B4">
        <w:rPr>
          <w:rFonts w:ascii="宋体" w:eastAsia="宋体" w:hAnsi="宋体"/>
        </w:rPr>
        <w:instrText xml:space="preserve">1686" \y "HDU:1686" </w:instrText>
      </w:r>
      <w:r w:rsidRPr="000665B4">
        <w:rPr>
          <w:rFonts w:ascii="宋体" w:eastAsia="宋体" w:hAnsi="宋体"/>
          <w:b w:val="0"/>
        </w:rPr>
        <w:fldChar w:fldCharType="end"/>
      </w:r>
    </w:p>
    <w:p w:rsidR="00EA72AA" w:rsidRPr="000665B4" w:rsidRDefault="00EA72AA" w:rsidP="007527EA">
      <w:pPr>
        <w:rPr>
          <w:rFonts w:ascii="宋体" w:eastAsia="宋体" w:hAnsi="宋体"/>
        </w:rPr>
      </w:pPr>
      <w:r w:rsidRPr="000665B4">
        <w:rPr>
          <w:rFonts w:ascii="宋体" w:eastAsia="宋体" w:hAnsi="宋体" w:hint="eastAsia"/>
        </w:rPr>
        <w:t>【题意】求b字符串在a字符串中的出现次数，字符为大写字母，长度范围1e6</w:t>
      </w:r>
    </w:p>
    <w:p w:rsidR="00EA72AA" w:rsidRPr="000665B4" w:rsidRDefault="00EA72AA" w:rsidP="007527EA">
      <w:pPr>
        <w:rPr>
          <w:rFonts w:ascii="宋体" w:eastAsia="宋体" w:hAnsi="宋体"/>
        </w:rPr>
      </w:pPr>
      <w:r w:rsidRPr="000665B4">
        <w:rPr>
          <w:rFonts w:ascii="宋体" w:eastAsia="宋体" w:hAnsi="宋体" w:hint="eastAsia"/>
        </w:rPr>
        <w:t>【题解】KMP简单题，发现之前做过一次，将b字符串末尾添加1个不可能被匹配到的字符（如</w:t>
      </w:r>
      <w:r w:rsidRPr="000665B4">
        <w:rPr>
          <w:rFonts w:ascii="宋体" w:eastAsia="宋体" w:hAnsi="宋体"/>
        </w:rPr>
        <w:t>’#’</w:t>
      </w:r>
      <w:r w:rsidRPr="000665B4">
        <w:rPr>
          <w:rFonts w:ascii="宋体" w:eastAsia="宋体" w:hAnsi="宋体" w:hint="eastAsia"/>
        </w:rPr>
        <w:t>），正常求next数组，在作匹配时b字符串只要</w:t>
      </w:r>
      <w:r w:rsidRPr="000665B4">
        <w:rPr>
          <w:rFonts w:ascii="宋体" w:eastAsia="宋体" w:hAnsi="宋体"/>
        </w:rPr>
        <w:t>’#’</w:t>
      </w:r>
      <w:r w:rsidRPr="000665B4">
        <w:rPr>
          <w:rFonts w:ascii="宋体" w:eastAsia="宋体" w:hAnsi="宋体" w:hint="eastAsia"/>
        </w:rPr>
        <w:t>之前的字符都被匹配就计数1次，继续匹配，而不return；在提交前通过了随机测试</w:t>
      </w:r>
    </w:p>
    <w:p w:rsidR="00EA72AA" w:rsidRPr="000665B4" w:rsidRDefault="00EA72AA" w:rsidP="007527EA">
      <w:pPr>
        <w:rPr>
          <w:rFonts w:ascii="宋体" w:eastAsia="宋体" w:hAnsi="宋体"/>
        </w:rPr>
      </w:pPr>
      <w:r w:rsidRPr="000665B4">
        <w:rPr>
          <w:rFonts w:ascii="宋体" w:eastAsia="宋体" w:hAnsi="宋体" w:hint="eastAsia"/>
        </w:rPr>
        <w:t>【代码】</w:t>
      </w:r>
    </w:p>
    <w:p w:rsidR="00EA72AA" w:rsidRPr="000665B4" w:rsidRDefault="00EA72AA" w:rsidP="00EA72AA">
      <w:pPr>
        <w:rPr>
          <w:rFonts w:ascii="宋体" w:eastAsia="宋体" w:hAnsi="宋体"/>
        </w:rPr>
      </w:pPr>
      <w:r w:rsidRPr="000665B4">
        <w:rPr>
          <w:rFonts w:ascii="宋体" w:eastAsia="宋体" w:hAnsi="宋体"/>
        </w:rPr>
        <w:t>#include &lt;bits/stdc++.h&gt;</w:t>
      </w:r>
    </w:p>
    <w:p w:rsidR="00EA72AA" w:rsidRPr="000665B4" w:rsidRDefault="00EA72AA" w:rsidP="00EA72AA">
      <w:pPr>
        <w:rPr>
          <w:rFonts w:ascii="宋体" w:eastAsia="宋体" w:hAnsi="宋体"/>
        </w:rPr>
      </w:pPr>
      <w:r w:rsidRPr="000665B4">
        <w:rPr>
          <w:rFonts w:ascii="宋体" w:eastAsia="宋体" w:hAnsi="宋体"/>
        </w:rPr>
        <w:t>#define MAXLEN 1000010</w:t>
      </w:r>
    </w:p>
    <w:p w:rsidR="00EA72AA" w:rsidRPr="000665B4" w:rsidRDefault="00EA72AA" w:rsidP="00EA72AA">
      <w:pPr>
        <w:rPr>
          <w:rFonts w:ascii="宋体" w:eastAsia="宋体" w:hAnsi="宋体"/>
        </w:rPr>
      </w:pPr>
      <w:r w:rsidRPr="000665B4">
        <w:rPr>
          <w:rFonts w:ascii="宋体" w:eastAsia="宋体" w:hAnsi="宋体"/>
        </w:rPr>
        <w:t>#define random_debug false</w:t>
      </w:r>
    </w:p>
    <w:p w:rsidR="00EA72AA" w:rsidRPr="000665B4" w:rsidRDefault="00EA72AA" w:rsidP="00EA72AA">
      <w:pPr>
        <w:rPr>
          <w:rFonts w:ascii="宋体" w:eastAsia="宋体" w:hAnsi="宋体"/>
        </w:rPr>
      </w:pPr>
    </w:p>
    <w:p w:rsidR="00EA72AA" w:rsidRPr="000665B4" w:rsidRDefault="00EA72AA" w:rsidP="00EA72AA">
      <w:pPr>
        <w:rPr>
          <w:rFonts w:ascii="宋体" w:eastAsia="宋体" w:hAnsi="宋体"/>
        </w:rPr>
      </w:pPr>
      <w:r w:rsidRPr="000665B4">
        <w:rPr>
          <w:rFonts w:ascii="宋体" w:eastAsia="宋体" w:hAnsi="宋体"/>
        </w:rPr>
        <w:t>using namespace std;</w:t>
      </w:r>
    </w:p>
    <w:p w:rsidR="00EA72AA" w:rsidRPr="000665B4" w:rsidRDefault="00EA72AA" w:rsidP="00EA72AA">
      <w:pPr>
        <w:rPr>
          <w:rFonts w:ascii="宋体" w:eastAsia="宋体" w:hAnsi="宋体"/>
        </w:rPr>
      </w:pPr>
    </w:p>
    <w:p w:rsidR="00EA72AA" w:rsidRPr="000665B4" w:rsidRDefault="00EA72AA" w:rsidP="00EA72AA">
      <w:pPr>
        <w:rPr>
          <w:rFonts w:ascii="宋体" w:eastAsia="宋体" w:hAnsi="宋体"/>
        </w:rPr>
      </w:pPr>
      <w:r w:rsidRPr="000665B4">
        <w:rPr>
          <w:rFonts w:ascii="宋体" w:eastAsia="宋体" w:hAnsi="宋体"/>
        </w:rPr>
        <w:t>void cal_next(char s[],int len,int next[]){</w:t>
      </w:r>
    </w:p>
    <w:p w:rsidR="00EA72AA" w:rsidRPr="000665B4" w:rsidRDefault="00EA72AA" w:rsidP="00EA72AA">
      <w:pPr>
        <w:rPr>
          <w:rFonts w:ascii="宋体" w:eastAsia="宋体" w:hAnsi="宋体"/>
        </w:rPr>
      </w:pPr>
      <w:r w:rsidRPr="000665B4">
        <w:rPr>
          <w:rFonts w:ascii="宋体" w:eastAsia="宋体" w:hAnsi="宋体"/>
        </w:rPr>
        <w:t xml:space="preserve">    next[0]=0;</w:t>
      </w:r>
    </w:p>
    <w:p w:rsidR="00EA72AA" w:rsidRPr="000665B4" w:rsidRDefault="00EA72AA" w:rsidP="00EA72AA">
      <w:pPr>
        <w:rPr>
          <w:rFonts w:ascii="宋体" w:eastAsia="宋体" w:hAnsi="宋体"/>
        </w:rPr>
      </w:pPr>
      <w:r w:rsidRPr="000665B4">
        <w:rPr>
          <w:rFonts w:ascii="宋体" w:eastAsia="宋体" w:hAnsi="宋体"/>
        </w:rPr>
        <w:t xml:space="preserve">    int i=1,j=0;</w:t>
      </w:r>
    </w:p>
    <w:p w:rsidR="00EA72AA" w:rsidRPr="000665B4" w:rsidRDefault="00EA72AA" w:rsidP="00EA72AA">
      <w:pPr>
        <w:rPr>
          <w:rFonts w:ascii="宋体" w:eastAsia="宋体" w:hAnsi="宋体"/>
        </w:rPr>
      </w:pPr>
      <w:r w:rsidRPr="000665B4">
        <w:rPr>
          <w:rFonts w:ascii="宋体" w:eastAsia="宋体" w:hAnsi="宋体"/>
        </w:rPr>
        <w:t xml:space="preserve">    while(i&lt;len){</w:t>
      </w:r>
    </w:p>
    <w:p w:rsidR="00EA72AA" w:rsidRPr="000665B4" w:rsidRDefault="00EA72AA" w:rsidP="00EA72AA">
      <w:pPr>
        <w:rPr>
          <w:rFonts w:ascii="宋体" w:eastAsia="宋体" w:hAnsi="宋体"/>
        </w:rPr>
      </w:pPr>
      <w:r w:rsidRPr="000665B4">
        <w:rPr>
          <w:rFonts w:ascii="宋体" w:eastAsia="宋体" w:hAnsi="宋体"/>
        </w:rPr>
        <w:t xml:space="preserve">        if(s[i]==s[j]){</w:t>
      </w:r>
    </w:p>
    <w:p w:rsidR="00EA72AA" w:rsidRPr="000665B4" w:rsidRDefault="00EA72AA" w:rsidP="00EA72AA">
      <w:pPr>
        <w:rPr>
          <w:rFonts w:ascii="宋体" w:eastAsia="宋体" w:hAnsi="宋体"/>
        </w:rPr>
      </w:pPr>
      <w:r w:rsidRPr="000665B4">
        <w:rPr>
          <w:rFonts w:ascii="宋体" w:eastAsia="宋体" w:hAnsi="宋体"/>
        </w:rPr>
        <w:t xml:space="preserve">            next[i++]=(j++)+1;</w:t>
      </w:r>
    </w:p>
    <w:p w:rsidR="00EA72AA" w:rsidRPr="000665B4" w:rsidRDefault="00EA72AA" w:rsidP="00EA72AA">
      <w:pPr>
        <w:rPr>
          <w:rFonts w:ascii="宋体" w:eastAsia="宋体" w:hAnsi="宋体"/>
        </w:rPr>
      </w:pPr>
      <w:r w:rsidRPr="000665B4">
        <w:rPr>
          <w:rFonts w:ascii="宋体" w:eastAsia="宋体" w:hAnsi="宋体"/>
        </w:rPr>
        <w:t xml:space="preserve">            continue;</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while(s[i]!=s[j]){</w:t>
      </w:r>
    </w:p>
    <w:p w:rsidR="00EA72AA" w:rsidRPr="000665B4" w:rsidRDefault="00EA72AA" w:rsidP="00EA72AA">
      <w:pPr>
        <w:rPr>
          <w:rFonts w:ascii="宋体" w:eastAsia="宋体" w:hAnsi="宋体"/>
        </w:rPr>
      </w:pPr>
      <w:r w:rsidRPr="000665B4">
        <w:rPr>
          <w:rFonts w:ascii="宋体" w:eastAsia="宋体" w:hAnsi="宋体"/>
        </w:rPr>
        <w:t xml:space="preserve">            if(j==0){</w:t>
      </w:r>
    </w:p>
    <w:p w:rsidR="00EA72AA" w:rsidRPr="000665B4" w:rsidRDefault="00EA72AA" w:rsidP="00EA72AA">
      <w:pPr>
        <w:rPr>
          <w:rFonts w:ascii="宋体" w:eastAsia="宋体" w:hAnsi="宋体"/>
        </w:rPr>
      </w:pPr>
      <w:r w:rsidRPr="000665B4">
        <w:rPr>
          <w:rFonts w:ascii="宋体" w:eastAsia="宋体" w:hAnsi="宋体"/>
        </w:rPr>
        <w:t xml:space="preserve">                next[i++]=0;</w:t>
      </w:r>
    </w:p>
    <w:p w:rsidR="00EA72AA" w:rsidRPr="000665B4" w:rsidRDefault="00EA72AA" w:rsidP="00EA72AA">
      <w:pPr>
        <w:rPr>
          <w:rFonts w:ascii="宋体" w:eastAsia="宋体" w:hAnsi="宋体"/>
        </w:rPr>
      </w:pPr>
      <w:r w:rsidRPr="000665B4">
        <w:rPr>
          <w:rFonts w:ascii="宋体" w:eastAsia="宋体" w:hAnsi="宋体"/>
        </w:rPr>
        <w:t xml:space="preserve">                break;</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j=next[j-1];</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return;</w:t>
      </w:r>
    </w:p>
    <w:p w:rsidR="00EA72AA" w:rsidRPr="000665B4" w:rsidRDefault="00EA72AA" w:rsidP="00EA72AA">
      <w:pPr>
        <w:rPr>
          <w:rFonts w:ascii="宋体" w:eastAsia="宋体" w:hAnsi="宋体"/>
        </w:rPr>
      </w:pPr>
      <w:r w:rsidRPr="000665B4">
        <w:rPr>
          <w:rFonts w:ascii="宋体" w:eastAsia="宋体" w:hAnsi="宋体"/>
        </w:rPr>
        <w:t>}</w:t>
      </w:r>
    </w:p>
    <w:p w:rsidR="00EA72AA" w:rsidRPr="000665B4" w:rsidRDefault="00EA72AA" w:rsidP="00EA72AA">
      <w:pPr>
        <w:rPr>
          <w:rFonts w:ascii="宋体" w:eastAsia="宋体" w:hAnsi="宋体"/>
        </w:rPr>
      </w:pPr>
    </w:p>
    <w:p w:rsidR="00EA72AA" w:rsidRPr="000665B4" w:rsidRDefault="00EA72AA" w:rsidP="00EA72AA">
      <w:pPr>
        <w:rPr>
          <w:rFonts w:ascii="宋体" w:eastAsia="宋体" w:hAnsi="宋体"/>
        </w:rPr>
      </w:pPr>
      <w:r w:rsidRPr="000665B4">
        <w:rPr>
          <w:rFonts w:ascii="宋体" w:eastAsia="宋体" w:hAnsi="宋体"/>
        </w:rPr>
        <w:t>int kmp(char a[],char b[],int lena,int lenb,int next[]){</w:t>
      </w:r>
    </w:p>
    <w:p w:rsidR="00EA72AA" w:rsidRPr="000665B4" w:rsidRDefault="00EA72AA" w:rsidP="00EA72AA">
      <w:pPr>
        <w:rPr>
          <w:rFonts w:ascii="宋体" w:eastAsia="宋体" w:hAnsi="宋体"/>
        </w:rPr>
      </w:pPr>
      <w:r w:rsidRPr="000665B4">
        <w:rPr>
          <w:rFonts w:ascii="宋体" w:eastAsia="宋体" w:hAnsi="宋体"/>
        </w:rPr>
        <w:t xml:space="preserve">    b[lenb++]='#',b[lenb]='\0';</w:t>
      </w:r>
    </w:p>
    <w:p w:rsidR="00EA72AA" w:rsidRPr="000665B4" w:rsidRDefault="00EA72AA" w:rsidP="00EA72AA">
      <w:pPr>
        <w:rPr>
          <w:rFonts w:ascii="宋体" w:eastAsia="宋体" w:hAnsi="宋体"/>
        </w:rPr>
      </w:pPr>
      <w:r w:rsidRPr="000665B4">
        <w:rPr>
          <w:rFonts w:ascii="宋体" w:eastAsia="宋体" w:hAnsi="宋体"/>
        </w:rPr>
        <w:t xml:space="preserve">    cal_next(b,lenb,next);</w:t>
      </w:r>
    </w:p>
    <w:p w:rsidR="00EA72AA" w:rsidRPr="000665B4" w:rsidRDefault="00EA72AA" w:rsidP="00EA72AA">
      <w:pPr>
        <w:rPr>
          <w:rFonts w:ascii="宋体" w:eastAsia="宋体" w:hAnsi="宋体"/>
        </w:rPr>
      </w:pPr>
      <w:r w:rsidRPr="000665B4">
        <w:rPr>
          <w:rFonts w:ascii="宋体" w:eastAsia="宋体" w:hAnsi="宋体"/>
        </w:rPr>
        <w:t xml:space="preserve">    int cnt=0,j=0;</w:t>
      </w:r>
    </w:p>
    <w:p w:rsidR="00EA72AA" w:rsidRPr="000665B4" w:rsidRDefault="00EA72AA" w:rsidP="00EA72AA">
      <w:pPr>
        <w:rPr>
          <w:rFonts w:ascii="宋体" w:eastAsia="宋体" w:hAnsi="宋体"/>
        </w:rPr>
      </w:pPr>
      <w:r w:rsidRPr="000665B4">
        <w:rPr>
          <w:rFonts w:ascii="宋体" w:eastAsia="宋体" w:hAnsi="宋体"/>
        </w:rPr>
        <w:t xml:space="preserve">    for (int i=0;i&lt;lena;i++){</w:t>
      </w:r>
    </w:p>
    <w:p w:rsidR="00EA72AA" w:rsidRPr="000665B4" w:rsidRDefault="00EA72AA" w:rsidP="00EA72AA">
      <w:pPr>
        <w:rPr>
          <w:rFonts w:ascii="宋体" w:eastAsia="宋体" w:hAnsi="宋体"/>
        </w:rPr>
      </w:pPr>
      <w:r w:rsidRPr="000665B4">
        <w:rPr>
          <w:rFonts w:ascii="宋体" w:eastAsia="宋体" w:hAnsi="宋体"/>
        </w:rPr>
        <w:t xml:space="preserve">        while(a[i]!=b[j]){</w:t>
      </w:r>
    </w:p>
    <w:p w:rsidR="00EA72AA" w:rsidRPr="000665B4" w:rsidRDefault="00EA72AA" w:rsidP="00EA72AA">
      <w:pPr>
        <w:rPr>
          <w:rFonts w:ascii="宋体" w:eastAsia="宋体" w:hAnsi="宋体"/>
        </w:rPr>
      </w:pPr>
      <w:r w:rsidRPr="000665B4">
        <w:rPr>
          <w:rFonts w:ascii="宋体" w:eastAsia="宋体" w:hAnsi="宋体"/>
        </w:rPr>
        <w:lastRenderedPageBreak/>
        <w:t xml:space="preserve">            if(j==0) break;</w:t>
      </w:r>
    </w:p>
    <w:p w:rsidR="00EA72AA" w:rsidRPr="000665B4" w:rsidRDefault="00EA72AA" w:rsidP="00EA72AA">
      <w:pPr>
        <w:rPr>
          <w:rFonts w:ascii="宋体" w:eastAsia="宋体" w:hAnsi="宋体"/>
        </w:rPr>
      </w:pPr>
      <w:r w:rsidRPr="000665B4">
        <w:rPr>
          <w:rFonts w:ascii="宋体" w:eastAsia="宋体" w:hAnsi="宋体"/>
        </w:rPr>
        <w:t xml:space="preserve">            j=next[j-1];</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if(a[i]==b[j]){</w:t>
      </w:r>
    </w:p>
    <w:p w:rsidR="00EA72AA" w:rsidRPr="000665B4" w:rsidRDefault="00EA72AA" w:rsidP="00EA72AA">
      <w:pPr>
        <w:rPr>
          <w:rFonts w:ascii="宋体" w:eastAsia="宋体" w:hAnsi="宋体"/>
        </w:rPr>
      </w:pPr>
      <w:r w:rsidRPr="000665B4">
        <w:rPr>
          <w:rFonts w:ascii="宋体" w:eastAsia="宋体" w:hAnsi="宋体"/>
        </w:rPr>
        <w:t xml:space="preserve">            j++;</w:t>
      </w:r>
    </w:p>
    <w:p w:rsidR="00EA72AA" w:rsidRPr="000665B4" w:rsidRDefault="00EA72AA" w:rsidP="00EA72AA">
      <w:pPr>
        <w:rPr>
          <w:rFonts w:ascii="宋体" w:eastAsia="宋体" w:hAnsi="宋体"/>
        </w:rPr>
      </w:pPr>
      <w:r w:rsidRPr="000665B4">
        <w:rPr>
          <w:rFonts w:ascii="宋体" w:eastAsia="宋体" w:hAnsi="宋体"/>
        </w:rPr>
        <w:t xml:space="preserve">            if(j==lenb-1) cnt++;</w:t>
      </w:r>
    </w:p>
    <w:p w:rsidR="00EA72AA" w:rsidRPr="000665B4" w:rsidRDefault="00EA72AA" w:rsidP="00EA72AA">
      <w:pPr>
        <w:rPr>
          <w:rFonts w:ascii="宋体" w:eastAsia="宋体" w:hAnsi="宋体"/>
        </w:rPr>
      </w:pPr>
      <w:r w:rsidRPr="000665B4">
        <w:rPr>
          <w:rFonts w:ascii="宋体" w:eastAsia="宋体" w:hAnsi="宋体"/>
        </w:rPr>
        <w:t xml:space="preserve">            continue;</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return cnt;</w:t>
      </w:r>
    </w:p>
    <w:p w:rsidR="00EA72AA" w:rsidRPr="000665B4" w:rsidRDefault="00EA72AA" w:rsidP="00EA72AA">
      <w:pPr>
        <w:rPr>
          <w:rFonts w:ascii="宋体" w:eastAsia="宋体" w:hAnsi="宋体"/>
        </w:rPr>
      </w:pPr>
      <w:r w:rsidRPr="000665B4">
        <w:rPr>
          <w:rFonts w:ascii="宋体" w:eastAsia="宋体" w:hAnsi="宋体"/>
        </w:rPr>
        <w:t>}</w:t>
      </w:r>
    </w:p>
    <w:p w:rsidR="00EA72AA" w:rsidRPr="000665B4" w:rsidRDefault="00EA72AA" w:rsidP="00EA72AA">
      <w:pPr>
        <w:rPr>
          <w:rFonts w:ascii="宋体" w:eastAsia="宋体" w:hAnsi="宋体"/>
        </w:rPr>
      </w:pPr>
    </w:p>
    <w:p w:rsidR="00EA72AA" w:rsidRPr="000665B4" w:rsidRDefault="00EA72AA" w:rsidP="00EA72AA">
      <w:pPr>
        <w:rPr>
          <w:rFonts w:ascii="宋体" w:eastAsia="宋体" w:hAnsi="宋体"/>
        </w:rPr>
      </w:pPr>
      <w:r w:rsidRPr="000665B4">
        <w:rPr>
          <w:rFonts w:ascii="宋体" w:eastAsia="宋体" w:hAnsi="宋体"/>
        </w:rPr>
        <w:t>int main(){</w:t>
      </w:r>
    </w:p>
    <w:p w:rsidR="00EA72AA" w:rsidRPr="000665B4" w:rsidRDefault="00EA72AA" w:rsidP="00EA72AA">
      <w:pPr>
        <w:rPr>
          <w:rFonts w:ascii="宋体" w:eastAsia="宋体" w:hAnsi="宋体"/>
        </w:rPr>
      </w:pPr>
      <w:r w:rsidRPr="000665B4">
        <w:rPr>
          <w:rFonts w:ascii="宋体" w:eastAsia="宋体" w:hAnsi="宋体"/>
        </w:rPr>
        <w:t xml:space="preserve">    if(random_debug){</w:t>
      </w:r>
    </w:p>
    <w:p w:rsidR="00EA72AA" w:rsidRPr="000665B4" w:rsidRDefault="00EA72AA" w:rsidP="00EA72AA">
      <w:pPr>
        <w:rPr>
          <w:rFonts w:ascii="宋体" w:eastAsia="宋体" w:hAnsi="宋体"/>
        </w:rPr>
      </w:pPr>
      <w:r w:rsidRPr="000665B4">
        <w:rPr>
          <w:rFonts w:ascii="宋体" w:eastAsia="宋体" w:hAnsi="宋体"/>
        </w:rPr>
        <w:t xml:space="preserve">        int debug_case=10000;</w:t>
      </w:r>
    </w:p>
    <w:p w:rsidR="00EA72AA" w:rsidRPr="000665B4" w:rsidRDefault="00EA72AA" w:rsidP="00EA72AA">
      <w:pPr>
        <w:rPr>
          <w:rFonts w:ascii="宋体" w:eastAsia="宋体" w:hAnsi="宋体"/>
        </w:rPr>
      </w:pPr>
      <w:r w:rsidRPr="000665B4">
        <w:rPr>
          <w:rFonts w:ascii="宋体" w:eastAsia="宋体" w:hAnsi="宋体"/>
        </w:rPr>
        <w:t xml:space="preserve">        srand((unsigned)time(NULL));</w:t>
      </w:r>
    </w:p>
    <w:p w:rsidR="00EA72AA" w:rsidRPr="000665B4" w:rsidRDefault="00EA72AA" w:rsidP="00EA72AA">
      <w:pPr>
        <w:rPr>
          <w:rFonts w:ascii="宋体" w:eastAsia="宋体" w:hAnsi="宋体"/>
        </w:rPr>
      </w:pPr>
      <w:r w:rsidRPr="000665B4">
        <w:rPr>
          <w:rFonts w:ascii="宋体" w:eastAsia="宋体" w:hAnsi="宋体"/>
        </w:rPr>
        <w:t xml:space="preserve">        while(debug_case--){</w:t>
      </w:r>
    </w:p>
    <w:p w:rsidR="00EA72AA" w:rsidRPr="000665B4" w:rsidRDefault="00EA72AA" w:rsidP="00EA72AA">
      <w:pPr>
        <w:rPr>
          <w:rFonts w:ascii="宋体" w:eastAsia="宋体" w:hAnsi="宋体"/>
        </w:rPr>
      </w:pPr>
      <w:r w:rsidRPr="000665B4">
        <w:rPr>
          <w:rFonts w:ascii="宋体" w:eastAsia="宋体" w:hAnsi="宋体"/>
        </w:rPr>
        <w:t xml:space="preserve">            int lenamin=1,lenamax=1000,lena,lenbmin=1,lenbmax=10,lenb,chmin='A',chmax='Z',next[MAXLEN];</w:t>
      </w:r>
    </w:p>
    <w:p w:rsidR="00EA72AA" w:rsidRPr="000665B4" w:rsidRDefault="00EA72AA" w:rsidP="00EA72AA">
      <w:pPr>
        <w:rPr>
          <w:rFonts w:ascii="宋体" w:eastAsia="宋体" w:hAnsi="宋体"/>
        </w:rPr>
      </w:pPr>
      <w:r w:rsidRPr="000665B4">
        <w:rPr>
          <w:rFonts w:ascii="宋体" w:eastAsia="宋体" w:hAnsi="宋体"/>
        </w:rPr>
        <w:t xml:space="preserve">            lena=rand()%(lenamax-lenamin+1)+lenamin,lenb=rand()%(lenbmax-lenbmin+1)+lenbmin;</w:t>
      </w:r>
    </w:p>
    <w:p w:rsidR="00EA72AA" w:rsidRPr="000665B4" w:rsidRDefault="00EA72AA" w:rsidP="00EA72AA">
      <w:pPr>
        <w:rPr>
          <w:rFonts w:ascii="宋体" w:eastAsia="宋体" w:hAnsi="宋体"/>
        </w:rPr>
      </w:pPr>
      <w:r w:rsidRPr="000665B4">
        <w:rPr>
          <w:rFonts w:ascii="宋体" w:eastAsia="宋体" w:hAnsi="宋体"/>
        </w:rPr>
        <w:t xml:space="preserve">            char a[MAXLEN],b[MAXLEN];</w:t>
      </w:r>
    </w:p>
    <w:p w:rsidR="00EA72AA" w:rsidRPr="000665B4" w:rsidRDefault="00EA72AA" w:rsidP="00EA72AA">
      <w:pPr>
        <w:rPr>
          <w:rFonts w:ascii="宋体" w:eastAsia="宋体" w:hAnsi="宋体"/>
        </w:rPr>
      </w:pPr>
      <w:r w:rsidRPr="000665B4">
        <w:rPr>
          <w:rFonts w:ascii="宋体" w:eastAsia="宋体" w:hAnsi="宋体"/>
        </w:rPr>
        <w:t xml:space="preserve">            for (int i=0;i&lt;lena;i++) a[i]=rand()%(chmax-chmin+1)+chmin;</w:t>
      </w:r>
    </w:p>
    <w:p w:rsidR="00EA72AA" w:rsidRPr="000665B4" w:rsidRDefault="00EA72AA" w:rsidP="00EA72AA">
      <w:pPr>
        <w:rPr>
          <w:rFonts w:ascii="宋体" w:eastAsia="宋体" w:hAnsi="宋体"/>
        </w:rPr>
      </w:pPr>
      <w:r w:rsidRPr="000665B4">
        <w:rPr>
          <w:rFonts w:ascii="宋体" w:eastAsia="宋体" w:hAnsi="宋体"/>
        </w:rPr>
        <w:t xml:space="preserve">            for (int i=0;i&lt;lenb;i++) b[i]=rand()%(chmax-chmin+1)+chmin;</w:t>
      </w:r>
    </w:p>
    <w:p w:rsidR="00EA72AA" w:rsidRPr="000665B4" w:rsidRDefault="00EA72AA" w:rsidP="00EA72AA">
      <w:pPr>
        <w:rPr>
          <w:rFonts w:ascii="宋体" w:eastAsia="宋体" w:hAnsi="宋体"/>
        </w:rPr>
      </w:pPr>
      <w:r w:rsidRPr="000665B4">
        <w:rPr>
          <w:rFonts w:ascii="宋体" w:eastAsia="宋体" w:hAnsi="宋体"/>
        </w:rPr>
        <w:t xml:space="preserve">            int ans1=0,ans2=kmp(a,b,lena,lenb,next);</w:t>
      </w:r>
    </w:p>
    <w:p w:rsidR="00EA72AA" w:rsidRPr="000665B4" w:rsidRDefault="00EA72AA" w:rsidP="00EA72AA">
      <w:pPr>
        <w:rPr>
          <w:rFonts w:ascii="宋体" w:eastAsia="宋体" w:hAnsi="宋体"/>
        </w:rPr>
      </w:pPr>
      <w:r w:rsidRPr="000665B4">
        <w:rPr>
          <w:rFonts w:ascii="宋体" w:eastAsia="宋体" w:hAnsi="宋体"/>
        </w:rPr>
        <w:t xml:space="preserve">            for(int i=0;i&lt;lena;i++){</w:t>
      </w:r>
    </w:p>
    <w:p w:rsidR="00EA72AA" w:rsidRPr="000665B4" w:rsidRDefault="00EA72AA" w:rsidP="00EA72AA">
      <w:pPr>
        <w:rPr>
          <w:rFonts w:ascii="宋体" w:eastAsia="宋体" w:hAnsi="宋体"/>
        </w:rPr>
      </w:pPr>
      <w:r w:rsidRPr="000665B4">
        <w:rPr>
          <w:rFonts w:ascii="宋体" w:eastAsia="宋体" w:hAnsi="宋体"/>
        </w:rPr>
        <w:t xml:space="preserve">                bool check=true;</w:t>
      </w:r>
    </w:p>
    <w:p w:rsidR="00EA72AA" w:rsidRPr="000665B4" w:rsidRDefault="00EA72AA" w:rsidP="00EA72AA">
      <w:pPr>
        <w:rPr>
          <w:rFonts w:ascii="宋体" w:eastAsia="宋体" w:hAnsi="宋体"/>
        </w:rPr>
      </w:pPr>
      <w:r w:rsidRPr="000665B4">
        <w:rPr>
          <w:rFonts w:ascii="宋体" w:eastAsia="宋体" w:hAnsi="宋体"/>
        </w:rPr>
        <w:t xml:space="preserve">                for(int j=0;j&lt;lenb;j++){</w:t>
      </w:r>
    </w:p>
    <w:p w:rsidR="00EA72AA" w:rsidRPr="000665B4" w:rsidRDefault="00EA72AA" w:rsidP="00EA72AA">
      <w:pPr>
        <w:rPr>
          <w:rFonts w:ascii="宋体" w:eastAsia="宋体" w:hAnsi="宋体"/>
        </w:rPr>
      </w:pPr>
      <w:r w:rsidRPr="000665B4">
        <w:rPr>
          <w:rFonts w:ascii="宋体" w:eastAsia="宋体" w:hAnsi="宋体"/>
        </w:rPr>
        <w:t xml:space="preserve">                    if(i+j&gt;=lena){</w:t>
      </w:r>
    </w:p>
    <w:p w:rsidR="00EA72AA" w:rsidRPr="000665B4" w:rsidRDefault="00EA72AA" w:rsidP="00EA72AA">
      <w:pPr>
        <w:rPr>
          <w:rFonts w:ascii="宋体" w:eastAsia="宋体" w:hAnsi="宋体"/>
        </w:rPr>
      </w:pPr>
      <w:r w:rsidRPr="000665B4">
        <w:rPr>
          <w:rFonts w:ascii="宋体" w:eastAsia="宋体" w:hAnsi="宋体"/>
        </w:rPr>
        <w:t xml:space="preserve">                        check=false;</w:t>
      </w:r>
    </w:p>
    <w:p w:rsidR="00EA72AA" w:rsidRPr="000665B4" w:rsidRDefault="00EA72AA" w:rsidP="00EA72AA">
      <w:pPr>
        <w:rPr>
          <w:rFonts w:ascii="宋体" w:eastAsia="宋体" w:hAnsi="宋体"/>
        </w:rPr>
      </w:pPr>
      <w:r w:rsidRPr="000665B4">
        <w:rPr>
          <w:rFonts w:ascii="宋体" w:eastAsia="宋体" w:hAnsi="宋体"/>
        </w:rPr>
        <w:t xml:space="preserve">                        break;</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if(a[i+j]!=b[j]){</w:t>
      </w:r>
    </w:p>
    <w:p w:rsidR="00EA72AA" w:rsidRPr="000665B4" w:rsidRDefault="00EA72AA" w:rsidP="00EA72AA">
      <w:pPr>
        <w:rPr>
          <w:rFonts w:ascii="宋体" w:eastAsia="宋体" w:hAnsi="宋体"/>
        </w:rPr>
      </w:pPr>
      <w:r w:rsidRPr="000665B4">
        <w:rPr>
          <w:rFonts w:ascii="宋体" w:eastAsia="宋体" w:hAnsi="宋体"/>
        </w:rPr>
        <w:t xml:space="preserve">                        check=false;</w:t>
      </w:r>
    </w:p>
    <w:p w:rsidR="00EA72AA" w:rsidRPr="000665B4" w:rsidRDefault="00EA72AA" w:rsidP="00EA72AA">
      <w:pPr>
        <w:rPr>
          <w:rFonts w:ascii="宋体" w:eastAsia="宋体" w:hAnsi="宋体"/>
        </w:rPr>
      </w:pPr>
      <w:r w:rsidRPr="000665B4">
        <w:rPr>
          <w:rFonts w:ascii="宋体" w:eastAsia="宋体" w:hAnsi="宋体"/>
        </w:rPr>
        <w:t xml:space="preserve">                        break;</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if(check) ans1++;</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if(ans1!=ans2){</w:t>
      </w:r>
    </w:p>
    <w:p w:rsidR="00EA72AA" w:rsidRPr="000665B4" w:rsidRDefault="00EA72AA" w:rsidP="00EA72AA">
      <w:pPr>
        <w:rPr>
          <w:rFonts w:ascii="宋体" w:eastAsia="宋体" w:hAnsi="宋体"/>
        </w:rPr>
      </w:pPr>
      <w:r w:rsidRPr="000665B4">
        <w:rPr>
          <w:rFonts w:ascii="宋体" w:eastAsia="宋体" w:hAnsi="宋体"/>
        </w:rPr>
        <w:t xml:space="preserve">                printf("a:%d %s\nb:%d %s\nans1=%d,ans2=%d\nnext:",lena,a,lenb,b,ans1,ans2);</w:t>
      </w:r>
    </w:p>
    <w:p w:rsidR="00EA72AA" w:rsidRPr="000665B4" w:rsidRDefault="00EA72AA" w:rsidP="00EA72AA">
      <w:pPr>
        <w:rPr>
          <w:rFonts w:ascii="宋体" w:eastAsia="宋体" w:hAnsi="宋体"/>
        </w:rPr>
      </w:pPr>
      <w:r w:rsidRPr="000665B4">
        <w:rPr>
          <w:rFonts w:ascii="宋体" w:eastAsia="宋体" w:hAnsi="宋体"/>
        </w:rPr>
        <w:t xml:space="preserve">                for(int i=0;i&lt;lenb;i++) printf("%d ",next[i]);</w:t>
      </w:r>
    </w:p>
    <w:p w:rsidR="00EA72AA" w:rsidRPr="000665B4" w:rsidRDefault="00EA72AA" w:rsidP="00EA72AA">
      <w:pPr>
        <w:rPr>
          <w:rFonts w:ascii="宋体" w:eastAsia="宋体" w:hAnsi="宋体"/>
        </w:rPr>
      </w:pPr>
      <w:r w:rsidRPr="000665B4">
        <w:rPr>
          <w:rFonts w:ascii="宋体" w:eastAsia="宋体" w:hAnsi="宋体"/>
        </w:rPr>
        <w:lastRenderedPageBreak/>
        <w:t xml:space="preserve">                printf("\n");</w:t>
      </w:r>
    </w:p>
    <w:p w:rsidR="00EA72AA" w:rsidRPr="000665B4" w:rsidRDefault="00EA72AA" w:rsidP="00EA72AA">
      <w:pPr>
        <w:rPr>
          <w:rFonts w:ascii="宋体" w:eastAsia="宋体" w:hAnsi="宋体"/>
        </w:rPr>
      </w:pPr>
      <w:r w:rsidRPr="000665B4">
        <w:rPr>
          <w:rFonts w:ascii="宋体" w:eastAsia="宋体" w:hAnsi="宋体"/>
        </w:rPr>
        <w:t xml:space="preserve">                return 0;</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if(ans1&gt;1&amp;&amp;lenb&gt;1) printf("%d %d %d\n",ans1,lena,lenb);</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printf("correct\n");</w:t>
      </w:r>
    </w:p>
    <w:p w:rsidR="00EA72AA" w:rsidRPr="000665B4" w:rsidRDefault="00EA72AA" w:rsidP="00EA72AA">
      <w:pPr>
        <w:rPr>
          <w:rFonts w:ascii="宋体" w:eastAsia="宋体" w:hAnsi="宋体"/>
        </w:rPr>
      </w:pPr>
      <w:r w:rsidRPr="000665B4">
        <w:rPr>
          <w:rFonts w:ascii="宋体" w:eastAsia="宋体" w:hAnsi="宋体"/>
        </w:rPr>
        <w:t xml:space="preserve">        return 0;</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int t;</w:t>
      </w:r>
    </w:p>
    <w:p w:rsidR="00EA72AA" w:rsidRPr="000665B4" w:rsidRDefault="00EA72AA" w:rsidP="00EA72AA">
      <w:pPr>
        <w:rPr>
          <w:rFonts w:ascii="宋体" w:eastAsia="宋体" w:hAnsi="宋体"/>
        </w:rPr>
      </w:pPr>
      <w:r w:rsidRPr="000665B4">
        <w:rPr>
          <w:rFonts w:ascii="宋体" w:eastAsia="宋体" w:hAnsi="宋体"/>
        </w:rPr>
        <w:t xml:space="preserve">    scanf("%d",&amp;t);</w:t>
      </w:r>
    </w:p>
    <w:p w:rsidR="00EA72AA" w:rsidRPr="000665B4" w:rsidRDefault="00EA72AA" w:rsidP="00EA72AA">
      <w:pPr>
        <w:rPr>
          <w:rFonts w:ascii="宋体" w:eastAsia="宋体" w:hAnsi="宋体"/>
        </w:rPr>
      </w:pPr>
      <w:r w:rsidRPr="000665B4">
        <w:rPr>
          <w:rFonts w:ascii="宋体" w:eastAsia="宋体" w:hAnsi="宋体"/>
        </w:rPr>
        <w:t xml:space="preserve">    while(t--){</w:t>
      </w:r>
    </w:p>
    <w:p w:rsidR="00EA72AA" w:rsidRPr="000665B4" w:rsidRDefault="00EA72AA" w:rsidP="00EA72AA">
      <w:pPr>
        <w:rPr>
          <w:rFonts w:ascii="宋体" w:eastAsia="宋体" w:hAnsi="宋体"/>
        </w:rPr>
      </w:pPr>
      <w:r w:rsidRPr="000665B4">
        <w:rPr>
          <w:rFonts w:ascii="宋体" w:eastAsia="宋体" w:hAnsi="宋体"/>
        </w:rPr>
        <w:t xml:space="preserve">        char a[MAXLEN],b[MAXLEN];</w:t>
      </w:r>
    </w:p>
    <w:p w:rsidR="00EA72AA" w:rsidRPr="000665B4" w:rsidRDefault="00EA72AA" w:rsidP="00EA72AA">
      <w:pPr>
        <w:rPr>
          <w:rFonts w:ascii="宋体" w:eastAsia="宋体" w:hAnsi="宋体"/>
        </w:rPr>
      </w:pPr>
      <w:r w:rsidRPr="000665B4">
        <w:rPr>
          <w:rFonts w:ascii="宋体" w:eastAsia="宋体" w:hAnsi="宋体"/>
        </w:rPr>
        <w:t xml:space="preserve">        scanf("%s%s",b,a);</w:t>
      </w:r>
    </w:p>
    <w:p w:rsidR="00EA72AA" w:rsidRPr="000665B4" w:rsidRDefault="00EA72AA" w:rsidP="00EA72AA">
      <w:pPr>
        <w:rPr>
          <w:rFonts w:ascii="宋体" w:eastAsia="宋体" w:hAnsi="宋体"/>
        </w:rPr>
      </w:pPr>
      <w:r w:rsidRPr="000665B4">
        <w:rPr>
          <w:rFonts w:ascii="宋体" w:eastAsia="宋体" w:hAnsi="宋体"/>
        </w:rPr>
        <w:t xml:space="preserve">        int next[MAXLEN],lena=strlen(a),lenb=strlen(b);</w:t>
      </w:r>
    </w:p>
    <w:p w:rsidR="00EA72AA" w:rsidRPr="000665B4" w:rsidRDefault="00EA72AA" w:rsidP="00EA72AA">
      <w:pPr>
        <w:rPr>
          <w:rFonts w:ascii="宋体" w:eastAsia="宋体" w:hAnsi="宋体"/>
        </w:rPr>
      </w:pPr>
      <w:r w:rsidRPr="000665B4">
        <w:rPr>
          <w:rFonts w:ascii="宋体" w:eastAsia="宋体" w:hAnsi="宋体"/>
        </w:rPr>
        <w:t xml:space="preserve">        printf("%d\n",kmp(a,b,lena,lenb,next));</w:t>
      </w:r>
    </w:p>
    <w:p w:rsidR="00EA72AA" w:rsidRPr="000665B4" w:rsidRDefault="00EA72AA" w:rsidP="00EA72AA">
      <w:pPr>
        <w:rPr>
          <w:rFonts w:ascii="宋体" w:eastAsia="宋体" w:hAnsi="宋体"/>
        </w:rPr>
      </w:pPr>
      <w:r w:rsidRPr="000665B4">
        <w:rPr>
          <w:rFonts w:ascii="宋体" w:eastAsia="宋体" w:hAnsi="宋体"/>
        </w:rPr>
        <w:t xml:space="preserve">    }</w:t>
      </w:r>
    </w:p>
    <w:p w:rsidR="00EA72AA" w:rsidRPr="000665B4" w:rsidRDefault="00EA72AA" w:rsidP="00EA72AA">
      <w:pPr>
        <w:rPr>
          <w:rFonts w:ascii="宋体" w:eastAsia="宋体" w:hAnsi="宋体"/>
        </w:rPr>
      </w:pPr>
      <w:r w:rsidRPr="000665B4">
        <w:rPr>
          <w:rFonts w:ascii="宋体" w:eastAsia="宋体" w:hAnsi="宋体"/>
        </w:rPr>
        <w:t xml:space="preserve">    return 0;</w:t>
      </w:r>
    </w:p>
    <w:p w:rsidR="00EA72AA" w:rsidRPr="000665B4" w:rsidRDefault="00EA72AA" w:rsidP="00EA72AA">
      <w:pPr>
        <w:rPr>
          <w:rFonts w:ascii="宋体" w:eastAsia="宋体" w:hAnsi="宋体"/>
        </w:rPr>
      </w:pPr>
      <w:r w:rsidRPr="000665B4">
        <w:rPr>
          <w:rFonts w:ascii="宋体" w:eastAsia="宋体" w:hAnsi="宋体"/>
        </w:rPr>
        <w:t>}</w:t>
      </w:r>
    </w:p>
    <w:p w:rsidR="00D43614" w:rsidRPr="000665B4" w:rsidRDefault="00D43614" w:rsidP="0006405B">
      <w:pPr>
        <w:pStyle w:val="3"/>
        <w:rPr>
          <w:rFonts w:ascii="宋体" w:eastAsia="宋体" w:hAnsi="宋体"/>
          <w:b w:val="0"/>
        </w:rPr>
      </w:pPr>
      <w:bookmarkStart w:id="148" w:name="_Toc524383049"/>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2087</w:t>
      </w:r>
      <w:r w:rsidRPr="000665B4">
        <w:rPr>
          <w:rFonts w:ascii="宋体" w:eastAsia="宋体" w:hAnsi="宋体" w:hint="eastAsia"/>
          <w:b w:val="0"/>
        </w:rPr>
        <w:t>-剪花布条</w:t>
      </w:r>
      <w:bookmarkEnd w:id="148"/>
      <w:r w:rsidR="0006405B" w:rsidRPr="000665B4">
        <w:rPr>
          <w:rFonts w:ascii="宋体" w:eastAsia="宋体" w:hAnsi="宋体"/>
          <w:b w:val="0"/>
        </w:rPr>
        <w:fldChar w:fldCharType="begin"/>
      </w:r>
      <w:r w:rsidR="0006405B" w:rsidRPr="000665B4">
        <w:rPr>
          <w:rFonts w:ascii="宋体" w:eastAsia="宋体" w:hAnsi="宋体"/>
        </w:rPr>
        <w:instrText xml:space="preserve"> XE "</w:instrText>
      </w:r>
      <w:r w:rsidR="0006405B" w:rsidRPr="000665B4">
        <w:rPr>
          <w:rFonts w:ascii="宋体" w:eastAsia="宋体" w:hAnsi="宋体" w:hint="eastAsia"/>
          <w:b w:val="0"/>
        </w:rPr>
        <w:instrText>√-</w:instrText>
      </w:r>
      <w:r w:rsidR="0006405B" w:rsidRPr="000665B4">
        <w:rPr>
          <w:rFonts w:ascii="宋体" w:eastAsia="宋体" w:hAnsi="宋体"/>
          <w:b w:val="0"/>
        </w:rPr>
        <w:instrText>HDU</w:instrText>
      </w:r>
      <w:r w:rsidR="0006405B" w:rsidRPr="000665B4">
        <w:rPr>
          <w:rFonts w:ascii="宋体" w:eastAsia="宋体" w:hAnsi="宋体" w:hint="eastAsia"/>
          <w:b w:val="0"/>
        </w:rPr>
        <w:instrText>-</w:instrText>
      </w:r>
      <w:r w:rsidR="0006405B" w:rsidRPr="000665B4">
        <w:rPr>
          <w:rFonts w:ascii="宋体" w:eastAsia="宋体" w:hAnsi="宋体"/>
          <w:b w:val="0"/>
        </w:rPr>
        <w:instrText>2087</w:instrText>
      </w:r>
      <w:r w:rsidR="0006405B" w:rsidRPr="000665B4">
        <w:rPr>
          <w:rFonts w:ascii="宋体" w:eastAsia="宋体" w:hAnsi="宋体" w:hint="eastAsia"/>
          <w:b w:val="0"/>
        </w:rPr>
        <w:instrText>-剪花布条</w:instrText>
      </w:r>
      <w:r w:rsidR="0006405B" w:rsidRPr="000665B4">
        <w:rPr>
          <w:rFonts w:ascii="宋体" w:eastAsia="宋体" w:hAnsi="宋体"/>
          <w:b w:val="0"/>
        </w:rPr>
        <w:instrText>:</w:instrText>
      </w:r>
      <w:r w:rsidR="0006405B" w:rsidRPr="000665B4">
        <w:rPr>
          <w:rFonts w:ascii="宋体" w:eastAsia="宋体" w:hAnsi="宋体"/>
        </w:rPr>
        <w:instrText xml:space="preserve">2087" \y "HDU:2087" </w:instrText>
      </w:r>
      <w:r w:rsidR="0006405B" w:rsidRPr="000665B4">
        <w:rPr>
          <w:rFonts w:ascii="宋体" w:eastAsia="宋体" w:hAnsi="宋体"/>
          <w:b w:val="0"/>
        </w:rPr>
        <w:fldChar w:fldCharType="end"/>
      </w:r>
    </w:p>
    <w:p w:rsidR="00D43614" w:rsidRPr="000665B4" w:rsidRDefault="00D43614" w:rsidP="00EA72AA">
      <w:pPr>
        <w:rPr>
          <w:rFonts w:ascii="宋体" w:eastAsia="宋体" w:hAnsi="宋体"/>
        </w:rPr>
      </w:pPr>
      <w:r w:rsidRPr="000665B4">
        <w:rPr>
          <w:rFonts w:ascii="宋体" w:eastAsia="宋体" w:hAnsi="宋体" w:hint="eastAsia"/>
        </w:rPr>
        <w:t>【题意】给定字符串a和b，问a最多能拆出多少个b字符串</w:t>
      </w:r>
    </w:p>
    <w:p w:rsidR="009E0072" w:rsidRPr="000665B4" w:rsidRDefault="00D43614" w:rsidP="00EA72AA">
      <w:pPr>
        <w:rPr>
          <w:rFonts w:ascii="宋体" w:eastAsia="宋体" w:hAnsi="宋体"/>
        </w:rPr>
      </w:pPr>
      <w:r w:rsidRPr="000665B4">
        <w:rPr>
          <w:rFonts w:ascii="宋体" w:eastAsia="宋体" w:hAnsi="宋体" w:hint="eastAsia"/>
        </w:rPr>
        <w:t>【题解】KMP简单题</w:t>
      </w:r>
      <w:r w:rsidR="0006405B" w:rsidRPr="000665B4">
        <w:rPr>
          <w:rFonts w:ascii="宋体" w:eastAsia="宋体" w:hAnsi="宋体" w:hint="eastAsia"/>
        </w:rPr>
        <w:t>。a中可能有</w:t>
      </w:r>
      <w:r w:rsidR="0006405B" w:rsidRPr="000665B4">
        <w:rPr>
          <w:rFonts w:ascii="宋体" w:eastAsia="宋体" w:hAnsi="宋体"/>
        </w:rPr>
        <w:t>多种选择方案，按</w:t>
      </w:r>
      <w:r w:rsidR="0006405B" w:rsidRPr="000665B4">
        <w:rPr>
          <w:rFonts w:ascii="宋体" w:eastAsia="宋体" w:hAnsi="宋体" w:hint="eastAsia"/>
        </w:rPr>
        <w:t>顺序</w:t>
      </w:r>
      <w:r w:rsidR="0006405B" w:rsidRPr="000665B4">
        <w:rPr>
          <w:rFonts w:ascii="宋体" w:eastAsia="宋体" w:hAnsi="宋体"/>
        </w:rPr>
        <w:t>从前往后匹配一定是数量最多的。</w:t>
      </w:r>
      <w:r w:rsidR="0006405B" w:rsidRPr="000665B4">
        <w:rPr>
          <w:rFonts w:ascii="宋体" w:eastAsia="宋体" w:hAnsi="宋体" w:hint="eastAsia"/>
        </w:rPr>
        <w:t>考虑这样</w:t>
      </w:r>
      <w:r w:rsidR="0006405B" w:rsidRPr="000665B4">
        <w:rPr>
          <w:rFonts w:ascii="宋体" w:eastAsia="宋体" w:hAnsi="宋体"/>
        </w:rPr>
        <w:t>证明。</w:t>
      </w:r>
      <w:r w:rsidR="0006405B" w:rsidRPr="000665B4">
        <w:rPr>
          <w:rFonts w:ascii="宋体" w:eastAsia="宋体" w:hAnsi="宋体" w:hint="eastAsia"/>
        </w:rPr>
        <w:t>假定</w:t>
      </w:r>
      <w:r w:rsidR="0006405B" w:rsidRPr="000665B4">
        <w:rPr>
          <w:rFonts w:ascii="宋体" w:eastAsia="宋体" w:hAnsi="宋体"/>
        </w:rPr>
        <w:t>我们已经在</w:t>
      </w:r>
      <w:r w:rsidR="0006405B" w:rsidRPr="000665B4">
        <w:rPr>
          <w:rFonts w:ascii="宋体" w:eastAsia="宋体" w:hAnsi="宋体" w:hint="eastAsia"/>
        </w:rPr>
        <w:t>a中</w:t>
      </w:r>
      <w:r w:rsidR="0006405B" w:rsidRPr="000665B4">
        <w:rPr>
          <w:rFonts w:ascii="宋体" w:eastAsia="宋体" w:hAnsi="宋体"/>
        </w:rPr>
        <w:t>选择了</w:t>
      </w:r>
      <w:r w:rsidR="0006405B" w:rsidRPr="000665B4">
        <w:rPr>
          <w:rFonts w:ascii="宋体" w:eastAsia="宋体" w:hAnsi="宋体" w:hint="eastAsia"/>
        </w:rPr>
        <w:t>n个</w:t>
      </w:r>
      <w:r w:rsidR="0006405B" w:rsidRPr="000665B4">
        <w:rPr>
          <w:rFonts w:ascii="宋体" w:eastAsia="宋体" w:hAnsi="宋体"/>
        </w:rPr>
        <w:t>不想交的</w:t>
      </w:r>
      <w:r w:rsidR="0006405B" w:rsidRPr="000665B4">
        <w:rPr>
          <w:rFonts w:ascii="宋体" w:eastAsia="宋体" w:hAnsi="宋体" w:hint="eastAsia"/>
        </w:rPr>
        <w:t>b串b1,b2</w:t>
      </w:r>
      <w:r w:rsidR="0006405B" w:rsidRPr="000665B4">
        <w:rPr>
          <w:rFonts w:ascii="宋体" w:eastAsia="宋体" w:hAnsi="宋体"/>
        </w:rPr>
        <w:t>…bn</w:t>
      </w:r>
      <w:r w:rsidR="0006405B" w:rsidRPr="000665B4">
        <w:rPr>
          <w:rFonts w:ascii="宋体" w:eastAsia="宋体" w:hAnsi="宋体" w:hint="eastAsia"/>
        </w:rPr>
        <w:t>（从前往后）。</w:t>
      </w:r>
      <w:r w:rsidR="009E0072" w:rsidRPr="000665B4">
        <w:rPr>
          <w:rFonts w:ascii="宋体" w:eastAsia="宋体" w:hAnsi="宋体" w:hint="eastAsia"/>
        </w:rPr>
        <w:t>对于</w:t>
      </w:r>
      <w:r w:rsidR="009E0072" w:rsidRPr="000665B4">
        <w:rPr>
          <w:rFonts w:ascii="宋体" w:eastAsia="宋体" w:hAnsi="宋体"/>
        </w:rPr>
        <w:t>某一个串，如果同时有</w:t>
      </w:r>
      <w:r w:rsidR="009E0072" w:rsidRPr="000665B4">
        <w:rPr>
          <w:rFonts w:ascii="宋体" w:eastAsia="宋体" w:hAnsi="宋体" w:hint="eastAsia"/>
        </w:rPr>
        <w:t>2个</w:t>
      </w:r>
      <w:r w:rsidR="009E0072" w:rsidRPr="000665B4">
        <w:rPr>
          <w:rFonts w:ascii="宋体" w:eastAsia="宋体" w:hAnsi="宋体"/>
        </w:rPr>
        <w:t>串与它相交</w:t>
      </w:r>
      <w:r w:rsidR="009E0072" w:rsidRPr="000665B4">
        <w:rPr>
          <w:rFonts w:ascii="宋体" w:eastAsia="宋体" w:hAnsi="宋体" w:hint="eastAsia"/>
        </w:rPr>
        <w:t>（不可能</w:t>
      </w:r>
      <w:r w:rsidR="009E0072" w:rsidRPr="000665B4">
        <w:rPr>
          <w:rFonts w:ascii="宋体" w:eastAsia="宋体" w:hAnsi="宋体"/>
        </w:rPr>
        <w:t>有</w:t>
      </w:r>
      <w:r w:rsidR="009E0072" w:rsidRPr="000665B4">
        <w:rPr>
          <w:rFonts w:ascii="宋体" w:eastAsia="宋体" w:hAnsi="宋体" w:hint="eastAsia"/>
        </w:rPr>
        <w:t>3个</w:t>
      </w:r>
      <w:r w:rsidR="009E0072" w:rsidRPr="000665B4">
        <w:rPr>
          <w:rFonts w:ascii="宋体" w:eastAsia="宋体" w:hAnsi="宋体"/>
        </w:rPr>
        <w:t>或以上的串与它相交还保持互不相交</w:t>
      </w:r>
      <w:r w:rsidR="009E0072" w:rsidRPr="000665B4">
        <w:rPr>
          <w:rFonts w:ascii="宋体" w:eastAsia="宋体" w:hAnsi="宋体" w:hint="eastAsia"/>
        </w:rPr>
        <w:t>）</w:t>
      </w:r>
      <w:r w:rsidR="009E0072" w:rsidRPr="000665B4">
        <w:rPr>
          <w:rFonts w:ascii="宋体" w:eastAsia="宋体" w:hAnsi="宋体"/>
        </w:rPr>
        <w:t>，</w:t>
      </w:r>
      <w:r w:rsidR="009E0072" w:rsidRPr="000665B4">
        <w:rPr>
          <w:rFonts w:ascii="宋体" w:eastAsia="宋体" w:hAnsi="宋体" w:hint="eastAsia"/>
        </w:rPr>
        <w:t>且</w:t>
      </w:r>
      <w:r w:rsidR="009E0072" w:rsidRPr="000665B4">
        <w:rPr>
          <w:rFonts w:ascii="宋体" w:eastAsia="宋体" w:hAnsi="宋体"/>
        </w:rPr>
        <w:t>替换为这</w:t>
      </w:r>
      <w:r w:rsidR="009E0072" w:rsidRPr="000665B4">
        <w:rPr>
          <w:rFonts w:ascii="宋体" w:eastAsia="宋体" w:hAnsi="宋体" w:hint="eastAsia"/>
        </w:rPr>
        <w:t>2个</w:t>
      </w:r>
      <w:r w:rsidR="009E0072" w:rsidRPr="000665B4">
        <w:rPr>
          <w:rFonts w:ascii="宋体" w:eastAsia="宋体" w:hAnsi="宋体"/>
        </w:rPr>
        <w:t>串之后</w:t>
      </w:r>
      <w:r w:rsidR="009E0072" w:rsidRPr="000665B4">
        <w:rPr>
          <w:rFonts w:ascii="宋体" w:eastAsia="宋体" w:hAnsi="宋体" w:hint="eastAsia"/>
        </w:rPr>
        <w:t>n+1个</w:t>
      </w:r>
      <w:r w:rsidR="009E0072" w:rsidRPr="000665B4">
        <w:rPr>
          <w:rFonts w:ascii="宋体" w:eastAsia="宋体" w:hAnsi="宋体"/>
        </w:rPr>
        <w:t>串都互不相交，</w:t>
      </w:r>
      <w:r w:rsidR="009E0072" w:rsidRPr="000665B4">
        <w:rPr>
          <w:rFonts w:ascii="宋体" w:eastAsia="宋体" w:hAnsi="宋体" w:hint="eastAsia"/>
        </w:rPr>
        <w:t>则应该</w:t>
      </w:r>
      <w:r w:rsidR="009E0072" w:rsidRPr="000665B4">
        <w:rPr>
          <w:rFonts w:ascii="宋体" w:eastAsia="宋体" w:hAnsi="宋体"/>
        </w:rPr>
        <w:t>作出这样的替换，</w:t>
      </w:r>
      <w:r w:rsidR="009E0072" w:rsidRPr="000665B4">
        <w:rPr>
          <w:rFonts w:ascii="宋体" w:eastAsia="宋体" w:hAnsi="宋体" w:hint="eastAsia"/>
        </w:rPr>
        <w:t>这种情况</w:t>
      </w:r>
      <w:r w:rsidR="009E0072" w:rsidRPr="000665B4">
        <w:rPr>
          <w:rFonts w:ascii="宋体" w:eastAsia="宋体" w:hAnsi="宋体"/>
        </w:rPr>
        <w:t>被替换的串一定在替换后的（</w:t>
      </w:r>
      <w:r w:rsidR="009E0072" w:rsidRPr="000665B4">
        <w:rPr>
          <w:rFonts w:ascii="宋体" w:eastAsia="宋体" w:hAnsi="宋体" w:hint="eastAsia"/>
        </w:rPr>
        <w:t>更优解</w:t>
      </w:r>
      <w:r w:rsidR="009E0072" w:rsidRPr="000665B4">
        <w:rPr>
          <w:rFonts w:ascii="宋体" w:eastAsia="宋体" w:hAnsi="宋体"/>
        </w:rPr>
        <w:t>的中间）</w:t>
      </w:r>
      <w:r w:rsidR="009E0072" w:rsidRPr="000665B4">
        <w:rPr>
          <w:rFonts w:ascii="宋体" w:eastAsia="宋体" w:hAnsi="宋体" w:hint="eastAsia"/>
        </w:rPr>
        <w:t>，</w:t>
      </w:r>
      <w:r w:rsidR="009E0072" w:rsidRPr="000665B4">
        <w:rPr>
          <w:rFonts w:ascii="宋体" w:eastAsia="宋体" w:hAnsi="宋体"/>
        </w:rPr>
        <w:t>因此如果按照顺序选取就一定会先</w:t>
      </w:r>
      <w:r w:rsidR="009E0072" w:rsidRPr="000665B4">
        <w:rPr>
          <w:rFonts w:ascii="宋体" w:eastAsia="宋体" w:hAnsi="宋体" w:hint="eastAsia"/>
        </w:rPr>
        <w:t>选到</w:t>
      </w:r>
      <w:r w:rsidR="009E0072" w:rsidRPr="000665B4">
        <w:rPr>
          <w:rFonts w:ascii="宋体" w:eastAsia="宋体" w:hAnsi="宋体"/>
        </w:rPr>
        <w:t>更优解而不是这个</w:t>
      </w:r>
      <w:r w:rsidR="009E0072" w:rsidRPr="000665B4">
        <w:rPr>
          <w:rFonts w:ascii="宋体" w:eastAsia="宋体" w:hAnsi="宋体" w:hint="eastAsia"/>
        </w:rPr>
        <w:t>应该</w:t>
      </w:r>
      <w:r w:rsidR="009E0072" w:rsidRPr="000665B4">
        <w:rPr>
          <w:rFonts w:ascii="宋体" w:eastAsia="宋体" w:hAnsi="宋体"/>
        </w:rPr>
        <w:t>被替换的串。</w:t>
      </w:r>
    </w:p>
    <w:p w:rsidR="00D43614" w:rsidRPr="000665B4" w:rsidRDefault="00D43614" w:rsidP="00EA72AA">
      <w:pPr>
        <w:rPr>
          <w:rFonts w:ascii="宋体" w:eastAsia="宋体" w:hAnsi="宋体"/>
        </w:rPr>
      </w:pPr>
      <w:r w:rsidRPr="000665B4">
        <w:rPr>
          <w:rFonts w:ascii="宋体" w:eastAsia="宋体" w:hAnsi="宋体" w:hint="eastAsia"/>
        </w:rPr>
        <w:t>【代码】</w:t>
      </w:r>
    </w:p>
    <w:p w:rsidR="00D43614" w:rsidRPr="000665B4" w:rsidRDefault="00D43614" w:rsidP="00D43614">
      <w:pPr>
        <w:rPr>
          <w:rFonts w:ascii="宋体" w:eastAsia="宋体" w:hAnsi="宋体"/>
        </w:rPr>
      </w:pPr>
      <w:r w:rsidRPr="000665B4">
        <w:rPr>
          <w:rFonts w:ascii="宋体" w:eastAsia="宋体" w:hAnsi="宋体"/>
        </w:rPr>
        <w:t>#include &lt;bits/stdc++.h&gt;</w:t>
      </w:r>
    </w:p>
    <w:p w:rsidR="00D43614" w:rsidRPr="000665B4" w:rsidRDefault="00D43614" w:rsidP="00D43614">
      <w:pPr>
        <w:rPr>
          <w:rFonts w:ascii="宋体" w:eastAsia="宋体" w:hAnsi="宋体"/>
        </w:rPr>
      </w:pPr>
      <w:r w:rsidRPr="000665B4">
        <w:rPr>
          <w:rFonts w:ascii="宋体" w:eastAsia="宋体" w:hAnsi="宋体"/>
        </w:rPr>
        <w:t>#define MAXN 1010</w:t>
      </w:r>
    </w:p>
    <w:p w:rsidR="00D43614" w:rsidRPr="000665B4" w:rsidRDefault="00D43614" w:rsidP="00D43614">
      <w:pPr>
        <w:rPr>
          <w:rFonts w:ascii="宋体" w:eastAsia="宋体" w:hAnsi="宋体"/>
        </w:rPr>
      </w:pPr>
      <w:r w:rsidRPr="000665B4">
        <w:rPr>
          <w:rFonts w:ascii="宋体" w:eastAsia="宋体" w:hAnsi="宋体"/>
        </w:rPr>
        <w:t>#define random_debug false</w:t>
      </w:r>
    </w:p>
    <w:p w:rsidR="00D43614" w:rsidRPr="000665B4" w:rsidRDefault="00D43614" w:rsidP="00D43614">
      <w:pPr>
        <w:rPr>
          <w:rFonts w:ascii="宋体" w:eastAsia="宋体" w:hAnsi="宋体"/>
        </w:rPr>
      </w:pPr>
    </w:p>
    <w:p w:rsidR="00D43614" w:rsidRPr="000665B4" w:rsidRDefault="00D43614" w:rsidP="00D43614">
      <w:pPr>
        <w:rPr>
          <w:rFonts w:ascii="宋体" w:eastAsia="宋体" w:hAnsi="宋体"/>
        </w:rPr>
      </w:pPr>
      <w:r w:rsidRPr="000665B4">
        <w:rPr>
          <w:rFonts w:ascii="宋体" w:eastAsia="宋体" w:hAnsi="宋体"/>
        </w:rPr>
        <w:t>using namespace std;</w:t>
      </w:r>
    </w:p>
    <w:p w:rsidR="00D43614" w:rsidRPr="000665B4" w:rsidRDefault="00D43614" w:rsidP="00D43614">
      <w:pPr>
        <w:rPr>
          <w:rFonts w:ascii="宋体" w:eastAsia="宋体" w:hAnsi="宋体"/>
        </w:rPr>
      </w:pPr>
    </w:p>
    <w:p w:rsidR="00D43614" w:rsidRPr="000665B4" w:rsidRDefault="00D43614" w:rsidP="00D43614">
      <w:pPr>
        <w:rPr>
          <w:rFonts w:ascii="宋体" w:eastAsia="宋体" w:hAnsi="宋体"/>
        </w:rPr>
      </w:pPr>
      <w:r w:rsidRPr="000665B4">
        <w:rPr>
          <w:rFonts w:ascii="宋体" w:eastAsia="宋体" w:hAnsi="宋体"/>
        </w:rPr>
        <w:t>void cal_next(char s[],int len,int next[]){</w:t>
      </w:r>
    </w:p>
    <w:p w:rsidR="00D43614" w:rsidRPr="000665B4" w:rsidRDefault="00D43614" w:rsidP="00D43614">
      <w:pPr>
        <w:rPr>
          <w:rFonts w:ascii="宋体" w:eastAsia="宋体" w:hAnsi="宋体"/>
        </w:rPr>
      </w:pPr>
      <w:r w:rsidRPr="000665B4">
        <w:rPr>
          <w:rFonts w:ascii="宋体" w:eastAsia="宋体" w:hAnsi="宋体"/>
        </w:rPr>
        <w:t xml:space="preserve">    next[0]=0;</w:t>
      </w:r>
    </w:p>
    <w:p w:rsidR="00D43614" w:rsidRPr="000665B4" w:rsidRDefault="00D43614" w:rsidP="00D43614">
      <w:pPr>
        <w:rPr>
          <w:rFonts w:ascii="宋体" w:eastAsia="宋体" w:hAnsi="宋体"/>
        </w:rPr>
      </w:pPr>
      <w:r w:rsidRPr="000665B4">
        <w:rPr>
          <w:rFonts w:ascii="宋体" w:eastAsia="宋体" w:hAnsi="宋体"/>
        </w:rPr>
        <w:t xml:space="preserve">    int i=1,j=0;</w:t>
      </w:r>
    </w:p>
    <w:p w:rsidR="00D43614" w:rsidRPr="000665B4" w:rsidRDefault="00D43614" w:rsidP="00D43614">
      <w:pPr>
        <w:rPr>
          <w:rFonts w:ascii="宋体" w:eastAsia="宋体" w:hAnsi="宋体"/>
        </w:rPr>
      </w:pPr>
      <w:r w:rsidRPr="000665B4">
        <w:rPr>
          <w:rFonts w:ascii="宋体" w:eastAsia="宋体" w:hAnsi="宋体"/>
        </w:rPr>
        <w:t xml:space="preserve">    while(i&lt;len){</w:t>
      </w:r>
    </w:p>
    <w:p w:rsidR="00D43614" w:rsidRPr="000665B4" w:rsidRDefault="00D43614" w:rsidP="00D43614">
      <w:pPr>
        <w:rPr>
          <w:rFonts w:ascii="宋体" w:eastAsia="宋体" w:hAnsi="宋体"/>
        </w:rPr>
      </w:pPr>
      <w:r w:rsidRPr="000665B4">
        <w:rPr>
          <w:rFonts w:ascii="宋体" w:eastAsia="宋体" w:hAnsi="宋体"/>
        </w:rPr>
        <w:t xml:space="preserve">        if(s[i]==s[j]){</w:t>
      </w:r>
    </w:p>
    <w:p w:rsidR="00D43614" w:rsidRPr="000665B4" w:rsidRDefault="00D43614" w:rsidP="00D43614">
      <w:pPr>
        <w:rPr>
          <w:rFonts w:ascii="宋体" w:eastAsia="宋体" w:hAnsi="宋体"/>
        </w:rPr>
      </w:pPr>
      <w:r w:rsidRPr="000665B4">
        <w:rPr>
          <w:rFonts w:ascii="宋体" w:eastAsia="宋体" w:hAnsi="宋体"/>
        </w:rPr>
        <w:t xml:space="preserve">            next[i]=j+1,i++,j++;</w:t>
      </w:r>
    </w:p>
    <w:p w:rsidR="00D43614" w:rsidRPr="000665B4" w:rsidRDefault="00D43614" w:rsidP="00D43614">
      <w:pPr>
        <w:rPr>
          <w:rFonts w:ascii="宋体" w:eastAsia="宋体" w:hAnsi="宋体"/>
        </w:rPr>
      </w:pPr>
      <w:r w:rsidRPr="000665B4">
        <w:rPr>
          <w:rFonts w:ascii="宋体" w:eastAsia="宋体" w:hAnsi="宋体"/>
        </w:rPr>
        <w:t xml:space="preserve">            continue;</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while(s[i]!=s[j]){</w:t>
      </w:r>
    </w:p>
    <w:p w:rsidR="00D43614" w:rsidRPr="000665B4" w:rsidRDefault="00D43614" w:rsidP="00D43614">
      <w:pPr>
        <w:rPr>
          <w:rFonts w:ascii="宋体" w:eastAsia="宋体" w:hAnsi="宋体"/>
        </w:rPr>
      </w:pPr>
      <w:r w:rsidRPr="000665B4">
        <w:rPr>
          <w:rFonts w:ascii="宋体" w:eastAsia="宋体" w:hAnsi="宋体"/>
        </w:rPr>
        <w:lastRenderedPageBreak/>
        <w:t xml:space="preserve">            if(j==0){</w:t>
      </w:r>
    </w:p>
    <w:p w:rsidR="00D43614" w:rsidRPr="000665B4" w:rsidRDefault="00D43614" w:rsidP="00D43614">
      <w:pPr>
        <w:rPr>
          <w:rFonts w:ascii="宋体" w:eastAsia="宋体" w:hAnsi="宋体"/>
        </w:rPr>
      </w:pPr>
      <w:r w:rsidRPr="000665B4">
        <w:rPr>
          <w:rFonts w:ascii="宋体" w:eastAsia="宋体" w:hAnsi="宋体"/>
        </w:rPr>
        <w:t xml:space="preserve">                next[i++]=0;</w:t>
      </w:r>
    </w:p>
    <w:p w:rsidR="00D43614" w:rsidRPr="000665B4" w:rsidRDefault="00D43614" w:rsidP="00D43614">
      <w:pPr>
        <w:rPr>
          <w:rFonts w:ascii="宋体" w:eastAsia="宋体" w:hAnsi="宋体"/>
        </w:rPr>
      </w:pPr>
      <w:r w:rsidRPr="000665B4">
        <w:rPr>
          <w:rFonts w:ascii="宋体" w:eastAsia="宋体" w:hAnsi="宋体"/>
        </w:rPr>
        <w:t xml:space="preserve">                break;</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j=next[j-1];</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return;</w:t>
      </w:r>
    </w:p>
    <w:p w:rsidR="00D43614" w:rsidRPr="000665B4" w:rsidRDefault="00D43614" w:rsidP="00D43614">
      <w:pPr>
        <w:rPr>
          <w:rFonts w:ascii="宋体" w:eastAsia="宋体" w:hAnsi="宋体"/>
        </w:rPr>
      </w:pPr>
      <w:r w:rsidRPr="000665B4">
        <w:rPr>
          <w:rFonts w:ascii="宋体" w:eastAsia="宋体" w:hAnsi="宋体"/>
        </w:rPr>
        <w:t>}</w:t>
      </w:r>
    </w:p>
    <w:p w:rsidR="00D43614" w:rsidRPr="000665B4" w:rsidRDefault="00D43614" w:rsidP="00D43614">
      <w:pPr>
        <w:rPr>
          <w:rFonts w:ascii="宋体" w:eastAsia="宋体" w:hAnsi="宋体"/>
        </w:rPr>
      </w:pPr>
    </w:p>
    <w:p w:rsidR="00D43614" w:rsidRPr="000665B4" w:rsidRDefault="00D43614" w:rsidP="00D43614">
      <w:pPr>
        <w:rPr>
          <w:rFonts w:ascii="宋体" w:eastAsia="宋体" w:hAnsi="宋体"/>
        </w:rPr>
      </w:pPr>
      <w:r w:rsidRPr="000665B4">
        <w:rPr>
          <w:rFonts w:ascii="宋体" w:eastAsia="宋体" w:hAnsi="宋体"/>
        </w:rPr>
        <w:t>int kmp(char a[],char b[],int lena,int lenb,int next[]){</w:t>
      </w:r>
    </w:p>
    <w:p w:rsidR="00D43614" w:rsidRPr="000665B4" w:rsidRDefault="00D43614" w:rsidP="00D43614">
      <w:pPr>
        <w:rPr>
          <w:rFonts w:ascii="宋体" w:eastAsia="宋体" w:hAnsi="宋体"/>
        </w:rPr>
      </w:pPr>
      <w:r w:rsidRPr="000665B4">
        <w:rPr>
          <w:rFonts w:ascii="宋体" w:eastAsia="宋体" w:hAnsi="宋体"/>
        </w:rPr>
        <w:t xml:space="preserve">    cal_next(b,lenb,next);</w:t>
      </w:r>
    </w:p>
    <w:p w:rsidR="00D43614" w:rsidRPr="000665B4" w:rsidRDefault="00D43614" w:rsidP="00D43614">
      <w:pPr>
        <w:rPr>
          <w:rFonts w:ascii="宋体" w:eastAsia="宋体" w:hAnsi="宋体"/>
        </w:rPr>
      </w:pPr>
      <w:r w:rsidRPr="000665B4">
        <w:rPr>
          <w:rFonts w:ascii="宋体" w:eastAsia="宋体" w:hAnsi="宋体"/>
        </w:rPr>
        <w:t xml:space="preserve">    int cnt=0;</w:t>
      </w:r>
    </w:p>
    <w:p w:rsidR="00D43614" w:rsidRPr="000665B4" w:rsidRDefault="00D43614" w:rsidP="00D43614">
      <w:pPr>
        <w:rPr>
          <w:rFonts w:ascii="宋体" w:eastAsia="宋体" w:hAnsi="宋体"/>
        </w:rPr>
      </w:pPr>
      <w:r w:rsidRPr="000665B4">
        <w:rPr>
          <w:rFonts w:ascii="宋体" w:eastAsia="宋体" w:hAnsi="宋体"/>
        </w:rPr>
        <w:t xml:space="preserve">    int j=0;</w:t>
      </w:r>
    </w:p>
    <w:p w:rsidR="00D43614" w:rsidRPr="000665B4" w:rsidRDefault="00D43614" w:rsidP="00D43614">
      <w:pPr>
        <w:rPr>
          <w:rFonts w:ascii="宋体" w:eastAsia="宋体" w:hAnsi="宋体"/>
        </w:rPr>
      </w:pPr>
      <w:r w:rsidRPr="000665B4">
        <w:rPr>
          <w:rFonts w:ascii="宋体" w:eastAsia="宋体" w:hAnsi="宋体"/>
        </w:rPr>
        <w:t xml:space="preserve">    for (int i=0;i&lt;lena;i++){</w:t>
      </w:r>
    </w:p>
    <w:p w:rsidR="00D43614" w:rsidRPr="000665B4" w:rsidRDefault="00D43614" w:rsidP="00D43614">
      <w:pPr>
        <w:rPr>
          <w:rFonts w:ascii="宋体" w:eastAsia="宋体" w:hAnsi="宋体"/>
        </w:rPr>
      </w:pPr>
      <w:r w:rsidRPr="000665B4">
        <w:rPr>
          <w:rFonts w:ascii="宋体" w:eastAsia="宋体" w:hAnsi="宋体"/>
        </w:rPr>
        <w:t xml:space="preserve">        while(a[i]!=b[j]){</w:t>
      </w:r>
    </w:p>
    <w:p w:rsidR="00D43614" w:rsidRPr="000665B4" w:rsidRDefault="00D43614" w:rsidP="00D43614">
      <w:pPr>
        <w:rPr>
          <w:rFonts w:ascii="宋体" w:eastAsia="宋体" w:hAnsi="宋体"/>
        </w:rPr>
      </w:pPr>
      <w:r w:rsidRPr="000665B4">
        <w:rPr>
          <w:rFonts w:ascii="宋体" w:eastAsia="宋体" w:hAnsi="宋体"/>
        </w:rPr>
        <w:t xml:space="preserve">            if(j==0) break;</w:t>
      </w:r>
    </w:p>
    <w:p w:rsidR="00D43614" w:rsidRPr="000665B4" w:rsidRDefault="00D43614" w:rsidP="00D43614">
      <w:pPr>
        <w:rPr>
          <w:rFonts w:ascii="宋体" w:eastAsia="宋体" w:hAnsi="宋体"/>
        </w:rPr>
      </w:pPr>
      <w:r w:rsidRPr="000665B4">
        <w:rPr>
          <w:rFonts w:ascii="宋体" w:eastAsia="宋体" w:hAnsi="宋体"/>
        </w:rPr>
        <w:t xml:space="preserve">            j=next[j-1];</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if(a[i]==b[j]){</w:t>
      </w:r>
    </w:p>
    <w:p w:rsidR="00D43614" w:rsidRPr="000665B4" w:rsidRDefault="00D43614" w:rsidP="00D43614">
      <w:pPr>
        <w:rPr>
          <w:rFonts w:ascii="宋体" w:eastAsia="宋体" w:hAnsi="宋体"/>
        </w:rPr>
      </w:pPr>
      <w:r w:rsidRPr="000665B4">
        <w:rPr>
          <w:rFonts w:ascii="宋体" w:eastAsia="宋体" w:hAnsi="宋体"/>
        </w:rPr>
        <w:t xml:space="preserve">            j++;</w:t>
      </w:r>
    </w:p>
    <w:p w:rsidR="00D43614" w:rsidRPr="000665B4" w:rsidRDefault="00D43614" w:rsidP="00D43614">
      <w:pPr>
        <w:rPr>
          <w:rFonts w:ascii="宋体" w:eastAsia="宋体" w:hAnsi="宋体"/>
        </w:rPr>
      </w:pPr>
      <w:r w:rsidRPr="000665B4">
        <w:rPr>
          <w:rFonts w:ascii="宋体" w:eastAsia="宋体" w:hAnsi="宋体"/>
        </w:rPr>
        <w:t xml:space="preserve">            if(j==lenb){</w:t>
      </w:r>
    </w:p>
    <w:p w:rsidR="00D43614" w:rsidRPr="000665B4" w:rsidRDefault="00D43614" w:rsidP="00D43614">
      <w:pPr>
        <w:rPr>
          <w:rFonts w:ascii="宋体" w:eastAsia="宋体" w:hAnsi="宋体"/>
        </w:rPr>
      </w:pPr>
      <w:r w:rsidRPr="000665B4">
        <w:rPr>
          <w:rFonts w:ascii="宋体" w:eastAsia="宋体" w:hAnsi="宋体"/>
        </w:rPr>
        <w:t xml:space="preserve">                cnt++;</w:t>
      </w:r>
    </w:p>
    <w:p w:rsidR="00D43614" w:rsidRPr="000665B4" w:rsidRDefault="00D43614" w:rsidP="00D43614">
      <w:pPr>
        <w:rPr>
          <w:rFonts w:ascii="宋体" w:eastAsia="宋体" w:hAnsi="宋体"/>
        </w:rPr>
      </w:pPr>
      <w:r w:rsidRPr="000665B4">
        <w:rPr>
          <w:rFonts w:ascii="宋体" w:eastAsia="宋体" w:hAnsi="宋体"/>
        </w:rPr>
        <w:t xml:space="preserve">                j=0;</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return cnt;</w:t>
      </w:r>
    </w:p>
    <w:p w:rsidR="00D43614" w:rsidRPr="000665B4" w:rsidRDefault="00D43614" w:rsidP="00D43614">
      <w:pPr>
        <w:rPr>
          <w:rFonts w:ascii="宋体" w:eastAsia="宋体" w:hAnsi="宋体"/>
        </w:rPr>
      </w:pPr>
      <w:r w:rsidRPr="000665B4">
        <w:rPr>
          <w:rFonts w:ascii="宋体" w:eastAsia="宋体" w:hAnsi="宋体"/>
        </w:rPr>
        <w:t>}</w:t>
      </w:r>
    </w:p>
    <w:p w:rsidR="00D43614" w:rsidRPr="000665B4" w:rsidRDefault="00D43614" w:rsidP="00D43614">
      <w:pPr>
        <w:rPr>
          <w:rFonts w:ascii="宋体" w:eastAsia="宋体" w:hAnsi="宋体"/>
        </w:rPr>
      </w:pPr>
    </w:p>
    <w:p w:rsidR="00D43614" w:rsidRPr="000665B4" w:rsidRDefault="00D43614" w:rsidP="00D43614">
      <w:pPr>
        <w:rPr>
          <w:rFonts w:ascii="宋体" w:eastAsia="宋体" w:hAnsi="宋体"/>
        </w:rPr>
      </w:pPr>
      <w:r w:rsidRPr="000665B4">
        <w:rPr>
          <w:rFonts w:ascii="宋体" w:eastAsia="宋体" w:hAnsi="宋体"/>
        </w:rPr>
        <w:t>int main(){</w:t>
      </w:r>
    </w:p>
    <w:p w:rsidR="00D43614" w:rsidRPr="000665B4" w:rsidRDefault="00D43614" w:rsidP="00D43614">
      <w:pPr>
        <w:rPr>
          <w:rFonts w:ascii="宋体" w:eastAsia="宋体" w:hAnsi="宋体"/>
        </w:rPr>
      </w:pPr>
      <w:r w:rsidRPr="000665B4">
        <w:rPr>
          <w:rFonts w:ascii="宋体" w:eastAsia="宋体" w:hAnsi="宋体"/>
        </w:rPr>
        <w:t xml:space="preserve">    if(random_debug){</w:t>
      </w:r>
    </w:p>
    <w:p w:rsidR="00D43614" w:rsidRPr="000665B4" w:rsidRDefault="00D43614" w:rsidP="00D43614">
      <w:pPr>
        <w:rPr>
          <w:rFonts w:ascii="宋体" w:eastAsia="宋体" w:hAnsi="宋体"/>
        </w:rPr>
      </w:pPr>
      <w:r w:rsidRPr="000665B4">
        <w:rPr>
          <w:rFonts w:ascii="宋体" w:eastAsia="宋体" w:hAnsi="宋体"/>
        </w:rPr>
        <w:t xml:space="preserve">        srand((unsigned)time(NULL));</w:t>
      </w:r>
    </w:p>
    <w:p w:rsidR="00D43614" w:rsidRPr="000665B4" w:rsidRDefault="00D43614" w:rsidP="00D43614">
      <w:pPr>
        <w:rPr>
          <w:rFonts w:ascii="宋体" w:eastAsia="宋体" w:hAnsi="宋体"/>
        </w:rPr>
      </w:pPr>
      <w:r w:rsidRPr="000665B4">
        <w:rPr>
          <w:rFonts w:ascii="宋体" w:eastAsia="宋体" w:hAnsi="宋体"/>
        </w:rPr>
        <w:t xml:space="preserve">        int debugcase=1000;</w:t>
      </w:r>
    </w:p>
    <w:p w:rsidR="00D43614" w:rsidRPr="000665B4" w:rsidRDefault="00D43614" w:rsidP="00D43614">
      <w:pPr>
        <w:rPr>
          <w:rFonts w:ascii="宋体" w:eastAsia="宋体" w:hAnsi="宋体"/>
        </w:rPr>
      </w:pPr>
      <w:r w:rsidRPr="000665B4">
        <w:rPr>
          <w:rFonts w:ascii="宋体" w:eastAsia="宋体" w:hAnsi="宋体"/>
        </w:rPr>
        <w:t xml:space="preserve">        while(debugcase--){</w:t>
      </w:r>
    </w:p>
    <w:p w:rsidR="00D43614" w:rsidRPr="000665B4" w:rsidRDefault="00D43614" w:rsidP="00D43614">
      <w:pPr>
        <w:rPr>
          <w:rFonts w:ascii="宋体" w:eastAsia="宋体" w:hAnsi="宋体"/>
        </w:rPr>
      </w:pPr>
      <w:r w:rsidRPr="000665B4">
        <w:rPr>
          <w:rFonts w:ascii="宋体" w:eastAsia="宋体" w:hAnsi="宋体"/>
        </w:rPr>
        <w:t xml:space="preserve">            char a[MAXN],b[MAXN],chmin='a',chmax='d';</w:t>
      </w:r>
    </w:p>
    <w:p w:rsidR="00D43614" w:rsidRPr="000665B4" w:rsidRDefault="00D43614" w:rsidP="00D43614">
      <w:pPr>
        <w:rPr>
          <w:rFonts w:ascii="宋体" w:eastAsia="宋体" w:hAnsi="宋体"/>
        </w:rPr>
      </w:pPr>
      <w:r w:rsidRPr="000665B4">
        <w:rPr>
          <w:rFonts w:ascii="宋体" w:eastAsia="宋体" w:hAnsi="宋体"/>
        </w:rPr>
        <w:t xml:space="preserve">            int lenamin=1,lenamax=1000,lena=rand()%(lenamax-lenamin+1)+lenamin,lenbmin=1,lenbmax=100,lenb=rand()%(lenbmax-lenbmin+1)+lenbmin,next[MAXN];</w:t>
      </w:r>
    </w:p>
    <w:p w:rsidR="00D43614" w:rsidRPr="000665B4" w:rsidRDefault="00D43614" w:rsidP="00D43614">
      <w:pPr>
        <w:rPr>
          <w:rFonts w:ascii="宋体" w:eastAsia="宋体" w:hAnsi="宋体"/>
        </w:rPr>
      </w:pPr>
      <w:r w:rsidRPr="000665B4">
        <w:rPr>
          <w:rFonts w:ascii="宋体" w:eastAsia="宋体" w:hAnsi="宋体"/>
        </w:rPr>
        <w:t xml:space="preserve">            for(int i=0;i&lt;lena;i++) a[i]=rand()%(chmax-chmin+1)+chmin;</w:t>
      </w:r>
    </w:p>
    <w:p w:rsidR="00D43614" w:rsidRPr="000665B4" w:rsidRDefault="00D43614" w:rsidP="00D43614">
      <w:pPr>
        <w:rPr>
          <w:rFonts w:ascii="宋体" w:eastAsia="宋体" w:hAnsi="宋体"/>
        </w:rPr>
      </w:pPr>
      <w:r w:rsidRPr="000665B4">
        <w:rPr>
          <w:rFonts w:ascii="宋体" w:eastAsia="宋体" w:hAnsi="宋体"/>
        </w:rPr>
        <w:t xml:space="preserve">            for(int i=0;i&lt;lenb;i++) b[i]=rand()%(chmax-chmin+1)+chmin;</w:t>
      </w:r>
    </w:p>
    <w:p w:rsidR="00D43614" w:rsidRPr="000665B4" w:rsidRDefault="00D43614" w:rsidP="00D43614">
      <w:pPr>
        <w:rPr>
          <w:rFonts w:ascii="宋体" w:eastAsia="宋体" w:hAnsi="宋体"/>
        </w:rPr>
      </w:pPr>
      <w:r w:rsidRPr="000665B4">
        <w:rPr>
          <w:rFonts w:ascii="宋体" w:eastAsia="宋体" w:hAnsi="宋体"/>
        </w:rPr>
        <w:t xml:space="preserve">            a[lena]=b[lenb]='\0';</w:t>
      </w:r>
    </w:p>
    <w:p w:rsidR="00D43614" w:rsidRPr="000665B4" w:rsidRDefault="00D43614" w:rsidP="00D43614">
      <w:pPr>
        <w:rPr>
          <w:rFonts w:ascii="宋体" w:eastAsia="宋体" w:hAnsi="宋体"/>
        </w:rPr>
      </w:pPr>
      <w:r w:rsidRPr="000665B4">
        <w:rPr>
          <w:rFonts w:ascii="宋体" w:eastAsia="宋体" w:hAnsi="宋体"/>
        </w:rPr>
        <w:t xml:space="preserve">            int ans1=0,ans2=kmp(a,b,lena,lenb,next);</w:t>
      </w:r>
    </w:p>
    <w:p w:rsidR="00D43614" w:rsidRPr="000665B4" w:rsidRDefault="00D43614" w:rsidP="00D43614">
      <w:pPr>
        <w:rPr>
          <w:rFonts w:ascii="宋体" w:eastAsia="宋体" w:hAnsi="宋体"/>
        </w:rPr>
      </w:pPr>
      <w:r w:rsidRPr="000665B4">
        <w:rPr>
          <w:rFonts w:ascii="宋体" w:eastAsia="宋体" w:hAnsi="宋体"/>
        </w:rPr>
        <w:t xml:space="preserve">            int i=0;</w:t>
      </w:r>
    </w:p>
    <w:p w:rsidR="00D43614" w:rsidRPr="000665B4" w:rsidRDefault="00D43614" w:rsidP="00D43614">
      <w:pPr>
        <w:rPr>
          <w:rFonts w:ascii="宋体" w:eastAsia="宋体" w:hAnsi="宋体"/>
        </w:rPr>
      </w:pPr>
      <w:r w:rsidRPr="000665B4">
        <w:rPr>
          <w:rFonts w:ascii="宋体" w:eastAsia="宋体" w:hAnsi="宋体"/>
        </w:rPr>
        <w:lastRenderedPageBreak/>
        <w:t xml:space="preserve">            while(i&lt;lena){</w:t>
      </w:r>
    </w:p>
    <w:p w:rsidR="00D43614" w:rsidRPr="000665B4" w:rsidRDefault="00D43614" w:rsidP="00D43614">
      <w:pPr>
        <w:rPr>
          <w:rFonts w:ascii="宋体" w:eastAsia="宋体" w:hAnsi="宋体"/>
        </w:rPr>
      </w:pPr>
      <w:r w:rsidRPr="000665B4">
        <w:rPr>
          <w:rFonts w:ascii="宋体" w:eastAsia="宋体" w:hAnsi="宋体"/>
        </w:rPr>
        <w:t xml:space="preserve">                bool match=true;</w:t>
      </w:r>
    </w:p>
    <w:p w:rsidR="00D43614" w:rsidRPr="000665B4" w:rsidRDefault="00D43614" w:rsidP="00D43614">
      <w:pPr>
        <w:rPr>
          <w:rFonts w:ascii="宋体" w:eastAsia="宋体" w:hAnsi="宋体"/>
        </w:rPr>
      </w:pPr>
      <w:r w:rsidRPr="000665B4">
        <w:rPr>
          <w:rFonts w:ascii="宋体" w:eastAsia="宋体" w:hAnsi="宋体"/>
        </w:rPr>
        <w:t xml:space="preserve">                int j;</w:t>
      </w:r>
    </w:p>
    <w:p w:rsidR="00D43614" w:rsidRPr="000665B4" w:rsidRDefault="00D43614" w:rsidP="00D43614">
      <w:pPr>
        <w:rPr>
          <w:rFonts w:ascii="宋体" w:eastAsia="宋体" w:hAnsi="宋体"/>
        </w:rPr>
      </w:pPr>
      <w:r w:rsidRPr="000665B4">
        <w:rPr>
          <w:rFonts w:ascii="宋体" w:eastAsia="宋体" w:hAnsi="宋体"/>
        </w:rPr>
        <w:t xml:space="preserve">                for(j=0;j&lt;lenb;j++){</w:t>
      </w:r>
    </w:p>
    <w:p w:rsidR="00D43614" w:rsidRPr="000665B4" w:rsidRDefault="00D43614" w:rsidP="00D43614">
      <w:pPr>
        <w:rPr>
          <w:rFonts w:ascii="宋体" w:eastAsia="宋体" w:hAnsi="宋体"/>
        </w:rPr>
      </w:pPr>
      <w:r w:rsidRPr="000665B4">
        <w:rPr>
          <w:rFonts w:ascii="宋体" w:eastAsia="宋体" w:hAnsi="宋体"/>
        </w:rPr>
        <w:t xml:space="preserve">                    if(i+j&gt;=lena){</w:t>
      </w:r>
    </w:p>
    <w:p w:rsidR="00D43614" w:rsidRPr="000665B4" w:rsidRDefault="00D43614" w:rsidP="00D43614">
      <w:pPr>
        <w:rPr>
          <w:rFonts w:ascii="宋体" w:eastAsia="宋体" w:hAnsi="宋体"/>
        </w:rPr>
      </w:pPr>
      <w:r w:rsidRPr="000665B4">
        <w:rPr>
          <w:rFonts w:ascii="宋体" w:eastAsia="宋体" w:hAnsi="宋体"/>
        </w:rPr>
        <w:t xml:space="preserve">                        match=false;</w:t>
      </w:r>
    </w:p>
    <w:p w:rsidR="00D43614" w:rsidRPr="000665B4" w:rsidRDefault="00D43614" w:rsidP="00D43614">
      <w:pPr>
        <w:rPr>
          <w:rFonts w:ascii="宋体" w:eastAsia="宋体" w:hAnsi="宋体"/>
        </w:rPr>
      </w:pPr>
      <w:r w:rsidRPr="000665B4">
        <w:rPr>
          <w:rFonts w:ascii="宋体" w:eastAsia="宋体" w:hAnsi="宋体"/>
        </w:rPr>
        <w:t xml:space="preserve">                        break;</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if(a[i+j]!=b[j]){</w:t>
      </w:r>
    </w:p>
    <w:p w:rsidR="00D43614" w:rsidRPr="000665B4" w:rsidRDefault="00D43614" w:rsidP="00D43614">
      <w:pPr>
        <w:rPr>
          <w:rFonts w:ascii="宋体" w:eastAsia="宋体" w:hAnsi="宋体"/>
        </w:rPr>
      </w:pPr>
      <w:r w:rsidRPr="000665B4">
        <w:rPr>
          <w:rFonts w:ascii="宋体" w:eastAsia="宋体" w:hAnsi="宋体"/>
        </w:rPr>
        <w:t xml:space="preserve">                        match=false;</w:t>
      </w:r>
    </w:p>
    <w:p w:rsidR="00D43614" w:rsidRPr="000665B4" w:rsidRDefault="00D43614" w:rsidP="00D43614">
      <w:pPr>
        <w:rPr>
          <w:rFonts w:ascii="宋体" w:eastAsia="宋体" w:hAnsi="宋体"/>
        </w:rPr>
      </w:pPr>
      <w:r w:rsidRPr="000665B4">
        <w:rPr>
          <w:rFonts w:ascii="宋体" w:eastAsia="宋体" w:hAnsi="宋体"/>
        </w:rPr>
        <w:t xml:space="preserve">                        break;</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if(match){</w:t>
      </w:r>
    </w:p>
    <w:p w:rsidR="00D43614" w:rsidRPr="000665B4" w:rsidRDefault="00D43614" w:rsidP="00D43614">
      <w:pPr>
        <w:rPr>
          <w:rFonts w:ascii="宋体" w:eastAsia="宋体" w:hAnsi="宋体"/>
        </w:rPr>
      </w:pPr>
      <w:r w:rsidRPr="000665B4">
        <w:rPr>
          <w:rFonts w:ascii="宋体" w:eastAsia="宋体" w:hAnsi="宋体"/>
        </w:rPr>
        <w:t xml:space="preserve">                    ans1++,i=i+j;</w:t>
      </w:r>
    </w:p>
    <w:p w:rsidR="00D43614" w:rsidRPr="000665B4" w:rsidRDefault="00D43614" w:rsidP="00D43614">
      <w:pPr>
        <w:rPr>
          <w:rFonts w:ascii="宋体" w:eastAsia="宋体" w:hAnsi="宋体"/>
        </w:rPr>
      </w:pPr>
      <w:r w:rsidRPr="000665B4">
        <w:rPr>
          <w:rFonts w:ascii="宋体" w:eastAsia="宋体" w:hAnsi="宋体"/>
        </w:rPr>
        <w:t xml:space="preserve">                }else{</w:t>
      </w:r>
    </w:p>
    <w:p w:rsidR="00D43614" w:rsidRPr="000665B4" w:rsidRDefault="00D43614" w:rsidP="00D43614">
      <w:pPr>
        <w:rPr>
          <w:rFonts w:ascii="宋体" w:eastAsia="宋体" w:hAnsi="宋体"/>
        </w:rPr>
      </w:pPr>
      <w:r w:rsidRPr="000665B4">
        <w:rPr>
          <w:rFonts w:ascii="宋体" w:eastAsia="宋体" w:hAnsi="宋体"/>
        </w:rPr>
        <w:t xml:space="preserve">                    i++;</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if(ans1!=ans2){</w:t>
      </w:r>
    </w:p>
    <w:p w:rsidR="00D43614" w:rsidRPr="000665B4" w:rsidRDefault="00D43614" w:rsidP="00D43614">
      <w:pPr>
        <w:rPr>
          <w:rFonts w:ascii="宋体" w:eastAsia="宋体" w:hAnsi="宋体"/>
        </w:rPr>
      </w:pPr>
      <w:r w:rsidRPr="000665B4">
        <w:rPr>
          <w:rFonts w:ascii="宋体" w:eastAsia="宋体" w:hAnsi="宋体"/>
        </w:rPr>
        <w:t xml:space="preserve">                printf("error\na:%s\nb:%s\nans1:%d,ans2:%d\n",a,b,ans1,ans2);</w:t>
      </w:r>
    </w:p>
    <w:p w:rsidR="00D43614" w:rsidRPr="000665B4" w:rsidRDefault="00D43614" w:rsidP="00D43614">
      <w:pPr>
        <w:rPr>
          <w:rFonts w:ascii="宋体" w:eastAsia="宋体" w:hAnsi="宋体"/>
        </w:rPr>
      </w:pPr>
      <w:r w:rsidRPr="000665B4">
        <w:rPr>
          <w:rFonts w:ascii="宋体" w:eastAsia="宋体" w:hAnsi="宋体"/>
        </w:rPr>
        <w:t xml:space="preserve">                return 0;</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//if(ans1&gt;0&amp;&amp;lenb&gt;1) printf("a:%s\nb:%s\nans1:%d,ans2:%d\n",a,b,ans1,ans2);</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printf("correct\n");</w:t>
      </w:r>
    </w:p>
    <w:p w:rsidR="00D43614" w:rsidRPr="000665B4" w:rsidRDefault="00D43614" w:rsidP="00D43614">
      <w:pPr>
        <w:rPr>
          <w:rFonts w:ascii="宋体" w:eastAsia="宋体" w:hAnsi="宋体"/>
        </w:rPr>
      </w:pPr>
      <w:r w:rsidRPr="000665B4">
        <w:rPr>
          <w:rFonts w:ascii="宋体" w:eastAsia="宋体" w:hAnsi="宋体"/>
        </w:rPr>
        <w:t xml:space="preserve">        return 0;</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char a[MAXN],b[MAXN];</w:t>
      </w:r>
    </w:p>
    <w:p w:rsidR="00D43614" w:rsidRPr="000665B4" w:rsidRDefault="00D43614" w:rsidP="00D43614">
      <w:pPr>
        <w:rPr>
          <w:rFonts w:ascii="宋体" w:eastAsia="宋体" w:hAnsi="宋体"/>
        </w:rPr>
      </w:pPr>
      <w:r w:rsidRPr="000665B4">
        <w:rPr>
          <w:rFonts w:ascii="宋体" w:eastAsia="宋体" w:hAnsi="宋体"/>
        </w:rPr>
        <w:t xml:space="preserve">    int lena,lenb,next[MAXN];</w:t>
      </w:r>
    </w:p>
    <w:p w:rsidR="00D43614" w:rsidRPr="000665B4" w:rsidRDefault="00D43614" w:rsidP="00D43614">
      <w:pPr>
        <w:rPr>
          <w:rFonts w:ascii="宋体" w:eastAsia="宋体" w:hAnsi="宋体"/>
        </w:rPr>
      </w:pPr>
      <w:r w:rsidRPr="000665B4">
        <w:rPr>
          <w:rFonts w:ascii="宋体" w:eastAsia="宋体" w:hAnsi="宋体"/>
        </w:rPr>
        <w:t xml:space="preserve">    while(~scanf("%s",a)){</w:t>
      </w:r>
    </w:p>
    <w:p w:rsidR="00D43614" w:rsidRPr="000665B4" w:rsidRDefault="00D43614" w:rsidP="00D43614">
      <w:pPr>
        <w:rPr>
          <w:rFonts w:ascii="宋体" w:eastAsia="宋体" w:hAnsi="宋体"/>
        </w:rPr>
      </w:pPr>
      <w:r w:rsidRPr="000665B4">
        <w:rPr>
          <w:rFonts w:ascii="宋体" w:eastAsia="宋体" w:hAnsi="宋体"/>
        </w:rPr>
        <w:t xml:space="preserve">        if(a[0]=='#'&amp;&amp;strlen(a)==1) break;</w:t>
      </w:r>
    </w:p>
    <w:p w:rsidR="00D43614" w:rsidRPr="000665B4" w:rsidRDefault="00D43614" w:rsidP="00D43614">
      <w:pPr>
        <w:rPr>
          <w:rFonts w:ascii="宋体" w:eastAsia="宋体" w:hAnsi="宋体"/>
        </w:rPr>
      </w:pPr>
      <w:r w:rsidRPr="000665B4">
        <w:rPr>
          <w:rFonts w:ascii="宋体" w:eastAsia="宋体" w:hAnsi="宋体"/>
        </w:rPr>
        <w:t xml:space="preserve">        scanf("%s",b);</w:t>
      </w:r>
    </w:p>
    <w:p w:rsidR="00D43614" w:rsidRPr="000665B4" w:rsidRDefault="00D43614" w:rsidP="00D43614">
      <w:pPr>
        <w:rPr>
          <w:rFonts w:ascii="宋体" w:eastAsia="宋体" w:hAnsi="宋体"/>
        </w:rPr>
      </w:pPr>
      <w:r w:rsidRPr="000665B4">
        <w:rPr>
          <w:rFonts w:ascii="宋体" w:eastAsia="宋体" w:hAnsi="宋体"/>
        </w:rPr>
        <w:t xml:space="preserve">        lena=strlen(a),lenb=strlen(b);</w:t>
      </w:r>
    </w:p>
    <w:p w:rsidR="00D43614" w:rsidRPr="000665B4" w:rsidRDefault="00D43614" w:rsidP="00D43614">
      <w:pPr>
        <w:rPr>
          <w:rFonts w:ascii="宋体" w:eastAsia="宋体" w:hAnsi="宋体"/>
        </w:rPr>
      </w:pPr>
      <w:r w:rsidRPr="000665B4">
        <w:rPr>
          <w:rFonts w:ascii="宋体" w:eastAsia="宋体" w:hAnsi="宋体"/>
        </w:rPr>
        <w:t xml:space="preserve">        printf("%d\n",kmp(a,b,lena,lenb,next));</w:t>
      </w:r>
    </w:p>
    <w:p w:rsidR="00D43614" w:rsidRPr="000665B4" w:rsidRDefault="00D43614" w:rsidP="00D43614">
      <w:pPr>
        <w:rPr>
          <w:rFonts w:ascii="宋体" w:eastAsia="宋体" w:hAnsi="宋体"/>
        </w:rPr>
      </w:pPr>
      <w:r w:rsidRPr="000665B4">
        <w:rPr>
          <w:rFonts w:ascii="宋体" w:eastAsia="宋体" w:hAnsi="宋体"/>
        </w:rPr>
        <w:t xml:space="preserve">    }</w:t>
      </w:r>
    </w:p>
    <w:p w:rsidR="00D43614" w:rsidRPr="000665B4" w:rsidRDefault="00D43614" w:rsidP="00D43614">
      <w:pPr>
        <w:rPr>
          <w:rFonts w:ascii="宋体" w:eastAsia="宋体" w:hAnsi="宋体"/>
        </w:rPr>
      </w:pPr>
      <w:r w:rsidRPr="000665B4">
        <w:rPr>
          <w:rFonts w:ascii="宋体" w:eastAsia="宋体" w:hAnsi="宋体"/>
        </w:rPr>
        <w:t xml:space="preserve">    return 0;</w:t>
      </w:r>
    </w:p>
    <w:p w:rsidR="00D43614" w:rsidRPr="000665B4" w:rsidRDefault="00D43614" w:rsidP="00D43614">
      <w:pPr>
        <w:rPr>
          <w:rFonts w:ascii="宋体" w:eastAsia="宋体" w:hAnsi="宋体"/>
        </w:rPr>
      </w:pPr>
      <w:r w:rsidRPr="000665B4">
        <w:rPr>
          <w:rFonts w:ascii="宋体" w:eastAsia="宋体" w:hAnsi="宋体"/>
        </w:rPr>
        <w:t>}</w:t>
      </w:r>
    </w:p>
    <w:p w:rsidR="000E2C94" w:rsidRPr="000665B4" w:rsidRDefault="000E2C94" w:rsidP="000E2C94">
      <w:pPr>
        <w:pStyle w:val="3"/>
        <w:rPr>
          <w:rFonts w:ascii="宋体" w:eastAsia="宋体" w:hAnsi="宋体"/>
        </w:rPr>
      </w:pPr>
      <w:bookmarkStart w:id="149" w:name="_Toc524383050"/>
      <w:r w:rsidRPr="000665B4">
        <w:rPr>
          <w:rFonts w:ascii="宋体" w:eastAsia="宋体" w:hAnsi="宋体" w:hint="eastAsia"/>
        </w:rPr>
        <w:lastRenderedPageBreak/>
        <w:t>循环节问题</w:t>
      </w:r>
      <w:bookmarkEnd w:id="149"/>
    </w:p>
    <w:p w:rsidR="00667543" w:rsidRPr="000665B4" w:rsidRDefault="00667543" w:rsidP="000E2C94">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3746</w:t>
      </w:r>
      <w:r w:rsidRPr="000665B4">
        <w:rPr>
          <w:rFonts w:ascii="宋体" w:eastAsia="宋体" w:hAnsi="宋体" w:hint="eastAsia"/>
          <w:b w:val="0"/>
        </w:rPr>
        <w:t>-</w:t>
      </w:r>
      <w:r w:rsidRPr="000665B4">
        <w:rPr>
          <w:rFonts w:ascii="宋体" w:eastAsia="宋体" w:hAnsi="宋体"/>
          <w:b w:val="0"/>
        </w:rPr>
        <w:t>Cyclic Nacklace</w:t>
      </w:r>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3746</w:instrText>
      </w:r>
      <w:r w:rsidRPr="000665B4">
        <w:rPr>
          <w:rFonts w:ascii="宋体" w:eastAsia="宋体" w:hAnsi="宋体" w:hint="eastAsia"/>
          <w:b w:val="0"/>
        </w:rPr>
        <w:instrText>-</w:instrText>
      </w:r>
      <w:r w:rsidRPr="000665B4">
        <w:rPr>
          <w:rFonts w:ascii="宋体" w:eastAsia="宋体" w:hAnsi="宋体"/>
          <w:b w:val="0"/>
        </w:rPr>
        <w:instrText>Cyclic Nacklace:</w:instrText>
      </w:r>
      <w:r w:rsidRPr="000665B4">
        <w:rPr>
          <w:rFonts w:ascii="宋体" w:eastAsia="宋体" w:hAnsi="宋体" w:hint="eastAsia"/>
        </w:rPr>
        <w:instrText>3</w:instrText>
      </w:r>
      <w:r w:rsidRPr="000665B4">
        <w:rPr>
          <w:rFonts w:ascii="宋体" w:eastAsia="宋体" w:hAnsi="宋体"/>
        </w:rPr>
        <w:instrText xml:space="preserve">746" \y "HDU:3746" </w:instrText>
      </w:r>
      <w:r w:rsidRPr="000665B4">
        <w:rPr>
          <w:rFonts w:ascii="宋体" w:eastAsia="宋体" w:hAnsi="宋体"/>
          <w:b w:val="0"/>
        </w:rPr>
        <w:fldChar w:fldCharType="end"/>
      </w:r>
    </w:p>
    <w:p w:rsidR="00667543" w:rsidRPr="000665B4" w:rsidRDefault="00667543" w:rsidP="00D43614">
      <w:pPr>
        <w:rPr>
          <w:rFonts w:ascii="宋体" w:eastAsia="宋体" w:hAnsi="宋体"/>
        </w:rPr>
      </w:pPr>
      <w:r w:rsidRPr="000665B4">
        <w:rPr>
          <w:rFonts w:ascii="宋体" w:eastAsia="宋体" w:hAnsi="宋体" w:hint="eastAsia"/>
        </w:rPr>
        <w:t>【题意】给定1个字符串（长度范围1</w:t>
      </w:r>
      <w:r w:rsidRPr="000665B4">
        <w:rPr>
          <w:rFonts w:ascii="宋体" w:eastAsia="宋体" w:hAnsi="宋体"/>
        </w:rPr>
        <w:t>e5</w:t>
      </w:r>
      <w:r w:rsidRPr="000665B4">
        <w:rPr>
          <w:rFonts w:ascii="宋体" w:eastAsia="宋体" w:hAnsi="宋体" w:hint="eastAsia"/>
        </w:rPr>
        <w:t>），要求在左侧或右侧补上最少的字符，使得它的循环节数量超过1.</w:t>
      </w:r>
    </w:p>
    <w:p w:rsidR="00667543" w:rsidRPr="000665B4" w:rsidRDefault="00667543" w:rsidP="00D43614">
      <w:pPr>
        <w:rPr>
          <w:rFonts w:ascii="宋体" w:eastAsia="宋体" w:hAnsi="宋体"/>
        </w:rPr>
      </w:pPr>
      <w:r w:rsidRPr="000665B4">
        <w:rPr>
          <w:rFonts w:ascii="宋体" w:eastAsia="宋体" w:hAnsi="宋体" w:hint="eastAsia"/>
        </w:rPr>
        <w:t>【题解】首先对于这个问题，在左侧补和在右侧补是一样的（包括在两侧同时补），因为假定我们在一个字符串s的左侧补上了a个字符，右侧补上了b个字符，此时它成为了一个循环串，由循环串的性质，当我们把左侧a个字符顺次添加到右侧时，不改变它的循环性质。因此我们只需要考虑添加字符在右侧的情形。</w:t>
      </w:r>
    </w:p>
    <w:p w:rsidR="00667543" w:rsidRPr="000665B4" w:rsidRDefault="00667543" w:rsidP="00D43614">
      <w:pPr>
        <w:rPr>
          <w:rFonts w:ascii="宋体" w:eastAsia="宋体" w:hAnsi="宋体"/>
        </w:rPr>
      </w:pPr>
      <w:r w:rsidRPr="000665B4">
        <w:rPr>
          <w:rFonts w:ascii="宋体" w:eastAsia="宋体" w:hAnsi="宋体" w:hint="eastAsia"/>
        </w:rPr>
        <w:t>考虑1个字符串s和它自身</w:t>
      </w:r>
      <w:r w:rsidR="0034219E" w:rsidRPr="000665B4">
        <w:rPr>
          <w:rFonts w:ascii="宋体" w:eastAsia="宋体" w:hAnsi="宋体" w:hint="eastAsia"/>
        </w:rPr>
        <w:t>按如下方式</w:t>
      </w:r>
      <w:r w:rsidRPr="000665B4">
        <w:rPr>
          <w:rFonts w:ascii="宋体" w:eastAsia="宋体" w:hAnsi="宋体" w:hint="eastAsia"/>
        </w:rPr>
        <w:t>进行匹配。</w:t>
      </w:r>
      <w:r w:rsidR="0034219E" w:rsidRPr="000665B4">
        <w:rPr>
          <w:rFonts w:ascii="宋体" w:eastAsia="宋体" w:hAnsi="宋体" w:hint="eastAsia"/>
        </w:rPr>
        <w:t>（不含完全覆盖本身的情况）</w:t>
      </w:r>
    </w:p>
    <w:p w:rsidR="00667543" w:rsidRPr="000665B4" w:rsidRDefault="0034219E" w:rsidP="00D43614">
      <w:pPr>
        <w:rPr>
          <w:rFonts w:ascii="宋体" w:eastAsia="宋体" w:hAnsi="宋体"/>
        </w:rPr>
      </w:pPr>
      <w:r w:rsidRPr="000665B4">
        <w:rPr>
          <w:rFonts w:ascii="宋体" w:eastAsia="宋体" w:hAnsi="宋体"/>
        </w:rPr>
        <w:t>aaaa</w:t>
      </w:r>
      <w:r w:rsidR="00667543" w:rsidRPr="000665B4">
        <w:rPr>
          <w:rFonts w:ascii="宋体" w:eastAsia="宋体" w:hAnsi="宋体" w:hint="eastAsia"/>
        </w:rPr>
        <w:t>ssssssssss</w:t>
      </w:r>
    </w:p>
    <w:p w:rsidR="00667543" w:rsidRPr="000665B4" w:rsidRDefault="00667543" w:rsidP="00667543">
      <w:pPr>
        <w:ind w:firstLine="420"/>
        <w:rPr>
          <w:rFonts w:ascii="宋体" w:eastAsia="宋体" w:hAnsi="宋体"/>
        </w:rPr>
      </w:pPr>
      <w:r w:rsidRPr="000665B4">
        <w:rPr>
          <w:rFonts w:ascii="宋体" w:eastAsia="宋体" w:hAnsi="宋体"/>
        </w:rPr>
        <w:t>ssssssssss</w:t>
      </w:r>
      <w:r w:rsidR="0034219E" w:rsidRPr="000665B4">
        <w:rPr>
          <w:rFonts w:ascii="宋体" w:eastAsia="宋体" w:hAnsi="宋体"/>
        </w:rPr>
        <w:t>bbbb</w:t>
      </w:r>
    </w:p>
    <w:p w:rsidR="00667543" w:rsidRPr="000665B4" w:rsidRDefault="00667543" w:rsidP="00667543">
      <w:pPr>
        <w:rPr>
          <w:rFonts w:ascii="宋体" w:eastAsia="宋体" w:hAnsi="宋体"/>
        </w:rPr>
      </w:pPr>
      <w:r w:rsidRPr="000665B4">
        <w:rPr>
          <w:rFonts w:ascii="宋体" w:eastAsia="宋体" w:hAnsi="宋体" w:hint="eastAsia"/>
        </w:rPr>
        <w:t>设j</w:t>
      </w:r>
      <w:r w:rsidR="0034219E" w:rsidRPr="000665B4">
        <w:rPr>
          <w:rFonts w:ascii="宋体" w:eastAsia="宋体" w:hAnsi="宋体" w:hint="eastAsia"/>
        </w:rPr>
        <w:t>为公共部分的最大长度.</w:t>
      </w:r>
    </w:p>
    <w:p w:rsidR="0034219E" w:rsidRPr="000665B4" w:rsidRDefault="0034219E" w:rsidP="00667543">
      <w:pPr>
        <w:rPr>
          <w:rFonts w:ascii="宋体" w:eastAsia="宋体" w:hAnsi="宋体"/>
        </w:rPr>
      </w:pPr>
      <w:r w:rsidRPr="000665B4">
        <w:rPr>
          <w:rFonts w:ascii="宋体" w:eastAsia="宋体" w:hAnsi="宋体" w:hint="eastAsia"/>
        </w:rPr>
        <w:t>考虑前面的串aaaa和后面的串bbbb</w:t>
      </w:r>
    </w:p>
    <w:p w:rsidR="0034219E" w:rsidRPr="000665B4" w:rsidRDefault="0034219E" w:rsidP="00667543">
      <w:pPr>
        <w:rPr>
          <w:rFonts w:ascii="宋体" w:eastAsia="宋体" w:hAnsi="宋体"/>
        </w:rPr>
      </w:pPr>
      <w:r w:rsidRPr="000665B4">
        <w:rPr>
          <w:rFonts w:ascii="宋体" w:eastAsia="宋体" w:hAnsi="宋体" w:hint="eastAsia"/>
        </w:rPr>
        <w:t>如果他们是一样的话，那么s就是一个循环串，并且len(s)-j或者说a或b串的长度就是其最小循环节长度.</w:t>
      </w:r>
    </w:p>
    <w:p w:rsidR="0034219E" w:rsidRPr="000665B4" w:rsidRDefault="0034219E" w:rsidP="00667543">
      <w:pPr>
        <w:rPr>
          <w:rFonts w:ascii="宋体" w:eastAsia="宋体" w:hAnsi="宋体"/>
        </w:rPr>
      </w:pPr>
      <w:r w:rsidRPr="000665B4">
        <w:rPr>
          <w:rFonts w:ascii="宋体" w:eastAsia="宋体" w:hAnsi="宋体" w:hint="eastAsia"/>
        </w:rPr>
        <w:t>证明的思路如下</w:t>
      </w:r>
    </w:p>
    <w:p w:rsidR="0034219E" w:rsidRPr="000665B4" w:rsidRDefault="0034219E" w:rsidP="0034219E">
      <w:pPr>
        <w:rPr>
          <w:rFonts w:ascii="宋体" w:eastAsia="宋体" w:hAnsi="宋体"/>
        </w:rPr>
      </w:pPr>
      <w:r w:rsidRPr="000665B4">
        <w:rPr>
          <w:rFonts w:ascii="宋体" w:eastAsia="宋体" w:hAnsi="宋体"/>
        </w:rPr>
        <w:t>|aaaa|</w:t>
      </w:r>
      <w:r w:rsidRPr="000665B4">
        <w:rPr>
          <w:rFonts w:ascii="宋体" w:eastAsia="宋体" w:hAnsi="宋体" w:hint="eastAsia"/>
        </w:rPr>
        <w:t>ssssssssss</w:t>
      </w:r>
    </w:p>
    <w:p w:rsidR="0034219E" w:rsidRPr="000665B4" w:rsidRDefault="0034219E" w:rsidP="0034219E">
      <w:pPr>
        <w:ind w:firstLineChars="300" w:firstLine="630"/>
        <w:rPr>
          <w:rFonts w:ascii="宋体" w:eastAsia="宋体" w:hAnsi="宋体"/>
        </w:rPr>
      </w:pPr>
      <w:r w:rsidRPr="000665B4">
        <w:rPr>
          <w:rFonts w:ascii="宋体" w:eastAsia="宋体" w:hAnsi="宋体"/>
        </w:rPr>
        <w:t>ssssssssss|aaaa|</w:t>
      </w:r>
      <w:r w:rsidRPr="000665B4">
        <w:rPr>
          <w:rFonts w:ascii="宋体" w:eastAsia="宋体" w:hAnsi="宋体"/>
        </w:rPr>
        <w:br/>
      </w:r>
      <w:r w:rsidRPr="000665B4">
        <w:rPr>
          <w:rFonts w:ascii="宋体" w:eastAsia="宋体" w:hAnsi="宋体" w:hint="eastAsia"/>
        </w:rPr>
        <w:t>推出</w:t>
      </w:r>
    </w:p>
    <w:p w:rsidR="0034219E" w:rsidRPr="000665B4" w:rsidRDefault="0034219E" w:rsidP="0034219E">
      <w:pPr>
        <w:rPr>
          <w:rFonts w:ascii="宋体" w:eastAsia="宋体" w:hAnsi="宋体"/>
        </w:rPr>
      </w:pPr>
      <w:r w:rsidRPr="000665B4">
        <w:rPr>
          <w:rFonts w:ascii="宋体" w:eastAsia="宋体" w:hAnsi="宋体"/>
        </w:rPr>
        <w:t>|aaaa|</w:t>
      </w:r>
      <w:r w:rsidRPr="000665B4">
        <w:rPr>
          <w:rFonts w:ascii="宋体" w:eastAsia="宋体" w:hAnsi="宋体" w:hint="eastAsia"/>
        </w:rPr>
        <w:t>aaaa|ssssss</w:t>
      </w:r>
    </w:p>
    <w:p w:rsidR="0034219E" w:rsidRPr="000665B4" w:rsidRDefault="0034219E" w:rsidP="0034219E">
      <w:pPr>
        <w:ind w:firstLineChars="250" w:firstLine="525"/>
        <w:rPr>
          <w:rFonts w:ascii="宋体" w:eastAsia="宋体" w:hAnsi="宋体"/>
        </w:rPr>
      </w:pPr>
      <w:r w:rsidRPr="000665B4">
        <w:rPr>
          <w:rFonts w:ascii="宋体" w:eastAsia="宋体" w:hAnsi="宋体"/>
        </w:rPr>
        <w:t>|aaaa|ssssss|aaaa|</w:t>
      </w:r>
      <w:r w:rsidRPr="000665B4">
        <w:rPr>
          <w:rFonts w:ascii="宋体" w:eastAsia="宋体" w:hAnsi="宋体"/>
        </w:rPr>
        <w:br/>
      </w:r>
      <w:r w:rsidRPr="000665B4">
        <w:rPr>
          <w:rFonts w:ascii="宋体" w:eastAsia="宋体" w:hAnsi="宋体" w:hint="eastAsia"/>
        </w:rPr>
        <w:t>以此类推，证明当中的长度恰好被len(s)-j还没有想好</w:t>
      </w:r>
    </w:p>
    <w:p w:rsidR="0034219E" w:rsidRPr="000665B4" w:rsidRDefault="0034219E" w:rsidP="0034219E">
      <w:pPr>
        <w:rPr>
          <w:rFonts w:ascii="宋体" w:eastAsia="宋体" w:hAnsi="宋体"/>
        </w:rPr>
      </w:pPr>
      <w:r w:rsidRPr="000665B4">
        <w:rPr>
          <w:rFonts w:ascii="宋体" w:eastAsia="宋体" w:hAnsi="宋体" w:hint="eastAsia"/>
        </w:rPr>
        <w:t>当a串和b串不相等时,len(s)-j就是s串通过增加最少字符成为循环串后的循环节大小</w:t>
      </w:r>
    </w:p>
    <w:p w:rsidR="0034219E" w:rsidRPr="000665B4" w:rsidRDefault="0034219E" w:rsidP="0034219E">
      <w:pPr>
        <w:rPr>
          <w:rFonts w:ascii="宋体" w:eastAsia="宋体" w:hAnsi="宋体"/>
        </w:rPr>
      </w:pPr>
      <w:r w:rsidRPr="000665B4">
        <w:rPr>
          <w:rFonts w:ascii="宋体" w:eastAsia="宋体" w:hAnsi="宋体" w:hint="eastAsia"/>
        </w:rPr>
        <w:t>也可以类似上面的方式理解。</w:t>
      </w:r>
    </w:p>
    <w:p w:rsidR="0034219E" w:rsidRPr="000665B4" w:rsidRDefault="0034219E" w:rsidP="0034219E">
      <w:pPr>
        <w:rPr>
          <w:rFonts w:ascii="宋体" w:eastAsia="宋体" w:hAnsi="宋体"/>
        </w:rPr>
      </w:pPr>
      <w:r w:rsidRPr="000665B4">
        <w:rPr>
          <w:rFonts w:ascii="宋体" w:eastAsia="宋体" w:hAnsi="宋体" w:hint="eastAsia"/>
        </w:rPr>
        <w:t>设unit=len(s)-j表示循环节大小</w:t>
      </w:r>
    </w:p>
    <w:p w:rsidR="0034219E" w:rsidRPr="000665B4" w:rsidRDefault="0034219E" w:rsidP="0034219E">
      <w:pPr>
        <w:rPr>
          <w:rFonts w:ascii="宋体" w:eastAsia="宋体" w:hAnsi="宋体"/>
        </w:rPr>
      </w:pPr>
      <w:r w:rsidRPr="000665B4">
        <w:rPr>
          <w:rFonts w:ascii="宋体" w:eastAsia="宋体" w:hAnsi="宋体" w:hint="eastAsia"/>
        </w:rPr>
        <w:t>可以证明加上unit-len%unit个字符后可以变成循环节大小为unit的循环串。</w:t>
      </w:r>
    </w:p>
    <w:p w:rsidR="0034219E" w:rsidRPr="000665B4" w:rsidRDefault="0034219E" w:rsidP="00667543">
      <w:pPr>
        <w:rPr>
          <w:rFonts w:ascii="宋体" w:eastAsia="宋体" w:hAnsi="宋体"/>
        </w:rPr>
      </w:pPr>
      <w:r w:rsidRPr="000665B4">
        <w:rPr>
          <w:rFonts w:ascii="宋体" w:eastAsia="宋体" w:hAnsi="宋体" w:hint="eastAsia"/>
        </w:rPr>
        <w:t>不过要严格证明其为最小的话还要反证出更小的不可能。</w:t>
      </w:r>
    </w:p>
    <w:p w:rsidR="00667543" w:rsidRPr="000665B4" w:rsidRDefault="00667543" w:rsidP="00D43614">
      <w:pPr>
        <w:rPr>
          <w:rFonts w:ascii="宋体" w:eastAsia="宋体" w:hAnsi="宋体"/>
        </w:rPr>
      </w:pPr>
      <w:r w:rsidRPr="000665B4">
        <w:rPr>
          <w:rFonts w:ascii="宋体" w:eastAsia="宋体" w:hAnsi="宋体" w:hint="eastAsia"/>
        </w:rPr>
        <w:t>【代码】</w:t>
      </w:r>
    </w:p>
    <w:p w:rsidR="0034219E" w:rsidRPr="000665B4" w:rsidRDefault="0034219E" w:rsidP="0034219E">
      <w:pPr>
        <w:rPr>
          <w:rFonts w:ascii="宋体" w:eastAsia="宋体" w:hAnsi="宋体"/>
        </w:rPr>
      </w:pPr>
      <w:r w:rsidRPr="000665B4">
        <w:rPr>
          <w:rFonts w:ascii="宋体" w:eastAsia="宋体" w:hAnsi="宋体"/>
        </w:rPr>
        <w:t>#include &lt;bits/stdc++.h&gt;</w:t>
      </w:r>
    </w:p>
    <w:p w:rsidR="0034219E" w:rsidRPr="000665B4" w:rsidRDefault="0034219E" w:rsidP="0034219E">
      <w:pPr>
        <w:rPr>
          <w:rFonts w:ascii="宋体" w:eastAsia="宋体" w:hAnsi="宋体"/>
        </w:rPr>
      </w:pPr>
    </w:p>
    <w:p w:rsidR="0034219E" w:rsidRPr="000665B4" w:rsidRDefault="0034219E" w:rsidP="0034219E">
      <w:pPr>
        <w:rPr>
          <w:rFonts w:ascii="宋体" w:eastAsia="宋体" w:hAnsi="宋体"/>
        </w:rPr>
      </w:pPr>
      <w:r w:rsidRPr="000665B4">
        <w:rPr>
          <w:rFonts w:ascii="宋体" w:eastAsia="宋体" w:hAnsi="宋体"/>
        </w:rPr>
        <w:t>using namespace std;</w:t>
      </w:r>
    </w:p>
    <w:p w:rsidR="0034219E" w:rsidRPr="000665B4" w:rsidRDefault="0034219E" w:rsidP="0034219E">
      <w:pPr>
        <w:rPr>
          <w:rFonts w:ascii="宋体" w:eastAsia="宋体" w:hAnsi="宋体"/>
        </w:rPr>
      </w:pPr>
    </w:p>
    <w:p w:rsidR="0034219E" w:rsidRPr="000665B4" w:rsidRDefault="0034219E" w:rsidP="0034219E">
      <w:pPr>
        <w:rPr>
          <w:rFonts w:ascii="宋体" w:eastAsia="宋体" w:hAnsi="宋体"/>
        </w:rPr>
      </w:pPr>
      <w:r w:rsidRPr="000665B4">
        <w:rPr>
          <w:rFonts w:ascii="宋体" w:eastAsia="宋体" w:hAnsi="宋体"/>
        </w:rPr>
        <w:t>const int MAXLEN=1e5+10;</w:t>
      </w:r>
    </w:p>
    <w:p w:rsidR="0034219E" w:rsidRPr="000665B4" w:rsidRDefault="0034219E" w:rsidP="0034219E">
      <w:pPr>
        <w:rPr>
          <w:rFonts w:ascii="宋体" w:eastAsia="宋体" w:hAnsi="宋体"/>
        </w:rPr>
      </w:pPr>
      <w:r w:rsidRPr="000665B4">
        <w:rPr>
          <w:rFonts w:ascii="宋体" w:eastAsia="宋体" w:hAnsi="宋体"/>
        </w:rPr>
        <w:t>void cal_next(char s[],int len,int next[]){</w:t>
      </w:r>
    </w:p>
    <w:p w:rsidR="0034219E" w:rsidRPr="000665B4" w:rsidRDefault="0034219E" w:rsidP="0034219E">
      <w:pPr>
        <w:rPr>
          <w:rFonts w:ascii="宋体" w:eastAsia="宋体" w:hAnsi="宋体"/>
        </w:rPr>
      </w:pPr>
      <w:r w:rsidRPr="000665B4">
        <w:rPr>
          <w:rFonts w:ascii="宋体" w:eastAsia="宋体" w:hAnsi="宋体"/>
        </w:rPr>
        <w:t xml:space="preserve">    next[0]=0;</w:t>
      </w:r>
    </w:p>
    <w:p w:rsidR="0034219E" w:rsidRPr="000665B4" w:rsidRDefault="0034219E" w:rsidP="0034219E">
      <w:pPr>
        <w:rPr>
          <w:rFonts w:ascii="宋体" w:eastAsia="宋体" w:hAnsi="宋体"/>
        </w:rPr>
      </w:pPr>
      <w:r w:rsidRPr="000665B4">
        <w:rPr>
          <w:rFonts w:ascii="宋体" w:eastAsia="宋体" w:hAnsi="宋体"/>
        </w:rPr>
        <w:t xml:space="preserve">    int i=1,j=0;</w:t>
      </w:r>
    </w:p>
    <w:p w:rsidR="0034219E" w:rsidRPr="000665B4" w:rsidRDefault="0034219E" w:rsidP="0034219E">
      <w:pPr>
        <w:rPr>
          <w:rFonts w:ascii="宋体" w:eastAsia="宋体" w:hAnsi="宋体"/>
        </w:rPr>
      </w:pPr>
      <w:r w:rsidRPr="000665B4">
        <w:rPr>
          <w:rFonts w:ascii="宋体" w:eastAsia="宋体" w:hAnsi="宋体"/>
        </w:rPr>
        <w:t xml:space="preserve">    while(i&lt;len){</w:t>
      </w:r>
    </w:p>
    <w:p w:rsidR="0034219E" w:rsidRPr="000665B4" w:rsidRDefault="0034219E" w:rsidP="0034219E">
      <w:pPr>
        <w:rPr>
          <w:rFonts w:ascii="宋体" w:eastAsia="宋体" w:hAnsi="宋体"/>
        </w:rPr>
      </w:pPr>
      <w:r w:rsidRPr="000665B4">
        <w:rPr>
          <w:rFonts w:ascii="宋体" w:eastAsia="宋体" w:hAnsi="宋体"/>
        </w:rPr>
        <w:t xml:space="preserve">        if(s[i]==s[j]){</w:t>
      </w:r>
    </w:p>
    <w:p w:rsidR="0034219E" w:rsidRPr="000665B4" w:rsidRDefault="0034219E" w:rsidP="0034219E">
      <w:pPr>
        <w:rPr>
          <w:rFonts w:ascii="宋体" w:eastAsia="宋体" w:hAnsi="宋体"/>
        </w:rPr>
      </w:pPr>
      <w:r w:rsidRPr="000665B4">
        <w:rPr>
          <w:rFonts w:ascii="宋体" w:eastAsia="宋体" w:hAnsi="宋体"/>
        </w:rPr>
        <w:t xml:space="preserve">            next[i++]=(j++)+1;</w:t>
      </w:r>
    </w:p>
    <w:p w:rsidR="0034219E" w:rsidRPr="000665B4" w:rsidRDefault="0034219E" w:rsidP="0034219E">
      <w:pPr>
        <w:rPr>
          <w:rFonts w:ascii="宋体" w:eastAsia="宋体" w:hAnsi="宋体"/>
        </w:rPr>
      </w:pPr>
      <w:r w:rsidRPr="000665B4">
        <w:rPr>
          <w:rFonts w:ascii="宋体" w:eastAsia="宋体" w:hAnsi="宋体"/>
        </w:rPr>
        <w:t xml:space="preserve">            continue;</w:t>
      </w:r>
    </w:p>
    <w:p w:rsidR="0034219E" w:rsidRPr="000665B4" w:rsidRDefault="0034219E" w:rsidP="0034219E">
      <w:pPr>
        <w:rPr>
          <w:rFonts w:ascii="宋体" w:eastAsia="宋体" w:hAnsi="宋体"/>
        </w:rPr>
      </w:pPr>
      <w:r w:rsidRPr="000665B4">
        <w:rPr>
          <w:rFonts w:ascii="宋体" w:eastAsia="宋体" w:hAnsi="宋体"/>
        </w:rPr>
        <w:lastRenderedPageBreak/>
        <w:t xml:space="preserve">        }</w:t>
      </w:r>
    </w:p>
    <w:p w:rsidR="0034219E" w:rsidRPr="000665B4" w:rsidRDefault="0034219E" w:rsidP="0034219E">
      <w:pPr>
        <w:rPr>
          <w:rFonts w:ascii="宋体" w:eastAsia="宋体" w:hAnsi="宋体"/>
        </w:rPr>
      </w:pPr>
      <w:r w:rsidRPr="000665B4">
        <w:rPr>
          <w:rFonts w:ascii="宋体" w:eastAsia="宋体" w:hAnsi="宋体"/>
        </w:rPr>
        <w:t xml:space="preserve">        while(s[i]!=s[j]){</w:t>
      </w:r>
    </w:p>
    <w:p w:rsidR="0034219E" w:rsidRPr="000665B4" w:rsidRDefault="0034219E" w:rsidP="0034219E">
      <w:pPr>
        <w:rPr>
          <w:rFonts w:ascii="宋体" w:eastAsia="宋体" w:hAnsi="宋体"/>
        </w:rPr>
      </w:pPr>
      <w:r w:rsidRPr="000665B4">
        <w:rPr>
          <w:rFonts w:ascii="宋体" w:eastAsia="宋体" w:hAnsi="宋体"/>
        </w:rPr>
        <w:t xml:space="preserve">            if(j==0){</w:t>
      </w:r>
    </w:p>
    <w:p w:rsidR="0034219E" w:rsidRPr="000665B4" w:rsidRDefault="0034219E" w:rsidP="0034219E">
      <w:pPr>
        <w:rPr>
          <w:rFonts w:ascii="宋体" w:eastAsia="宋体" w:hAnsi="宋体"/>
        </w:rPr>
      </w:pPr>
      <w:r w:rsidRPr="000665B4">
        <w:rPr>
          <w:rFonts w:ascii="宋体" w:eastAsia="宋体" w:hAnsi="宋体"/>
        </w:rPr>
        <w:t xml:space="preserve">                next[i++]=0;</w:t>
      </w:r>
    </w:p>
    <w:p w:rsidR="0034219E" w:rsidRPr="000665B4" w:rsidRDefault="0034219E" w:rsidP="0034219E">
      <w:pPr>
        <w:rPr>
          <w:rFonts w:ascii="宋体" w:eastAsia="宋体" w:hAnsi="宋体"/>
        </w:rPr>
      </w:pPr>
      <w:r w:rsidRPr="000665B4">
        <w:rPr>
          <w:rFonts w:ascii="宋体" w:eastAsia="宋体" w:hAnsi="宋体"/>
        </w:rPr>
        <w:t xml:space="preserve">                break;</w:t>
      </w:r>
    </w:p>
    <w:p w:rsidR="0034219E" w:rsidRPr="000665B4" w:rsidRDefault="0034219E" w:rsidP="0034219E">
      <w:pPr>
        <w:rPr>
          <w:rFonts w:ascii="宋体" w:eastAsia="宋体" w:hAnsi="宋体"/>
        </w:rPr>
      </w:pPr>
      <w:r w:rsidRPr="000665B4">
        <w:rPr>
          <w:rFonts w:ascii="宋体" w:eastAsia="宋体" w:hAnsi="宋体"/>
        </w:rPr>
        <w:t xml:space="preserve">            }</w:t>
      </w:r>
    </w:p>
    <w:p w:rsidR="0034219E" w:rsidRPr="000665B4" w:rsidRDefault="0034219E" w:rsidP="0034219E">
      <w:pPr>
        <w:rPr>
          <w:rFonts w:ascii="宋体" w:eastAsia="宋体" w:hAnsi="宋体"/>
        </w:rPr>
      </w:pPr>
      <w:r w:rsidRPr="000665B4">
        <w:rPr>
          <w:rFonts w:ascii="宋体" w:eastAsia="宋体" w:hAnsi="宋体"/>
        </w:rPr>
        <w:t xml:space="preserve">            j=next[j-1];</w:t>
      </w:r>
    </w:p>
    <w:p w:rsidR="0034219E" w:rsidRPr="000665B4" w:rsidRDefault="0034219E" w:rsidP="0034219E">
      <w:pPr>
        <w:rPr>
          <w:rFonts w:ascii="宋体" w:eastAsia="宋体" w:hAnsi="宋体"/>
        </w:rPr>
      </w:pPr>
      <w:r w:rsidRPr="000665B4">
        <w:rPr>
          <w:rFonts w:ascii="宋体" w:eastAsia="宋体" w:hAnsi="宋体"/>
        </w:rPr>
        <w:t xml:space="preserve">        }</w:t>
      </w:r>
    </w:p>
    <w:p w:rsidR="0034219E" w:rsidRPr="000665B4" w:rsidRDefault="0034219E" w:rsidP="0034219E">
      <w:pPr>
        <w:rPr>
          <w:rFonts w:ascii="宋体" w:eastAsia="宋体" w:hAnsi="宋体"/>
        </w:rPr>
      </w:pPr>
      <w:r w:rsidRPr="000665B4">
        <w:rPr>
          <w:rFonts w:ascii="宋体" w:eastAsia="宋体" w:hAnsi="宋体"/>
        </w:rPr>
        <w:t xml:space="preserve">    }</w:t>
      </w:r>
    </w:p>
    <w:p w:rsidR="0034219E" w:rsidRPr="000665B4" w:rsidRDefault="0034219E" w:rsidP="0034219E">
      <w:pPr>
        <w:rPr>
          <w:rFonts w:ascii="宋体" w:eastAsia="宋体" w:hAnsi="宋体"/>
        </w:rPr>
      </w:pPr>
      <w:r w:rsidRPr="000665B4">
        <w:rPr>
          <w:rFonts w:ascii="宋体" w:eastAsia="宋体" w:hAnsi="宋体"/>
        </w:rPr>
        <w:t xml:space="preserve">    return;</w:t>
      </w:r>
    </w:p>
    <w:p w:rsidR="0034219E" w:rsidRPr="000665B4" w:rsidRDefault="0034219E" w:rsidP="0034219E">
      <w:pPr>
        <w:rPr>
          <w:rFonts w:ascii="宋体" w:eastAsia="宋体" w:hAnsi="宋体"/>
        </w:rPr>
      </w:pPr>
      <w:r w:rsidRPr="000665B4">
        <w:rPr>
          <w:rFonts w:ascii="宋体" w:eastAsia="宋体" w:hAnsi="宋体"/>
        </w:rPr>
        <w:t>}</w:t>
      </w:r>
    </w:p>
    <w:p w:rsidR="0034219E" w:rsidRPr="000665B4" w:rsidRDefault="0034219E" w:rsidP="0034219E">
      <w:pPr>
        <w:rPr>
          <w:rFonts w:ascii="宋体" w:eastAsia="宋体" w:hAnsi="宋体"/>
        </w:rPr>
      </w:pPr>
      <w:r w:rsidRPr="000665B4">
        <w:rPr>
          <w:rFonts w:ascii="宋体" w:eastAsia="宋体" w:hAnsi="宋体"/>
        </w:rPr>
        <w:t>int kmp(char s[]){</w:t>
      </w:r>
    </w:p>
    <w:p w:rsidR="0034219E" w:rsidRPr="000665B4" w:rsidRDefault="0034219E" w:rsidP="0034219E">
      <w:pPr>
        <w:rPr>
          <w:rFonts w:ascii="宋体" w:eastAsia="宋体" w:hAnsi="宋体"/>
        </w:rPr>
      </w:pPr>
      <w:r w:rsidRPr="000665B4">
        <w:rPr>
          <w:rFonts w:ascii="宋体" w:eastAsia="宋体" w:hAnsi="宋体"/>
        </w:rPr>
        <w:t xml:space="preserve">    int len=strlen(s),next[MAXLEN];</w:t>
      </w:r>
    </w:p>
    <w:p w:rsidR="0034219E" w:rsidRPr="000665B4" w:rsidRDefault="0034219E" w:rsidP="0034219E">
      <w:pPr>
        <w:rPr>
          <w:rFonts w:ascii="宋体" w:eastAsia="宋体" w:hAnsi="宋体"/>
        </w:rPr>
      </w:pPr>
      <w:r w:rsidRPr="000665B4">
        <w:rPr>
          <w:rFonts w:ascii="宋体" w:eastAsia="宋体" w:hAnsi="宋体"/>
        </w:rPr>
        <w:t xml:space="preserve">    cal_next(s,len,next);</w:t>
      </w:r>
    </w:p>
    <w:p w:rsidR="0034219E" w:rsidRPr="000665B4" w:rsidRDefault="0034219E" w:rsidP="0034219E">
      <w:pPr>
        <w:rPr>
          <w:rFonts w:ascii="宋体" w:eastAsia="宋体" w:hAnsi="宋体"/>
        </w:rPr>
      </w:pPr>
      <w:r w:rsidRPr="000665B4">
        <w:rPr>
          <w:rFonts w:ascii="宋体" w:eastAsia="宋体" w:hAnsi="宋体"/>
        </w:rPr>
        <w:t xml:space="preserve">    int j=0;</w:t>
      </w:r>
    </w:p>
    <w:p w:rsidR="0034219E" w:rsidRPr="000665B4" w:rsidRDefault="0034219E" w:rsidP="0034219E">
      <w:pPr>
        <w:rPr>
          <w:rFonts w:ascii="宋体" w:eastAsia="宋体" w:hAnsi="宋体"/>
        </w:rPr>
      </w:pPr>
      <w:r w:rsidRPr="000665B4">
        <w:rPr>
          <w:rFonts w:ascii="宋体" w:eastAsia="宋体" w:hAnsi="宋体"/>
        </w:rPr>
        <w:t xml:space="preserve">    for(int i=1;i&lt;len;i++){</w:t>
      </w:r>
    </w:p>
    <w:p w:rsidR="0034219E" w:rsidRPr="000665B4" w:rsidRDefault="0034219E" w:rsidP="0034219E">
      <w:pPr>
        <w:rPr>
          <w:rFonts w:ascii="宋体" w:eastAsia="宋体" w:hAnsi="宋体"/>
        </w:rPr>
      </w:pPr>
      <w:r w:rsidRPr="000665B4">
        <w:rPr>
          <w:rFonts w:ascii="宋体" w:eastAsia="宋体" w:hAnsi="宋体"/>
        </w:rPr>
        <w:t xml:space="preserve">        while(s[i]!=s[j]){</w:t>
      </w:r>
    </w:p>
    <w:p w:rsidR="0034219E" w:rsidRPr="000665B4" w:rsidRDefault="0034219E" w:rsidP="0034219E">
      <w:pPr>
        <w:rPr>
          <w:rFonts w:ascii="宋体" w:eastAsia="宋体" w:hAnsi="宋体"/>
        </w:rPr>
      </w:pPr>
      <w:r w:rsidRPr="000665B4">
        <w:rPr>
          <w:rFonts w:ascii="宋体" w:eastAsia="宋体" w:hAnsi="宋体"/>
        </w:rPr>
        <w:t xml:space="preserve">            if(j==0) break;</w:t>
      </w:r>
    </w:p>
    <w:p w:rsidR="0034219E" w:rsidRPr="000665B4" w:rsidRDefault="0034219E" w:rsidP="0034219E">
      <w:pPr>
        <w:rPr>
          <w:rFonts w:ascii="宋体" w:eastAsia="宋体" w:hAnsi="宋体"/>
        </w:rPr>
      </w:pPr>
      <w:r w:rsidRPr="000665B4">
        <w:rPr>
          <w:rFonts w:ascii="宋体" w:eastAsia="宋体" w:hAnsi="宋体"/>
        </w:rPr>
        <w:t xml:space="preserve">            j=next[j-1];</w:t>
      </w:r>
    </w:p>
    <w:p w:rsidR="0034219E" w:rsidRPr="000665B4" w:rsidRDefault="0034219E" w:rsidP="0034219E">
      <w:pPr>
        <w:rPr>
          <w:rFonts w:ascii="宋体" w:eastAsia="宋体" w:hAnsi="宋体"/>
        </w:rPr>
      </w:pPr>
      <w:r w:rsidRPr="000665B4">
        <w:rPr>
          <w:rFonts w:ascii="宋体" w:eastAsia="宋体" w:hAnsi="宋体"/>
        </w:rPr>
        <w:t xml:space="preserve">        }</w:t>
      </w:r>
    </w:p>
    <w:p w:rsidR="0034219E" w:rsidRPr="000665B4" w:rsidRDefault="0034219E" w:rsidP="0034219E">
      <w:pPr>
        <w:rPr>
          <w:rFonts w:ascii="宋体" w:eastAsia="宋体" w:hAnsi="宋体"/>
        </w:rPr>
      </w:pPr>
      <w:r w:rsidRPr="000665B4">
        <w:rPr>
          <w:rFonts w:ascii="宋体" w:eastAsia="宋体" w:hAnsi="宋体"/>
        </w:rPr>
        <w:t xml:space="preserve">        if(s[i]==s[j]){</w:t>
      </w:r>
    </w:p>
    <w:p w:rsidR="0034219E" w:rsidRPr="000665B4" w:rsidRDefault="0034219E" w:rsidP="0034219E">
      <w:pPr>
        <w:rPr>
          <w:rFonts w:ascii="宋体" w:eastAsia="宋体" w:hAnsi="宋体"/>
        </w:rPr>
      </w:pPr>
      <w:r w:rsidRPr="000665B4">
        <w:rPr>
          <w:rFonts w:ascii="宋体" w:eastAsia="宋体" w:hAnsi="宋体"/>
        </w:rPr>
        <w:t xml:space="preserve">            j++;</w:t>
      </w:r>
    </w:p>
    <w:p w:rsidR="0034219E" w:rsidRPr="000665B4" w:rsidRDefault="0034219E" w:rsidP="0034219E">
      <w:pPr>
        <w:rPr>
          <w:rFonts w:ascii="宋体" w:eastAsia="宋体" w:hAnsi="宋体"/>
        </w:rPr>
      </w:pPr>
      <w:r w:rsidRPr="000665B4">
        <w:rPr>
          <w:rFonts w:ascii="宋体" w:eastAsia="宋体" w:hAnsi="宋体"/>
        </w:rPr>
        <w:t xml:space="preserve">        }</w:t>
      </w:r>
    </w:p>
    <w:p w:rsidR="0034219E" w:rsidRPr="000665B4" w:rsidRDefault="0034219E" w:rsidP="0034219E">
      <w:pPr>
        <w:rPr>
          <w:rFonts w:ascii="宋体" w:eastAsia="宋体" w:hAnsi="宋体"/>
        </w:rPr>
      </w:pPr>
      <w:r w:rsidRPr="000665B4">
        <w:rPr>
          <w:rFonts w:ascii="宋体" w:eastAsia="宋体" w:hAnsi="宋体"/>
        </w:rPr>
        <w:t xml:space="preserve">    }</w:t>
      </w:r>
    </w:p>
    <w:p w:rsidR="0034219E" w:rsidRPr="000665B4" w:rsidRDefault="0034219E" w:rsidP="0034219E">
      <w:pPr>
        <w:rPr>
          <w:rFonts w:ascii="宋体" w:eastAsia="宋体" w:hAnsi="宋体"/>
        </w:rPr>
      </w:pPr>
      <w:r w:rsidRPr="000665B4">
        <w:rPr>
          <w:rFonts w:ascii="宋体" w:eastAsia="宋体" w:hAnsi="宋体"/>
        </w:rPr>
        <w:t xml:space="preserve">    int unit=len-j;</w:t>
      </w:r>
    </w:p>
    <w:p w:rsidR="0034219E" w:rsidRPr="000665B4" w:rsidRDefault="0034219E" w:rsidP="0034219E">
      <w:pPr>
        <w:rPr>
          <w:rFonts w:ascii="宋体" w:eastAsia="宋体" w:hAnsi="宋体"/>
        </w:rPr>
      </w:pPr>
      <w:r w:rsidRPr="000665B4">
        <w:rPr>
          <w:rFonts w:ascii="宋体" w:eastAsia="宋体" w:hAnsi="宋体"/>
        </w:rPr>
        <w:t xml:space="preserve">    if(unit==len) return len;</w:t>
      </w:r>
    </w:p>
    <w:p w:rsidR="0034219E" w:rsidRPr="000665B4" w:rsidRDefault="0034219E" w:rsidP="0034219E">
      <w:pPr>
        <w:rPr>
          <w:rFonts w:ascii="宋体" w:eastAsia="宋体" w:hAnsi="宋体"/>
        </w:rPr>
      </w:pPr>
      <w:r w:rsidRPr="000665B4">
        <w:rPr>
          <w:rFonts w:ascii="宋体" w:eastAsia="宋体" w:hAnsi="宋体"/>
        </w:rPr>
        <w:t xml:space="preserve">    char s1[MAXLEN],s2[MAXLEN];</w:t>
      </w:r>
    </w:p>
    <w:p w:rsidR="0034219E" w:rsidRPr="000665B4" w:rsidRDefault="0034219E" w:rsidP="0034219E">
      <w:pPr>
        <w:rPr>
          <w:rFonts w:ascii="宋体" w:eastAsia="宋体" w:hAnsi="宋体"/>
        </w:rPr>
      </w:pPr>
      <w:r w:rsidRPr="000665B4">
        <w:rPr>
          <w:rFonts w:ascii="宋体" w:eastAsia="宋体" w:hAnsi="宋体"/>
        </w:rPr>
        <w:t xml:space="preserve">    strncpy(s1,s,unit),strncpy(s2,s+j,unit);</w:t>
      </w:r>
    </w:p>
    <w:p w:rsidR="0034219E" w:rsidRPr="000665B4" w:rsidRDefault="0034219E" w:rsidP="0034219E">
      <w:pPr>
        <w:rPr>
          <w:rFonts w:ascii="宋体" w:eastAsia="宋体" w:hAnsi="宋体"/>
        </w:rPr>
      </w:pPr>
      <w:r w:rsidRPr="000665B4">
        <w:rPr>
          <w:rFonts w:ascii="宋体" w:eastAsia="宋体" w:hAnsi="宋体"/>
        </w:rPr>
        <w:t xml:space="preserve">    if(strcmp(s1,s2)==0) return 0;</w:t>
      </w:r>
    </w:p>
    <w:p w:rsidR="0034219E" w:rsidRPr="000665B4" w:rsidRDefault="0034219E" w:rsidP="0034219E">
      <w:pPr>
        <w:rPr>
          <w:rFonts w:ascii="宋体" w:eastAsia="宋体" w:hAnsi="宋体"/>
        </w:rPr>
      </w:pPr>
      <w:r w:rsidRPr="000665B4">
        <w:rPr>
          <w:rFonts w:ascii="宋体" w:eastAsia="宋体" w:hAnsi="宋体"/>
        </w:rPr>
        <w:t xml:space="preserve">    return unit-len%unit;</w:t>
      </w:r>
    </w:p>
    <w:p w:rsidR="0034219E" w:rsidRPr="000665B4" w:rsidRDefault="0034219E" w:rsidP="0034219E">
      <w:pPr>
        <w:rPr>
          <w:rFonts w:ascii="宋体" w:eastAsia="宋体" w:hAnsi="宋体"/>
        </w:rPr>
      </w:pPr>
      <w:r w:rsidRPr="000665B4">
        <w:rPr>
          <w:rFonts w:ascii="宋体" w:eastAsia="宋体" w:hAnsi="宋体"/>
        </w:rPr>
        <w:t>}</w:t>
      </w:r>
    </w:p>
    <w:p w:rsidR="0034219E" w:rsidRPr="000665B4" w:rsidRDefault="0034219E" w:rsidP="0034219E">
      <w:pPr>
        <w:rPr>
          <w:rFonts w:ascii="宋体" w:eastAsia="宋体" w:hAnsi="宋体"/>
        </w:rPr>
      </w:pPr>
    </w:p>
    <w:p w:rsidR="0034219E" w:rsidRPr="000665B4" w:rsidRDefault="0034219E" w:rsidP="0034219E">
      <w:pPr>
        <w:rPr>
          <w:rFonts w:ascii="宋体" w:eastAsia="宋体" w:hAnsi="宋体"/>
        </w:rPr>
      </w:pPr>
      <w:r w:rsidRPr="000665B4">
        <w:rPr>
          <w:rFonts w:ascii="宋体" w:eastAsia="宋体" w:hAnsi="宋体"/>
        </w:rPr>
        <w:t>int main()</w:t>
      </w:r>
    </w:p>
    <w:p w:rsidR="0034219E" w:rsidRPr="000665B4" w:rsidRDefault="0034219E" w:rsidP="0034219E">
      <w:pPr>
        <w:rPr>
          <w:rFonts w:ascii="宋体" w:eastAsia="宋体" w:hAnsi="宋体"/>
        </w:rPr>
      </w:pPr>
      <w:r w:rsidRPr="000665B4">
        <w:rPr>
          <w:rFonts w:ascii="宋体" w:eastAsia="宋体" w:hAnsi="宋体"/>
        </w:rPr>
        <w:t>{</w:t>
      </w:r>
    </w:p>
    <w:p w:rsidR="0034219E" w:rsidRPr="000665B4" w:rsidRDefault="0034219E" w:rsidP="0034219E">
      <w:pPr>
        <w:rPr>
          <w:rFonts w:ascii="宋体" w:eastAsia="宋体" w:hAnsi="宋体"/>
        </w:rPr>
      </w:pPr>
      <w:r w:rsidRPr="000665B4">
        <w:rPr>
          <w:rFonts w:ascii="宋体" w:eastAsia="宋体" w:hAnsi="宋体"/>
        </w:rPr>
        <w:t xml:space="preserve">    int t;</w:t>
      </w:r>
    </w:p>
    <w:p w:rsidR="0034219E" w:rsidRPr="000665B4" w:rsidRDefault="0034219E" w:rsidP="0034219E">
      <w:pPr>
        <w:rPr>
          <w:rFonts w:ascii="宋体" w:eastAsia="宋体" w:hAnsi="宋体"/>
        </w:rPr>
      </w:pPr>
      <w:r w:rsidRPr="000665B4">
        <w:rPr>
          <w:rFonts w:ascii="宋体" w:eastAsia="宋体" w:hAnsi="宋体"/>
        </w:rPr>
        <w:t xml:space="preserve">    scanf("%d",&amp;t);</w:t>
      </w:r>
    </w:p>
    <w:p w:rsidR="0034219E" w:rsidRPr="000665B4" w:rsidRDefault="0034219E" w:rsidP="0034219E">
      <w:pPr>
        <w:rPr>
          <w:rFonts w:ascii="宋体" w:eastAsia="宋体" w:hAnsi="宋体"/>
        </w:rPr>
      </w:pPr>
      <w:r w:rsidRPr="000665B4">
        <w:rPr>
          <w:rFonts w:ascii="宋体" w:eastAsia="宋体" w:hAnsi="宋体"/>
        </w:rPr>
        <w:t xml:space="preserve">    while(t--){</w:t>
      </w:r>
    </w:p>
    <w:p w:rsidR="0034219E" w:rsidRPr="000665B4" w:rsidRDefault="0034219E" w:rsidP="0034219E">
      <w:pPr>
        <w:rPr>
          <w:rFonts w:ascii="宋体" w:eastAsia="宋体" w:hAnsi="宋体"/>
        </w:rPr>
      </w:pPr>
      <w:r w:rsidRPr="000665B4">
        <w:rPr>
          <w:rFonts w:ascii="宋体" w:eastAsia="宋体" w:hAnsi="宋体"/>
        </w:rPr>
        <w:t xml:space="preserve">        char s[MAXLEN];</w:t>
      </w:r>
    </w:p>
    <w:p w:rsidR="0034219E" w:rsidRPr="000665B4" w:rsidRDefault="0034219E" w:rsidP="0034219E">
      <w:pPr>
        <w:rPr>
          <w:rFonts w:ascii="宋体" w:eastAsia="宋体" w:hAnsi="宋体"/>
        </w:rPr>
      </w:pPr>
      <w:r w:rsidRPr="000665B4">
        <w:rPr>
          <w:rFonts w:ascii="宋体" w:eastAsia="宋体" w:hAnsi="宋体"/>
        </w:rPr>
        <w:t xml:space="preserve">        scanf("%s",s);</w:t>
      </w:r>
    </w:p>
    <w:p w:rsidR="0034219E" w:rsidRPr="000665B4" w:rsidRDefault="0034219E" w:rsidP="0034219E">
      <w:pPr>
        <w:rPr>
          <w:rFonts w:ascii="宋体" w:eastAsia="宋体" w:hAnsi="宋体"/>
        </w:rPr>
      </w:pPr>
      <w:r w:rsidRPr="000665B4">
        <w:rPr>
          <w:rFonts w:ascii="宋体" w:eastAsia="宋体" w:hAnsi="宋体"/>
        </w:rPr>
        <w:t xml:space="preserve">        printf("%d\n",kmp(s));</w:t>
      </w:r>
    </w:p>
    <w:p w:rsidR="0034219E" w:rsidRPr="000665B4" w:rsidRDefault="0034219E" w:rsidP="0034219E">
      <w:pPr>
        <w:rPr>
          <w:rFonts w:ascii="宋体" w:eastAsia="宋体" w:hAnsi="宋体"/>
        </w:rPr>
      </w:pPr>
      <w:r w:rsidRPr="000665B4">
        <w:rPr>
          <w:rFonts w:ascii="宋体" w:eastAsia="宋体" w:hAnsi="宋体"/>
        </w:rPr>
        <w:t xml:space="preserve">    }</w:t>
      </w:r>
    </w:p>
    <w:p w:rsidR="0034219E" w:rsidRPr="000665B4" w:rsidRDefault="0034219E" w:rsidP="0034219E">
      <w:pPr>
        <w:rPr>
          <w:rFonts w:ascii="宋体" w:eastAsia="宋体" w:hAnsi="宋体"/>
        </w:rPr>
      </w:pPr>
      <w:r w:rsidRPr="000665B4">
        <w:rPr>
          <w:rFonts w:ascii="宋体" w:eastAsia="宋体" w:hAnsi="宋体"/>
        </w:rPr>
        <w:t xml:space="preserve">    return 0;</w:t>
      </w:r>
    </w:p>
    <w:p w:rsidR="0034219E" w:rsidRPr="000665B4" w:rsidRDefault="0034219E" w:rsidP="0034219E">
      <w:pPr>
        <w:rPr>
          <w:rFonts w:ascii="宋体" w:eastAsia="宋体" w:hAnsi="宋体"/>
        </w:rPr>
      </w:pPr>
      <w:r w:rsidRPr="000665B4">
        <w:rPr>
          <w:rFonts w:ascii="宋体" w:eastAsia="宋体" w:hAnsi="宋体"/>
        </w:rPr>
        <w:t>}</w:t>
      </w:r>
    </w:p>
    <w:p w:rsidR="00694EB8" w:rsidRPr="000665B4" w:rsidRDefault="00694EB8" w:rsidP="000E2C94">
      <w:pPr>
        <w:pStyle w:val="4"/>
        <w:rPr>
          <w:rFonts w:ascii="宋体" w:eastAsia="宋体" w:hAnsi="宋体"/>
          <w:b w:val="0"/>
        </w:rPr>
      </w:pPr>
      <w:r w:rsidRPr="000665B4">
        <w:rPr>
          <w:rFonts w:ascii="宋体" w:eastAsia="宋体" w:hAnsi="宋体" w:hint="eastAsia"/>
          <w:b w:val="0"/>
        </w:rPr>
        <w:lastRenderedPageBreak/>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1358</w:t>
      </w:r>
      <w:r w:rsidRPr="000665B4">
        <w:rPr>
          <w:rFonts w:ascii="宋体" w:eastAsia="宋体" w:hAnsi="宋体" w:hint="eastAsia"/>
          <w:b w:val="0"/>
        </w:rPr>
        <w:t>-</w:t>
      </w:r>
      <w:r w:rsidRPr="000665B4">
        <w:rPr>
          <w:rFonts w:ascii="宋体" w:eastAsia="宋体" w:hAnsi="宋体"/>
          <w:b w:val="0"/>
        </w:rPr>
        <w:t>Period</w:t>
      </w:r>
      <w:r w:rsidR="005721D7" w:rsidRPr="000665B4">
        <w:rPr>
          <w:rFonts w:ascii="宋体" w:eastAsia="宋体" w:hAnsi="宋体"/>
          <w:b w:val="0"/>
        </w:rPr>
        <w:fldChar w:fldCharType="begin"/>
      </w:r>
      <w:r w:rsidR="005721D7" w:rsidRPr="000665B4">
        <w:rPr>
          <w:rFonts w:ascii="宋体" w:eastAsia="宋体" w:hAnsi="宋体"/>
          <w:b w:val="0"/>
        </w:rPr>
        <w:instrText xml:space="preserve"> XE "</w:instrText>
      </w:r>
      <w:r w:rsidR="005721D7" w:rsidRPr="000665B4">
        <w:rPr>
          <w:rFonts w:ascii="宋体" w:eastAsia="宋体" w:hAnsi="宋体" w:hint="eastAsia"/>
          <w:b w:val="0"/>
        </w:rPr>
        <w:instrText>√-</w:instrText>
      </w:r>
      <w:r w:rsidR="005721D7" w:rsidRPr="000665B4">
        <w:rPr>
          <w:rFonts w:ascii="宋体" w:eastAsia="宋体" w:hAnsi="宋体"/>
          <w:b w:val="0"/>
        </w:rPr>
        <w:instrText>HDU</w:instrText>
      </w:r>
      <w:r w:rsidR="005721D7" w:rsidRPr="000665B4">
        <w:rPr>
          <w:rFonts w:ascii="宋体" w:eastAsia="宋体" w:hAnsi="宋体" w:hint="eastAsia"/>
          <w:b w:val="0"/>
        </w:rPr>
        <w:instrText>-</w:instrText>
      </w:r>
      <w:r w:rsidR="005721D7" w:rsidRPr="000665B4">
        <w:rPr>
          <w:rFonts w:ascii="宋体" w:eastAsia="宋体" w:hAnsi="宋体"/>
          <w:b w:val="0"/>
        </w:rPr>
        <w:instrText>1358</w:instrText>
      </w:r>
      <w:r w:rsidR="005721D7" w:rsidRPr="000665B4">
        <w:rPr>
          <w:rFonts w:ascii="宋体" w:eastAsia="宋体" w:hAnsi="宋体" w:hint="eastAsia"/>
          <w:b w:val="0"/>
        </w:rPr>
        <w:instrText>-</w:instrText>
      </w:r>
      <w:r w:rsidR="005721D7" w:rsidRPr="000665B4">
        <w:rPr>
          <w:rFonts w:ascii="宋体" w:eastAsia="宋体" w:hAnsi="宋体"/>
          <w:b w:val="0"/>
        </w:rPr>
        <w:instrText>Period:</w:instrText>
      </w:r>
      <w:r w:rsidR="005721D7" w:rsidRPr="000665B4">
        <w:rPr>
          <w:rFonts w:ascii="宋体" w:eastAsia="宋体" w:hAnsi="宋体" w:hint="eastAsia"/>
          <w:b w:val="0"/>
        </w:rPr>
        <w:instrText>1</w:instrText>
      </w:r>
      <w:r w:rsidR="005721D7" w:rsidRPr="000665B4">
        <w:rPr>
          <w:rFonts w:ascii="宋体" w:eastAsia="宋体" w:hAnsi="宋体"/>
          <w:b w:val="0"/>
        </w:rPr>
        <w:instrText xml:space="preserve">358" \y "HDU:1358" </w:instrText>
      </w:r>
      <w:r w:rsidR="005721D7" w:rsidRPr="000665B4">
        <w:rPr>
          <w:rFonts w:ascii="宋体" w:eastAsia="宋体" w:hAnsi="宋体"/>
          <w:b w:val="0"/>
        </w:rPr>
        <w:fldChar w:fldCharType="end"/>
      </w:r>
    </w:p>
    <w:p w:rsidR="00694EB8" w:rsidRPr="000665B4" w:rsidRDefault="00694EB8" w:rsidP="0034219E">
      <w:pPr>
        <w:rPr>
          <w:rFonts w:ascii="宋体" w:eastAsia="宋体" w:hAnsi="宋体"/>
        </w:rPr>
      </w:pPr>
      <w:r w:rsidRPr="000665B4">
        <w:rPr>
          <w:rFonts w:ascii="宋体" w:eastAsia="宋体" w:hAnsi="宋体" w:hint="eastAsia"/>
        </w:rPr>
        <w:t>【题意】给定字符串s（长度范围1</w:t>
      </w:r>
      <w:r w:rsidRPr="000665B4">
        <w:rPr>
          <w:rFonts w:ascii="宋体" w:eastAsia="宋体" w:hAnsi="宋体"/>
        </w:rPr>
        <w:t>e6</w:t>
      </w:r>
      <w:r w:rsidRPr="000665B4">
        <w:rPr>
          <w:rFonts w:ascii="宋体" w:eastAsia="宋体" w:hAnsi="宋体" w:hint="eastAsia"/>
        </w:rPr>
        <w:t>），求它所有前缀是否是循环串，如果是，输出循环节组数</w:t>
      </w:r>
    </w:p>
    <w:p w:rsidR="00694EB8" w:rsidRPr="000665B4" w:rsidRDefault="00694EB8" w:rsidP="0034219E">
      <w:pPr>
        <w:rPr>
          <w:rFonts w:ascii="宋体" w:eastAsia="宋体" w:hAnsi="宋体"/>
        </w:rPr>
      </w:pPr>
      <w:r w:rsidRPr="000665B4">
        <w:rPr>
          <w:rFonts w:ascii="宋体" w:eastAsia="宋体" w:hAnsi="宋体" w:hint="eastAsia"/>
        </w:rPr>
        <w:t>【题解】KMP循环节问题的经典结论题。在HDU3746的基础上对时间复杂度有了更高要求，在求一个串是否为循环串时，我们之前用了自己匹配自己后，前后多出来的部分是否相同来判断是否为循环串。</w:t>
      </w:r>
    </w:p>
    <w:p w:rsidR="00694EB8" w:rsidRPr="000665B4" w:rsidRDefault="00694EB8" w:rsidP="0034219E">
      <w:pPr>
        <w:rPr>
          <w:rFonts w:ascii="宋体" w:eastAsia="宋体" w:hAnsi="宋体"/>
        </w:rPr>
      </w:pPr>
      <w:r w:rsidRPr="000665B4">
        <w:rPr>
          <w:rFonts w:ascii="宋体" w:eastAsia="宋体" w:hAnsi="宋体" w:hint="eastAsia"/>
        </w:rPr>
        <w:t>aaaaassssssssssss</w:t>
      </w:r>
    </w:p>
    <w:p w:rsidR="00694EB8" w:rsidRPr="000665B4" w:rsidRDefault="00694EB8" w:rsidP="0034219E">
      <w:pPr>
        <w:rPr>
          <w:rFonts w:ascii="宋体" w:eastAsia="宋体" w:hAnsi="宋体"/>
        </w:rPr>
      </w:pPr>
      <w:r w:rsidRPr="000665B4">
        <w:rPr>
          <w:rFonts w:ascii="宋体" w:eastAsia="宋体" w:hAnsi="宋体"/>
        </w:rPr>
        <w:t xml:space="preserve">     ssssssssssssbbbbb</w:t>
      </w:r>
    </w:p>
    <w:p w:rsidR="00694EB8" w:rsidRPr="000665B4" w:rsidRDefault="00694EB8" w:rsidP="0034219E">
      <w:pPr>
        <w:rPr>
          <w:rFonts w:ascii="宋体" w:eastAsia="宋体" w:hAnsi="宋体"/>
        </w:rPr>
      </w:pPr>
      <w:r w:rsidRPr="000665B4">
        <w:rPr>
          <w:rFonts w:ascii="宋体" w:eastAsia="宋体" w:hAnsi="宋体" w:hint="eastAsia"/>
        </w:rPr>
        <w:t>这里实际上并不需要判断，只要看循环节长度（假定的）是否整除串的长度，如果是的话，那么前后的a串和b串一定会相同，否则就一定不相同。而且也不用再拿一个自己来匹配了，直接使用next数组即可，因为这个自己和自己匹配的过程本身就是在求next数组，对于0,</w:t>
      </w:r>
      <w:r w:rsidRPr="000665B4">
        <w:rPr>
          <w:rFonts w:ascii="宋体" w:eastAsia="宋体" w:hAnsi="宋体"/>
        </w:rPr>
        <w:t>…,i-1</w:t>
      </w:r>
      <w:r w:rsidRPr="000665B4">
        <w:rPr>
          <w:rFonts w:ascii="宋体" w:eastAsia="宋体" w:hAnsi="宋体" w:hint="eastAsia"/>
        </w:rPr>
        <w:t>，到第i-1个字符时，总共有i个字符，考虑next[i-1]的含义就是如果下一个字符不匹配的话，就要跳到next[i-1]，也就是说，next[i-1]是前i个字符的最大前后缀相同长度，也就是我们上图中s串的大小，那么循环节长度就是i-next[i-1]，不过要排除一个next[i-1]等于0的情况，其实广义上说这种情况也是满足循环节的，只不过循环次数是1，而题目中一般要求循环次数要大于1，所以要特判一下下</w:t>
      </w:r>
      <w:r w:rsidR="005721D7" w:rsidRPr="000665B4">
        <w:rPr>
          <w:rFonts w:ascii="宋体" w:eastAsia="宋体" w:hAnsi="宋体" w:hint="eastAsia"/>
        </w:rPr>
        <w:t>。</w:t>
      </w:r>
    </w:p>
    <w:p w:rsidR="00694EB8" w:rsidRPr="000665B4" w:rsidRDefault="00694EB8" w:rsidP="0034219E">
      <w:pPr>
        <w:rPr>
          <w:rFonts w:ascii="宋体" w:eastAsia="宋体" w:hAnsi="宋体"/>
        </w:rPr>
      </w:pPr>
      <w:r w:rsidRPr="000665B4">
        <w:rPr>
          <w:rFonts w:ascii="宋体" w:eastAsia="宋体" w:hAnsi="宋体" w:hint="eastAsia"/>
        </w:rPr>
        <w:t>【代码】</w:t>
      </w:r>
    </w:p>
    <w:p w:rsidR="00694EB8" w:rsidRPr="000665B4" w:rsidRDefault="00694EB8" w:rsidP="00694EB8">
      <w:pPr>
        <w:rPr>
          <w:rFonts w:ascii="宋体" w:eastAsia="宋体" w:hAnsi="宋体"/>
        </w:rPr>
      </w:pPr>
      <w:r w:rsidRPr="000665B4">
        <w:rPr>
          <w:rFonts w:ascii="宋体" w:eastAsia="宋体" w:hAnsi="宋体"/>
        </w:rPr>
        <w:t>#include &lt;bits/stdc++.h&gt;</w:t>
      </w:r>
    </w:p>
    <w:p w:rsidR="00694EB8" w:rsidRPr="000665B4" w:rsidRDefault="00694EB8" w:rsidP="00694EB8">
      <w:pPr>
        <w:rPr>
          <w:rFonts w:ascii="宋体" w:eastAsia="宋体" w:hAnsi="宋体"/>
        </w:rPr>
      </w:pPr>
      <w:r w:rsidRPr="000665B4">
        <w:rPr>
          <w:rFonts w:ascii="宋体" w:eastAsia="宋体" w:hAnsi="宋体"/>
        </w:rPr>
        <w:t>#define MAXLEN 1000010</w:t>
      </w:r>
    </w:p>
    <w:p w:rsidR="00694EB8" w:rsidRPr="000665B4" w:rsidRDefault="00694EB8" w:rsidP="00694EB8">
      <w:pPr>
        <w:rPr>
          <w:rFonts w:ascii="宋体" w:eastAsia="宋体" w:hAnsi="宋体"/>
        </w:rPr>
      </w:pPr>
    </w:p>
    <w:p w:rsidR="00694EB8" w:rsidRPr="000665B4" w:rsidRDefault="00694EB8" w:rsidP="00694EB8">
      <w:pPr>
        <w:rPr>
          <w:rFonts w:ascii="宋体" w:eastAsia="宋体" w:hAnsi="宋体"/>
        </w:rPr>
      </w:pPr>
      <w:r w:rsidRPr="000665B4">
        <w:rPr>
          <w:rFonts w:ascii="宋体" w:eastAsia="宋体" w:hAnsi="宋体"/>
        </w:rPr>
        <w:t>using namespace std;</w:t>
      </w:r>
    </w:p>
    <w:p w:rsidR="00694EB8" w:rsidRPr="000665B4" w:rsidRDefault="00694EB8" w:rsidP="00694EB8">
      <w:pPr>
        <w:rPr>
          <w:rFonts w:ascii="宋体" w:eastAsia="宋体" w:hAnsi="宋体"/>
        </w:rPr>
      </w:pPr>
    </w:p>
    <w:p w:rsidR="00694EB8" w:rsidRPr="000665B4" w:rsidRDefault="00694EB8" w:rsidP="00694EB8">
      <w:pPr>
        <w:rPr>
          <w:rFonts w:ascii="宋体" w:eastAsia="宋体" w:hAnsi="宋体"/>
        </w:rPr>
      </w:pPr>
      <w:r w:rsidRPr="000665B4">
        <w:rPr>
          <w:rFonts w:ascii="宋体" w:eastAsia="宋体" w:hAnsi="宋体"/>
        </w:rPr>
        <w:t>void cal_next(char s[],int len,int next[]){</w:t>
      </w:r>
    </w:p>
    <w:p w:rsidR="00694EB8" w:rsidRPr="000665B4" w:rsidRDefault="00694EB8" w:rsidP="00694EB8">
      <w:pPr>
        <w:rPr>
          <w:rFonts w:ascii="宋体" w:eastAsia="宋体" w:hAnsi="宋体"/>
        </w:rPr>
      </w:pPr>
      <w:r w:rsidRPr="000665B4">
        <w:rPr>
          <w:rFonts w:ascii="宋体" w:eastAsia="宋体" w:hAnsi="宋体"/>
        </w:rPr>
        <w:t xml:space="preserve">    next[0]=0;</w:t>
      </w:r>
    </w:p>
    <w:p w:rsidR="00694EB8" w:rsidRPr="000665B4" w:rsidRDefault="00694EB8" w:rsidP="00694EB8">
      <w:pPr>
        <w:rPr>
          <w:rFonts w:ascii="宋体" w:eastAsia="宋体" w:hAnsi="宋体"/>
        </w:rPr>
      </w:pPr>
      <w:r w:rsidRPr="000665B4">
        <w:rPr>
          <w:rFonts w:ascii="宋体" w:eastAsia="宋体" w:hAnsi="宋体"/>
        </w:rPr>
        <w:t xml:space="preserve">    int i=1,j=0;</w:t>
      </w:r>
    </w:p>
    <w:p w:rsidR="00694EB8" w:rsidRPr="000665B4" w:rsidRDefault="00694EB8" w:rsidP="00694EB8">
      <w:pPr>
        <w:rPr>
          <w:rFonts w:ascii="宋体" w:eastAsia="宋体" w:hAnsi="宋体"/>
        </w:rPr>
      </w:pPr>
      <w:r w:rsidRPr="000665B4">
        <w:rPr>
          <w:rFonts w:ascii="宋体" w:eastAsia="宋体" w:hAnsi="宋体"/>
        </w:rPr>
        <w:t xml:space="preserve">    while(i&lt;len){</w:t>
      </w:r>
    </w:p>
    <w:p w:rsidR="00694EB8" w:rsidRPr="000665B4" w:rsidRDefault="00694EB8" w:rsidP="00694EB8">
      <w:pPr>
        <w:rPr>
          <w:rFonts w:ascii="宋体" w:eastAsia="宋体" w:hAnsi="宋体"/>
        </w:rPr>
      </w:pPr>
      <w:r w:rsidRPr="000665B4">
        <w:rPr>
          <w:rFonts w:ascii="宋体" w:eastAsia="宋体" w:hAnsi="宋体"/>
        </w:rPr>
        <w:t xml:space="preserve">        if(s[i]==s[j]){</w:t>
      </w:r>
    </w:p>
    <w:p w:rsidR="00694EB8" w:rsidRPr="000665B4" w:rsidRDefault="00694EB8" w:rsidP="00694EB8">
      <w:pPr>
        <w:rPr>
          <w:rFonts w:ascii="宋体" w:eastAsia="宋体" w:hAnsi="宋体"/>
        </w:rPr>
      </w:pPr>
      <w:r w:rsidRPr="000665B4">
        <w:rPr>
          <w:rFonts w:ascii="宋体" w:eastAsia="宋体" w:hAnsi="宋体"/>
        </w:rPr>
        <w:t xml:space="preserve">            next[i++]=(j++)+1;</w:t>
      </w:r>
    </w:p>
    <w:p w:rsidR="00694EB8" w:rsidRPr="000665B4" w:rsidRDefault="00694EB8" w:rsidP="00694EB8">
      <w:pPr>
        <w:rPr>
          <w:rFonts w:ascii="宋体" w:eastAsia="宋体" w:hAnsi="宋体"/>
        </w:rPr>
      </w:pPr>
      <w:r w:rsidRPr="000665B4">
        <w:rPr>
          <w:rFonts w:ascii="宋体" w:eastAsia="宋体" w:hAnsi="宋体"/>
        </w:rPr>
        <w:t xml:space="preserve">            continue;</w:t>
      </w:r>
    </w:p>
    <w:p w:rsidR="00694EB8" w:rsidRPr="000665B4" w:rsidRDefault="00694EB8" w:rsidP="00694EB8">
      <w:pPr>
        <w:rPr>
          <w:rFonts w:ascii="宋体" w:eastAsia="宋体" w:hAnsi="宋体"/>
        </w:rPr>
      </w:pPr>
      <w:r w:rsidRPr="000665B4">
        <w:rPr>
          <w:rFonts w:ascii="宋体" w:eastAsia="宋体" w:hAnsi="宋体"/>
        </w:rPr>
        <w:t xml:space="preserve">        }</w:t>
      </w:r>
    </w:p>
    <w:p w:rsidR="00694EB8" w:rsidRPr="000665B4" w:rsidRDefault="00694EB8" w:rsidP="00694EB8">
      <w:pPr>
        <w:rPr>
          <w:rFonts w:ascii="宋体" w:eastAsia="宋体" w:hAnsi="宋体"/>
        </w:rPr>
      </w:pPr>
      <w:r w:rsidRPr="000665B4">
        <w:rPr>
          <w:rFonts w:ascii="宋体" w:eastAsia="宋体" w:hAnsi="宋体"/>
        </w:rPr>
        <w:t xml:space="preserve">        while(s[i]!=s[j]){</w:t>
      </w:r>
    </w:p>
    <w:p w:rsidR="00694EB8" w:rsidRPr="000665B4" w:rsidRDefault="00694EB8" w:rsidP="00694EB8">
      <w:pPr>
        <w:rPr>
          <w:rFonts w:ascii="宋体" w:eastAsia="宋体" w:hAnsi="宋体"/>
        </w:rPr>
      </w:pPr>
      <w:r w:rsidRPr="000665B4">
        <w:rPr>
          <w:rFonts w:ascii="宋体" w:eastAsia="宋体" w:hAnsi="宋体"/>
        </w:rPr>
        <w:t xml:space="preserve">            if(j==0){</w:t>
      </w:r>
    </w:p>
    <w:p w:rsidR="00694EB8" w:rsidRPr="000665B4" w:rsidRDefault="00694EB8" w:rsidP="00694EB8">
      <w:pPr>
        <w:rPr>
          <w:rFonts w:ascii="宋体" w:eastAsia="宋体" w:hAnsi="宋体"/>
        </w:rPr>
      </w:pPr>
      <w:r w:rsidRPr="000665B4">
        <w:rPr>
          <w:rFonts w:ascii="宋体" w:eastAsia="宋体" w:hAnsi="宋体"/>
        </w:rPr>
        <w:t xml:space="preserve">                next[i++]=0;</w:t>
      </w:r>
    </w:p>
    <w:p w:rsidR="00694EB8" w:rsidRPr="000665B4" w:rsidRDefault="00694EB8" w:rsidP="00694EB8">
      <w:pPr>
        <w:rPr>
          <w:rFonts w:ascii="宋体" w:eastAsia="宋体" w:hAnsi="宋体"/>
        </w:rPr>
      </w:pPr>
      <w:r w:rsidRPr="000665B4">
        <w:rPr>
          <w:rFonts w:ascii="宋体" w:eastAsia="宋体" w:hAnsi="宋体"/>
        </w:rPr>
        <w:t xml:space="preserve">                break;</w:t>
      </w:r>
    </w:p>
    <w:p w:rsidR="00694EB8" w:rsidRPr="000665B4" w:rsidRDefault="00694EB8" w:rsidP="00694EB8">
      <w:pPr>
        <w:rPr>
          <w:rFonts w:ascii="宋体" w:eastAsia="宋体" w:hAnsi="宋体"/>
        </w:rPr>
      </w:pPr>
      <w:r w:rsidRPr="000665B4">
        <w:rPr>
          <w:rFonts w:ascii="宋体" w:eastAsia="宋体" w:hAnsi="宋体"/>
        </w:rPr>
        <w:t xml:space="preserve">            }</w:t>
      </w:r>
    </w:p>
    <w:p w:rsidR="00694EB8" w:rsidRPr="000665B4" w:rsidRDefault="00694EB8" w:rsidP="00694EB8">
      <w:pPr>
        <w:rPr>
          <w:rFonts w:ascii="宋体" w:eastAsia="宋体" w:hAnsi="宋体"/>
        </w:rPr>
      </w:pPr>
      <w:r w:rsidRPr="000665B4">
        <w:rPr>
          <w:rFonts w:ascii="宋体" w:eastAsia="宋体" w:hAnsi="宋体"/>
        </w:rPr>
        <w:t xml:space="preserve">            j=next[j-1];</w:t>
      </w:r>
    </w:p>
    <w:p w:rsidR="00694EB8" w:rsidRPr="000665B4" w:rsidRDefault="00694EB8" w:rsidP="00694EB8">
      <w:pPr>
        <w:rPr>
          <w:rFonts w:ascii="宋体" w:eastAsia="宋体" w:hAnsi="宋体"/>
        </w:rPr>
      </w:pPr>
      <w:r w:rsidRPr="000665B4">
        <w:rPr>
          <w:rFonts w:ascii="宋体" w:eastAsia="宋体" w:hAnsi="宋体"/>
        </w:rPr>
        <w:t xml:space="preserve">        }</w:t>
      </w:r>
    </w:p>
    <w:p w:rsidR="00694EB8" w:rsidRPr="000665B4" w:rsidRDefault="00694EB8" w:rsidP="00694EB8">
      <w:pPr>
        <w:rPr>
          <w:rFonts w:ascii="宋体" w:eastAsia="宋体" w:hAnsi="宋体"/>
        </w:rPr>
      </w:pPr>
      <w:r w:rsidRPr="000665B4">
        <w:rPr>
          <w:rFonts w:ascii="宋体" w:eastAsia="宋体" w:hAnsi="宋体"/>
        </w:rPr>
        <w:t xml:space="preserve">    }</w:t>
      </w:r>
    </w:p>
    <w:p w:rsidR="00694EB8" w:rsidRPr="000665B4" w:rsidRDefault="00694EB8" w:rsidP="00694EB8">
      <w:pPr>
        <w:rPr>
          <w:rFonts w:ascii="宋体" w:eastAsia="宋体" w:hAnsi="宋体"/>
        </w:rPr>
      </w:pPr>
      <w:r w:rsidRPr="000665B4">
        <w:rPr>
          <w:rFonts w:ascii="宋体" w:eastAsia="宋体" w:hAnsi="宋体"/>
        </w:rPr>
        <w:t xml:space="preserve">    return;</w:t>
      </w:r>
    </w:p>
    <w:p w:rsidR="00694EB8" w:rsidRPr="000665B4" w:rsidRDefault="00694EB8" w:rsidP="00694EB8">
      <w:pPr>
        <w:rPr>
          <w:rFonts w:ascii="宋体" w:eastAsia="宋体" w:hAnsi="宋体"/>
        </w:rPr>
      </w:pPr>
      <w:r w:rsidRPr="000665B4">
        <w:rPr>
          <w:rFonts w:ascii="宋体" w:eastAsia="宋体" w:hAnsi="宋体"/>
        </w:rPr>
        <w:t>}</w:t>
      </w:r>
    </w:p>
    <w:p w:rsidR="00694EB8" w:rsidRPr="000665B4" w:rsidRDefault="00694EB8" w:rsidP="00694EB8">
      <w:pPr>
        <w:rPr>
          <w:rFonts w:ascii="宋体" w:eastAsia="宋体" w:hAnsi="宋体"/>
        </w:rPr>
      </w:pPr>
      <w:r w:rsidRPr="000665B4">
        <w:rPr>
          <w:rFonts w:ascii="宋体" w:eastAsia="宋体" w:hAnsi="宋体"/>
        </w:rPr>
        <w:t>void kmp(char s[],int len){</w:t>
      </w:r>
    </w:p>
    <w:p w:rsidR="00694EB8" w:rsidRPr="000665B4" w:rsidRDefault="00694EB8" w:rsidP="00694EB8">
      <w:pPr>
        <w:rPr>
          <w:rFonts w:ascii="宋体" w:eastAsia="宋体" w:hAnsi="宋体"/>
        </w:rPr>
      </w:pPr>
      <w:r w:rsidRPr="000665B4">
        <w:rPr>
          <w:rFonts w:ascii="宋体" w:eastAsia="宋体" w:hAnsi="宋体"/>
        </w:rPr>
        <w:t xml:space="preserve">    int next[MAXLEN];</w:t>
      </w:r>
    </w:p>
    <w:p w:rsidR="00694EB8" w:rsidRPr="000665B4" w:rsidRDefault="00694EB8" w:rsidP="00694EB8">
      <w:pPr>
        <w:rPr>
          <w:rFonts w:ascii="宋体" w:eastAsia="宋体" w:hAnsi="宋体"/>
        </w:rPr>
      </w:pPr>
      <w:r w:rsidRPr="000665B4">
        <w:rPr>
          <w:rFonts w:ascii="宋体" w:eastAsia="宋体" w:hAnsi="宋体"/>
        </w:rPr>
        <w:lastRenderedPageBreak/>
        <w:t xml:space="preserve">    cal_next(s,len,next);</w:t>
      </w:r>
    </w:p>
    <w:p w:rsidR="00694EB8" w:rsidRPr="000665B4" w:rsidRDefault="00694EB8" w:rsidP="00694EB8">
      <w:pPr>
        <w:rPr>
          <w:rFonts w:ascii="宋体" w:eastAsia="宋体" w:hAnsi="宋体"/>
        </w:rPr>
      </w:pPr>
      <w:r w:rsidRPr="000665B4">
        <w:rPr>
          <w:rFonts w:ascii="宋体" w:eastAsia="宋体" w:hAnsi="宋体"/>
        </w:rPr>
        <w:t xml:space="preserve">    for (int i=1;i&lt;len;i++){</w:t>
      </w:r>
    </w:p>
    <w:p w:rsidR="00694EB8" w:rsidRPr="000665B4" w:rsidRDefault="00694EB8" w:rsidP="00694EB8">
      <w:pPr>
        <w:rPr>
          <w:rFonts w:ascii="宋体" w:eastAsia="宋体" w:hAnsi="宋体"/>
        </w:rPr>
      </w:pPr>
      <w:r w:rsidRPr="000665B4">
        <w:rPr>
          <w:rFonts w:ascii="宋体" w:eastAsia="宋体" w:hAnsi="宋体"/>
        </w:rPr>
        <w:t xml:space="preserve">        if((i+1)%(i-next[i]+1)==0&amp;&amp;next[i]!=0){</w:t>
      </w:r>
    </w:p>
    <w:p w:rsidR="00694EB8" w:rsidRPr="000665B4" w:rsidRDefault="00694EB8" w:rsidP="00694EB8">
      <w:pPr>
        <w:rPr>
          <w:rFonts w:ascii="宋体" w:eastAsia="宋体" w:hAnsi="宋体"/>
        </w:rPr>
      </w:pPr>
      <w:r w:rsidRPr="000665B4">
        <w:rPr>
          <w:rFonts w:ascii="宋体" w:eastAsia="宋体" w:hAnsi="宋体"/>
        </w:rPr>
        <w:t xml:space="preserve">            printf("%d %d\n",i+1,(i+1)/(i-next[i-1]));</w:t>
      </w:r>
    </w:p>
    <w:p w:rsidR="00694EB8" w:rsidRPr="000665B4" w:rsidRDefault="00694EB8" w:rsidP="00694EB8">
      <w:pPr>
        <w:rPr>
          <w:rFonts w:ascii="宋体" w:eastAsia="宋体" w:hAnsi="宋体"/>
        </w:rPr>
      </w:pPr>
      <w:r w:rsidRPr="000665B4">
        <w:rPr>
          <w:rFonts w:ascii="宋体" w:eastAsia="宋体" w:hAnsi="宋体"/>
        </w:rPr>
        <w:t xml:space="preserve">        }</w:t>
      </w:r>
    </w:p>
    <w:p w:rsidR="00694EB8" w:rsidRPr="000665B4" w:rsidRDefault="00694EB8" w:rsidP="00694EB8">
      <w:pPr>
        <w:rPr>
          <w:rFonts w:ascii="宋体" w:eastAsia="宋体" w:hAnsi="宋体"/>
        </w:rPr>
      </w:pPr>
      <w:r w:rsidRPr="000665B4">
        <w:rPr>
          <w:rFonts w:ascii="宋体" w:eastAsia="宋体" w:hAnsi="宋体"/>
        </w:rPr>
        <w:t xml:space="preserve">    }</w:t>
      </w:r>
    </w:p>
    <w:p w:rsidR="00694EB8" w:rsidRPr="000665B4" w:rsidRDefault="00694EB8" w:rsidP="00694EB8">
      <w:pPr>
        <w:rPr>
          <w:rFonts w:ascii="宋体" w:eastAsia="宋体" w:hAnsi="宋体"/>
        </w:rPr>
      </w:pPr>
      <w:r w:rsidRPr="000665B4">
        <w:rPr>
          <w:rFonts w:ascii="宋体" w:eastAsia="宋体" w:hAnsi="宋体"/>
        </w:rPr>
        <w:t xml:space="preserve">    return;</w:t>
      </w:r>
    </w:p>
    <w:p w:rsidR="00694EB8" w:rsidRPr="000665B4" w:rsidRDefault="00694EB8" w:rsidP="00694EB8">
      <w:pPr>
        <w:rPr>
          <w:rFonts w:ascii="宋体" w:eastAsia="宋体" w:hAnsi="宋体"/>
        </w:rPr>
      </w:pPr>
      <w:r w:rsidRPr="000665B4">
        <w:rPr>
          <w:rFonts w:ascii="宋体" w:eastAsia="宋体" w:hAnsi="宋体"/>
        </w:rPr>
        <w:t>}</w:t>
      </w:r>
    </w:p>
    <w:p w:rsidR="00694EB8" w:rsidRPr="000665B4" w:rsidRDefault="00694EB8" w:rsidP="00694EB8">
      <w:pPr>
        <w:rPr>
          <w:rFonts w:ascii="宋体" w:eastAsia="宋体" w:hAnsi="宋体"/>
        </w:rPr>
      </w:pPr>
    </w:p>
    <w:p w:rsidR="00694EB8" w:rsidRPr="000665B4" w:rsidRDefault="00694EB8" w:rsidP="00694EB8">
      <w:pPr>
        <w:rPr>
          <w:rFonts w:ascii="宋体" w:eastAsia="宋体" w:hAnsi="宋体"/>
        </w:rPr>
      </w:pPr>
      <w:r w:rsidRPr="000665B4">
        <w:rPr>
          <w:rFonts w:ascii="宋体" w:eastAsia="宋体" w:hAnsi="宋体"/>
        </w:rPr>
        <w:t>int main()</w:t>
      </w:r>
    </w:p>
    <w:p w:rsidR="00694EB8" w:rsidRPr="000665B4" w:rsidRDefault="00694EB8" w:rsidP="00694EB8">
      <w:pPr>
        <w:rPr>
          <w:rFonts w:ascii="宋体" w:eastAsia="宋体" w:hAnsi="宋体"/>
        </w:rPr>
      </w:pPr>
      <w:r w:rsidRPr="000665B4">
        <w:rPr>
          <w:rFonts w:ascii="宋体" w:eastAsia="宋体" w:hAnsi="宋体"/>
        </w:rPr>
        <w:t>{</w:t>
      </w:r>
    </w:p>
    <w:p w:rsidR="00694EB8" w:rsidRPr="000665B4" w:rsidRDefault="00694EB8" w:rsidP="00694EB8">
      <w:pPr>
        <w:rPr>
          <w:rFonts w:ascii="宋体" w:eastAsia="宋体" w:hAnsi="宋体"/>
        </w:rPr>
      </w:pPr>
      <w:r w:rsidRPr="000665B4">
        <w:rPr>
          <w:rFonts w:ascii="宋体" w:eastAsia="宋体" w:hAnsi="宋体"/>
        </w:rPr>
        <w:t xml:space="preserve">    int len,casenum=1;</w:t>
      </w:r>
    </w:p>
    <w:p w:rsidR="00694EB8" w:rsidRPr="000665B4" w:rsidRDefault="00694EB8" w:rsidP="00694EB8">
      <w:pPr>
        <w:rPr>
          <w:rFonts w:ascii="宋体" w:eastAsia="宋体" w:hAnsi="宋体"/>
        </w:rPr>
      </w:pPr>
      <w:r w:rsidRPr="000665B4">
        <w:rPr>
          <w:rFonts w:ascii="宋体" w:eastAsia="宋体" w:hAnsi="宋体"/>
        </w:rPr>
        <w:t xml:space="preserve">    char s[MAXLEN];</w:t>
      </w:r>
    </w:p>
    <w:p w:rsidR="00694EB8" w:rsidRPr="000665B4" w:rsidRDefault="00694EB8" w:rsidP="00694EB8">
      <w:pPr>
        <w:rPr>
          <w:rFonts w:ascii="宋体" w:eastAsia="宋体" w:hAnsi="宋体"/>
        </w:rPr>
      </w:pPr>
      <w:r w:rsidRPr="000665B4">
        <w:rPr>
          <w:rFonts w:ascii="宋体" w:eastAsia="宋体" w:hAnsi="宋体"/>
        </w:rPr>
        <w:t xml:space="preserve">    while(~scanf("%d",&amp;len)&amp;&amp;len){</w:t>
      </w:r>
    </w:p>
    <w:p w:rsidR="00694EB8" w:rsidRPr="000665B4" w:rsidRDefault="00694EB8" w:rsidP="00694EB8">
      <w:pPr>
        <w:rPr>
          <w:rFonts w:ascii="宋体" w:eastAsia="宋体" w:hAnsi="宋体"/>
        </w:rPr>
      </w:pPr>
      <w:r w:rsidRPr="000665B4">
        <w:rPr>
          <w:rFonts w:ascii="宋体" w:eastAsia="宋体" w:hAnsi="宋体"/>
        </w:rPr>
        <w:t xml:space="preserve">        scanf("%s",s);</w:t>
      </w:r>
    </w:p>
    <w:p w:rsidR="00694EB8" w:rsidRPr="000665B4" w:rsidRDefault="00694EB8" w:rsidP="00694EB8">
      <w:pPr>
        <w:rPr>
          <w:rFonts w:ascii="宋体" w:eastAsia="宋体" w:hAnsi="宋体"/>
        </w:rPr>
      </w:pPr>
      <w:r w:rsidRPr="000665B4">
        <w:rPr>
          <w:rFonts w:ascii="宋体" w:eastAsia="宋体" w:hAnsi="宋体"/>
        </w:rPr>
        <w:t xml:space="preserve">        printf("Test case #%d\n",casenum++);</w:t>
      </w:r>
    </w:p>
    <w:p w:rsidR="00694EB8" w:rsidRPr="000665B4" w:rsidRDefault="00694EB8" w:rsidP="00694EB8">
      <w:pPr>
        <w:rPr>
          <w:rFonts w:ascii="宋体" w:eastAsia="宋体" w:hAnsi="宋体"/>
        </w:rPr>
      </w:pPr>
      <w:r w:rsidRPr="000665B4">
        <w:rPr>
          <w:rFonts w:ascii="宋体" w:eastAsia="宋体" w:hAnsi="宋体"/>
        </w:rPr>
        <w:t xml:space="preserve">        kmp(s,len);</w:t>
      </w:r>
    </w:p>
    <w:p w:rsidR="00694EB8" w:rsidRPr="000665B4" w:rsidRDefault="00694EB8" w:rsidP="00694EB8">
      <w:pPr>
        <w:rPr>
          <w:rFonts w:ascii="宋体" w:eastAsia="宋体" w:hAnsi="宋体"/>
        </w:rPr>
      </w:pPr>
      <w:r w:rsidRPr="000665B4">
        <w:rPr>
          <w:rFonts w:ascii="宋体" w:eastAsia="宋体" w:hAnsi="宋体"/>
        </w:rPr>
        <w:t xml:space="preserve">        printf("\n");</w:t>
      </w:r>
    </w:p>
    <w:p w:rsidR="00694EB8" w:rsidRPr="000665B4" w:rsidRDefault="00694EB8" w:rsidP="00694EB8">
      <w:pPr>
        <w:rPr>
          <w:rFonts w:ascii="宋体" w:eastAsia="宋体" w:hAnsi="宋体"/>
        </w:rPr>
      </w:pPr>
      <w:r w:rsidRPr="000665B4">
        <w:rPr>
          <w:rFonts w:ascii="宋体" w:eastAsia="宋体" w:hAnsi="宋体"/>
        </w:rPr>
        <w:t xml:space="preserve">    }</w:t>
      </w:r>
    </w:p>
    <w:p w:rsidR="00694EB8" w:rsidRPr="000665B4" w:rsidRDefault="00694EB8" w:rsidP="00694EB8">
      <w:pPr>
        <w:rPr>
          <w:rFonts w:ascii="宋体" w:eastAsia="宋体" w:hAnsi="宋体"/>
        </w:rPr>
      </w:pPr>
      <w:r w:rsidRPr="000665B4">
        <w:rPr>
          <w:rFonts w:ascii="宋体" w:eastAsia="宋体" w:hAnsi="宋体"/>
        </w:rPr>
        <w:t xml:space="preserve">    return 0;</w:t>
      </w:r>
    </w:p>
    <w:p w:rsidR="00694EB8" w:rsidRPr="000665B4" w:rsidRDefault="00694EB8" w:rsidP="00694EB8">
      <w:pPr>
        <w:rPr>
          <w:rFonts w:ascii="宋体" w:eastAsia="宋体" w:hAnsi="宋体"/>
        </w:rPr>
      </w:pPr>
      <w:r w:rsidRPr="000665B4">
        <w:rPr>
          <w:rFonts w:ascii="宋体" w:eastAsia="宋体" w:hAnsi="宋体"/>
        </w:rPr>
        <w:t>}</w:t>
      </w:r>
    </w:p>
    <w:p w:rsidR="00875AA9" w:rsidRPr="000665B4" w:rsidRDefault="00875AA9" w:rsidP="000E2C94">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POJ</w:t>
      </w:r>
      <w:r w:rsidRPr="000665B4">
        <w:rPr>
          <w:rFonts w:ascii="宋体" w:eastAsia="宋体" w:hAnsi="宋体" w:hint="eastAsia"/>
          <w:b w:val="0"/>
        </w:rPr>
        <w:t>-</w:t>
      </w:r>
      <w:r w:rsidRPr="000665B4">
        <w:rPr>
          <w:rFonts w:ascii="宋体" w:eastAsia="宋体" w:hAnsi="宋体"/>
          <w:b w:val="0"/>
        </w:rPr>
        <w:t>2406</w:t>
      </w:r>
      <w:r w:rsidRPr="000665B4">
        <w:rPr>
          <w:rFonts w:ascii="宋体" w:eastAsia="宋体" w:hAnsi="宋体" w:hint="eastAsia"/>
          <w:b w:val="0"/>
        </w:rPr>
        <w:t>-</w:t>
      </w:r>
      <w:r w:rsidRPr="000665B4">
        <w:rPr>
          <w:rFonts w:ascii="宋体" w:eastAsia="宋体" w:hAnsi="宋体"/>
          <w:b w:val="0"/>
        </w:rPr>
        <w:t>Power Strings</w:t>
      </w:r>
      <w:r w:rsidR="00054EFB" w:rsidRPr="000665B4">
        <w:rPr>
          <w:rFonts w:ascii="宋体" w:eastAsia="宋体" w:hAnsi="宋体"/>
          <w:b w:val="0"/>
        </w:rPr>
        <w:fldChar w:fldCharType="begin"/>
      </w:r>
      <w:r w:rsidR="00054EFB" w:rsidRPr="000665B4">
        <w:rPr>
          <w:rFonts w:ascii="宋体" w:eastAsia="宋体" w:hAnsi="宋体"/>
        </w:rPr>
        <w:instrText xml:space="preserve"> XE "</w:instrText>
      </w:r>
      <w:r w:rsidR="00054EFB" w:rsidRPr="000665B4">
        <w:rPr>
          <w:rFonts w:ascii="宋体" w:eastAsia="宋体" w:hAnsi="宋体" w:hint="eastAsia"/>
          <w:b w:val="0"/>
        </w:rPr>
        <w:instrText>√-</w:instrText>
      </w:r>
      <w:r w:rsidR="00054EFB" w:rsidRPr="000665B4">
        <w:rPr>
          <w:rFonts w:ascii="宋体" w:eastAsia="宋体" w:hAnsi="宋体"/>
          <w:b w:val="0"/>
        </w:rPr>
        <w:instrText>POJ</w:instrText>
      </w:r>
      <w:r w:rsidR="00054EFB" w:rsidRPr="000665B4">
        <w:rPr>
          <w:rFonts w:ascii="宋体" w:eastAsia="宋体" w:hAnsi="宋体" w:hint="eastAsia"/>
          <w:b w:val="0"/>
        </w:rPr>
        <w:instrText>-</w:instrText>
      </w:r>
      <w:r w:rsidR="00054EFB" w:rsidRPr="000665B4">
        <w:rPr>
          <w:rFonts w:ascii="宋体" w:eastAsia="宋体" w:hAnsi="宋体"/>
          <w:b w:val="0"/>
        </w:rPr>
        <w:instrText>2406</w:instrText>
      </w:r>
      <w:r w:rsidR="00054EFB" w:rsidRPr="000665B4">
        <w:rPr>
          <w:rFonts w:ascii="宋体" w:eastAsia="宋体" w:hAnsi="宋体" w:hint="eastAsia"/>
          <w:b w:val="0"/>
        </w:rPr>
        <w:instrText>-</w:instrText>
      </w:r>
      <w:r w:rsidR="00054EFB" w:rsidRPr="000665B4">
        <w:rPr>
          <w:rFonts w:ascii="宋体" w:eastAsia="宋体" w:hAnsi="宋体"/>
          <w:b w:val="0"/>
        </w:rPr>
        <w:instrText>Power Strings:</w:instrText>
      </w:r>
      <w:r w:rsidR="00054EFB" w:rsidRPr="000665B4">
        <w:rPr>
          <w:rFonts w:ascii="宋体" w:eastAsia="宋体" w:hAnsi="宋体"/>
        </w:rPr>
        <w:instrText xml:space="preserve">2406" \y "POJ:2406" </w:instrText>
      </w:r>
      <w:r w:rsidR="00054EFB" w:rsidRPr="000665B4">
        <w:rPr>
          <w:rFonts w:ascii="宋体" w:eastAsia="宋体" w:hAnsi="宋体"/>
          <w:b w:val="0"/>
        </w:rPr>
        <w:fldChar w:fldCharType="end"/>
      </w:r>
    </w:p>
    <w:p w:rsidR="00875AA9" w:rsidRPr="000665B4" w:rsidRDefault="00875AA9" w:rsidP="00694EB8">
      <w:pPr>
        <w:rPr>
          <w:rFonts w:ascii="宋体" w:eastAsia="宋体" w:hAnsi="宋体"/>
        </w:rPr>
      </w:pPr>
      <w:r w:rsidRPr="000665B4">
        <w:rPr>
          <w:rFonts w:ascii="宋体" w:eastAsia="宋体" w:hAnsi="宋体" w:hint="eastAsia"/>
        </w:rPr>
        <w:t>【题意】给定字符串，求最大循环次数</w:t>
      </w:r>
    </w:p>
    <w:p w:rsidR="00875AA9" w:rsidRPr="000665B4" w:rsidRDefault="00875AA9" w:rsidP="00694EB8">
      <w:pPr>
        <w:rPr>
          <w:rFonts w:ascii="宋体" w:eastAsia="宋体" w:hAnsi="宋体"/>
        </w:rPr>
      </w:pPr>
      <w:r w:rsidRPr="000665B4">
        <w:rPr>
          <w:rFonts w:ascii="宋体" w:eastAsia="宋体" w:hAnsi="宋体" w:hint="eastAsia"/>
        </w:rPr>
        <w:t>【题解】</w:t>
      </w:r>
      <w:r w:rsidR="00054EFB" w:rsidRPr="000665B4">
        <w:rPr>
          <w:rFonts w:ascii="宋体" w:eastAsia="宋体" w:hAnsi="宋体" w:hint="eastAsia"/>
        </w:rPr>
        <w:t>铁铜题难度；利用len-next[len-1]求出最小循环节长度，判断一下是否整除len即可。学了一下如何用new，果然直接开1</w:t>
      </w:r>
      <w:r w:rsidR="00054EFB" w:rsidRPr="000665B4">
        <w:rPr>
          <w:rFonts w:ascii="宋体" w:eastAsia="宋体" w:hAnsi="宋体"/>
        </w:rPr>
        <w:t>e6</w:t>
      </w:r>
      <w:r w:rsidR="00054EFB" w:rsidRPr="000665B4">
        <w:rPr>
          <w:rFonts w:ascii="宋体" w:eastAsia="宋体" w:hAnsi="宋体" w:hint="eastAsia"/>
        </w:rPr>
        <w:t>本地codeblocks会爆栈，用了new之后就不会了。</w:t>
      </w:r>
    </w:p>
    <w:p w:rsidR="00875AA9" w:rsidRPr="000665B4" w:rsidRDefault="00875AA9" w:rsidP="00694EB8">
      <w:pPr>
        <w:rPr>
          <w:rFonts w:ascii="宋体" w:eastAsia="宋体" w:hAnsi="宋体"/>
        </w:rPr>
      </w:pPr>
      <w:r w:rsidRPr="000665B4">
        <w:rPr>
          <w:rFonts w:ascii="宋体" w:eastAsia="宋体" w:hAnsi="宋体" w:hint="eastAsia"/>
        </w:rPr>
        <w:t>【代码】</w:t>
      </w:r>
    </w:p>
    <w:p w:rsidR="00054EFB" w:rsidRPr="000665B4" w:rsidRDefault="00054EFB" w:rsidP="00054EFB">
      <w:pPr>
        <w:rPr>
          <w:rFonts w:ascii="宋体" w:eastAsia="宋体" w:hAnsi="宋体"/>
        </w:rPr>
      </w:pPr>
      <w:r w:rsidRPr="000665B4">
        <w:rPr>
          <w:rFonts w:ascii="宋体" w:eastAsia="宋体" w:hAnsi="宋体"/>
        </w:rPr>
        <w:t>#include &lt;cstring&gt;</w:t>
      </w:r>
    </w:p>
    <w:p w:rsidR="00054EFB" w:rsidRPr="000665B4" w:rsidRDefault="00054EFB" w:rsidP="00054EFB">
      <w:pPr>
        <w:rPr>
          <w:rFonts w:ascii="宋体" w:eastAsia="宋体" w:hAnsi="宋体"/>
        </w:rPr>
      </w:pPr>
      <w:r w:rsidRPr="000665B4">
        <w:rPr>
          <w:rFonts w:ascii="宋体" w:eastAsia="宋体" w:hAnsi="宋体"/>
        </w:rPr>
        <w:t>#include &lt;cstdio&gt;</w:t>
      </w:r>
    </w:p>
    <w:p w:rsidR="00054EFB" w:rsidRPr="000665B4" w:rsidRDefault="00054EFB" w:rsidP="00054EFB">
      <w:pPr>
        <w:rPr>
          <w:rFonts w:ascii="宋体" w:eastAsia="宋体" w:hAnsi="宋体"/>
        </w:rPr>
      </w:pPr>
      <w:r w:rsidRPr="000665B4">
        <w:rPr>
          <w:rFonts w:ascii="宋体" w:eastAsia="宋体" w:hAnsi="宋体"/>
        </w:rPr>
        <w:t>#define MAXLEN 1000010</w:t>
      </w:r>
    </w:p>
    <w:p w:rsidR="00054EFB" w:rsidRPr="000665B4" w:rsidRDefault="00054EFB" w:rsidP="00054EFB">
      <w:pPr>
        <w:rPr>
          <w:rFonts w:ascii="宋体" w:eastAsia="宋体" w:hAnsi="宋体"/>
        </w:rPr>
      </w:pPr>
    </w:p>
    <w:p w:rsidR="00054EFB" w:rsidRPr="000665B4" w:rsidRDefault="00054EFB" w:rsidP="00054EFB">
      <w:pPr>
        <w:rPr>
          <w:rFonts w:ascii="宋体" w:eastAsia="宋体" w:hAnsi="宋体"/>
        </w:rPr>
      </w:pPr>
      <w:r w:rsidRPr="000665B4">
        <w:rPr>
          <w:rFonts w:ascii="宋体" w:eastAsia="宋体" w:hAnsi="宋体"/>
        </w:rPr>
        <w:t>using namespace std;</w:t>
      </w:r>
    </w:p>
    <w:p w:rsidR="00054EFB" w:rsidRPr="000665B4" w:rsidRDefault="00054EFB" w:rsidP="00054EFB">
      <w:pPr>
        <w:rPr>
          <w:rFonts w:ascii="宋体" w:eastAsia="宋体" w:hAnsi="宋体"/>
        </w:rPr>
      </w:pPr>
    </w:p>
    <w:p w:rsidR="00054EFB" w:rsidRPr="000665B4" w:rsidRDefault="00054EFB" w:rsidP="00054EFB">
      <w:pPr>
        <w:rPr>
          <w:rFonts w:ascii="宋体" w:eastAsia="宋体" w:hAnsi="宋体"/>
        </w:rPr>
      </w:pPr>
      <w:r w:rsidRPr="000665B4">
        <w:rPr>
          <w:rFonts w:ascii="宋体" w:eastAsia="宋体" w:hAnsi="宋体"/>
        </w:rPr>
        <w:t>void cal_next(char s[],int len,int next[]){</w:t>
      </w:r>
    </w:p>
    <w:p w:rsidR="00054EFB" w:rsidRPr="000665B4" w:rsidRDefault="00054EFB" w:rsidP="00054EFB">
      <w:pPr>
        <w:rPr>
          <w:rFonts w:ascii="宋体" w:eastAsia="宋体" w:hAnsi="宋体"/>
        </w:rPr>
      </w:pPr>
      <w:r w:rsidRPr="000665B4">
        <w:rPr>
          <w:rFonts w:ascii="宋体" w:eastAsia="宋体" w:hAnsi="宋体"/>
        </w:rPr>
        <w:t xml:space="preserve">    next[0]=0;</w:t>
      </w:r>
    </w:p>
    <w:p w:rsidR="00054EFB" w:rsidRPr="000665B4" w:rsidRDefault="00054EFB" w:rsidP="00054EFB">
      <w:pPr>
        <w:rPr>
          <w:rFonts w:ascii="宋体" w:eastAsia="宋体" w:hAnsi="宋体"/>
        </w:rPr>
      </w:pPr>
      <w:r w:rsidRPr="000665B4">
        <w:rPr>
          <w:rFonts w:ascii="宋体" w:eastAsia="宋体" w:hAnsi="宋体"/>
        </w:rPr>
        <w:t xml:space="preserve">    int i=1,j=0;</w:t>
      </w:r>
    </w:p>
    <w:p w:rsidR="00054EFB" w:rsidRPr="000665B4" w:rsidRDefault="00054EFB" w:rsidP="00054EFB">
      <w:pPr>
        <w:rPr>
          <w:rFonts w:ascii="宋体" w:eastAsia="宋体" w:hAnsi="宋体"/>
        </w:rPr>
      </w:pPr>
      <w:r w:rsidRPr="000665B4">
        <w:rPr>
          <w:rFonts w:ascii="宋体" w:eastAsia="宋体" w:hAnsi="宋体"/>
        </w:rPr>
        <w:t xml:space="preserve">    while(i&lt;len){</w:t>
      </w:r>
    </w:p>
    <w:p w:rsidR="00054EFB" w:rsidRPr="000665B4" w:rsidRDefault="00054EFB" w:rsidP="00054EFB">
      <w:pPr>
        <w:rPr>
          <w:rFonts w:ascii="宋体" w:eastAsia="宋体" w:hAnsi="宋体"/>
        </w:rPr>
      </w:pPr>
      <w:r w:rsidRPr="000665B4">
        <w:rPr>
          <w:rFonts w:ascii="宋体" w:eastAsia="宋体" w:hAnsi="宋体"/>
        </w:rPr>
        <w:t xml:space="preserve">        if(s[i]==s[j]){</w:t>
      </w:r>
    </w:p>
    <w:p w:rsidR="00054EFB" w:rsidRPr="000665B4" w:rsidRDefault="00054EFB" w:rsidP="00054EFB">
      <w:pPr>
        <w:rPr>
          <w:rFonts w:ascii="宋体" w:eastAsia="宋体" w:hAnsi="宋体"/>
        </w:rPr>
      </w:pPr>
      <w:r w:rsidRPr="000665B4">
        <w:rPr>
          <w:rFonts w:ascii="宋体" w:eastAsia="宋体" w:hAnsi="宋体"/>
        </w:rPr>
        <w:t xml:space="preserve">            next[i++]=(j++)+1;</w:t>
      </w:r>
    </w:p>
    <w:p w:rsidR="00054EFB" w:rsidRPr="000665B4" w:rsidRDefault="00054EFB" w:rsidP="00054EFB">
      <w:pPr>
        <w:rPr>
          <w:rFonts w:ascii="宋体" w:eastAsia="宋体" w:hAnsi="宋体"/>
        </w:rPr>
      </w:pPr>
      <w:r w:rsidRPr="000665B4">
        <w:rPr>
          <w:rFonts w:ascii="宋体" w:eastAsia="宋体" w:hAnsi="宋体"/>
        </w:rPr>
        <w:t xml:space="preserve">            continue;</w:t>
      </w:r>
    </w:p>
    <w:p w:rsidR="00054EFB" w:rsidRPr="000665B4" w:rsidRDefault="00054EFB" w:rsidP="00054EFB">
      <w:pPr>
        <w:rPr>
          <w:rFonts w:ascii="宋体" w:eastAsia="宋体" w:hAnsi="宋体"/>
        </w:rPr>
      </w:pPr>
      <w:r w:rsidRPr="000665B4">
        <w:rPr>
          <w:rFonts w:ascii="宋体" w:eastAsia="宋体" w:hAnsi="宋体"/>
        </w:rPr>
        <w:t xml:space="preserve">        }</w:t>
      </w:r>
    </w:p>
    <w:p w:rsidR="00054EFB" w:rsidRPr="000665B4" w:rsidRDefault="00054EFB" w:rsidP="00054EFB">
      <w:pPr>
        <w:rPr>
          <w:rFonts w:ascii="宋体" w:eastAsia="宋体" w:hAnsi="宋体"/>
        </w:rPr>
      </w:pPr>
      <w:r w:rsidRPr="000665B4">
        <w:rPr>
          <w:rFonts w:ascii="宋体" w:eastAsia="宋体" w:hAnsi="宋体"/>
        </w:rPr>
        <w:lastRenderedPageBreak/>
        <w:t xml:space="preserve">        while(s[i]!=s[j]){</w:t>
      </w:r>
    </w:p>
    <w:p w:rsidR="00054EFB" w:rsidRPr="000665B4" w:rsidRDefault="00054EFB" w:rsidP="00054EFB">
      <w:pPr>
        <w:rPr>
          <w:rFonts w:ascii="宋体" w:eastAsia="宋体" w:hAnsi="宋体"/>
        </w:rPr>
      </w:pPr>
      <w:r w:rsidRPr="000665B4">
        <w:rPr>
          <w:rFonts w:ascii="宋体" w:eastAsia="宋体" w:hAnsi="宋体"/>
        </w:rPr>
        <w:t xml:space="preserve">            if(j==0){</w:t>
      </w:r>
    </w:p>
    <w:p w:rsidR="00054EFB" w:rsidRPr="000665B4" w:rsidRDefault="00054EFB" w:rsidP="00054EFB">
      <w:pPr>
        <w:rPr>
          <w:rFonts w:ascii="宋体" w:eastAsia="宋体" w:hAnsi="宋体"/>
        </w:rPr>
      </w:pPr>
      <w:r w:rsidRPr="000665B4">
        <w:rPr>
          <w:rFonts w:ascii="宋体" w:eastAsia="宋体" w:hAnsi="宋体"/>
        </w:rPr>
        <w:t xml:space="preserve">                next[i++]=0;</w:t>
      </w:r>
    </w:p>
    <w:p w:rsidR="00054EFB" w:rsidRPr="000665B4" w:rsidRDefault="00054EFB" w:rsidP="00054EFB">
      <w:pPr>
        <w:rPr>
          <w:rFonts w:ascii="宋体" w:eastAsia="宋体" w:hAnsi="宋体"/>
        </w:rPr>
      </w:pPr>
      <w:r w:rsidRPr="000665B4">
        <w:rPr>
          <w:rFonts w:ascii="宋体" w:eastAsia="宋体" w:hAnsi="宋体"/>
        </w:rPr>
        <w:t xml:space="preserve">                break;</w:t>
      </w:r>
    </w:p>
    <w:p w:rsidR="00054EFB" w:rsidRPr="000665B4" w:rsidRDefault="00054EFB" w:rsidP="00054EFB">
      <w:pPr>
        <w:rPr>
          <w:rFonts w:ascii="宋体" w:eastAsia="宋体" w:hAnsi="宋体"/>
        </w:rPr>
      </w:pPr>
      <w:r w:rsidRPr="000665B4">
        <w:rPr>
          <w:rFonts w:ascii="宋体" w:eastAsia="宋体" w:hAnsi="宋体"/>
        </w:rPr>
        <w:t xml:space="preserve">            }</w:t>
      </w:r>
    </w:p>
    <w:p w:rsidR="00054EFB" w:rsidRPr="000665B4" w:rsidRDefault="00054EFB" w:rsidP="00054EFB">
      <w:pPr>
        <w:rPr>
          <w:rFonts w:ascii="宋体" w:eastAsia="宋体" w:hAnsi="宋体"/>
        </w:rPr>
      </w:pPr>
      <w:r w:rsidRPr="000665B4">
        <w:rPr>
          <w:rFonts w:ascii="宋体" w:eastAsia="宋体" w:hAnsi="宋体"/>
        </w:rPr>
        <w:t xml:space="preserve">            j=next[j-1];</w:t>
      </w:r>
    </w:p>
    <w:p w:rsidR="00054EFB" w:rsidRPr="000665B4" w:rsidRDefault="00054EFB" w:rsidP="00054EFB">
      <w:pPr>
        <w:rPr>
          <w:rFonts w:ascii="宋体" w:eastAsia="宋体" w:hAnsi="宋体"/>
        </w:rPr>
      </w:pPr>
      <w:r w:rsidRPr="000665B4">
        <w:rPr>
          <w:rFonts w:ascii="宋体" w:eastAsia="宋体" w:hAnsi="宋体"/>
        </w:rPr>
        <w:t xml:space="preserve">        }</w:t>
      </w:r>
    </w:p>
    <w:p w:rsidR="00054EFB" w:rsidRPr="000665B4" w:rsidRDefault="00054EFB" w:rsidP="00054EFB">
      <w:pPr>
        <w:rPr>
          <w:rFonts w:ascii="宋体" w:eastAsia="宋体" w:hAnsi="宋体"/>
        </w:rPr>
      </w:pPr>
      <w:r w:rsidRPr="000665B4">
        <w:rPr>
          <w:rFonts w:ascii="宋体" w:eastAsia="宋体" w:hAnsi="宋体"/>
        </w:rPr>
        <w:t xml:space="preserve">    }</w:t>
      </w:r>
    </w:p>
    <w:p w:rsidR="00054EFB" w:rsidRPr="000665B4" w:rsidRDefault="00054EFB" w:rsidP="00054EFB">
      <w:pPr>
        <w:rPr>
          <w:rFonts w:ascii="宋体" w:eastAsia="宋体" w:hAnsi="宋体"/>
        </w:rPr>
      </w:pPr>
      <w:r w:rsidRPr="000665B4">
        <w:rPr>
          <w:rFonts w:ascii="宋体" w:eastAsia="宋体" w:hAnsi="宋体"/>
        </w:rPr>
        <w:t xml:space="preserve">    return;</w:t>
      </w:r>
    </w:p>
    <w:p w:rsidR="00054EFB" w:rsidRPr="000665B4" w:rsidRDefault="00054EFB" w:rsidP="00054EFB">
      <w:pPr>
        <w:rPr>
          <w:rFonts w:ascii="宋体" w:eastAsia="宋体" w:hAnsi="宋体"/>
        </w:rPr>
      </w:pPr>
      <w:r w:rsidRPr="000665B4">
        <w:rPr>
          <w:rFonts w:ascii="宋体" w:eastAsia="宋体" w:hAnsi="宋体"/>
        </w:rPr>
        <w:t>}</w:t>
      </w:r>
    </w:p>
    <w:p w:rsidR="00054EFB" w:rsidRPr="000665B4" w:rsidRDefault="00054EFB" w:rsidP="00054EFB">
      <w:pPr>
        <w:rPr>
          <w:rFonts w:ascii="宋体" w:eastAsia="宋体" w:hAnsi="宋体"/>
        </w:rPr>
      </w:pPr>
    </w:p>
    <w:p w:rsidR="00054EFB" w:rsidRPr="000665B4" w:rsidRDefault="00054EFB" w:rsidP="00054EFB">
      <w:pPr>
        <w:rPr>
          <w:rFonts w:ascii="宋体" w:eastAsia="宋体" w:hAnsi="宋体"/>
        </w:rPr>
      </w:pPr>
      <w:r w:rsidRPr="000665B4">
        <w:rPr>
          <w:rFonts w:ascii="宋体" w:eastAsia="宋体" w:hAnsi="宋体"/>
        </w:rPr>
        <w:t>int kmp(char s[],int len){</w:t>
      </w:r>
    </w:p>
    <w:p w:rsidR="00054EFB" w:rsidRPr="000665B4" w:rsidRDefault="00054EFB" w:rsidP="00054EFB">
      <w:pPr>
        <w:rPr>
          <w:rFonts w:ascii="宋体" w:eastAsia="宋体" w:hAnsi="宋体"/>
        </w:rPr>
      </w:pPr>
      <w:r w:rsidRPr="000665B4">
        <w:rPr>
          <w:rFonts w:ascii="宋体" w:eastAsia="宋体" w:hAnsi="宋体"/>
        </w:rPr>
        <w:t xml:space="preserve">    int *next=new int[len];</w:t>
      </w:r>
    </w:p>
    <w:p w:rsidR="00054EFB" w:rsidRPr="000665B4" w:rsidRDefault="00054EFB" w:rsidP="00054EFB">
      <w:pPr>
        <w:rPr>
          <w:rFonts w:ascii="宋体" w:eastAsia="宋体" w:hAnsi="宋体"/>
        </w:rPr>
      </w:pPr>
      <w:r w:rsidRPr="000665B4">
        <w:rPr>
          <w:rFonts w:ascii="宋体" w:eastAsia="宋体" w:hAnsi="宋体"/>
        </w:rPr>
        <w:t xml:space="preserve">    cal_next(s,len,next);</w:t>
      </w:r>
    </w:p>
    <w:p w:rsidR="00054EFB" w:rsidRPr="000665B4" w:rsidRDefault="00054EFB" w:rsidP="00054EFB">
      <w:pPr>
        <w:rPr>
          <w:rFonts w:ascii="宋体" w:eastAsia="宋体" w:hAnsi="宋体"/>
        </w:rPr>
      </w:pPr>
      <w:r w:rsidRPr="000665B4">
        <w:rPr>
          <w:rFonts w:ascii="宋体" w:eastAsia="宋体" w:hAnsi="宋体"/>
        </w:rPr>
        <w:t xml:space="preserve">    int unit=len-next[len-1];</w:t>
      </w:r>
    </w:p>
    <w:p w:rsidR="00054EFB" w:rsidRPr="000665B4" w:rsidRDefault="00054EFB" w:rsidP="00054EFB">
      <w:pPr>
        <w:rPr>
          <w:rFonts w:ascii="宋体" w:eastAsia="宋体" w:hAnsi="宋体"/>
        </w:rPr>
      </w:pPr>
      <w:r w:rsidRPr="000665B4">
        <w:rPr>
          <w:rFonts w:ascii="宋体" w:eastAsia="宋体" w:hAnsi="宋体"/>
        </w:rPr>
        <w:t xml:space="preserve">    delete[] next;</w:t>
      </w:r>
    </w:p>
    <w:p w:rsidR="00054EFB" w:rsidRPr="000665B4" w:rsidRDefault="00054EFB" w:rsidP="00054EFB">
      <w:pPr>
        <w:rPr>
          <w:rFonts w:ascii="宋体" w:eastAsia="宋体" w:hAnsi="宋体"/>
        </w:rPr>
      </w:pPr>
      <w:r w:rsidRPr="000665B4">
        <w:rPr>
          <w:rFonts w:ascii="宋体" w:eastAsia="宋体" w:hAnsi="宋体"/>
        </w:rPr>
        <w:t xml:space="preserve">    if(len%unit) return 1;</w:t>
      </w:r>
    </w:p>
    <w:p w:rsidR="00054EFB" w:rsidRPr="000665B4" w:rsidRDefault="00054EFB" w:rsidP="00054EFB">
      <w:pPr>
        <w:rPr>
          <w:rFonts w:ascii="宋体" w:eastAsia="宋体" w:hAnsi="宋体"/>
        </w:rPr>
      </w:pPr>
      <w:r w:rsidRPr="000665B4">
        <w:rPr>
          <w:rFonts w:ascii="宋体" w:eastAsia="宋体" w:hAnsi="宋体"/>
        </w:rPr>
        <w:t xml:space="preserve">    return len/unit;</w:t>
      </w:r>
    </w:p>
    <w:p w:rsidR="00054EFB" w:rsidRPr="000665B4" w:rsidRDefault="00054EFB" w:rsidP="00054EFB">
      <w:pPr>
        <w:rPr>
          <w:rFonts w:ascii="宋体" w:eastAsia="宋体" w:hAnsi="宋体"/>
        </w:rPr>
      </w:pPr>
      <w:r w:rsidRPr="000665B4">
        <w:rPr>
          <w:rFonts w:ascii="宋体" w:eastAsia="宋体" w:hAnsi="宋体"/>
        </w:rPr>
        <w:t>}</w:t>
      </w:r>
    </w:p>
    <w:p w:rsidR="00054EFB" w:rsidRPr="000665B4" w:rsidRDefault="00054EFB" w:rsidP="00054EFB">
      <w:pPr>
        <w:rPr>
          <w:rFonts w:ascii="宋体" w:eastAsia="宋体" w:hAnsi="宋体"/>
        </w:rPr>
      </w:pPr>
    </w:p>
    <w:p w:rsidR="00054EFB" w:rsidRPr="000665B4" w:rsidRDefault="00054EFB" w:rsidP="00054EFB">
      <w:pPr>
        <w:rPr>
          <w:rFonts w:ascii="宋体" w:eastAsia="宋体" w:hAnsi="宋体"/>
        </w:rPr>
      </w:pPr>
      <w:r w:rsidRPr="000665B4">
        <w:rPr>
          <w:rFonts w:ascii="宋体" w:eastAsia="宋体" w:hAnsi="宋体"/>
        </w:rPr>
        <w:t>int main()</w:t>
      </w:r>
    </w:p>
    <w:p w:rsidR="00054EFB" w:rsidRPr="000665B4" w:rsidRDefault="00054EFB" w:rsidP="00054EFB">
      <w:pPr>
        <w:rPr>
          <w:rFonts w:ascii="宋体" w:eastAsia="宋体" w:hAnsi="宋体"/>
        </w:rPr>
      </w:pPr>
      <w:r w:rsidRPr="000665B4">
        <w:rPr>
          <w:rFonts w:ascii="宋体" w:eastAsia="宋体" w:hAnsi="宋体"/>
        </w:rPr>
        <w:t>{</w:t>
      </w:r>
    </w:p>
    <w:p w:rsidR="00054EFB" w:rsidRPr="000665B4" w:rsidRDefault="00054EFB" w:rsidP="00054EFB">
      <w:pPr>
        <w:rPr>
          <w:rFonts w:ascii="宋体" w:eastAsia="宋体" w:hAnsi="宋体"/>
        </w:rPr>
      </w:pPr>
      <w:r w:rsidRPr="000665B4">
        <w:rPr>
          <w:rFonts w:ascii="宋体" w:eastAsia="宋体" w:hAnsi="宋体"/>
        </w:rPr>
        <w:t xml:space="preserve">    char *s=new char[MAXLEN];</w:t>
      </w:r>
    </w:p>
    <w:p w:rsidR="00054EFB" w:rsidRPr="000665B4" w:rsidRDefault="00054EFB" w:rsidP="00054EFB">
      <w:pPr>
        <w:rPr>
          <w:rFonts w:ascii="宋体" w:eastAsia="宋体" w:hAnsi="宋体"/>
        </w:rPr>
      </w:pPr>
      <w:r w:rsidRPr="000665B4">
        <w:rPr>
          <w:rFonts w:ascii="宋体" w:eastAsia="宋体" w:hAnsi="宋体"/>
        </w:rPr>
        <w:t xml:space="preserve">    while(~scanf("%s",s)){</w:t>
      </w:r>
    </w:p>
    <w:p w:rsidR="00054EFB" w:rsidRPr="000665B4" w:rsidRDefault="00054EFB" w:rsidP="00054EFB">
      <w:pPr>
        <w:rPr>
          <w:rFonts w:ascii="宋体" w:eastAsia="宋体" w:hAnsi="宋体"/>
        </w:rPr>
      </w:pPr>
      <w:r w:rsidRPr="000665B4">
        <w:rPr>
          <w:rFonts w:ascii="宋体" w:eastAsia="宋体" w:hAnsi="宋体"/>
        </w:rPr>
        <w:t xml:space="preserve">        int len=strlen(s);</w:t>
      </w:r>
    </w:p>
    <w:p w:rsidR="00054EFB" w:rsidRPr="000665B4" w:rsidRDefault="00054EFB" w:rsidP="00054EFB">
      <w:pPr>
        <w:rPr>
          <w:rFonts w:ascii="宋体" w:eastAsia="宋体" w:hAnsi="宋体"/>
        </w:rPr>
      </w:pPr>
      <w:r w:rsidRPr="000665B4">
        <w:rPr>
          <w:rFonts w:ascii="宋体" w:eastAsia="宋体" w:hAnsi="宋体"/>
        </w:rPr>
        <w:t xml:space="preserve">        if(s[0]=='.') break;</w:t>
      </w:r>
    </w:p>
    <w:p w:rsidR="00054EFB" w:rsidRPr="000665B4" w:rsidRDefault="00054EFB" w:rsidP="00054EFB">
      <w:pPr>
        <w:rPr>
          <w:rFonts w:ascii="宋体" w:eastAsia="宋体" w:hAnsi="宋体"/>
        </w:rPr>
      </w:pPr>
      <w:r w:rsidRPr="000665B4">
        <w:rPr>
          <w:rFonts w:ascii="宋体" w:eastAsia="宋体" w:hAnsi="宋体"/>
        </w:rPr>
        <w:t xml:space="preserve">        printf("%d\n",kmp(s,len));</w:t>
      </w:r>
    </w:p>
    <w:p w:rsidR="00054EFB" w:rsidRPr="000665B4" w:rsidRDefault="00054EFB" w:rsidP="00054EFB">
      <w:pPr>
        <w:rPr>
          <w:rFonts w:ascii="宋体" w:eastAsia="宋体" w:hAnsi="宋体"/>
        </w:rPr>
      </w:pPr>
      <w:r w:rsidRPr="000665B4">
        <w:rPr>
          <w:rFonts w:ascii="宋体" w:eastAsia="宋体" w:hAnsi="宋体"/>
        </w:rPr>
        <w:t xml:space="preserve">    }</w:t>
      </w:r>
    </w:p>
    <w:p w:rsidR="00054EFB" w:rsidRPr="000665B4" w:rsidRDefault="00054EFB" w:rsidP="00054EFB">
      <w:pPr>
        <w:rPr>
          <w:rFonts w:ascii="宋体" w:eastAsia="宋体" w:hAnsi="宋体"/>
        </w:rPr>
      </w:pPr>
      <w:r w:rsidRPr="000665B4">
        <w:rPr>
          <w:rFonts w:ascii="宋体" w:eastAsia="宋体" w:hAnsi="宋体"/>
        </w:rPr>
        <w:t xml:space="preserve">    delete[] s;</w:t>
      </w:r>
    </w:p>
    <w:p w:rsidR="00054EFB" w:rsidRPr="000665B4" w:rsidRDefault="00054EFB" w:rsidP="00054EFB">
      <w:pPr>
        <w:rPr>
          <w:rFonts w:ascii="宋体" w:eastAsia="宋体" w:hAnsi="宋体"/>
        </w:rPr>
      </w:pPr>
      <w:r w:rsidRPr="000665B4">
        <w:rPr>
          <w:rFonts w:ascii="宋体" w:eastAsia="宋体" w:hAnsi="宋体"/>
        </w:rPr>
        <w:t xml:space="preserve">    return 0;</w:t>
      </w:r>
    </w:p>
    <w:p w:rsidR="00054EFB" w:rsidRPr="000665B4" w:rsidRDefault="00054EFB" w:rsidP="00054EFB">
      <w:pPr>
        <w:rPr>
          <w:rFonts w:ascii="宋体" w:eastAsia="宋体" w:hAnsi="宋体"/>
        </w:rPr>
      </w:pPr>
      <w:r w:rsidRPr="000665B4">
        <w:rPr>
          <w:rFonts w:ascii="宋体" w:eastAsia="宋体" w:hAnsi="宋体"/>
        </w:rPr>
        <w:t>}</w:t>
      </w:r>
    </w:p>
    <w:p w:rsidR="00245D51" w:rsidRPr="000665B4" w:rsidRDefault="00245D51" w:rsidP="00245D51">
      <w:pPr>
        <w:pStyle w:val="4"/>
        <w:rPr>
          <w:rFonts w:ascii="宋体" w:eastAsia="宋体" w:hAnsi="宋体"/>
          <w:b w:val="0"/>
        </w:rPr>
      </w:pPr>
      <w:r w:rsidRPr="000665B4">
        <w:rPr>
          <w:rFonts w:ascii="宋体" w:eastAsia="宋体" w:hAnsi="宋体" w:hint="eastAsia"/>
          <w:b w:val="0"/>
        </w:rPr>
        <w:t>√-牛客网2018暑期多校3E-</w:t>
      </w:r>
      <w:r w:rsidRPr="000665B4">
        <w:rPr>
          <w:rFonts w:ascii="宋体" w:eastAsia="宋体" w:hAnsi="宋体"/>
          <w:b w:val="0"/>
        </w:rPr>
        <w:t>S</w:t>
      </w:r>
      <w:r w:rsidRPr="000665B4">
        <w:rPr>
          <w:rFonts w:ascii="宋体" w:eastAsia="宋体" w:hAnsi="宋体" w:hint="eastAsia"/>
          <w:b w:val="0"/>
        </w:rPr>
        <w:t>ort String-铜牌题</w:t>
      </w:r>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√-牛客网2018暑期多校3E-</w:instrText>
      </w:r>
      <w:r w:rsidRPr="000665B4">
        <w:rPr>
          <w:rFonts w:ascii="宋体" w:eastAsia="宋体" w:hAnsi="宋体"/>
          <w:b w:val="0"/>
        </w:rPr>
        <w:instrText>S</w:instrText>
      </w:r>
      <w:r w:rsidRPr="000665B4">
        <w:rPr>
          <w:rFonts w:ascii="宋体" w:eastAsia="宋体" w:hAnsi="宋体" w:hint="eastAsia"/>
          <w:b w:val="0"/>
        </w:rPr>
        <w:instrText>ort String-铜牌题</w:instrText>
      </w:r>
      <w:r w:rsidRPr="000665B4">
        <w:rPr>
          <w:rFonts w:ascii="宋体" w:eastAsia="宋体" w:hAnsi="宋体"/>
        </w:rPr>
        <w:instrText xml:space="preserve">" \y "牛客网" </w:instrText>
      </w:r>
      <w:r w:rsidRPr="000665B4">
        <w:rPr>
          <w:rFonts w:ascii="宋体" w:eastAsia="宋体" w:hAnsi="宋体"/>
          <w:b w:val="0"/>
        </w:rPr>
        <w:fldChar w:fldCharType="end"/>
      </w:r>
    </w:p>
    <w:p w:rsidR="00245D51" w:rsidRPr="000665B4" w:rsidRDefault="00245D51" w:rsidP="00245D51">
      <w:pPr>
        <w:rPr>
          <w:rFonts w:ascii="宋体" w:eastAsia="宋体" w:hAnsi="宋体"/>
        </w:rPr>
      </w:pPr>
      <w:r w:rsidRPr="000665B4">
        <w:rPr>
          <w:rFonts w:ascii="宋体" w:eastAsia="宋体" w:hAnsi="宋体" w:hint="eastAsia"/>
        </w:rPr>
        <w:t>【题意】</w:t>
      </w:r>
    </w:p>
    <w:p w:rsidR="00245D51" w:rsidRPr="000665B4" w:rsidRDefault="00245D51" w:rsidP="00245D51">
      <w:pPr>
        <w:rPr>
          <w:rFonts w:ascii="宋体" w:eastAsia="宋体" w:hAnsi="宋体"/>
        </w:rPr>
      </w:pPr>
      <w:r w:rsidRPr="000665B4">
        <w:rPr>
          <w:rFonts w:ascii="宋体" w:eastAsia="宋体" w:hAnsi="宋体" w:hint="eastAsia"/>
        </w:rPr>
        <w:t>【TAG】KMP 字符串循环节</w:t>
      </w:r>
    </w:p>
    <w:p w:rsidR="00245D51" w:rsidRPr="000665B4" w:rsidRDefault="00245D51" w:rsidP="00245D51">
      <w:pPr>
        <w:rPr>
          <w:rFonts w:ascii="宋体" w:eastAsia="宋体" w:hAnsi="宋体"/>
        </w:rPr>
      </w:pPr>
      <w:r w:rsidRPr="000665B4">
        <w:rPr>
          <w:rFonts w:ascii="宋体" w:eastAsia="宋体" w:hAnsi="宋体" w:hint="eastAsia"/>
        </w:rPr>
        <w:t>【题解】</w:t>
      </w:r>
    </w:p>
    <w:p w:rsidR="00245D51" w:rsidRPr="000665B4" w:rsidRDefault="00245D51" w:rsidP="00245D51">
      <w:pPr>
        <w:rPr>
          <w:rFonts w:ascii="宋体" w:eastAsia="宋体" w:hAnsi="宋体"/>
        </w:rPr>
      </w:pPr>
      <w:r w:rsidRPr="000665B4">
        <w:rPr>
          <w:rFonts w:ascii="宋体" w:eastAsia="宋体" w:hAnsi="宋体" w:hint="eastAsia"/>
        </w:rPr>
        <w:t>【代码】</w:t>
      </w:r>
    </w:p>
    <w:p w:rsidR="00245D51" w:rsidRPr="000665B4" w:rsidRDefault="00245D51" w:rsidP="00245D51">
      <w:pPr>
        <w:rPr>
          <w:rFonts w:ascii="宋体" w:eastAsia="宋体" w:hAnsi="宋体"/>
        </w:rPr>
      </w:pPr>
      <w:r w:rsidRPr="000665B4">
        <w:rPr>
          <w:rFonts w:ascii="宋体" w:eastAsia="宋体" w:hAnsi="宋体"/>
        </w:rPr>
        <w:t>#include &lt;bits/stdc++.h&gt;</w:t>
      </w:r>
    </w:p>
    <w:p w:rsidR="00245D51" w:rsidRPr="000665B4" w:rsidRDefault="00245D51" w:rsidP="00245D51">
      <w:pPr>
        <w:rPr>
          <w:rFonts w:ascii="宋体" w:eastAsia="宋体" w:hAnsi="宋体"/>
        </w:rPr>
      </w:pPr>
      <w:r w:rsidRPr="000665B4">
        <w:rPr>
          <w:rFonts w:ascii="宋体" w:eastAsia="宋体" w:hAnsi="宋体"/>
        </w:rPr>
        <w:t>using namespace std;</w:t>
      </w:r>
    </w:p>
    <w:p w:rsidR="00245D51" w:rsidRPr="000665B4" w:rsidRDefault="00245D51" w:rsidP="00245D51">
      <w:pPr>
        <w:rPr>
          <w:rFonts w:ascii="宋体" w:eastAsia="宋体" w:hAnsi="宋体"/>
        </w:rPr>
      </w:pPr>
      <w:r w:rsidRPr="000665B4">
        <w:rPr>
          <w:rFonts w:ascii="宋体" w:eastAsia="宋体" w:hAnsi="宋体"/>
        </w:rPr>
        <w:t>const int maxn = 1e6+100;</w:t>
      </w:r>
    </w:p>
    <w:p w:rsidR="00245D51" w:rsidRPr="000665B4" w:rsidRDefault="00245D51" w:rsidP="00245D51">
      <w:pPr>
        <w:rPr>
          <w:rFonts w:ascii="宋体" w:eastAsia="宋体" w:hAnsi="宋体"/>
        </w:rPr>
      </w:pPr>
      <w:r w:rsidRPr="000665B4">
        <w:rPr>
          <w:rFonts w:ascii="宋体" w:eastAsia="宋体" w:hAnsi="宋体"/>
        </w:rPr>
        <w:t>char s[maxn];</w:t>
      </w:r>
    </w:p>
    <w:p w:rsidR="00245D51" w:rsidRPr="000665B4" w:rsidRDefault="00245D51" w:rsidP="00245D51">
      <w:pPr>
        <w:rPr>
          <w:rFonts w:ascii="宋体" w:eastAsia="宋体" w:hAnsi="宋体"/>
        </w:rPr>
      </w:pPr>
      <w:r w:rsidRPr="000665B4">
        <w:rPr>
          <w:rFonts w:ascii="宋体" w:eastAsia="宋体" w:hAnsi="宋体"/>
        </w:rPr>
        <w:t>int Next[maxn];</w:t>
      </w:r>
    </w:p>
    <w:p w:rsidR="00245D51" w:rsidRPr="000665B4" w:rsidRDefault="00245D51" w:rsidP="00245D51">
      <w:pPr>
        <w:rPr>
          <w:rFonts w:ascii="宋体" w:eastAsia="宋体" w:hAnsi="宋体"/>
        </w:rPr>
      </w:pPr>
    </w:p>
    <w:p w:rsidR="00245D51" w:rsidRPr="000665B4" w:rsidRDefault="00245D51" w:rsidP="00245D51">
      <w:pPr>
        <w:rPr>
          <w:rFonts w:ascii="宋体" w:eastAsia="宋体" w:hAnsi="宋体"/>
        </w:rPr>
      </w:pPr>
      <w:r w:rsidRPr="000665B4">
        <w:rPr>
          <w:rFonts w:ascii="宋体" w:eastAsia="宋体" w:hAnsi="宋体"/>
        </w:rPr>
        <w:t>void cal_next()</w:t>
      </w:r>
    </w:p>
    <w:p w:rsidR="00245D51" w:rsidRPr="000665B4" w:rsidRDefault="00245D51" w:rsidP="00245D51">
      <w:pPr>
        <w:rPr>
          <w:rFonts w:ascii="宋体" w:eastAsia="宋体" w:hAnsi="宋体"/>
        </w:rPr>
      </w:pPr>
      <w:r w:rsidRPr="000665B4">
        <w:rPr>
          <w:rFonts w:ascii="宋体" w:eastAsia="宋体" w:hAnsi="宋体"/>
        </w:rPr>
        <w:t>{</w:t>
      </w:r>
    </w:p>
    <w:p w:rsidR="00245D51" w:rsidRPr="000665B4" w:rsidRDefault="00245D51" w:rsidP="00245D51">
      <w:pPr>
        <w:rPr>
          <w:rFonts w:ascii="宋体" w:eastAsia="宋体" w:hAnsi="宋体"/>
        </w:rPr>
      </w:pPr>
      <w:r w:rsidRPr="000665B4">
        <w:rPr>
          <w:rFonts w:ascii="宋体" w:eastAsia="宋体" w:hAnsi="宋体"/>
        </w:rPr>
        <w:t xml:space="preserve">    int k;</w:t>
      </w:r>
    </w:p>
    <w:p w:rsidR="00245D51" w:rsidRPr="000665B4" w:rsidRDefault="00245D51" w:rsidP="00245D51">
      <w:pPr>
        <w:rPr>
          <w:rFonts w:ascii="宋体" w:eastAsia="宋体" w:hAnsi="宋体"/>
        </w:rPr>
      </w:pPr>
      <w:r w:rsidRPr="000665B4">
        <w:rPr>
          <w:rFonts w:ascii="宋体" w:eastAsia="宋体" w:hAnsi="宋体"/>
        </w:rPr>
        <w:t xml:space="preserve">    Next[0] = k = -1;</w:t>
      </w:r>
    </w:p>
    <w:p w:rsidR="00245D51" w:rsidRPr="000665B4" w:rsidRDefault="00245D51" w:rsidP="00245D51">
      <w:pPr>
        <w:rPr>
          <w:rFonts w:ascii="宋体" w:eastAsia="宋体" w:hAnsi="宋体"/>
        </w:rPr>
      </w:pPr>
      <w:r w:rsidRPr="000665B4">
        <w:rPr>
          <w:rFonts w:ascii="宋体" w:eastAsia="宋体" w:hAnsi="宋体"/>
        </w:rPr>
        <w:t xml:space="preserve">    int len = strlen(s);</w:t>
      </w:r>
    </w:p>
    <w:p w:rsidR="00245D51" w:rsidRPr="000665B4" w:rsidRDefault="00245D51" w:rsidP="00245D51">
      <w:pPr>
        <w:rPr>
          <w:rFonts w:ascii="宋体" w:eastAsia="宋体" w:hAnsi="宋体"/>
        </w:rPr>
      </w:pPr>
      <w:r w:rsidRPr="000665B4">
        <w:rPr>
          <w:rFonts w:ascii="宋体" w:eastAsia="宋体" w:hAnsi="宋体"/>
        </w:rPr>
        <w:t xml:space="preserve">    for(int i=1;i&lt;len;i++)</w:t>
      </w:r>
    </w:p>
    <w:p w:rsidR="00245D51" w:rsidRPr="000665B4" w:rsidRDefault="00245D51" w:rsidP="00245D51">
      <w:pPr>
        <w:rPr>
          <w:rFonts w:ascii="宋体" w:eastAsia="宋体" w:hAnsi="宋体"/>
        </w:rPr>
      </w:pPr>
      <w:r w:rsidRPr="000665B4">
        <w:rPr>
          <w:rFonts w:ascii="宋体" w:eastAsia="宋体" w:hAnsi="宋体"/>
        </w:rPr>
        <w:t xml:space="preserve">    {</w:t>
      </w:r>
    </w:p>
    <w:p w:rsidR="00245D51" w:rsidRPr="000665B4" w:rsidRDefault="00245D51" w:rsidP="00245D51">
      <w:pPr>
        <w:rPr>
          <w:rFonts w:ascii="宋体" w:eastAsia="宋体" w:hAnsi="宋体"/>
        </w:rPr>
      </w:pPr>
      <w:r w:rsidRPr="000665B4">
        <w:rPr>
          <w:rFonts w:ascii="宋体" w:eastAsia="宋体" w:hAnsi="宋体"/>
        </w:rPr>
        <w:t xml:space="preserve">        while(k&gt;-1 &amp;&amp; s[i] != s[k+1])</w:t>
      </w:r>
    </w:p>
    <w:p w:rsidR="00245D51" w:rsidRPr="000665B4" w:rsidRDefault="00245D51" w:rsidP="00245D51">
      <w:pPr>
        <w:rPr>
          <w:rFonts w:ascii="宋体" w:eastAsia="宋体" w:hAnsi="宋体"/>
        </w:rPr>
      </w:pPr>
      <w:r w:rsidRPr="000665B4">
        <w:rPr>
          <w:rFonts w:ascii="宋体" w:eastAsia="宋体" w:hAnsi="宋体"/>
        </w:rPr>
        <w:t xml:space="preserve">            k = Next[k];</w:t>
      </w:r>
    </w:p>
    <w:p w:rsidR="00245D51" w:rsidRPr="000665B4" w:rsidRDefault="00245D51" w:rsidP="00245D51">
      <w:pPr>
        <w:rPr>
          <w:rFonts w:ascii="宋体" w:eastAsia="宋体" w:hAnsi="宋体"/>
        </w:rPr>
      </w:pPr>
      <w:r w:rsidRPr="000665B4">
        <w:rPr>
          <w:rFonts w:ascii="宋体" w:eastAsia="宋体" w:hAnsi="宋体"/>
        </w:rPr>
        <w:t xml:space="preserve">        if(s[i] == s[k+1])</w:t>
      </w:r>
    </w:p>
    <w:p w:rsidR="00245D51" w:rsidRPr="000665B4" w:rsidRDefault="00245D51" w:rsidP="00245D51">
      <w:pPr>
        <w:rPr>
          <w:rFonts w:ascii="宋体" w:eastAsia="宋体" w:hAnsi="宋体"/>
        </w:rPr>
      </w:pPr>
      <w:r w:rsidRPr="000665B4">
        <w:rPr>
          <w:rFonts w:ascii="宋体" w:eastAsia="宋体" w:hAnsi="宋体"/>
        </w:rPr>
        <w:t xml:space="preserve">            k++;</w:t>
      </w:r>
    </w:p>
    <w:p w:rsidR="00245D51" w:rsidRPr="000665B4" w:rsidRDefault="00245D51" w:rsidP="00245D51">
      <w:pPr>
        <w:rPr>
          <w:rFonts w:ascii="宋体" w:eastAsia="宋体" w:hAnsi="宋体"/>
        </w:rPr>
      </w:pPr>
      <w:r w:rsidRPr="000665B4">
        <w:rPr>
          <w:rFonts w:ascii="宋体" w:eastAsia="宋体" w:hAnsi="宋体"/>
        </w:rPr>
        <w:t xml:space="preserve">        Next[i] = k;</w:t>
      </w:r>
    </w:p>
    <w:p w:rsidR="00245D51" w:rsidRPr="000665B4" w:rsidRDefault="00245D51" w:rsidP="00245D51">
      <w:pPr>
        <w:rPr>
          <w:rFonts w:ascii="宋体" w:eastAsia="宋体" w:hAnsi="宋体"/>
        </w:rPr>
      </w:pPr>
      <w:r w:rsidRPr="000665B4">
        <w:rPr>
          <w:rFonts w:ascii="宋体" w:eastAsia="宋体" w:hAnsi="宋体"/>
        </w:rPr>
        <w:t xml:space="preserve">    }</w:t>
      </w:r>
    </w:p>
    <w:p w:rsidR="00245D51" w:rsidRPr="000665B4" w:rsidRDefault="00245D51" w:rsidP="00245D51">
      <w:pPr>
        <w:rPr>
          <w:rFonts w:ascii="宋体" w:eastAsia="宋体" w:hAnsi="宋体"/>
        </w:rPr>
      </w:pPr>
      <w:r w:rsidRPr="000665B4">
        <w:rPr>
          <w:rFonts w:ascii="宋体" w:eastAsia="宋体" w:hAnsi="宋体"/>
        </w:rPr>
        <w:t>}</w:t>
      </w:r>
    </w:p>
    <w:p w:rsidR="00245D51" w:rsidRPr="000665B4" w:rsidRDefault="00245D51" w:rsidP="00245D51">
      <w:pPr>
        <w:rPr>
          <w:rFonts w:ascii="宋体" w:eastAsia="宋体" w:hAnsi="宋体"/>
        </w:rPr>
      </w:pPr>
    </w:p>
    <w:p w:rsidR="00245D51" w:rsidRPr="000665B4" w:rsidRDefault="00245D51" w:rsidP="00245D51">
      <w:pPr>
        <w:rPr>
          <w:rFonts w:ascii="宋体" w:eastAsia="宋体" w:hAnsi="宋体"/>
        </w:rPr>
      </w:pPr>
      <w:r w:rsidRPr="000665B4">
        <w:rPr>
          <w:rFonts w:ascii="宋体" w:eastAsia="宋体" w:hAnsi="宋体"/>
        </w:rPr>
        <w:t>int main()</w:t>
      </w:r>
    </w:p>
    <w:p w:rsidR="00245D51" w:rsidRPr="000665B4" w:rsidRDefault="00245D51" w:rsidP="00245D51">
      <w:pPr>
        <w:rPr>
          <w:rFonts w:ascii="宋体" w:eastAsia="宋体" w:hAnsi="宋体"/>
        </w:rPr>
      </w:pPr>
      <w:r w:rsidRPr="000665B4">
        <w:rPr>
          <w:rFonts w:ascii="宋体" w:eastAsia="宋体" w:hAnsi="宋体"/>
        </w:rPr>
        <w:t>{</w:t>
      </w:r>
    </w:p>
    <w:p w:rsidR="00245D51" w:rsidRPr="000665B4" w:rsidRDefault="00245D51" w:rsidP="00245D51">
      <w:pPr>
        <w:rPr>
          <w:rFonts w:ascii="宋体" w:eastAsia="宋体" w:hAnsi="宋体"/>
        </w:rPr>
      </w:pPr>
      <w:r w:rsidRPr="000665B4">
        <w:rPr>
          <w:rFonts w:ascii="宋体" w:eastAsia="宋体" w:hAnsi="宋体"/>
        </w:rPr>
        <w:t xml:space="preserve">    int groupnum,groupsize;</w:t>
      </w:r>
    </w:p>
    <w:p w:rsidR="00245D51" w:rsidRPr="000665B4" w:rsidRDefault="00245D51" w:rsidP="00245D51">
      <w:pPr>
        <w:rPr>
          <w:rFonts w:ascii="宋体" w:eastAsia="宋体" w:hAnsi="宋体"/>
        </w:rPr>
      </w:pPr>
      <w:r w:rsidRPr="000665B4">
        <w:rPr>
          <w:rFonts w:ascii="宋体" w:eastAsia="宋体" w:hAnsi="宋体"/>
        </w:rPr>
        <w:t xml:space="preserve">    scanf("%s",s);</w:t>
      </w:r>
    </w:p>
    <w:p w:rsidR="00245D51" w:rsidRPr="000665B4" w:rsidRDefault="00245D51" w:rsidP="00245D51">
      <w:pPr>
        <w:rPr>
          <w:rFonts w:ascii="宋体" w:eastAsia="宋体" w:hAnsi="宋体"/>
        </w:rPr>
      </w:pPr>
      <w:r w:rsidRPr="000665B4">
        <w:rPr>
          <w:rFonts w:ascii="宋体" w:eastAsia="宋体" w:hAnsi="宋体"/>
        </w:rPr>
        <w:t xml:space="preserve">    cal_next();</w:t>
      </w:r>
    </w:p>
    <w:p w:rsidR="00245D51" w:rsidRPr="000665B4" w:rsidRDefault="00245D51" w:rsidP="00245D51">
      <w:pPr>
        <w:rPr>
          <w:rFonts w:ascii="宋体" w:eastAsia="宋体" w:hAnsi="宋体"/>
        </w:rPr>
      </w:pPr>
      <w:r w:rsidRPr="000665B4">
        <w:rPr>
          <w:rFonts w:ascii="宋体" w:eastAsia="宋体" w:hAnsi="宋体"/>
        </w:rPr>
        <w:t xml:space="preserve">    int len = strlen(s);</w:t>
      </w:r>
    </w:p>
    <w:p w:rsidR="00245D51" w:rsidRPr="000665B4" w:rsidRDefault="00245D51" w:rsidP="00245D51">
      <w:pPr>
        <w:rPr>
          <w:rFonts w:ascii="宋体" w:eastAsia="宋体" w:hAnsi="宋体"/>
        </w:rPr>
      </w:pPr>
      <w:r w:rsidRPr="000665B4">
        <w:rPr>
          <w:rFonts w:ascii="宋体" w:eastAsia="宋体" w:hAnsi="宋体"/>
        </w:rPr>
        <w:t xml:space="preserve">    if(len%(len - Next[len-1] - 1) == 0) groupsize=len/(len - Next[len-1] - 1); else groupsize=1;</w:t>
      </w:r>
    </w:p>
    <w:p w:rsidR="00245D51" w:rsidRPr="000665B4" w:rsidRDefault="00245D51" w:rsidP="00245D51">
      <w:pPr>
        <w:rPr>
          <w:rFonts w:ascii="宋体" w:eastAsia="宋体" w:hAnsi="宋体"/>
        </w:rPr>
      </w:pPr>
      <w:r w:rsidRPr="000665B4">
        <w:rPr>
          <w:rFonts w:ascii="宋体" w:eastAsia="宋体" w:hAnsi="宋体"/>
        </w:rPr>
        <w:t xml:space="preserve">    groupnum=len/groupsize;</w:t>
      </w:r>
    </w:p>
    <w:p w:rsidR="00245D51" w:rsidRPr="000665B4" w:rsidRDefault="00245D51" w:rsidP="00245D51">
      <w:pPr>
        <w:rPr>
          <w:rFonts w:ascii="宋体" w:eastAsia="宋体" w:hAnsi="宋体"/>
        </w:rPr>
      </w:pPr>
      <w:r w:rsidRPr="000665B4">
        <w:rPr>
          <w:rFonts w:ascii="宋体" w:eastAsia="宋体" w:hAnsi="宋体"/>
        </w:rPr>
        <w:t xml:space="preserve">    //cout&lt;&lt;"groupnum:"&lt;&lt;groupnum&lt;&lt;endl;</w:t>
      </w:r>
    </w:p>
    <w:p w:rsidR="00245D51" w:rsidRPr="000665B4" w:rsidRDefault="00245D51" w:rsidP="00245D51">
      <w:pPr>
        <w:rPr>
          <w:rFonts w:ascii="宋体" w:eastAsia="宋体" w:hAnsi="宋体"/>
        </w:rPr>
      </w:pPr>
      <w:r w:rsidRPr="000665B4">
        <w:rPr>
          <w:rFonts w:ascii="宋体" w:eastAsia="宋体" w:hAnsi="宋体"/>
        </w:rPr>
        <w:t xml:space="preserve">    //cout&lt;&lt;"groupsize:"&lt;&lt;groupsize&lt;&lt;endl;</w:t>
      </w:r>
    </w:p>
    <w:p w:rsidR="00245D51" w:rsidRPr="000665B4" w:rsidRDefault="00245D51" w:rsidP="00245D51">
      <w:pPr>
        <w:rPr>
          <w:rFonts w:ascii="宋体" w:eastAsia="宋体" w:hAnsi="宋体"/>
        </w:rPr>
      </w:pPr>
      <w:r w:rsidRPr="000665B4">
        <w:rPr>
          <w:rFonts w:ascii="宋体" w:eastAsia="宋体" w:hAnsi="宋体"/>
        </w:rPr>
        <w:t xml:space="preserve">    printf("%d\n",groupnum);</w:t>
      </w:r>
    </w:p>
    <w:p w:rsidR="00245D51" w:rsidRPr="000665B4" w:rsidRDefault="00245D51" w:rsidP="00245D51">
      <w:pPr>
        <w:rPr>
          <w:rFonts w:ascii="宋体" w:eastAsia="宋体" w:hAnsi="宋体"/>
        </w:rPr>
      </w:pPr>
      <w:r w:rsidRPr="000665B4">
        <w:rPr>
          <w:rFonts w:ascii="宋体" w:eastAsia="宋体" w:hAnsi="宋体"/>
        </w:rPr>
        <w:t xml:space="preserve">    for(int i=0;i&lt;groupnum;i++){</w:t>
      </w:r>
    </w:p>
    <w:p w:rsidR="00245D51" w:rsidRPr="000665B4" w:rsidRDefault="00245D51" w:rsidP="00245D51">
      <w:pPr>
        <w:rPr>
          <w:rFonts w:ascii="宋体" w:eastAsia="宋体" w:hAnsi="宋体"/>
        </w:rPr>
      </w:pPr>
      <w:r w:rsidRPr="000665B4">
        <w:rPr>
          <w:rFonts w:ascii="宋体" w:eastAsia="宋体" w:hAnsi="宋体"/>
        </w:rPr>
        <w:t xml:space="preserve">        printf("%d ",groupsize);</w:t>
      </w:r>
    </w:p>
    <w:p w:rsidR="00245D51" w:rsidRPr="000665B4" w:rsidRDefault="00245D51" w:rsidP="00245D51">
      <w:pPr>
        <w:rPr>
          <w:rFonts w:ascii="宋体" w:eastAsia="宋体" w:hAnsi="宋体"/>
        </w:rPr>
      </w:pPr>
      <w:r w:rsidRPr="000665B4">
        <w:rPr>
          <w:rFonts w:ascii="宋体" w:eastAsia="宋体" w:hAnsi="宋体"/>
        </w:rPr>
        <w:t xml:space="preserve">        for (int j=0;j&lt;groupsize;j++){</w:t>
      </w:r>
    </w:p>
    <w:p w:rsidR="00245D51" w:rsidRPr="000665B4" w:rsidRDefault="00245D51" w:rsidP="00245D51">
      <w:pPr>
        <w:rPr>
          <w:rFonts w:ascii="宋体" w:eastAsia="宋体" w:hAnsi="宋体"/>
        </w:rPr>
      </w:pPr>
      <w:r w:rsidRPr="000665B4">
        <w:rPr>
          <w:rFonts w:ascii="宋体" w:eastAsia="宋体" w:hAnsi="宋体"/>
        </w:rPr>
        <w:t xml:space="preserve">            printf("%d",i+j*groupnum);</w:t>
      </w:r>
    </w:p>
    <w:p w:rsidR="00245D51" w:rsidRPr="000665B4" w:rsidRDefault="00245D51" w:rsidP="00245D51">
      <w:pPr>
        <w:rPr>
          <w:rFonts w:ascii="宋体" w:eastAsia="宋体" w:hAnsi="宋体"/>
        </w:rPr>
      </w:pPr>
      <w:r w:rsidRPr="000665B4">
        <w:rPr>
          <w:rFonts w:ascii="宋体" w:eastAsia="宋体" w:hAnsi="宋体"/>
        </w:rPr>
        <w:t xml:space="preserve">            if(j==groupsize-1) printf("\n");else printf(" ");</w:t>
      </w:r>
    </w:p>
    <w:p w:rsidR="00245D51" w:rsidRPr="000665B4" w:rsidRDefault="00245D51" w:rsidP="00245D51">
      <w:pPr>
        <w:rPr>
          <w:rFonts w:ascii="宋体" w:eastAsia="宋体" w:hAnsi="宋体"/>
        </w:rPr>
      </w:pPr>
      <w:r w:rsidRPr="000665B4">
        <w:rPr>
          <w:rFonts w:ascii="宋体" w:eastAsia="宋体" w:hAnsi="宋体"/>
        </w:rPr>
        <w:t xml:space="preserve">        }</w:t>
      </w:r>
    </w:p>
    <w:p w:rsidR="00245D51" w:rsidRPr="000665B4" w:rsidRDefault="00245D51" w:rsidP="00245D51">
      <w:pPr>
        <w:rPr>
          <w:rFonts w:ascii="宋体" w:eastAsia="宋体" w:hAnsi="宋体"/>
        </w:rPr>
      </w:pPr>
      <w:r w:rsidRPr="000665B4">
        <w:rPr>
          <w:rFonts w:ascii="宋体" w:eastAsia="宋体" w:hAnsi="宋体"/>
        </w:rPr>
        <w:t xml:space="preserve">    }</w:t>
      </w:r>
    </w:p>
    <w:p w:rsidR="00245D51" w:rsidRPr="000665B4" w:rsidRDefault="00245D51" w:rsidP="00245D51">
      <w:pPr>
        <w:rPr>
          <w:rFonts w:ascii="宋体" w:eastAsia="宋体" w:hAnsi="宋体"/>
        </w:rPr>
      </w:pPr>
      <w:r w:rsidRPr="000665B4">
        <w:rPr>
          <w:rFonts w:ascii="宋体" w:eastAsia="宋体" w:hAnsi="宋体"/>
        </w:rPr>
        <w:t xml:space="preserve">    return 0;</w:t>
      </w:r>
    </w:p>
    <w:p w:rsidR="00245D51" w:rsidRPr="000665B4" w:rsidRDefault="00245D51" w:rsidP="00245D51">
      <w:pPr>
        <w:rPr>
          <w:rFonts w:ascii="宋体" w:eastAsia="宋体" w:hAnsi="宋体"/>
        </w:rPr>
      </w:pPr>
      <w:r w:rsidRPr="000665B4">
        <w:rPr>
          <w:rFonts w:ascii="宋体" w:eastAsia="宋体" w:hAnsi="宋体"/>
        </w:rPr>
        <w:t>}</w:t>
      </w:r>
    </w:p>
    <w:p w:rsidR="005505FF" w:rsidRPr="000665B4" w:rsidRDefault="005505FF" w:rsidP="005505FF">
      <w:pPr>
        <w:pStyle w:val="3"/>
        <w:rPr>
          <w:rFonts w:ascii="宋体" w:eastAsia="宋体" w:hAnsi="宋体"/>
          <w:b w:val="0"/>
        </w:rPr>
      </w:pPr>
      <w:bookmarkStart w:id="150" w:name="_Toc524383051"/>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2203</w:t>
      </w:r>
      <w:r w:rsidRPr="000665B4">
        <w:rPr>
          <w:rFonts w:ascii="宋体" w:eastAsia="宋体" w:hAnsi="宋体" w:hint="eastAsia"/>
          <w:b w:val="0"/>
        </w:rPr>
        <w:t>-亲和串</w:t>
      </w:r>
      <w:bookmarkEnd w:id="150"/>
    </w:p>
    <w:p w:rsidR="005505FF" w:rsidRPr="000665B4" w:rsidRDefault="005505FF" w:rsidP="00054EFB">
      <w:pPr>
        <w:rPr>
          <w:rFonts w:ascii="宋体" w:eastAsia="宋体" w:hAnsi="宋体"/>
        </w:rPr>
      </w:pPr>
      <w:r w:rsidRPr="000665B4">
        <w:rPr>
          <w:rFonts w:ascii="宋体" w:eastAsia="宋体" w:hAnsi="宋体" w:hint="eastAsia"/>
        </w:rPr>
        <w:t>【题意】给定字符串a和b判断b是否为a在经过任意次循环移位后的子串</w:t>
      </w:r>
    </w:p>
    <w:p w:rsidR="005505FF" w:rsidRPr="000665B4" w:rsidRDefault="005505FF" w:rsidP="00054EFB">
      <w:pPr>
        <w:rPr>
          <w:rFonts w:ascii="宋体" w:eastAsia="宋体" w:hAnsi="宋体"/>
        </w:rPr>
      </w:pPr>
      <w:r w:rsidRPr="000665B4">
        <w:rPr>
          <w:rFonts w:ascii="宋体" w:eastAsia="宋体" w:hAnsi="宋体" w:hint="eastAsia"/>
        </w:rPr>
        <w:t>【题解】处理序列循环移位的惯用套路-写2遍，这样的一个新的序列一定包含了所有的循环移位序列，之后就变成KMP模板题</w:t>
      </w:r>
    </w:p>
    <w:p w:rsidR="005505FF" w:rsidRPr="000665B4" w:rsidRDefault="005505FF" w:rsidP="00054EFB">
      <w:pPr>
        <w:rPr>
          <w:rFonts w:ascii="宋体" w:eastAsia="宋体" w:hAnsi="宋体"/>
        </w:rPr>
      </w:pPr>
      <w:r w:rsidRPr="000665B4">
        <w:rPr>
          <w:rFonts w:ascii="宋体" w:eastAsia="宋体" w:hAnsi="宋体" w:hint="eastAsia"/>
        </w:rPr>
        <w:t>【代码】</w:t>
      </w:r>
    </w:p>
    <w:p w:rsidR="005505FF" w:rsidRPr="000665B4" w:rsidRDefault="005505FF" w:rsidP="005505FF">
      <w:pPr>
        <w:rPr>
          <w:rFonts w:ascii="宋体" w:eastAsia="宋体" w:hAnsi="宋体"/>
        </w:rPr>
      </w:pPr>
      <w:r w:rsidRPr="000665B4">
        <w:rPr>
          <w:rFonts w:ascii="宋体" w:eastAsia="宋体" w:hAnsi="宋体"/>
        </w:rPr>
        <w:lastRenderedPageBreak/>
        <w:t>#include &lt;bits/stdc++.h&gt;</w:t>
      </w:r>
    </w:p>
    <w:p w:rsidR="005505FF" w:rsidRPr="000665B4" w:rsidRDefault="005505FF" w:rsidP="005505FF">
      <w:pPr>
        <w:rPr>
          <w:rFonts w:ascii="宋体" w:eastAsia="宋体" w:hAnsi="宋体"/>
        </w:rPr>
      </w:pPr>
      <w:r w:rsidRPr="000665B4">
        <w:rPr>
          <w:rFonts w:ascii="宋体" w:eastAsia="宋体" w:hAnsi="宋体"/>
        </w:rPr>
        <w:t>#define MAXLEN 100010</w:t>
      </w:r>
    </w:p>
    <w:p w:rsidR="005505FF" w:rsidRPr="000665B4" w:rsidRDefault="005505FF" w:rsidP="005505FF">
      <w:pPr>
        <w:rPr>
          <w:rFonts w:ascii="宋体" w:eastAsia="宋体" w:hAnsi="宋体"/>
        </w:rPr>
      </w:pPr>
    </w:p>
    <w:p w:rsidR="005505FF" w:rsidRPr="000665B4" w:rsidRDefault="005505FF" w:rsidP="005505FF">
      <w:pPr>
        <w:rPr>
          <w:rFonts w:ascii="宋体" w:eastAsia="宋体" w:hAnsi="宋体"/>
        </w:rPr>
      </w:pPr>
      <w:r w:rsidRPr="000665B4">
        <w:rPr>
          <w:rFonts w:ascii="宋体" w:eastAsia="宋体" w:hAnsi="宋体"/>
        </w:rPr>
        <w:t>using namespace std;</w:t>
      </w:r>
    </w:p>
    <w:p w:rsidR="005505FF" w:rsidRPr="000665B4" w:rsidRDefault="005505FF" w:rsidP="005505FF">
      <w:pPr>
        <w:rPr>
          <w:rFonts w:ascii="宋体" w:eastAsia="宋体" w:hAnsi="宋体"/>
        </w:rPr>
      </w:pPr>
    </w:p>
    <w:p w:rsidR="005505FF" w:rsidRPr="000665B4" w:rsidRDefault="005505FF" w:rsidP="005505FF">
      <w:pPr>
        <w:rPr>
          <w:rFonts w:ascii="宋体" w:eastAsia="宋体" w:hAnsi="宋体"/>
        </w:rPr>
      </w:pPr>
      <w:r w:rsidRPr="000665B4">
        <w:rPr>
          <w:rFonts w:ascii="宋体" w:eastAsia="宋体" w:hAnsi="宋体"/>
        </w:rPr>
        <w:t>void cal_next(char s[],int len,int next[]){</w:t>
      </w:r>
    </w:p>
    <w:p w:rsidR="005505FF" w:rsidRPr="000665B4" w:rsidRDefault="005505FF" w:rsidP="005505FF">
      <w:pPr>
        <w:rPr>
          <w:rFonts w:ascii="宋体" w:eastAsia="宋体" w:hAnsi="宋体"/>
        </w:rPr>
      </w:pPr>
      <w:r w:rsidRPr="000665B4">
        <w:rPr>
          <w:rFonts w:ascii="宋体" w:eastAsia="宋体" w:hAnsi="宋体"/>
        </w:rPr>
        <w:t xml:space="preserve">    next[0]=0;</w:t>
      </w:r>
    </w:p>
    <w:p w:rsidR="005505FF" w:rsidRPr="000665B4" w:rsidRDefault="005505FF" w:rsidP="005505FF">
      <w:pPr>
        <w:rPr>
          <w:rFonts w:ascii="宋体" w:eastAsia="宋体" w:hAnsi="宋体"/>
        </w:rPr>
      </w:pPr>
      <w:r w:rsidRPr="000665B4">
        <w:rPr>
          <w:rFonts w:ascii="宋体" w:eastAsia="宋体" w:hAnsi="宋体"/>
        </w:rPr>
        <w:t xml:space="preserve">    int j=0,i=1;</w:t>
      </w:r>
    </w:p>
    <w:p w:rsidR="005505FF" w:rsidRPr="000665B4" w:rsidRDefault="005505FF" w:rsidP="005505FF">
      <w:pPr>
        <w:rPr>
          <w:rFonts w:ascii="宋体" w:eastAsia="宋体" w:hAnsi="宋体"/>
        </w:rPr>
      </w:pPr>
      <w:r w:rsidRPr="000665B4">
        <w:rPr>
          <w:rFonts w:ascii="宋体" w:eastAsia="宋体" w:hAnsi="宋体"/>
        </w:rPr>
        <w:t xml:space="preserve">    while(i&lt;len){</w:t>
      </w:r>
    </w:p>
    <w:p w:rsidR="005505FF" w:rsidRPr="000665B4" w:rsidRDefault="005505FF" w:rsidP="005505FF">
      <w:pPr>
        <w:rPr>
          <w:rFonts w:ascii="宋体" w:eastAsia="宋体" w:hAnsi="宋体"/>
        </w:rPr>
      </w:pPr>
      <w:r w:rsidRPr="000665B4">
        <w:rPr>
          <w:rFonts w:ascii="宋体" w:eastAsia="宋体" w:hAnsi="宋体"/>
        </w:rPr>
        <w:t xml:space="preserve">        if(s[i]==s[j]){</w:t>
      </w:r>
    </w:p>
    <w:p w:rsidR="005505FF" w:rsidRPr="000665B4" w:rsidRDefault="005505FF" w:rsidP="005505FF">
      <w:pPr>
        <w:rPr>
          <w:rFonts w:ascii="宋体" w:eastAsia="宋体" w:hAnsi="宋体"/>
        </w:rPr>
      </w:pPr>
      <w:r w:rsidRPr="000665B4">
        <w:rPr>
          <w:rFonts w:ascii="宋体" w:eastAsia="宋体" w:hAnsi="宋体"/>
        </w:rPr>
        <w:t xml:space="preserve">            next[i++]=(j++)+1;</w:t>
      </w:r>
    </w:p>
    <w:p w:rsidR="005505FF" w:rsidRPr="000665B4" w:rsidRDefault="005505FF" w:rsidP="005505FF">
      <w:pPr>
        <w:rPr>
          <w:rFonts w:ascii="宋体" w:eastAsia="宋体" w:hAnsi="宋体"/>
        </w:rPr>
      </w:pPr>
      <w:r w:rsidRPr="000665B4">
        <w:rPr>
          <w:rFonts w:ascii="宋体" w:eastAsia="宋体" w:hAnsi="宋体"/>
        </w:rPr>
        <w:t xml:space="preserve">            continue;</w:t>
      </w:r>
    </w:p>
    <w:p w:rsidR="005505FF" w:rsidRPr="000665B4" w:rsidRDefault="005505FF" w:rsidP="005505FF">
      <w:pPr>
        <w:rPr>
          <w:rFonts w:ascii="宋体" w:eastAsia="宋体" w:hAnsi="宋体"/>
        </w:rPr>
      </w:pPr>
      <w:r w:rsidRPr="000665B4">
        <w:rPr>
          <w:rFonts w:ascii="宋体" w:eastAsia="宋体" w:hAnsi="宋体"/>
        </w:rPr>
        <w:t xml:space="preserve">        }</w:t>
      </w:r>
    </w:p>
    <w:p w:rsidR="005505FF" w:rsidRPr="000665B4" w:rsidRDefault="005505FF" w:rsidP="005505FF">
      <w:pPr>
        <w:rPr>
          <w:rFonts w:ascii="宋体" w:eastAsia="宋体" w:hAnsi="宋体"/>
        </w:rPr>
      </w:pPr>
      <w:r w:rsidRPr="000665B4">
        <w:rPr>
          <w:rFonts w:ascii="宋体" w:eastAsia="宋体" w:hAnsi="宋体"/>
        </w:rPr>
        <w:t xml:space="preserve">        while(s[i]!=s[j]){</w:t>
      </w:r>
    </w:p>
    <w:p w:rsidR="005505FF" w:rsidRPr="000665B4" w:rsidRDefault="005505FF" w:rsidP="005505FF">
      <w:pPr>
        <w:rPr>
          <w:rFonts w:ascii="宋体" w:eastAsia="宋体" w:hAnsi="宋体"/>
        </w:rPr>
      </w:pPr>
      <w:r w:rsidRPr="000665B4">
        <w:rPr>
          <w:rFonts w:ascii="宋体" w:eastAsia="宋体" w:hAnsi="宋体"/>
        </w:rPr>
        <w:t xml:space="preserve">            if(j==0){</w:t>
      </w:r>
    </w:p>
    <w:p w:rsidR="005505FF" w:rsidRPr="000665B4" w:rsidRDefault="005505FF" w:rsidP="005505FF">
      <w:pPr>
        <w:rPr>
          <w:rFonts w:ascii="宋体" w:eastAsia="宋体" w:hAnsi="宋体"/>
        </w:rPr>
      </w:pPr>
      <w:r w:rsidRPr="000665B4">
        <w:rPr>
          <w:rFonts w:ascii="宋体" w:eastAsia="宋体" w:hAnsi="宋体"/>
        </w:rPr>
        <w:t xml:space="preserve">                next[i++]=0;</w:t>
      </w:r>
    </w:p>
    <w:p w:rsidR="005505FF" w:rsidRPr="000665B4" w:rsidRDefault="005505FF" w:rsidP="005505FF">
      <w:pPr>
        <w:rPr>
          <w:rFonts w:ascii="宋体" w:eastAsia="宋体" w:hAnsi="宋体"/>
        </w:rPr>
      </w:pPr>
      <w:r w:rsidRPr="000665B4">
        <w:rPr>
          <w:rFonts w:ascii="宋体" w:eastAsia="宋体" w:hAnsi="宋体"/>
        </w:rPr>
        <w:t xml:space="preserve">                break;</w:t>
      </w:r>
    </w:p>
    <w:p w:rsidR="005505FF" w:rsidRPr="000665B4" w:rsidRDefault="005505FF" w:rsidP="005505FF">
      <w:pPr>
        <w:rPr>
          <w:rFonts w:ascii="宋体" w:eastAsia="宋体" w:hAnsi="宋体"/>
        </w:rPr>
      </w:pPr>
      <w:r w:rsidRPr="000665B4">
        <w:rPr>
          <w:rFonts w:ascii="宋体" w:eastAsia="宋体" w:hAnsi="宋体"/>
        </w:rPr>
        <w:t xml:space="preserve">            }</w:t>
      </w:r>
    </w:p>
    <w:p w:rsidR="005505FF" w:rsidRPr="000665B4" w:rsidRDefault="005505FF" w:rsidP="005505FF">
      <w:pPr>
        <w:rPr>
          <w:rFonts w:ascii="宋体" w:eastAsia="宋体" w:hAnsi="宋体"/>
        </w:rPr>
      </w:pPr>
      <w:r w:rsidRPr="000665B4">
        <w:rPr>
          <w:rFonts w:ascii="宋体" w:eastAsia="宋体" w:hAnsi="宋体"/>
        </w:rPr>
        <w:t xml:space="preserve">            j=next[j-1];</w:t>
      </w:r>
    </w:p>
    <w:p w:rsidR="005505FF" w:rsidRPr="000665B4" w:rsidRDefault="005505FF" w:rsidP="005505FF">
      <w:pPr>
        <w:rPr>
          <w:rFonts w:ascii="宋体" w:eastAsia="宋体" w:hAnsi="宋体"/>
        </w:rPr>
      </w:pPr>
      <w:r w:rsidRPr="000665B4">
        <w:rPr>
          <w:rFonts w:ascii="宋体" w:eastAsia="宋体" w:hAnsi="宋体"/>
        </w:rPr>
        <w:t xml:space="preserve">        }</w:t>
      </w:r>
    </w:p>
    <w:p w:rsidR="005505FF" w:rsidRPr="000665B4" w:rsidRDefault="005505FF" w:rsidP="005505FF">
      <w:pPr>
        <w:rPr>
          <w:rFonts w:ascii="宋体" w:eastAsia="宋体" w:hAnsi="宋体"/>
        </w:rPr>
      </w:pPr>
      <w:r w:rsidRPr="000665B4">
        <w:rPr>
          <w:rFonts w:ascii="宋体" w:eastAsia="宋体" w:hAnsi="宋体"/>
        </w:rPr>
        <w:t xml:space="preserve">    }</w:t>
      </w:r>
    </w:p>
    <w:p w:rsidR="005505FF" w:rsidRPr="000665B4" w:rsidRDefault="005505FF" w:rsidP="005505FF">
      <w:pPr>
        <w:rPr>
          <w:rFonts w:ascii="宋体" w:eastAsia="宋体" w:hAnsi="宋体"/>
        </w:rPr>
      </w:pPr>
      <w:r w:rsidRPr="000665B4">
        <w:rPr>
          <w:rFonts w:ascii="宋体" w:eastAsia="宋体" w:hAnsi="宋体"/>
        </w:rPr>
        <w:t xml:space="preserve">    return;</w:t>
      </w:r>
    </w:p>
    <w:p w:rsidR="005505FF" w:rsidRPr="000665B4" w:rsidRDefault="005505FF" w:rsidP="005505FF">
      <w:pPr>
        <w:rPr>
          <w:rFonts w:ascii="宋体" w:eastAsia="宋体" w:hAnsi="宋体"/>
        </w:rPr>
      </w:pPr>
      <w:r w:rsidRPr="000665B4">
        <w:rPr>
          <w:rFonts w:ascii="宋体" w:eastAsia="宋体" w:hAnsi="宋体"/>
        </w:rPr>
        <w:t>}</w:t>
      </w:r>
    </w:p>
    <w:p w:rsidR="005505FF" w:rsidRPr="000665B4" w:rsidRDefault="005505FF" w:rsidP="005505FF">
      <w:pPr>
        <w:rPr>
          <w:rFonts w:ascii="宋体" w:eastAsia="宋体" w:hAnsi="宋体"/>
        </w:rPr>
      </w:pPr>
    </w:p>
    <w:p w:rsidR="005505FF" w:rsidRPr="000665B4" w:rsidRDefault="005505FF" w:rsidP="005505FF">
      <w:pPr>
        <w:rPr>
          <w:rFonts w:ascii="宋体" w:eastAsia="宋体" w:hAnsi="宋体"/>
        </w:rPr>
      </w:pPr>
      <w:r w:rsidRPr="000665B4">
        <w:rPr>
          <w:rFonts w:ascii="宋体" w:eastAsia="宋体" w:hAnsi="宋体"/>
        </w:rPr>
        <w:t>bool kmp(char s1[],char s2[],int len1,int len2){</w:t>
      </w:r>
    </w:p>
    <w:p w:rsidR="005505FF" w:rsidRPr="000665B4" w:rsidRDefault="005505FF" w:rsidP="005505FF">
      <w:pPr>
        <w:rPr>
          <w:rFonts w:ascii="宋体" w:eastAsia="宋体" w:hAnsi="宋体"/>
        </w:rPr>
      </w:pPr>
      <w:r w:rsidRPr="000665B4">
        <w:rPr>
          <w:rFonts w:ascii="宋体" w:eastAsia="宋体" w:hAnsi="宋体"/>
        </w:rPr>
        <w:t xml:space="preserve">    int *next=new int[len2];</w:t>
      </w:r>
    </w:p>
    <w:p w:rsidR="005505FF" w:rsidRPr="000665B4" w:rsidRDefault="005505FF" w:rsidP="005505FF">
      <w:pPr>
        <w:rPr>
          <w:rFonts w:ascii="宋体" w:eastAsia="宋体" w:hAnsi="宋体"/>
        </w:rPr>
      </w:pPr>
      <w:r w:rsidRPr="000665B4">
        <w:rPr>
          <w:rFonts w:ascii="宋体" w:eastAsia="宋体" w:hAnsi="宋体"/>
        </w:rPr>
        <w:t xml:space="preserve">    strncpy(s1+len1,s1,len1+1);</w:t>
      </w:r>
    </w:p>
    <w:p w:rsidR="005505FF" w:rsidRPr="000665B4" w:rsidRDefault="005505FF" w:rsidP="005505FF">
      <w:pPr>
        <w:rPr>
          <w:rFonts w:ascii="宋体" w:eastAsia="宋体" w:hAnsi="宋体"/>
        </w:rPr>
      </w:pPr>
      <w:r w:rsidRPr="000665B4">
        <w:rPr>
          <w:rFonts w:ascii="宋体" w:eastAsia="宋体" w:hAnsi="宋体"/>
        </w:rPr>
        <w:t xml:space="preserve">    len1=strlen(s1);</w:t>
      </w:r>
    </w:p>
    <w:p w:rsidR="005505FF" w:rsidRPr="000665B4" w:rsidRDefault="005505FF" w:rsidP="005505FF">
      <w:pPr>
        <w:rPr>
          <w:rFonts w:ascii="宋体" w:eastAsia="宋体" w:hAnsi="宋体"/>
        </w:rPr>
      </w:pPr>
      <w:r w:rsidRPr="000665B4">
        <w:rPr>
          <w:rFonts w:ascii="宋体" w:eastAsia="宋体" w:hAnsi="宋体"/>
        </w:rPr>
        <w:t xml:space="preserve">    cal_next(s2,len2,next);</w:t>
      </w:r>
    </w:p>
    <w:p w:rsidR="005505FF" w:rsidRPr="000665B4" w:rsidRDefault="005505FF" w:rsidP="005505FF">
      <w:pPr>
        <w:rPr>
          <w:rFonts w:ascii="宋体" w:eastAsia="宋体" w:hAnsi="宋体"/>
        </w:rPr>
      </w:pPr>
      <w:r w:rsidRPr="000665B4">
        <w:rPr>
          <w:rFonts w:ascii="宋体" w:eastAsia="宋体" w:hAnsi="宋体"/>
        </w:rPr>
        <w:t xml:space="preserve">    int j=0;</w:t>
      </w:r>
    </w:p>
    <w:p w:rsidR="005505FF" w:rsidRPr="000665B4" w:rsidRDefault="005505FF" w:rsidP="005505FF">
      <w:pPr>
        <w:rPr>
          <w:rFonts w:ascii="宋体" w:eastAsia="宋体" w:hAnsi="宋体"/>
        </w:rPr>
      </w:pPr>
      <w:r w:rsidRPr="000665B4">
        <w:rPr>
          <w:rFonts w:ascii="宋体" w:eastAsia="宋体" w:hAnsi="宋体"/>
        </w:rPr>
        <w:t xml:space="preserve">    for (int i=0;i&lt;len1;i++){</w:t>
      </w:r>
    </w:p>
    <w:p w:rsidR="005505FF" w:rsidRPr="000665B4" w:rsidRDefault="005505FF" w:rsidP="005505FF">
      <w:pPr>
        <w:rPr>
          <w:rFonts w:ascii="宋体" w:eastAsia="宋体" w:hAnsi="宋体"/>
        </w:rPr>
      </w:pPr>
      <w:r w:rsidRPr="000665B4">
        <w:rPr>
          <w:rFonts w:ascii="宋体" w:eastAsia="宋体" w:hAnsi="宋体"/>
        </w:rPr>
        <w:t xml:space="preserve">        while(s1[i]!=s2[j]){</w:t>
      </w:r>
    </w:p>
    <w:p w:rsidR="005505FF" w:rsidRPr="000665B4" w:rsidRDefault="005505FF" w:rsidP="005505FF">
      <w:pPr>
        <w:rPr>
          <w:rFonts w:ascii="宋体" w:eastAsia="宋体" w:hAnsi="宋体"/>
        </w:rPr>
      </w:pPr>
      <w:r w:rsidRPr="000665B4">
        <w:rPr>
          <w:rFonts w:ascii="宋体" w:eastAsia="宋体" w:hAnsi="宋体"/>
        </w:rPr>
        <w:t xml:space="preserve">            if(j==0) break;</w:t>
      </w:r>
    </w:p>
    <w:p w:rsidR="005505FF" w:rsidRPr="000665B4" w:rsidRDefault="005505FF" w:rsidP="005505FF">
      <w:pPr>
        <w:rPr>
          <w:rFonts w:ascii="宋体" w:eastAsia="宋体" w:hAnsi="宋体"/>
        </w:rPr>
      </w:pPr>
      <w:r w:rsidRPr="000665B4">
        <w:rPr>
          <w:rFonts w:ascii="宋体" w:eastAsia="宋体" w:hAnsi="宋体"/>
        </w:rPr>
        <w:t xml:space="preserve">            j=next[j-1];</w:t>
      </w:r>
    </w:p>
    <w:p w:rsidR="005505FF" w:rsidRPr="000665B4" w:rsidRDefault="005505FF" w:rsidP="005505FF">
      <w:pPr>
        <w:rPr>
          <w:rFonts w:ascii="宋体" w:eastAsia="宋体" w:hAnsi="宋体"/>
        </w:rPr>
      </w:pPr>
      <w:r w:rsidRPr="000665B4">
        <w:rPr>
          <w:rFonts w:ascii="宋体" w:eastAsia="宋体" w:hAnsi="宋体"/>
        </w:rPr>
        <w:t xml:space="preserve">        }</w:t>
      </w:r>
    </w:p>
    <w:p w:rsidR="005505FF" w:rsidRPr="000665B4" w:rsidRDefault="005505FF" w:rsidP="005505FF">
      <w:pPr>
        <w:rPr>
          <w:rFonts w:ascii="宋体" w:eastAsia="宋体" w:hAnsi="宋体"/>
        </w:rPr>
      </w:pPr>
      <w:r w:rsidRPr="000665B4">
        <w:rPr>
          <w:rFonts w:ascii="宋体" w:eastAsia="宋体" w:hAnsi="宋体"/>
        </w:rPr>
        <w:t xml:space="preserve">        if(s1[i]==s2[j]){</w:t>
      </w:r>
    </w:p>
    <w:p w:rsidR="005505FF" w:rsidRPr="000665B4" w:rsidRDefault="005505FF" w:rsidP="005505FF">
      <w:pPr>
        <w:rPr>
          <w:rFonts w:ascii="宋体" w:eastAsia="宋体" w:hAnsi="宋体"/>
        </w:rPr>
      </w:pPr>
      <w:r w:rsidRPr="000665B4">
        <w:rPr>
          <w:rFonts w:ascii="宋体" w:eastAsia="宋体" w:hAnsi="宋体"/>
        </w:rPr>
        <w:t xml:space="preserve">            j++;</w:t>
      </w:r>
    </w:p>
    <w:p w:rsidR="005505FF" w:rsidRPr="000665B4" w:rsidRDefault="005505FF" w:rsidP="005505FF">
      <w:pPr>
        <w:rPr>
          <w:rFonts w:ascii="宋体" w:eastAsia="宋体" w:hAnsi="宋体"/>
        </w:rPr>
      </w:pPr>
      <w:r w:rsidRPr="000665B4">
        <w:rPr>
          <w:rFonts w:ascii="宋体" w:eastAsia="宋体" w:hAnsi="宋体"/>
        </w:rPr>
        <w:t xml:space="preserve">            if(j==len2) return true;</w:t>
      </w:r>
    </w:p>
    <w:p w:rsidR="005505FF" w:rsidRPr="000665B4" w:rsidRDefault="005505FF" w:rsidP="005505FF">
      <w:pPr>
        <w:rPr>
          <w:rFonts w:ascii="宋体" w:eastAsia="宋体" w:hAnsi="宋体"/>
        </w:rPr>
      </w:pPr>
      <w:r w:rsidRPr="000665B4">
        <w:rPr>
          <w:rFonts w:ascii="宋体" w:eastAsia="宋体" w:hAnsi="宋体"/>
        </w:rPr>
        <w:t xml:space="preserve">        }</w:t>
      </w:r>
    </w:p>
    <w:p w:rsidR="005505FF" w:rsidRPr="000665B4" w:rsidRDefault="005505FF" w:rsidP="005505FF">
      <w:pPr>
        <w:rPr>
          <w:rFonts w:ascii="宋体" w:eastAsia="宋体" w:hAnsi="宋体"/>
        </w:rPr>
      </w:pPr>
      <w:r w:rsidRPr="000665B4">
        <w:rPr>
          <w:rFonts w:ascii="宋体" w:eastAsia="宋体" w:hAnsi="宋体"/>
        </w:rPr>
        <w:t xml:space="preserve">    }</w:t>
      </w:r>
    </w:p>
    <w:p w:rsidR="005505FF" w:rsidRPr="000665B4" w:rsidRDefault="005505FF" w:rsidP="005505FF">
      <w:pPr>
        <w:rPr>
          <w:rFonts w:ascii="宋体" w:eastAsia="宋体" w:hAnsi="宋体"/>
        </w:rPr>
      </w:pPr>
      <w:r w:rsidRPr="000665B4">
        <w:rPr>
          <w:rFonts w:ascii="宋体" w:eastAsia="宋体" w:hAnsi="宋体"/>
        </w:rPr>
        <w:t xml:space="preserve">    return false;</w:t>
      </w:r>
    </w:p>
    <w:p w:rsidR="005505FF" w:rsidRPr="000665B4" w:rsidRDefault="005505FF" w:rsidP="005505FF">
      <w:pPr>
        <w:rPr>
          <w:rFonts w:ascii="宋体" w:eastAsia="宋体" w:hAnsi="宋体"/>
        </w:rPr>
      </w:pPr>
      <w:r w:rsidRPr="000665B4">
        <w:rPr>
          <w:rFonts w:ascii="宋体" w:eastAsia="宋体" w:hAnsi="宋体"/>
        </w:rPr>
        <w:t>}</w:t>
      </w:r>
    </w:p>
    <w:p w:rsidR="005505FF" w:rsidRPr="000665B4" w:rsidRDefault="005505FF" w:rsidP="005505FF">
      <w:pPr>
        <w:rPr>
          <w:rFonts w:ascii="宋体" w:eastAsia="宋体" w:hAnsi="宋体"/>
        </w:rPr>
      </w:pPr>
    </w:p>
    <w:p w:rsidR="005505FF" w:rsidRPr="000665B4" w:rsidRDefault="005505FF" w:rsidP="005505FF">
      <w:pPr>
        <w:rPr>
          <w:rFonts w:ascii="宋体" w:eastAsia="宋体" w:hAnsi="宋体"/>
        </w:rPr>
      </w:pPr>
      <w:r w:rsidRPr="000665B4">
        <w:rPr>
          <w:rFonts w:ascii="宋体" w:eastAsia="宋体" w:hAnsi="宋体"/>
        </w:rPr>
        <w:t>int main()</w:t>
      </w:r>
    </w:p>
    <w:p w:rsidR="005505FF" w:rsidRPr="000665B4" w:rsidRDefault="005505FF" w:rsidP="005505FF">
      <w:pPr>
        <w:rPr>
          <w:rFonts w:ascii="宋体" w:eastAsia="宋体" w:hAnsi="宋体"/>
        </w:rPr>
      </w:pPr>
      <w:r w:rsidRPr="000665B4">
        <w:rPr>
          <w:rFonts w:ascii="宋体" w:eastAsia="宋体" w:hAnsi="宋体"/>
        </w:rPr>
        <w:lastRenderedPageBreak/>
        <w:t>{</w:t>
      </w:r>
    </w:p>
    <w:p w:rsidR="005505FF" w:rsidRPr="000665B4" w:rsidRDefault="005505FF" w:rsidP="005505FF">
      <w:pPr>
        <w:rPr>
          <w:rFonts w:ascii="宋体" w:eastAsia="宋体" w:hAnsi="宋体"/>
        </w:rPr>
      </w:pPr>
      <w:r w:rsidRPr="000665B4">
        <w:rPr>
          <w:rFonts w:ascii="宋体" w:eastAsia="宋体" w:hAnsi="宋体"/>
        </w:rPr>
        <w:t xml:space="preserve">    char *s1=new char[MAXLEN&lt;&lt;1],*s2=new char[MAXLEN];</w:t>
      </w:r>
    </w:p>
    <w:p w:rsidR="005505FF" w:rsidRPr="000665B4" w:rsidRDefault="005505FF" w:rsidP="005505FF">
      <w:pPr>
        <w:rPr>
          <w:rFonts w:ascii="宋体" w:eastAsia="宋体" w:hAnsi="宋体"/>
        </w:rPr>
      </w:pPr>
      <w:r w:rsidRPr="000665B4">
        <w:rPr>
          <w:rFonts w:ascii="宋体" w:eastAsia="宋体" w:hAnsi="宋体"/>
        </w:rPr>
        <w:t xml:space="preserve">    while(~scanf("%s%s",s1,s2)){</w:t>
      </w:r>
    </w:p>
    <w:p w:rsidR="005505FF" w:rsidRPr="000665B4" w:rsidRDefault="005505FF" w:rsidP="005505FF">
      <w:pPr>
        <w:rPr>
          <w:rFonts w:ascii="宋体" w:eastAsia="宋体" w:hAnsi="宋体"/>
        </w:rPr>
      </w:pPr>
      <w:r w:rsidRPr="000665B4">
        <w:rPr>
          <w:rFonts w:ascii="宋体" w:eastAsia="宋体" w:hAnsi="宋体"/>
        </w:rPr>
        <w:t xml:space="preserve">        int len1=strlen(s1),len2=strlen(s2);</w:t>
      </w:r>
    </w:p>
    <w:p w:rsidR="005505FF" w:rsidRPr="000665B4" w:rsidRDefault="005505FF" w:rsidP="005505FF">
      <w:pPr>
        <w:rPr>
          <w:rFonts w:ascii="宋体" w:eastAsia="宋体" w:hAnsi="宋体"/>
        </w:rPr>
      </w:pPr>
      <w:r w:rsidRPr="000665B4">
        <w:rPr>
          <w:rFonts w:ascii="宋体" w:eastAsia="宋体" w:hAnsi="宋体"/>
        </w:rPr>
        <w:t xml:space="preserve">        if(kmp(s1,s2,len1,len2)) printf("yes\n");else printf("no\n");</w:t>
      </w:r>
    </w:p>
    <w:p w:rsidR="005505FF" w:rsidRPr="000665B4" w:rsidRDefault="005505FF" w:rsidP="005505FF">
      <w:pPr>
        <w:rPr>
          <w:rFonts w:ascii="宋体" w:eastAsia="宋体" w:hAnsi="宋体"/>
        </w:rPr>
      </w:pPr>
      <w:r w:rsidRPr="000665B4">
        <w:rPr>
          <w:rFonts w:ascii="宋体" w:eastAsia="宋体" w:hAnsi="宋体"/>
        </w:rPr>
        <w:t xml:space="preserve">    }</w:t>
      </w:r>
    </w:p>
    <w:p w:rsidR="005505FF" w:rsidRPr="000665B4" w:rsidRDefault="005505FF" w:rsidP="005505FF">
      <w:pPr>
        <w:rPr>
          <w:rFonts w:ascii="宋体" w:eastAsia="宋体" w:hAnsi="宋体"/>
        </w:rPr>
      </w:pPr>
      <w:r w:rsidRPr="000665B4">
        <w:rPr>
          <w:rFonts w:ascii="宋体" w:eastAsia="宋体" w:hAnsi="宋体"/>
        </w:rPr>
        <w:t xml:space="preserve">    return 0;</w:t>
      </w:r>
    </w:p>
    <w:p w:rsidR="005505FF" w:rsidRPr="000665B4" w:rsidRDefault="005505FF" w:rsidP="005505FF">
      <w:pPr>
        <w:rPr>
          <w:rFonts w:ascii="宋体" w:eastAsia="宋体" w:hAnsi="宋体"/>
        </w:rPr>
      </w:pPr>
      <w:r w:rsidRPr="000665B4">
        <w:rPr>
          <w:rFonts w:ascii="宋体" w:eastAsia="宋体" w:hAnsi="宋体"/>
        </w:rPr>
        <w:t>}</w:t>
      </w:r>
    </w:p>
    <w:p w:rsidR="00B410EC" w:rsidRPr="000665B4" w:rsidRDefault="00B410EC" w:rsidP="00B410EC">
      <w:pPr>
        <w:pStyle w:val="3"/>
        <w:rPr>
          <w:rFonts w:ascii="宋体" w:eastAsia="宋体" w:hAnsi="宋体"/>
          <w:b w:val="0"/>
        </w:rPr>
      </w:pPr>
      <w:bookmarkStart w:id="151" w:name="_Toc524383052"/>
      <w:r w:rsidRPr="000665B4">
        <w:rPr>
          <w:rFonts w:ascii="宋体" w:eastAsia="宋体" w:hAnsi="宋体" w:hint="eastAsia"/>
          <w:b w:val="0"/>
        </w:rPr>
        <w:t>√-</w:t>
      </w:r>
      <w:r w:rsidRPr="000665B4">
        <w:rPr>
          <w:rFonts w:ascii="宋体" w:eastAsia="宋体" w:hAnsi="宋体"/>
          <w:b w:val="0"/>
        </w:rPr>
        <w:t>POJ</w:t>
      </w:r>
      <w:r w:rsidRPr="000665B4">
        <w:rPr>
          <w:rFonts w:ascii="宋体" w:eastAsia="宋体" w:hAnsi="宋体" w:hint="eastAsia"/>
          <w:b w:val="0"/>
        </w:rPr>
        <w:t>-</w:t>
      </w:r>
      <w:r w:rsidRPr="000665B4">
        <w:rPr>
          <w:rFonts w:ascii="宋体" w:eastAsia="宋体" w:hAnsi="宋体"/>
          <w:b w:val="0"/>
        </w:rPr>
        <w:t>2752</w:t>
      </w:r>
      <w:r w:rsidRPr="000665B4">
        <w:rPr>
          <w:rFonts w:ascii="宋体" w:eastAsia="宋体" w:hAnsi="宋体" w:hint="eastAsia"/>
          <w:b w:val="0"/>
        </w:rPr>
        <w:t>-</w:t>
      </w:r>
      <w:r w:rsidRPr="000665B4">
        <w:rPr>
          <w:rFonts w:ascii="宋体" w:eastAsia="宋体" w:hAnsi="宋体"/>
          <w:b w:val="0"/>
        </w:rPr>
        <w:t>Seek the Name,Seek the Fame</w:t>
      </w:r>
      <w:bookmarkEnd w:id="151"/>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POJ</w:instrText>
      </w:r>
      <w:r w:rsidRPr="000665B4">
        <w:rPr>
          <w:rFonts w:ascii="宋体" w:eastAsia="宋体" w:hAnsi="宋体" w:hint="eastAsia"/>
          <w:b w:val="0"/>
        </w:rPr>
        <w:instrText>-</w:instrText>
      </w:r>
      <w:r w:rsidRPr="000665B4">
        <w:rPr>
          <w:rFonts w:ascii="宋体" w:eastAsia="宋体" w:hAnsi="宋体"/>
          <w:b w:val="0"/>
        </w:rPr>
        <w:instrText>2752</w:instrText>
      </w:r>
      <w:r w:rsidRPr="000665B4">
        <w:rPr>
          <w:rFonts w:ascii="宋体" w:eastAsia="宋体" w:hAnsi="宋体" w:hint="eastAsia"/>
          <w:b w:val="0"/>
        </w:rPr>
        <w:instrText>-</w:instrText>
      </w:r>
      <w:r w:rsidRPr="000665B4">
        <w:rPr>
          <w:rFonts w:ascii="宋体" w:eastAsia="宋体" w:hAnsi="宋体"/>
          <w:b w:val="0"/>
        </w:rPr>
        <w:instrText>Seek the Name,Seek the Fame:</w:instrText>
      </w:r>
      <w:r w:rsidRPr="000665B4">
        <w:rPr>
          <w:rFonts w:ascii="宋体" w:eastAsia="宋体" w:hAnsi="宋体"/>
        </w:rPr>
        <w:instrText xml:space="preserve">2752" \y "POJ:2752" </w:instrText>
      </w:r>
      <w:r w:rsidRPr="000665B4">
        <w:rPr>
          <w:rFonts w:ascii="宋体" w:eastAsia="宋体" w:hAnsi="宋体"/>
          <w:b w:val="0"/>
        </w:rPr>
        <w:fldChar w:fldCharType="end"/>
      </w:r>
    </w:p>
    <w:p w:rsidR="00B410EC" w:rsidRPr="000665B4" w:rsidRDefault="00B410EC" w:rsidP="005505FF">
      <w:pPr>
        <w:rPr>
          <w:rFonts w:ascii="宋体" w:eastAsia="宋体" w:hAnsi="宋体"/>
        </w:rPr>
      </w:pPr>
      <w:r w:rsidRPr="000665B4">
        <w:rPr>
          <w:rFonts w:ascii="宋体" w:eastAsia="宋体" w:hAnsi="宋体" w:hint="eastAsia"/>
        </w:rPr>
        <w:t>【题意】给定字符串s（长度范围4e5）要求输出所有的前缀和后缀相同的字符串长度（升序）</w:t>
      </w:r>
    </w:p>
    <w:p w:rsidR="00B410EC" w:rsidRPr="000665B4" w:rsidRDefault="00B410EC" w:rsidP="005505FF">
      <w:pPr>
        <w:rPr>
          <w:rFonts w:ascii="宋体" w:eastAsia="宋体" w:hAnsi="宋体"/>
        </w:rPr>
      </w:pPr>
      <w:r w:rsidRPr="000665B4">
        <w:rPr>
          <w:rFonts w:ascii="宋体" w:eastAsia="宋体" w:hAnsi="宋体" w:hint="eastAsia"/>
        </w:rPr>
        <w:t>【题解】考虑KMP的next数组本质，对于长度为len的字符串0..len-1，next[len-1]的意思就是它（除自己本身）的最大前后缀相同的长度是next[len-1]，接着我们就只考虑这个相同的前后缀，再看除它自己本身之外的最大前后缀相同的长度，这样就是next[</w:t>
      </w:r>
      <w:r w:rsidRPr="000665B4">
        <w:rPr>
          <w:rFonts w:ascii="宋体" w:eastAsia="宋体" w:hAnsi="宋体"/>
        </w:rPr>
        <w:t>next[len-1]-1]…</w:t>
      </w:r>
      <w:r w:rsidRPr="000665B4">
        <w:rPr>
          <w:rFonts w:ascii="宋体" w:eastAsia="宋体" w:hAnsi="宋体" w:hint="eastAsia"/>
        </w:rPr>
        <w:t>依次类推可以求出所有的前后缀相同数值。复杂度O(n)</w:t>
      </w:r>
    </w:p>
    <w:p w:rsidR="00B410EC" w:rsidRPr="000665B4" w:rsidRDefault="00B410EC" w:rsidP="005505FF">
      <w:pPr>
        <w:rPr>
          <w:rFonts w:ascii="宋体" w:eastAsia="宋体" w:hAnsi="宋体"/>
        </w:rPr>
      </w:pPr>
      <w:r w:rsidRPr="000665B4">
        <w:rPr>
          <w:rFonts w:ascii="宋体" w:eastAsia="宋体" w:hAnsi="宋体" w:hint="eastAsia"/>
        </w:rPr>
        <w:t>【代码】</w:t>
      </w:r>
    </w:p>
    <w:p w:rsidR="00B410EC" w:rsidRPr="000665B4" w:rsidRDefault="00B410EC" w:rsidP="00B410EC">
      <w:pPr>
        <w:rPr>
          <w:rFonts w:ascii="宋体" w:eastAsia="宋体" w:hAnsi="宋体"/>
        </w:rPr>
      </w:pPr>
      <w:r w:rsidRPr="000665B4">
        <w:rPr>
          <w:rFonts w:ascii="宋体" w:eastAsia="宋体" w:hAnsi="宋体"/>
        </w:rPr>
        <w:t>#include &lt;cstdio&gt;</w:t>
      </w:r>
    </w:p>
    <w:p w:rsidR="00B410EC" w:rsidRPr="000665B4" w:rsidRDefault="00B410EC" w:rsidP="00B410EC">
      <w:pPr>
        <w:rPr>
          <w:rFonts w:ascii="宋体" w:eastAsia="宋体" w:hAnsi="宋体"/>
        </w:rPr>
      </w:pPr>
      <w:r w:rsidRPr="000665B4">
        <w:rPr>
          <w:rFonts w:ascii="宋体" w:eastAsia="宋体" w:hAnsi="宋体"/>
        </w:rPr>
        <w:t>#include &lt;cstdlib&gt;</w:t>
      </w:r>
    </w:p>
    <w:p w:rsidR="00B410EC" w:rsidRPr="000665B4" w:rsidRDefault="00B410EC" w:rsidP="00B410EC">
      <w:pPr>
        <w:rPr>
          <w:rFonts w:ascii="宋体" w:eastAsia="宋体" w:hAnsi="宋体"/>
        </w:rPr>
      </w:pPr>
      <w:r w:rsidRPr="000665B4">
        <w:rPr>
          <w:rFonts w:ascii="宋体" w:eastAsia="宋体" w:hAnsi="宋体"/>
        </w:rPr>
        <w:t>#include &lt;cstring&gt;</w:t>
      </w:r>
    </w:p>
    <w:p w:rsidR="00B410EC" w:rsidRPr="000665B4" w:rsidRDefault="00B410EC" w:rsidP="00B410EC">
      <w:pPr>
        <w:rPr>
          <w:rFonts w:ascii="宋体" w:eastAsia="宋体" w:hAnsi="宋体"/>
        </w:rPr>
      </w:pPr>
      <w:r w:rsidRPr="000665B4">
        <w:rPr>
          <w:rFonts w:ascii="宋体" w:eastAsia="宋体" w:hAnsi="宋体"/>
        </w:rPr>
        <w:t>#define MAXLEN 400010</w:t>
      </w:r>
    </w:p>
    <w:p w:rsidR="00B410EC" w:rsidRPr="000665B4" w:rsidRDefault="00B410EC" w:rsidP="00B410EC">
      <w:pPr>
        <w:rPr>
          <w:rFonts w:ascii="宋体" w:eastAsia="宋体" w:hAnsi="宋体"/>
        </w:rPr>
      </w:pPr>
    </w:p>
    <w:p w:rsidR="00B410EC" w:rsidRPr="000665B4" w:rsidRDefault="00B410EC" w:rsidP="00B410EC">
      <w:pPr>
        <w:rPr>
          <w:rFonts w:ascii="宋体" w:eastAsia="宋体" w:hAnsi="宋体"/>
        </w:rPr>
      </w:pPr>
      <w:r w:rsidRPr="000665B4">
        <w:rPr>
          <w:rFonts w:ascii="宋体" w:eastAsia="宋体" w:hAnsi="宋体"/>
        </w:rPr>
        <w:t>using namespace std;</w:t>
      </w:r>
    </w:p>
    <w:p w:rsidR="00B410EC" w:rsidRPr="000665B4" w:rsidRDefault="00B410EC" w:rsidP="00B410EC">
      <w:pPr>
        <w:rPr>
          <w:rFonts w:ascii="宋体" w:eastAsia="宋体" w:hAnsi="宋体"/>
        </w:rPr>
      </w:pPr>
    </w:p>
    <w:p w:rsidR="00B410EC" w:rsidRPr="000665B4" w:rsidRDefault="00B410EC" w:rsidP="00B410EC">
      <w:pPr>
        <w:rPr>
          <w:rFonts w:ascii="宋体" w:eastAsia="宋体" w:hAnsi="宋体"/>
        </w:rPr>
      </w:pPr>
      <w:r w:rsidRPr="000665B4">
        <w:rPr>
          <w:rFonts w:ascii="宋体" w:eastAsia="宋体" w:hAnsi="宋体"/>
        </w:rPr>
        <w:t>void cal_next(char s[],int len,int next[]){</w:t>
      </w:r>
    </w:p>
    <w:p w:rsidR="00B410EC" w:rsidRPr="000665B4" w:rsidRDefault="00B410EC" w:rsidP="00B410EC">
      <w:pPr>
        <w:rPr>
          <w:rFonts w:ascii="宋体" w:eastAsia="宋体" w:hAnsi="宋体"/>
        </w:rPr>
      </w:pPr>
      <w:r w:rsidRPr="000665B4">
        <w:rPr>
          <w:rFonts w:ascii="宋体" w:eastAsia="宋体" w:hAnsi="宋体"/>
        </w:rPr>
        <w:t xml:space="preserve">    next[0]=0;</w:t>
      </w:r>
    </w:p>
    <w:p w:rsidR="00B410EC" w:rsidRPr="000665B4" w:rsidRDefault="00B410EC" w:rsidP="00B410EC">
      <w:pPr>
        <w:rPr>
          <w:rFonts w:ascii="宋体" w:eastAsia="宋体" w:hAnsi="宋体"/>
        </w:rPr>
      </w:pPr>
      <w:r w:rsidRPr="000665B4">
        <w:rPr>
          <w:rFonts w:ascii="宋体" w:eastAsia="宋体" w:hAnsi="宋体"/>
        </w:rPr>
        <w:t xml:space="preserve">    int i=1,j=0;</w:t>
      </w:r>
    </w:p>
    <w:p w:rsidR="00B410EC" w:rsidRPr="000665B4" w:rsidRDefault="00B410EC" w:rsidP="00B410EC">
      <w:pPr>
        <w:rPr>
          <w:rFonts w:ascii="宋体" w:eastAsia="宋体" w:hAnsi="宋体"/>
        </w:rPr>
      </w:pPr>
      <w:r w:rsidRPr="000665B4">
        <w:rPr>
          <w:rFonts w:ascii="宋体" w:eastAsia="宋体" w:hAnsi="宋体"/>
        </w:rPr>
        <w:t xml:space="preserve">    while(i&lt;len){</w:t>
      </w:r>
    </w:p>
    <w:p w:rsidR="00B410EC" w:rsidRPr="000665B4" w:rsidRDefault="00B410EC" w:rsidP="00B410EC">
      <w:pPr>
        <w:rPr>
          <w:rFonts w:ascii="宋体" w:eastAsia="宋体" w:hAnsi="宋体"/>
        </w:rPr>
      </w:pPr>
      <w:r w:rsidRPr="000665B4">
        <w:rPr>
          <w:rFonts w:ascii="宋体" w:eastAsia="宋体" w:hAnsi="宋体"/>
        </w:rPr>
        <w:t xml:space="preserve">        if(s[i]==s[j]){</w:t>
      </w:r>
    </w:p>
    <w:p w:rsidR="00B410EC" w:rsidRPr="000665B4" w:rsidRDefault="00B410EC" w:rsidP="00B410EC">
      <w:pPr>
        <w:rPr>
          <w:rFonts w:ascii="宋体" w:eastAsia="宋体" w:hAnsi="宋体"/>
        </w:rPr>
      </w:pPr>
      <w:r w:rsidRPr="000665B4">
        <w:rPr>
          <w:rFonts w:ascii="宋体" w:eastAsia="宋体" w:hAnsi="宋体"/>
        </w:rPr>
        <w:t xml:space="preserve">            next[i++]=(j++)+1;</w:t>
      </w:r>
    </w:p>
    <w:p w:rsidR="00B410EC" w:rsidRPr="000665B4" w:rsidRDefault="00B410EC" w:rsidP="00B410EC">
      <w:pPr>
        <w:rPr>
          <w:rFonts w:ascii="宋体" w:eastAsia="宋体" w:hAnsi="宋体"/>
        </w:rPr>
      </w:pPr>
      <w:r w:rsidRPr="000665B4">
        <w:rPr>
          <w:rFonts w:ascii="宋体" w:eastAsia="宋体" w:hAnsi="宋体"/>
        </w:rPr>
        <w:t xml:space="preserve">            continue;</w:t>
      </w:r>
    </w:p>
    <w:p w:rsidR="00B410EC" w:rsidRPr="000665B4" w:rsidRDefault="00B410EC" w:rsidP="00B410EC">
      <w:pPr>
        <w:rPr>
          <w:rFonts w:ascii="宋体" w:eastAsia="宋体" w:hAnsi="宋体"/>
        </w:rPr>
      </w:pPr>
      <w:r w:rsidRPr="000665B4">
        <w:rPr>
          <w:rFonts w:ascii="宋体" w:eastAsia="宋体" w:hAnsi="宋体"/>
        </w:rPr>
        <w:t xml:space="preserve">        }</w:t>
      </w:r>
    </w:p>
    <w:p w:rsidR="00B410EC" w:rsidRPr="000665B4" w:rsidRDefault="00B410EC" w:rsidP="00B410EC">
      <w:pPr>
        <w:rPr>
          <w:rFonts w:ascii="宋体" w:eastAsia="宋体" w:hAnsi="宋体"/>
        </w:rPr>
      </w:pPr>
      <w:r w:rsidRPr="000665B4">
        <w:rPr>
          <w:rFonts w:ascii="宋体" w:eastAsia="宋体" w:hAnsi="宋体"/>
        </w:rPr>
        <w:t xml:space="preserve">        while(s[i]!=s[j]){</w:t>
      </w:r>
    </w:p>
    <w:p w:rsidR="00B410EC" w:rsidRPr="000665B4" w:rsidRDefault="00B410EC" w:rsidP="00B410EC">
      <w:pPr>
        <w:rPr>
          <w:rFonts w:ascii="宋体" w:eastAsia="宋体" w:hAnsi="宋体"/>
        </w:rPr>
      </w:pPr>
      <w:r w:rsidRPr="000665B4">
        <w:rPr>
          <w:rFonts w:ascii="宋体" w:eastAsia="宋体" w:hAnsi="宋体"/>
        </w:rPr>
        <w:t xml:space="preserve">            if(j==0){</w:t>
      </w:r>
    </w:p>
    <w:p w:rsidR="00B410EC" w:rsidRPr="000665B4" w:rsidRDefault="00B410EC" w:rsidP="00B410EC">
      <w:pPr>
        <w:rPr>
          <w:rFonts w:ascii="宋体" w:eastAsia="宋体" w:hAnsi="宋体"/>
        </w:rPr>
      </w:pPr>
      <w:r w:rsidRPr="000665B4">
        <w:rPr>
          <w:rFonts w:ascii="宋体" w:eastAsia="宋体" w:hAnsi="宋体"/>
        </w:rPr>
        <w:t xml:space="preserve">                next[i++]=0;</w:t>
      </w:r>
    </w:p>
    <w:p w:rsidR="00B410EC" w:rsidRPr="000665B4" w:rsidRDefault="00B410EC" w:rsidP="00B410EC">
      <w:pPr>
        <w:rPr>
          <w:rFonts w:ascii="宋体" w:eastAsia="宋体" w:hAnsi="宋体"/>
        </w:rPr>
      </w:pPr>
      <w:r w:rsidRPr="000665B4">
        <w:rPr>
          <w:rFonts w:ascii="宋体" w:eastAsia="宋体" w:hAnsi="宋体"/>
        </w:rPr>
        <w:t xml:space="preserve">                break;</w:t>
      </w:r>
    </w:p>
    <w:p w:rsidR="00B410EC" w:rsidRPr="000665B4" w:rsidRDefault="00B410EC" w:rsidP="00B410EC">
      <w:pPr>
        <w:rPr>
          <w:rFonts w:ascii="宋体" w:eastAsia="宋体" w:hAnsi="宋体"/>
        </w:rPr>
      </w:pPr>
      <w:r w:rsidRPr="000665B4">
        <w:rPr>
          <w:rFonts w:ascii="宋体" w:eastAsia="宋体" w:hAnsi="宋体"/>
        </w:rPr>
        <w:t xml:space="preserve">            }</w:t>
      </w:r>
    </w:p>
    <w:p w:rsidR="00B410EC" w:rsidRPr="000665B4" w:rsidRDefault="00B410EC" w:rsidP="00B410EC">
      <w:pPr>
        <w:rPr>
          <w:rFonts w:ascii="宋体" w:eastAsia="宋体" w:hAnsi="宋体"/>
        </w:rPr>
      </w:pPr>
      <w:r w:rsidRPr="000665B4">
        <w:rPr>
          <w:rFonts w:ascii="宋体" w:eastAsia="宋体" w:hAnsi="宋体"/>
        </w:rPr>
        <w:t xml:space="preserve">            j=next[j-1];</w:t>
      </w:r>
    </w:p>
    <w:p w:rsidR="00B410EC" w:rsidRPr="000665B4" w:rsidRDefault="00B410EC" w:rsidP="00B410EC">
      <w:pPr>
        <w:rPr>
          <w:rFonts w:ascii="宋体" w:eastAsia="宋体" w:hAnsi="宋体"/>
        </w:rPr>
      </w:pPr>
      <w:r w:rsidRPr="000665B4">
        <w:rPr>
          <w:rFonts w:ascii="宋体" w:eastAsia="宋体" w:hAnsi="宋体"/>
        </w:rPr>
        <w:t xml:space="preserve">        }</w:t>
      </w:r>
    </w:p>
    <w:p w:rsidR="00B410EC" w:rsidRPr="000665B4" w:rsidRDefault="00B410EC" w:rsidP="00B410EC">
      <w:pPr>
        <w:rPr>
          <w:rFonts w:ascii="宋体" w:eastAsia="宋体" w:hAnsi="宋体"/>
        </w:rPr>
      </w:pPr>
      <w:r w:rsidRPr="000665B4">
        <w:rPr>
          <w:rFonts w:ascii="宋体" w:eastAsia="宋体" w:hAnsi="宋体"/>
        </w:rPr>
        <w:t xml:space="preserve">    }</w:t>
      </w:r>
    </w:p>
    <w:p w:rsidR="00B410EC" w:rsidRPr="000665B4" w:rsidRDefault="00B410EC" w:rsidP="00B410EC">
      <w:pPr>
        <w:rPr>
          <w:rFonts w:ascii="宋体" w:eastAsia="宋体" w:hAnsi="宋体"/>
        </w:rPr>
      </w:pPr>
      <w:r w:rsidRPr="000665B4">
        <w:rPr>
          <w:rFonts w:ascii="宋体" w:eastAsia="宋体" w:hAnsi="宋体"/>
        </w:rPr>
        <w:t xml:space="preserve">    return;</w:t>
      </w:r>
    </w:p>
    <w:p w:rsidR="00B410EC" w:rsidRPr="000665B4" w:rsidRDefault="00B410EC" w:rsidP="00B410EC">
      <w:pPr>
        <w:rPr>
          <w:rFonts w:ascii="宋体" w:eastAsia="宋体" w:hAnsi="宋体"/>
        </w:rPr>
      </w:pPr>
      <w:r w:rsidRPr="000665B4">
        <w:rPr>
          <w:rFonts w:ascii="宋体" w:eastAsia="宋体" w:hAnsi="宋体"/>
        </w:rPr>
        <w:t>}</w:t>
      </w:r>
    </w:p>
    <w:p w:rsidR="00B410EC" w:rsidRPr="000665B4" w:rsidRDefault="00B410EC" w:rsidP="00B410EC">
      <w:pPr>
        <w:rPr>
          <w:rFonts w:ascii="宋体" w:eastAsia="宋体" w:hAnsi="宋体"/>
        </w:rPr>
      </w:pPr>
    </w:p>
    <w:p w:rsidR="00B410EC" w:rsidRPr="000665B4" w:rsidRDefault="00B410EC" w:rsidP="00B410EC">
      <w:pPr>
        <w:rPr>
          <w:rFonts w:ascii="宋体" w:eastAsia="宋体" w:hAnsi="宋体"/>
        </w:rPr>
      </w:pPr>
      <w:r w:rsidRPr="000665B4">
        <w:rPr>
          <w:rFonts w:ascii="宋体" w:eastAsia="宋体" w:hAnsi="宋体"/>
        </w:rPr>
        <w:lastRenderedPageBreak/>
        <w:t>void kmp(char s[],int len){</w:t>
      </w:r>
    </w:p>
    <w:p w:rsidR="00B410EC" w:rsidRPr="000665B4" w:rsidRDefault="00B410EC" w:rsidP="00B410EC">
      <w:pPr>
        <w:rPr>
          <w:rFonts w:ascii="宋体" w:eastAsia="宋体" w:hAnsi="宋体"/>
        </w:rPr>
      </w:pPr>
      <w:r w:rsidRPr="000665B4">
        <w:rPr>
          <w:rFonts w:ascii="宋体" w:eastAsia="宋体" w:hAnsi="宋体"/>
        </w:rPr>
        <w:t xml:space="preserve">    int *next=new int[len],*ans=new int[len],anssz=1;</w:t>
      </w:r>
    </w:p>
    <w:p w:rsidR="00B410EC" w:rsidRPr="000665B4" w:rsidRDefault="00B410EC" w:rsidP="00B410EC">
      <w:pPr>
        <w:rPr>
          <w:rFonts w:ascii="宋体" w:eastAsia="宋体" w:hAnsi="宋体"/>
        </w:rPr>
      </w:pPr>
      <w:r w:rsidRPr="000665B4">
        <w:rPr>
          <w:rFonts w:ascii="宋体" w:eastAsia="宋体" w:hAnsi="宋体"/>
        </w:rPr>
        <w:t xml:space="preserve">    ans[0]=len;</w:t>
      </w:r>
    </w:p>
    <w:p w:rsidR="00B410EC" w:rsidRPr="000665B4" w:rsidRDefault="00B410EC" w:rsidP="00B410EC">
      <w:pPr>
        <w:rPr>
          <w:rFonts w:ascii="宋体" w:eastAsia="宋体" w:hAnsi="宋体"/>
        </w:rPr>
      </w:pPr>
      <w:r w:rsidRPr="000665B4">
        <w:rPr>
          <w:rFonts w:ascii="宋体" w:eastAsia="宋体" w:hAnsi="宋体"/>
        </w:rPr>
        <w:t xml:space="preserve">    cal_next(s,len,next);</w:t>
      </w:r>
    </w:p>
    <w:p w:rsidR="00B410EC" w:rsidRPr="000665B4" w:rsidRDefault="00B410EC" w:rsidP="00B410EC">
      <w:pPr>
        <w:rPr>
          <w:rFonts w:ascii="宋体" w:eastAsia="宋体" w:hAnsi="宋体"/>
        </w:rPr>
      </w:pPr>
      <w:r w:rsidRPr="000665B4">
        <w:rPr>
          <w:rFonts w:ascii="宋体" w:eastAsia="宋体" w:hAnsi="宋体"/>
        </w:rPr>
        <w:t xml:space="preserve">    int i=len-1;</w:t>
      </w:r>
    </w:p>
    <w:p w:rsidR="00B410EC" w:rsidRPr="000665B4" w:rsidRDefault="00B410EC" w:rsidP="00B410EC">
      <w:pPr>
        <w:rPr>
          <w:rFonts w:ascii="宋体" w:eastAsia="宋体" w:hAnsi="宋体"/>
        </w:rPr>
      </w:pPr>
      <w:r w:rsidRPr="000665B4">
        <w:rPr>
          <w:rFonts w:ascii="宋体" w:eastAsia="宋体" w:hAnsi="宋体"/>
        </w:rPr>
        <w:t xml:space="preserve">    while(i&gt;0&amp;&amp;next[i]){</w:t>
      </w:r>
    </w:p>
    <w:p w:rsidR="00B410EC" w:rsidRPr="000665B4" w:rsidRDefault="00B410EC" w:rsidP="00B410EC">
      <w:pPr>
        <w:rPr>
          <w:rFonts w:ascii="宋体" w:eastAsia="宋体" w:hAnsi="宋体"/>
        </w:rPr>
      </w:pPr>
      <w:r w:rsidRPr="000665B4">
        <w:rPr>
          <w:rFonts w:ascii="宋体" w:eastAsia="宋体" w:hAnsi="宋体"/>
        </w:rPr>
        <w:t xml:space="preserve">        ans[anssz++]=next[i];</w:t>
      </w:r>
    </w:p>
    <w:p w:rsidR="00B410EC" w:rsidRPr="000665B4" w:rsidRDefault="00B410EC" w:rsidP="00B410EC">
      <w:pPr>
        <w:rPr>
          <w:rFonts w:ascii="宋体" w:eastAsia="宋体" w:hAnsi="宋体"/>
        </w:rPr>
      </w:pPr>
      <w:r w:rsidRPr="000665B4">
        <w:rPr>
          <w:rFonts w:ascii="宋体" w:eastAsia="宋体" w:hAnsi="宋体"/>
        </w:rPr>
        <w:t xml:space="preserve">        i=next[i]-1;</w:t>
      </w:r>
    </w:p>
    <w:p w:rsidR="00B410EC" w:rsidRPr="000665B4" w:rsidRDefault="00B410EC" w:rsidP="00B410EC">
      <w:pPr>
        <w:rPr>
          <w:rFonts w:ascii="宋体" w:eastAsia="宋体" w:hAnsi="宋体"/>
        </w:rPr>
      </w:pPr>
      <w:r w:rsidRPr="000665B4">
        <w:rPr>
          <w:rFonts w:ascii="宋体" w:eastAsia="宋体" w:hAnsi="宋体"/>
        </w:rPr>
        <w:t xml:space="preserve">    }</w:t>
      </w:r>
    </w:p>
    <w:p w:rsidR="00B410EC" w:rsidRPr="000665B4" w:rsidRDefault="00B410EC" w:rsidP="00B410EC">
      <w:pPr>
        <w:rPr>
          <w:rFonts w:ascii="宋体" w:eastAsia="宋体" w:hAnsi="宋体"/>
        </w:rPr>
      </w:pPr>
      <w:r w:rsidRPr="000665B4">
        <w:rPr>
          <w:rFonts w:ascii="宋体" w:eastAsia="宋体" w:hAnsi="宋体"/>
        </w:rPr>
        <w:t xml:space="preserve">    for(int i=anssz-1;i&gt;=0;i--){</w:t>
      </w:r>
    </w:p>
    <w:p w:rsidR="00B410EC" w:rsidRPr="000665B4" w:rsidRDefault="00B410EC" w:rsidP="00B410EC">
      <w:pPr>
        <w:rPr>
          <w:rFonts w:ascii="宋体" w:eastAsia="宋体" w:hAnsi="宋体"/>
        </w:rPr>
      </w:pPr>
      <w:r w:rsidRPr="000665B4">
        <w:rPr>
          <w:rFonts w:ascii="宋体" w:eastAsia="宋体" w:hAnsi="宋体"/>
        </w:rPr>
        <w:t xml:space="preserve">        printf("%d",ans[i]);</w:t>
      </w:r>
    </w:p>
    <w:p w:rsidR="00B410EC" w:rsidRPr="000665B4" w:rsidRDefault="00B410EC" w:rsidP="00B410EC">
      <w:pPr>
        <w:rPr>
          <w:rFonts w:ascii="宋体" w:eastAsia="宋体" w:hAnsi="宋体"/>
        </w:rPr>
      </w:pPr>
      <w:r w:rsidRPr="000665B4">
        <w:rPr>
          <w:rFonts w:ascii="宋体" w:eastAsia="宋体" w:hAnsi="宋体"/>
        </w:rPr>
        <w:t xml:space="preserve">        if(i==0) printf("\n");else printf(" ");</w:t>
      </w:r>
    </w:p>
    <w:p w:rsidR="00B410EC" w:rsidRPr="000665B4" w:rsidRDefault="00B410EC" w:rsidP="00B410EC">
      <w:pPr>
        <w:rPr>
          <w:rFonts w:ascii="宋体" w:eastAsia="宋体" w:hAnsi="宋体"/>
        </w:rPr>
      </w:pPr>
      <w:r w:rsidRPr="000665B4">
        <w:rPr>
          <w:rFonts w:ascii="宋体" w:eastAsia="宋体" w:hAnsi="宋体"/>
        </w:rPr>
        <w:t xml:space="preserve">    }</w:t>
      </w:r>
    </w:p>
    <w:p w:rsidR="00B410EC" w:rsidRPr="000665B4" w:rsidRDefault="00B410EC" w:rsidP="00B410EC">
      <w:pPr>
        <w:rPr>
          <w:rFonts w:ascii="宋体" w:eastAsia="宋体" w:hAnsi="宋体"/>
        </w:rPr>
      </w:pPr>
      <w:r w:rsidRPr="000665B4">
        <w:rPr>
          <w:rFonts w:ascii="宋体" w:eastAsia="宋体" w:hAnsi="宋体"/>
        </w:rPr>
        <w:t xml:space="preserve">    delete[] next;</w:t>
      </w:r>
    </w:p>
    <w:p w:rsidR="00B410EC" w:rsidRPr="000665B4" w:rsidRDefault="00B410EC" w:rsidP="00B410EC">
      <w:pPr>
        <w:rPr>
          <w:rFonts w:ascii="宋体" w:eastAsia="宋体" w:hAnsi="宋体"/>
        </w:rPr>
      </w:pPr>
      <w:r w:rsidRPr="000665B4">
        <w:rPr>
          <w:rFonts w:ascii="宋体" w:eastAsia="宋体" w:hAnsi="宋体"/>
        </w:rPr>
        <w:t xml:space="preserve">    delete[] ans;</w:t>
      </w:r>
    </w:p>
    <w:p w:rsidR="00B410EC" w:rsidRPr="000665B4" w:rsidRDefault="00B410EC" w:rsidP="00B410EC">
      <w:pPr>
        <w:rPr>
          <w:rFonts w:ascii="宋体" w:eastAsia="宋体" w:hAnsi="宋体"/>
        </w:rPr>
      </w:pPr>
      <w:r w:rsidRPr="000665B4">
        <w:rPr>
          <w:rFonts w:ascii="宋体" w:eastAsia="宋体" w:hAnsi="宋体"/>
        </w:rPr>
        <w:t xml:space="preserve">    return;</w:t>
      </w:r>
    </w:p>
    <w:p w:rsidR="00B410EC" w:rsidRPr="000665B4" w:rsidRDefault="00B410EC" w:rsidP="00B410EC">
      <w:pPr>
        <w:rPr>
          <w:rFonts w:ascii="宋体" w:eastAsia="宋体" w:hAnsi="宋体"/>
        </w:rPr>
      </w:pPr>
      <w:r w:rsidRPr="000665B4">
        <w:rPr>
          <w:rFonts w:ascii="宋体" w:eastAsia="宋体" w:hAnsi="宋体"/>
        </w:rPr>
        <w:t>}</w:t>
      </w:r>
    </w:p>
    <w:p w:rsidR="00B410EC" w:rsidRPr="000665B4" w:rsidRDefault="00B410EC" w:rsidP="00B410EC">
      <w:pPr>
        <w:rPr>
          <w:rFonts w:ascii="宋体" w:eastAsia="宋体" w:hAnsi="宋体"/>
        </w:rPr>
      </w:pPr>
    </w:p>
    <w:p w:rsidR="00B410EC" w:rsidRPr="000665B4" w:rsidRDefault="00B410EC" w:rsidP="00B410EC">
      <w:pPr>
        <w:rPr>
          <w:rFonts w:ascii="宋体" w:eastAsia="宋体" w:hAnsi="宋体"/>
        </w:rPr>
      </w:pPr>
      <w:r w:rsidRPr="000665B4">
        <w:rPr>
          <w:rFonts w:ascii="宋体" w:eastAsia="宋体" w:hAnsi="宋体"/>
        </w:rPr>
        <w:t>int main()</w:t>
      </w:r>
    </w:p>
    <w:p w:rsidR="00B410EC" w:rsidRPr="000665B4" w:rsidRDefault="00B410EC" w:rsidP="00B410EC">
      <w:pPr>
        <w:rPr>
          <w:rFonts w:ascii="宋体" w:eastAsia="宋体" w:hAnsi="宋体"/>
        </w:rPr>
      </w:pPr>
      <w:r w:rsidRPr="000665B4">
        <w:rPr>
          <w:rFonts w:ascii="宋体" w:eastAsia="宋体" w:hAnsi="宋体"/>
        </w:rPr>
        <w:t>{</w:t>
      </w:r>
    </w:p>
    <w:p w:rsidR="00B410EC" w:rsidRPr="000665B4" w:rsidRDefault="00B410EC" w:rsidP="00B410EC">
      <w:pPr>
        <w:rPr>
          <w:rFonts w:ascii="宋体" w:eastAsia="宋体" w:hAnsi="宋体"/>
        </w:rPr>
      </w:pPr>
      <w:r w:rsidRPr="000665B4">
        <w:rPr>
          <w:rFonts w:ascii="宋体" w:eastAsia="宋体" w:hAnsi="宋体"/>
        </w:rPr>
        <w:t xml:space="preserve">    char *s=new char[MAXLEN];</w:t>
      </w:r>
    </w:p>
    <w:p w:rsidR="00B410EC" w:rsidRPr="000665B4" w:rsidRDefault="00B410EC" w:rsidP="00B410EC">
      <w:pPr>
        <w:rPr>
          <w:rFonts w:ascii="宋体" w:eastAsia="宋体" w:hAnsi="宋体"/>
        </w:rPr>
      </w:pPr>
      <w:r w:rsidRPr="000665B4">
        <w:rPr>
          <w:rFonts w:ascii="宋体" w:eastAsia="宋体" w:hAnsi="宋体"/>
        </w:rPr>
        <w:t xml:space="preserve">    while(~scanf("%s",s)){</w:t>
      </w:r>
    </w:p>
    <w:p w:rsidR="00B410EC" w:rsidRPr="000665B4" w:rsidRDefault="00B410EC" w:rsidP="00B410EC">
      <w:pPr>
        <w:rPr>
          <w:rFonts w:ascii="宋体" w:eastAsia="宋体" w:hAnsi="宋体"/>
        </w:rPr>
      </w:pPr>
      <w:r w:rsidRPr="000665B4">
        <w:rPr>
          <w:rFonts w:ascii="宋体" w:eastAsia="宋体" w:hAnsi="宋体"/>
        </w:rPr>
        <w:t xml:space="preserve">        int len=strlen(s);</w:t>
      </w:r>
    </w:p>
    <w:p w:rsidR="00B410EC" w:rsidRPr="000665B4" w:rsidRDefault="00B410EC" w:rsidP="00B410EC">
      <w:pPr>
        <w:rPr>
          <w:rFonts w:ascii="宋体" w:eastAsia="宋体" w:hAnsi="宋体"/>
        </w:rPr>
      </w:pPr>
      <w:r w:rsidRPr="000665B4">
        <w:rPr>
          <w:rFonts w:ascii="宋体" w:eastAsia="宋体" w:hAnsi="宋体"/>
        </w:rPr>
        <w:t xml:space="preserve">        kmp(s,len);</w:t>
      </w:r>
    </w:p>
    <w:p w:rsidR="00B410EC" w:rsidRPr="000665B4" w:rsidRDefault="00B410EC" w:rsidP="00B410EC">
      <w:pPr>
        <w:rPr>
          <w:rFonts w:ascii="宋体" w:eastAsia="宋体" w:hAnsi="宋体"/>
        </w:rPr>
      </w:pPr>
      <w:r w:rsidRPr="000665B4">
        <w:rPr>
          <w:rFonts w:ascii="宋体" w:eastAsia="宋体" w:hAnsi="宋体"/>
        </w:rPr>
        <w:t xml:space="preserve">    }</w:t>
      </w:r>
    </w:p>
    <w:p w:rsidR="00B410EC" w:rsidRPr="000665B4" w:rsidRDefault="00B410EC" w:rsidP="00B410EC">
      <w:pPr>
        <w:rPr>
          <w:rFonts w:ascii="宋体" w:eastAsia="宋体" w:hAnsi="宋体"/>
        </w:rPr>
      </w:pPr>
      <w:r w:rsidRPr="000665B4">
        <w:rPr>
          <w:rFonts w:ascii="宋体" w:eastAsia="宋体" w:hAnsi="宋体"/>
        </w:rPr>
        <w:t xml:space="preserve">    delete[] s;</w:t>
      </w:r>
    </w:p>
    <w:p w:rsidR="00B410EC" w:rsidRPr="000665B4" w:rsidRDefault="00B410EC" w:rsidP="00B410EC">
      <w:pPr>
        <w:rPr>
          <w:rFonts w:ascii="宋体" w:eastAsia="宋体" w:hAnsi="宋体"/>
        </w:rPr>
      </w:pPr>
      <w:r w:rsidRPr="000665B4">
        <w:rPr>
          <w:rFonts w:ascii="宋体" w:eastAsia="宋体" w:hAnsi="宋体"/>
        </w:rPr>
        <w:t xml:space="preserve">    return 0;</w:t>
      </w:r>
    </w:p>
    <w:p w:rsidR="00B410EC" w:rsidRPr="000665B4" w:rsidRDefault="00B410EC" w:rsidP="00B410EC">
      <w:pPr>
        <w:rPr>
          <w:rFonts w:ascii="宋体" w:eastAsia="宋体" w:hAnsi="宋体"/>
        </w:rPr>
      </w:pPr>
      <w:r w:rsidRPr="000665B4">
        <w:rPr>
          <w:rFonts w:ascii="宋体" w:eastAsia="宋体" w:hAnsi="宋体"/>
        </w:rPr>
        <w:t>}</w:t>
      </w:r>
    </w:p>
    <w:p w:rsidR="00C002CB" w:rsidRPr="000665B4" w:rsidRDefault="00C002CB" w:rsidP="00C002CB">
      <w:pPr>
        <w:pStyle w:val="3"/>
        <w:rPr>
          <w:rFonts w:ascii="宋体" w:eastAsia="宋体" w:hAnsi="宋体"/>
          <w:b w:val="0"/>
        </w:rPr>
      </w:pPr>
      <w:bookmarkStart w:id="152" w:name="_Toc524383053"/>
      <w:r w:rsidRPr="000665B4">
        <w:rPr>
          <w:rFonts w:ascii="宋体" w:eastAsia="宋体" w:hAnsi="宋体" w:hint="eastAsia"/>
          <w:b w:val="0"/>
        </w:rPr>
        <w:t>最长公共子串问题</w:t>
      </w:r>
      <w:bookmarkEnd w:id="152"/>
    </w:p>
    <w:p w:rsidR="0096616B" w:rsidRPr="000665B4" w:rsidRDefault="0096616B" w:rsidP="0096616B">
      <w:pPr>
        <w:rPr>
          <w:rFonts w:ascii="宋体" w:eastAsia="宋体" w:hAnsi="宋体"/>
        </w:rPr>
      </w:pPr>
      <w:r w:rsidRPr="000665B4">
        <w:rPr>
          <w:rFonts w:ascii="宋体" w:eastAsia="宋体" w:hAnsi="宋体" w:hint="eastAsia"/>
        </w:rPr>
        <w:t>时间复杂度O(n</w:t>
      </w:r>
      <w:r w:rsidRPr="000665B4">
        <w:rPr>
          <w:rFonts w:ascii="宋体" w:eastAsia="宋体" w:hAnsi="宋体"/>
        </w:rPr>
        <w:t>^2)</w:t>
      </w:r>
    </w:p>
    <w:p w:rsidR="003214F5" w:rsidRPr="000665B4" w:rsidRDefault="003214F5" w:rsidP="003214F5">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POJ</w:t>
      </w:r>
      <w:r w:rsidRPr="000665B4">
        <w:rPr>
          <w:rFonts w:ascii="宋体" w:eastAsia="宋体" w:hAnsi="宋体" w:hint="eastAsia"/>
          <w:b w:val="0"/>
        </w:rPr>
        <w:t>-</w:t>
      </w:r>
      <w:r w:rsidRPr="000665B4">
        <w:rPr>
          <w:rFonts w:ascii="宋体" w:eastAsia="宋体" w:hAnsi="宋体"/>
          <w:b w:val="0"/>
        </w:rPr>
        <w:t>3080</w:t>
      </w:r>
      <w:r w:rsidRPr="000665B4">
        <w:rPr>
          <w:rFonts w:ascii="宋体" w:eastAsia="宋体" w:hAnsi="宋体" w:hint="eastAsia"/>
          <w:b w:val="0"/>
        </w:rPr>
        <w:t>-</w:t>
      </w:r>
      <w:r w:rsidRPr="000665B4">
        <w:rPr>
          <w:rFonts w:ascii="宋体" w:eastAsia="宋体" w:hAnsi="宋体"/>
          <w:b w:val="0"/>
        </w:rPr>
        <w:t>Blue Jeans</w:t>
      </w:r>
    </w:p>
    <w:p w:rsidR="003214F5" w:rsidRPr="000665B4" w:rsidRDefault="003214F5" w:rsidP="0096616B">
      <w:pPr>
        <w:rPr>
          <w:rFonts w:ascii="宋体" w:eastAsia="宋体" w:hAnsi="宋体"/>
        </w:rPr>
      </w:pPr>
      <w:r w:rsidRPr="000665B4">
        <w:rPr>
          <w:rFonts w:ascii="宋体" w:eastAsia="宋体" w:hAnsi="宋体" w:hint="eastAsia"/>
        </w:rPr>
        <w:t>【题意】给定至多10个长度为60的字符串，输出它们的最长公共子串（优先输出字典序最小的）</w:t>
      </w:r>
    </w:p>
    <w:p w:rsidR="003214F5" w:rsidRPr="000665B4" w:rsidRDefault="003214F5" w:rsidP="0096616B">
      <w:pPr>
        <w:rPr>
          <w:rFonts w:ascii="宋体" w:eastAsia="宋体" w:hAnsi="宋体"/>
        </w:rPr>
      </w:pPr>
      <w:r w:rsidRPr="000665B4">
        <w:rPr>
          <w:rFonts w:ascii="宋体" w:eastAsia="宋体" w:hAnsi="宋体" w:hint="eastAsia"/>
        </w:rPr>
        <w:t>【TAG】最长公共子串 KMP 枚举 铁铜题</w:t>
      </w:r>
    </w:p>
    <w:p w:rsidR="003214F5" w:rsidRPr="000665B4" w:rsidRDefault="003214F5" w:rsidP="0096616B">
      <w:pPr>
        <w:rPr>
          <w:rFonts w:ascii="宋体" w:eastAsia="宋体" w:hAnsi="宋体"/>
        </w:rPr>
      </w:pPr>
      <w:r w:rsidRPr="000665B4">
        <w:rPr>
          <w:rFonts w:ascii="宋体" w:eastAsia="宋体" w:hAnsi="宋体" w:hint="eastAsia"/>
        </w:rPr>
        <w:t>【题解】求2个字符串的最长公共子串的时间复杂度已知的最好的是O（n^2），所以这题一开始就是一个比较暴力的思路，开始想着是先求第1个和第2个最长公共子串（枚举第1个子串的开始，然后用KMP），再求前2个最长公共子串和第3个</w:t>
      </w:r>
      <w:r w:rsidRPr="000665B4">
        <w:rPr>
          <w:rFonts w:ascii="宋体" w:eastAsia="宋体" w:hAnsi="宋体"/>
        </w:rPr>
        <w:t>…</w:t>
      </w:r>
      <w:r w:rsidRPr="000665B4">
        <w:rPr>
          <w:rFonts w:ascii="宋体" w:eastAsia="宋体" w:hAnsi="宋体" w:hint="eastAsia"/>
        </w:rPr>
        <w:t>依次类推，这样的时间复杂度应该也说的过去，写到一半发现1个问题，就是如果第1个和第2个最长公共子串有2个及以上，那要保留哪一个呢</w:t>
      </w:r>
      <w:r w:rsidRPr="000665B4">
        <w:rPr>
          <w:rFonts w:ascii="宋体" w:eastAsia="宋体" w:hAnsi="宋体"/>
        </w:rPr>
        <w:t>…</w:t>
      </w:r>
      <w:r w:rsidRPr="000665B4">
        <w:rPr>
          <w:rFonts w:ascii="宋体" w:eastAsia="宋体" w:hAnsi="宋体" w:hint="eastAsia"/>
        </w:rPr>
        <w:t>也许保留某一个和之后求出来的会更大，这样事情一下子变</w:t>
      </w:r>
      <w:r w:rsidRPr="000665B4">
        <w:rPr>
          <w:rFonts w:ascii="宋体" w:eastAsia="宋体" w:hAnsi="宋体" w:hint="eastAsia"/>
        </w:rPr>
        <w:lastRenderedPageBreak/>
        <w:t>得棘手了起来。正解是直接暴力枚举第1个字符串的所有子串（也就是1+</w:t>
      </w:r>
      <w:r w:rsidRPr="000665B4">
        <w:rPr>
          <w:rFonts w:ascii="宋体" w:eastAsia="宋体" w:hAnsi="宋体"/>
        </w:rPr>
        <w:t>2</w:t>
      </w:r>
      <w:r w:rsidRPr="000665B4">
        <w:rPr>
          <w:rFonts w:ascii="宋体" w:eastAsia="宋体" w:hAnsi="宋体" w:hint="eastAsia"/>
        </w:rPr>
        <w:t>+</w:t>
      </w:r>
      <w:r w:rsidRPr="000665B4">
        <w:rPr>
          <w:rFonts w:ascii="宋体" w:eastAsia="宋体" w:hAnsi="宋体"/>
        </w:rPr>
        <w:t>…+60</w:t>
      </w:r>
      <w:r w:rsidRPr="000665B4">
        <w:rPr>
          <w:rFonts w:ascii="宋体" w:eastAsia="宋体" w:hAnsi="宋体" w:hint="eastAsia"/>
        </w:rPr>
        <w:t>这么多种），从长到短依次与其余的字符串进行KMP匹配，如果在当前长度找到了，就不再找了，但是当前长度必须要全部求完，因为如果发现字典序更小的那么要更新答案。</w:t>
      </w:r>
    </w:p>
    <w:p w:rsidR="003214F5" w:rsidRPr="000665B4" w:rsidRDefault="003214F5" w:rsidP="0096616B">
      <w:pPr>
        <w:rPr>
          <w:rFonts w:ascii="宋体" w:eastAsia="宋体" w:hAnsi="宋体"/>
        </w:rPr>
      </w:pPr>
      <w:r w:rsidRPr="000665B4">
        <w:rPr>
          <w:rFonts w:ascii="宋体" w:eastAsia="宋体" w:hAnsi="宋体" w:hint="eastAsia"/>
        </w:rPr>
        <w:t>时间复杂度大约O(1e6)</w:t>
      </w:r>
    </w:p>
    <w:p w:rsidR="003214F5" w:rsidRPr="000665B4" w:rsidRDefault="003214F5" w:rsidP="0096616B">
      <w:pPr>
        <w:rPr>
          <w:rFonts w:ascii="宋体" w:eastAsia="宋体" w:hAnsi="宋体"/>
        </w:rPr>
      </w:pPr>
      <w:r w:rsidRPr="000665B4">
        <w:rPr>
          <w:rFonts w:ascii="宋体" w:eastAsia="宋体" w:hAnsi="宋体" w:hint="eastAsia"/>
        </w:rPr>
        <w:t>【代码】</w:t>
      </w:r>
    </w:p>
    <w:p w:rsidR="003214F5" w:rsidRPr="000665B4" w:rsidRDefault="003214F5" w:rsidP="003214F5">
      <w:pPr>
        <w:rPr>
          <w:rFonts w:ascii="宋体" w:eastAsia="宋体" w:hAnsi="宋体"/>
        </w:rPr>
      </w:pPr>
      <w:r w:rsidRPr="000665B4">
        <w:rPr>
          <w:rFonts w:ascii="宋体" w:eastAsia="宋体" w:hAnsi="宋体"/>
        </w:rPr>
        <w:t>#include &lt;cstdio&gt;</w:t>
      </w:r>
    </w:p>
    <w:p w:rsidR="003214F5" w:rsidRPr="000665B4" w:rsidRDefault="003214F5" w:rsidP="003214F5">
      <w:pPr>
        <w:rPr>
          <w:rFonts w:ascii="宋体" w:eastAsia="宋体" w:hAnsi="宋体"/>
        </w:rPr>
      </w:pPr>
      <w:r w:rsidRPr="000665B4">
        <w:rPr>
          <w:rFonts w:ascii="宋体" w:eastAsia="宋体" w:hAnsi="宋体"/>
        </w:rPr>
        <w:t>#include &lt;cstring&gt;</w:t>
      </w:r>
    </w:p>
    <w:p w:rsidR="003214F5" w:rsidRPr="000665B4" w:rsidRDefault="003214F5" w:rsidP="003214F5">
      <w:pPr>
        <w:rPr>
          <w:rFonts w:ascii="宋体" w:eastAsia="宋体" w:hAnsi="宋体"/>
        </w:rPr>
      </w:pPr>
      <w:r w:rsidRPr="000665B4">
        <w:rPr>
          <w:rFonts w:ascii="宋体" w:eastAsia="宋体" w:hAnsi="宋体"/>
        </w:rPr>
        <w:t>#include &lt;cstdlib&gt;</w:t>
      </w:r>
    </w:p>
    <w:p w:rsidR="003214F5" w:rsidRPr="000665B4" w:rsidRDefault="003214F5" w:rsidP="003214F5">
      <w:pPr>
        <w:rPr>
          <w:rFonts w:ascii="宋体" w:eastAsia="宋体" w:hAnsi="宋体"/>
        </w:rPr>
      </w:pPr>
      <w:r w:rsidRPr="000665B4">
        <w:rPr>
          <w:rFonts w:ascii="宋体" w:eastAsia="宋体" w:hAnsi="宋体"/>
        </w:rPr>
        <w:t>#include &lt;algorithm&gt;</w:t>
      </w:r>
    </w:p>
    <w:p w:rsidR="003214F5" w:rsidRPr="000665B4" w:rsidRDefault="003214F5" w:rsidP="003214F5">
      <w:pPr>
        <w:rPr>
          <w:rFonts w:ascii="宋体" w:eastAsia="宋体" w:hAnsi="宋体"/>
        </w:rPr>
      </w:pPr>
      <w:r w:rsidRPr="000665B4">
        <w:rPr>
          <w:rFonts w:ascii="宋体" w:eastAsia="宋体" w:hAnsi="宋体"/>
        </w:rPr>
        <w:t>#define MAXLEN 100</w:t>
      </w:r>
    </w:p>
    <w:p w:rsidR="003214F5" w:rsidRPr="000665B4" w:rsidRDefault="003214F5" w:rsidP="003214F5">
      <w:pPr>
        <w:rPr>
          <w:rFonts w:ascii="宋体" w:eastAsia="宋体" w:hAnsi="宋体"/>
        </w:rPr>
      </w:pPr>
      <w:r w:rsidRPr="000665B4">
        <w:rPr>
          <w:rFonts w:ascii="宋体" w:eastAsia="宋体" w:hAnsi="宋体"/>
        </w:rPr>
        <w:t>#define MAXM 20</w:t>
      </w:r>
    </w:p>
    <w:p w:rsidR="003214F5" w:rsidRPr="000665B4" w:rsidRDefault="003214F5" w:rsidP="003214F5">
      <w:pPr>
        <w:rPr>
          <w:rFonts w:ascii="宋体" w:eastAsia="宋体" w:hAnsi="宋体"/>
        </w:rPr>
      </w:pPr>
    </w:p>
    <w:p w:rsidR="003214F5" w:rsidRPr="000665B4" w:rsidRDefault="003214F5" w:rsidP="003214F5">
      <w:pPr>
        <w:rPr>
          <w:rFonts w:ascii="宋体" w:eastAsia="宋体" w:hAnsi="宋体"/>
        </w:rPr>
      </w:pPr>
      <w:r w:rsidRPr="000665B4">
        <w:rPr>
          <w:rFonts w:ascii="宋体" w:eastAsia="宋体" w:hAnsi="宋体"/>
        </w:rPr>
        <w:t>using namespace std;</w:t>
      </w:r>
    </w:p>
    <w:p w:rsidR="003214F5" w:rsidRPr="000665B4" w:rsidRDefault="003214F5" w:rsidP="003214F5">
      <w:pPr>
        <w:rPr>
          <w:rFonts w:ascii="宋体" w:eastAsia="宋体" w:hAnsi="宋体"/>
        </w:rPr>
      </w:pPr>
    </w:p>
    <w:p w:rsidR="003214F5" w:rsidRPr="000665B4" w:rsidRDefault="003214F5" w:rsidP="003214F5">
      <w:pPr>
        <w:rPr>
          <w:rFonts w:ascii="宋体" w:eastAsia="宋体" w:hAnsi="宋体"/>
        </w:rPr>
      </w:pPr>
      <w:r w:rsidRPr="000665B4">
        <w:rPr>
          <w:rFonts w:ascii="宋体" w:eastAsia="宋体" w:hAnsi="宋体"/>
        </w:rPr>
        <w:t>void cal_next(char s[],int len,int next[]){</w:t>
      </w:r>
    </w:p>
    <w:p w:rsidR="003214F5" w:rsidRPr="000665B4" w:rsidRDefault="003214F5" w:rsidP="003214F5">
      <w:pPr>
        <w:rPr>
          <w:rFonts w:ascii="宋体" w:eastAsia="宋体" w:hAnsi="宋体"/>
        </w:rPr>
      </w:pPr>
      <w:r w:rsidRPr="000665B4">
        <w:rPr>
          <w:rFonts w:ascii="宋体" w:eastAsia="宋体" w:hAnsi="宋体"/>
        </w:rPr>
        <w:t xml:space="preserve">    next[0]=0;</w:t>
      </w:r>
    </w:p>
    <w:p w:rsidR="003214F5" w:rsidRPr="000665B4" w:rsidRDefault="003214F5" w:rsidP="003214F5">
      <w:pPr>
        <w:rPr>
          <w:rFonts w:ascii="宋体" w:eastAsia="宋体" w:hAnsi="宋体"/>
        </w:rPr>
      </w:pPr>
      <w:r w:rsidRPr="000665B4">
        <w:rPr>
          <w:rFonts w:ascii="宋体" w:eastAsia="宋体" w:hAnsi="宋体"/>
        </w:rPr>
        <w:t xml:space="preserve">    int j=0,i=1;</w:t>
      </w:r>
    </w:p>
    <w:p w:rsidR="003214F5" w:rsidRPr="000665B4" w:rsidRDefault="003214F5" w:rsidP="003214F5">
      <w:pPr>
        <w:rPr>
          <w:rFonts w:ascii="宋体" w:eastAsia="宋体" w:hAnsi="宋体"/>
        </w:rPr>
      </w:pPr>
      <w:r w:rsidRPr="000665B4">
        <w:rPr>
          <w:rFonts w:ascii="宋体" w:eastAsia="宋体" w:hAnsi="宋体"/>
        </w:rPr>
        <w:t xml:space="preserve">    while(i&lt;len){</w:t>
      </w:r>
    </w:p>
    <w:p w:rsidR="003214F5" w:rsidRPr="000665B4" w:rsidRDefault="003214F5" w:rsidP="003214F5">
      <w:pPr>
        <w:rPr>
          <w:rFonts w:ascii="宋体" w:eastAsia="宋体" w:hAnsi="宋体"/>
        </w:rPr>
      </w:pPr>
      <w:r w:rsidRPr="000665B4">
        <w:rPr>
          <w:rFonts w:ascii="宋体" w:eastAsia="宋体" w:hAnsi="宋体"/>
        </w:rPr>
        <w:t xml:space="preserve">        if(s[i]==s[j]){</w:t>
      </w:r>
    </w:p>
    <w:p w:rsidR="003214F5" w:rsidRPr="000665B4" w:rsidRDefault="003214F5" w:rsidP="003214F5">
      <w:pPr>
        <w:rPr>
          <w:rFonts w:ascii="宋体" w:eastAsia="宋体" w:hAnsi="宋体"/>
        </w:rPr>
      </w:pPr>
      <w:r w:rsidRPr="000665B4">
        <w:rPr>
          <w:rFonts w:ascii="宋体" w:eastAsia="宋体" w:hAnsi="宋体"/>
        </w:rPr>
        <w:t xml:space="preserve">            next[i++]=(j++)+1;</w:t>
      </w:r>
    </w:p>
    <w:p w:rsidR="003214F5" w:rsidRPr="000665B4" w:rsidRDefault="003214F5" w:rsidP="003214F5">
      <w:pPr>
        <w:rPr>
          <w:rFonts w:ascii="宋体" w:eastAsia="宋体" w:hAnsi="宋体"/>
        </w:rPr>
      </w:pPr>
      <w:r w:rsidRPr="000665B4">
        <w:rPr>
          <w:rFonts w:ascii="宋体" w:eastAsia="宋体" w:hAnsi="宋体"/>
        </w:rPr>
        <w:t xml:space="preserve">            continue;</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while(s[i]!=s[j]){</w:t>
      </w:r>
    </w:p>
    <w:p w:rsidR="003214F5" w:rsidRPr="000665B4" w:rsidRDefault="003214F5" w:rsidP="003214F5">
      <w:pPr>
        <w:rPr>
          <w:rFonts w:ascii="宋体" w:eastAsia="宋体" w:hAnsi="宋体"/>
        </w:rPr>
      </w:pPr>
      <w:r w:rsidRPr="000665B4">
        <w:rPr>
          <w:rFonts w:ascii="宋体" w:eastAsia="宋体" w:hAnsi="宋体"/>
        </w:rPr>
        <w:t xml:space="preserve">            if(j==0){</w:t>
      </w:r>
    </w:p>
    <w:p w:rsidR="003214F5" w:rsidRPr="000665B4" w:rsidRDefault="003214F5" w:rsidP="003214F5">
      <w:pPr>
        <w:rPr>
          <w:rFonts w:ascii="宋体" w:eastAsia="宋体" w:hAnsi="宋体"/>
        </w:rPr>
      </w:pPr>
      <w:r w:rsidRPr="000665B4">
        <w:rPr>
          <w:rFonts w:ascii="宋体" w:eastAsia="宋体" w:hAnsi="宋体"/>
        </w:rPr>
        <w:t xml:space="preserve">                next[i++]=0;</w:t>
      </w:r>
    </w:p>
    <w:p w:rsidR="003214F5" w:rsidRPr="000665B4" w:rsidRDefault="003214F5" w:rsidP="003214F5">
      <w:pPr>
        <w:rPr>
          <w:rFonts w:ascii="宋体" w:eastAsia="宋体" w:hAnsi="宋体"/>
        </w:rPr>
      </w:pPr>
      <w:r w:rsidRPr="000665B4">
        <w:rPr>
          <w:rFonts w:ascii="宋体" w:eastAsia="宋体" w:hAnsi="宋体"/>
        </w:rPr>
        <w:t xml:space="preserve">                break;</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j=next[j-1];</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w:t>
      </w:r>
    </w:p>
    <w:p w:rsidR="003214F5" w:rsidRPr="000665B4" w:rsidRDefault="003214F5" w:rsidP="003214F5">
      <w:pPr>
        <w:rPr>
          <w:rFonts w:ascii="宋体" w:eastAsia="宋体" w:hAnsi="宋体"/>
        </w:rPr>
      </w:pPr>
    </w:p>
    <w:p w:rsidR="003214F5" w:rsidRPr="000665B4" w:rsidRDefault="003214F5" w:rsidP="003214F5">
      <w:pPr>
        <w:rPr>
          <w:rFonts w:ascii="宋体" w:eastAsia="宋体" w:hAnsi="宋体"/>
        </w:rPr>
      </w:pPr>
      <w:r w:rsidRPr="000665B4">
        <w:rPr>
          <w:rFonts w:ascii="宋体" w:eastAsia="宋体" w:hAnsi="宋体"/>
        </w:rPr>
        <w:t>bool kmp(char pattern[],int len,char s[]){</w:t>
      </w:r>
    </w:p>
    <w:p w:rsidR="003214F5" w:rsidRPr="000665B4" w:rsidRDefault="003214F5" w:rsidP="003214F5">
      <w:pPr>
        <w:rPr>
          <w:rFonts w:ascii="宋体" w:eastAsia="宋体" w:hAnsi="宋体"/>
        </w:rPr>
      </w:pPr>
      <w:r w:rsidRPr="000665B4">
        <w:rPr>
          <w:rFonts w:ascii="宋体" w:eastAsia="宋体" w:hAnsi="宋体"/>
        </w:rPr>
        <w:t xml:space="preserve">    int next[MAXLEN];</w:t>
      </w:r>
    </w:p>
    <w:p w:rsidR="003214F5" w:rsidRPr="000665B4" w:rsidRDefault="003214F5" w:rsidP="003214F5">
      <w:pPr>
        <w:rPr>
          <w:rFonts w:ascii="宋体" w:eastAsia="宋体" w:hAnsi="宋体"/>
        </w:rPr>
      </w:pPr>
      <w:r w:rsidRPr="000665B4">
        <w:rPr>
          <w:rFonts w:ascii="宋体" w:eastAsia="宋体" w:hAnsi="宋体"/>
        </w:rPr>
        <w:t xml:space="preserve">    cal_next(pattern,len,next);</w:t>
      </w:r>
    </w:p>
    <w:p w:rsidR="003214F5" w:rsidRPr="000665B4" w:rsidRDefault="003214F5" w:rsidP="003214F5">
      <w:pPr>
        <w:rPr>
          <w:rFonts w:ascii="宋体" w:eastAsia="宋体" w:hAnsi="宋体"/>
        </w:rPr>
      </w:pPr>
      <w:r w:rsidRPr="000665B4">
        <w:rPr>
          <w:rFonts w:ascii="宋体" w:eastAsia="宋体" w:hAnsi="宋体"/>
        </w:rPr>
        <w:t xml:space="preserve">    int j=0,lens=strlen(s);</w:t>
      </w:r>
    </w:p>
    <w:p w:rsidR="003214F5" w:rsidRPr="000665B4" w:rsidRDefault="003214F5" w:rsidP="003214F5">
      <w:pPr>
        <w:rPr>
          <w:rFonts w:ascii="宋体" w:eastAsia="宋体" w:hAnsi="宋体"/>
        </w:rPr>
      </w:pPr>
      <w:r w:rsidRPr="000665B4">
        <w:rPr>
          <w:rFonts w:ascii="宋体" w:eastAsia="宋体" w:hAnsi="宋体"/>
        </w:rPr>
        <w:t xml:space="preserve">    for (int i=0;i&lt;lens;i++){</w:t>
      </w:r>
    </w:p>
    <w:p w:rsidR="003214F5" w:rsidRPr="000665B4" w:rsidRDefault="003214F5" w:rsidP="003214F5">
      <w:pPr>
        <w:rPr>
          <w:rFonts w:ascii="宋体" w:eastAsia="宋体" w:hAnsi="宋体"/>
        </w:rPr>
      </w:pPr>
      <w:r w:rsidRPr="000665B4">
        <w:rPr>
          <w:rFonts w:ascii="宋体" w:eastAsia="宋体" w:hAnsi="宋体"/>
        </w:rPr>
        <w:t xml:space="preserve">        while(s[i]!=pattern[j]){</w:t>
      </w:r>
    </w:p>
    <w:p w:rsidR="003214F5" w:rsidRPr="000665B4" w:rsidRDefault="003214F5" w:rsidP="003214F5">
      <w:pPr>
        <w:rPr>
          <w:rFonts w:ascii="宋体" w:eastAsia="宋体" w:hAnsi="宋体"/>
        </w:rPr>
      </w:pPr>
      <w:r w:rsidRPr="000665B4">
        <w:rPr>
          <w:rFonts w:ascii="宋体" w:eastAsia="宋体" w:hAnsi="宋体"/>
        </w:rPr>
        <w:t xml:space="preserve">            if(j==0) break;</w:t>
      </w:r>
    </w:p>
    <w:p w:rsidR="003214F5" w:rsidRPr="000665B4" w:rsidRDefault="003214F5" w:rsidP="003214F5">
      <w:pPr>
        <w:rPr>
          <w:rFonts w:ascii="宋体" w:eastAsia="宋体" w:hAnsi="宋体"/>
        </w:rPr>
      </w:pPr>
      <w:r w:rsidRPr="000665B4">
        <w:rPr>
          <w:rFonts w:ascii="宋体" w:eastAsia="宋体" w:hAnsi="宋体"/>
        </w:rPr>
        <w:t xml:space="preserve">            j=next[j-1];</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if(s[i]==pattern[j]){</w:t>
      </w:r>
    </w:p>
    <w:p w:rsidR="003214F5" w:rsidRPr="000665B4" w:rsidRDefault="003214F5" w:rsidP="003214F5">
      <w:pPr>
        <w:rPr>
          <w:rFonts w:ascii="宋体" w:eastAsia="宋体" w:hAnsi="宋体"/>
        </w:rPr>
      </w:pPr>
      <w:r w:rsidRPr="000665B4">
        <w:rPr>
          <w:rFonts w:ascii="宋体" w:eastAsia="宋体" w:hAnsi="宋体"/>
        </w:rPr>
        <w:t xml:space="preserve">            j++;</w:t>
      </w:r>
    </w:p>
    <w:p w:rsidR="003214F5" w:rsidRPr="000665B4" w:rsidRDefault="003214F5" w:rsidP="003214F5">
      <w:pPr>
        <w:rPr>
          <w:rFonts w:ascii="宋体" w:eastAsia="宋体" w:hAnsi="宋体"/>
        </w:rPr>
      </w:pPr>
      <w:r w:rsidRPr="000665B4">
        <w:rPr>
          <w:rFonts w:ascii="宋体" w:eastAsia="宋体" w:hAnsi="宋体"/>
        </w:rPr>
        <w:t xml:space="preserve">            if(j==len) return true;</w:t>
      </w:r>
    </w:p>
    <w:p w:rsidR="003214F5" w:rsidRPr="000665B4" w:rsidRDefault="003214F5" w:rsidP="003214F5">
      <w:pPr>
        <w:rPr>
          <w:rFonts w:ascii="宋体" w:eastAsia="宋体" w:hAnsi="宋体"/>
        </w:rPr>
      </w:pPr>
      <w:r w:rsidRPr="000665B4">
        <w:rPr>
          <w:rFonts w:ascii="宋体" w:eastAsia="宋体" w:hAnsi="宋体"/>
        </w:rPr>
        <w:lastRenderedPageBreak/>
        <w:t xml:space="preserve">        }</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return false;</w:t>
      </w:r>
    </w:p>
    <w:p w:rsidR="003214F5" w:rsidRPr="000665B4" w:rsidRDefault="003214F5" w:rsidP="003214F5">
      <w:pPr>
        <w:rPr>
          <w:rFonts w:ascii="宋体" w:eastAsia="宋体" w:hAnsi="宋体"/>
        </w:rPr>
      </w:pPr>
      <w:r w:rsidRPr="000665B4">
        <w:rPr>
          <w:rFonts w:ascii="宋体" w:eastAsia="宋体" w:hAnsi="宋体"/>
        </w:rPr>
        <w:t>}</w:t>
      </w:r>
    </w:p>
    <w:p w:rsidR="003214F5" w:rsidRPr="000665B4" w:rsidRDefault="003214F5" w:rsidP="003214F5">
      <w:pPr>
        <w:rPr>
          <w:rFonts w:ascii="宋体" w:eastAsia="宋体" w:hAnsi="宋体"/>
        </w:rPr>
      </w:pPr>
    </w:p>
    <w:p w:rsidR="003214F5" w:rsidRPr="000665B4" w:rsidRDefault="003214F5" w:rsidP="003214F5">
      <w:pPr>
        <w:rPr>
          <w:rFonts w:ascii="宋体" w:eastAsia="宋体" w:hAnsi="宋体"/>
        </w:rPr>
      </w:pPr>
      <w:r w:rsidRPr="000665B4">
        <w:rPr>
          <w:rFonts w:ascii="宋体" w:eastAsia="宋体" w:hAnsi="宋体"/>
        </w:rPr>
        <w:t>int main()</w:t>
      </w:r>
    </w:p>
    <w:p w:rsidR="003214F5" w:rsidRPr="000665B4" w:rsidRDefault="003214F5" w:rsidP="003214F5">
      <w:pPr>
        <w:rPr>
          <w:rFonts w:ascii="宋体" w:eastAsia="宋体" w:hAnsi="宋体"/>
        </w:rPr>
      </w:pPr>
      <w:r w:rsidRPr="000665B4">
        <w:rPr>
          <w:rFonts w:ascii="宋体" w:eastAsia="宋体" w:hAnsi="宋体"/>
        </w:rPr>
        <w:t>{</w:t>
      </w:r>
    </w:p>
    <w:p w:rsidR="003214F5" w:rsidRPr="000665B4" w:rsidRDefault="003214F5" w:rsidP="003214F5">
      <w:pPr>
        <w:rPr>
          <w:rFonts w:ascii="宋体" w:eastAsia="宋体" w:hAnsi="宋体"/>
        </w:rPr>
      </w:pPr>
      <w:r w:rsidRPr="000665B4">
        <w:rPr>
          <w:rFonts w:ascii="宋体" w:eastAsia="宋体" w:hAnsi="宋体"/>
        </w:rPr>
        <w:t xml:space="preserve">    int t;</w:t>
      </w:r>
    </w:p>
    <w:p w:rsidR="003214F5" w:rsidRPr="000665B4" w:rsidRDefault="003214F5" w:rsidP="003214F5">
      <w:pPr>
        <w:rPr>
          <w:rFonts w:ascii="宋体" w:eastAsia="宋体" w:hAnsi="宋体"/>
        </w:rPr>
      </w:pPr>
      <w:r w:rsidRPr="000665B4">
        <w:rPr>
          <w:rFonts w:ascii="宋体" w:eastAsia="宋体" w:hAnsi="宋体"/>
        </w:rPr>
        <w:t xml:space="preserve">    scanf("%d",&amp;t);</w:t>
      </w:r>
    </w:p>
    <w:p w:rsidR="003214F5" w:rsidRPr="000665B4" w:rsidRDefault="003214F5" w:rsidP="003214F5">
      <w:pPr>
        <w:rPr>
          <w:rFonts w:ascii="宋体" w:eastAsia="宋体" w:hAnsi="宋体"/>
        </w:rPr>
      </w:pPr>
      <w:r w:rsidRPr="000665B4">
        <w:rPr>
          <w:rFonts w:ascii="宋体" w:eastAsia="宋体" w:hAnsi="宋体"/>
        </w:rPr>
        <w:t xml:space="preserve">    while(t--){</w:t>
      </w:r>
    </w:p>
    <w:p w:rsidR="003214F5" w:rsidRPr="000665B4" w:rsidRDefault="003214F5" w:rsidP="003214F5">
      <w:pPr>
        <w:rPr>
          <w:rFonts w:ascii="宋体" w:eastAsia="宋体" w:hAnsi="宋体"/>
        </w:rPr>
      </w:pPr>
      <w:r w:rsidRPr="000665B4">
        <w:rPr>
          <w:rFonts w:ascii="宋体" w:eastAsia="宋体" w:hAnsi="宋体"/>
        </w:rPr>
        <w:t xml:space="preserve">        int m;</w:t>
      </w:r>
    </w:p>
    <w:p w:rsidR="003214F5" w:rsidRPr="000665B4" w:rsidRDefault="003214F5" w:rsidP="003214F5">
      <w:pPr>
        <w:rPr>
          <w:rFonts w:ascii="宋体" w:eastAsia="宋体" w:hAnsi="宋体"/>
        </w:rPr>
      </w:pPr>
      <w:r w:rsidRPr="000665B4">
        <w:rPr>
          <w:rFonts w:ascii="宋体" w:eastAsia="宋体" w:hAnsi="宋体"/>
        </w:rPr>
        <w:t xml:space="preserve">        char s[MAXM][MAXLEN];</w:t>
      </w:r>
    </w:p>
    <w:p w:rsidR="003214F5" w:rsidRPr="000665B4" w:rsidRDefault="003214F5" w:rsidP="003214F5">
      <w:pPr>
        <w:rPr>
          <w:rFonts w:ascii="宋体" w:eastAsia="宋体" w:hAnsi="宋体"/>
        </w:rPr>
      </w:pPr>
      <w:r w:rsidRPr="000665B4">
        <w:rPr>
          <w:rFonts w:ascii="宋体" w:eastAsia="宋体" w:hAnsi="宋体"/>
        </w:rPr>
        <w:t xml:space="preserve">        scanf("%d",&amp;m);</w:t>
      </w:r>
    </w:p>
    <w:p w:rsidR="003214F5" w:rsidRPr="000665B4" w:rsidRDefault="003214F5" w:rsidP="003214F5">
      <w:pPr>
        <w:rPr>
          <w:rFonts w:ascii="宋体" w:eastAsia="宋体" w:hAnsi="宋体"/>
        </w:rPr>
      </w:pPr>
      <w:r w:rsidRPr="000665B4">
        <w:rPr>
          <w:rFonts w:ascii="宋体" w:eastAsia="宋体" w:hAnsi="宋体"/>
        </w:rPr>
        <w:t xml:space="preserve">        for(int i=0;i&lt;m;i++) scanf("%s",s[i]);</w:t>
      </w:r>
    </w:p>
    <w:p w:rsidR="003214F5" w:rsidRPr="000665B4" w:rsidRDefault="003214F5" w:rsidP="003214F5">
      <w:pPr>
        <w:rPr>
          <w:rFonts w:ascii="宋体" w:eastAsia="宋体" w:hAnsi="宋体"/>
        </w:rPr>
      </w:pPr>
      <w:r w:rsidRPr="000665B4">
        <w:rPr>
          <w:rFonts w:ascii="宋体" w:eastAsia="宋体" w:hAnsi="宋体"/>
        </w:rPr>
        <w:t xml:space="preserve">        bool found=false;</w:t>
      </w:r>
    </w:p>
    <w:p w:rsidR="003214F5" w:rsidRPr="000665B4" w:rsidRDefault="003214F5" w:rsidP="003214F5">
      <w:pPr>
        <w:rPr>
          <w:rFonts w:ascii="宋体" w:eastAsia="宋体" w:hAnsi="宋体"/>
        </w:rPr>
      </w:pPr>
      <w:r w:rsidRPr="000665B4">
        <w:rPr>
          <w:rFonts w:ascii="宋体" w:eastAsia="宋体" w:hAnsi="宋体"/>
        </w:rPr>
        <w:t xml:space="preserve">        for (int len=60;len&gt;=3;len--){</w:t>
      </w:r>
    </w:p>
    <w:p w:rsidR="003214F5" w:rsidRPr="000665B4" w:rsidRDefault="003214F5" w:rsidP="003214F5">
      <w:pPr>
        <w:rPr>
          <w:rFonts w:ascii="宋体" w:eastAsia="宋体" w:hAnsi="宋体"/>
        </w:rPr>
      </w:pPr>
      <w:r w:rsidRPr="000665B4">
        <w:rPr>
          <w:rFonts w:ascii="宋体" w:eastAsia="宋体" w:hAnsi="宋体"/>
        </w:rPr>
        <w:t xml:space="preserve">            char ans[MAXLEN];</w:t>
      </w:r>
    </w:p>
    <w:p w:rsidR="003214F5" w:rsidRPr="000665B4" w:rsidRDefault="003214F5" w:rsidP="003214F5">
      <w:pPr>
        <w:rPr>
          <w:rFonts w:ascii="宋体" w:eastAsia="宋体" w:hAnsi="宋体"/>
        </w:rPr>
      </w:pPr>
      <w:r w:rsidRPr="000665B4">
        <w:rPr>
          <w:rFonts w:ascii="宋体" w:eastAsia="宋体" w:hAnsi="宋体"/>
        </w:rPr>
        <w:t xml:space="preserve">            bool first=true;</w:t>
      </w:r>
    </w:p>
    <w:p w:rsidR="003214F5" w:rsidRPr="000665B4" w:rsidRDefault="003214F5" w:rsidP="003214F5">
      <w:pPr>
        <w:rPr>
          <w:rFonts w:ascii="宋体" w:eastAsia="宋体" w:hAnsi="宋体"/>
        </w:rPr>
      </w:pPr>
      <w:r w:rsidRPr="000665B4">
        <w:rPr>
          <w:rFonts w:ascii="宋体" w:eastAsia="宋体" w:hAnsi="宋体"/>
        </w:rPr>
        <w:t xml:space="preserve">            for(int i=0;i+len-1&lt;60;i++){</w:t>
      </w:r>
    </w:p>
    <w:p w:rsidR="003214F5" w:rsidRPr="000665B4" w:rsidRDefault="003214F5" w:rsidP="003214F5">
      <w:pPr>
        <w:rPr>
          <w:rFonts w:ascii="宋体" w:eastAsia="宋体" w:hAnsi="宋体"/>
        </w:rPr>
      </w:pPr>
      <w:r w:rsidRPr="000665B4">
        <w:rPr>
          <w:rFonts w:ascii="宋体" w:eastAsia="宋体" w:hAnsi="宋体"/>
        </w:rPr>
        <w:t xml:space="preserve">                found=true;</w:t>
      </w:r>
    </w:p>
    <w:p w:rsidR="003214F5" w:rsidRPr="000665B4" w:rsidRDefault="003214F5" w:rsidP="003214F5">
      <w:pPr>
        <w:rPr>
          <w:rFonts w:ascii="宋体" w:eastAsia="宋体" w:hAnsi="宋体"/>
        </w:rPr>
      </w:pPr>
      <w:r w:rsidRPr="000665B4">
        <w:rPr>
          <w:rFonts w:ascii="宋体" w:eastAsia="宋体" w:hAnsi="宋体"/>
        </w:rPr>
        <w:t xml:space="preserve">                for(int j=1;j&lt;m;j++){</w:t>
      </w:r>
    </w:p>
    <w:p w:rsidR="003214F5" w:rsidRPr="000665B4" w:rsidRDefault="003214F5" w:rsidP="003214F5">
      <w:pPr>
        <w:rPr>
          <w:rFonts w:ascii="宋体" w:eastAsia="宋体" w:hAnsi="宋体"/>
        </w:rPr>
      </w:pPr>
      <w:r w:rsidRPr="000665B4">
        <w:rPr>
          <w:rFonts w:ascii="宋体" w:eastAsia="宋体" w:hAnsi="宋体"/>
        </w:rPr>
        <w:t xml:space="preserve">                    if(!kmp(s[0]+i,len,s[j])){</w:t>
      </w:r>
    </w:p>
    <w:p w:rsidR="003214F5" w:rsidRPr="000665B4" w:rsidRDefault="003214F5" w:rsidP="003214F5">
      <w:pPr>
        <w:rPr>
          <w:rFonts w:ascii="宋体" w:eastAsia="宋体" w:hAnsi="宋体"/>
        </w:rPr>
      </w:pPr>
      <w:r w:rsidRPr="000665B4">
        <w:rPr>
          <w:rFonts w:ascii="宋体" w:eastAsia="宋体" w:hAnsi="宋体"/>
        </w:rPr>
        <w:t xml:space="preserve">                        found=false;</w:t>
      </w:r>
    </w:p>
    <w:p w:rsidR="003214F5" w:rsidRPr="000665B4" w:rsidRDefault="003214F5" w:rsidP="003214F5">
      <w:pPr>
        <w:rPr>
          <w:rFonts w:ascii="宋体" w:eastAsia="宋体" w:hAnsi="宋体"/>
        </w:rPr>
      </w:pPr>
      <w:r w:rsidRPr="000665B4">
        <w:rPr>
          <w:rFonts w:ascii="宋体" w:eastAsia="宋体" w:hAnsi="宋体"/>
        </w:rPr>
        <w:t xml:space="preserve">                        break;</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if(found){</w:t>
      </w:r>
    </w:p>
    <w:p w:rsidR="003214F5" w:rsidRPr="000665B4" w:rsidRDefault="003214F5" w:rsidP="003214F5">
      <w:pPr>
        <w:rPr>
          <w:rFonts w:ascii="宋体" w:eastAsia="宋体" w:hAnsi="宋体"/>
        </w:rPr>
      </w:pPr>
      <w:r w:rsidRPr="000665B4">
        <w:rPr>
          <w:rFonts w:ascii="宋体" w:eastAsia="宋体" w:hAnsi="宋体"/>
        </w:rPr>
        <w:t xml:space="preserve">                    if(first){</w:t>
      </w:r>
    </w:p>
    <w:p w:rsidR="003214F5" w:rsidRPr="000665B4" w:rsidRDefault="003214F5" w:rsidP="003214F5">
      <w:pPr>
        <w:rPr>
          <w:rFonts w:ascii="宋体" w:eastAsia="宋体" w:hAnsi="宋体"/>
        </w:rPr>
      </w:pPr>
      <w:r w:rsidRPr="000665B4">
        <w:rPr>
          <w:rFonts w:ascii="宋体" w:eastAsia="宋体" w:hAnsi="宋体"/>
        </w:rPr>
        <w:t xml:space="preserve">                        first=false;</w:t>
      </w:r>
    </w:p>
    <w:p w:rsidR="003214F5" w:rsidRPr="000665B4" w:rsidRDefault="003214F5" w:rsidP="003214F5">
      <w:pPr>
        <w:rPr>
          <w:rFonts w:ascii="宋体" w:eastAsia="宋体" w:hAnsi="宋体"/>
        </w:rPr>
      </w:pPr>
      <w:r w:rsidRPr="000665B4">
        <w:rPr>
          <w:rFonts w:ascii="宋体" w:eastAsia="宋体" w:hAnsi="宋体"/>
        </w:rPr>
        <w:t xml:space="preserve">                        strncpy(ans,s[0]+i,len),ans[len]='\0';</w:t>
      </w:r>
    </w:p>
    <w:p w:rsidR="003214F5" w:rsidRPr="000665B4" w:rsidRDefault="003214F5" w:rsidP="003214F5">
      <w:pPr>
        <w:rPr>
          <w:rFonts w:ascii="宋体" w:eastAsia="宋体" w:hAnsi="宋体"/>
        </w:rPr>
      </w:pPr>
      <w:r w:rsidRPr="000665B4">
        <w:rPr>
          <w:rFonts w:ascii="宋体" w:eastAsia="宋体" w:hAnsi="宋体"/>
        </w:rPr>
        <w:t xml:space="preserve">                    }else{</w:t>
      </w:r>
    </w:p>
    <w:p w:rsidR="003214F5" w:rsidRPr="000665B4" w:rsidRDefault="003214F5" w:rsidP="003214F5">
      <w:pPr>
        <w:rPr>
          <w:rFonts w:ascii="宋体" w:eastAsia="宋体" w:hAnsi="宋体"/>
        </w:rPr>
      </w:pPr>
      <w:r w:rsidRPr="000665B4">
        <w:rPr>
          <w:rFonts w:ascii="宋体" w:eastAsia="宋体" w:hAnsi="宋体"/>
        </w:rPr>
        <w:t xml:space="preserve">                        char temp[MAXLEN];</w:t>
      </w:r>
    </w:p>
    <w:p w:rsidR="003214F5" w:rsidRPr="000665B4" w:rsidRDefault="003214F5" w:rsidP="003214F5">
      <w:pPr>
        <w:rPr>
          <w:rFonts w:ascii="宋体" w:eastAsia="宋体" w:hAnsi="宋体"/>
        </w:rPr>
      </w:pPr>
      <w:r w:rsidRPr="000665B4">
        <w:rPr>
          <w:rFonts w:ascii="宋体" w:eastAsia="宋体" w:hAnsi="宋体"/>
        </w:rPr>
        <w:t xml:space="preserve">                        strncpy(temp,s[0]+i,len),temp[len]='\0';</w:t>
      </w:r>
    </w:p>
    <w:p w:rsidR="003214F5" w:rsidRPr="000665B4" w:rsidRDefault="003214F5" w:rsidP="003214F5">
      <w:pPr>
        <w:rPr>
          <w:rFonts w:ascii="宋体" w:eastAsia="宋体" w:hAnsi="宋体"/>
        </w:rPr>
      </w:pPr>
      <w:r w:rsidRPr="000665B4">
        <w:rPr>
          <w:rFonts w:ascii="宋体" w:eastAsia="宋体" w:hAnsi="宋体"/>
        </w:rPr>
        <w:t xml:space="preserve">                        if(strcmp(temp,ans)&lt;0) strncpy(ans,temp,len);</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if(!first){</w:t>
      </w:r>
    </w:p>
    <w:p w:rsidR="003214F5" w:rsidRPr="000665B4" w:rsidRDefault="003214F5" w:rsidP="003214F5">
      <w:pPr>
        <w:rPr>
          <w:rFonts w:ascii="宋体" w:eastAsia="宋体" w:hAnsi="宋体"/>
        </w:rPr>
      </w:pPr>
      <w:r w:rsidRPr="000665B4">
        <w:rPr>
          <w:rFonts w:ascii="宋体" w:eastAsia="宋体" w:hAnsi="宋体"/>
        </w:rPr>
        <w:t xml:space="preserve">                found=true,printf("%s\n",ans);</w:t>
      </w:r>
    </w:p>
    <w:p w:rsidR="003214F5" w:rsidRPr="000665B4" w:rsidRDefault="003214F5" w:rsidP="003214F5">
      <w:pPr>
        <w:rPr>
          <w:rFonts w:ascii="宋体" w:eastAsia="宋体" w:hAnsi="宋体"/>
        </w:rPr>
      </w:pPr>
      <w:r w:rsidRPr="000665B4">
        <w:rPr>
          <w:rFonts w:ascii="宋体" w:eastAsia="宋体" w:hAnsi="宋体"/>
        </w:rPr>
        <w:t xml:space="preserve">                break;</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t xml:space="preserve">        if(!found) printf("no significant commonalities\n");</w:t>
      </w:r>
    </w:p>
    <w:p w:rsidR="003214F5" w:rsidRPr="000665B4" w:rsidRDefault="003214F5" w:rsidP="003214F5">
      <w:pPr>
        <w:rPr>
          <w:rFonts w:ascii="宋体" w:eastAsia="宋体" w:hAnsi="宋体"/>
        </w:rPr>
      </w:pPr>
      <w:r w:rsidRPr="000665B4">
        <w:rPr>
          <w:rFonts w:ascii="宋体" w:eastAsia="宋体" w:hAnsi="宋体"/>
        </w:rPr>
        <w:t xml:space="preserve">    }</w:t>
      </w:r>
    </w:p>
    <w:p w:rsidR="003214F5" w:rsidRPr="000665B4" w:rsidRDefault="003214F5" w:rsidP="003214F5">
      <w:pPr>
        <w:rPr>
          <w:rFonts w:ascii="宋体" w:eastAsia="宋体" w:hAnsi="宋体"/>
        </w:rPr>
      </w:pPr>
      <w:r w:rsidRPr="000665B4">
        <w:rPr>
          <w:rFonts w:ascii="宋体" w:eastAsia="宋体" w:hAnsi="宋体"/>
        </w:rPr>
        <w:lastRenderedPageBreak/>
        <w:t xml:space="preserve">    return 0;</w:t>
      </w:r>
    </w:p>
    <w:p w:rsidR="003214F5" w:rsidRPr="000665B4" w:rsidRDefault="003214F5" w:rsidP="003214F5">
      <w:pPr>
        <w:rPr>
          <w:rFonts w:ascii="宋体" w:eastAsia="宋体" w:hAnsi="宋体"/>
        </w:rPr>
      </w:pPr>
      <w:r w:rsidRPr="000665B4">
        <w:rPr>
          <w:rFonts w:ascii="宋体" w:eastAsia="宋体" w:hAnsi="宋体"/>
        </w:rPr>
        <w:t>}</w:t>
      </w:r>
    </w:p>
    <w:p w:rsidR="006A5DDE" w:rsidRPr="000665B4" w:rsidRDefault="006A5DDE" w:rsidP="006A5DDE">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1238</w:t>
      </w:r>
      <w:r w:rsidRPr="000665B4">
        <w:rPr>
          <w:rFonts w:ascii="宋体" w:eastAsia="宋体" w:hAnsi="宋体" w:hint="eastAsia"/>
          <w:b w:val="0"/>
        </w:rPr>
        <w:t>-</w:t>
      </w:r>
      <w:r w:rsidRPr="000665B4">
        <w:rPr>
          <w:rFonts w:ascii="宋体" w:eastAsia="宋体" w:hAnsi="宋体"/>
          <w:b w:val="0"/>
        </w:rPr>
        <w:t>Substrings</w:t>
      </w:r>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1238</w:instrText>
      </w:r>
      <w:r w:rsidRPr="000665B4">
        <w:rPr>
          <w:rFonts w:ascii="宋体" w:eastAsia="宋体" w:hAnsi="宋体" w:hint="eastAsia"/>
          <w:b w:val="0"/>
        </w:rPr>
        <w:instrText>-</w:instrText>
      </w:r>
      <w:r w:rsidRPr="000665B4">
        <w:rPr>
          <w:rFonts w:ascii="宋体" w:eastAsia="宋体" w:hAnsi="宋体"/>
          <w:b w:val="0"/>
        </w:rPr>
        <w:instrText>Substrings:</w:instrText>
      </w:r>
      <w:r w:rsidRPr="000665B4">
        <w:rPr>
          <w:rFonts w:ascii="宋体" w:eastAsia="宋体" w:hAnsi="宋体"/>
        </w:rPr>
        <w:instrText xml:space="preserve">1238" \y "HDU:1238" </w:instrText>
      </w:r>
      <w:r w:rsidRPr="000665B4">
        <w:rPr>
          <w:rFonts w:ascii="宋体" w:eastAsia="宋体" w:hAnsi="宋体"/>
          <w:b w:val="0"/>
        </w:rPr>
        <w:fldChar w:fldCharType="end"/>
      </w:r>
    </w:p>
    <w:p w:rsidR="006A5DDE" w:rsidRPr="000665B4" w:rsidRDefault="006A5DDE" w:rsidP="006A5DDE">
      <w:pPr>
        <w:rPr>
          <w:rFonts w:ascii="宋体" w:eastAsia="宋体" w:hAnsi="宋体"/>
        </w:rPr>
      </w:pPr>
      <w:r w:rsidRPr="000665B4">
        <w:rPr>
          <w:rFonts w:ascii="宋体" w:eastAsia="宋体" w:hAnsi="宋体" w:hint="eastAsia"/>
        </w:rPr>
        <w:t>【题意】n个字符串，找一个字符串，这个字符串或是它的反转是这n个字符串的子串</w:t>
      </w:r>
    </w:p>
    <w:p w:rsidR="006A5DDE" w:rsidRPr="000665B4" w:rsidRDefault="006A5DDE" w:rsidP="006A5DDE">
      <w:pPr>
        <w:rPr>
          <w:rFonts w:ascii="宋体" w:eastAsia="宋体" w:hAnsi="宋体"/>
        </w:rPr>
      </w:pPr>
      <w:r w:rsidRPr="000665B4">
        <w:rPr>
          <w:rFonts w:ascii="宋体" w:eastAsia="宋体" w:hAnsi="宋体" w:hint="eastAsia"/>
        </w:rPr>
        <w:t>【TAG】字符串 枚举 KMP</w:t>
      </w:r>
      <w:r w:rsidRPr="000665B4">
        <w:rPr>
          <w:rFonts w:ascii="宋体" w:eastAsia="宋体" w:hAnsi="宋体"/>
        </w:rPr>
        <w:t xml:space="preserve"> </w:t>
      </w:r>
      <w:r w:rsidRPr="000665B4">
        <w:rPr>
          <w:rFonts w:ascii="宋体" w:eastAsia="宋体" w:hAnsi="宋体" w:hint="eastAsia"/>
        </w:rPr>
        <w:t>签到题</w:t>
      </w:r>
    </w:p>
    <w:p w:rsidR="006A5DDE" w:rsidRPr="000665B4" w:rsidRDefault="006A5DDE" w:rsidP="006A5DDE">
      <w:pPr>
        <w:rPr>
          <w:rFonts w:ascii="宋体" w:eastAsia="宋体" w:hAnsi="宋体"/>
        </w:rPr>
      </w:pPr>
      <w:r w:rsidRPr="000665B4">
        <w:rPr>
          <w:rFonts w:ascii="宋体" w:eastAsia="宋体" w:hAnsi="宋体" w:hint="eastAsia"/>
        </w:rPr>
        <w:t>【题解】和POJ3080是一个套路，暴力枚举即可，每次匹配的时候正反都匹配一下。严格按照数据规模要10^8，不过这题看来数据没有那么强。</w:t>
      </w:r>
    </w:p>
    <w:p w:rsidR="006A5DDE" w:rsidRPr="000665B4" w:rsidRDefault="006A5DDE" w:rsidP="006A5DDE">
      <w:pPr>
        <w:rPr>
          <w:rFonts w:ascii="宋体" w:eastAsia="宋体" w:hAnsi="宋体"/>
        </w:rPr>
      </w:pPr>
      <w:r w:rsidRPr="000665B4">
        <w:rPr>
          <w:rFonts w:ascii="宋体" w:eastAsia="宋体" w:hAnsi="宋体" w:hint="eastAsia"/>
        </w:rPr>
        <w:t>【代码】</w:t>
      </w:r>
    </w:p>
    <w:p w:rsidR="006A5DDE" w:rsidRPr="000665B4" w:rsidRDefault="006A5DDE" w:rsidP="006A5DDE">
      <w:pPr>
        <w:rPr>
          <w:rFonts w:ascii="宋体" w:eastAsia="宋体" w:hAnsi="宋体"/>
        </w:rPr>
      </w:pPr>
      <w:r w:rsidRPr="000665B4">
        <w:rPr>
          <w:rFonts w:ascii="宋体" w:eastAsia="宋体" w:hAnsi="宋体"/>
        </w:rPr>
        <w:t>#include &lt;bits/stdc++.h&gt;</w:t>
      </w:r>
    </w:p>
    <w:p w:rsidR="006A5DDE" w:rsidRPr="000665B4" w:rsidRDefault="006A5DDE" w:rsidP="006A5DDE">
      <w:pPr>
        <w:rPr>
          <w:rFonts w:ascii="宋体" w:eastAsia="宋体" w:hAnsi="宋体"/>
        </w:rPr>
      </w:pPr>
      <w:r w:rsidRPr="000665B4">
        <w:rPr>
          <w:rFonts w:ascii="宋体" w:eastAsia="宋体" w:hAnsi="宋体"/>
        </w:rPr>
        <w:t>#define MAXN 110</w:t>
      </w:r>
    </w:p>
    <w:p w:rsidR="006A5DDE" w:rsidRPr="000665B4" w:rsidRDefault="006A5DDE" w:rsidP="006A5DDE">
      <w:pPr>
        <w:rPr>
          <w:rFonts w:ascii="宋体" w:eastAsia="宋体" w:hAnsi="宋体"/>
        </w:rPr>
      </w:pPr>
    </w:p>
    <w:p w:rsidR="006A5DDE" w:rsidRPr="000665B4" w:rsidRDefault="006A5DDE" w:rsidP="006A5DDE">
      <w:pPr>
        <w:rPr>
          <w:rFonts w:ascii="宋体" w:eastAsia="宋体" w:hAnsi="宋体"/>
        </w:rPr>
      </w:pPr>
      <w:r w:rsidRPr="000665B4">
        <w:rPr>
          <w:rFonts w:ascii="宋体" w:eastAsia="宋体" w:hAnsi="宋体"/>
        </w:rPr>
        <w:t>using namespace std;</w:t>
      </w:r>
    </w:p>
    <w:p w:rsidR="006A5DDE" w:rsidRPr="000665B4" w:rsidRDefault="006A5DDE" w:rsidP="006A5DDE">
      <w:pPr>
        <w:rPr>
          <w:rFonts w:ascii="宋体" w:eastAsia="宋体" w:hAnsi="宋体"/>
        </w:rPr>
      </w:pPr>
    </w:p>
    <w:p w:rsidR="006A5DDE" w:rsidRPr="000665B4" w:rsidRDefault="006A5DDE" w:rsidP="006A5DDE">
      <w:pPr>
        <w:rPr>
          <w:rFonts w:ascii="宋体" w:eastAsia="宋体" w:hAnsi="宋体"/>
        </w:rPr>
      </w:pPr>
      <w:r w:rsidRPr="000665B4">
        <w:rPr>
          <w:rFonts w:ascii="宋体" w:eastAsia="宋体" w:hAnsi="宋体"/>
        </w:rPr>
        <w:t>void cal_next(string s,int len,int next[]){</w:t>
      </w:r>
    </w:p>
    <w:p w:rsidR="006A5DDE" w:rsidRPr="000665B4" w:rsidRDefault="006A5DDE" w:rsidP="006A5DDE">
      <w:pPr>
        <w:rPr>
          <w:rFonts w:ascii="宋体" w:eastAsia="宋体" w:hAnsi="宋体"/>
        </w:rPr>
      </w:pPr>
      <w:r w:rsidRPr="000665B4">
        <w:rPr>
          <w:rFonts w:ascii="宋体" w:eastAsia="宋体" w:hAnsi="宋体"/>
        </w:rPr>
        <w:t xml:space="preserve">    next[0]=0;</w:t>
      </w:r>
    </w:p>
    <w:p w:rsidR="006A5DDE" w:rsidRPr="000665B4" w:rsidRDefault="006A5DDE" w:rsidP="006A5DDE">
      <w:pPr>
        <w:rPr>
          <w:rFonts w:ascii="宋体" w:eastAsia="宋体" w:hAnsi="宋体"/>
        </w:rPr>
      </w:pPr>
      <w:r w:rsidRPr="000665B4">
        <w:rPr>
          <w:rFonts w:ascii="宋体" w:eastAsia="宋体" w:hAnsi="宋体"/>
        </w:rPr>
        <w:t xml:space="preserve">    int i=1,j=0;</w:t>
      </w:r>
    </w:p>
    <w:p w:rsidR="006A5DDE" w:rsidRPr="000665B4" w:rsidRDefault="006A5DDE" w:rsidP="006A5DDE">
      <w:pPr>
        <w:rPr>
          <w:rFonts w:ascii="宋体" w:eastAsia="宋体" w:hAnsi="宋体"/>
        </w:rPr>
      </w:pPr>
      <w:r w:rsidRPr="000665B4">
        <w:rPr>
          <w:rFonts w:ascii="宋体" w:eastAsia="宋体" w:hAnsi="宋体"/>
        </w:rPr>
        <w:t xml:space="preserve">    while(i&lt;len){</w:t>
      </w:r>
    </w:p>
    <w:p w:rsidR="006A5DDE" w:rsidRPr="000665B4" w:rsidRDefault="006A5DDE" w:rsidP="006A5DDE">
      <w:pPr>
        <w:rPr>
          <w:rFonts w:ascii="宋体" w:eastAsia="宋体" w:hAnsi="宋体"/>
        </w:rPr>
      </w:pPr>
      <w:r w:rsidRPr="000665B4">
        <w:rPr>
          <w:rFonts w:ascii="宋体" w:eastAsia="宋体" w:hAnsi="宋体"/>
        </w:rPr>
        <w:t xml:space="preserve">        if(s[i]==s[j]){</w:t>
      </w:r>
    </w:p>
    <w:p w:rsidR="006A5DDE" w:rsidRPr="000665B4" w:rsidRDefault="006A5DDE" w:rsidP="006A5DDE">
      <w:pPr>
        <w:rPr>
          <w:rFonts w:ascii="宋体" w:eastAsia="宋体" w:hAnsi="宋体"/>
        </w:rPr>
      </w:pPr>
      <w:r w:rsidRPr="000665B4">
        <w:rPr>
          <w:rFonts w:ascii="宋体" w:eastAsia="宋体" w:hAnsi="宋体"/>
        </w:rPr>
        <w:t xml:space="preserve">            next[i++]=(j++)+1;</w:t>
      </w:r>
    </w:p>
    <w:p w:rsidR="006A5DDE" w:rsidRPr="000665B4" w:rsidRDefault="006A5DDE" w:rsidP="006A5DDE">
      <w:pPr>
        <w:rPr>
          <w:rFonts w:ascii="宋体" w:eastAsia="宋体" w:hAnsi="宋体"/>
        </w:rPr>
      </w:pPr>
      <w:r w:rsidRPr="000665B4">
        <w:rPr>
          <w:rFonts w:ascii="宋体" w:eastAsia="宋体" w:hAnsi="宋体"/>
        </w:rPr>
        <w:t xml:space="preserve">            continue;</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while(s[i]!=s[j]){</w:t>
      </w:r>
    </w:p>
    <w:p w:rsidR="006A5DDE" w:rsidRPr="000665B4" w:rsidRDefault="006A5DDE" w:rsidP="006A5DDE">
      <w:pPr>
        <w:rPr>
          <w:rFonts w:ascii="宋体" w:eastAsia="宋体" w:hAnsi="宋体"/>
        </w:rPr>
      </w:pPr>
      <w:r w:rsidRPr="000665B4">
        <w:rPr>
          <w:rFonts w:ascii="宋体" w:eastAsia="宋体" w:hAnsi="宋体"/>
        </w:rPr>
        <w:t xml:space="preserve">            if(j==0){</w:t>
      </w:r>
    </w:p>
    <w:p w:rsidR="006A5DDE" w:rsidRPr="000665B4" w:rsidRDefault="006A5DDE" w:rsidP="006A5DDE">
      <w:pPr>
        <w:rPr>
          <w:rFonts w:ascii="宋体" w:eastAsia="宋体" w:hAnsi="宋体"/>
        </w:rPr>
      </w:pPr>
      <w:r w:rsidRPr="000665B4">
        <w:rPr>
          <w:rFonts w:ascii="宋体" w:eastAsia="宋体" w:hAnsi="宋体"/>
        </w:rPr>
        <w:t xml:space="preserve">                next[i++]=0;</w:t>
      </w:r>
    </w:p>
    <w:p w:rsidR="006A5DDE" w:rsidRPr="000665B4" w:rsidRDefault="006A5DDE" w:rsidP="006A5DDE">
      <w:pPr>
        <w:rPr>
          <w:rFonts w:ascii="宋体" w:eastAsia="宋体" w:hAnsi="宋体"/>
        </w:rPr>
      </w:pPr>
      <w:r w:rsidRPr="000665B4">
        <w:rPr>
          <w:rFonts w:ascii="宋体" w:eastAsia="宋体" w:hAnsi="宋体"/>
        </w:rPr>
        <w:t xml:space="preserve">                break;</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j=next[j-1];</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return;</w:t>
      </w:r>
    </w:p>
    <w:p w:rsidR="006A5DDE" w:rsidRPr="000665B4" w:rsidRDefault="006A5DDE" w:rsidP="006A5DDE">
      <w:pPr>
        <w:rPr>
          <w:rFonts w:ascii="宋体" w:eastAsia="宋体" w:hAnsi="宋体"/>
        </w:rPr>
      </w:pPr>
      <w:r w:rsidRPr="000665B4">
        <w:rPr>
          <w:rFonts w:ascii="宋体" w:eastAsia="宋体" w:hAnsi="宋体"/>
        </w:rPr>
        <w:t>}</w:t>
      </w:r>
    </w:p>
    <w:p w:rsidR="006A5DDE" w:rsidRPr="000665B4" w:rsidRDefault="006A5DDE" w:rsidP="006A5DDE">
      <w:pPr>
        <w:rPr>
          <w:rFonts w:ascii="宋体" w:eastAsia="宋体" w:hAnsi="宋体"/>
        </w:rPr>
      </w:pPr>
    </w:p>
    <w:p w:rsidR="006A5DDE" w:rsidRPr="000665B4" w:rsidRDefault="006A5DDE" w:rsidP="006A5DDE">
      <w:pPr>
        <w:rPr>
          <w:rFonts w:ascii="宋体" w:eastAsia="宋体" w:hAnsi="宋体"/>
        </w:rPr>
      </w:pPr>
      <w:r w:rsidRPr="000665B4">
        <w:rPr>
          <w:rFonts w:ascii="宋体" w:eastAsia="宋体" w:hAnsi="宋体"/>
        </w:rPr>
        <w:t>bool kmp(string pattern,string s){</w:t>
      </w:r>
    </w:p>
    <w:p w:rsidR="006A5DDE" w:rsidRPr="000665B4" w:rsidRDefault="006A5DDE" w:rsidP="006A5DDE">
      <w:pPr>
        <w:rPr>
          <w:rFonts w:ascii="宋体" w:eastAsia="宋体" w:hAnsi="宋体"/>
        </w:rPr>
      </w:pPr>
      <w:r w:rsidRPr="000665B4">
        <w:rPr>
          <w:rFonts w:ascii="宋体" w:eastAsia="宋体" w:hAnsi="宋体"/>
        </w:rPr>
        <w:t xml:space="preserve">    int lenp=pattern.size(),lens=s.size(),next[MAXN];</w:t>
      </w:r>
    </w:p>
    <w:p w:rsidR="006A5DDE" w:rsidRPr="000665B4" w:rsidRDefault="006A5DDE" w:rsidP="006A5DDE">
      <w:pPr>
        <w:rPr>
          <w:rFonts w:ascii="宋体" w:eastAsia="宋体" w:hAnsi="宋体"/>
        </w:rPr>
      </w:pPr>
      <w:r w:rsidRPr="000665B4">
        <w:rPr>
          <w:rFonts w:ascii="宋体" w:eastAsia="宋体" w:hAnsi="宋体"/>
        </w:rPr>
        <w:t xml:space="preserve">    cal_next(pattern,lenp,next);</w:t>
      </w:r>
    </w:p>
    <w:p w:rsidR="006A5DDE" w:rsidRPr="000665B4" w:rsidRDefault="006A5DDE" w:rsidP="006A5DDE">
      <w:pPr>
        <w:rPr>
          <w:rFonts w:ascii="宋体" w:eastAsia="宋体" w:hAnsi="宋体"/>
        </w:rPr>
      </w:pPr>
      <w:r w:rsidRPr="000665B4">
        <w:rPr>
          <w:rFonts w:ascii="宋体" w:eastAsia="宋体" w:hAnsi="宋体"/>
        </w:rPr>
        <w:t xml:space="preserve">    int j=0;</w:t>
      </w:r>
    </w:p>
    <w:p w:rsidR="006A5DDE" w:rsidRPr="000665B4" w:rsidRDefault="006A5DDE" w:rsidP="006A5DDE">
      <w:pPr>
        <w:rPr>
          <w:rFonts w:ascii="宋体" w:eastAsia="宋体" w:hAnsi="宋体"/>
        </w:rPr>
      </w:pPr>
      <w:r w:rsidRPr="000665B4">
        <w:rPr>
          <w:rFonts w:ascii="宋体" w:eastAsia="宋体" w:hAnsi="宋体"/>
        </w:rPr>
        <w:t xml:space="preserve">    for (int i=0;i&lt;lens;i++){</w:t>
      </w:r>
    </w:p>
    <w:p w:rsidR="006A5DDE" w:rsidRPr="000665B4" w:rsidRDefault="006A5DDE" w:rsidP="006A5DDE">
      <w:pPr>
        <w:rPr>
          <w:rFonts w:ascii="宋体" w:eastAsia="宋体" w:hAnsi="宋体"/>
        </w:rPr>
      </w:pPr>
      <w:r w:rsidRPr="000665B4">
        <w:rPr>
          <w:rFonts w:ascii="宋体" w:eastAsia="宋体" w:hAnsi="宋体"/>
        </w:rPr>
        <w:t xml:space="preserve">        while(s[i]!=pattern[j]){</w:t>
      </w:r>
    </w:p>
    <w:p w:rsidR="006A5DDE" w:rsidRPr="000665B4" w:rsidRDefault="006A5DDE" w:rsidP="006A5DDE">
      <w:pPr>
        <w:rPr>
          <w:rFonts w:ascii="宋体" w:eastAsia="宋体" w:hAnsi="宋体"/>
        </w:rPr>
      </w:pPr>
      <w:r w:rsidRPr="000665B4">
        <w:rPr>
          <w:rFonts w:ascii="宋体" w:eastAsia="宋体" w:hAnsi="宋体"/>
        </w:rPr>
        <w:t xml:space="preserve">            if(j==0) break;</w:t>
      </w:r>
    </w:p>
    <w:p w:rsidR="006A5DDE" w:rsidRPr="000665B4" w:rsidRDefault="006A5DDE" w:rsidP="006A5DDE">
      <w:pPr>
        <w:rPr>
          <w:rFonts w:ascii="宋体" w:eastAsia="宋体" w:hAnsi="宋体"/>
        </w:rPr>
      </w:pPr>
      <w:r w:rsidRPr="000665B4">
        <w:rPr>
          <w:rFonts w:ascii="宋体" w:eastAsia="宋体" w:hAnsi="宋体"/>
        </w:rPr>
        <w:t xml:space="preserve">            j=next[j-1];</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lastRenderedPageBreak/>
        <w:t xml:space="preserve">        if(s[i]==pattern[j]){</w:t>
      </w:r>
    </w:p>
    <w:p w:rsidR="006A5DDE" w:rsidRPr="000665B4" w:rsidRDefault="006A5DDE" w:rsidP="006A5DDE">
      <w:pPr>
        <w:rPr>
          <w:rFonts w:ascii="宋体" w:eastAsia="宋体" w:hAnsi="宋体"/>
        </w:rPr>
      </w:pPr>
      <w:r w:rsidRPr="000665B4">
        <w:rPr>
          <w:rFonts w:ascii="宋体" w:eastAsia="宋体" w:hAnsi="宋体"/>
        </w:rPr>
        <w:t xml:space="preserve">            j++;</w:t>
      </w:r>
    </w:p>
    <w:p w:rsidR="006A5DDE" w:rsidRPr="000665B4" w:rsidRDefault="006A5DDE" w:rsidP="006A5DDE">
      <w:pPr>
        <w:rPr>
          <w:rFonts w:ascii="宋体" w:eastAsia="宋体" w:hAnsi="宋体"/>
        </w:rPr>
      </w:pPr>
      <w:r w:rsidRPr="000665B4">
        <w:rPr>
          <w:rFonts w:ascii="宋体" w:eastAsia="宋体" w:hAnsi="宋体"/>
        </w:rPr>
        <w:t xml:space="preserve">            if(j==lenp) return true;</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return false;</w:t>
      </w:r>
    </w:p>
    <w:p w:rsidR="006A5DDE" w:rsidRPr="000665B4" w:rsidRDefault="006A5DDE" w:rsidP="006A5DDE">
      <w:pPr>
        <w:rPr>
          <w:rFonts w:ascii="宋体" w:eastAsia="宋体" w:hAnsi="宋体"/>
        </w:rPr>
      </w:pPr>
      <w:r w:rsidRPr="000665B4">
        <w:rPr>
          <w:rFonts w:ascii="宋体" w:eastAsia="宋体" w:hAnsi="宋体"/>
        </w:rPr>
        <w:t>}</w:t>
      </w:r>
    </w:p>
    <w:p w:rsidR="006A5DDE" w:rsidRPr="000665B4" w:rsidRDefault="006A5DDE" w:rsidP="006A5DDE">
      <w:pPr>
        <w:rPr>
          <w:rFonts w:ascii="宋体" w:eastAsia="宋体" w:hAnsi="宋体"/>
        </w:rPr>
      </w:pPr>
    </w:p>
    <w:p w:rsidR="006A5DDE" w:rsidRPr="000665B4" w:rsidRDefault="006A5DDE" w:rsidP="006A5DDE">
      <w:pPr>
        <w:rPr>
          <w:rFonts w:ascii="宋体" w:eastAsia="宋体" w:hAnsi="宋体"/>
        </w:rPr>
      </w:pPr>
      <w:r w:rsidRPr="000665B4">
        <w:rPr>
          <w:rFonts w:ascii="宋体" w:eastAsia="宋体" w:hAnsi="宋体"/>
        </w:rPr>
        <w:t>int main()</w:t>
      </w:r>
    </w:p>
    <w:p w:rsidR="006A5DDE" w:rsidRPr="000665B4" w:rsidRDefault="006A5DDE" w:rsidP="006A5DDE">
      <w:pPr>
        <w:rPr>
          <w:rFonts w:ascii="宋体" w:eastAsia="宋体" w:hAnsi="宋体"/>
        </w:rPr>
      </w:pPr>
      <w:r w:rsidRPr="000665B4">
        <w:rPr>
          <w:rFonts w:ascii="宋体" w:eastAsia="宋体" w:hAnsi="宋体"/>
        </w:rPr>
        <w:t>{</w:t>
      </w:r>
    </w:p>
    <w:p w:rsidR="006A5DDE" w:rsidRPr="000665B4" w:rsidRDefault="006A5DDE" w:rsidP="006A5DDE">
      <w:pPr>
        <w:rPr>
          <w:rFonts w:ascii="宋体" w:eastAsia="宋体" w:hAnsi="宋体"/>
        </w:rPr>
      </w:pPr>
      <w:r w:rsidRPr="000665B4">
        <w:rPr>
          <w:rFonts w:ascii="宋体" w:eastAsia="宋体" w:hAnsi="宋体"/>
        </w:rPr>
        <w:t xml:space="preserve">    int t;</w:t>
      </w:r>
    </w:p>
    <w:p w:rsidR="006A5DDE" w:rsidRPr="000665B4" w:rsidRDefault="006A5DDE" w:rsidP="006A5DDE">
      <w:pPr>
        <w:rPr>
          <w:rFonts w:ascii="宋体" w:eastAsia="宋体" w:hAnsi="宋体"/>
        </w:rPr>
      </w:pPr>
      <w:r w:rsidRPr="000665B4">
        <w:rPr>
          <w:rFonts w:ascii="宋体" w:eastAsia="宋体" w:hAnsi="宋体"/>
        </w:rPr>
        <w:t xml:space="preserve">    scanf("%d",&amp;t);</w:t>
      </w:r>
    </w:p>
    <w:p w:rsidR="006A5DDE" w:rsidRPr="000665B4" w:rsidRDefault="006A5DDE" w:rsidP="006A5DDE">
      <w:pPr>
        <w:rPr>
          <w:rFonts w:ascii="宋体" w:eastAsia="宋体" w:hAnsi="宋体"/>
        </w:rPr>
      </w:pPr>
      <w:r w:rsidRPr="000665B4">
        <w:rPr>
          <w:rFonts w:ascii="宋体" w:eastAsia="宋体" w:hAnsi="宋体"/>
        </w:rPr>
        <w:t xml:space="preserve">    while(t--){</w:t>
      </w:r>
    </w:p>
    <w:p w:rsidR="006A5DDE" w:rsidRPr="000665B4" w:rsidRDefault="006A5DDE" w:rsidP="006A5DDE">
      <w:pPr>
        <w:rPr>
          <w:rFonts w:ascii="宋体" w:eastAsia="宋体" w:hAnsi="宋体"/>
        </w:rPr>
      </w:pPr>
      <w:r w:rsidRPr="000665B4">
        <w:rPr>
          <w:rFonts w:ascii="宋体" w:eastAsia="宋体" w:hAnsi="宋体"/>
        </w:rPr>
        <w:t xml:space="preserve">        int n;</w:t>
      </w:r>
    </w:p>
    <w:p w:rsidR="006A5DDE" w:rsidRPr="000665B4" w:rsidRDefault="006A5DDE" w:rsidP="006A5DDE">
      <w:pPr>
        <w:rPr>
          <w:rFonts w:ascii="宋体" w:eastAsia="宋体" w:hAnsi="宋体"/>
        </w:rPr>
      </w:pPr>
      <w:r w:rsidRPr="000665B4">
        <w:rPr>
          <w:rFonts w:ascii="宋体" w:eastAsia="宋体" w:hAnsi="宋体"/>
        </w:rPr>
        <w:t xml:space="preserve">        string s[MAXN];</w:t>
      </w:r>
    </w:p>
    <w:p w:rsidR="006A5DDE" w:rsidRPr="000665B4" w:rsidRDefault="006A5DDE" w:rsidP="006A5DDE">
      <w:pPr>
        <w:rPr>
          <w:rFonts w:ascii="宋体" w:eastAsia="宋体" w:hAnsi="宋体"/>
        </w:rPr>
      </w:pPr>
      <w:r w:rsidRPr="000665B4">
        <w:rPr>
          <w:rFonts w:ascii="宋体" w:eastAsia="宋体" w:hAnsi="宋体"/>
        </w:rPr>
        <w:t xml:space="preserve">        scanf("%d",&amp;n);</w:t>
      </w:r>
    </w:p>
    <w:p w:rsidR="006A5DDE" w:rsidRPr="000665B4" w:rsidRDefault="006A5DDE" w:rsidP="006A5DDE">
      <w:pPr>
        <w:rPr>
          <w:rFonts w:ascii="宋体" w:eastAsia="宋体" w:hAnsi="宋体"/>
        </w:rPr>
      </w:pPr>
      <w:r w:rsidRPr="000665B4">
        <w:rPr>
          <w:rFonts w:ascii="宋体" w:eastAsia="宋体" w:hAnsi="宋体"/>
        </w:rPr>
        <w:t xml:space="preserve">        for (int i=0;i&lt;n;i++) cin&gt;&gt;s[i];</w:t>
      </w:r>
    </w:p>
    <w:p w:rsidR="006A5DDE" w:rsidRPr="000665B4" w:rsidRDefault="006A5DDE" w:rsidP="006A5DDE">
      <w:pPr>
        <w:rPr>
          <w:rFonts w:ascii="宋体" w:eastAsia="宋体" w:hAnsi="宋体"/>
        </w:rPr>
      </w:pPr>
      <w:r w:rsidRPr="000665B4">
        <w:rPr>
          <w:rFonts w:ascii="宋体" w:eastAsia="宋体" w:hAnsi="宋体"/>
        </w:rPr>
        <w:t xml:space="preserve">        int len=s[0].size();</w:t>
      </w:r>
    </w:p>
    <w:p w:rsidR="006A5DDE" w:rsidRPr="000665B4" w:rsidRDefault="006A5DDE" w:rsidP="006A5DDE">
      <w:pPr>
        <w:rPr>
          <w:rFonts w:ascii="宋体" w:eastAsia="宋体" w:hAnsi="宋体"/>
        </w:rPr>
      </w:pPr>
      <w:r w:rsidRPr="000665B4">
        <w:rPr>
          <w:rFonts w:ascii="宋体" w:eastAsia="宋体" w:hAnsi="宋体"/>
        </w:rPr>
        <w:t xml:space="preserve">        bool found=false;</w:t>
      </w:r>
    </w:p>
    <w:p w:rsidR="006A5DDE" w:rsidRPr="000665B4" w:rsidRDefault="006A5DDE" w:rsidP="006A5DDE">
      <w:pPr>
        <w:rPr>
          <w:rFonts w:ascii="宋体" w:eastAsia="宋体" w:hAnsi="宋体"/>
        </w:rPr>
      </w:pPr>
      <w:r w:rsidRPr="000665B4">
        <w:rPr>
          <w:rFonts w:ascii="宋体" w:eastAsia="宋体" w:hAnsi="宋体"/>
        </w:rPr>
        <w:t xml:space="preserve">        for (int nowlen=len;nowlen&gt;=1;nowlen--){</w:t>
      </w:r>
    </w:p>
    <w:p w:rsidR="006A5DDE" w:rsidRPr="000665B4" w:rsidRDefault="006A5DDE" w:rsidP="006A5DDE">
      <w:pPr>
        <w:rPr>
          <w:rFonts w:ascii="宋体" w:eastAsia="宋体" w:hAnsi="宋体"/>
        </w:rPr>
      </w:pPr>
      <w:r w:rsidRPr="000665B4">
        <w:rPr>
          <w:rFonts w:ascii="宋体" w:eastAsia="宋体" w:hAnsi="宋体"/>
        </w:rPr>
        <w:t xml:space="preserve">            for (int i=0;i+nowlen-1&lt;len;i++){</w:t>
      </w:r>
    </w:p>
    <w:p w:rsidR="006A5DDE" w:rsidRPr="000665B4" w:rsidRDefault="006A5DDE" w:rsidP="006A5DDE">
      <w:pPr>
        <w:rPr>
          <w:rFonts w:ascii="宋体" w:eastAsia="宋体" w:hAnsi="宋体"/>
        </w:rPr>
      </w:pPr>
      <w:r w:rsidRPr="000665B4">
        <w:rPr>
          <w:rFonts w:ascii="宋体" w:eastAsia="宋体" w:hAnsi="宋体"/>
        </w:rPr>
        <w:t xml:space="preserve">                string pattern1=s[0].substr(i,nowlen),pattern2=pattern1;</w:t>
      </w:r>
    </w:p>
    <w:p w:rsidR="006A5DDE" w:rsidRPr="000665B4" w:rsidRDefault="006A5DDE" w:rsidP="006A5DDE">
      <w:pPr>
        <w:rPr>
          <w:rFonts w:ascii="宋体" w:eastAsia="宋体" w:hAnsi="宋体"/>
        </w:rPr>
      </w:pPr>
      <w:r w:rsidRPr="000665B4">
        <w:rPr>
          <w:rFonts w:ascii="宋体" w:eastAsia="宋体" w:hAnsi="宋体"/>
        </w:rPr>
        <w:t xml:space="preserve">                reverse(pattern2.begin(),pattern2.end());</w:t>
      </w:r>
    </w:p>
    <w:p w:rsidR="006A5DDE" w:rsidRPr="000665B4" w:rsidRDefault="006A5DDE" w:rsidP="006A5DDE">
      <w:pPr>
        <w:rPr>
          <w:rFonts w:ascii="宋体" w:eastAsia="宋体" w:hAnsi="宋体"/>
        </w:rPr>
      </w:pPr>
      <w:r w:rsidRPr="000665B4">
        <w:rPr>
          <w:rFonts w:ascii="宋体" w:eastAsia="宋体" w:hAnsi="宋体"/>
        </w:rPr>
        <w:t xml:space="preserve">                found=true;</w:t>
      </w:r>
    </w:p>
    <w:p w:rsidR="006A5DDE" w:rsidRPr="000665B4" w:rsidRDefault="006A5DDE" w:rsidP="006A5DDE">
      <w:pPr>
        <w:rPr>
          <w:rFonts w:ascii="宋体" w:eastAsia="宋体" w:hAnsi="宋体"/>
        </w:rPr>
      </w:pPr>
      <w:r w:rsidRPr="000665B4">
        <w:rPr>
          <w:rFonts w:ascii="宋体" w:eastAsia="宋体" w:hAnsi="宋体"/>
        </w:rPr>
        <w:t xml:space="preserve">                for(int j=1;j&lt;n;j++){</w:t>
      </w:r>
    </w:p>
    <w:p w:rsidR="006A5DDE" w:rsidRPr="000665B4" w:rsidRDefault="006A5DDE" w:rsidP="006A5DDE">
      <w:pPr>
        <w:rPr>
          <w:rFonts w:ascii="宋体" w:eastAsia="宋体" w:hAnsi="宋体"/>
        </w:rPr>
      </w:pPr>
      <w:r w:rsidRPr="000665B4">
        <w:rPr>
          <w:rFonts w:ascii="宋体" w:eastAsia="宋体" w:hAnsi="宋体"/>
        </w:rPr>
        <w:t xml:space="preserve">                    if(!kmp(pattern1,s[j])&amp;&amp;!kmp(pattern2,s[j])){</w:t>
      </w:r>
    </w:p>
    <w:p w:rsidR="006A5DDE" w:rsidRPr="000665B4" w:rsidRDefault="006A5DDE" w:rsidP="006A5DDE">
      <w:pPr>
        <w:rPr>
          <w:rFonts w:ascii="宋体" w:eastAsia="宋体" w:hAnsi="宋体"/>
        </w:rPr>
      </w:pPr>
      <w:r w:rsidRPr="000665B4">
        <w:rPr>
          <w:rFonts w:ascii="宋体" w:eastAsia="宋体" w:hAnsi="宋体"/>
        </w:rPr>
        <w:t xml:space="preserve">                        found=false;</w:t>
      </w:r>
    </w:p>
    <w:p w:rsidR="006A5DDE" w:rsidRPr="000665B4" w:rsidRDefault="006A5DDE" w:rsidP="006A5DDE">
      <w:pPr>
        <w:rPr>
          <w:rFonts w:ascii="宋体" w:eastAsia="宋体" w:hAnsi="宋体"/>
        </w:rPr>
      </w:pPr>
      <w:r w:rsidRPr="000665B4">
        <w:rPr>
          <w:rFonts w:ascii="宋体" w:eastAsia="宋体" w:hAnsi="宋体"/>
        </w:rPr>
        <w:t xml:space="preserve">                        break;</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if(found) break;</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if(found){</w:t>
      </w:r>
    </w:p>
    <w:p w:rsidR="006A5DDE" w:rsidRPr="000665B4" w:rsidRDefault="006A5DDE" w:rsidP="006A5DDE">
      <w:pPr>
        <w:rPr>
          <w:rFonts w:ascii="宋体" w:eastAsia="宋体" w:hAnsi="宋体"/>
        </w:rPr>
      </w:pPr>
      <w:r w:rsidRPr="000665B4">
        <w:rPr>
          <w:rFonts w:ascii="宋体" w:eastAsia="宋体" w:hAnsi="宋体"/>
        </w:rPr>
        <w:t xml:space="preserve">                printf("%d\n",nowlen);</w:t>
      </w:r>
    </w:p>
    <w:p w:rsidR="006A5DDE" w:rsidRPr="000665B4" w:rsidRDefault="006A5DDE" w:rsidP="006A5DDE">
      <w:pPr>
        <w:rPr>
          <w:rFonts w:ascii="宋体" w:eastAsia="宋体" w:hAnsi="宋体"/>
        </w:rPr>
      </w:pPr>
      <w:r w:rsidRPr="000665B4">
        <w:rPr>
          <w:rFonts w:ascii="宋体" w:eastAsia="宋体" w:hAnsi="宋体"/>
        </w:rPr>
        <w:t xml:space="preserve">                break;</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if(!found) printf("0\n");</w:t>
      </w:r>
    </w:p>
    <w:p w:rsidR="006A5DDE" w:rsidRPr="000665B4" w:rsidRDefault="006A5DDE" w:rsidP="006A5DDE">
      <w:pPr>
        <w:rPr>
          <w:rFonts w:ascii="宋体" w:eastAsia="宋体" w:hAnsi="宋体"/>
        </w:rPr>
      </w:pPr>
      <w:r w:rsidRPr="000665B4">
        <w:rPr>
          <w:rFonts w:ascii="宋体" w:eastAsia="宋体" w:hAnsi="宋体"/>
        </w:rPr>
        <w:t xml:space="preserve">    }</w:t>
      </w:r>
    </w:p>
    <w:p w:rsidR="006A5DDE" w:rsidRPr="000665B4" w:rsidRDefault="006A5DDE" w:rsidP="006A5DDE">
      <w:pPr>
        <w:rPr>
          <w:rFonts w:ascii="宋体" w:eastAsia="宋体" w:hAnsi="宋体"/>
        </w:rPr>
      </w:pPr>
      <w:r w:rsidRPr="000665B4">
        <w:rPr>
          <w:rFonts w:ascii="宋体" w:eastAsia="宋体" w:hAnsi="宋体"/>
        </w:rPr>
        <w:t xml:space="preserve">    return 0;</w:t>
      </w:r>
    </w:p>
    <w:p w:rsidR="006A5DDE" w:rsidRPr="000665B4" w:rsidRDefault="006A5DDE" w:rsidP="006A5DDE">
      <w:pPr>
        <w:rPr>
          <w:rFonts w:ascii="宋体" w:eastAsia="宋体" w:hAnsi="宋体"/>
        </w:rPr>
      </w:pPr>
      <w:r w:rsidRPr="000665B4">
        <w:rPr>
          <w:rFonts w:ascii="宋体" w:eastAsia="宋体" w:hAnsi="宋体"/>
        </w:rPr>
        <w:t>}</w:t>
      </w:r>
    </w:p>
    <w:p w:rsidR="006A5DDE" w:rsidRPr="000665B4" w:rsidRDefault="00523081" w:rsidP="00523081">
      <w:pPr>
        <w:pStyle w:val="4"/>
        <w:rPr>
          <w:rFonts w:ascii="宋体" w:eastAsia="宋体" w:hAnsi="宋体"/>
          <w:b w:val="0"/>
        </w:rPr>
      </w:pPr>
      <w:r w:rsidRPr="000665B4">
        <w:rPr>
          <w:rFonts w:ascii="宋体" w:eastAsia="宋体" w:hAnsi="宋体" w:hint="eastAsia"/>
          <w:b w:val="0"/>
        </w:rPr>
        <w:lastRenderedPageBreak/>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2328</w:t>
      </w:r>
      <w:r w:rsidRPr="000665B4">
        <w:rPr>
          <w:rFonts w:ascii="宋体" w:eastAsia="宋体" w:hAnsi="宋体" w:hint="eastAsia"/>
          <w:b w:val="0"/>
        </w:rPr>
        <w:t>-</w:t>
      </w:r>
      <w:hyperlink r:id="rId63" w:anchor="problem/F" w:history="1">
        <w:r w:rsidRPr="000665B4">
          <w:rPr>
            <w:rFonts w:ascii="宋体" w:eastAsia="宋体" w:hAnsi="宋体"/>
            <w:b w:val="0"/>
            <w:szCs w:val="22"/>
          </w:rPr>
          <w:t>Corporate Identity</w:t>
        </w:r>
      </w:hyperlink>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2328</w:instrText>
      </w:r>
      <w:r w:rsidRPr="000665B4">
        <w:rPr>
          <w:rFonts w:ascii="宋体" w:eastAsia="宋体" w:hAnsi="宋体" w:hint="eastAsia"/>
          <w:b w:val="0"/>
        </w:rPr>
        <w:instrText>-</w:instrText>
      </w:r>
      <w:r w:rsidRPr="000665B4">
        <w:rPr>
          <w:rFonts w:ascii="宋体" w:eastAsia="宋体" w:hAnsi="宋体"/>
          <w:b w:val="0"/>
          <w:szCs w:val="22"/>
        </w:rPr>
        <w:instrText>Corporate Identity</w:instrText>
      </w:r>
      <w:r w:rsidRPr="000665B4">
        <w:rPr>
          <w:rFonts w:ascii="宋体" w:eastAsia="宋体" w:hAnsi="宋体"/>
          <w:b w:val="0"/>
        </w:rPr>
        <w:instrText>:</w:instrText>
      </w:r>
      <w:r w:rsidRPr="000665B4">
        <w:rPr>
          <w:rFonts w:ascii="宋体" w:eastAsia="宋体" w:hAnsi="宋体"/>
        </w:rPr>
        <w:instrText xml:space="preserve">2328" \y "HDU:2328" </w:instrText>
      </w:r>
      <w:r w:rsidRPr="000665B4">
        <w:rPr>
          <w:rFonts w:ascii="宋体" w:eastAsia="宋体" w:hAnsi="宋体"/>
          <w:b w:val="0"/>
        </w:rPr>
        <w:fldChar w:fldCharType="end"/>
      </w:r>
    </w:p>
    <w:p w:rsidR="00523081" w:rsidRPr="000665B4" w:rsidRDefault="00523081" w:rsidP="003214F5">
      <w:pPr>
        <w:rPr>
          <w:rFonts w:ascii="宋体" w:eastAsia="宋体" w:hAnsi="宋体"/>
        </w:rPr>
      </w:pPr>
      <w:r w:rsidRPr="000665B4">
        <w:rPr>
          <w:rFonts w:ascii="宋体" w:eastAsia="宋体" w:hAnsi="宋体" w:hint="eastAsia"/>
        </w:rPr>
        <w:t>【题意】给定</w:t>
      </w:r>
      <w:r w:rsidRPr="000665B4">
        <w:rPr>
          <w:rFonts w:ascii="宋体" w:eastAsia="宋体" w:hAnsi="宋体"/>
        </w:rPr>
        <w:t>n</w:t>
      </w:r>
      <w:r w:rsidRPr="000665B4">
        <w:rPr>
          <w:rFonts w:ascii="宋体" w:eastAsia="宋体" w:hAnsi="宋体" w:hint="eastAsia"/>
        </w:rPr>
        <w:t>个字符串，求它们的最长公共子串（优先输出字典序小的）</w:t>
      </w:r>
    </w:p>
    <w:p w:rsidR="00523081" w:rsidRPr="000665B4" w:rsidRDefault="00523081" w:rsidP="003214F5">
      <w:pPr>
        <w:rPr>
          <w:rFonts w:ascii="宋体" w:eastAsia="宋体" w:hAnsi="宋体"/>
        </w:rPr>
      </w:pPr>
      <w:r w:rsidRPr="000665B4">
        <w:rPr>
          <w:rFonts w:ascii="宋体" w:eastAsia="宋体" w:hAnsi="宋体" w:hint="eastAsia"/>
        </w:rPr>
        <w:t>【TAG】字符串 最长公共子串 枚举 KMP</w:t>
      </w:r>
      <w:r w:rsidRPr="000665B4">
        <w:rPr>
          <w:rFonts w:ascii="宋体" w:eastAsia="宋体" w:hAnsi="宋体"/>
        </w:rPr>
        <w:t xml:space="preserve"> </w:t>
      </w:r>
      <w:r w:rsidRPr="000665B4">
        <w:rPr>
          <w:rFonts w:ascii="宋体" w:eastAsia="宋体" w:hAnsi="宋体" w:hint="eastAsia"/>
        </w:rPr>
        <w:t>签到题</w:t>
      </w:r>
    </w:p>
    <w:p w:rsidR="00523081" w:rsidRPr="000665B4" w:rsidRDefault="00523081" w:rsidP="003214F5">
      <w:pPr>
        <w:rPr>
          <w:rFonts w:ascii="宋体" w:eastAsia="宋体" w:hAnsi="宋体"/>
        </w:rPr>
      </w:pPr>
      <w:r w:rsidRPr="000665B4">
        <w:rPr>
          <w:rFonts w:ascii="宋体" w:eastAsia="宋体" w:hAnsi="宋体" w:hint="eastAsia"/>
        </w:rPr>
        <w:t>【题解】POJ3080原题，改了一下输入输出就过了</w:t>
      </w:r>
    </w:p>
    <w:p w:rsidR="00523081" w:rsidRPr="000665B4" w:rsidRDefault="00523081" w:rsidP="003214F5">
      <w:pPr>
        <w:rPr>
          <w:rFonts w:ascii="宋体" w:eastAsia="宋体" w:hAnsi="宋体"/>
        </w:rPr>
      </w:pPr>
      <w:r w:rsidRPr="000665B4">
        <w:rPr>
          <w:rFonts w:ascii="宋体" w:eastAsia="宋体" w:hAnsi="宋体" w:hint="eastAsia"/>
        </w:rPr>
        <w:t>【代码】</w:t>
      </w:r>
    </w:p>
    <w:p w:rsidR="00523081" w:rsidRPr="000665B4" w:rsidRDefault="00523081" w:rsidP="00523081">
      <w:pPr>
        <w:rPr>
          <w:rFonts w:ascii="宋体" w:eastAsia="宋体" w:hAnsi="宋体"/>
        </w:rPr>
      </w:pPr>
      <w:r w:rsidRPr="000665B4">
        <w:rPr>
          <w:rFonts w:ascii="宋体" w:eastAsia="宋体" w:hAnsi="宋体"/>
        </w:rPr>
        <w:t>#include &lt;bits/stdc++.h&gt;</w:t>
      </w:r>
    </w:p>
    <w:p w:rsidR="00523081" w:rsidRPr="000665B4" w:rsidRDefault="00523081" w:rsidP="00523081">
      <w:pPr>
        <w:rPr>
          <w:rFonts w:ascii="宋体" w:eastAsia="宋体" w:hAnsi="宋体"/>
        </w:rPr>
      </w:pPr>
      <w:r w:rsidRPr="000665B4">
        <w:rPr>
          <w:rFonts w:ascii="宋体" w:eastAsia="宋体" w:hAnsi="宋体"/>
        </w:rPr>
        <w:t>#define MAXLEN 210</w:t>
      </w:r>
    </w:p>
    <w:p w:rsidR="00523081" w:rsidRPr="000665B4" w:rsidRDefault="00523081" w:rsidP="00523081">
      <w:pPr>
        <w:rPr>
          <w:rFonts w:ascii="宋体" w:eastAsia="宋体" w:hAnsi="宋体"/>
        </w:rPr>
      </w:pPr>
      <w:r w:rsidRPr="000665B4">
        <w:rPr>
          <w:rFonts w:ascii="宋体" w:eastAsia="宋体" w:hAnsi="宋体"/>
        </w:rPr>
        <w:t>#define MAXM 4004</w:t>
      </w:r>
    </w:p>
    <w:p w:rsidR="00523081" w:rsidRPr="000665B4" w:rsidRDefault="00523081" w:rsidP="00523081">
      <w:pPr>
        <w:rPr>
          <w:rFonts w:ascii="宋体" w:eastAsia="宋体" w:hAnsi="宋体"/>
        </w:rPr>
      </w:pPr>
    </w:p>
    <w:p w:rsidR="00523081" w:rsidRPr="000665B4" w:rsidRDefault="00523081" w:rsidP="00523081">
      <w:pPr>
        <w:rPr>
          <w:rFonts w:ascii="宋体" w:eastAsia="宋体" w:hAnsi="宋体"/>
        </w:rPr>
      </w:pPr>
      <w:r w:rsidRPr="000665B4">
        <w:rPr>
          <w:rFonts w:ascii="宋体" w:eastAsia="宋体" w:hAnsi="宋体"/>
        </w:rPr>
        <w:t>using namespace std;</w:t>
      </w:r>
    </w:p>
    <w:p w:rsidR="00523081" w:rsidRPr="000665B4" w:rsidRDefault="00523081" w:rsidP="00523081">
      <w:pPr>
        <w:rPr>
          <w:rFonts w:ascii="宋体" w:eastAsia="宋体" w:hAnsi="宋体"/>
        </w:rPr>
      </w:pPr>
    </w:p>
    <w:p w:rsidR="00523081" w:rsidRPr="000665B4" w:rsidRDefault="00523081" w:rsidP="00523081">
      <w:pPr>
        <w:rPr>
          <w:rFonts w:ascii="宋体" w:eastAsia="宋体" w:hAnsi="宋体"/>
        </w:rPr>
      </w:pPr>
      <w:r w:rsidRPr="000665B4">
        <w:rPr>
          <w:rFonts w:ascii="宋体" w:eastAsia="宋体" w:hAnsi="宋体"/>
        </w:rPr>
        <w:t>void cal_next(char s[],int len,int next[]){</w:t>
      </w:r>
    </w:p>
    <w:p w:rsidR="00523081" w:rsidRPr="000665B4" w:rsidRDefault="00523081" w:rsidP="00523081">
      <w:pPr>
        <w:rPr>
          <w:rFonts w:ascii="宋体" w:eastAsia="宋体" w:hAnsi="宋体"/>
        </w:rPr>
      </w:pPr>
      <w:r w:rsidRPr="000665B4">
        <w:rPr>
          <w:rFonts w:ascii="宋体" w:eastAsia="宋体" w:hAnsi="宋体"/>
        </w:rPr>
        <w:t xml:space="preserve">    next[0]=0;</w:t>
      </w:r>
    </w:p>
    <w:p w:rsidR="00523081" w:rsidRPr="000665B4" w:rsidRDefault="00523081" w:rsidP="00523081">
      <w:pPr>
        <w:rPr>
          <w:rFonts w:ascii="宋体" w:eastAsia="宋体" w:hAnsi="宋体"/>
        </w:rPr>
      </w:pPr>
      <w:r w:rsidRPr="000665B4">
        <w:rPr>
          <w:rFonts w:ascii="宋体" w:eastAsia="宋体" w:hAnsi="宋体"/>
        </w:rPr>
        <w:t xml:space="preserve">    int j=0,i=1;</w:t>
      </w:r>
    </w:p>
    <w:p w:rsidR="00523081" w:rsidRPr="000665B4" w:rsidRDefault="00523081" w:rsidP="00523081">
      <w:pPr>
        <w:rPr>
          <w:rFonts w:ascii="宋体" w:eastAsia="宋体" w:hAnsi="宋体"/>
        </w:rPr>
      </w:pPr>
      <w:r w:rsidRPr="000665B4">
        <w:rPr>
          <w:rFonts w:ascii="宋体" w:eastAsia="宋体" w:hAnsi="宋体"/>
        </w:rPr>
        <w:t xml:space="preserve">    while(i&lt;len){</w:t>
      </w:r>
    </w:p>
    <w:p w:rsidR="00523081" w:rsidRPr="000665B4" w:rsidRDefault="00523081" w:rsidP="00523081">
      <w:pPr>
        <w:rPr>
          <w:rFonts w:ascii="宋体" w:eastAsia="宋体" w:hAnsi="宋体"/>
        </w:rPr>
      </w:pPr>
      <w:r w:rsidRPr="000665B4">
        <w:rPr>
          <w:rFonts w:ascii="宋体" w:eastAsia="宋体" w:hAnsi="宋体"/>
        </w:rPr>
        <w:t xml:space="preserve">        if(s[i]==s[j]){</w:t>
      </w:r>
    </w:p>
    <w:p w:rsidR="00523081" w:rsidRPr="000665B4" w:rsidRDefault="00523081" w:rsidP="00523081">
      <w:pPr>
        <w:rPr>
          <w:rFonts w:ascii="宋体" w:eastAsia="宋体" w:hAnsi="宋体"/>
        </w:rPr>
      </w:pPr>
      <w:r w:rsidRPr="000665B4">
        <w:rPr>
          <w:rFonts w:ascii="宋体" w:eastAsia="宋体" w:hAnsi="宋体"/>
        </w:rPr>
        <w:t xml:space="preserve">            next[i++]=(j++)+1;</w:t>
      </w:r>
    </w:p>
    <w:p w:rsidR="00523081" w:rsidRPr="000665B4" w:rsidRDefault="00523081" w:rsidP="00523081">
      <w:pPr>
        <w:rPr>
          <w:rFonts w:ascii="宋体" w:eastAsia="宋体" w:hAnsi="宋体"/>
        </w:rPr>
      </w:pPr>
      <w:r w:rsidRPr="000665B4">
        <w:rPr>
          <w:rFonts w:ascii="宋体" w:eastAsia="宋体" w:hAnsi="宋体"/>
        </w:rPr>
        <w:t xml:space="preserve">            continue;</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while(s[i]!=s[j]){</w:t>
      </w:r>
    </w:p>
    <w:p w:rsidR="00523081" w:rsidRPr="000665B4" w:rsidRDefault="00523081" w:rsidP="00523081">
      <w:pPr>
        <w:rPr>
          <w:rFonts w:ascii="宋体" w:eastAsia="宋体" w:hAnsi="宋体"/>
        </w:rPr>
      </w:pPr>
      <w:r w:rsidRPr="000665B4">
        <w:rPr>
          <w:rFonts w:ascii="宋体" w:eastAsia="宋体" w:hAnsi="宋体"/>
        </w:rPr>
        <w:t xml:space="preserve">            if(j==0){</w:t>
      </w:r>
    </w:p>
    <w:p w:rsidR="00523081" w:rsidRPr="000665B4" w:rsidRDefault="00523081" w:rsidP="00523081">
      <w:pPr>
        <w:rPr>
          <w:rFonts w:ascii="宋体" w:eastAsia="宋体" w:hAnsi="宋体"/>
        </w:rPr>
      </w:pPr>
      <w:r w:rsidRPr="000665B4">
        <w:rPr>
          <w:rFonts w:ascii="宋体" w:eastAsia="宋体" w:hAnsi="宋体"/>
        </w:rPr>
        <w:t xml:space="preserve">                next[i++]=0;</w:t>
      </w:r>
    </w:p>
    <w:p w:rsidR="00523081" w:rsidRPr="000665B4" w:rsidRDefault="00523081" w:rsidP="00523081">
      <w:pPr>
        <w:rPr>
          <w:rFonts w:ascii="宋体" w:eastAsia="宋体" w:hAnsi="宋体"/>
        </w:rPr>
      </w:pPr>
      <w:r w:rsidRPr="000665B4">
        <w:rPr>
          <w:rFonts w:ascii="宋体" w:eastAsia="宋体" w:hAnsi="宋体"/>
        </w:rPr>
        <w:t xml:space="preserve">                break;</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j=next[j-1];</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w:t>
      </w:r>
    </w:p>
    <w:p w:rsidR="00523081" w:rsidRPr="000665B4" w:rsidRDefault="00523081" w:rsidP="00523081">
      <w:pPr>
        <w:rPr>
          <w:rFonts w:ascii="宋体" w:eastAsia="宋体" w:hAnsi="宋体"/>
        </w:rPr>
      </w:pPr>
    </w:p>
    <w:p w:rsidR="00523081" w:rsidRPr="000665B4" w:rsidRDefault="00523081" w:rsidP="00523081">
      <w:pPr>
        <w:rPr>
          <w:rFonts w:ascii="宋体" w:eastAsia="宋体" w:hAnsi="宋体"/>
        </w:rPr>
      </w:pPr>
      <w:r w:rsidRPr="000665B4">
        <w:rPr>
          <w:rFonts w:ascii="宋体" w:eastAsia="宋体" w:hAnsi="宋体"/>
        </w:rPr>
        <w:t>bool kmp(char pattern[],int len,char s[]){</w:t>
      </w:r>
    </w:p>
    <w:p w:rsidR="00523081" w:rsidRPr="000665B4" w:rsidRDefault="00523081" w:rsidP="00523081">
      <w:pPr>
        <w:rPr>
          <w:rFonts w:ascii="宋体" w:eastAsia="宋体" w:hAnsi="宋体"/>
        </w:rPr>
      </w:pPr>
      <w:r w:rsidRPr="000665B4">
        <w:rPr>
          <w:rFonts w:ascii="宋体" w:eastAsia="宋体" w:hAnsi="宋体"/>
        </w:rPr>
        <w:t xml:space="preserve">    int next[MAXLEN];</w:t>
      </w:r>
    </w:p>
    <w:p w:rsidR="00523081" w:rsidRPr="000665B4" w:rsidRDefault="00523081" w:rsidP="00523081">
      <w:pPr>
        <w:rPr>
          <w:rFonts w:ascii="宋体" w:eastAsia="宋体" w:hAnsi="宋体"/>
        </w:rPr>
      </w:pPr>
      <w:r w:rsidRPr="000665B4">
        <w:rPr>
          <w:rFonts w:ascii="宋体" w:eastAsia="宋体" w:hAnsi="宋体"/>
        </w:rPr>
        <w:t xml:space="preserve">    cal_next(pattern,len,next);</w:t>
      </w:r>
    </w:p>
    <w:p w:rsidR="00523081" w:rsidRPr="000665B4" w:rsidRDefault="00523081" w:rsidP="00523081">
      <w:pPr>
        <w:rPr>
          <w:rFonts w:ascii="宋体" w:eastAsia="宋体" w:hAnsi="宋体"/>
        </w:rPr>
      </w:pPr>
      <w:r w:rsidRPr="000665B4">
        <w:rPr>
          <w:rFonts w:ascii="宋体" w:eastAsia="宋体" w:hAnsi="宋体"/>
        </w:rPr>
        <w:t xml:space="preserve">    int j=0,lens=strlen(s);</w:t>
      </w:r>
    </w:p>
    <w:p w:rsidR="00523081" w:rsidRPr="000665B4" w:rsidRDefault="00523081" w:rsidP="00523081">
      <w:pPr>
        <w:rPr>
          <w:rFonts w:ascii="宋体" w:eastAsia="宋体" w:hAnsi="宋体"/>
        </w:rPr>
      </w:pPr>
      <w:r w:rsidRPr="000665B4">
        <w:rPr>
          <w:rFonts w:ascii="宋体" w:eastAsia="宋体" w:hAnsi="宋体"/>
        </w:rPr>
        <w:t xml:space="preserve">    for (int i=0;i&lt;lens;i++){</w:t>
      </w:r>
    </w:p>
    <w:p w:rsidR="00523081" w:rsidRPr="000665B4" w:rsidRDefault="00523081" w:rsidP="00523081">
      <w:pPr>
        <w:rPr>
          <w:rFonts w:ascii="宋体" w:eastAsia="宋体" w:hAnsi="宋体"/>
        </w:rPr>
      </w:pPr>
      <w:r w:rsidRPr="000665B4">
        <w:rPr>
          <w:rFonts w:ascii="宋体" w:eastAsia="宋体" w:hAnsi="宋体"/>
        </w:rPr>
        <w:t xml:space="preserve">        while(s[i]!=pattern[j]){</w:t>
      </w:r>
    </w:p>
    <w:p w:rsidR="00523081" w:rsidRPr="000665B4" w:rsidRDefault="00523081" w:rsidP="00523081">
      <w:pPr>
        <w:rPr>
          <w:rFonts w:ascii="宋体" w:eastAsia="宋体" w:hAnsi="宋体"/>
        </w:rPr>
      </w:pPr>
      <w:r w:rsidRPr="000665B4">
        <w:rPr>
          <w:rFonts w:ascii="宋体" w:eastAsia="宋体" w:hAnsi="宋体"/>
        </w:rPr>
        <w:t xml:space="preserve">            if(j==0) break;</w:t>
      </w:r>
    </w:p>
    <w:p w:rsidR="00523081" w:rsidRPr="000665B4" w:rsidRDefault="00523081" w:rsidP="00523081">
      <w:pPr>
        <w:rPr>
          <w:rFonts w:ascii="宋体" w:eastAsia="宋体" w:hAnsi="宋体"/>
        </w:rPr>
      </w:pPr>
      <w:r w:rsidRPr="000665B4">
        <w:rPr>
          <w:rFonts w:ascii="宋体" w:eastAsia="宋体" w:hAnsi="宋体"/>
        </w:rPr>
        <w:t xml:space="preserve">            j=next[j-1];</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if(s[i]==pattern[j]){</w:t>
      </w:r>
    </w:p>
    <w:p w:rsidR="00523081" w:rsidRPr="000665B4" w:rsidRDefault="00523081" w:rsidP="00523081">
      <w:pPr>
        <w:rPr>
          <w:rFonts w:ascii="宋体" w:eastAsia="宋体" w:hAnsi="宋体"/>
        </w:rPr>
      </w:pPr>
      <w:r w:rsidRPr="000665B4">
        <w:rPr>
          <w:rFonts w:ascii="宋体" w:eastAsia="宋体" w:hAnsi="宋体"/>
        </w:rPr>
        <w:t xml:space="preserve">            j++;</w:t>
      </w:r>
    </w:p>
    <w:p w:rsidR="00523081" w:rsidRPr="000665B4" w:rsidRDefault="00523081" w:rsidP="00523081">
      <w:pPr>
        <w:rPr>
          <w:rFonts w:ascii="宋体" w:eastAsia="宋体" w:hAnsi="宋体"/>
        </w:rPr>
      </w:pPr>
      <w:r w:rsidRPr="000665B4">
        <w:rPr>
          <w:rFonts w:ascii="宋体" w:eastAsia="宋体" w:hAnsi="宋体"/>
        </w:rPr>
        <w:t xml:space="preserve">            if(j==len) return true;</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lastRenderedPageBreak/>
        <w:t xml:space="preserve">    }</w:t>
      </w:r>
    </w:p>
    <w:p w:rsidR="00523081" w:rsidRPr="000665B4" w:rsidRDefault="00523081" w:rsidP="00523081">
      <w:pPr>
        <w:rPr>
          <w:rFonts w:ascii="宋体" w:eastAsia="宋体" w:hAnsi="宋体"/>
        </w:rPr>
      </w:pPr>
      <w:r w:rsidRPr="000665B4">
        <w:rPr>
          <w:rFonts w:ascii="宋体" w:eastAsia="宋体" w:hAnsi="宋体"/>
        </w:rPr>
        <w:t xml:space="preserve">    return false;</w:t>
      </w:r>
    </w:p>
    <w:p w:rsidR="00523081" w:rsidRPr="000665B4" w:rsidRDefault="00523081" w:rsidP="00523081">
      <w:pPr>
        <w:rPr>
          <w:rFonts w:ascii="宋体" w:eastAsia="宋体" w:hAnsi="宋体"/>
        </w:rPr>
      </w:pPr>
      <w:r w:rsidRPr="000665B4">
        <w:rPr>
          <w:rFonts w:ascii="宋体" w:eastAsia="宋体" w:hAnsi="宋体"/>
        </w:rPr>
        <w:t>}</w:t>
      </w:r>
    </w:p>
    <w:p w:rsidR="00523081" w:rsidRPr="000665B4" w:rsidRDefault="00523081" w:rsidP="00523081">
      <w:pPr>
        <w:rPr>
          <w:rFonts w:ascii="宋体" w:eastAsia="宋体" w:hAnsi="宋体"/>
        </w:rPr>
      </w:pPr>
    </w:p>
    <w:p w:rsidR="00523081" w:rsidRPr="000665B4" w:rsidRDefault="00523081" w:rsidP="00523081">
      <w:pPr>
        <w:rPr>
          <w:rFonts w:ascii="宋体" w:eastAsia="宋体" w:hAnsi="宋体"/>
        </w:rPr>
      </w:pPr>
      <w:r w:rsidRPr="000665B4">
        <w:rPr>
          <w:rFonts w:ascii="宋体" w:eastAsia="宋体" w:hAnsi="宋体"/>
        </w:rPr>
        <w:t>int main()</w:t>
      </w:r>
    </w:p>
    <w:p w:rsidR="00523081" w:rsidRPr="000665B4" w:rsidRDefault="00523081" w:rsidP="00523081">
      <w:pPr>
        <w:rPr>
          <w:rFonts w:ascii="宋体" w:eastAsia="宋体" w:hAnsi="宋体"/>
        </w:rPr>
      </w:pPr>
      <w:r w:rsidRPr="000665B4">
        <w:rPr>
          <w:rFonts w:ascii="宋体" w:eastAsia="宋体" w:hAnsi="宋体"/>
        </w:rPr>
        <w:t>{</w:t>
      </w:r>
    </w:p>
    <w:p w:rsidR="00523081" w:rsidRPr="000665B4" w:rsidRDefault="00523081" w:rsidP="00523081">
      <w:pPr>
        <w:rPr>
          <w:rFonts w:ascii="宋体" w:eastAsia="宋体" w:hAnsi="宋体"/>
        </w:rPr>
      </w:pPr>
      <w:r w:rsidRPr="000665B4">
        <w:rPr>
          <w:rFonts w:ascii="宋体" w:eastAsia="宋体" w:hAnsi="宋体"/>
        </w:rPr>
        <w:t xml:space="preserve">    int m;</w:t>
      </w:r>
    </w:p>
    <w:p w:rsidR="00523081" w:rsidRPr="000665B4" w:rsidRDefault="00523081" w:rsidP="00523081">
      <w:pPr>
        <w:rPr>
          <w:rFonts w:ascii="宋体" w:eastAsia="宋体" w:hAnsi="宋体"/>
        </w:rPr>
      </w:pPr>
      <w:r w:rsidRPr="000665B4">
        <w:rPr>
          <w:rFonts w:ascii="宋体" w:eastAsia="宋体" w:hAnsi="宋体"/>
        </w:rPr>
        <w:t xml:space="preserve">    while(~scanf("%d",&amp;m)&amp;&amp;m){</w:t>
      </w:r>
    </w:p>
    <w:p w:rsidR="00523081" w:rsidRPr="000665B4" w:rsidRDefault="00523081" w:rsidP="00523081">
      <w:pPr>
        <w:rPr>
          <w:rFonts w:ascii="宋体" w:eastAsia="宋体" w:hAnsi="宋体"/>
        </w:rPr>
      </w:pPr>
      <w:r w:rsidRPr="000665B4">
        <w:rPr>
          <w:rFonts w:ascii="宋体" w:eastAsia="宋体" w:hAnsi="宋体"/>
        </w:rPr>
        <w:t xml:space="preserve">        char s[MAXM][MAXLEN];</w:t>
      </w:r>
    </w:p>
    <w:p w:rsidR="00523081" w:rsidRPr="000665B4" w:rsidRDefault="00523081" w:rsidP="00523081">
      <w:pPr>
        <w:rPr>
          <w:rFonts w:ascii="宋体" w:eastAsia="宋体" w:hAnsi="宋体"/>
        </w:rPr>
      </w:pPr>
      <w:r w:rsidRPr="000665B4">
        <w:rPr>
          <w:rFonts w:ascii="宋体" w:eastAsia="宋体" w:hAnsi="宋体"/>
        </w:rPr>
        <w:t xml:space="preserve">        scanf("%d",&amp;m);</w:t>
      </w:r>
    </w:p>
    <w:p w:rsidR="00523081" w:rsidRPr="000665B4" w:rsidRDefault="00523081" w:rsidP="00523081">
      <w:pPr>
        <w:rPr>
          <w:rFonts w:ascii="宋体" w:eastAsia="宋体" w:hAnsi="宋体"/>
        </w:rPr>
      </w:pPr>
      <w:r w:rsidRPr="000665B4">
        <w:rPr>
          <w:rFonts w:ascii="宋体" w:eastAsia="宋体" w:hAnsi="宋体"/>
        </w:rPr>
        <w:t xml:space="preserve">        for(int i=0;i&lt;m;i++) scanf("%s",s[i]);</w:t>
      </w:r>
    </w:p>
    <w:p w:rsidR="00523081" w:rsidRPr="000665B4" w:rsidRDefault="00523081" w:rsidP="00523081">
      <w:pPr>
        <w:rPr>
          <w:rFonts w:ascii="宋体" w:eastAsia="宋体" w:hAnsi="宋体"/>
        </w:rPr>
      </w:pPr>
      <w:r w:rsidRPr="000665B4">
        <w:rPr>
          <w:rFonts w:ascii="宋体" w:eastAsia="宋体" w:hAnsi="宋体"/>
        </w:rPr>
        <w:t xml:space="preserve">        bool found=false;</w:t>
      </w:r>
    </w:p>
    <w:p w:rsidR="00523081" w:rsidRPr="000665B4" w:rsidRDefault="00523081" w:rsidP="00523081">
      <w:pPr>
        <w:rPr>
          <w:rFonts w:ascii="宋体" w:eastAsia="宋体" w:hAnsi="宋体"/>
        </w:rPr>
      </w:pPr>
      <w:r w:rsidRPr="000665B4">
        <w:rPr>
          <w:rFonts w:ascii="宋体" w:eastAsia="宋体" w:hAnsi="宋体"/>
        </w:rPr>
        <w:t xml:space="preserve">        int s0len=strlen(s[0]);</w:t>
      </w:r>
    </w:p>
    <w:p w:rsidR="00523081" w:rsidRPr="000665B4" w:rsidRDefault="00523081" w:rsidP="00523081">
      <w:pPr>
        <w:rPr>
          <w:rFonts w:ascii="宋体" w:eastAsia="宋体" w:hAnsi="宋体"/>
        </w:rPr>
      </w:pPr>
      <w:r w:rsidRPr="000665B4">
        <w:rPr>
          <w:rFonts w:ascii="宋体" w:eastAsia="宋体" w:hAnsi="宋体"/>
        </w:rPr>
        <w:t xml:space="preserve">        for (int len=s0len;len&gt;=1;len--){</w:t>
      </w:r>
    </w:p>
    <w:p w:rsidR="00523081" w:rsidRPr="000665B4" w:rsidRDefault="00523081" w:rsidP="00523081">
      <w:pPr>
        <w:rPr>
          <w:rFonts w:ascii="宋体" w:eastAsia="宋体" w:hAnsi="宋体"/>
        </w:rPr>
      </w:pPr>
      <w:r w:rsidRPr="000665B4">
        <w:rPr>
          <w:rFonts w:ascii="宋体" w:eastAsia="宋体" w:hAnsi="宋体"/>
        </w:rPr>
        <w:t xml:space="preserve">            char ans[MAXLEN];</w:t>
      </w:r>
    </w:p>
    <w:p w:rsidR="00523081" w:rsidRPr="000665B4" w:rsidRDefault="00523081" w:rsidP="00523081">
      <w:pPr>
        <w:rPr>
          <w:rFonts w:ascii="宋体" w:eastAsia="宋体" w:hAnsi="宋体"/>
        </w:rPr>
      </w:pPr>
      <w:r w:rsidRPr="000665B4">
        <w:rPr>
          <w:rFonts w:ascii="宋体" w:eastAsia="宋体" w:hAnsi="宋体"/>
        </w:rPr>
        <w:t xml:space="preserve">            bool first=true;</w:t>
      </w:r>
    </w:p>
    <w:p w:rsidR="00523081" w:rsidRPr="000665B4" w:rsidRDefault="00523081" w:rsidP="00523081">
      <w:pPr>
        <w:rPr>
          <w:rFonts w:ascii="宋体" w:eastAsia="宋体" w:hAnsi="宋体"/>
        </w:rPr>
      </w:pPr>
      <w:r w:rsidRPr="000665B4">
        <w:rPr>
          <w:rFonts w:ascii="宋体" w:eastAsia="宋体" w:hAnsi="宋体"/>
        </w:rPr>
        <w:t xml:space="preserve">            for(int i=0;i+len-1&lt;s0len;i++){</w:t>
      </w:r>
    </w:p>
    <w:p w:rsidR="00523081" w:rsidRPr="000665B4" w:rsidRDefault="00523081" w:rsidP="00523081">
      <w:pPr>
        <w:rPr>
          <w:rFonts w:ascii="宋体" w:eastAsia="宋体" w:hAnsi="宋体"/>
        </w:rPr>
      </w:pPr>
      <w:r w:rsidRPr="000665B4">
        <w:rPr>
          <w:rFonts w:ascii="宋体" w:eastAsia="宋体" w:hAnsi="宋体"/>
        </w:rPr>
        <w:t xml:space="preserve">                found=true;</w:t>
      </w:r>
    </w:p>
    <w:p w:rsidR="00523081" w:rsidRPr="000665B4" w:rsidRDefault="00523081" w:rsidP="00523081">
      <w:pPr>
        <w:rPr>
          <w:rFonts w:ascii="宋体" w:eastAsia="宋体" w:hAnsi="宋体"/>
        </w:rPr>
      </w:pPr>
      <w:r w:rsidRPr="000665B4">
        <w:rPr>
          <w:rFonts w:ascii="宋体" w:eastAsia="宋体" w:hAnsi="宋体"/>
        </w:rPr>
        <w:t xml:space="preserve">                for(int j=1;j&lt;m;j++){</w:t>
      </w:r>
    </w:p>
    <w:p w:rsidR="00523081" w:rsidRPr="000665B4" w:rsidRDefault="00523081" w:rsidP="00523081">
      <w:pPr>
        <w:rPr>
          <w:rFonts w:ascii="宋体" w:eastAsia="宋体" w:hAnsi="宋体"/>
        </w:rPr>
      </w:pPr>
      <w:r w:rsidRPr="000665B4">
        <w:rPr>
          <w:rFonts w:ascii="宋体" w:eastAsia="宋体" w:hAnsi="宋体"/>
        </w:rPr>
        <w:t xml:space="preserve">                    if(!kmp(s[0]+i,len,s[j])){</w:t>
      </w:r>
    </w:p>
    <w:p w:rsidR="00523081" w:rsidRPr="000665B4" w:rsidRDefault="00523081" w:rsidP="00523081">
      <w:pPr>
        <w:rPr>
          <w:rFonts w:ascii="宋体" w:eastAsia="宋体" w:hAnsi="宋体"/>
        </w:rPr>
      </w:pPr>
      <w:r w:rsidRPr="000665B4">
        <w:rPr>
          <w:rFonts w:ascii="宋体" w:eastAsia="宋体" w:hAnsi="宋体"/>
        </w:rPr>
        <w:t xml:space="preserve">                        found=false;</w:t>
      </w:r>
    </w:p>
    <w:p w:rsidR="00523081" w:rsidRPr="000665B4" w:rsidRDefault="00523081" w:rsidP="00523081">
      <w:pPr>
        <w:rPr>
          <w:rFonts w:ascii="宋体" w:eastAsia="宋体" w:hAnsi="宋体"/>
        </w:rPr>
      </w:pPr>
      <w:r w:rsidRPr="000665B4">
        <w:rPr>
          <w:rFonts w:ascii="宋体" w:eastAsia="宋体" w:hAnsi="宋体"/>
        </w:rPr>
        <w:t xml:space="preserve">                        break;</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if(found){</w:t>
      </w:r>
    </w:p>
    <w:p w:rsidR="00523081" w:rsidRPr="000665B4" w:rsidRDefault="00523081" w:rsidP="00523081">
      <w:pPr>
        <w:rPr>
          <w:rFonts w:ascii="宋体" w:eastAsia="宋体" w:hAnsi="宋体"/>
        </w:rPr>
      </w:pPr>
      <w:r w:rsidRPr="000665B4">
        <w:rPr>
          <w:rFonts w:ascii="宋体" w:eastAsia="宋体" w:hAnsi="宋体"/>
        </w:rPr>
        <w:t xml:space="preserve">                    if(first){</w:t>
      </w:r>
    </w:p>
    <w:p w:rsidR="00523081" w:rsidRPr="000665B4" w:rsidRDefault="00523081" w:rsidP="00523081">
      <w:pPr>
        <w:rPr>
          <w:rFonts w:ascii="宋体" w:eastAsia="宋体" w:hAnsi="宋体"/>
        </w:rPr>
      </w:pPr>
      <w:r w:rsidRPr="000665B4">
        <w:rPr>
          <w:rFonts w:ascii="宋体" w:eastAsia="宋体" w:hAnsi="宋体"/>
        </w:rPr>
        <w:t xml:space="preserve">                        first=false;</w:t>
      </w:r>
    </w:p>
    <w:p w:rsidR="00523081" w:rsidRPr="000665B4" w:rsidRDefault="00523081" w:rsidP="00523081">
      <w:pPr>
        <w:rPr>
          <w:rFonts w:ascii="宋体" w:eastAsia="宋体" w:hAnsi="宋体"/>
        </w:rPr>
      </w:pPr>
      <w:r w:rsidRPr="000665B4">
        <w:rPr>
          <w:rFonts w:ascii="宋体" w:eastAsia="宋体" w:hAnsi="宋体"/>
        </w:rPr>
        <w:t xml:space="preserve">                        strncpy(ans,s[0]+i,len),ans[len]='\0';</w:t>
      </w:r>
    </w:p>
    <w:p w:rsidR="00523081" w:rsidRPr="000665B4" w:rsidRDefault="00523081" w:rsidP="00523081">
      <w:pPr>
        <w:rPr>
          <w:rFonts w:ascii="宋体" w:eastAsia="宋体" w:hAnsi="宋体"/>
        </w:rPr>
      </w:pPr>
      <w:r w:rsidRPr="000665B4">
        <w:rPr>
          <w:rFonts w:ascii="宋体" w:eastAsia="宋体" w:hAnsi="宋体"/>
        </w:rPr>
        <w:t xml:space="preserve">                    }else{</w:t>
      </w:r>
    </w:p>
    <w:p w:rsidR="00523081" w:rsidRPr="000665B4" w:rsidRDefault="00523081" w:rsidP="00523081">
      <w:pPr>
        <w:rPr>
          <w:rFonts w:ascii="宋体" w:eastAsia="宋体" w:hAnsi="宋体"/>
        </w:rPr>
      </w:pPr>
      <w:r w:rsidRPr="000665B4">
        <w:rPr>
          <w:rFonts w:ascii="宋体" w:eastAsia="宋体" w:hAnsi="宋体"/>
        </w:rPr>
        <w:t xml:space="preserve">                        char temp[MAXLEN];</w:t>
      </w:r>
    </w:p>
    <w:p w:rsidR="00523081" w:rsidRPr="000665B4" w:rsidRDefault="00523081" w:rsidP="00523081">
      <w:pPr>
        <w:rPr>
          <w:rFonts w:ascii="宋体" w:eastAsia="宋体" w:hAnsi="宋体"/>
        </w:rPr>
      </w:pPr>
      <w:r w:rsidRPr="000665B4">
        <w:rPr>
          <w:rFonts w:ascii="宋体" w:eastAsia="宋体" w:hAnsi="宋体"/>
        </w:rPr>
        <w:t xml:space="preserve">                        strncpy(temp,s[0]+i,len),temp[len]='\0';</w:t>
      </w:r>
    </w:p>
    <w:p w:rsidR="00523081" w:rsidRPr="000665B4" w:rsidRDefault="00523081" w:rsidP="00523081">
      <w:pPr>
        <w:rPr>
          <w:rFonts w:ascii="宋体" w:eastAsia="宋体" w:hAnsi="宋体"/>
        </w:rPr>
      </w:pPr>
      <w:r w:rsidRPr="000665B4">
        <w:rPr>
          <w:rFonts w:ascii="宋体" w:eastAsia="宋体" w:hAnsi="宋体"/>
        </w:rPr>
        <w:t xml:space="preserve">                        if(strcmp(temp,ans)&lt;0) strncpy(ans,temp,len);</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if(!first){</w:t>
      </w:r>
    </w:p>
    <w:p w:rsidR="00523081" w:rsidRPr="000665B4" w:rsidRDefault="00523081" w:rsidP="00523081">
      <w:pPr>
        <w:rPr>
          <w:rFonts w:ascii="宋体" w:eastAsia="宋体" w:hAnsi="宋体"/>
        </w:rPr>
      </w:pPr>
      <w:r w:rsidRPr="000665B4">
        <w:rPr>
          <w:rFonts w:ascii="宋体" w:eastAsia="宋体" w:hAnsi="宋体"/>
        </w:rPr>
        <w:t xml:space="preserve">                found=true,printf("%s\n",ans);</w:t>
      </w:r>
    </w:p>
    <w:p w:rsidR="00523081" w:rsidRPr="000665B4" w:rsidRDefault="00523081" w:rsidP="00523081">
      <w:pPr>
        <w:rPr>
          <w:rFonts w:ascii="宋体" w:eastAsia="宋体" w:hAnsi="宋体"/>
        </w:rPr>
      </w:pPr>
      <w:r w:rsidRPr="000665B4">
        <w:rPr>
          <w:rFonts w:ascii="宋体" w:eastAsia="宋体" w:hAnsi="宋体"/>
        </w:rPr>
        <w:t xml:space="preserve">                break;</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if(!found) printf("IDENTITY LOST\n");</w:t>
      </w:r>
    </w:p>
    <w:p w:rsidR="00523081" w:rsidRPr="000665B4" w:rsidRDefault="00523081" w:rsidP="00523081">
      <w:pPr>
        <w:rPr>
          <w:rFonts w:ascii="宋体" w:eastAsia="宋体" w:hAnsi="宋体"/>
        </w:rPr>
      </w:pPr>
      <w:r w:rsidRPr="000665B4">
        <w:rPr>
          <w:rFonts w:ascii="宋体" w:eastAsia="宋体" w:hAnsi="宋体"/>
        </w:rPr>
        <w:t xml:space="preserve">    }</w:t>
      </w:r>
    </w:p>
    <w:p w:rsidR="00523081" w:rsidRPr="000665B4" w:rsidRDefault="00523081" w:rsidP="00523081">
      <w:pPr>
        <w:rPr>
          <w:rFonts w:ascii="宋体" w:eastAsia="宋体" w:hAnsi="宋体"/>
        </w:rPr>
      </w:pPr>
      <w:r w:rsidRPr="000665B4">
        <w:rPr>
          <w:rFonts w:ascii="宋体" w:eastAsia="宋体" w:hAnsi="宋体"/>
        </w:rPr>
        <w:t xml:space="preserve">    return 0;</w:t>
      </w:r>
    </w:p>
    <w:p w:rsidR="00523081" w:rsidRPr="000665B4" w:rsidRDefault="00523081" w:rsidP="00523081">
      <w:pPr>
        <w:rPr>
          <w:rFonts w:ascii="宋体" w:eastAsia="宋体" w:hAnsi="宋体"/>
        </w:rPr>
      </w:pPr>
      <w:r w:rsidRPr="000665B4">
        <w:rPr>
          <w:rFonts w:ascii="宋体" w:eastAsia="宋体" w:hAnsi="宋体"/>
        </w:rPr>
        <w:t>}</w:t>
      </w:r>
    </w:p>
    <w:p w:rsidR="00580D6A" w:rsidRPr="000665B4" w:rsidRDefault="00580D6A" w:rsidP="00580D6A">
      <w:pPr>
        <w:pStyle w:val="3"/>
        <w:rPr>
          <w:rFonts w:ascii="宋体" w:eastAsia="宋体" w:hAnsi="宋体"/>
          <w:b w:val="0"/>
          <w:bCs w:val="0"/>
        </w:rPr>
      </w:pPr>
      <w:bookmarkStart w:id="153" w:name="_Toc524383054"/>
      <w:r w:rsidRPr="000665B4">
        <w:rPr>
          <w:rFonts w:ascii="宋体" w:eastAsia="宋体" w:hAnsi="宋体" w:hint="eastAsia"/>
          <w:b w:val="0"/>
          <w:bCs w:val="0"/>
        </w:rPr>
        <w:lastRenderedPageBreak/>
        <w:t>√-</w:t>
      </w:r>
      <w:r w:rsidRPr="000665B4">
        <w:rPr>
          <w:rFonts w:ascii="宋体" w:eastAsia="宋体" w:hAnsi="宋体"/>
          <w:b w:val="0"/>
          <w:bCs w:val="0"/>
        </w:rPr>
        <w:t>HDU</w:t>
      </w:r>
      <w:r w:rsidRPr="000665B4">
        <w:rPr>
          <w:rFonts w:ascii="宋体" w:eastAsia="宋体" w:hAnsi="宋体" w:hint="eastAsia"/>
          <w:b w:val="0"/>
          <w:bCs w:val="0"/>
        </w:rPr>
        <w:t>-</w:t>
      </w:r>
      <w:r w:rsidRPr="000665B4">
        <w:rPr>
          <w:rFonts w:ascii="宋体" w:eastAsia="宋体" w:hAnsi="宋体"/>
          <w:b w:val="0"/>
          <w:bCs w:val="0"/>
        </w:rPr>
        <w:t>2594</w:t>
      </w:r>
      <w:r w:rsidRPr="000665B4">
        <w:rPr>
          <w:rFonts w:ascii="宋体" w:eastAsia="宋体" w:hAnsi="宋体" w:hint="eastAsia"/>
          <w:b w:val="0"/>
          <w:bCs w:val="0"/>
        </w:rPr>
        <w:t>-</w:t>
      </w:r>
      <w:r w:rsidRPr="000665B4">
        <w:rPr>
          <w:rFonts w:ascii="宋体" w:eastAsia="宋体" w:hAnsi="宋体"/>
          <w:b w:val="0"/>
          <w:bCs w:val="0"/>
        </w:rPr>
        <w:t>Simpsons’Hidden Talents</w:t>
      </w:r>
      <w:bookmarkEnd w:id="153"/>
      <w:r w:rsidRPr="000665B4">
        <w:rPr>
          <w:rFonts w:ascii="宋体" w:eastAsia="宋体" w:hAnsi="宋体"/>
          <w:b w:val="0"/>
          <w:bCs w:val="0"/>
        </w:rPr>
        <w:fldChar w:fldCharType="begin"/>
      </w:r>
      <w:r w:rsidRPr="000665B4">
        <w:rPr>
          <w:rFonts w:ascii="宋体" w:eastAsia="宋体" w:hAnsi="宋体"/>
        </w:rPr>
        <w:instrText xml:space="preserve"> XE "</w:instrText>
      </w:r>
      <w:r w:rsidRPr="000665B4">
        <w:rPr>
          <w:rFonts w:ascii="宋体" w:eastAsia="宋体" w:hAnsi="宋体" w:hint="eastAsia"/>
          <w:b w:val="0"/>
          <w:bCs w:val="0"/>
        </w:rPr>
        <w:instrText>√-</w:instrText>
      </w:r>
      <w:r w:rsidRPr="000665B4">
        <w:rPr>
          <w:rFonts w:ascii="宋体" w:eastAsia="宋体" w:hAnsi="宋体"/>
          <w:b w:val="0"/>
          <w:bCs w:val="0"/>
        </w:rPr>
        <w:instrText>HDU</w:instrText>
      </w:r>
      <w:r w:rsidRPr="000665B4">
        <w:rPr>
          <w:rFonts w:ascii="宋体" w:eastAsia="宋体" w:hAnsi="宋体" w:hint="eastAsia"/>
          <w:b w:val="0"/>
          <w:bCs w:val="0"/>
        </w:rPr>
        <w:instrText>-</w:instrText>
      </w:r>
      <w:r w:rsidRPr="000665B4">
        <w:rPr>
          <w:rFonts w:ascii="宋体" w:eastAsia="宋体" w:hAnsi="宋体"/>
          <w:b w:val="0"/>
          <w:bCs w:val="0"/>
        </w:rPr>
        <w:instrText>2594</w:instrText>
      </w:r>
      <w:r w:rsidRPr="000665B4">
        <w:rPr>
          <w:rFonts w:ascii="宋体" w:eastAsia="宋体" w:hAnsi="宋体" w:hint="eastAsia"/>
          <w:b w:val="0"/>
          <w:bCs w:val="0"/>
        </w:rPr>
        <w:instrText>-</w:instrText>
      </w:r>
      <w:r w:rsidRPr="000665B4">
        <w:rPr>
          <w:rFonts w:ascii="宋体" w:eastAsia="宋体" w:hAnsi="宋体"/>
          <w:b w:val="0"/>
          <w:bCs w:val="0"/>
        </w:rPr>
        <w:instrText>Simpsons’Hidden Talents</w:instrText>
      </w:r>
      <w:r w:rsidRPr="000665B4">
        <w:rPr>
          <w:rFonts w:ascii="宋体" w:eastAsia="宋体" w:hAnsi="宋体"/>
        </w:rPr>
        <w:instrText xml:space="preserve">:2594" \y "HDU:2594" </w:instrText>
      </w:r>
      <w:r w:rsidRPr="000665B4">
        <w:rPr>
          <w:rFonts w:ascii="宋体" w:eastAsia="宋体" w:hAnsi="宋体"/>
          <w:b w:val="0"/>
          <w:bCs w:val="0"/>
        </w:rPr>
        <w:fldChar w:fldCharType="end"/>
      </w:r>
    </w:p>
    <w:p w:rsidR="00580D6A" w:rsidRPr="000665B4" w:rsidRDefault="00580D6A" w:rsidP="00580D6A">
      <w:pPr>
        <w:rPr>
          <w:rFonts w:ascii="宋体" w:eastAsia="宋体" w:hAnsi="宋体"/>
        </w:rPr>
      </w:pPr>
      <w:r w:rsidRPr="000665B4">
        <w:rPr>
          <w:rFonts w:ascii="宋体" w:eastAsia="宋体" w:hAnsi="宋体" w:hint="eastAsia"/>
        </w:rPr>
        <w:t>【题意】给定2个字符串a,b要求最长的字符串s，s是a的前缀同时是b的后缀</w:t>
      </w:r>
    </w:p>
    <w:p w:rsidR="00580D6A" w:rsidRPr="000665B4" w:rsidRDefault="00580D6A" w:rsidP="00580D6A">
      <w:pPr>
        <w:rPr>
          <w:rFonts w:ascii="宋体" w:eastAsia="宋体" w:hAnsi="宋体"/>
        </w:rPr>
      </w:pPr>
      <w:r w:rsidRPr="000665B4">
        <w:rPr>
          <w:rFonts w:ascii="宋体" w:eastAsia="宋体" w:hAnsi="宋体" w:hint="eastAsia"/>
        </w:rPr>
        <w:t>【TAG】字符串 KMP 前缀 后缀 签到题</w:t>
      </w:r>
    </w:p>
    <w:p w:rsidR="00580D6A" w:rsidRPr="000665B4" w:rsidRDefault="00580D6A" w:rsidP="00580D6A">
      <w:pPr>
        <w:rPr>
          <w:rFonts w:ascii="宋体" w:eastAsia="宋体" w:hAnsi="宋体" w:cs="Segoe UI"/>
          <w:color w:val="373A3C"/>
        </w:rPr>
      </w:pPr>
      <w:r w:rsidRPr="000665B4">
        <w:rPr>
          <w:rFonts w:ascii="宋体" w:eastAsia="宋体" w:hAnsi="宋体" w:cs="Segoe UI" w:hint="eastAsia"/>
          <w:color w:val="373A3C"/>
        </w:rPr>
        <w:t>【题解】一开始以为是扩展KMP，吓得去学习了一波。学完之后发现扩展KMP解决的是字符串a和b，a的所有后缀中与b的最长公共前缀。而本题要求的是b的后缀与a的一段前缀相同，即扩展KMP中的后缀的公共前缀不要求一直通到尾部，而本题是要一直通到尾部的。所以实际上就是把a串作为模式串与b串进行匹配，匹配结束时，a串被匹配了多少就是答案。我们之所以只需要考虑匹配结束时模式串被匹配了多少，是因为如果一个匹配就算再长（哪怕匹配完了）也不是我们关心的答案，比如abcde去匹配abcdeabc，本题要的答案是abc而不是当中的abcde</w:t>
      </w:r>
    </w:p>
    <w:p w:rsidR="00580D6A" w:rsidRPr="000665B4" w:rsidRDefault="00580D6A" w:rsidP="00580D6A">
      <w:pPr>
        <w:rPr>
          <w:rFonts w:ascii="宋体" w:eastAsia="宋体" w:hAnsi="宋体" w:cs="Segoe UI"/>
          <w:color w:val="373A3C"/>
        </w:rPr>
      </w:pPr>
      <w:r w:rsidRPr="000665B4">
        <w:rPr>
          <w:rFonts w:ascii="宋体" w:eastAsia="宋体" w:hAnsi="宋体" w:cs="Segoe UI" w:hint="eastAsia"/>
          <w:color w:val="373A3C"/>
        </w:rPr>
        <w:t>【代码】</w:t>
      </w:r>
    </w:p>
    <w:p w:rsidR="00580D6A" w:rsidRPr="000665B4" w:rsidRDefault="00580D6A" w:rsidP="00580D6A">
      <w:pPr>
        <w:rPr>
          <w:rFonts w:ascii="宋体" w:eastAsia="宋体" w:hAnsi="宋体"/>
        </w:rPr>
      </w:pPr>
      <w:r w:rsidRPr="000665B4">
        <w:rPr>
          <w:rFonts w:ascii="宋体" w:eastAsia="宋体" w:hAnsi="宋体"/>
        </w:rPr>
        <w:t>#include &lt;bits/stdc++.h&gt;</w:t>
      </w:r>
    </w:p>
    <w:p w:rsidR="00580D6A" w:rsidRPr="000665B4" w:rsidRDefault="00580D6A" w:rsidP="00580D6A">
      <w:pPr>
        <w:rPr>
          <w:rFonts w:ascii="宋体" w:eastAsia="宋体" w:hAnsi="宋体"/>
        </w:rPr>
      </w:pPr>
      <w:r w:rsidRPr="000665B4">
        <w:rPr>
          <w:rFonts w:ascii="宋体" w:eastAsia="宋体" w:hAnsi="宋体"/>
        </w:rPr>
        <w:t>#define MAXLEN 50010</w:t>
      </w:r>
    </w:p>
    <w:p w:rsidR="00580D6A" w:rsidRPr="000665B4" w:rsidRDefault="00580D6A" w:rsidP="00580D6A">
      <w:pPr>
        <w:rPr>
          <w:rFonts w:ascii="宋体" w:eastAsia="宋体" w:hAnsi="宋体"/>
        </w:rPr>
      </w:pPr>
    </w:p>
    <w:p w:rsidR="00580D6A" w:rsidRPr="000665B4" w:rsidRDefault="00580D6A" w:rsidP="00580D6A">
      <w:pPr>
        <w:rPr>
          <w:rFonts w:ascii="宋体" w:eastAsia="宋体" w:hAnsi="宋体"/>
        </w:rPr>
      </w:pPr>
      <w:r w:rsidRPr="000665B4">
        <w:rPr>
          <w:rFonts w:ascii="宋体" w:eastAsia="宋体" w:hAnsi="宋体"/>
        </w:rPr>
        <w:t>using namespace std;</w:t>
      </w:r>
    </w:p>
    <w:p w:rsidR="00580D6A" w:rsidRPr="000665B4" w:rsidRDefault="00580D6A" w:rsidP="00580D6A">
      <w:pPr>
        <w:rPr>
          <w:rFonts w:ascii="宋体" w:eastAsia="宋体" w:hAnsi="宋体"/>
        </w:rPr>
      </w:pPr>
    </w:p>
    <w:p w:rsidR="00580D6A" w:rsidRPr="000665B4" w:rsidRDefault="00580D6A" w:rsidP="00580D6A">
      <w:pPr>
        <w:rPr>
          <w:rFonts w:ascii="宋体" w:eastAsia="宋体" w:hAnsi="宋体"/>
        </w:rPr>
      </w:pPr>
      <w:r w:rsidRPr="000665B4">
        <w:rPr>
          <w:rFonts w:ascii="宋体" w:eastAsia="宋体" w:hAnsi="宋体"/>
        </w:rPr>
        <w:t>void cal_next(char s[],int len,int next[]){</w:t>
      </w:r>
    </w:p>
    <w:p w:rsidR="00580D6A" w:rsidRPr="000665B4" w:rsidRDefault="00580D6A" w:rsidP="00580D6A">
      <w:pPr>
        <w:rPr>
          <w:rFonts w:ascii="宋体" w:eastAsia="宋体" w:hAnsi="宋体"/>
        </w:rPr>
      </w:pPr>
      <w:r w:rsidRPr="000665B4">
        <w:rPr>
          <w:rFonts w:ascii="宋体" w:eastAsia="宋体" w:hAnsi="宋体"/>
        </w:rPr>
        <w:t xml:space="preserve">    next[0]=0;</w:t>
      </w:r>
    </w:p>
    <w:p w:rsidR="00580D6A" w:rsidRPr="000665B4" w:rsidRDefault="00580D6A" w:rsidP="00580D6A">
      <w:pPr>
        <w:rPr>
          <w:rFonts w:ascii="宋体" w:eastAsia="宋体" w:hAnsi="宋体"/>
        </w:rPr>
      </w:pPr>
      <w:r w:rsidRPr="000665B4">
        <w:rPr>
          <w:rFonts w:ascii="宋体" w:eastAsia="宋体" w:hAnsi="宋体"/>
        </w:rPr>
        <w:t xml:space="preserve">    int i=1,j=0;</w:t>
      </w:r>
    </w:p>
    <w:p w:rsidR="00580D6A" w:rsidRPr="000665B4" w:rsidRDefault="00580D6A" w:rsidP="00580D6A">
      <w:pPr>
        <w:rPr>
          <w:rFonts w:ascii="宋体" w:eastAsia="宋体" w:hAnsi="宋体"/>
        </w:rPr>
      </w:pPr>
      <w:r w:rsidRPr="000665B4">
        <w:rPr>
          <w:rFonts w:ascii="宋体" w:eastAsia="宋体" w:hAnsi="宋体"/>
        </w:rPr>
        <w:t xml:space="preserve">    while(i&lt;len){</w:t>
      </w:r>
    </w:p>
    <w:p w:rsidR="00580D6A" w:rsidRPr="000665B4" w:rsidRDefault="00580D6A" w:rsidP="00580D6A">
      <w:pPr>
        <w:rPr>
          <w:rFonts w:ascii="宋体" w:eastAsia="宋体" w:hAnsi="宋体"/>
        </w:rPr>
      </w:pPr>
      <w:r w:rsidRPr="000665B4">
        <w:rPr>
          <w:rFonts w:ascii="宋体" w:eastAsia="宋体" w:hAnsi="宋体"/>
        </w:rPr>
        <w:t xml:space="preserve">        if(s[i]==s[j]){</w:t>
      </w:r>
    </w:p>
    <w:p w:rsidR="00580D6A" w:rsidRPr="000665B4" w:rsidRDefault="00580D6A" w:rsidP="00580D6A">
      <w:pPr>
        <w:rPr>
          <w:rFonts w:ascii="宋体" w:eastAsia="宋体" w:hAnsi="宋体"/>
        </w:rPr>
      </w:pPr>
      <w:r w:rsidRPr="000665B4">
        <w:rPr>
          <w:rFonts w:ascii="宋体" w:eastAsia="宋体" w:hAnsi="宋体"/>
        </w:rPr>
        <w:t xml:space="preserve">            next[i++]=(j++)+1;</w:t>
      </w:r>
    </w:p>
    <w:p w:rsidR="00580D6A" w:rsidRPr="000665B4" w:rsidRDefault="00580D6A" w:rsidP="00580D6A">
      <w:pPr>
        <w:rPr>
          <w:rFonts w:ascii="宋体" w:eastAsia="宋体" w:hAnsi="宋体"/>
        </w:rPr>
      </w:pPr>
      <w:r w:rsidRPr="000665B4">
        <w:rPr>
          <w:rFonts w:ascii="宋体" w:eastAsia="宋体" w:hAnsi="宋体"/>
        </w:rPr>
        <w:t xml:space="preserve">            continue;</w:t>
      </w:r>
    </w:p>
    <w:p w:rsidR="00580D6A" w:rsidRPr="000665B4" w:rsidRDefault="00580D6A" w:rsidP="00580D6A">
      <w:pPr>
        <w:rPr>
          <w:rFonts w:ascii="宋体" w:eastAsia="宋体" w:hAnsi="宋体"/>
        </w:rPr>
      </w:pPr>
      <w:r w:rsidRPr="000665B4">
        <w:rPr>
          <w:rFonts w:ascii="宋体" w:eastAsia="宋体" w:hAnsi="宋体"/>
        </w:rPr>
        <w:t xml:space="preserve">        }</w:t>
      </w:r>
    </w:p>
    <w:p w:rsidR="00580D6A" w:rsidRPr="000665B4" w:rsidRDefault="00580D6A" w:rsidP="00580D6A">
      <w:pPr>
        <w:rPr>
          <w:rFonts w:ascii="宋体" w:eastAsia="宋体" w:hAnsi="宋体"/>
        </w:rPr>
      </w:pPr>
      <w:r w:rsidRPr="000665B4">
        <w:rPr>
          <w:rFonts w:ascii="宋体" w:eastAsia="宋体" w:hAnsi="宋体"/>
        </w:rPr>
        <w:t xml:space="preserve">        while(s[i]!=s[j]){</w:t>
      </w:r>
    </w:p>
    <w:p w:rsidR="00580D6A" w:rsidRPr="000665B4" w:rsidRDefault="00580D6A" w:rsidP="00580D6A">
      <w:pPr>
        <w:rPr>
          <w:rFonts w:ascii="宋体" w:eastAsia="宋体" w:hAnsi="宋体"/>
        </w:rPr>
      </w:pPr>
      <w:r w:rsidRPr="000665B4">
        <w:rPr>
          <w:rFonts w:ascii="宋体" w:eastAsia="宋体" w:hAnsi="宋体"/>
        </w:rPr>
        <w:t xml:space="preserve">            if(j==0){</w:t>
      </w:r>
    </w:p>
    <w:p w:rsidR="00580D6A" w:rsidRPr="000665B4" w:rsidRDefault="00580D6A" w:rsidP="00580D6A">
      <w:pPr>
        <w:rPr>
          <w:rFonts w:ascii="宋体" w:eastAsia="宋体" w:hAnsi="宋体"/>
        </w:rPr>
      </w:pPr>
      <w:r w:rsidRPr="000665B4">
        <w:rPr>
          <w:rFonts w:ascii="宋体" w:eastAsia="宋体" w:hAnsi="宋体"/>
        </w:rPr>
        <w:t xml:space="preserve">                next[i++]=0;</w:t>
      </w:r>
    </w:p>
    <w:p w:rsidR="00580D6A" w:rsidRPr="000665B4" w:rsidRDefault="00580D6A" w:rsidP="00580D6A">
      <w:pPr>
        <w:rPr>
          <w:rFonts w:ascii="宋体" w:eastAsia="宋体" w:hAnsi="宋体"/>
        </w:rPr>
      </w:pPr>
      <w:r w:rsidRPr="000665B4">
        <w:rPr>
          <w:rFonts w:ascii="宋体" w:eastAsia="宋体" w:hAnsi="宋体"/>
        </w:rPr>
        <w:t xml:space="preserve">                break;</w:t>
      </w:r>
    </w:p>
    <w:p w:rsidR="00580D6A" w:rsidRPr="000665B4" w:rsidRDefault="00580D6A" w:rsidP="00580D6A">
      <w:pPr>
        <w:rPr>
          <w:rFonts w:ascii="宋体" w:eastAsia="宋体" w:hAnsi="宋体"/>
        </w:rPr>
      </w:pPr>
      <w:r w:rsidRPr="000665B4">
        <w:rPr>
          <w:rFonts w:ascii="宋体" w:eastAsia="宋体" w:hAnsi="宋体"/>
        </w:rPr>
        <w:t xml:space="preserve">            }</w:t>
      </w:r>
    </w:p>
    <w:p w:rsidR="00580D6A" w:rsidRPr="000665B4" w:rsidRDefault="00580D6A" w:rsidP="00580D6A">
      <w:pPr>
        <w:rPr>
          <w:rFonts w:ascii="宋体" w:eastAsia="宋体" w:hAnsi="宋体"/>
        </w:rPr>
      </w:pPr>
      <w:r w:rsidRPr="000665B4">
        <w:rPr>
          <w:rFonts w:ascii="宋体" w:eastAsia="宋体" w:hAnsi="宋体"/>
        </w:rPr>
        <w:t xml:space="preserve">            j=next[j-1];</w:t>
      </w:r>
    </w:p>
    <w:p w:rsidR="00580D6A" w:rsidRPr="000665B4" w:rsidRDefault="00580D6A" w:rsidP="00580D6A">
      <w:pPr>
        <w:rPr>
          <w:rFonts w:ascii="宋体" w:eastAsia="宋体" w:hAnsi="宋体"/>
        </w:rPr>
      </w:pPr>
      <w:r w:rsidRPr="000665B4">
        <w:rPr>
          <w:rFonts w:ascii="宋体" w:eastAsia="宋体" w:hAnsi="宋体"/>
        </w:rPr>
        <w:t xml:space="preserve">        }</w:t>
      </w:r>
    </w:p>
    <w:p w:rsidR="00580D6A" w:rsidRPr="000665B4" w:rsidRDefault="00580D6A" w:rsidP="00580D6A">
      <w:pPr>
        <w:rPr>
          <w:rFonts w:ascii="宋体" w:eastAsia="宋体" w:hAnsi="宋体"/>
        </w:rPr>
      </w:pPr>
      <w:r w:rsidRPr="000665B4">
        <w:rPr>
          <w:rFonts w:ascii="宋体" w:eastAsia="宋体" w:hAnsi="宋体"/>
        </w:rPr>
        <w:t xml:space="preserve">    }</w:t>
      </w:r>
    </w:p>
    <w:p w:rsidR="00580D6A" w:rsidRPr="000665B4" w:rsidRDefault="00580D6A" w:rsidP="00580D6A">
      <w:pPr>
        <w:rPr>
          <w:rFonts w:ascii="宋体" w:eastAsia="宋体" w:hAnsi="宋体"/>
        </w:rPr>
      </w:pPr>
      <w:r w:rsidRPr="000665B4">
        <w:rPr>
          <w:rFonts w:ascii="宋体" w:eastAsia="宋体" w:hAnsi="宋体"/>
        </w:rPr>
        <w:t xml:space="preserve">    return;</w:t>
      </w:r>
    </w:p>
    <w:p w:rsidR="00580D6A" w:rsidRPr="000665B4" w:rsidRDefault="00580D6A" w:rsidP="00580D6A">
      <w:pPr>
        <w:rPr>
          <w:rFonts w:ascii="宋体" w:eastAsia="宋体" w:hAnsi="宋体"/>
        </w:rPr>
      </w:pPr>
      <w:r w:rsidRPr="000665B4">
        <w:rPr>
          <w:rFonts w:ascii="宋体" w:eastAsia="宋体" w:hAnsi="宋体"/>
        </w:rPr>
        <w:t>}</w:t>
      </w:r>
    </w:p>
    <w:p w:rsidR="00580D6A" w:rsidRPr="000665B4" w:rsidRDefault="00580D6A" w:rsidP="00580D6A">
      <w:pPr>
        <w:rPr>
          <w:rFonts w:ascii="宋体" w:eastAsia="宋体" w:hAnsi="宋体"/>
        </w:rPr>
      </w:pPr>
    </w:p>
    <w:p w:rsidR="00580D6A" w:rsidRPr="000665B4" w:rsidRDefault="00580D6A" w:rsidP="00580D6A">
      <w:pPr>
        <w:rPr>
          <w:rFonts w:ascii="宋体" w:eastAsia="宋体" w:hAnsi="宋体"/>
        </w:rPr>
      </w:pPr>
      <w:r w:rsidRPr="000665B4">
        <w:rPr>
          <w:rFonts w:ascii="宋体" w:eastAsia="宋体" w:hAnsi="宋体"/>
        </w:rPr>
        <w:t>void kmp(char s1[],char s2[]){</w:t>
      </w:r>
    </w:p>
    <w:p w:rsidR="00580D6A" w:rsidRPr="000665B4" w:rsidRDefault="00580D6A" w:rsidP="00580D6A">
      <w:pPr>
        <w:rPr>
          <w:rFonts w:ascii="宋体" w:eastAsia="宋体" w:hAnsi="宋体"/>
        </w:rPr>
      </w:pPr>
      <w:r w:rsidRPr="000665B4">
        <w:rPr>
          <w:rFonts w:ascii="宋体" w:eastAsia="宋体" w:hAnsi="宋体"/>
        </w:rPr>
        <w:t xml:space="preserve">    int len1=strlen(s1),len2=strlen(s2),next[MAXLEN];</w:t>
      </w:r>
    </w:p>
    <w:p w:rsidR="00580D6A" w:rsidRPr="000665B4" w:rsidRDefault="00580D6A" w:rsidP="00580D6A">
      <w:pPr>
        <w:rPr>
          <w:rFonts w:ascii="宋体" w:eastAsia="宋体" w:hAnsi="宋体"/>
        </w:rPr>
      </w:pPr>
      <w:r w:rsidRPr="000665B4">
        <w:rPr>
          <w:rFonts w:ascii="宋体" w:eastAsia="宋体" w:hAnsi="宋体"/>
        </w:rPr>
        <w:t xml:space="preserve">    cal_next(s1,len1,next);</w:t>
      </w:r>
    </w:p>
    <w:p w:rsidR="00580D6A" w:rsidRPr="000665B4" w:rsidRDefault="00580D6A" w:rsidP="00580D6A">
      <w:pPr>
        <w:rPr>
          <w:rFonts w:ascii="宋体" w:eastAsia="宋体" w:hAnsi="宋体"/>
        </w:rPr>
      </w:pPr>
      <w:r w:rsidRPr="000665B4">
        <w:rPr>
          <w:rFonts w:ascii="宋体" w:eastAsia="宋体" w:hAnsi="宋体"/>
        </w:rPr>
        <w:t xml:space="preserve">    int j=0;</w:t>
      </w:r>
    </w:p>
    <w:p w:rsidR="00580D6A" w:rsidRPr="000665B4" w:rsidRDefault="00580D6A" w:rsidP="00580D6A">
      <w:pPr>
        <w:rPr>
          <w:rFonts w:ascii="宋体" w:eastAsia="宋体" w:hAnsi="宋体"/>
        </w:rPr>
      </w:pPr>
      <w:r w:rsidRPr="000665B4">
        <w:rPr>
          <w:rFonts w:ascii="宋体" w:eastAsia="宋体" w:hAnsi="宋体"/>
        </w:rPr>
        <w:t xml:space="preserve">    for (int i=0;i&lt;len2;i++){</w:t>
      </w:r>
    </w:p>
    <w:p w:rsidR="00580D6A" w:rsidRPr="000665B4" w:rsidRDefault="00580D6A" w:rsidP="00580D6A">
      <w:pPr>
        <w:rPr>
          <w:rFonts w:ascii="宋体" w:eastAsia="宋体" w:hAnsi="宋体"/>
        </w:rPr>
      </w:pPr>
      <w:r w:rsidRPr="000665B4">
        <w:rPr>
          <w:rFonts w:ascii="宋体" w:eastAsia="宋体" w:hAnsi="宋体"/>
        </w:rPr>
        <w:t xml:space="preserve">        while(s2[i]!=s1[j]){</w:t>
      </w:r>
    </w:p>
    <w:p w:rsidR="00580D6A" w:rsidRPr="000665B4" w:rsidRDefault="00580D6A" w:rsidP="00580D6A">
      <w:pPr>
        <w:rPr>
          <w:rFonts w:ascii="宋体" w:eastAsia="宋体" w:hAnsi="宋体"/>
        </w:rPr>
      </w:pPr>
      <w:r w:rsidRPr="000665B4">
        <w:rPr>
          <w:rFonts w:ascii="宋体" w:eastAsia="宋体" w:hAnsi="宋体"/>
        </w:rPr>
        <w:t xml:space="preserve">            if(j==0) break;</w:t>
      </w:r>
    </w:p>
    <w:p w:rsidR="00580D6A" w:rsidRPr="000665B4" w:rsidRDefault="00580D6A" w:rsidP="00580D6A">
      <w:pPr>
        <w:rPr>
          <w:rFonts w:ascii="宋体" w:eastAsia="宋体" w:hAnsi="宋体"/>
        </w:rPr>
      </w:pPr>
      <w:r w:rsidRPr="000665B4">
        <w:rPr>
          <w:rFonts w:ascii="宋体" w:eastAsia="宋体" w:hAnsi="宋体"/>
        </w:rPr>
        <w:lastRenderedPageBreak/>
        <w:t xml:space="preserve">            j=next[j-1];</w:t>
      </w:r>
    </w:p>
    <w:p w:rsidR="00580D6A" w:rsidRPr="000665B4" w:rsidRDefault="00580D6A" w:rsidP="00580D6A">
      <w:pPr>
        <w:rPr>
          <w:rFonts w:ascii="宋体" w:eastAsia="宋体" w:hAnsi="宋体"/>
        </w:rPr>
      </w:pPr>
      <w:r w:rsidRPr="000665B4">
        <w:rPr>
          <w:rFonts w:ascii="宋体" w:eastAsia="宋体" w:hAnsi="宋体"/>
        </w:rPr>
        <w:t xml:space="preserve">        }</w:t>
      </w:r>
    </w:p>
    <w:p w:rsidR="00580D6A" w:rsidRPr="000665B4" w:rsidRDefault="00580D6A" w:rsidP="00580D6A">
      <w:pPr>
        <w:rPr>
          <w:rFonts w:ascii="宋体" w:eastAsia="宋体" w:hAnsi="宋体"/>
        </w:rPr>
      </w:pPr>
      <w:r w:rsidRPr="000665B4">
        <w:rPr>
          <w:rFonts w:ascii="宋体" w:eastAsia="宋体" w:hAnsi="宋体"/>
        </w:rPr>
        <w:t xml:space="preserve">        if(s2[i]==s1[j]){</w:t>
      </w:r>
    </w:p>
    <w:p w:rsidR="00580D6A" w:rsidRPr="000665B4" w:rsidRDefault="00580D6A" w:rsidP="00580D6A">
      <w:pPr>
        <w:rPr>
          <w:rFonts w:ascii="宋体" w:eastAsia="宋体" w:hAnsi="宋体"/>
        </w:rPr>
      </w:pPr>
      <w:r w:rsidRPr="000665B4">
        <w:rPr>
          <w:rFonts w:ascii="宋体" w:eastAsia="宋体" w:hAnsi="宋体"/>
        </w:rPr>
        <w:t xml:space="preserve">            j++;</w:t>
      </w:r>
    </w:p>
    <w:p w:rsidR="00580D6A" w:rsidRPr="000665B4" w:rsidRDefault="00580D6A" w:rsidP="00580D6A">
      <w:pPr>
        <w:rPr>
          <w:rFonts w:ascii="宋体" w:eastAsia="宋体" w:hAnsi="宋体"/>
        </w:rPr>
      </w:pPr>
      <w:r w:rsidRPr="000665B4">
        <w:rPr>
          <w:rFonts w:ascii="宋体" w:eastAsia="宋体" w:hAnsi="宋体"/>
        </w:rPr>
        <w:t xml:space="preserve">        }</w:t>
      </w:r>
    </w:p>
    <w:p w:rsidR="00580D6A" w:rsidRPr="000665B4" w:rsidRDefault="00580D6A" w:rsidP="00580D6A">
      <w:pPr>
        <w:rPr>
          <w:rFonts w:ascii="宋体" w:eastAsia="宋体" w:hAnsi="宋体"/>
        </w:rPr>
      </w:pPr>
      <w:r w:rsidRPr="000665B4">
        <w:rPr>
          <w:rFonts w:ascii="宋体" w:eastAsia="宋体" w:hAnsi="宋体"/>
        </w:rPr>
        <w:t xml:space="preserve">    }</w:t>
      </w:r>
    </w:p>
    <w:p w:rsidR="00580D6A" w:rsidRPr="000665B4" w:rsidRDefault="00580D6A" w:rsidP="00580D6A">
      <w:pPr>
        <w:rPr>
          <w:rFonts w:ascii="宋体" w:eastAsia="宋体" w:hAnsi="宋体"/>
        </w:rPr>
      </w:pPr>
      <w:r w:rsidRPr="000665B4">
        <w:rPr>
          <w:rFonts w:ascii="宋体" w:eastAsia="宋体" w:hAnsi="宋体"/>
        </w:rPr>
        <w:t xml:space="preserve">    if(j&gt;0){</w:t>
      </w:r>
    </w:p>
    <w:p w:rsidR="00580D6A" w:rsidRPr="000665B4" w:rsidRDefault="00580D6A" w:rsidP="00580D6A">
      <w:pPr>
        <w:rPr>
          <w:rFonts w:ascii="宋体" w:eastAsia="宋体" w:hAnsi="宋体"/>
        </w:rPr>
      </w:pPr>
      <w:r w:rsidRPr="000665B4">
        <w:rPr>
          <w:rFonts w:ascii="宋体" w:eastAsia="宋体" w:hAnsi="宋体"/>
        </w:rPr>
        <w:t xml:space="preserve">        for(int i=0;i&lt;j;i++) printf("%c",s1[i]);</w:t>
      </w:r>
    </w:p>
    <w:p w:rsidR="00580D6A" w:rsidRPr="000665B4" w:rsidRDefault="00580D6A" w:rsidP="00580D6A">
      <w:pPr>
        <w:rPr>
          <w:rFonts w:ascii="宋体" w:eastAsia="宋体" w:hAnsi="宋体"/>
        </w:rPr>
      </w:pPr>
      <w:r w:rsidRPr="000665B4">
        <w:rPr>
          <w:rFonts w:ascii="宋体" w:eastAsia="宋体" w:hAnsi="宋体"/>
        </w:rPr>
        <w:t xml:space="preserve">        printf(" ");</w:t>
      </w:r>
    </w:p>
    <w:p w:rsidR="00580D6A" w:rsidRPr="000665B4" w:rsidRDefault="00580D6A" w:rsidP="00580D6A">
      <w:pPr>
        <w:rPr>
          <w:rFonts w:ascii="宋体" w:eastAsia="宋体" w:hAnsi="宋体"/>
        </w:rPr>
      </w:pPr>
      <w:r w:rsidRPr="000665B4">
        <w:rPr>
          <w:rFonts w:ascii="宋体" w:eastAsia="宋体" w:hAnsi="宋体"/>
        </w:rPr>
        <w:t xml:space="preserve">    }</w:t>
      </w:r>
    </w:p>
    <w:p w:rsidR="00580D6A" w:rsidRPr="000665B4" w:rsidRDefault="00580D6A" w:rsidP="00580D6A">
      <w:pPr>
        <w:rPr>
          <w:rFonts w:ascii="宋体" w:eastAsia="宋体" w:hAnsi="宋体"/>
        </w:rPr>
      </w:pPr>
      <w:r w:rsidRPr="000665B4">
        <w:rPr>
          <w:rFonts w:ascii="宋体" w:eastAsia="宋体" w:hAnsi="宋体"/>
        </w:rPr>
        <w:t xml:space="preserve">    printf("%d\n",j);</w:t>
      </w:r>
    </w:p>
    <w:p w:rsidR="00580D6A" w:rsidRPr="000665B4" w:rsidRDefault="00580D6A" w:rsidP="00580D6A">
      <w:pPr>
        <w:rPr>
          <w:rFonts w:ascii="宋体" w:eastAsia="宋体" w:hAnsi="宋体"/>
        </w:rPr>
      </w:pPr>
      <w:r w:rsidRPr="000665B4">
        <w:rPr>
          <w:rFonts w:ascii="宋体" w:eastAsia="宋体" w:hAnsi="宋体"/>
        </w:rPr>
        <w:t xml:space="preserve">    return;</w:t>
      </w:r>
    </w:p>
    <w:p w:rsidR="00580D6A" w:rsidRPr="000665B4" w:rsidRDefault="00580D6A" w:rsidP="00580D6A">
      <w:pPr>
        <w:rPr>
          <w:rFonts w:ascii="宋体" w:eastAsia="宋体" w:hAnsi="宋体"/>
        </w:rPr>
      </w:pPr>
      <w:r w:rsidRPr="000665B4">
        <w:rPr>
          <w:rFonts w:ascii="宋体" w:eastAsia="宋体" w:hAnsi="宋体"/>
        </w:rPr>
        <w:t>}</w:t>
      </w:r>
    </w:p>
    <w:p w:rsidR="00580D6A" w:rsidRPr="000665B4" w:rsidRDefault="00580D6A" w:rsidP="00580D6A">
      <w:pPr>
        <w:rPr>
          <w:rFonts w:ascii="宋体" w:eastAsia="宋体" w:hAnsi="宋体"/>
        </w:rPr>
      </w:pPr>
    </w:p>
    <w:p w:rsidR="00580D6A" w:rsidRPr="000665B4" w:rsidRDefault="00580D6A" w:rsidP="00580D6A">
      <w:pPr>
        <w:rPr>
          <w:rFonts w:ascii="宋体" w:eastAsia="宋体" w:hAnsi="宋体"/>
        </w:rPr>
      </w:pPr>
      <w:r w:rsidRPr="000665B4">
        <w:rPr>
          <w:rFonts w:ascii="宋体" w:eastAsia="宋体" w:hAnsi="宋体"/>
        </w:rPr>
        <w:t>int main()</w:t>
      </w:r>
    </w:p>
    <w:p w:rsidR="00580D6A" w:rsidRPr="000665B4" w:rsidRDefault="00580D6A" w:rsidP="00580D6A">
      <w:pPr>
        <w:rPr>
          <w:rFonts w:ascii="宋体" w:eastAsia="宋体" w:hAnsi="宋体"/>
        </w:rPr>
      </w:pPr>
      <w:r w:rsidRPr="000665B4">
        <w:rPr>
          <w:rFonts w:ascii="宋体" w:eastAsia="宋体" w:hAnsi="宋体"/>
        </w:rPr>
        <w:t>{</w:t>
      </w:r>
    </w:p>
    <w:p w:rsidR="00580D6A" w:rsidRPr="000665B4" w:rsidRDefault="00580D6A" w:rsidP="00580D6A">
      <w:pPr>
        <w:rPr>
          <w:rFonts w:ascii="宋体" w:eastAsia="宋体" w:hAnsi="宋体"/>
        </w:rPr>
      </w:pPr>
      <w:r w:rsidRPr="000665B4">
        <w:rPr>
          <w:rFonts w:ascii="宋体" w:eastAsia="宋体" w:hAnsi="宋体"/>
        </w:rPr>
        <w:t xml:space="preserve">    char s1[MAXLEN],s2[MAXLEN];</w:t>
      </w:r>
    </w:p>
    <w:p w:rsidR="00580D6A" w:rsidRPr="000665B4" w:rsidRDefault="00580D6A" w:rsidP="00580D6A">
      <w:pPr>
        <w:rPr>
          <w:rFonts w:ascii="宋体" w:eastAsia="宋体" w:hAnsi="宋体"/>
        </w:rPr>
      </w:pPr>
      <w:r w:rsidRPr="000665B4">
        <w:rPr>
          <w:rFonts w:ascii="宋体" w:eastAsia="宋体" w:hAnsi="宋体"/>
        </w:rPr>
        <w:t xml:space="preserve">    while(~scanf("%s%s",s1,s2)) kmp(s1,s2);</w:t>
      </w:r>
    </w:p>
    <w:p w:rsidR="00580D6A" w:rsidRPr="000665B4" w:rsidRDefault="00580D6A" w:rsidP="00580D6A">
      <w:pPr>
        <w:rPr>
          <w:rFonts w:ascii="宋体" w:eastAsia="宋体" w:hAnsi="宋体"/>
        </w:rPr>
      </w:pPr>
      <w:r w:rsidRPr="000665B4">
        <w:rPr>
          <w:rFonts w:ascii="宋体" w:eastAsia="宋体" w:hAnsi="宋体"/>
        </w:rPr>
        <w:t xml:space="preserve">    return 0;</w:t>
      </w:r>
    </w:p>
    <w:p w:rsidR="00580D6A" w:rsidRPr="000665B4" w:rsidRDefault="00580D6A" w:rsidP="00580D6A">
      <w:pPr>
        <w:rPr>
          <w:rFonts w:ascii="宋体" w:eastAsia="宋体" w:hAnsi="宋体"/>
        </w:rPr>
      </w:pPr>
      <w:r w:rsidRPr="000665B4">
        <w:rPr>
          <w:rFonts w:ascii="宋体" w:eastAsia="宋体" w:hAnsi="宋体"/>
        </w:rPr>
        <w:t>}</w:t>
      </w:r>
    </w:p>
    <w:p w:rsidR="00B72B85" w:rsidRPr="000665B4" w:rsidRDefault="00B72B85" w:rsidP="00B72B85">
      <w:pPr>
        <w:pStyle w:val="3"/>
        <w:rPr>
          <w:rFonts w:ascii="宋体" w:eastAsia="宋体" w:hAnsi="宋体"/>
          <w:b w:val="0"/>
        </w:rPr>
      </w:pPr>
      <w:bookmarkStart w:id="154" w:name="_Toc524383055"/>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4300</w:t>
      </w:r>
      <w:r w:rsidRPr="000665B4">
        <w:rPr>
          <w:rFonts w:ascii="宋体" w:eastAsia="宋体" w:hAnsi="宋体" w:hint="eastAsia"/>
          <w:b w:val="0"/>
        </w:rPr>
        <w:t>-</w:t>
      </w:r>
      <w:hyperlink r:id="rId64" w:anchor="problem/D" w:history="1">
        <w:r w:rsidRPr="000665B4">
          <w:rPr>
            <w:rFonts w:ascii="宋体" w:eastAsia="宋体" w:hAnsi="宋体"/>
            <w:b w:val="0"/>
            <w:szCs w:val="22"/>
          </w:rPr>
          <w:t>Clairewd’s message</w:t>
        </w:r>
        <w:bookmarkEnd w:id="154"/>
      </w:hyperlink>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4300</w:instrText>
      </w:r>
      <w:r w:rsidRPr="000665B4">
        <w:rPr>
          <w:rFonts w:ascii="宋体" w:eastAsia="宋体" w:hAnsi="宋体" w:hint="eastAsia"/>
          <w:b w:val="0"/>
        </w:rPr>
        <w:instrText>-</w:instrText>
      </w:r>
      <w:r w:rsidRPr="000665B4">
        <w:rPr>
          <w:rFonts w:ascii="宋体" w:eastAsia="宋体" w:hAnsi="宋体"/>
          <w:b w:val="0"/>
          <w:szCs w:val="22"/>
        </w:rPr>
        <w:instrText>Clairewd’s message</w:instrText>
      </w:r>
      <w:r w:rsidRPr="000665B4">
        <w:rPr>
          <w:rFonts w:ascii="宋体" w:eastAsia="宋体" w:hAnsi="宋体"/>
          <w:b w:val="0"/>
        </w:rPr>
        <w:instrText>:</w:instrText>
      </w:r>
      <w:r w:rsidRPr="000665B4">
        <w:rPr>
          <w:rFonts w:ascii="宋体" w:eastAsia="宋体" w:hAnsi="宋体"/>
        </w:rPr>
        <w:instrText xml:space="preserve">4300" \y "HDU:4300" </w:instrText>
      </w:r>
      <w:r w:rsidRPr="000665B4">
        <w:rPr>
          <w:rFonts w:ascii="宋体" w:eastAsia="宋体" w:hAnsi="宋体"/>
          <w:b w:val="0"/>
        </w:rPr>
        <w:fldChar w:fldCharType="end"/>
      </w:r>
    </w:p>
    <w:p w:rsidR="00B72B85" w:rsidRPr="000665B4" w:rsidRDefault="00B72B85" w:rsidP="00580D6A">
      <w:pPr>
        <w:rPr>
          <w:rFonts w:ascii="宋体" w:eastAsia="宋体" w:hAnsi="宋体"/>
        </w:rPr>
      </w:pPr>
      <w:r w:rsidRPr="000665B4">
        <w:rPr>
          <w:rFonts w:ascii="宋体" w:eastAsia="宋体" w:hAnsi="宋体" w:hint="eastAsia"/>
        </w:rPr>
        <w:t>【题意】给定26个字母的明密文转换表，在给定一个字符串s，这个字符串s一定是由密文+明文的文本的一个前缀，要求最短的可能完整的文本</w:t>
      </w:r>
    </w:p>
    <w:p w:rsidR="00B72B85" w:rsidRPr="000665B4" w:rsidRDefault="00B72B85" w:rsidP="00580D6A">
      <w:pPr>
        <w:rPr>
          <w:rFonts w:ascii="宋体" w:eastAsia="宋体" w:hAnsi="宋体"/>
        </w:rPr>
      </w:pPr>
      <w:r w:rsidRPr="000665B4">
        <w:rPr>
          <w:rFonts w:ascii="宋体" w:eastAsia="宋体" w:hAnsi="宋体" w:hint="eastAsia"/>
        </w:rPr>
        <w:t>【TAG】字符串 密码 KMP 签到题</w:t>
      </w:r>
    </w:p>
    <w:p w:rsidR="00B72B85" w:rsidRPr="000665B4" w:rsidRDefault="00B72B85" w:rsidP="00580D6A">
      <w:pPr>
        <w:rPr>
          <w:rFonts w:ascii="宋体" w:eastAsia="宋体" w:hAnsi="宋体"/>
        </w:rPr>
      </w:pPr>
      <w:r w:rsidRPr="000665B4">
        <w:rPr>
          <w:rFonts w:ascii="宋体" w:eastAsia="宋体" w:hAnsi="宋体" w:hint="eastAsia"/>
        </w:rPr>
        <w:t>【题解】要文本最短的情况就是前一半刚好是密文，后一半刚好是对应的明文，如果是偶数的时候都不用再补了，不管怎么说前一半一定都是密文，所以直接先翻译为明文，和剩下的文本进行KMP匹配，匹配结束时j的值（也就是前一半被匹配的数量），就是已经出现的明文的最大可能长度，那么把剩下的明文补上就可以了。这题要注意的地方，第一个是密文是长度/2向上取整（比如说5个是要取3个），另外最后再输出的时候一定要搞清楚补上的是明文，补明文的时候确保是从密文翻译过来了，因为一开始只翻译了前一半的密文，所以后面可能会遗漏一些密文还没有翻译。</w:t>
      </w:r>
    </w:p>
    <w:p w:rsidR="00B72B85" w:rsidRPr="000665B4" w:rsidRDefault="00B72B85" w:rsidP="00580D6A">
      <w:pPr>
        <w:rPr>
          <w:rFonts w:ascii="宋体" w:eastAsia="宋体" w:hAnsi="宋体"/>
        </w:rPr>
      </w:pPr>
      <w:r w:rsidRPr="000665B4">
        <w:rPr>
          <w:rFonts w:ascii="宋体" w:eastAsia="宋体" w:hAnsi="宋体" w:hint="eastAsia"/>
        </w:rPr>
        <w:t>【代码】</w:t>
      </w:r>
    </w:p>
    <w:p w:rsidR="00B72B85" w:rsidRPr="000665B4" w:rsidRDefault="00B72B85" w:rsidP="00B72B85">
      <w:pPr>
        <w:rPr>
          <w:rFonts w:ascii="宋体" w:eastAsia="宋体" w:hAnsi="宋体"/>
        </w:rPr>
      </w:pPr>
      <w:r w:rsidRPr="000665B4">
        <w:rPr>
          <w:rFonts w:ascii="宋体" w:eastAsia="宋体" w:hAnsi="宋体"/>
        </w:rPr>
        <w:t>#include &lt;bits/stdc++.h&gt;</w:t>
      </w:r>
    </w:p>
    <w:p w:rsidR="00B72B85" w:rsidRPr="000665B4" w:rsidRDefault="00B72B85" w:rsidP="00B72B85">
      <w:pPr>
        <w:rPr>
          <w:rFonts w:ascii="宋体" w:eastAsia="宋体" w:hAnsi="宋体"/>
        </w:rPr>
      </w:pPr>
      <w:r w:rsidRPr="000665B4">
        <w:rPr>
          <w:rFonts w:ascii="宋体" w:eastAsia="宋体" w:hAnsi="宋体"/>
        </w:rPr>
        <w:t>#define MAXLEN 100010</w:t>
      </w:r>
    </w:p>
    <w:p w:rsidR="00B72B85" w:rsidRPr="000665B4" w:rsidRDefault="00B72B85" w:rsidP="00B72B85">
      <w:pPr>
        <w:rPr>
          <w:rFonts w:ascii="宋体" w:eastAsia="宋体" w:hAnsi="宋体"/>
        </w:rPr>
      </w:pPr>
    </w:p>
    <w:p w:rsidR="00B72B85" w:rsidRPr="000665B4" w:rsidRDefault="00B72B85" w:rsidP="00B72B85">
      <w:pPr>
        <w:rPr>
          <w:rFonts w:ascii="宋体" w:eastAsia="宋体" w:hAnsi="宋体"/>
        </w:rPr>
      </w:pPr>
      <w:r w:rsidRPr="000665B4">
        <w:rPr>
          <w:rFonts w:ascii="宋体" w:eastAsia="宋体" w:hAnsi="宋体"/>
        </w:rPr>
        <w:t>void cal_next(char s[],int len,int next[]){</w:t>
      </w:r>
    </w:p>
    <w:p w:rsidR="00B72B85" w:rsidRPr="000665B4" w:rsidRDefault="00B72B85" w:rsidP="00B72B85">
      <w:pPr>
        <w:rPr>
          <w:rFonts w:ascii="宋体" w:eastAsia="宋体" w:hAnsi="宋体"/>
        </w:rPr>
      </w:pPr>
      <w:r w:rsidRPr="000665B4">
        <w:rPr>
          <w:rFonts w:ascii="宋体" w:eastAsia="宋体" w:hAnsi="宋体"/>
        </w:rPr>
        <w:t xml:space="preserve">    next[0]=0;</w:t>
      </w:r>
    </w:p>
    <w:p w:rsidR="00B72B85" w:rsidRPr="000665B4" w:rsidRDefault="00B72B85" w:rsidP="00B72B85">
      <w:pPr>
        <w:rPr>
          <w:rFonts w:ascii="宋体" w:eastAsia="宋体" w:hAnsi="宋体"/>
        </w:rPr>
      </w:pPr>
      <w:r w:rsidRPr="000665B4">
        <w:rPr>
          <w:rFonts w:ascii="宋体" w:eastAsia="宋体" w:hAnsi="宋体"/>
        </w:rPr>
        <w:t xml:space="preserve">    int i=1,j=0;</w:t>
      </w:r>
    </w:p>
    <w:p w:rsidR="00B72B85" w:rsidRPr="000665B4" w:rsidRDefault="00B72B85" w:rsidP="00B72B85">
      <w:pPr>
        <w:rPr>
          <w:rFonts w:ascii="宋体" w:eastAsia="宋体" w:hAnsi="宋体"/>
        </w:rPr>
      </w:pPr>
      <w:r w:rsidRPr="000665B4">
        <w:rPr>
          <w:rFonts w:ascii="宋体" w:eastAsia="宋体" w:hAnsi="宋体"/>
        </w:rPr>
        <w:t xml:space="preserve">    while(i&lt;len){</w:t>
      </w:r>
    </w:p>
    <w:p w:rsidR="00B72B85" w:rsidRPr="000665B4" w:rsidRDefault="00B72B85" w:rsidP="00B72B85">
      <w:pPr>
        <w:rPr>
          <w:rFonts w:ascii="宋体" w:eastAsia="宋体" w:hAnsi="宋体"/>
        </w:rPr>
      </w:pPr>
      <w:r w:rsidRPr="000665B4">
        <w:rPr>
          <w:rFonts w:ascii="宋体" w:eastAsia="宋体" w:hAnsi="宋体"/>
        </w:rPr>
        <w:t xml:space="preserve">        if(s[i]==s[j]){</w:t>
      </w:r>
    </w:p>
    <w:p w:rsidR="00B72B85" w:rsidRPr="000665B4" w:rsidRDefault="00B72B85" w:rsidP="00B72B85">
      <w:pPr>
        <w:rPr>
          <w:rFonts w:ascii="宋体" w:eastAsia="宋体" w:hAnsi="宋体"/>
        </w:rPr>
      </w:pPr>
      <w:r w:rsidRPr="000665B4">
        <w:rPr>
          <w:rFonts w:ascii="宋体" w:eastAsia="宋体" w:hAnsi="宋体"/>
        </w:rPr>
        <w:t xml:space="preserve">            next[i++]=(j++)+1;</w:t>
      </w:r>
    </w:p>
    <w:p w:rsidR="00B72B85" w:rsidRPr="000665B4" w:rsidRDefault="00B72B85" w:rsidP="00B72B85">
      <w:pPr>
        <w:rPr>
          <w:rFonts w:ascii="宋体" w:eastAsia="宋体" w:hAnsi="宋体"/>
        </w:rPr>
      </w:pPr>
      <w:r w:rsidRPr="000665B4">
        <w:rPr>
          <w:rFonts w:ascii="宋体" w:eastAsia="宋体" w:hAnsi="宋体"/>
        </w:rPr>
        <w:t xml:space="preserve">            continue;</w:t>
      </w:r>
    </w:p>
    <w:p w:rsidR="00B72B85" w:rsidRPr="000665B4" w:rsidRDefault="00B72B85" w:rsidP="00B72B85">
      <w:pPr>
        <w:rPr>
          <w:rFonts w:ascii="宋体" w:eastAsia="宋体" w:hAnsi="宋体"/>
        </w:rPr>
      </w:pPr>
      <w:r w:rsidRPr="000665B4">
        <w:rPr>
          <w:rFonts w:ascii="宋体" w:eastAsia="宋体" w:hAnsi="宋体"/>
        </w:rPr>
        <w:lastRenderedPageBreak/>
        <w:t xml:space="preserve">        }</w:t>
      </w:r>
    </w:p>
    <w:p w:rsidR="00B72B85" w:rsidRPr="000665B4" w:rsidRDefault="00B72B85" w:rsidP="00B72B85">
      <w:pPr>
        <w:rPr>
          <w:rFonts w:ascii="宋体" w:eastAsia="宋体" w:hAnsi="宋体"/>
        </w:rPr>
      </w:pPr>
      <w:r w:rsidRPr="000665B4">
        <w:rPr>
          <w:rFonts w:ascii="宋体" w:eastAsia="宋体" w:hAnsi="宋体"/>
        </w:rPr>
        <w:t xml:space="preserve">        while(s[i]!=s[j]){</w:t>
      </w:r>
    </w:p>
    <w:p w:rsidR="00B72B85" w:rsidRPr="000665B4" w:rsidRDefault="00B72B85" w:rsidP="00B72B85">
      <w:pPr>
        <w:rPr>
          <w:rFonts w:ascii="宋体" w:eastAsia="宋体" w:hAnsi="宋体"/>
        </w:rPr>
      </w:pPr>
      <w:r w:rsidRPr="000665B4">
        <w:rPr>
          <w:rFonts w:ascii="宋体" w:eastAsia="宋体" w:hAnsi="宋体"/>
        </w:rPr>
        <w:t xml:space="preserve">            if(j==0){</w:t>
      </w:r>
    </w:p>
    <w:p w:rsidR="00B72B85" w:rsidRPr="000665B4" w:rsidRDefault="00B72B85" w:rsidP="00B72B85">
      <w:pPr>
        <w:rPr>
          <w:rFonts w:ascii="宋体" w:eastAsia="宋体" w:hAnsi="宋体"/>
        </w:rPr>
      </w:pPr>
      <w:r w:rsidRPr="000665B4">
        <w:rPr>
          <w:rFonts w:ascii="宋体" w:eastAsia="宋体" w:hAnsi="宋体"/>
        </w:rPr>
        <w:t xml:space="preserve">                next[i++]=0;</w:t>
      </w:r>
    </w:p>
    <w:p w:rsidR="00B72B85" w:rsidRPr="000665B4" w:rsidRDefault="00B72B85" w:rsidP="00B72B85">
      <w:pPr>
        <w:rPr>
          <w:rFonts w:ascii="宋体" w:eastAsia="宋体" w:hAnsi="宋体"/>
        </w:rPr>
      </w:pPr>
      <w:r w:rsidRPr="000665B4">
        <w:rPr>
          <w:rFonts w:ascii="宋体" w:eastAsia="宋体" w:hAnsi="宋体"/>
        </w:rPr>
        <w:t xml:space="preserve">                break;</w:t>
      </w:r>
    </w:p>
    <w:p w:rsidR="00B72B85" w:rsidRPr="000665B4" w:rsidRDefault="00B72B85" w:rsidP="00B72B85">
      <w:pPr>
        <w:rPr>
          <w:rFonts w:ascii="宋体" w:eastAsia="宋体" w:hAnsi="宋体"/>
        </w:rPr>
      </w:pPr>
      <w:r w:rsidRPr="000665B4">
        <w:rPr>
          <w:rFonts w:ascii="宋体" w:eastAsia="宋体" w:hAnsi="宋体"/>
        </w:rPr>
        <w:t xml:space="preserve">            }</w:t>
      </w:r>
    </w:p>
    <w:p w:rsidR="00B72B85" w:rsidRPr="000665B4" w:rsidRDefault="00B72B85" w:rsidP="00B72B85">
      <w:pPr>
        <w:rPr>
          <w:rFonts w:ascii="宋体" w:eastAsia="宋体" w:hAnsi="宋体"/>
        </w:rPr>
      </w:pPr>
      <w:r w:rsidRPr="000665B4">
        <w:rPr>
          <w:rFonts w:ascii="宋体" w:eastAsia="宋体" w:hAnsi="宋体"/>
        </w:rPr>
        <w:t xml:space="preserve">            j=next[j-1];</w:t>
      </w:r>
    </w:p>
    <w:p w:rsidR="00B72B85" w:rsidRPr="000665B4" w:rsidRDefault="00B72B85" w:rsidP="00B72B85">
      <w:pPr>
        <w:rPr>
          <w:rFonts w:ascii="宋体" w:eastAsia="宋体" w:hAnsi="宋体"/>
        </w:rPr>
      </w:pPr>
      <w:r w:rsidRPr="000665B4">
        <w:rPr>
          <w:rFonts w:ascii="宋体" w:eastAsia="宋体" w:hAnsi="宋体"/>
        </w:rPr>
        <w:t xml:space="preserve">        }</w:t>
      </w:r>
    </w:p>
    <w:p w:rsidR="00B72B85" w:rsidRPr="000665B4" w:rsidRDefault="00B72B85" w:rsidP="00B72B85">
      <w:pPr>
        <w:rPr>
          <w:rFonts w:ascii="宋体" w:eastAsia="宋体" w:hAnsi="宋体"/>
        </w:rPr>
      </w:pPr>
      <w:r w:rsidRPr="000665B4">
        <w:rPr>
          <w:rFonts w:ascii="宋体" w:eastAsia="宋体" w:hAnsi="宋体"/>
        </w:rPr>
        <w:t xml:space="preserve">    }</w:t>
      </w:r>
    </w:p>
    <w:p w:rsidR="00B72B85" w:rsidRPr="000665B4" w:rsidRDefault="00B72B85" w:rsidP="00B72B85">
      <w:pPr>
        <w:rPr>
          <w:rFonts w:ascii="宋体" w:eastAsia="宋体" w:hAnsi="宋体"/>
        </w:rPr>
      </w:pPr>
      <w:r w:rsidRPr="000665B4">
        <w:rPr>
          <w:rFonts w:ascii="宋体" w:eastAsia="宋体" w:hAnsi="宋体"/>
        </w:rPr>
        <w:t xml:space="preserve">    return;</w:t>
      </w:r>
    </w:p>
    <w:p w:rsidR="00B72B85" w:rsidRPr="000665B4" w:rsidRDefault="00B72B85" w:rsidP="00B72B85">
      <w:pPr>
        <w:rPr>
          <w:rFonts w:ascii="宋体" w:eastAsia="宋体" w:hAnsi="宋体"/>
        </w:rPr>
      </w:pPr>
      <w:r w:rsidRPr="000665B4">
        <w:rPr>
          <w:rFonts w:ascii="宋体" w:eastAsia="宋体" w:hAnsi="宋体"/>
        </w:rPr>
        <w:t>}</w:t>
      </w:r>
    </w:p>
    <w:p w:rsidR="00B72B85" w:rsidRPr="000665B4" w:rsidRDefault="00B72B85" w:rsidP="00B72B85">
      <w:pPr>
        <w:rPr>
          <w:rFonts w:ascii="宋体" w:eastAsia="宋体" w:hAnsi="宋体"/>
        </w:rPr>
      </w:pPr>
    </w:p>
    <w:p w:rsidR="00B72B85" w:rsidRPr="000665B4" w:rsidRDefault="00B72B85" w:rsidP="00B72B85">
      <w:pPr>
        <w:rPr>
          <w:rFonts w:ascii="宋体" w:eastAsia="宋体" w:hAnsi="宋体"/>
        </w:rPr>
      </w:pPr>
      <w:r w:rsidRPr="000665B4">
        <w:rPr>
          <w:rFonts w:ascii="宋体" w:eastAsia="宋体" w:hAnsi="宋体"/>
        </w:rPr>
        <w:t>void kmp(char con[],char s[]){</w:t>
      </w:r>
    </w:p>
    <w:p w:rsidR="00B72B85" w:rsidRPr="000665B4" w:rsidRDefault="00B72B85" w:rsidP="00B72B85">
      <w:pPr>
        <w:rPr>
          <w:rFonts w:ascii="宋体" w:eastAsia="宋体" w:hAnsi="宋体"/>
        </w:rPr>
      </w:pPr>
      <w:r w:rsidRPr="000665B4">
        <w:rPr>
          <w:rFonts w:ascii="宋体" w:eastAsia="宋体" w:hAnsi="宋体"/>
        </w:rPr>
        <w:t xml:space="preserve">    int len=strlen(s),next[MAXLEN];</w:t>
      </w:r>
    </w:p>
    <w:p w:rsidR="00B72B85" w:rsidRPr="000665B4" w:rsidRDefault="00B72B85" w:rsidP="00B72B85">
      <w:pPr>
        <w:rPr>
          <w:rFonts w:ascii="宋体" w:eastAsia="宋体" w:hAnsi="宋体"/>
        </w:rPr>
      </w:pPr>
      <w:r w:rsidRPr="000665B4">
        <w:rPr>
          <w:rFonts w:ascii="宋体" w:eastAsia="宋体" w:hAnsi="宋体"/>
        </w:rPr>
        <w:t xml:space="preserve">    printf("%s",s);</w:t>
      </w:r>
    </w:p>
    <w:p w:rsidR="00B72B85" w:rsidRPr="000665B4" w:rsidRDefault="00B72B85" w:rsidP="00B72B85">
      <w:pPr>
        <w:rPr>
          <w:rFonts w:ascii="宋体" w:eastAsia="宋体" w:hAnsi="宋体"/>
        </w:rPr>
      </w:pPr>
      <w:r w:rsidRPr="000665B4">
        <w:rPr>
          <w:rFonts w:ascii="宋体" w:eastAsia="宋体" w:hAnsi="宋体"/>
        </w:rPr>
        <w:t xml:space="preserve">    int lens=(len+1)/2;</w:t>
      </w:r>
    </w:p>
    <w:p w:rsidR="00B72B85" w:rsidRPr="000665B4" w:rsidRDefault="00B72B85" w:rsidP="00B72B85">
      <w:pPr>
        <w:rPr>
          <w:rFonts w:ascii="宋体" w:eastAsia="宋体" w:hAnsi="宋体"/>
        </w:rPr>
      </w:pPr>
      <w:r w:rsidRPr="000665B4">
        <w:rPr>
          <w:rFonts w:ascii="宋体" w:eastAsia="宋体" w:hAnsi="宋体"/>
        </w:rPr>
        <w:t xml:space="preserve">    for(int i=0;i&lt;lens;i++) s[i]=con[s[i]-'a'];</w:t>
      </w:r>
    </w:p>
    <w:p w:rsidR="00B72B85" w:rsidRPr="000665B4" w:rsidRDefault="00B72B85" w:rsidP="00B72B85">
      <w:pPr>
        <w:rPr>
          <w:rFonts w:ascii="宋体" w:eastAsia="宋体" w:hAnsi="宋体"/>
        </w:rPr>
      </w:pPr>
      <w:r w:rsidRPr="000665B4">
        <w:rPr>
          <w:rFonts w:ascii="宋体" w:eastAsia="宋体" w:hAnsi="宋体"/>
        </w:rPr>
        <w:t xml:space="preserve">    cal_next(s,lens,next);</w:t>
      </w:r>
    </w:p>
    <w:p w:rsidR="00B72B85" w:rsidRPr="000665B4" w:rsidRDefault="00B72B85" w:rsidP="00B72B85">
      <w:pPr>
        <w:rPr>
          <w:rFonts w:ascii="宋体" w:eastAsia="宋体" w:hAnsi="宋体"/>
        </w:rPr>
      </w:pPr>
      <w:r w:rsidRPr="000665B4">
        <w:rPr>
          <w:rFonts w:ascii="宋体" w:eastAsia="宋体" w:hAnsi="宋体"/>
        </w:rPr>
        <w:t xml:space="preserve">    int j=0;</w:t>
      </w:r>
    </w:p>
    <w:p w:rsidR="00B72B85" w:rsidRPr="000665B4" w:rsidRDefault="00B72B85" w:rsidP="00B72B85">
      <w:pPr>
        <w:rPr>
          <w:rFonts w:ascii="宋体" w:eastAsia="宋体" w:hAnsi="宋体"/>
        </w:rPr>
      </w:pPr>
      <w:r w:rsidRPr="000665B4">
        <w:rPr>
          <w:rFonts w:ascii="宋体" w:eastAsia="宋体" w:hAnsi="宋体"/>
        </w:rPr>
        <w:t xml:space="preserve">    for(int i=lens;i&lt;len;i++){</w:t>
      </w:r>
    </w:p>
    <w:p w:rsidR="00B72B85" w:rsidRPr="000665B4" w:rsidRDefault="00B72B85" w:rsidP="00B72B85">
      <w:pPr>
        <w:rPr>
          <w:rFonts w:ascii="宋体" w:eastAsia="宋体" w:hAnsi="宋体"/>
        </w:rPr>
      </w:pPr>
      <w:r w:rsidRPr="000665B4">
        <w:rPr>
          <w:rFonts w:ascii="宋体" w:eastAsia="宋体" w:hAnsi="宋体"/>
        </w:rPr>
        <w:t xml:space="preserve">        while(s[i]!=s[j]){</w:t>
      </w:r>
    </w:p>
    <w:p w:rsidR="00B72B85" w:rsidRPr="000665B4" w:rsidRDefault="00B72B85" w:rsidP="00B72B85">
      <w:pPr>
        <w:rPr>
          <w:rFonts w:ascii="宋体" w:eastAsia="宋体" w:hAnsi="宋体"/>
        </w:rPr>
      </w:pPr>
      <w:r w:rsidRPr="000665B4">
        <w:rPr>
          <w:rFonts w:ascii="宋体" w:eastAsia="宋体" w:hAnsi="宋体"/>
        </w:rPr>
        <w:t xml:space="preserve">            if(j==0) break;</w:t>
      </w:r>
    </w:p>
    <w:p w:rsidR="00B72B85" w:rsidRPr="000665B4" w:rsidRDefault="00B72B85" w:rsidP="00B72B85">
      <w:pPr>
        <w:rPr>
          <w:rFonts w:ascii="宋体" w:eastAsia="宋体" w:hAnsi="宋体"/>
        </w:rPr>
      </w:pPr>
      <w:r w:rsidRPr="000665B4">
        <w:rPr>
          <w:rFonts w:ascii="宋体" w:eastAsia="宋体" w:hAnsi="宋体"/>
        </w:rPr>
        <w:t xml:space="preserve">            j=next[j-1];</w:t>
      </w:r>
    </w:p>
    <w:p w:rsidR="00B72B85" w:rsidRPr="000665B4" w:rsidRDefault="00B72B85" w:rsidP="00B72B85">
      <w:pPr>
        <w:rPr>
          <w:rFonts w:ascii="宋体" w:eastAsia="宋体" w:hAnsi="宋体"/>
        </w:rPr>
      </w:pPr>
      <w:r w:rsidRPr="000665B4">
        <w:rPr>
          <w:rFonts w:ascii="宋体" w:eastAsia="宋体" w:hAnsi="宋体"/>
        </w:rPr>
        <w:t xml:space="preserve">        }</w:t>
      </w:r>
    </w:p>
    <w:p w:rsidR="00B72B85" w:rsidRPr="000665B4" w:rsidRDefault="00B72B85" w:rsidP="00B72B85">
      <w:pPr>
        <w:rPr>
          <w:rFonts w:ascii="宋体" w:eastAsia="宋体" w:hAnsi="宋体"/>
        </w:rPr>
      </w:pPr>
      <w:r w:rsidRPr="000665B4">
        <w:rPr>
          <w:rFonts w:ascii="宋体" w:eastAsia="宋体" w:hAnsi="宋体"/>
        </w:rPr>
        <w:t xml:space="preserve">        if(s[i]==s[j]) j++;</w:t>
      </w:r>
    </w:p>
    <w:p w:rsidR="00B72B85" w:rsidRPr="000665B4" w:rsidRDefault="00B72B85" w:rsidP="00B72B85">
      <w:pPr>
        <w:rPr>
          <w:rFonts w:ascii="宋体" w:eastAsia="宋体" w:hAnsi="宋体"/>
        </w:rPr>
      </w:pPr>
      <w:r w:rsidRPr="000665B4">
        <w:rPr>
          <w:rFonts w:ascii="宋体" w:eastAsia="宋体" w:hAnsi="宋体"/>
        </w:rPr>
        <w:t xml:space="preserve">    }</w:t>
      </w:r>
    </w:p>
    <w:p w:rsidR="00B72B85" w:rsidRPr="000665B4" w:rsidRDefault="00B72B85" w:rsidP="00B72B85">
      <w:pPr>
        <w:rPr>
          <w:rFonts w:ascii="宋体" w:eastAsia="宋体" w:hAnsi="宋体"/>
        </w:rPr>
      </w:pPr>
      <w:r w:rsidRPr="000665B4">
        <w:rPr>
          <w:rFonts w:ascii="宋体" w:eastAsia="宋体" w:hAnsi="宋体"/>
        </w:rPr>
        <w:t xml:space="preserve">    for(int i=j;i&lt;j+(len-2*j);i++){</w:t>
      </w:r>
    </w:p>
    <w:p w:rsidR="00B72B85" w:rsidRPr="000665B4" w:rsidRDefault="00B72B85" w:rsidP="00B72B85">
      <w:pPr>
        <w:rPr>
          <w:rFonts w:ascii="宋体" w:eastAsia="宋体" w:hAnsi="宋体"/>
        </w:rPr>
      </w:pPr>
      <w:r w:rsidRPr="000665B4">
        <w:rPr>
          <w:rFonts w:ascii="宋体" w:eastAsia="宋体" w:hAnsi="宋体"/>
        </w:rPr>
        <w:t xml:space="preserve">        if(i&lt;lens) printf("%c",s[i]);else printf("%c",con[s[i]-'a']);</w:t>
      </w:r>
    </w:p>
    <w:p w:rsidR="00B72B85" w:rsidRPr="000665B4" w:rsidRDefault="00B72B85" w:rsidP="00B72B85">
      <w:pPr>
        <w:rPr>
          <w:rFonts w:ascii="宋体" w:eastAsia="宋体" w:hAnsi="宋体"/>
        </w:rPr>
      </w:pPr>
      <w:r w:rsidRPr="000665B4">
        <w:rPr>
          <w:rFonts w:ascii="宋体" w:eastAsia="宋体" w:hAnsi="宋体"/>
        </w:rPr>
        <w:t xml:space="preserve">    }</w:t>
      </w:r>
    </w:p>
    <w:p w:rsidR="00B72B85" w:rsidRPr="000665B4" w:rsidRDefault="00B72B85" w:rsidP="00B72B85">
      <w:pPr>
        <w:rPr>
          <w:rFonts w:ascii="宋体" w:eastAsia="宋体" w:hAnsi="宋体"/>
        </w:rPr>
      </w:pPr>
      <w:r w:rsidRPr="000665B4">
        <w:rPr>
          <w:rFonts w:ascii="宋体" w:eastAsia="宋体" w:hAnsi="宋体"/>
        </w:rPr>
        <w:t xml:space="preserve">    printf("\n");</w:t>
      </w:r>
    </w:p>
    <w:p w:rsidR="00B72B85" w:rsidRPr="000665B4" w:rsidRDefault="00B72B85" w:rsidP="00B72B85">
      <w:pPr>
        <w:rPr>
          <w:rFonts w:ascii="宋体" w:eastAsia="宋体" w:hAnsi="宋体"/>
        </w:rPr>
      </w:pPr>
      <w:r w:rsidRPr="000665B4">
        <w:rPr>
          <w:rFonts w:ascii="宋体" w:eastAsia="宋体" w:hAnsi="宋体"/>
        </w:rPr>
        <w:t xml:space="preserve">    return;</w:t>
      </w:r>
    </w:p>
    <w:p w:rsidR="00B72B85" w:rsidRPr="000665B4" w:rsidRDefault="00B72B85" w:rsidP="00B72B85">
      <w:pPr>
        <w:rPr>
          <w:rFonts w:ascii="宋体" w:eastAsia="宋体" w:hAnsi="宋体"/>
        </w:rPr>
      </w:pPr>
      <w:r w:rsidRPr="000665B4">
        <w:rPr>
          <w:rFonts w:ascii="宋体" w:eastAsia="宋体" w:hAnsi="宋体"/>
        </w:rPr>
        <w:t>}</w:t>
      </w:r>
    </w:p>
    <w:p w:rsidR="00B72B85" w:rsidRPr="000665B4" w:rsidRDefault="00B72B85" w:rsidP="00B72B85">
      <w:pPr>
        <w:rPr>
          <w:rFonts w:ascii="宋体" w:eastAsia="宋体" w:hAnsi="宋体"/>
        </w:rPr>
      </w:pPr>
    </w:p>
    <w:p w:rsidR="00B72B85" w:rsidRPr="000665B4" w:rsidRDefault="00B72B85" w:rsidP="00B72B85">
      <w:pPr>
        <w:rPr>
          <w:rFonts w:ascii="宋体" w:eastAsia="宋体" w:hAnsi="宋体"/>
        </w:rPr>
      </w:pPr>
      <w:r w:rsidRPr="000665B4">
        <w:rPr>
          <w:rFonts w:ascii="宋体" w:eastAsia="宋体" w:hAnsi="宋体"/>
        </w:rPr>
        <w:t>int main()</w:t>
      </w:r>
    </w:p>
    <w:p w:rsidR="00B72B85" w:rsidRPr="000665B4" w:rsidRDefault="00B72B85" w:rsidP="00B72B85">
      <w:pPr>
        <w:rPr>
          <w:rFonts w:ascii="宋体" w:eastAsia="宋体" w:hAnsi="宋体"/>
        </w:rPr>
      </w:pPr>
      <w:r w:rsidRPr="000665B4">
        <w:rPr>
          <w:rFonts w:ascii="宋体" w:eastAsia="宋体" w:hAnsi="宋体"/>
        </w:rPr>
        <w:t>{</w:t>
      </w:r>
    </w:p>
    <w:p w:rsidR="00B72B85" w:rsidRPr="000665B4" w:rsidRDefault="00B72B85" w:rsidP="00B72B85">
      <w:pPr>
        <w:rPr>
          <w:rFonts w:ascii="宋体" w:eastAsia="宋体" w:hAnsi="宋体"/>
        </w:rPr>
      </w:pPr>
      <w:r w:rsidRPr="000665B4">
        <w:rPr>
          <w:rFonts w:ascii="宋体" w:eastAsia="宋体" w:hAnsi="宋体"/>
        </w:rPr>
        <w:t xml:space="preserve">    int t;</w:t>
      </w:r>
    </w:p>
    <w:p w:rsidR="00B72B85" w:rsidRPr="000665B4" w:rsidRDefault="00B72B85" w:rsidP="00B72B85">
      <w:pPr>
        <w:rPr>
          <w:rFonts w:ascii="宋体" w:eastAsia="宋体" w:hAnsi="宋体"/>
        </w:rPr>
      </w:pPr>
      <w:r w:rsidRPr="000665B4">
        <w:rPr>
          <w:rFonts w:ascii="宋体" w:eastAsia="宋体" w:hAnsi="宋体"/>
        </w:rPr>
        <w:t xml:space="preserve">    scanf("%d",&amp;t);</w:t>
      </w:r>
    </w:p>
    <w:p w:rsidR="00B72B85" w:rsidRPr="000665B4" w:rsidRDefault="00B72B85" w:rsidP="00B72B85">
      <w:pPr>
        <w:rPr>
          <w:rFonts w:ascii="宋体" w:eastAsia="宋体" w:hAnsi="宋体"/>
        </w:rPr>
      </w:pPr>
      <w:r w:rsidRPr="000665B4">
        <w:rPr>
          <w:rFonts w:ascii="宋体" w:eastAsia="宋体" w:hAnsi="宋体"/>
        </w:rPr>
        <w:t xml:space="preserve">    while(t--){</w:t>
      </w:r>
    </w:p>
    <w:p w:rsidR="00B72B85" w:rsidRPr="000665B4" w:rsidRDefault="00B72B85" w:rsidP="00B72B85">
      <w:pPr>
        <w:rPr>
          <w:rFonts w:ascii="宋体" w:eastAsia="宋体" w:hAnsi="宋体"/>
        </w:rPr>
      </w:pPr>
      <w:r w:rsidRPr="000665B4">
        <w:rPr>
          <w:rFonts w:ascii="宋体" w:eastAsia="宋体" w:hAnsi="宋体"/>
        </w:rPr>
        <w:t xml:space="preserve">        char conversion[30],s[MAXLEN],con[30];</w:t>
      </w:r>
    </w:p>
    <w:p w:rsidR="00B72B85" w:rsidRPr="000665B4" w:rsidRDefault="00B72B85" w:rsidP="00B72B85">
      <w:pPr>
        <w:rPr>
          <w:rFonts w:ascii="宋体" w:eastAsia="宋体" w:hAnsi="宋体"/>
        </w:rPr>
      </w:pPr>
      <w:r w:rsidRPr="000665B4">
        <w:rPr>
          <w:rFonts w:ascii="宋体" w:eastAsia="宋体" w:hAnsi="宋体"/>
        </w:rPr>
        <w:t xml:space="preserve">        scanf("%s%s",conversion,s);</w:t>
      </w:r>
    </w:p>
    <w:p w:rsidR="00B72B85" w:rsidRPr="000665B4" w:rsidRDefault="00B72B85" w:rsidP="00B72B85">
      <w:pPr>
        <w:rPr>
          <w:rFonts w:ascii="宋体" w:eastAsia="宋体" w:hAnsi="宋体"/>
        </w:rPr>
      </w:pPr>
      <w:r w:rsidRPr="000665B4">
        <w:rPr>
          <w:rFonts w:ascii="宋体" w:eastAsia="宋体" w:hAnsi="宋体"/>
        </w:rPr>
        <w:t xml:space="preserve">        memset(con,0,sizeof(con));</w:t>
      </w:r>
    </w:p>
    <w:p w:rsidR="00B72B85" w:rsidRPr="000665B4" w:rsidRDefault="00B72B85" w:rsidP="00B72B85">
      <w:pPr>
        <w:rPr>
          <w:rFonts w:ascii="宋体" w:eastAsia="宋体" w:hAnsi="宋体"/>
        </w:rPr>
      </w:pPr>
      <w:r w:rsidRPr="000665B4">
        <w:rPr>
          <w:rFonts w:ascii="宋体" w:eastAsia="宋体" w:hAnsi="宋体"/>
        </w:rPr>
        <w:t xml:space="preserve">        for(int i=0;i&lt;26;i++){</w:t>
      </w:r>
    </w:p>
    <w:p w:rsidR="00B72B85" w:rsidRPr="000665B4" w:rsidRDefault="00B72B85" w:rsidP="00B72B85">
      <w:pPr>
        <w:rPr>
          <w:rFonts w:ascii="宋体" w:eastAsia="宋体" w:hAnsi="宋体"/>
        </w:rPr>
      </w:pPr>
      <w:r w:rsidRPr="000665B4">
        <w:rPr>
          <w:rFonts w:ascii="宋体" w:eastAsia="宋体" w:hAnsi="宋体"/>
        </w:rPr>
        <w:t xml:space="preserve">            con[conversion[i]-'a']='a'+i;</w:t>
      </w:r>
    </w:p>
    <w:p w:rsidR="00B72B85" w:rsidRPr="000665B4" w:rsidRDefault="00B72B85" w:rsidP="00B72B85">
      <w:pPr>
        <w:rPr>
          <w:rFonts w:ascii="宋体" w:eastAsia="宋体" w:hAnsi="宋体"/>
        </w:rPr>
      </w:pPr>
      <w:r w:rsidRPr="000665B4">
        <w:rPr>
          <w:rFonts w:ascii="宋体" w:eastAsia="宋体" w:hAnsi="宋体"/>
        </w:rPr>
        <w:t xml:space="preserve">        }</w:t>
      </w:r>
    </w:p>
    <w:p w:rsidR="00B72B85" w:rsidRPr="000665B4" w:rsidRDefault="00B72B85" w:rsidP="00B72B85">
      <w:pPr>
        <w:rPr>
          <w:rFonts w:ascii="宋体" w:eastAsia="宋体" w:hAnsi="宋体"/>
        </w:rPr>
      </w:pPr>
      <w:r w:rsidRPr="000665B4">
        <w:rPr>
          <w:rFonts w:ascii="宋体" w:eastAsia="宋体" w:hAnsi="宋体"/>
        </w:rPr>
        <w:lastRenderedPageBreak/>
        <w:t xml:space="preserve">        kmp(con,s);</w:t>
      </w:r>
    </w:p>
    <w:p w:rsidR="00B72B85" w:rsidRPr="000665B4" w:rsidRDefault="00B72B85" w:rsidP="00B72B85">
      <w:pPr>
        <w:rPr>
          <w:rFonts w:ascii="宋体" w:eastAsia="宋体" w:hAnsi="宋体"/>
        </w:rPr>
      </w:pPr>
      <w:r w:rsidRPr="000665B4">
        <w:rPr>
          <w:rFonts w:ascii="宋体" w:eastAsia="宋体" w:hAnsi="宋体"/>
        </w:rPr>
        <w:t xml:space="preserve">    }</w:t>
      </w:r>
    </w:p>
    <w:p w:rsidR="00B72B85" w:rsidRPr="000665B4" w:rsidRDefault="00B72B85" w:rsidP="00B72B85">
      <w:pPr>
        <w:rPr>
          <w:rFonts w:ascii="宋体" w:eastAsia="宋体" w:hAnsi="宋体"/>
        </w:rPr>
      </w:pPr>
      <w:r w:rsidRPr="000665B4">
        <w:rPr>
          <w:rFonts w:ascii="宋体" w:eastAsia="宋体" w:hAnsi="宋体"/>
        </w:rPr>
        <w:t xml:space="preserve">    return 0;</w:t>
      </w:r>
    </w:p>
    <w:p w:rsidR="00B72B85" w:rsidRPr="000665B4" w:rsidRDefault="00B72B85" w:rsidP="00B72B85">
      <w:pPr>
        <w:rPr>
          <w:rFonts w:ascii="宋体" w:eastAsia="宋体" w:hAnsi="宋体"/>
        </w:rPr>
      </w:pPr>
      <w:r w:rsidRPr="000665B4">
        <w:rPr>
          <w:rFonts w:ascii="宋体" w:eastAsia="宋体" w:hAnsi="宋体"/>
        </w:rPr>
        <w:t>}</w:t>
      </w:r>
    </w:p>
    <w:p w:rsidR="00CE4A97" w:rsidRPr="000665B4" w:rsidRDefault="005816C1" w:rsidP="00CE4A97">
      <w:pPr>
        <w:pStyle w:val="3"/>
        <w:rPr>
          <w:rFonts w:ascii="宋体" w:eastAsia="宋体" w:hAnsi="宋体"/>
          <w:b w:val="0"/>
        </w:rPr>
      </w:pPr>
      <w:bookmarkStart w:id="155" w:name="_Toc524383056"/>
      <w:r w:rsidRPr="000665B4">
        <w:rPr>
          <w:rFonts w:ascii="宋体" w:eastAsia="宋体" w:hAnsi="宋体" w:hint="eastAsia"/>
          <w:b w:val="0"/>
        </w:rPr>
        <w:t>最小最大表示法</w:t>
      </w:r>
      <w:bookmarkEnd w:id="155"/>
    </w:p>
    <w:p w:rsidR="0031346C" w:rsidRPr="000665B4" w:rsidRDefault="0031346C" w:rsidP="005816C1">
      <w:pPr>
        <w:rPr>
          <w:rFonts w:ascii="宋体" w:eastAsia="宋体" w:hAnsi="宋体"/>
        </w:rPr>
      </w:pPr>
      <w:r w:rsidRPr="000665B4">
        <w:rPr>
          <w:rFonts w:ascii="宋体" w:eastAsia="宋体" w:hAnsi="宋体"/>
        </w:rPr>
        <w:t>令i=0,j=1</w:t>
      </w:r>
      <w:r w:rsidRPr="000665B4">
        <w:rPr>
          <w:rFonts w:ascii="宋体" w:eastAsia="宋体" w:hAnsi="宋体"/>
        </w:rPr>
        <w:br/>
        <w:t>如果S[i] &gt; S[j] i=j, j=i+1</w:t>
      </w:r>
      <w:r w:rsidRPr="000665B4">
        <w:rPr>
          <w:rFonts w:ascii="宋体" w:eastAsia="宋体" w:hAnsi="宋体"/>
        </w:rPr>
        <w:br/>
        <w:t>如果S[i] &lt; S[j] j++</w:t>
      </w:r>
      <w:r w:rsidRPr="000665B4">
        <w:rPr>
          <w:rFonts w:ascii="宋体" w:eastAsia="宋体" w:hAnsi="宋体"/>
        </w:rPr>
        <w:br/>
        <w:t>如果S[i]==S[j] 设指针k，分别从i和j位置向下比较，直到S[i+k] != S[j+k]</w:t>
      </w:r>
    </w:p>
    <w:p w:rsidR="005816C1" w:rsidRPr="000665B4" w:rsidRDefault="0031346C" w:rsidP="005816C1">
      <w:pPr>
        <w:rPr>
          <w:rFonts w:ascii="宋体" w:eastAsia="宋体" w:hAnsi="宋体"/>
          <w:b/>
          <w:bCs/>
        </w:rPr>
      </w:pPr>
      <w:r w:rsidRPr="000665B4">
        <w:rPr>
          <w:rFonts w:ascii="宋体" w:eastAsia="宋体" w:hAnsi="宋体"/>
          <w:b/>
          <w:bCs/>
        </w:rPr>
        <w:t>如果S[i+k] &gt; S[j+k] i=i+k</w:t>
      </w:r>
      <w:r w:rsidRPr="000665B4">
        <w:rPr>
          <w:rFonts w:ascii="宋体" w:eastAsia="宋体" w:hAnsi="宋体"/>
        </w:rPr>
        <w:t>否则j++</w:t>
      </w:r>
      <w:r w:rsidRPr="000665B4">
        <w:rPr>
          <w:rFonts w:ascii="宋体" w:eastAsia="宋体" w:hAnsi="宋体"/>
        </w:rPr>
        <w:br/>
      </w:r>
      <w:r w:rsidRPr="000665B4">
        <w:rPr>
          <w:rFonts w:ascii="宋体" w:eastAsia="宋体" w:hAnsi="宋体"/>
          <w:b/>
          <w:bCs/>
        </w:rPr>
        <w:t>返回i和j的小者</w:t>
      </w:r>
    </w:p>
    <w:p w:rsidR="003924DF" w:rsidRPr="000665B4" w:rsidRDefault="003924DF" w:rsidP="005816C1">
      <w:pPr>
        <w:rPr>
          <w:rFonts w:ascii="宋体" w:eastAsia="宋体" w:hAnsi="宋体" w:cs="Courier New"/>
          <w:color w:val="000000"/>
          <w:szCs w:val="21"/>
          <w:shd w:val="clear" w:color="auto" w:fill="FFFFFF"/>
        </w:rPr>
      </w:pPr>
      <w:r w:rsidRPr="000665B4">
        <w:rPr>
          <w:rFonts w:ascii="宋体" w:eastAsia="宋体" w:hAnsi="宋体" w:cs="Courier New"/>
          <w:color w:val="0000FF"/>
          <w:szCs w:val="21"/>
          <w:shd w:val="clear" w:color="auto" w:fill="FFFFFF"/>
        </w:rPr>
        <w:t>int</w:t>
      </w:r>
      <w:r w:rsidRPr="000665B4">
        <w:rPr>
          <w:rFonts w:ascii="宋体" w:eastAsia="宋体" w:hAnsi="宋体" w:cs="Courier New"/>
          <w:color w:val="000000"/>
          <w:szCs w:val="21"/>
          <w:shd w:val="clear" w:color="auto" w:fill="FFFFFF"/>
        </w:rPr>
        <w:t xml:space="preserve"> minimalRepresentation() { </w:t>
      </w:r>
    </w:p>
    <w:p w:rsidR="003924DF" w:rsidRPr="000665B4" w:rsidRDefault="003924DF" w:rsidP="003924DF">
      <w:pPr>
        <w:ind w:firstLine="420"/>
        <w:rPr>
          <w:rFonts w:ascii="宋体" w:eastAsia="宋体" w:hAnsi="宋体" w:cs="Courier New"/>
          <w:color w:val="000000"/>
          <w:szCs w:val="21"/>
          <w:shd w:val="clear" w:color="auto" w:fill="FFFFFF"/>
        </w:rPr>
      </w:pPr>
      <w:r w:rsidRPr="000665B4">
        <w:rPr>
          <w:rFonts w:ascii="宋体" w:eastAsia="宋体" w:hAnsi="宋体" w:cs="Courier New"/>
          <w:color w:val="0000FF"/>
          <w:szCs w:val="21"/>
          <w:shd w:val="clear" w:color="auto" w:fill="FFFFFF"/>
        </w:rPr>
        <w:t>int</w:t>
      </w:r>
      <w:r w:rsidRPr="000665B4">
        <w:rPr>
          <w:rFonts w:ascii="宋体" w:eastAsia="宋体" w:hAnsi="宋体" w:cs="Courier New"/>
          <w:color w:val="000000"/>
          <w:szCs w:val="21"/>
          <w:shd w:val="clear" w:color="auto" w:fill="FFFFFF"/>
        </w:rPr>
        <w:t xml:space="preserve"> n = strlen(str); </w:t>
      </w:r>
    </w:p>
    <w:p w:rsidR="003924DF" w:rsidRPr="000665B4" w:rsidRDefault="003924DF" w:rsidP="003924DF">
      <w:pPr>
        <w:ind w:firstLine="420"/>
        <w:rPr>
          <w:rFonts w:ascii="宋体" w:eastAsia="宋体" w:hAnsi="宋体" w:cs="Courier New"/>
          <w:color w:val="000000"/>
          <w:szCs w:val="21"/>
          <w:shd w:val="clear" w:color="auto" w:fill="FFFFFF"/>
        </w:rPr>
      </w:pPr>
      <w:r w:rsidRPr="000665B4">
        <w:rPr>
          <w:rFonts w:ascii="宋体" w:eastAsia="宋体" w:hAnsi="宋体" w:cs="Courier New"/>
          <w:color w:val="0000FF"/>
          <w:szCs w:val="21"/>
          <w:shd w:val="clear" w:color="auto" w:fill="FFFFFF"/>
        </w:rPr>
        <w:t>int</w:t>
      </w:r>
      <w:r w:rsidRPr="000665B4">
        <w:rPr>
          <w:rFonts w:ascii="宋体" w:eastAsia="宋体" w:hAnsi="宋体" w:cs="Courier New"/>
          <w:color w:val="000000"/>
          <w:szCs w:val="21"/>
          <w:shd w:val="clear" w:color="auto" w:fill="FFFFFF"/>
        </w:rPr>
        <w:t xml:space="preserve"> i = </w:t>
      </w:r>
      <w:r w:rsidRPr="000665B4">
        <w:rPr>
          <w:rFonts w:ascii="宋体" w:eastAsia="宋体" w:hAnsi="宋体" w:cs="Courier New"/>
          <w:color w:val="800080"/>
          <w:szCs w:val="21"/>
          <w:shd w:val="clear" w:color="auto" w:fill="FFFFFF"/>
        </w:rPr>
        <w:t>0</w:t>
      </w:r>
      <w:r w:rsidRPr="000665B4">
        <w:rPr>
          <w:rFonts w:ascii="宋体" w:eastAsia="宋体" w:hAnsi="宋体" w:cs="Courier New"/>
          <w:color w:val="000000"/>
          <w:szCs w:val="21"/>
          <w:shd w:val="clear" w:color="auto" w:fill="FFFFFF"/>
        </w:rPr>
        <w:t xml:space="preserve">,j = </w:t>
      </w:r>
      <w:r w:rsidRPr="000665B4">
        <w:rPr>
          <w:rFonts w:ascii="宋体" w:eastAsia="宋体" w:hAnsi="宋体" w:cs="Courier New"/>
          <w:color w:val="800080"/>
          <w:szCs w:val="21"/>
          <w:shd w:val="clear" w:color="auto" w:fill="FFFFFF"/>
        </w:rPr>
        <w:t>1</w:t>
      </w:r>
      <w:r w:rsidRPr="000665B4">
        <w:rPr>
          <w:rFonts w:ascii="宋体" w:eastAsia="宋体" w:hAnsi="宋体" w:cs="Courier New"/>
          <w:color w:val="000000"/>
          <w:szCs w:val="21"/>
          <w:shd w:val="clear" w:color="auto" w:fill="FFFFFF"/>
        </w:rPr>
        <w:t xml:space="preserve">, k = </w:t>
      </w:r>
      <w:r w:rsidRPr="000665B4">
        <w:rPr>
          <w:rFonts w:ascii="宋体" w:eastAsia="宋体" w:hAnsi="宋体" w:cs="Courier New"/>
          <w:color w:val="800080"/>
          <w:szCs w:val="21"/>
          <w:shd w:val="clear" w:color="auto" w:fill="FFFFFF"/>
        </w:rPr>
        <w:t>0</w:t>
      </w:r>
      <w:r w:rsidRPr="000665B4">
        <w:rPr>
          <w:rFonts w:ascii="宋体" w:eastAsia="宋体" w:hAnsi="宋体" w:cs="Courier New"/>
          <w:color w:val="000000"/>
          <w:szCs w:val="21"/>
          <w:shd w:val="clear" w:color="auto" w:fill="FFFFFF"/>
        </w:rPr>
        <w:t xml:space="preserve">; </w:t>
      </w:r>
    </w:p>
    <w:p w:rsidR="003924DF" w:rsidRPr="000665B4" w:rsidRDefault="003924DF" w:rsidP="003924DF">
      <w:pPr>
        <w:ind w:firstLine="420"/>
        <w:rPr>
          <w:rFonts w:ascii="宋体" w:eastAsia="宋体" w:hAnsi="宋体" w:cs="Courier New"/>
          <w:color w:val="000000"/>
          <w:szCs w:val="21"/>
          <w:shd w:val="clear" w:color="auto" w:fill="FFFFFF"/>
        </w:rPr>
      </w:pPr>
      <w:r w:rsidRPr="000665B4">
        <w:rPr>
          <w:rFonts w:ascii="宋体" w:eastAsia="宋体" w:hAnsi="宋体" w:cs="Courier New"/>
          <w:color w:val="0000FF"/>
          <w:szCs w:val="21"/>
          <w:shd w:val="clear" w:color="auto" w:fill="FFFFFF"/>
        </w:rPr>
        <w:t>while</w:t>
      </w:r>
      <w:r w:rsidRPr="000665B4">
        <w:rPr>
          <w:rFonts w:ascii="宋体" w:eastAsia="宋体" w:hAnsi="宋体" w:cs="Courier New"/>
          <w:color w:val="000000"/>
          <w:szCs w:val="21"/>
          <w:shd w:val="clear" w:color="auto" w:fill="FFFFFF"/>
        </w:rPr>
        <w:t xml:space="preserve">(i&lt;n &amp;&amp; j&lt;n &amp;&amp; k&lt;n) { </w:t>
      </w:r>
    </w:p>
    <w:p w:rsidR="003924DF" w:rsidRPr="000665B4" w:rsidRDefault="003924DF" w:rsidP="003924DF">
      <w:pPr>
        <w:ind w:left="420" w:firstLine="420"/>
        <w:rPr>
          <w:rFonts w:ascii="宋体" w:eastAsia="宋体" w:hAnsi="宋体" w:cs="Courier New"/>
          <w:color w:val="000000"/>
          <w:szCs w:val="21"/>
          <w:shd w:val="clear" w:color="auto" w:fill="FFFFFF"/>
        </w:rPr>
      </w:pPr>
      <w:r w:rsidRPr="000665B4">
        <w:rPr>
          <w:rFonts w:ascii="宋体" w:eastAsia="宋体" w:hAnsi="宋体" w:cs="Courier New"/>
          <w:color w:val="0000FF"/>
          <w:szCs w:val="21"/>
          <w:shd w:val="clear" w:color="auto" w:fill="FFFFFF"/>
        </w:rPr>
        <w:t>int</w:t>
      </w:r>
      <w:r w:rsidRPr="000665B4">
        <w:rPr>
          <w:rFonts w:ascii="宋体" w:eastAsia="宋体" w:hAnsi="宋体" w:cs="Courier New"/>
          <w:color w:val="000000"/>
          <w:szCs w:val="21"/>
          <w:shd w:val="clear" w:color="auto" w:fill="FFFFFF"/>
        </w:rPr>
        <w:t xml:space="preserve"> t = str[(i+k)%n] - str[(j+k)%n] ; </w:t>
      </w:r>
    </w:p>
    <w:p w:rsidR="003924DF" w:rsidRPr="000665B4" w:rsidRDefault="003924DF" w:rsidP="003924DF">
      <w:pPr>
        <w:ind w:left="420" w:firstLine="420"/>
        <w:rPr>
          <w:rFonts w:ascii="宋体" w:eastAsia="宋体" w:hAnsi="宋体" w:cs="Courier New"/>
          <w:color w:val="000000"/>
          <w:szCs w:val="21"/>
          <w:shd w:val="clear" w:color="auto" w:fill="FFFFFF"/>
        </w:rPr>
      </w:pPr>
      <w:r w:rsidRPr="000665B4">
        <w:rPr>
          <w:rFonts w:ascii="宋体" w:eastAsia="宋体" w:hAnsi="宋体" w:cs="Courier New"/>
          <w:color w:val="0000FF"/>
          <w:szCs w:val="21"/>
          <w:shd w:val="clear" w:color="auto" w:fill="FFFFFF"/>
        </w:rPr>
        <w:t>if</w:t>
      </w:r>
      <w:r w:rsidRPr="000665B4">
        <w:rPr>
          <w:rFonts w:ascii="宋体" w:eastAsia="宋体" w:hAnsi="宋体" w:cs="Courier New"/>
          <w:color w:val="000000"/>
          <w:szCs w:val="21"/>
          <w:shd w:val="clear" w:color="auto" w:fill="FFFFFF"/>
        </w:rPr>
        <w:t xml:space="preserve">(t == </w:t>
      </w:r>
      <w:r w:rsidRPr="000665B4">
        <w:rPr>
          <w:rFonts w:ascii="宋体" w:eastAsia="宋体" w:hAnsi="宋体" w:cs="Courier New"/>
          <w:color w:val="800080"/>
          <w:szCs w:val="21"/>
          <w:shd w:val="clear" w:color="auto" w:fill="FFFFFF"/>
        </w:rPr>
        <w:t>0</w:t>
      </w:r>
      <w:r w:rsidRPr="000665B4">
        <w:rPr>
          <w:rFonts w:ascii="宋体" w:eastAsia="宋体" w:hAnsi="宋体" w:cs="Courier New"/>
          <w:color w:val="000000"/>
          <w:szCs w:val="21"/>
          <w:shd w:val="clear" w:color="auto" w:fill="FFFFFF"/>
        </w:rPr>
        <w:t xml:space="preserve">) k++; </w:t>
      </w:r>
    </w:p>
    <w:p w:rsidR="003924DF" w:rsidRPr="000665B4" w:rsidRDefault="003924DF" w:rsidP="003924DF">
      <w:pPr>
        <w:ind w:left="420" w:firstLine="420"/>
        <w:rPr>
          <w:rFonts w:ascii="宋体" w:eastAsia="宋体" w:hAnsi="宋体" w:cs="Courier New"/>
          <w:color w:val="000000"/>
          <w:szCs w:val="21"/>
          <w:shd w:val="clear" w:color="auto" w:fill="FFFFFF"/>
        </w:rPr>
      </w:pPr>
      <w:r w:rsidRPr="000665B4">
        <w:rPr>
          <w:rFonts w:ascii="宋体" w:eastAsia="宋体" w:hAnsi="宋体" w:cs="Courier New"/>
          <w:color w:val="0000FF"/>
          <w:szCs w:val="21"/>
          <w:shd w:val="clear" w:color="auto" w:fill="FFFFFF"/>
        </w:rPr>
        <w:t>else</w:t>
      </w:r>
      <w:r w:rsidRPr="000665B4">
        <w:rPr>
          <w:rFonts w:ascii="宋体" w:eastAsia="宋体" w:hAnsi="宋体" w:cs="Courier New"/>
          <w:color w:val="000000"/>
          <w:szCs w:val="21"/>
          <w:shd w:val="clear" w:color="auto" w:fill="FFFFFF"/>
        </w:rPr>
        <w:t xml:space="preserve"> { </w:t>
      </w:r>
    </w:p>
    <w:p w:rsidR="003924DF" w:rsidRPr="000665B4" w:rsidRDefault="003924DF" w:rsidP="003924DF">
      <w:pPr>
        <w:ind w:left="840" w:firstLine="420"/>
        <w:rPr>
          <w:rFonts w:ascii="宋体" w:eastAsia="宋体" w:hAnsi="宋体" w:cs="Courier New"/>
          <w:color w:val="000000"/>
          <w:szCs w:val="21"/>
          <w:shd w:val="clear" w:color="auto" w:fill="FFFFFF"/>
        </w:rPr>
      </w:pPr>
      <w:r w:rsidRPr="000665B4">
        <w:rPr>
          <w:rFonts w:ascii="宋体" w:eastAsia="宋体" w:hAnsi="宋体" w:cs="Courier New"/>
          <w:color w:val="0000FF"/>
          <w:szCs w:val="21"/>
          <w:shd w:val="clear" w:color="auto" w:fill="FFFFFF"/>
        </w:rPr>
        <w:t>if</w:t>
      </w:r>
      <w:r w:rsidRPr="000665B4">
        <w:rPr>
          <w:rFonts w:ascii="宋体" w:eastAsia="宋体" w:hAnsi="宋体" w:cs="Courier New"/>
          <w:color w:val="000000"/>
          <w:szCs w:val="21"/>
          <w:shd w:val="clear" w:color="auto" w:fill="FFFFFF"/>
        </w:rPr>
        <w:t>(t&gt;</w:t>
      </w:r>
      <w:r w:rsidRPr="000665B4">
        <w:rPr>
          <w:rFonts w:ascii="宋体" w:eastAsia="宋体" w:hAnsi="宋体" w:cs="Courier New"/>
          <w:color w:val="800080"/>
          <w:szCs w:val="21"/>
          <w:shd w:val="clear" w:color="auto" w:fill="FFFFFF"/>
        </w:rPr>
        <w:t>0</w:t>
      </w:r>
      <w:r w:rsidRPr="000665B4">
        <w:rPr>
          <w:rFonts w:ascii="宋体" w:eastAsia="宋体" w:hAnsi="宋体" w:cs="Courier New"/>
          <w:color w:val="000000"/>
          <w:szCs w:val="21"/>
          <w:shd w:val="clear" w:color="auto" w:fill="FFFFFF"/>
        </w:rPr>
        <w:t>) i+=k+</w:t>
      </w:r>
      <w:r w:rsidRPr="000665B4">
        <w:rPr>
          <w:rFonts w:ascii="宋体" w:eastAsia="宋体" w:hAnsi="宋体" w:cs="Courier New"/>
          <w:color w:val="800080"/>
          <w:szCs w:val="21"/>
          <w:shd w:val="clear" w:color="auto" w:fill="FFFFFF"/>
        </w:rPr>
        <w:t>1</w:t>
      </w:r>
      <w:r w:rsidRPr="000665B4">
        <w:rPr>
          <w:rFonts w:ascii="宋体" w:eastAsia="宋体" w:hAnsi="宋体" w:cs="Courier New"/>
          <w:color w:val="000000"/>
          <w:szCs w:val="21"/>
          <w:shd w:val="clear" w:color="auto" w:fill="FFFFFF"/>
        </w:rPr>
        <w:t xml:space="preserve">; </w:t>
      </w:r>
    </w:p>
    <w:p w:rsidR="003924DF" w:rsidRPr="000665B4" w:rsidRDefault="003924DF" w:rsidP="003924DF">
      <w:pPr>
        <w:ind w:left="840" w:firstLine="420"/>
        <w:rPr>
          <w:rFonts w:ascii="宋体" w:eastAsia="宋体" w:hAnsi="宋体" w:cs="Courier New"/>
          <w:color w:val="000000"/>
          <w:szCs w:val="21"/>
          <w:shd w:val="clear" w:color="auto" w:fill="FFFFFF"/>
        </w:rPr>
      </w:pPr>
      <w:r w:rsidRPr="000665B4">
        <w:rPr>
          <w:rFonts w:ascii="宋体" w:eastAsia="宋体" w:hAnsi="宋体" w:cs="Courier New"/>
          <w:color w:val="0000FF"/>
          <w:szCs w:val="21"/>
          <w:shd w:val="clear" w:color="auto" w:fill="FFFFFF"/>
        </w:rPr>
        <w:t>else</w:t>
      </w:r>
      <w:r w:rsidRPr="000665B4">
        <w:rPr>
          <w:rFonts w:ascii="宋体" w:eastAsia="宋体" w:hAnsi="宋体" w:cs="Courier New"/>
          <w:color w:val="000000"/>
          <w:szCs w:val="21"/>
          <w:shd w:val="clear" w:color="auto" w:fill="FFFFFF"/>
        </w:rPr>
        <w:t xml:space="preserve"> j+=k+</w:t>
      </w:r>
      <w:r w:rsidRPr="000665B4">
        <w:rPr>
          <w:rFonts w:ascii="宋体" w:eastAsia="宋体" w:hAnsi="宋体" w:cs="Courier New"/>
          <w:color w:val="800080"/>
          <w:szCs w:val="21"/>
          <w:shd w:val="clear" w:color="auto" w:fill="FFFFFF"/>
        </w:rPr>
        <w:t>1</w:t>
      </w:r>
      <w:r w:rsidRPr="000665B4">
        <w:rPr>
          <w:rFonts w:ascii="宋体" w:eastAsia="宋体" w:hAnsi="宋体" w:cs="Courier New"/>
          <w:color w:val="000000"/>
          <w:szCs w:val="21"/>
          <w:shd w:val="clear" w:color="auto" w:fill="FFFFFF"/>
        </w:rPr>
        <w:t xml:space="preserve">; </w:t>
      </w:r>
    </w:p>
    <w:p w:rsidR="003924DF" w:rsidRPr="000665B4" w:rsidRDefault="003924DF" w:rsidP="003924DF">
      <w:pPr>
        <w:ind w:left="840" w:firstLine="420"/>
        <w:rPr>
          <w:rFonts w:ascii="宋体" w:eastAsia="宋体" w:hAnsi="宋体" w:cs="Courier New"/>
          <w:color w:val="000000"/>
          <w:szCs w:val="21"/>
          <w:shd w:val="clear" w:color="auto" w:fill="FFFFFF"/>
        </w:rPr>
      </w:pPr>
      <w:r w:rsidRPr="000665B4">
        <w:rPr>
          <w:rFonts w:ascii="宋体" w:eastAsia="宋体" w:hAnsi="宋体" w:cs="Courier New"/>
          <w:color w:val="0000FF"/>
          <w:szCs w:val="21"/>
          <w:shd w:val="clear" w:color="auto" w:fill="FFFFFF"/>
        </w:rPr>
        <w:t>if</w:t>
      </w:r>
      <w:r w:rsidRPr="000665B4">
        <w:rPr>
          <w:rFonts w:ascii="宋体" w:eastAsia="宋体" w:hAnsi="宋体" w:cs="Courier New"/>
          <w:color w:val="000000"/>
          <w:szCs w:val="21"/>
          <w:shd w:val="clear" w:color="auto" w:fill="FFFFFF"/>
        </w:rPr>
        <w:t xml:space="preserve">(i==j) j++; k = </w:t>
      </w:r>
      <w:r w:rsidRPr="000665B4">
        <w:rPr>
          <w:rFonts w:ascii="宋体" w:eastAsia="宋体" w:hAnsi="宋体" w:cs="Courier New"/>
          <w:color w:val="800080"/>
          <w:szCs w:val="21"/>
          <w:shd w:val="clear" w:color="auto" w:fill="FFFFFF"/>
        </w:rPr>
        <w:t>0</w:t>
      </w:r>
      <w:r w:rsidRPr="000665B4">
        <w:rPr>
          <w:rFonts w:ascii="宋体" w:eastAsia="宋体" w:hAnsi="宋体" w:cs="Courier New"/>
          <w:color w:val="000000"/>
          <w:szCs w:val="21"/>
          <w:shd w:val="clear" w:color="auto" w:fill="FFFFFF"/>
        </w:rPr>
        <w:t xml:space="preserve">; </w:t>
      </w:r>
    </w:p>
    <w:p w:rsidR="003924DF" w:rsidRPr="000665B4" w:rsidRDefault="003924DF" w:rsidP="003924DF">
      <w:pPr>
        <w:ind w:left="420" w:firstLine="420"/>
        <w:rPr>
          <w:rFonts w:ascii="宋体" w:eastAsia="宋体" w:hAnsi="宋体" w:cs="Courier New"/>
          <w:color w:val="000000"/>
          <w:szCs w:val="21"/>
          <w:shd w:val="clear" w:color="auto" w:fill="FFFFFF"/>
        </w:rPr>
      </w:pPr>
      <w:r w:rsidRPr="000665B4">
        <w:rPr>
          <w:rFonts w:ascii="宋体" w:eastAsia="宋体" w:hAnsi="宋体" w:cs="Courier New"/>
          <w:color w:val="000000"/>
          <w:szCs w:val="21"/>
          <w:shd w:val="clear" w:color="auto" w:fill="FFFFFF"/>
        </w:rPr>
        <w:t xml:space="preserve">} </w:t>
      </w:r>
    </w:p>
    <w:p w:rsidR="003924DF" w:rsidRPr="000665B4" w:rsidRDefault="003924DF" w:rsidP="003924DF">
      <w:pPr>
        <w:ind w:firstLine="420"/>
        <w:rPr>
          <w:rFonts w:ascii="宋体" w:eastAsia="宋体" w:hAnsi="宋体" w:cs="Courier New"/>
          <w:color w:val="000000"/>
          <w:szCs w:val="21"/>
          <w:shd w:val="clear" w:color="auto" w:fill="FFFFFF"/>
        </w:rPr>
      </w:pPr>
      <w:r w:rsidRPr="000665B4">
        <w:rPr>
          <w:rFonts w:ascii="宋体" w:eastAsia="宋体" w:hAnsi="宋体" w:cs="Courier New"/>
          <w:color w:val="000000"/>
          <w:szCs w:val="21"/>
          <w:shd w:val="clear" w:color="auto" w:fill="FFFFFF"/>
        </w:rPr>
        <w:t xml:space="preserve">} </w:t>
      </w:r>
    </w:p>
    <w:p w:rsidR="003924DF" w:rsidRPr="000665B4" w:rsidRDefault="003924DF" w:rsidP="003924DF">
      <w:pPr>
        <w:ind w:firstLine="420"/>
        <w:rPr>
          <w:rFonts w:ascii="宋体" w:eastAsia="宋体" w:hAnsi="宋体" w:cs="Courier New"/>
          <w:color w:val="000000"/>
          <w:szCs w:val="21"/>
          <w:shd w:val="clear" w:color="auto" w:fill="FFFFFF"/>
        </w:rPr>
      </w:pPr>
      <w:r w:rsidRPr="000665B4">
        <w:rPr>
          <w:rFonts w:ascii="宋体" w:eastAsia="宋体" w:hAnsi="宋体" w:cs="Courier New"/>
          <w:color w:val="0000FF"/>
          <w:szCs w:val="21"/>
          <w:shd w:val="clear" w:color="auto" w:fill="FFFFFF"/>
        </w:rPr>
        <w:t>return</w:t>
      </w:r>
      <w:r w:rsidRPr="000665B4">
        <w:rPr>
          <w:rFonts w:ascii="宋体" w:eastAsia="宋体" w:hAnsi="宋体" w:cs="Courier New"/>
          <w:color w:val="000000"/>
          <w:szCs w:val="21"/>
          <w:shd w:val="clear" w:color="auto" w:fill="FFFFFF"/>
        </w:rPr>
        <w:t xml:space="preserve"> i &lt; j ? i : j; </w:t>
      </w:r>
    </w:p>
    <w:p w:rsidR="003924DF" w:rsidRPr="000665B4" w:rsidRDefault="003924DF" w:rsidP="003924DF">
      <w:pPr>
        <w:rPr>
          <w:rFonts w:ascii="宋体" w:eastAsia="宋体" w:hAnsi="宋体"/>
        </w:rPr>
      </w:pPr>
      <w:r w:rsidRPr="000665B4">
        <w:rPr>
          <w:rFonts w:ascii="宋体" w:eastAsia="宋体" w:hAnsi="宋体" w:cs="Courier New"/>
          <w:color w:val="000000"/>
          <w:szCs w:val="21"/>
          <w:shd w:val="clear" w:color="auto" w:fill="FFFFFF"/>
        </w:rPr>
        <w:t>}</w:t>
      </w:r>
    </w:p>
    <w:p w:rsidR="00D46DF7" w:rsidRPr="000665B4" w:rsidRDefault="00D46DF7" w:rsidP="00D46DF7">
      <w:pPr>
        <w:pStyle w:val="2"/>
        <w:rPr>
          <w:rFonts w:ascii="宋体" w:eastAsia="宋体" w:hAnsi="宋体"/>
          <w:b w:val="0"/>
        </w:rPr>
      </w:pPr>
      <w:bookmarkStart w:id="156" w:name="_Toc524383057"/>
      <w:r w:rsidRPr="000665B4">
        <w:rPr>
          <w:rFonts w:ascii="宋体" w:eastAsia="宋体" w:hAnsi="宋体" w:hint="eastAsia"/>
          <w:b w:val="0"/>
        </w:rPr>
        <w:lastRenderedPageBreak/>
        <w:t>扩展K</w:t>
      </w:r>
      <w:r w:rsidRPr="000665B4">
        <w:rPr>
          <w:rFonts w:ascii="宋体" w:eastAsia="宋体" w:hAnsi="宋体"/>
          <w:b w:val="0"/>
        </w:rPr>
        <w:t>MP</w:t>
      </w:r>
      <w:bookmarkEnd w:id="156"/>
    </w:p>
    <w:p w:rsidR="00DB2CDE" w:rsidRPr="000665B4" w:rsidRDefault="00DB2CDE" w:rsidP="00DB2CDE">
      <w:pPr>
        <w:pStyle w:val="2"/>
        <w:rPr>
          <w:rFonts w:ascii="宋体" w:eastAsia="宋体" w:hAnsi="宋体"/>
        </w:rPr>
      </w:pPr>
      <w:bookmarkStart w:id="157" w:name="_Toc524383058"/>
      <w:r w:rsidRPr="000665B4">
        <w:rPr>
          <w:rFonts w:ascii="宋体" w:eastAsia="宋体" w:hAnsi="宋体" w:hint="eastAsia"/>
          <w:b w:val="0"/>
        </w:rPr>
        <w:t>最长回文子串（</w:t>
      </w:r>
      <w:r w:rsidRPr="000665B4">
        <w:rPr>
          <w:rFonts w:ascii="宋体" w:eastAsia="宋体" w:hAnsi="宋体"/>
          <w:b w:val="0"/>
        </w:rPr>
        <w:t>Manacher</w:t>
      </w:r>
      <w:r w:rsidRPr="000665B4">
        <w:rPr>
          <w:rFonts w:ascii="宋体" w:eastAsia="宋体" w:hAnsi="宋体" w:hint="eastAsia"/>
          <w:b w:val="0"/>
        </w:rPr>
        <w:t>算法）</w:t>
      </w:r>
      <w:bookmarkEnd w:id="157"/>
    </w:p>
    <w:p w:rsidR="00D46DF7" w:rsidRPr="000665B4" w:rsidRDefault="00D46DF7" w:rsidP="00D46DF7">
      <w:pPr>
        <w:pStyle w:val="2"/>
        <w:rPr>
          <w:rFonts w:ascii="宋体" w:eastAsia="宋体" w:hAnsi="宋体"/>
          <w:b w:val="0"/>
        </w:rPr>
      </w:pPr>
      <w:bookmarkStart w:id="158" w:name="_Toc524383059"/>
      <w:r w:rsidRPr="000665B4">
        <w:rPr>
          <w:rFonts w:ascii="宋体" w:eastAsia="宋体" w:hAnsi="宋体" w:hint="eastAsia"/>
          <w:b w:val="0"/>
        </w:rPr>
        <w:t>字典树</w:t>
      </w:r>
      <w:bookmarkEnd w:id="158"/>
    </w:p>
    <w:p w:rsidR="00D46DF7" w:rsidRPr="000665B4" w:rsidRDefault="00D46DF7" w:rsidP="00D46DF7">
      <w:pPr>
        <w:pStyle w:val="2"/>
        <w:rPr>
          <w:rFonts w:ascii="宋体" w:eastAsia="宋体" w:hAnsi="宋体"/>
          <w:b w:val="0"/>
        </w:rPr>
      </w:pPr>
      <w:bookmarkStart w:id="159" w:name="_Toc524383060"/>
      <w:r w:rsidRPr="000665B4">
        <w:rPr>
          <w:rFonts w:ascii="宋体" w:eastAsia="宋体" w:hAnsi="宋体" w:hint="eastAsia"/>
          <w:b w:val="0"/>
        </w:rPr>
        <w:t>A</w:t>
      </w:r>
      <w:r w:rsidRPr="000665B4">
        <w:rPr>
          <w:rFonts w:ascii="宋体" w:eastAsia="宋体" w:hAnsi="宋体"/>
          <w:b w:val="0"/>
        </w:rPr>
        <w:t>C</w:t>
      </w:r>
      <w:r w:rsidRPr="000665B4">
        <w:rPr>
          <w:rFonts w:ascii="宋体" w:eastAsia="宋体" w:hAnsi="宋体" w:hint="eastAsia"/>
          <w:b w:val="0"/>
        </w:rPr>
        <w:t>自动机</w:t>
      </w:r>
      <w:bookmarkEnd w:id="159"/>
    </w:p>
    <w:p w:rsidR="00D46DF7" w:rsidRPr="000665B4" w:rsidRDefault="00D46DF7" w:rsidP="00D46DF7">
      <w:pPr>
        <w:pStyle w:val="2"/>
        <w:rPr>
          <w:rFonts w:ascii="宋体" w:eastAsia="宋体" w:hAnsi="宋体"/>
          <w:b w:val="0"/>
        </w:rPr>
      </w:pPr>
      <w:bookmarkStart w:id="160" w:name="_Toc524383061"/>
      <w:r w:rsidRPr="000665B4">
        <w:rPr>
          <w:rFonts w:ascii="宋体" w:eastAsia="宋体" w:hAnsi="宋体" w:hint="eastAsia"/>
          <w:b w:val="0"/>
        </w:rPr>
        <w:t>后缀数组</w:t>
      </w:r>
      <w:bookmarkEnd w:id="160"/>
    </w:p>
    <w:p w:rsidR="00BC5A66" w:rsidRPr="000665B4" w:rsidRDefault="00BC5A66" w:rsidP="00BC5A66">
      <w:pPr>
        <w:pStyle w:val="2"/>
        <w:rPr>
          <w:rFonts w:ascii="宋体" w:eastAsia="宋体" w:hAnsi="宋体"/>
          <w:b w:val="0"/>
        </w:rPr>
      </w:pPr>
      <w:bookmarkStart w:id="161" w:name="_Toc524383062"/>
      <w:r w:rsidRPr="000665B4">
        <w:rPr>
          <w:rFonts w:ascii="宋体" w:eastAsia="宋体" w:hAnsi="宋体" w:hint="eastAsia"/>
          <w:b w:val="0"/>
        </w:rPr>
        <w:t>回文树</w:t>
      </w:r>
      <w:r w:rsidR="00D02E66" w:rsidRPr="000665B4">
        <w:rPr>
          <w:rFonts w:ascii="宋体" w:eastAsia="宋体" w:hAnsi="宋体" w:hint="eastAsia"/>
          <w:b w:val="0"/>
        </w:rPr>
        <w:t>-前置：后缀数组</w:t>
      </w:r>
      <w:bookmarkEnd w:id="161"/>
    </w:p>
    <w:p w:rsidR="00D02E66" w:rsidRPr="000665B4" w:rsidRDefault="0023482A" w:rsidP="00D02E66">
      <w:pPr>
        <w:rPr>
          <w:rFonts w:ascii="宋体" w:eastAsia="宋体" w:hAnsi="宋体"/>
        </w:rPr>
      </w:pPr>
      <w:hyperlink r:id="rId65" w:history="1">
        <w:r w:rsidR="00580D6A" w:rsidRPr="000665B4">
          <w:rPr>
            <w:rStyle w:val="a3"/>
            <w:rFonts w:ascii="宋体" w:eastAsia="宋体" w:hAnsi="宋体"/>
          </w:rPr>
          <w:t>https://www.bilibili.com/video/av25326779?from=search&amp;seid=2767747169022162614</w:t>
        </w:r>
      </w:hyperlink>
    </w:p>
    <w:p w:rsidR="00EE5D3F" w:rsidRPr="000665B4" w:rsidRDefault="004B1ACF" w:rsidP="009B11BF">
      <w:pPr>
        <w:pStyle w:val="1"/>
        <w:rPr>
          <w:rFonts w:ascii="宋体" w:eastAsia="宋体" w:hAnsi="宋体"/>
        </w:rPr>
      </w:pPr>
      <w:bookmarkStart w:id="162" w:name="_Toc524383063"/>
      <w:r w:rsidRPr="000665B4">
        <w:rPr>
          <w:rFonts w:ascii="宋体" w:eastAsia="宋体" w:hAnsi="宋体" w:hint="eastAsia"/>
        </w:rPr>
        <w:t>六、</w:t>
      </w:r>
      <w:r w:rsidR="007341D3" w:rsidRPr="000665B4">
        <w:rPr>
          <w:rFonts w:ascii="宋体" w:eastAsia="宋体" w:hAnsi="宋体" w:hint="eastAsia"/>
        </w:rPr>
        <w:t>数据结构</w:t>
      </w:r>
      <w:bookmarkEnd w:id="162"/>
    </w:p>
    <w:p w:rsidR="0042321F" w:rsidRPr="000665B4" w:rsidRDefault="0023482A" w:rsidP="004B4D1B">
      <w:pPr>
        <w:rPr>
          <w:rStyle w:val="a3"/>
          <w:rFonts w:ascii="宋体" w:eastAsia="宋体" w:hAnsi="宋体"/>
        </w:rPr>
      </w:pPr>
      <w:hyperlink r:id="rId66" w:history="1">
        <w:r w:rsidR="00EA7565" w:rsidRPr="000665B4">
          <w:rPr>
            <w:rStyle w:val="a3"/>
            <w:rFonts w:ascii="宋体" w:eastAsia="宋体" w:hAnsi="宋体"/>
          </w:rPr>
          <w:t>https://blog.csdn.net/trapper_c/article/details/51919980</w:t>
        </w:r>
      </w:hyperlink>
    </w:p>
    <w:p w:rsidR="002E7142" w:rsidRPr="000665B4" w:rsidRDefault="002E7142" w:rsidP="00EB1D91">
      <w:pPr>
        <w:pStyle w:val="2"/>
        <w:rPr>
          <w:rStyle w:val="a3"/>
          <w:rFonts w:ascii="宋体" w:eastAsia="宋体" w:hAnsi="宋体"/>
          <w:b w:val="0"/>
          <w:color w:val="auto"/>
          <w:u w:val="none"/>
        </w:rPr>
      </w:pPr>
      <w:bookmarkStart w:id="163" w:name="_Toc524383064"/>
      <w:r w:rsidRPr="000665B4">
        <w:rPr>
          <w:rStyle w:val="a3"/>
          <w:rFonts w:ascii="宋体" w:eastAsia="宋体" w:hAnsi="宋体" w:hint="eastAsia"/>
          <w:b w:val="0"/>
          <w:color w:val="auto"/>
          <w:u w:val="none"/>
        </w:rPr>
        <w:t>补题</w:t>
      </w:r>
      <w:bookmarkEnd w:id="163"/>
    </w:p>
    <w:p w:rsidR="002E7142" w:rsidRPr="000665B4" w:rsidRDefault="002E7142" w:rsidP="00EB1D91">
      <w:pPr>
        <w:pStyle w:val="3"/>
        <w:rPr>
          <w:rStyle w:val="a3"/>
          <w:rFonts w:ascii="宋体" w:eastAsia="宋体" w:hAnsi="宋体"/>
          <w:b w:val="0"/>
          <w:color w:val="auto"/>
          <w:u w:val="none"/>
        </w:rPr>
      </w:pPr>
      <w:bookmarkStart w:id="164" w:name="_Toc524383065"/>
      <w:r w:rsidRPr="000665B4">
        <w:rPr>
          <w:rStyle w:val="a3"/>
          <w:rFonts w:ascii="宋体" w:eastAsia="宋体" w:hAnsi="宋体" w:hint="eastAsia"/>
          <w:b w:val="0"/>
          <w:color w:val="auto"/>
          <w:u w:val="none"/>
        </w:rPr>
        <w:t>金牌题-前置：无</w:t>
      </w:r>
      <w:bookmarkEnd w:id="164"/>
    </w:p>
    <w:p w:rsidR="002E7142" w:rsidRPr="000665B4" w:rsidRDefault="002E7142" w:rsidP="004B4D1B">
      <w:pPr>
        <w:rPr>
          <w:rStyle w:val="a3"/>
          <w:rFonts w:ascii="宋体" w:eastAsia="宋体" w:hAnsi="宋体"/>
          <w:color w:val="auto"/>
          <w:u w:val="none"/>
        </w:rPr>
      </w:pPr>
      <w:r w:rsidRPr="000665B4">
        <w:rPr>
          <w:rStyle w:val="a3"/>
          <w:rFonts w:ascii="宋体" w:eastAsia="宋体" w:hAnsi="宋体" w:hint="eastAsia"/>
          <w:color w:val="auto"/>
          <w:u w:val="none"/>
        </w:rPr>
        <w:t>2018杭电暑期多校3J-</w:t>
      </w:r>
      <w:r w:rsidR="00EB1D91" w:rsidRPr="000665B4">
        <w:rPr>
          <w:rStyle w:val="a3"/>
          <w:rFonts w:ascii="宋体" w:eastAsia="宋体" w:hAnsi="宋体"/>
          <w:color w:val="auto"/>
          <w:u w:val="none"/>
        </w:rPr>
        <w:t>HDU6328</w:t>
      </w:r>
      <w:r w:rsidR="00EB1D91" w:rsidRPr="000665B4">
        <w:rPr>
          <w:rStyle w:val="a3"/>
          <w:rFonts w:ascii="宋体" w:eastAsia="宋体" w:hAnsi="宋体" w:hint="eastAsia"/>
          <w:color w:val="auto"/>
          <w:u w:val="none"/>
        </w:rPr>
        <w:t>-</w:t>
      </w:r>
      <w:r w:rsidR="00EB1D91" w:rsidRPr="000665B4">
        <w:rPr>
          <w:rStyle w:val="a3"/>
          <w:rFonts w:ascii="宋体" w:eastAsia="宋体" w:hAnsi="宋体"/>
          <w:color w:val="auto"/>
          <w:u w:val="none"/>
        </w:rPr>
        <w:t>Rectangle Radar Scanner</w:t>
      </w:r>
    </w:p>
    <w:p w:rsidR="00EB1D91" w:rsidRPr="000665B4" w:rsidRDefault="00EB1D91" w:rsidP="004B4D1B">
      <w:pPr>
        <w:rPr>
          <w:rStyle w:val="a3"/>
          <w:rFonts w:ascii="宋体" w:eastAsia="宋体" w:hAnsi="宋体"/>
          <w:color w:val="auto"/>
          <w:u w:val="none"/>
        </w:rPr>
      </w:pPr>
      <w:r w:rsidRPr="000665B4">
        <w:rPr>
          <w:rStyle w:val="a3"/>
          <w:rFonts w:ascii="宋体" w:eastAsia="宋体" w:hAnsi="宋体" w:hint="eastAsia"/>
          <w:color w:val="auto"/>
          <w:u w:val="none"/>
        </w:rPr>
        <w:t>【题意】</w:t>
      </w:r>
    </w:p>
    <w:p w:rsidR="00EB1D91" w:rsidRPr="000665B4" w:rsidRDefault="00EB1D91" w:rsidP="004B4D1B">
      <w:pPr>
        <w:rPr>
          <w:rStyle w:val="a3"/>
          <w:rFonts w:ascii="宋体" w:eastAsia="宋体" w:hAnsi="宋体"/>
          <w:color w:val="auto"/>
          <w:u w:val="none"/>
        </w:rPr>
      </w:pPr>
      <w:r w:rsidRPr="000665B4">
        <w:rPr>
          <w:rStyle w:val="a3"/>
          <w:rFonts w:ascii="宋体" w:eastAsia="宋体" w:hAnsi="宋体" w:hint="eastAsia"/>
          <w:color w:val="auto"/>
          <w:u w:val="none"/>
        </w:rPr>
        <w:t>【TAG】区间维护 区间查询</w:t>
      </w:r>
    </w:p>
    <w:p w:rsidR="00EB1D91" w:rsidRPr="000665B4" w:rsidRDefault="00EB1D91" w:rsidP="004B4D1B">
      <w:pPr>
        <w:rPr>
          <w:rStyle w:val="a3"/>
          <w:rFonts w:ascii="宋体" w:eastAsia="宋体" w:hAnsi="宋体"/>
          <w:color w:val="auto"/>
          <w:u w:val="none"/>
        </w:rPr>
      </w:pPr>
      <w:r w:rsidRPr="000665B4">
        <w:rPr>
          <w:rStyle w:val="a3"/>
          <w:rFonts w:ascii="宋体" w:eastAsia="宋体" w:hAnsi="宋体" w:hint="eastAsia"/>
          <w:color w:val="auto"/>
          <w:u w:val="none"/>
        </w:rPr>
        <w:t>【题解】</w:t>
      </w:r>
    </w:p>
    <w:p w:rsidR="00EB1D91" w:rsidRPr="000665B4" w:rsidRDefault="00EB1D91" w:rsidP="004B4D1B">
      <w:pPr>
        <w:rPr>
          <w:rStyle w:val="a3"/>
          <w:rFonts w:ascii="宋体" w:eastAsia="宋体" w:hAnsi="宋体"/>
          <w:color w:val="auto"/>
          <w:u w:val="none"/>
        </w:rPr>
      </w:pPr>
      <w:r w:rsidRPr="000665B4">
        <w:rPr>
          <w:rStyle w:val="a3"/>
          <w:rFonts w:ascii="宋体" w:eastAsia="宋体" w:hAnsi="宋体" w:hint="eastAsia"/>
          <w:color w:val="auto"/>
          <w:u w:val="none"/>
        </w:rPr>
        <w:t>【代码】</w:t>
      </w:r>
    </w:p>
    <w:p w:rsidR="00FB28F9" w:rsidRPr="000665B4" w:rsidRDefault="00FB28F9" w:rsidP="00FB28F9">
      <w:pPr>
        <w:pStyle w:val="3"/>
        <w:rPr>
          <w:rStyle w:val="a3"/>
          <w:rFonts w:ascii="宋体" w:eastAsia="宋体" w:hAnsi="宋体"/>
          <w:b w:val="0"/>
          <w:color w:val="auto"/>
          <w:u w:val="none"/>
        </w:rPr>
      </w:pPr>
      <w:bookmarkStart w:id="165" w:name="_Toc524383066"/>
      <w:r w:rsidRPr="000665B4">
        <w:rPr>
          <w:rStyle w:val="a3"/>
          <w:rFonts w:ascii="宋体" w:eastAsia="宋体" w:hAnsi="宋体" w:hint="eastAsia"/>
          <w:b w:val="0"/>
          <w:color w:val="auto"/>
          <w:u w:val="none"/>
        </w:rPr>
        <w:t>金牌题-前置：无</w:t>
      </w:r>
      <w:bookmarkEnd w:id="165"/>
    </w:p>
    <w:p w:rsidR="00FB28F9" w:rsidRPr="000665B4" w:rsidRDefault="00FB28F9" w:rsidP="004B4D1B">
      <w:pPr>
        <w:rPr>
          <w:rStyle w:val="a3"/>
          <w:rFonts w:ascii="宋体" w:eastAsia="宋体" w:hAnsi="宋体"/>
          <w:color w:val="auto"/>
          <w:u w:val="none"/>
        </w:rPr>
      </w:pPr>
      <w:r w:rsidRPr="000665B4">
        <w:rPr>
          <w:rStyle w:val="a3"/>
          <w:rFonts w:ascii="宋体" w:eastAsia="宋体" w:hAnsi="宋体" w:hint="eastAsia"/>
          <w:color w:val="auto"/>
          <w:u w:val="none"/>
        </w:rPr>
        <w:t>牛客网2018暑期多校4E-</w:t>
      </w:r>
      <w:r w:rsidRPr="000665B4">
        <w:rPr>
          <w:rStyle w:val="a3"/>
          <w:rFonts w:ascii="宋体" w:eastAsia="宋体" w:hAnsi="宋体"/>
          <w:color w:val="auto"/>
          <w:u w:val="none"/>
        </w:rPr>
        <w:t>Skyline</w:t>
      </w:r>
    </w:p>
    <w:p w:rsidR="00FB28F9" w:rsidRPr="000665B4" w:rsidRDefault="00FB28F9" w:rsidP="004B4D1B">
      <w:pPr>
        <w:rPr>
          <w:rStyle w:val="a3"/>
          <w:rFonts w:ascii="宋体" w:eastAsia="宋体" w:hAnsi="宋体"/>
          <w:color w:val="auto"/>
          <w:u w:val="none"/>
        </w:rPr>
      </w:pPr>
      <w:r w:rsidRPr="000665B4">
        <w:rPr>
          <w:rStyle w:val="a3"/>
          <w:rFonts w:ascii="宋体" w:eastAsia="宋体" w:hAnsi="宋体" w:hint="eastAsia"/>
          <w:color w:val="auto"/>
          <w:u w:val="none"/>
        </w:rPr>
        <w:t>【题意】</w:t>
      </w:r>
    </w:p>
    <w:p w:rsidR="00FB28F9" w:rsidRPr="000665B4" w:rsidRDefault="00FB28F9" w:rsidP="004B4D1B">
      <w:pPr>
        <w:rPr>
          <w:rStyle w:val="a3"/>
          <w:rFonts w:ascii="宋体" w:eastAsia="宋体" w:hAnsi="宋体"/>
          <w:color w:val="auto"/>
          <w:u w:val="none"/>
        </w:rPr>
      </w:pPr>
      <w:r w:rsidRPr="000665B4">
        <w:rPr>
          <w:rStyle w:val="a3"/>
          <w:rFonts w:ascii="宋体" w:eastAsia="宋体" w:hAnsi="宋体" w:hint="eastAsia"/>
          <w:color w:val="auto"/>
          <w:u w:val="none"/>
        </w:rPr>
        <w:t>【TAG】概率 线段树</w:t>
      </w:r>
    </w:p>
    <w:p w:rsidR="00FB28F9" w:rsidRPr="000665B4" w:rsidRDefault="00FB28F9" w:rsidP="004B4D1B">
      <w:pPr>
        <w:rPr>
          <w:rStyle w:val="a3"/>
          <w:rFonts w:ascii="宋体" w:eastAsia="宋体" w:hAnsi="宋体"/>
          <w:color w:val="auto"/>
          <w:u w:val="none"/>
        </w:rPr>
      </w:pPr>
      <w:r w:rsidRPr="000665B4">
        <w:rPr>
          <w:rStyle w:val="a3"/>
          <w:rFonts w:ascii="宋体" w:eastAsia="宋体" w:hAnsi="宋体" w:hint="eastAsia"/>
          <w:color w:val="auto"/>
          <w:u w:val="none"/>
        </w:rPr>
        <w:t>【题解】</w:t>
      </w:r>
    </w:p>
    <w:p w:rsidR="00D705CE" w:rsidRPr="000665B4" w:rsidRDefault="00D705CE" w:rsidP="00D705CE">
      <w:pPr>
        <w:pStyle w:val="2"/>
        <w:rPr>
          <w:rStyle w:val="a3"/>
          <w:rFonts w:ascii="宋体" w:eastAsia="宋体" w:hAnsi="宋体"/>
          <w:b w:val="0"/>
          <w:color w:val="auto"/>
          <w:u w:val="none"/>
        </w:rPr>
      </w:pPr>
      <w:bookmarkStart w:id="166" w:name="_Toc524383067"/>
      <w:r w:rsidRPr="000665B4">
        <w:rPr>
          <w:rStyle w:val="a3"/>
          <w:rFonts w:ascii="宋体" w:eastAsia="宋体" w:hAnsi="宋体" w:hint="eastAsia"/>
          <w:b w:val="0"/>
          <w:color w:val="auto"/>
          <w:u w:val="none"/>
        </w:rPr>
        <w:lastRenderedPageBreak/>
        <w:t>前缀和</w:t>
      </w:r>
      <w:bookmarkEnd w:id="166"/>
    </w:p>
    <w:p w:rsidR="00D705CE" w:rsidRPr="000665B4" w:rsidRDefault="00D705CE" w:rsidP="00D705CE">
      <w:pPr>
        <w:pStyle w:val="3"/>
        <w:rPr>
          <w:rFonts w:ascii="宋体" w:eastAsia="宋体" w:hAnsi="宋体"/>
          <w:b w:val="0"/>
        </w:rPr>
      </w:pPr>
      <w:bookmarkStart w:id="167" w:name="_Toc524383068"/>
      <w:r w:rsidRPr="000665B4">
        <w:rPr>
          <w:rFonts w:ascii="宋体" w:eastAsia="宋体" w:hAnsi="宋体" w:hint="eastAsia"/>
          <w:b w:val="0"/>
        </w:rPr>
        <w:t>√-</w:t>
      </w:r>
      <w:r w:rsidRPr="000665B4">
        <w:rPr>
          <w:rFonts w:ascii="宋体" w:eastAsia="宋体" w:hAnsi="宋体"/>
          <w:b w:val="0"/>
        </w:rPr>
        <w:t>2018</w:t>
      </w:r>
      <w:r w:rsidRPr="000665B4">
        <w:rPr>
          <w:rFonts w:ascii="宋体" w:eastAsia="宋体" w:hAnsi="宋体" w:hint="eastAsia"/>
          <w:b w:val="0"/>
        </w:rPr>
        <w:t>百度之星程序设计大赛资格赛-</w:t>
      </w:r>
      <w:r w:rsidRPr="000665B4">
        <w:rPr>
          <w:rFonts w:ascii="宋体" w:eastAsia="宋体" w:hAnsi="宋体"/>
          <w:b w:val="0"/>
        </w:rPr>
        <w:t>1002</w:t>
      </w:r>
      <w:r w:rsidRPr="000665B4">
        <w:rPr>
          <w:rFonts w:ascii="宋体" w:eastAsia="宋体" w:hAnsi="宋体" w:hint="eastAsia"/>
          <w:b w:val="0"/>
        </w:rPr>
        <w:t>-子串查询</w:t>
      </w:r>
      <w:bookmarkEnd w:id="167"/>
    </w:p>
    <w:p w:rsidR="00D705CE" w:rsidRPr="000665B4" w:rsidRDefault="00D705CE" w:rsidP="00D705CE">
      <w:pPr>
        <w:rPr>
          <w:rFonts w:ascii="宋体" w:eastAsia="宋体" w:hAnsi="宋体"/>
        </w:rPr>
      </w:pPr>
      <w:r w:rsidRPr="000665B4">
        <w:rPr>
          <w:rFonts w:ascii="宋体" w:eastAsia="宋体" w:hAnsi="宋体" w:hint="eastAsia"/>
        </w:rPr>
        <w:t>【题意】</w:t>
      </w:r>
    </w:p>
    <w:p w:rsidR="00D705CE" w:rsidRPr="000665B4" w:rsidRDefault="00D705CE" w:rsidP="00D705CE">
      <w:pPr>
        <w:rPr>
          <w:rFonts w:ascii="宋体" w:eastAsia="宋体" w:hAnsi="宋体"/>
        </w:rPr>
      </w:pPr>
      <w:r w:rsidRPr="000665B4">
        <w:rPr>
          <w:rFonts w:ascii="宋体" w:eastAsia="宋体" w:hAnsi="宋体" w:hint="eastAsia"/>
        </w:rPr>
        <w:t>【TAG】前缀和 字符串 字典序 签到题</w:t>
      </w:r>
    </w:p>
    <w:p w:rsidR="00D705CE" w:rsidRPr="000665B4" w:rsidRDefault="00D705CE" w:rsidP="00D705CE">
      <w:pPr>
        <w:rPr>
          <w:rFonts w:ascii="宋体" w:eastAsia="宋体" w:hAnsi="宋体"/>
        </w:rPr>
      </w:pPr>
      <w:r w:rsidRPr="000665B4">
        <w:rPr>
          <w:rFonts w:ascii="宋体" w:eastAsia="宋体" w:hAnsi="宋体" w:hint="eastAsia"/>
        </w:rPr>
        <w:t>【题解】最小字典序的子串一定只有一个字符，维护26个字母的前缀和数量即可</w:t>
      </w:r>
    </w:p>
    <w:p w:rsidR="00D705CE" w:rsidRPr="000665B4" w:rsidRDefault="00D705CE" w:rsidP="00D705CE">
      <w:pPr>
        <w:rPr>
          <w:rFonts w:ascii="宋体" w:eastAsia="宋体" w:hAnsi="宋体"/>
        </w:rPr>
      </w:pPr>
      <w:r w:rsidRPr="000665B4">
        <w:rPr>
          <w:rFonts w:ascii="宋体" w:eastAsia="宋体" w:hAnsi="宋体" w:hint="eastAsia"/>
        </w:rPr>
        <w:t>【代码】</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880000"/>
          <w:kern w:val="0"/>
          <w:sz w:val="24"/>
          <w:szCs w:val="24"/>
        </w:rPr>
        <w:t>#</w:t>
      </w:r>
      <w:r w:rsidRPr="000665B4">
        <w:rPr>
          <w:rFonts w:ascii="宋体" w:eastAsia="宋体" w:hAnsi="宋体" w:cs="Consolas"/>
          <w:b/>
          <w:bCs/>
          <w:color w:val="880000"/>
          <w:kern w:val="0"/>
          <w:sz w:val="24"/>
          <w:szCs w:val="24"/>
        </w:rPr>
        <w:t>include</w:t>
      </w:r>
      <w:r w:rsidRPr="000665B4">
        <w:rPr>
          <w:rFonts w:ascii="宋体" w:eastAsia="宋体" w:hAnsi="宋体" w:cs="Consolas"/>
          <w:color w:val="880000"/>
          <w:kern w:val="0"/>
          <w:sz w:val="24"/>
          <w:szCs w:val="24"/>
        </w:rPr>
        <w:t xml:space="preserve"> &lt;bits/stdc++.h&gt;</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880000"/>
          <w:kern w:val="0"/>
          <w:sz w:val="24"/>
          <w:szCs w:val="24"/>
        </w:rPr>
        <w:t>#</w:t>
      </w:r>
      <w:r w:rsidRPr="000665B4">
        <w:rPr>
          <w:rFonts w:ascii="宋体" w:eastAsia="宋体" w:hAnsi="宋体" w:cs="Consolas"/>
          <w:b/>
          <w:bCs/>
          <w:color w:val="880000"/>
          <w:kern w:val="0"/>
          <w:sz w:val="24"/>
          <w:szCs w:val="24"/>
        </w:rPr>
        <w:t>define</w:t>
      </w:r>
      <w:r w:rsidRPr="000665B4">
        <w:rPr>
          <w:rFonts w:ascii="宋体" w:eastAsia="宋体" w:hAnsi="宋体" w:cs="Consolas"/>
          <w:color w:val="880000"/>
          <w:kern w:val="0"/>
          <w:sz w:val="24"/>
          <w:szCs w:val="24"/>
        </w:rPr>
        <w:t xml:space="preserve"> MAXN 100010</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b/>
          <w:bCs/>
          <w:color w:val="000000"/>
          <w:kern w:val="0"/>
          <w:sz w:val="24"/>
          <w:szCs w:val="24"/>
        </w:rPr>
        <w:t>using</w:t>
      </w: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namespace</w:t>
      </w: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std</w:t>
      </w:r>
      <w:r w:rsidRPr="000665B4">
        <w:rPr>
          <w:rFonts w:ascii="宋体" w:eastAsia="宋体" w:hAnsi="宋体" w:cs="Consolas"/>
          <w:color w:val="000000"/>
          <w:kern w:val="0"/>
          <w:sz w:val="24"/>
          <w:szCs w:val="24"/>
        </w:rPr>
        <w:t>;</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880000"/>
          <w:kern w:val="0"/>
          <w:sz w:val="24"/>
          <w:szCs w:val="24"/>
        </w:rPr>
        <w:t>main</w:t>
      </w:r>
      <w:r w:rsidRPr="000665B4">
        <w:rPr>
          <w:rFonts w:ascii="宋体" w:eastAsia="宋体" w:hAnsi="宋体" w:cs="Consolas"/>
          <w:color w:val="000000"/>
          <w:kern w:val="0"/>
          <w:sz w:val="24"/>
          <w:szCs w:val="24"/>
        </w:rPr>
        <w:t>()</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t,n,q;</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**sum=</w:t>
      </w:r>
      <w:r w:rsidRPr="000665B4">
        <w:rPr>
          <w:rFonts w:ascii="宋体" w:eastAsia="宋体" w:hAnsi="宋体" w:cs="Consolas"/>
          <w:b/>
          <w:bCs/>
          <w:color w:val="000000"/>
          <w:kern w:val="0"/>
          <w:sz w:val="24"/>
          <w:szCs w:val="24"/>
        </w:rPr>
        <w:t>new</w:t>
      </w: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w:t>
      </w:r>
      <w:r w:rsidRPr="000665B4">
        <w:rPr>
          <w:rFonts w:ascii="宋体" w:eastAsia="宋体" w:hAnsi="宋体" w:cs="Consolas"/>
          <w:color w:val="008800"/>
          <w:kern w:val="0"/>
          <w:sz w:val="24"/>
          <w:szCs w:val="24"/>
        </w:rPr>
        <w:t>26</w:t>
      </w:r>
      <w:r w:rsidRPr="000665B4">
        <w:rPr>
          <w:rFonts w:ascii="宋体" w:eastAsia="宋体" w:hAnsi="宋体" w:cs="Consolas"/>
          <w:color w:val="000000"/>
          <w:kern w:val="0"/>
          <w:sz w:val="24"/>
          <w:szCs w:val="24"/>
        </w:rPr>
        <w:t>];</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for</w:t>
      </w:r>
      <w:r w:rsidRPr="000665B4">
        <w:rPr>
          <w:rFonts w:ascii="宋体" w:eastAsia="宋体" w:hAnsi="宋体" w:cs="Consolas"/>
          <w:color w:val="000000"/>
          <w:kern w:val="0"/>
          <w:sz w:val="24"/>
          <w:szCs w:val="24"/>
        </w:rPr>
        <w:t>(</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i=</w:t>
      </w:r>
      <w:r w:rsidRPr="000665B4">
        <w:rPr>
          <w:rFonts w:ascii="宋体" w:eastAsia="宋体" w:hAnsi="宋体" w:cs="Consolas"/>
          <w:color w:val="008800"/>
          <w:kern w:val="0"/>
          <w:sz w:val="24"/>
          <w:szCs w:val="24"/>
        </w:rPr>
        <w:t>0</w:t>
      </w:r>
      <w:r w:rsidRPr="000665B4">
        <w:rPr>
          <w:rFonts w:ascii="宋体" w:eastAsia="宋体" w:hAnsi="宋体" w:cs="Consolas"/>
          <w:color w:val="000000"/>
          <w:kern w:val="0"/>
          <w:sz w:val="24"/>
          <w:szCs w:val="24"/>
        </w:rPr>
        <w:t>;i&lt;</w:t>
      </w:r>
      <w:r w:rsidRPr="000665B4">
        <w:rPr>
          <w:rFonts w:ascii="宋体" w:eastAsia="宋体" w:hAnsi="宋体" w:cs="Consolas"/>
          <w:color w:val="008800"/>
          <w:kern w:val="0"/>
          <w:sz w:val="24"/>
          <w:szCs w:val="24"/>
        </w:rPr>
        <w:t>26</w:t>
      </w:r>
      <w:r w:rsidRPr="000665B4">
        <w:rPr>
          <w:rFonts w:ascii="宋体" w:eastAsia="宋体" w:hAnsi="宋体" w:cs="Consolas"/>
          <w:color w:val="000000"/>
          <w:kern w:val="0"/>
          <w:sz w:val="24"/>
          <w:szCs w:val="24"/>
        </w:rPr>
        <w:t>;i++) sum[i]=</w:t>
      </w:r>
      <w:r w:rsidRPr="000665B4">
        <w:rPr>
          <w:rFonts w:ascii="宋体" w:eastAsia="宋体" w:hAnsi="宋体" w:cs="Consolas"/>
          <w:b/>
          <w:bCs/>
          <w:color w:val="000000"/>
          <w:kern w:val="0"/>
          <w:sz w:val="24"/>
          <w:szCs w:val="24"/>
        </w:rPr>
        <w:t>new</w:t>
      </w: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[MAXN];</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char</w:t>
      </w:r>
      <w:r w:rsidRPr="000665B4">
        <w:rPr>
          <w:rFonts w:ascii="宋体" w:eastAsia="宋体" w:hAnsi="宋体" w:cs="Consolas"/>
          <w:color w:val="000000"/>
          <w:kern w:val="0"/>
          <w:sz w:val="24"/>
          <w:szCs w:val="24"/>
        </w:rPr>
        <w:t xml:space="preserve"> *s=</w:t>
      </w:r>
      <w:r w:rsidRPr="000665B4">
        <w:rPr>
          <w:rFonts w:ascii="宋体" w:eastAsia="宋体" w:hAnsi="宋体" w:cs="Consolas"/>
          <w:b/>
          <w:bCs/>
          <w:color w:val="000000"/>
          <w:kern w:val="0"/>
          <w:sz w:val="24"/>
          <w:szCs w:val="24"/>
        </w:rPr>
        <w:t>new</w:t>
      </w: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char</w:t>
      </w:r>
      <w:r w:rsidRPr="000665B4">
        <w:rPr>
          <w:rFonts w:ascii="宋体" w:eastAsia="宋体" w:hAnsi="宋体" w:cs="Consolas"/>
          <w:color w:val="000000"/>
          <w:kern w:val="0"/>
          <w:sz w:val="24"/>
          <w:szCs w:val="24"/>
        </w:rPr>
        <w:t>[MAXN];</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scanf</w:t>
      </w:r>
      <w:r w:rsidRPr="000665B4">
        <w:rPr>
          <w:rFonts w:ascii="宋体" w:eastAsia="宋体" w:hAnsi="宋体" w:cs="Consolas"/>
          <w:color w:val="000000"/>
          <w:kern w:val="0"/>
          <w:sz w:val="24"/>
          <w:szCs w:val="24"/>
        </w:rPr>
        <w:t>(</w:t>
      </w:r>
      <w:r w:rsidRPr="000665B4">
        <w:rPr>
          <w:rFonts w:ascii="宋体" w:eastAsia="宋体" w:hAnsi="宋体" w:cs="Consolas"/>
          <w:color w:val="880000"/>
          <w:kern w:val="0"/>
          <w:sz w:val="24"/>
          <w:szCs w:val="24"/>
        </w:rPr>
        <w:t>"%d"</w:t>
      </w:r>
      <w:r w:rsidRPr="000665B4">
        <w:rPr>
          <w:rFonts w:ascii="宋体" w:eastAsia="宋体" w:hAnsi="宋体" w:cs="Consolas"/>
          <w:color w:val="000000"/>
          <w:kern w:val="0"/>
          <w:sz w:val="24"/>
          <w:szCs w:val="24"/>
        </w:rPr>
        <w:t>,&amp;t);</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for</w:t>
      </w:r>
      <w:r w:rsidRPr="000665B4">
        <w:rPr>
          <w:rFonts w:ascii="宋体" w:eastAsia="宋体" w:hAnsi="宋体" w:cs="Consolas"/>
          <w:color w:val="000000"/>
          <w:kern w:val="0"/>
          <w:sz w:val="24"/>
          <w:szCs w:val="24"/>
        </w:rPr>
        <w:t>(</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casenum=</w:t>
      </w:r>
      <w:r w:rsidRPr="000665B4">
        <w:rPr>
          <w:rFonts w:ascii="宋体" w:eastAsia="宋体" w:hAnsi="宋体" w:cs="Consolas"/>
          <w:color w:val="008800"/>
          <w:kern w:val="0"/>
          <w:sz w:val="24"/>
          <w:szCs w:val="24"/>
        </w:rPr>
        <w:t>1</w:t>
      </w:r>
      <w:r w:rsidRPr="000665B4">
        <w:rPr>
          <w:rFonts w:ascii="宋体" w:eastAsia="宋体" w:hAnsi="宋体" w:cs="Consolas"/>
          <w:color w:val="000000"/>
          <w:kern w:val="0"/>
          <w:sz w:val="24"/>
          <w:szCs w:val="24"/>
        </w:rPr>
        <w:t>;casenum&lt;=t;casenum++){</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scanf</w:t>
      </w:r>
      <w:r w:rsidRPr="000665B4">
        <w:rPr>
          <w:rFonts w:ascii="宋体" w:eastAsia="宋体" w:hAnsi="宋体" w:cs="Consolas"/>
          <w:color w:val="000000"/>
          <w:kern w:val="0"/>
          <w:sz w:val="24"/>
          <w:szCs w:val="24"/>
        </w:rPr>
        <w:t>(</w:t>
      </w:r>
      <w:r w:rsidRPr="000665B4">
        <w:rPr>
          <w:rFonts w:ascii="宋体" w:eastAsia="宋体" w:hAnsi="宋体" w:cs="Consolas"/>
          <w:color w:val="880000"/>
          <w:kern w:val="0"/>
          <w:sz w:val="24"/>
          <w:szCs w:val="24"/>
        </w:rPr>
        <w:t>"%d%d"</w:t>
      </w:r>
      <w:r w:rsidRPr="000665B4">
        <w:rPr>
          <w:rFonts w:ascii="宋体" w:eastAsia="宋体" w:hAnsi="宋体" w:cs="Consolas"/>
          <w:color w:val="000000"/>
          <w:kern w:val="0"/>
          <w:sz w:val="24"/>
          <w:szCs w:val="24"/>
        </w:rPr>
        <w:t>,&amp;n,&amp;q);</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for</w:t>
      </w:r>
      <w:r w:rsidRPr="000665B4">
        <w:rPr>
          <w:rFonts w:ascii="宋体" w:eastAsia="宋体" w:hAnsi="宋体" w:cs="Consolas"/>
          <w:color w:val="000000"/>
          <w:kern w:val="0"/>
          <w:sz w:val="24"/>
          <w:szCs w:val="24"/>
        </w:rPr>
        <w:t>(</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i=</w:t>
      </w:r>
      <w:r w:rsidRPr="000665B4">
        <w:rPr>
          <w:rFonts w:ascii="宋体" w:eastAsia="宋体" w:hAnsi="宋体" w:cs="Consolas"/>
          <w:color w:val="008800"/>
          <w:kern w:val="0"/>
          <w:sz w:val="24"/>
          <w:szCs w:val="24"/>
        </w:rPr>
        <w:t>0</w:t>
      </w:r>
      <w:r w:rsidRPr="000665B4">
        <w:rPr>
          <w:rFonts w:ascii="宋体" w:eastAsia="宋体" w:hAnsi="宋体" w:cs="Consolas"/>
          <w:color w:val="000000"/>
          <w:kern w:val="0"/>
          <w:sz w:val="24"/>
          <w:szCs w:val="24"/>
        </w:rPr>
        <w:t>;i&lt;</w:t>
      </w:r>
      <w:r w:rsidRPr="000665B4">
        <w:rPr>
          <w:rFonts w:ascii="宋体" w:eastAsia="宋体" w:hAnsi="宋体" w:cs="Consolas"/>
          <w:color w:val="008800"/>
          <w:kern w:val="0"/>
          <w:sz w:val="24"/>
          <w:szCs w:val="24"/>
        </w:rPr>
        <w:t>26</w:t>
      </w:r>
      <w:r w:rsidRPr="000665B4">
        <w:rPr>
          <w:rFonts w:ascii="宋体" w:eastAsia="宋体" w:hAnsi="宋体" w:cs="Consolas"/>
          <w:color w:val="000000"/>
          <w:kern w:val="0"/>
          <w:sz w:val="24"/>
          <w:szCs w:val="24"/>
        </w:rPr>
        <w:t xml:space="preserve">;i++) </w:t>
      </w:r>
      <w:r w:rsidRPr="000665B4">
        <w:rPr>
          <w:rFonts w:ascii="宋体" w:eastAsia="宋体" w:hAnsi="宋体" w:cs="Consolas"/>
          <w:b/>
          <w:bCs/>
          <w:color w:val="000000"/>
          <w:kern w:val="0"/>
          <w:sz w:val="24"/>
          <w:szCs w:val="24"/>
        </w:rPr>
        <w:t>for</w:t>
      </w:r>
      <w:r w:rsidRPr="000665B4">
        <w:rPr>
          <w:rFonts w:ascii="宋体" w:eastAsia="宋体" w:hAnsi="宋体" w:cs="Consolas"/>
          <w:color w:val="000000"/>
          <w:kern w:val="0"/>
          <w:sz w:val="24"/>
          <w:szCs w:val="24"/>
        </w:rPr>
        <w:t>(</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j=</w:t>
      </w:r>
      <w:r w:rsidRPr="000665B4">
        <w:rPr>
          <w:rFonts w:ascii="宋体" w:eastAsia="宋体" w:hAnsi="宋体" w:cs="Consolas"/>
          <w:color w:val="008800"/>
          <w:kern w:val="0"/>
          <w:sz w:val="24"/>
          <w:szCs w:val="24"/>
        </w:rPr>
        <w:t>0</w:t>
      </w:r>
      <w:r w:rsidRPr="000665B4">
        <w:rPr>
          <w:rFonts w:ascii="宋体" w:eastAsia="宋体" w:hAnsi="宋体" w:cs="Consolas"/>
          <w:color w:val="000000"/>
          <w:kern w:val="0"/>
          <w:sz w:val="24"/>
          <w:szCs w:val="24"/>
        </w:rPr>
        <w:t>;j&lt;MAXN;j++) sum[i][j]=</w:t>
      </w:r>
      <w:r w:rsidRPr="000665B4">
        <w:rPr>
          <w:rFonts w:ascii="宋体" w:eastAsia="宋体" w:hAnsi="宋体" w:cs="Consolas"/>
          <w:color w:val="008800"/>
          <w:kern w:val="0"/>
          <w:sz w:val="24"/>
          <w:szCs w:val="24"/>
        </w:rPr>
        <w:t>0</w:t>
      </w:r>
      <w:r w:rsidRPr="000665B4">
        <w:rPr>
          <w:rFonts w:ascii="宋体" w:eastAsia="宋体" w:hAnsi="宋体" w:cs="Consolas"/>
          <w:color w:val="000000"/>
          <w:kern w:val="0"/>
          <w:sz w:val="24"/>
          <w:szCs w:val="24"/>
        </w:rPr>
        <w:t>;</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scanf</w:t>
      </w:r>
      <w:r w:rsidRPr="000665B4">
        <w:rPr>
          <w:rFonts w:ascii="宋体" w:eastAsia="宋体" w:hAnsi="宋体" w:cs="Consolas"/>
          <w:color w:val="000000"/>
          <w:kern w:val="0"/>
          <w:sz w:val="24"/>
          <w:szCs w:val="24"/>
        </w:rPr>
        <w:t>(</w:t>
      </w:r>
      <w:r w:rsidRPr="000665B4">
        <w:rPr>
          <w:rFonts w:ascii="宋体" w:eastAsia="宋体" w:hAnsi="宋体" w:cs="Consolas"/>
          <w:color w:val="880000"/>
          <w:kern w:val="0"/>
          <w:sz w:val="24"/>
          <w:szCs w:val="24"/>
        </w:rPr>
        <w:t>"%s"</w:t>
      </w:r>
      <w:r w:rsidRPr="000665B4">
        <w:rPr>
          <w:rFonts w:ascii="宋体" w:eastAsia="宋体" w:hAnsi="宋体" w:cs="Consolas"/>
          <w:color w:val="000000"/>
          <w:kern w:val="0"/>
          <w:sz w:val="24"/>
          <w:szCs w:val="24"/>
        </w:rPr>
        <w:t>,s);</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for</w:t>
      </w:r>
      <w:r w:rsidRPr="000665B4">
        <w:rPr>
          <w:rFonts w:ascii="宋体" w:eastAsia="宋体" w:hAnsi="宋体" w:cs="Consolas"/>
          <w:color w:val="000000"/>
          <w:kern w:val="0"/>
          <w:sz w:val="24"/>
          <w:szCs w:val="24"/>
        </w:rPr>
        <w:t>(</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i=</w:t>
      </w:r>
      <w:r w:rsidRPr="000665B4">
        <w:rPr>
          <w:rFonts w:ascii="宋体" w:eastAsia="宋体" w:hAnsi="宋体" w:cs="Consolas"/>
          <w:color w:val="008800"/>
          <w:kern w:val="0"/>
          <w:sz w:val="24"/>
          <w:szCs w:val="24"/>
        </w:rPr>
        <w:t>0</w:t>
      </w:r>
      <w:r w:rsidRPr="000665B4">
        <w:rPr>
          <w:rFonts w:ascii="宋体" w:eastAsia="宋体" w:hAnsi="宋体" w:cs="Consolas"/>
          <w:color w:val="000000"/>
          <w:kern w:val="0"/>
          <w:sz w:val="24"/>
          <w:szCs w:val="24"/>
        </w:rPr>
        <w:t>;i&lt;n;i++){</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if</w:t>
      </w:r>
      <w:r w:rsidRPr="000665B4">
        <w:rPr>
          <w:rFonts w:ascii="宋体" w:eastAsia="宋体" w:hAnsi="宋体" w:cs="Consolas"/>
          <w:color w:val="000000"/>
          <w:kern w:val="0"/>
          <w:sz w:val="24"/>
          <w:szCs w:val="24"/>
        </w:rPr>
        <w:t>(i){</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for</w:t>
      </w:r>
      <w:r w:rsidRPr="000665B4">
        <w:rPr>
          <w:rFonts w:ascii="宋体" w:eastAsia="宋体" w:hAnsi="宋体" w:cs="Consolas"/>
          <w:color w:val="000000"/>
          <w:kern w:val="0"/>
          <w:sz w:val="24"/>
          <w:szCs w:val="24"/>
        </w:rPr>
        <w:t>(</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j=</w:t>
      </w:r>
      <w:r w:rsidRPr="000665B4">
        <w:rPr>
          <w:rFonts w:ascii="宋体" w:eastAsia="宋体" w:hAnsi="宋体" w:cs="Consolas"/>
          <w:color w:val="008800"/>
          <w:kern w:val="0"/>
          <w:sz w:val="24"/>
          <w:szCs w:val="24"/>
        </w:rPr>
        <w:t>0</w:t>
      </w:r>
      <w:r w:rsidRPr="000665B4">
        <w:rPr>
          <w:rFonts w:ascii="宋体" w:eastAsia="宋体" w:hAnsi="宋体" w:cs="Consolas"/>
          <w:color w:val="000000"/>
          <w:kern w:val="0"/>
          <w:sz w:val="24"/>
          <w:szCs w:val="24"/>
        </w:rPr>
        <w:t>;j&lt;</w:t>
      </w:r>
      <w:r w:rsidRPr="000665B4">
        <w:rPr>
          <w:rFonts w:ascii="宋体" w:eastAsia="宋体" w:hAnsi="宋体" w:cs="Consolas"/>
          <w:color w:val="008800"/>
          <w:kern w:val="0"/>
          <w:sz w:val="24"/>
          <w:szCs w:val="24"/>
        </w:rPr>
        <w:t>26</w:t>
      </w:r>
      <w:r w:rsidRPr="000665B4">
        <w:rPr>
          <w:rFonts w:ascii="宋体" w:eastAsia="宋体" w:hAnsi="宋体" w:cs="Consolas"/>
          <w:color w:val="000000"/>
          <w:kern w:val="0"/>
          <w:sz w:val="24"/>
          <w:szCs w:val="24"/>
        </w:rPr>
        <w:t>;j++) sum[j][i]=sum[j][i-</w:t>
      </w:r>
      <w:r w:rsidRPr="000665B4">
        <w:rPr>
          <w:rFonts w:ascii="宋体" w:eastAsia="宋体" w:hAnsi="宋体" w:cs="Consolas"/>
          <w:color w:val="008800"/>
          <w:kern w:val="0"/>
          <w:sz w:val="24"/>
          <w:szCs w:val="24"/>
        </w:rPr>
        <w:t>1</w:t>
      </w:r>
      <w:r w:rsidRPr="000665B4">
        <w:rPr>
          <w:rFonts w:ascii="宋体" w:eastAsia="宋体" w:hAnsi="宋体" w:cs="Consolas"/>
          <w:color w:val="000000"/>
          <w:kern w:val="0"/>
          <w:sz w:val="24"/>
          <w:szCs w:val="24"/>
        </w:rPr>
        <w:t>];</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sum[s[i]-</w:t>
      </w:r>
      <w:r w:rsidRPr="000665B4">
        <w:rPr>
          <w:rFonts w:ascii="宋体" w:eastAsia="宋体" w:hAnsi="宋体" w:cs="Consolas"/>
          <w:color w:val="880000"/>
          <w:kern w:val="0"/>
          <w:sz w:val="24"/>
          <w:szCs w:val="24"/>
        </w:rPr>
        <w:t>'A'</w:t>
      </w:r>
      <w:r w:rsidRPr="000665B4">
        <w:rPr>
          <w:rFonts w:ascii="宋体" w:eastAsia="宋体" w:hAnsi="宋体" w:cs="Consolas"/>
          <w:color w:val="000000"/>
          <w:kern w:val="0"/>
          <w:sz w:val="24"/>
          <w:szCs w:val="24"/>
        </w:rPr>
        <w:t>][i]++;</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printf</w:t>
      </w:r>
      <w:r w:rsidRPr="000665B4">
        <w:rPr>
          <w:rFonts w:ascii="宋体" w:eastAsia="宋体" w:hAnsi="宋体" w:cs="Consolas"/>
          <w:color w:val="000000"/>
          <w:kern w:val="0"/>
          <w:sz w:val="24"/>
          <w:szCs w:val="24"/>
        </w:rPr>
        <w:t>(</w:t>
      </w:r>
      <w:r w:rsidRPr="000665B4">
        <w:rPr>
          <w:rFonts w:ascii="宋体" w:eastAsia="宋体" w:hAnsi="宋体" w:cs="Consolas"/>
          <w:color w:val="880000"/>
          <w:kern w:val="0"/>
          <w:sz w:val="24"/>
          <w:szCs w:val="24"/>
        </w:rPr>
        <w:t>"Case #%d:\n"</w:t>
      </w:r>
      <w:r w:rsidRPr="000665B4">
        <w:rPr>
          <w:rFonts w:ascii="宋体" w:eastAsia="宋体" w:hAnsi="宋体" w:cs="Consolas"/>
          <w:color w:val="000000"/>
          <w:kern w:val="0"/>
          <w:sz w:val="24"/>
          <w:szCs w:val="24"/>
        </w:rPr>
        <w:t>,casenum);</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while</w:t>
      </w:r>
      <w:r w:rsidRPr="000665B4">
        <w:rPr>
          <w:rFonts w:ascii="宋体" w:eastAsia="宋体" w:hAnsi="宋体" w:cs="Consolas"/>
          <w:color w:val="000000"/>
          <w:kern w:val="0"/>
          <w:sz w:val="24"/>
          <w:szCs w:val="24"/>
        </w:rPr>
        <w:t>(q--){</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l,r;</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scanf</w:t>
      </w:r>
      <w:r w:rsidRPr="000665B4">
        <w:rPr>
          <w:rFonts w:ascii="宋体" w:eastAsia="宋体" w:hAnsi="宋体" w:cs="Consolas"/>
          <w:color w:val="000000"/>
          <w:kern w:val="0"/>
          <w:sz w:val="24"/>
          <w:szCs w:val="24"/>
        </w:rPr>
        <w:t>(</w:t>
      </w:r>
      <w:r w:rsidRPr="000665B4">
        <w:rPr>
          <w:rFonts w:ascii="宋体" w:eastAsia="宋体" w:hAnsi="宋体" w:cs="Consolas"/>
          <w:color w:val="880000"/>
          <w:kern w:val="0"/>
          <w:sz w:val="24"/>
          <w:szCs w:val="24"/>
        </w:rPr>
        <w:t>"%d%d"</w:t>
      </w:r>
      <w:r w:rsidRPr="000665B4">
        <w:rPr>
          <w:rFonts w:ascii="宋体" w:eastAsia="宋体" w:hAnsi="宋体" w:cs="Consolas"/>
          <w:color w:val="000000"/>
          <w:kern w:val="0"/>
          <w:sz w:val="24"/>
          <w:szCs w:val="24"/>
        </w:rPr>
        <w:t>,&amp;l,&amp;r);</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l--,r--;</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for</w:t>
      </w:r>
      <w:r w:rsidRPr="000665B4">
        <w:rPr>
          <w:rFonts w:ascii="宋体" w:eastAsia="宋体" w:hAnsi="宋体" w:cs="Consolas"/>
          <w:color w:val="000000"/>
          <w:kern w:val="0"/>
          <w:sz w:val="24"/>
          <w:szCs w:val="24"/>
        </w:rPr>
        <w:t>(</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j=</w:t>
      </w:r>
      <w:r w:rsidRPr="000665B4">
        <w:rPr>
          <w:rFonts w:ascii="宋体" w:eastAsia="宋体" w:hAnsi="宋体" w:cs="Consolas"/>
          <w:color w:val="008800"/>
          <w:kern w:val="0"/>
          <w:sz w:val="24"/>
          <w:szCs w:val="24"/>
        </w:rPr>
        <w:t>0</w:t>
      </w:r>
      <w:r w:rsidRPr="000665B4">
        <w:rPr>
          <w:rFonts w:ascii="宋体" w:eastAsia="宋体" w:hAnsi="宋体" w:cs="Consolas"/>
          <w:color w:val="000000"/>
          <w:kern w:val="0"/>
          <w:sz w:val="24"/>
          <w:szCs w:val="24"/>
        </w:rPr>
        <w:t>;j&lt;</w:t>
      </w:r>
      <w:r w:rsidRPr="000665B4">
        <w:rPr>
          <w:rFonts w:ascii="宋体" w:eastAsia="宋体" w:hAnsi="宋体" w:cs="Consolas"/>
          <w:color w:val="008800"/>
          <w:kern w:val="0"/>
          <w:sz w:val="24"/>
          <w:szCs w:val="24"/>
        </w:rPr>
        <w:t>26</w:t>
      </w:r>
      <w:r w:rsidRPr="000665B4">
        <w:rPr>
          <w:rFonts w:ascii="宋体" w:eastAsia="宋体" w:hAnsi="宋体" w:cs="Consolas"/>
          <w:color w:val="000000"/>
          <w:kern w:val="0"/>
          <w:sz w:val="24"/>
          <w:szCs w:val="24"/>
        </w:rPr>
        <w:t>;j++){</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int</w:t>
      </w:r>
      <w:r w:rsidRPr="000665B4">
        <w:rPr>
          <w:rFonts w:ascii="宋体" w:eastAsia="宋体" w:hAnsi="宋体" w:cs="Consolas"/>
          <w:color w:val="000000"/>
          <w:kern w:val="0"/>
          <w:sz w:val="24"/>
          <w:szCs w:val="24"/>
        </w:rPr>
        <w:t xml:space="preserve"> ans=(l==</w:t>
      </w:r>
      <w:r w:rsidRPr="000665B4">
        <w:rPr>
          <w:rFonts w:ascii="宋体" w:eastAsia="宋体" w:hAnsi="宋体" w:cs="Consolas"/>
          <w:color w:val="008800"/>
          <w:kern w:val="0"/>
          <w:sz w:val="24"/>
          <w:szCs w:val="24"/>
        </w:rPr>
        <w:t>0</w:t>
      </w:r>
      <w:r w:rsidRPr="000665B4">
        <w:rPr>
          <w:rFonts w:ascii="宋体" w:eastAsia="宋体" w:hAnsi="宋体" w:cs="Consolas"/>
          <w:color w:val="000000"/>
          <w:kern w:val="0"/>
          <w:sz w:val="24"/>
          <w:szCs w:val="24"/>
        </w:rPr>
        <w:t>)?sum[j][r]:sum[j][r]-sum[j][l-</w:t>
      </w:r>
      <w:r w:rsidRPr="000665B4">
        <w:rPr>
          <w:rFonts w:ascii="宋体" w:eastAsia="宋体" w:hAnsi="宋体" w:cs="Consolas"/>
          <w:color w:val="008800"/>
          <w:kern w:val="0"/>
          <w:sz w:val="24"/>
          <w:szCs w:val="24"/>
        </w:rPr>
        <w:t>1</w:t>
      </w:r>
      <w:r w:rsidRPr="000665B4">
        <w:rPr>
          <w:rFonts w:ascii="宋体" w:eastAsia="宋体" w:hAnsi="宋体" w:cs="Consolas"/>
          <w:color w:val="000000"/>
          <w:kern w:val="0"/>
          <w:sz w:val="24"/>
          <w:szCs w:val="24"/>
        </w:rPr>
        <w:t>];</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if</w:t>
      </w:r>
      <w:r w:rsidRPr="000665B4">
        <w:rPr>
          <w:rFonts w:ascii="宋体" w:eastAsia="宋体" w:hAnsi="宋体" w:cs="Consolas"/>
          <w:color w:val="000000"/>
          <w:kern w:val="0"/>
          <w:sz w:val="24"/>
          <w:szCs w:val="24"/>
        </w:rPr>
        <w:t>(ans){</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printf</w:t>
      </w:r>
      <w:r w:rsidRPr="000665B4">
        <w:rPr>
          <w:rFonts w:ascii="宋体" w:eastAsia="宋体" w:hAnsi="宋体" w:cs="Consolas"/>
          <w:color w:val="000000"/>
          <w:kern w:val="0"/>
          <w:sz w:val="24"/>
          <w:szCs w:val="24"/>
        </w:rPr>
        <w:t>(</w:t>
      </w:r>
      <w:r w:rsidRPr="000665B4">
        <w:rPr>
          <w:rFonts w:ascii="宋体" w:eastAsia="宋体" w:hAnsi="宋体" w:cs="Consolas"/>
          <w:color w:val="880000"/>
          <w:kern w:val="0"/>
          <w:sz w:val="24"/>
          <w:szCs w:val="24"/>
        </w:rPr>
        <w:t>"%d\n"</w:t>
      </w:r>
      <w:r w:rsidRPr="000665B4">
        <w:rPr>
          <w:rFonts w:ascii="宋体" w:eastAsia="宋体" w:hAnsi="宋体" w:cs="Consolas"/>
          <w:color w:val="000000"/>
          <w:kern w:val="0"/>
          <w:sz w:val="24"/>
          <w:szCs w:val="24"/>
        </w:rPr>
        <w:t>,ans);</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break</w:t>
      </w:r>
      <w:r w:rsidRPr="000665B4">
        <w:rPr>
          <w:rFonts w:ascii="宋体" w:eastAsia="宋体" w:hAnsi="宋体" w:cs="Consolas"/>
          <w:color w:val="000000"/>
          <w:kern w:val="0"/>
          <w:sz w:val="24"/>
          <w:szCs w:val="24"/>
        </w:rPr>
        <w:t>;</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lastRenderedPageBreak/>
        <w:t xml:space="preserve">            }</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delete</w:t>
      </w:r>
      <w:r w:rsidRPr="000665B4">
        <w:rPr>
          <w:rFonts w:ascii="宋体" w:eastAsia="宋体" w:hAnsi="宋体" w:cs="Consolas"/>
          <w:color w:val="000000"/>
          <w:kern w:val="0"/>
          <w:sz w:val="24"/>
          <w:szCs w:val="24"/>
        </w:rPr>
        <w:t>[] s;</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0665B4">
        <w:rPr>
          <w:rFonts w:ascii="宋体" w:eastAsia="宋体" w:hAnsi="宋体" w:cs="Consolas"/>
          <w:color w:val="000000"/>
          <w:kern w:val="0"/>
          <w:sz w:val="24"/>
          <w:szCs w:val="24"/>
        </w:rPr>
        <w:t xml:space="preserve">    </w:t>
      </w:r>
      <w:r w:rsidRPr="000665B4">
        <w:rPr>
          <w:rFonts w:ascii="宋体" w:eastAsia="宋体" w:hAnsi="宋体" w:cs="Consolas"/>
          <w:b/>
          <w:bCs/>
          <w:color w:val="000000"/>
          <w:kern w:val="0"/>
          <w:sz w:val="24"/>
          <w:szCs w:val="24"/>
        </w:rPr>
        <w:t>return</w:t>
      </w:r>
      <w:r w:rsidRPr="000665B4">
        <w:rPr>
          <w:rFonts w:ascii="宋体" w:eastAsia="宋体" w:hAnsi="宋体" w:cs="Consolas"/>
          <w:color w:val="000000"/>
          <w:kern w:val="0"/>
          <w:sz w:val="24"/>
          <w:szCs w:val="24"/>
        </w:rPr>
        <w:t xml:space="preserve"> </w:t>
      </w:r>
      <w:r w:rsidRPr="000665B4">
        <w:rPr>
          <w:rFonts w:ascii="宋体" w:eastAsia="宋体" w:hAnsi="宋体" w:cs="Consolas"/>
          <w:color w:val="008800"/>
          <w:kern w:val="0"/>
          <w:sz w:val="24"/>
          <w:szCs w:val="24"/>
        </w:rPr>
        <w:t>0</w:t>
      </w:r>
      <w:r w:rsidRPr="000665B4">
        <w:rPr>
          <w:rFonts w:ascii="宋体" w:eastAsia="宋体" w:hAnsi="宋体" w:cs="Consolas"/>
          <w:color w:val="000000"/>
          <w:kern w:val="0"/>
          <w:sz w:val="24"/>
          <w:szCs w:val="24"/>
        </w:rPr>
        <w:t>;</w:t>
      </w:r>
    </w:p>
    <w:p w:rsidR="00D705CE" w:rsidRPr="000665B4"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Cs w:val="21"/>
        </w:rPr>
      </w:pPr>
      <w:r w:rsidRPr="000665B4">
        <w:rPr>
          <w:rFonts w:ascii="宋体" w:eastAsia="宋体" w:hAnsi="宋体" w:cs="Consolas"/>
          <w:color w:val="000000"/>
          <w:kern w:val="0"/>
          <w:sz w:val="24"/>
          <w:szCs w:val="24"/>
        </w:rPr>
        <w:t>}</w:t>
      </w:r>
    </w:p>
    <w:p w:rsidR="007341D3" w:rsidRPr="000665B4" w:rsidRDefault="007341D3" w:rsidP="007341D3">
      <w:pPr>
        <w:pStyle w:val="2"/>
        <w:rPr>
          <w:rStyle w:val="a3"/>
          <w:rFonts w:ascii="宋体" w:eastAsia="宋体" w:hAnsi="宋体"/>
          <w:b w:val="0"/>
          <w:color w:val="auto"/>
          <w:u w:val="none"/>
        </w:rPr>
      </w:pPr>
      <w:bookmarkStart w:id="168" w:name="_Toc524383069"/>
      <w:r w:rsidRPr="000665B4">
        <w:rPr>
          <w:rStyle w:val="a3"/>
          <w:rFonts w:ascii="宋体" w:eastAsia="宋体" w:hAnsi="宋体" w:hint="eastAsia"/>
          <w:b w:val="0"/>
          <w:color w:val="auto"/>
          <w:u w:val="none"/>
        </w:rPr>
        <w:t>线段树</w:t>
      </w:r>
      <w:bookmarkEnd w:id="168"/>
    </w:p>
    <w:p w:rsidR="003A3499" w:rsidRDefault="003A3499" w:rsidP="007341D3">
      <w:pPr>
        <w:pStyle w:val="3"/>
        <w:rPr>
          <w:rFonts w:ascii="宋体" w:eastAsia="宋体" w:hAnsi="宋体"/>
          <w:b w:val="0"/>
        </w:rPr>
      </w:pPr>
      <w:bookmarkStart w:id="169" w:name="_Toc524383070"/>
      <w:r w:rsidRPr="000665B4">
        <w:rPr>
          <w:rFonts w:ascii="宋体" w:eastAsia="宋体" w:hAnsi="宋体" w:hint="eastAsia"/>
          <w:b w:val="0"/>
        </w:rPr>
        <w:t>线段树：区间更新</w:t>
      </w:r>
      <w:bookmarkEnd w:id="169"/>
    </w:p>
    <w:p w:rsidR="00427759" w:rsidRPr="00C81402" w:rsidRDefault="00427759" w:rsidP="00C81402">
      <w:pPr>
        <w:pStyle w:val="4"/>
        <w:rPr>
          <w:rFonts w:ascii="宋体" w:eastAsia="宋体" w:hAnsi="宋体"/>
          <w:b w:val="0"/>
        </w:rPr>
      </w:pPr>
      <w:r w:rsidRPr="00C81402">
        <w:rPr>
          <w:rFonts w:ascii="宋体" w:eastAsia="宋体" w:hAnsi="宋体" w:hint="eastAsia"/>
          <w:b w:val="0"/>
        </w:rPr>
        <w:t>√-</w:t>
      </w:r>
      <w:r w:rsidRPr="00C81402">
        <w:rPr>
          <w:rFonts w:ascii="宋体" w:eastAsia="宋体" w:hAnsi="宋体"/>
          <w:b w:val="0"/>
        </w:rPr>
        <w:t>ICPC</w:t>
      </w:r>
      <w:r w:rsidRPr="00C81402">
        <w:rPr>
          <w:rFonts w:ascii="宋体" w:eastAsia="宋体" w:hAnsi="宋体" w:hint="eastAsia"/>
          <w:b w:val="0"/>
        </w:rPr>
        <w:t>徐州站网络预选赛-</w:t>
      </w:r>
      <w:r w:rsidRPr="00C81402">
        <w:rPr>
          <w:rFonts w:ascii="宋体" w:eastAsia="宋体" w:hAnsi="宋体"/>
          <w:b w:val="0"/>
        </w:rPr>
        <w:t>Trace</w:t>
      </w:r>
      <w:r w:rsidR="00F03927">
        <w:rPr>
          <w:rFonts w:ascii="宋体" w:eastAsia="宋体" w:hAnsi="宋体"/>
          <w:b w:val="0"/>
        </w:rPr>
        <w:fldChar w:fldCharType="begin"/>
      </w:r>
      <w:r w:rsidR="00F03927">
        <w:instrText xml:space="preserve"> XE "</w:instrText>
      </w:r>
      <w:r w:rsidR="00F03927" w:rsidRPr="008446C6">
        <w:rPr>
          <w:rFonts w:ascii="宋体" w:eastAsia="宋体" w:hAnsi="宋体" w:hint="eastAsia"/>
          <w:b w:val="0"/>
        </w:rPr>
        <w:instrText>√-</w:instrText>
      </w:r>
      <w:r w:rsidR="00F03927" w:rsidRPr="008446C6">
        <w:rPr>
          <w:rFonts w:ascii="宋体" w:eastAsia="宋体" w:hAnsi="宋体"/>
          <w:b w:val="0"/>
        </w:rPr>
        <w:instrText>ICPC</w:instrText>
      </w:r>
      <w:r w:rsidR="00F03927" w:rsidRPr="008446C6">
        <w:rPr>
          <w:rFonts w:ascii="宋体" w:eastAsia="宋体" w:hAnsi="宋体" w:hint="eastAsia"/>
          <w:b w:val="0"/>
        </w:rPr>
        <w:instrText>徐州站网络预选赛-</w:instrText>
      </w:r>
      <w:r w:rsidR="00F03927" w:rsidRPr="008446C6">
        <w:rPr>
          <w:rFonts w:ascii="宋体" w:eastAsia="宋体" w:hAnsi="宋体"/>
          <w:b w:val="0"/>
        </w:rPr>
        <w:instrText>Trace</w:instrText>
      </w:r>
      <w:r w:rsidR="00F03927">
        <w:instrText xml:space="preserve">" \y "计蒜客" </w:instrText>
      </w:r>
      <w:r w:rsidR="00F03927">
        <w:rPr>
          <w:rFonts w:ascii="宋体" w:eastAsia="宋体" w:hAnsi="宋体"/>
          <w:b w:val="0"/>
        </w:rPr>
        <w:fldChar w:fldCharType="end"/>
      </w:r>
    </w:p>
    <w:p w:rsidR="00427759" w:rsidRDefault="00427759" w:rsidP="00427759">
      <w:pPr>
        <w:rPr>
          <w:rFonts w:ascii="宋体" w:eastAsia="宋体" w:hAnsi="宋体"/>
        </w:rPr>
      </w:pPr>
      <w:r>
        <w:rPr>
          <w:rFonts w:ascii="宋体" w:eastAsia="宋体" w:hAnsi="宋体" w:hint="eastAsia"/>
        </w:rPr>
        <w:t>【Source】计蒜客</w:t>
      </w:r>
    </w:p>
    <w:p w:rsidR="00427759" w:rsidRDefault="00427759" w:rsidP="00427759">
      <w:pPr>
        <w:rPr>
          <w:rFonts w:ascii="宋体" w:eastAsia="宋体" w:hAnsi="宋体"/>
        </w:rPr>
      </w:pPr>
      <w:r>
        <w:rPr>
          <w:rFonts w:ascii="宋体" w:eastAsia="宋体" w:hAnsi="宋体" w:hint="eastAsia"/>
        </w:rPr>
        <w:t>【TAG】线段树 历史最值</w:t>
      </w:r>
    </w:p>
    <w:p w:rsidR="00427759" w:rsidRDefault="00427759" w:rsidP="00427759">
      <w:pPr>
        <w:rPr>
          <w:rFonts w:ascii="宋体" w:eastAsia="宋体" w:hAnsi="宋体"/>
        </w:rPr>
      </w:pPr>
      <w:r>
        <w:rPr>
          <w:rFonts w:ascii="宋体" w:eastAsia="宋体" w:hAnsi="宋体" w:hint="eastAsia"/>
        </w:rPr>
        <w:t>【题解】</w:t>
      </w:r>
    </w:p>
    <w:p w:rsidR="00427759" w:rsidRDefault="00427759" w:rsidP="00427759">
      <w:pPr>
        <w:rPr>
          <w:rFonts w:ascii="宋体" w:eastAsia="宋体" w:hAnsi="宋体"/>
        </w:rPr>
      </w:pPr>
      <w:r>
        <w:rPr>
          <w:rFonts w:ascii="宋体" w:eastAsia="宋体" w:hAnsi="宋体" w:hint="eastAsia"/>
        </w:rPr>
        <w:t>【代码】</w:t>
      </w:r>
    </w:p>
    <w:p w:rsidR="00427759" w:rsidRPr="00427759" w:rsidRDefault="00427759" w:rsidP="00427759">
      <w:pPr>
        <w:rPr>
          <w:rFonts w:ascii="宋体" w:eastAsia="宋体" w:hAnsi="宋体"/>
        </w:rPr>
      </w:pPr>
      <w:r w:rsidRPr="00427759">
        <w:rPr>
          <w:rFonts w:ascii="宋体" w:eastAsia="宋体" w:hAnsi="宋体"/>
        </w:rPr>
        <w:t>#include &lt;bits/stdc++.h&gt;</w:t>
      </w:r>
    </w:p>
    <w:p w:rsidR="00427759" w:rsidRPr="00427759" w:rsidRDefault="00427759" w:rsidP="00427759">
      <w:pPr>
        <w:rPr>
          <w:rFonts w:ascii="宋体" w:eastAsia="宋体" w:hAnsi="宋体"/>
        </w:rPr>
      </w:pPr>
      <w:r w:rsidRPr="00427759">
        <w:rPr>
          <w:rFonts w:ascii="宋体" w:eastAsia="宋体" w:hAnsi="宋体"/>
        </w:rPr>
        <w:t>#define MAXN 50010</w:t>
      </w:r>
    </w:p>
    <w:p w:rsidR="00427759" w:rsidRPr="00427759" w:rsidRDefault="00427759" w:rsidP="00427759">
      <w:pPr>
        <w:rPr>
          <w:rFonts w:ascii="宋体" w:eastAsia="宋体" w:hAnsi="宋体"/>
        </w:rPr>
      </w:pPr>
      <w:r w:rsidRPr="00427759">
        <w:rPr>
          <w:rFonts w:ascii="宋体" w:eastAsia="宋体" w:hAnsi="宋体"/>
        </w:rPr>
        <w:t>#define ll long long</w:t>
      </w:r>
    </w:p>
    <w:p w:rsidR="00427759" w:rsidRPr="00427759" w:rsidRDefault="00427759" w:rsidP="00427759">
      <w:pPr>
        <w:rPr>
          <w:rFonts w:ascii="宋体" w:eastAsia="宋体" w:hAnsi="宋体"/>
        </w:rPr>
      </w:pPr>
      <w:r w:rsidRPr="00427759">
        <w:rPr>
          <w:rFonts w:ascii="宋体" w:eastAsia="宋体" w:hAnsi="宋体"/>
        </w:rPr>
        <w:t>#define inf LLONG_MAX/3</w:t>
      </w:r>
    </w:p>
    <w:p w:rsidR="00427759" w:rsidRPr="00427759" w:rsidRDefault="00427759" w:rsidP="00427759">
      <w:pPr>
        <w:rPr>
          <w:rFonts w:ascii="宋体" w:eastAsia="宋体" w:hAnsi="宋体"/>
        </w:rPr>
      </w:pPr>
    </w:p>
    <w:p w:rsidR="00427759" w:rsidRPr="00427759" w:rsidRDefault="00427759" w:rsidP="00427759">
      <w:pPr>
        <w:rPr>
          <w:rFonts w:ascii="宋体" w:eastAsia="宋体" w:hAnsi="宋体"/>
        </w:rPr>
      </w:pPr>
      <w:r w:rsidRPr="00427759">
        <w:rPr>
          <w:rFonts w:ascii="宋体" w:eastAsia="宋体" w:hAnsi="宋体"/>
        </w:rPr>
        <w:t>using namespace std;</w:t>
      </w:r>
    </w:p>
    <w:p w:rsidR="00427759" w:rsidRPr="00427759" w:rsidRDefault="00427759" w:rsidP="00427759">
      <w:pPr>
        <w:rPr>
          <w:rFonts w:ascii="宋体" w:eastAsia="宋体" w:hAnsi="宋体"/>
        </w:rPr>
      </w:pPr>
    </w:p>
    <w:p w:rsidR="00427759" w:rsidRPr="00427759" w:rsidRDefault="00427759" w:rsidP="00427759">
      <w:pPr>
        <w:rPr>
          <w:rFonts w:ascii="宋体" w:eastAsia="宋体" w:hAnsi="宋体"/>
        </w:rPr>
      </w:pPr>
      <w:r w:rsidRPr="00427759">
        <w:rPr>
          <w:rFonts w:ascii="宋体" w:eastAsia="宋体" w:hAnsi="宋体"/>
        </w:rPr>
        <w:t>struct Wave{</w:t>
      </w:r>
    </w:p>
    <w:p w:rsidR="00427759" w:rsidRPr="00427759" w:rsidRDefault="00427759" w:rsidP="00427759">
      <w:pPr>
        <w:rPr>
          <w:rFonts w:ascii="宋体" w:eastAsia="宋体" w:hAnsi="宋体"/>
        </w:rPr>
      </w:pPr>
      <w:r w:rsidRPr="00427759">
        <w:rPr>
          <w:rFonts w:ascii="宋体" w:eastAsia="宋体" w:hAnsi="宋体"/>
        </w:rPr>
        <w:t xml:space="preserve">    int t,x,y,fx,fy;</w:t>
      </w:r>
    </w:p>
    <w:p w:rsidR="00427759" w:rsidRPr="00427759" w:rsidRDefault="00427759" w:rsidP="00427759">
      <w:pPr>
        <w:rPr>
          <w:rFonts w:ascii="宋体" w:eastAsia="宋体" w:hAnsi="宋体"/>
        </w:rPr>
      </w:pPr>
      <w:r w:rsidRPr="00427759">
        <w:rPr>
          <w:rFonts w:ascii="宋体" w:eastAsia="宋体" w:hAnsi="宋体"/>
        </w:rPr>
        <w:t>}wave[MAXN];</w:t>
      </w:r>
    </w:p>
    <w:p w:rsidR="00427759" w:rsidRPr="00427759" w:rsidRDefault="00427759" w:rsidP="00427759">
      <w:pPr>
        <w:rPr>
          <w:rFonts w:ascii="宋体" w:eastAsia="宋体" w:hAnsi="宋体"/>
        </w:rPr>
      </w:pPr>
      <w:r w:rsidRPr="00427759">
        <w:rPr>
          <w:rFonts w:ascii="宋体" w:eastAsia="宋体" w:hAnsi="宋体"/>
        </w:rPr>
        <w:t>int fx[MAXN],fy[MAXN];</w:t>
      </w:r>
    </w:p>
    <w:p w:rsidR="00427759" w:rsidRPr="00427759" w:rsidRDefault="00427759" w:rsidP="00427759">
      <w:pPr>
        <w:rPr>
          <w:rFonts w:ascii="宋体" w:eastAsia="宋体" w:hAnsi="宋体"/>
        </w:rPr>
      </w:pPr>
      <w:r w:rsidRPr="00427759">
        <w:rPr>
          <w:rFonts w:ascii="宋体" w:eastAsia="宋体" w:hAnsi="宋体"/>
        </w:rPr>
        <w:t>bool cmp_x(Wave x,Wave y){</w:t>
      </w:r>
    </w:p>
    <w:p w:rsidR="00427759" w:rsidRPr="00427759" w:rsidRDefault="00427759" w:rsidP="00427759">
      <w:pPr>
        <w:rPr>
          <w:rFonts w:ascii="宋体" w:eastAsia="宋体" w:hAnsi="宋体"/>
        </w:rPr>
      </w:pPr>
      <w:r w:rsidRPr="00427759">
        <w:rPr>
          <w:rFonts w:ascii="宋体" w:eastAsia="宋体" w:hAnsi="宋体"/>
        </w:rPr>
        <w:t xml:space="preserve">    return x.x&lt;y.x;</w:t>
      </w:r>
    </w:p>
    <w:p w:rsidR="00427759" w:rsidRPr="00427759" w:rsidRDefault="00427759" w:rsidP="00427759">
      <w:pPr>
        <w:rPr>
          <w:rFonts w:ascii="宋体" w:eastAsia="宋体" w:hAnsi="宋体"/>
        </w:rPr>
      </w:pPr>
      <w:r w:rsidRPr="00427759">
        <w:rPr>
          <w:rFonts w:ascii="宋体" w:eastAsia="宋体" w:hAnsi="宋体"/>
        </w:rPr>
        <w:t>}</w:t>
      </w:r>
    </w:p>
    <w:p w:rsidR="00427759" w:rsidRPr="00427759" w:rsidRDefault="00427759" w:rsidP="00427759">
      <w:pPr>
        <w:rPr>
          <w:rFonts w:ascii="宋体" w:eastAsia="宋体" w:hAnsi="宋体"/>
        </w:rPr>
      </w:pPr>
      <w:r w:rsidRPr="00427759">
        <w:rPr>
          <w:rFonts w:ascii="宋体" w:eastAsia="宋体" w:hAnsi="宋体"/>
        </w:rPr>
        <w:t>bool cmp_y(Wave x,Wave y){</w:t>
      </w:r>
    </w:p>
    <w:p w:rsidR="00427759" w:rsidRPr="00427759" w:rsidRDefault="00427759" w:rsidP="00427759">
      <w:pPr>
        <w:rPr>
          <w:rFonts w:ascii="宋体" w:eastAsia="宋体" w:hAnsi="宋体"/>
        </w:rPr>
      </w:pPr>
      <w:r w:rsidRPr="00427759">
        <w:rPr>
          <w:rFonts w:ascii="宋体" w:eastAsia="宋体" w:hAnsi="宋体"/>
        </w:rPr>
        <w:t xml:space="preserve">    return x.y&lt;y.y;</w:t>
      </w:r>
    </w:p>
    <w:p w:rsidR="00427759" w:rsidRPr="00427759" w:rsidRDefault="00427759" w:rsidP="00427759">
      <w:pPr>
        <w:rPr>
          <w:rFonts w:ascii="宋体" w:eastAsia="宋体" w:hAnsi="宋体"/>
        </w:rPr>
      </w:pPr>
      <w:r w:rsidRPr="00427759">
        <w:rPr>
          <w:rFonts w:ascii="宋体" w:eastAsia="宋体" w:hAnsi="宋体"/>
        </w:rPr>
        <w:t>}</w:t>
      </w:r>
    </w:p>
    <w:p w:rsidR="00427759" w:rsidRPr="00427759" w:rsidRDefault="00427759" w:rsidP="00427759">
      <w:pPr>
        <w:rPr>
          <w:rFonts w:ascii="宋体" w:eastAsia="宋体" w:hAnsi="宋体"/>
        </w:rPr>
      </w:pPr>
      <w:r w:rsidRPr="00427759">
        <w:rPr>
          <w:rFonts w:ascii="宋体" w:eastAsia="宋体" w:hAnsi="宋体"/>
        </w:rPr>
        <w:t>bool cmp_t(Wave x,Wave y){</w:t>
      </w:r>
    </w:p>
    <w:p w:rsidR="00427759" w:rsidRPr="00427759" w:rsidRDefault="00427759" w:rsidP="00427759">
      <w:pPr>
        <w:rPr>
          <w:rFonts w:ascii="宋体" w:eastAsia="宋体" w:hAnsi="宋体"/>
        </w:rPr>
      </w:pPr>
      <w:r w:rsidRPr="00427759">
        <w:rPr>
          <w:rFonts w:ascii="宋体" w:eastAsia="宋体" w:hAnsi="宋体"/>
        </w:rPr>
        <w:t xml:space="preserve">    return x.t&lt;y.t;</w:t>
      </w:r>
    </w:p>
    <w:p w:rsidR="00427759" w:rsidRPr="00427759" w:rsidRDefault="00427759" w:rsidP="00427759">
      <w:pPr>
        <w:rPr>
          <w:rFonts w:ascii="宋体" w:eastAsia="宋体" w:hAnsi="宋体"/>
        </w:rPr>
      </w:pPr>
      <w:r w:rsidRPr="00427759">
        <w:rPr>
          <w:rFonts w:ascii="宋体" w:eastAsia="宋体" w:hAnsi="宋体"/>
        </w:rPr>
        <w:t>}</w:t>
      </w:r>
    </w:p>
    <w:p w:rsidR="00427759" w:rsidRPr="00427759" w:rsidRDefault="00427759" w:rsidP="00427759">
      <w:pPr>
        <w:rPr>
          <w:rFonts w:ascii="宋体" w:eastAsia="宋体" w:hAnsi="宋体"/>
        </w:rPr>
      </w:pPr>
    </w:p>
    <w:p w:rsidR="00427759" w:rsidRPr="00427759" w:rsidRDefault="00427759" w:rsidP="00427759">
      <w:pPr>
        <w:rPr>
          <w:rFonts w:ascii="宋体" w:eastAsia="宋体" w:hAnsi="宋体"/>
        </w:rPr>
      </w:pPr>
      <w:r w:rsidRPr="00427759">
        <w:rPr>
          <w:rFonts w:ascii="宋体" w:eastAsia="宋体" w:hAnsi="宋体"/>
        </w:rPr>
        <w:t>struct Data {</w:t>
      </w:r>
    </w:p>
    <w:p w:rsidR="00427759" w:rsidRPr="00427759" w:rsidRDefault="00427759" w:rsidP="00427759">
      <w:pPr>
        <w:rPr>
          <w:rFonts w:ascii="宋体" w:eastAsia="宋体" w:hAnsi="宋体"/>
        </w:rPr>
      </w:pPr>
      <w:r w:rsidRPr="00427759">
        <w:rPr>
          <w:rFonts w:ascii="宋体" w:eastAsia="宋体" w:hAnsi="宋体"/>
        </w:rPr>
        <w:tab/>
        <w:t>ll lazy,hislazy;</w:t>
      </w:r>
    </w:p>
    <w:p w:rsidR="00427759" w:rsidRPr="00427759" w:rsidRDefault="00427759" w:rsidP="00427759">
      <w:pPr>
        <w:rPr>
          <w:rFonts w:ascii="宋体" w:eastAsia="宋体" w:hAnsi="宋体"/>
        </w:rPr>
      </w:pPr>
      <w:r w:rsidRPr="00427759">
        <w:rPr>
          <w:rFonts w:ascii="宋体" w:eastAsia="宋体" w:hAnsi="宋体"/>
        </w:rPr>
        <w:t>};</w:t>
      </w:r>
    </w:p>
    <w:p w:rsidR="00427759" w:rsidRPr="00427759" w:rsidRDefault="00427759" w:rsidP="00427759">
      <w:pPr>
        <w:rPr>
          <w:rFonts w:ascii="宋体" w:eastAsia="宋体" w:hAnsi="宋体"/>
        </w:rPr>
      </w:pPr>
      <w:r w:rsidRPr="00427759">
        <w:rPr>
          <w:rFonts w:ascii="宋体" w:eastAsia="宋体" w:hAnsi="宋体"/>
        </w:rPr>
        <w:lastRenderedPageBreak/>
        <w:t>struct Tree {</w:t>
      </w:r>
    </w:p>
    <w:p w:rsidR="00427759" w:rsidRPr="00427759" w:rsidRDefault="00427759" w:rsidP="00427759">
      <w:pPr>
        <w:rPr>
          <w:rFonts w:ascii="宋体" w:eastAsia="宋体" w:hAnsi="宋体"/>
        </w:rPr>
      </w:pPr>
      <w:r w:rsidRPr="00427759">
        <w:rPr>
          <w:rFonts w:ascii="宋体" w:eastAsia="宋体" w:hAnsi="宋体"/>
        </w:rPr>
        <w:tab/>
        <w:t>int left,right,ls,rs;</w:t>
      </w:r>
    </w:p>
    <w:p w:rsidR="00427759" w:rsidRPr="00427759" w:rsidRDefault="00427759" w:rsidP="00427759">
      <w:pPr>
        <w:rPr>
          <w:rFonts w:ascii="宋体" w:eastAsia="宋体" w:hAnsi="宋体"/>
        </w:rPr>
      </w:pPr>
      <w:r w:rsidRPr="00427759">
        <w:rPr>
          <w:rFonts w:ascii="宋体" w:eastAsia="宋体" w:hAnsi="宋体"/>
        </w:rPr>
        <w:tab/>
        <w:t>Data min,notmin;</w:t>
      </w:r>
    </w:p>
    <w:p w:rsidR="00427759" w:rsidRPr="00427759" w:rsidRDefault="00427759" w:rsidP="00427759">
      <w:pPr>
        <w:rPr>
          <w:rFonts w:ascii="宋体" w:eastAsia="宋体" w:hAnsi="宋体"/>
        </w:rPr>
      </w:pPr>
      <w:r w:rsidRPr="00427759">
        <w:rPr>
          <w:rFonts w:ascii="宋体" w:eastAsia="宋体" w:hAnsi="宋体"/>
        </w:rPr>
        <w:tab/>
        <w:t>ll val,sec,hisval;</w:t>
      </w:r>
    </w:p>
    <w:p w:rsidR="00427759" w:rsidRPr="00427759" w:rsidRDefault="00427759" w:rsidP="00427759">
      <w:pPr>
        <w:rPr>
          <w:rFonts w:ascii="宋体" w:eastAsia="宋体" w:hAnsi="宋体"/>
        </w:rPr>
      </w:pPr>
      <w:r w:rsidRPr="00427759">
        <w:rPr>
          <w:rFonts w:ascii="宋体" w:eastAsia="宋体" w:hAnsi="宋体"/>
        </w:rPr>
        <w:tab/>
        <w:t>Tree(int l=0,int r=0,ll v=inf,ll hisv=inf):left(l),right(r),val(v),sec(inf),hisval(hisv) {</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notmin.lazy=min.lazy=notmin.hislazy=min.hislazy=ls=rs=0;</w:t>
      </w:r>
    </w:p>
    <w:p w:rsidR="00427759" w:rsidRPr="00427759" w:rsidRDefault="00427759" w:rsidP="00427759">
      <w:pPr>
        <w:rPr>
          <w:rFonts w:ascii="宋体" w:eastAsia="宋体" w:hAnsi="宋体"/>
        </w:rPr>
      </w:pP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w:t>
      </w:r>
    </w:p>
    <w:p w:rsidR="00427759" w:rsidRPr="00427759" w:rsidRDefault="00427759" w:rsidP="00427759">
      <w:pPr>
        <w:rPr>
          <w:rFonts w:ascii="宋体" w:eastAsia="宋体" w:hAnsi="宋体"/>
        </w:rPr>
      </w:pPr>
      <w:r w:rsidRPr="00427759">
        <w:rPr>
          <w:rFonts w:ascii="宋体" w:eastAsia="宋体" w:hAnsi="宋体"/>
        </w:rPr>
        <w:t>struct SegmentTree {</w:t>
      </w:r>
    </w:p>
    <w:p w:rsidR="00427759" w:rsidRPr="00427759" w:rsidRDefault="00427759" w:rsidP="00427759">
      <w:pPr>
        <w:rPr>
          <w:rFonts w:ascii="宋体" w:eastAsia="宋体" w:hAnsi="宋体"/>
        </w:rPr>
      </w:pPr>
      <w:r w:rsidRPr="00427759">
        <w:rPr>
          <w:rFonts w:ascii="宋体" w:eastAsia="宋体" w:hAnsi="宋体"/>
        </w:rPr>
        <w:tab/>
        <w:t>Tree tree[MAXN&lt;&lt;2];</w:t>
      </w:r>
    </w:p>
    <w:p w:rsidR="00427759" w:rsidRPr="00427759" w:rsidRDefault="00427759" w:rsidP="00427759">
      <w:pPr>
        <w:rPr>
          <w:rFonts w:ascii="宋体" w:eastAsia="宋体" w:hAnsi="宋体"/>
        </w:rPr>
      </w:pPr>
      <w:r w:rsidRPr="00427759">
        <w:rPr>
          <w:rFonts w:ascii="宋体" w:eastAsia="宋体" w:hAnsi="宋体"/>
        </w:rPr>
        <w:tab/>
        <w:t>#define ls tree[index].ls</w:t>
      </w:r>
    </w:p>
    <w:p w:rsidR="00427759" w:rsidRPr="00427759" w:rsidRDefault="00427759" w:rsidP="00427759">
      <w:pPr>
        <w:rPr>
          <w:rFonts w:ascii="宋体" w:eastAsia="宋体" w:hAnsi="宋体"/>
        </w:rPr>
      </w:pPr>
      <w:r w:rsidRPr="00427759">
        <w:rPr>
          <w:rFonts w:ascii="宋体" w:eastAsia="宋体" w:hAnsi="宋体"/>
        </w:rPr>
        <w:tab/>
        <w:t>#define rs tree[index].rs</w:t>
      </w:r>
    </w:p>
    <w:p w:rsidR="00427759" w:rsidRPr="00427759" w:rsidRDefault="00427759" w:rsidP="00427759">
      <w:pPr>
        <w:rPr>
          <w:rFonts w:ascii="宋体" w:eastAsia="宋体" w:hAnsi="宋体"/>
        </w:rPr>
      </w:pPr>
      <w:r w:rsidRPr="00427759">
        <w:rPr>
          <w:rFonts w:ascii="宋体" w:eastAsia="宋体" w:hAnsi="宋体"/>
        </w:rPr>
        <w:tab/>
        <w:t>int size;</w:t>
      </w:r>
    </w:p>
    <w:p w:rsidR="00427759" w:rsidRPr="00427759" w:rsidRDefault="00427759" w:rsidP="00427759">
      <w:pPr>
        <w:rPr>
          <w:rFonts w:ascii="宋体" w:eastAsia="宋体" w:hAnsi="宋体"/>
        </w:rPr>
      </w:pPr>
      <w:r w:rsidRPr="00427759">
        <w:rPr>
          <w:rFonts w:ascii="宋体" w:eastAsia="宋体" w:hAnsi="宋体"/>
        </w:rPr>
        <w:tab/>
        <w:t>void push_up(int index) {</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tree[index].val=min(tree[ls].val,tree[rs].val);</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if(tree[ls].val&gt;tree[rs].val)tree[index].sec=min(tree[ls].val,tree[rs].sec);</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if(tree[ls].val&lt;tree[rs].val)tree[index].sec=min(tree[rs].val,tree[ls].sec);</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if(tree[ls].val==tree[rs].val)tree[index].sec=min(tree[ls].sec,tree[rs].sec);</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tree[index].hisval=min(tree[ls].hisval,tree[rs].hisval);</w:t>
      </w:r>
    </w:p>
    <w:p w:rsidR="00427759" w:rsidRPr="00427759" w:rsidRDefault="00427759" w:rsidP="00427759">
      <w:pPr>
        <w:rPr>
          <w:rFonts w:ascii="宋体" w:eastAsia="宋体" w:hAnsi="宋体"/>
        </w:rPr>
      </w:pP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ab/>
        <w:t>void build_tree(int index,int Left,int Right) {</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tree[index]=Tree(Left,Right);</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if(Left==Right) {</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r>
      <w:r w:rsidRPr="00427759">
        <w:rPr>
          <w:rFonts w:ascii="宋体" w:eastAsia="宋体" w:hAnsi="宋体"/>
        </w:rPr>
        <w:tab/>
        <w:t>tree[index].val=tree[index].hisval=0;</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r>
      <w:r w:rsidRPr="00427759">
        <w:rPr>
          <w:rFonts w:ascii="宋体" w:eastAsia="宋体" w:hAnsi="宋体"/>
        </w:rPr>
        <w:tab/>
        <w:t>return;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int mid=(Left+Right)&gt;&gt;1;</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ls=index&lt;&lt;1;</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rs=index&lt;&lt;1|1;</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build_tree(ls,Left,mid);</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build_tree(rs,mid+1,Right);</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push_up(index);</w:t>
      </w:r>
    </w:p>
    <w:p w:rsidR="00427759" w:rsidRPr="00427759" w:rsidRDefault="00427759" w:rsidP="00427759">
      <w:pPr>
        <w:rPr>
          <w:rFonts w:ascii="宋体" w:eastAsia="宋体" w:hAnsi="宋体"/>
        </w:rPr>
      </w:pP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ab/>
        <w:t>void mupdate(int index,Data x) {</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tree[index].hisval=min(tree[index].hisval,tree[index].val+x.hislazy);</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tree[index].min.hislazy=min(tree[index].min.hislazy,tree[index].min.lazy+x.hislazy);</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tree[index].val+=x.lazy;</w:t>
      </w:r>
    </w:p>
    <w:p w:rsidR="00427759" w:rsidRPr="00427759" w:rsidRDefault="00427759" w:rsidP="00427759">
      <w:pPr>
        <w:rPr>
          <w:rFonts w:ascii="宋体" w:eastAsia="宋体" w:hAnsi="宋体"/>
        </w:rPr>
      </w:pPr>
      <w:r w:rsidRPr="00427759">
        <w:rPr>
          <w:rFonts w:ascii="宋体" w:eastAsia="宋体" w:hAnsi="宋体"/>
        </w:rPr>
        <w:lastRenderedPageBreak/>
        <w:tab/>
      </w:r>
      <w:r w:rsidRPr="00427759">
        <w:rPr>
          <w:rFonts w:ascii="宋体" w:eastAsia="宋体" w:hAnsi="宋体"/>
        </w:rPr>
        <w:tab/>
        <w:t>tree[index].min.lazy+=x.lazy;</w:t>
      </w:r>
    </w:p>
    <w:p w:rsidR="00427759" w:rsidRPr="00427759" w:rsidRDefault="00427759" w:rsidP="00427759">
      <w:pPr>
        <w:rPr>
          <w:rFonts w:ascii="宋体" w:eastAsia="宋体" w:hAnsi="宋体"/>
        </w:rPr>
      </w:pP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ab/>
        <w:t>void update(int index,Data x) {</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tree[index].notmin.hislazy=min(tree[index].notmin.hislazy,tree[index].notmin.lazy+x.hislazy);</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tree[index].sec+=x.lazy;</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tree[index].notmin.lazy+=x.lazy;</w:t>
      </w:r>
    </w:p>
    <w:p w:rsidR="00427759" w:rsidRPr="00427759" w:rsidRDefault="00427759" w:rsidP="00427759">
      <w:pPr>
        <w:rPr>
          <w:rFonts w:ascii="宋体" w:eastAsia="宋体" w:hAnsi="宋体"/>
        </w:rPr>
      </w:pP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ab/>
        <w:t>void mpush_down(int index,int lv,int rv) {</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if(!tree[index].min.lazy&amp;&amp;!tree[index].min.hislazy)return;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if(lv&lt;=rv)mupdate(ls,tree[index].min);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if(rv&lt;=lv)mupdate(rs,tree[index].min);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tree[index].min.lazy=tree[index].min.hislazy=0;</w:t>
      </w:r>
    </w:p>
    <w:p w:rsidR="00427759" w:rsidRPr="00427759" w:rsidRDefault="00427759" w:rsidP="00427759">
      <w:pPr>
        <w:rPr>
          <w:rFonts w:ascii="宋体" w:eastAsia="宋体" w:hAnsi="宋体"/>
        </w:rPr>
      </w:pP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ab/>
        <w:t>void push_down(int index) {</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if(tree[index].left==tree[index].right)return;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int lv=tree[ls].val,rv=tree[rs].val;</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mpush_down(index,lv,rv);</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if(!tree[index].notmin.lazy&amp;&amp;!tree[index].notmin.hislazy)return;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if(lv&gt;rv)mupdate(ls,tree[index].notmin);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if(rv&gt;lv)mupdate(rs,tree[index].notmin);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update(ls,tree[index].notmin);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update(rs,tree[index].notmin);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tree[index].notmin.lazy=tree[index].notmin.hislazy=0;</w:t>
      </w:r>
    </w:p>
    <w:p w:rsidR="00427759" w:rsidRPr="00427759" w:rsidRDefault="00427759" w:rsidP="00427759">
      <w:pPr>
        <w:rPr>
          <w:rFonts w:ascii="宋体" w:eastAsia="宋体" w:hAnsi="宋体"/>
        </w:rPr>
      </w:pP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ab/>
        <w:t>void modify(int index,int Left,int Right,int v) { //Çø¼ä+</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if(Left&gt;tree[index].right||Right&lt;tree[index].left)return;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if(Left&lt;=tree[index].left&amp;&amp;Right&gt;=tree[index].right) {</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r>
      <w:r w:rsidRPr="00427759">
        <w:rPr>
          <w:rFonts w:ascii="宋体" w:eastAsia="宋体" w:hAnsi="宋体"/>
        </w:rPr>
        <w:tab/>
        <w:t>mupdate(index,(Data) {v,v});</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r>
      <w:r w:rsidRPr="00427759">
        <w:rPr>
          <w:rFonts w:ascii="宋体" w:eastAsia="宋体" w:hAnsi="宋体"/>
        </w:rPr>
        <w:tab/>
        <w:t>update(index,(Data) {v,v});</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r>
      <w:r w:rsidRPr="00427759">
        <w:rPr>
          <w:rFonts w:ascii="宋体" w:eastAsia="宋体" w:hAnsi="宋体"/>
        </w:rPr>
        <w:tab/>
        <w:t>return;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push_down(index);</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modify(ls,Left,Right,v);</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modify(rs,Left,Right,v);</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push_up(index);</w:t>
      </w:r>
    </w:p>
    <w:p w:rsidR="00427759" w:rsidRPr="00427759" w:rsidRDefault="00427759" w:rsidP="00427759">
      <w:pPr>
        <w:rPr>
          <w:rFonts w:ascii="宋体" w:eastAsia="宋体" w:hAnsi="宋体"/>
        </w:rPr>
      </w:pP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ab/>
        <w:t>void mmodify(int index,int Left,int Right,int v) { //×îÐ¡+</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if(tree[index].left&gt;Right||tree[index].right&lt;Left)return;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if(v&lt;=tree[index].val)return;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if(Left&lt;=tree[index].left&amp;&amp;tree[index].right&lt;=Right&amp;&amp;v&lt;tree[index].sec) {</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r>
      <w:r w:rsidRPr="00427759">
        <w:rPr>
          <w:rFonts w:ascii="宋体" w:eastAsia="宋体" w:hAnsi="宋体"/>
        </w:rPr>
        <w:tab/>
        <w:t>mupdate(index,(Data) {v-tree[index].val,v-tree[index].val});</w:t>
      </w:r>
    </w:p>
    <w:p w:rsidR="00427759" w:rsidRPr="00427759" w:rsidRDefault="00427759" w:rsidP="00427759">
      <w:pPr>
        <w:rPr>
          <w:rFonts w:ascii="宋体" w:eastAsia="宋体" w:hAnsi="宋体"/>
        </w:rPr>
      </w:pPr>
      <w:r w:rsidRPr="00427759">
        <w:rPr>
          <w:rFonts w:ascii="宋体" w:eastAsia="宋体" w:hAnsi="宋体"/>
        </w:rPr>
        <w:lastRenderedPageBreak/>
        <w:tab/>
      </w:r>
      <w:r w:rsidRPr="00427759">
        <w:rPr>
          <w:rFonts w:ascii="宋体" w:eastAsia="宋体" w:hAnsi="宋体"/>
        </w:rPr>
        <w:tab/>
      </w:r>
      <w:r w:rsidRPr="00427759">
        <w:rPr>
          <w:rFonts w:ascii="宋体" w:eastAsia="宋体" w:hAnsi="宋体"/>
        </w:rPr>
        <w:tab/>
        <w:t>return;</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push_down(index);</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mmodify(ls,Left,Right,v);</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mmodify(rs,Left,Right,v);</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push_up(index);</w:t>
      </w:r>
    </w:p>
    <w:p w:rsidR="00427759" w:rsidRPr="00427759" w:rsidRDefault="00427759" w:rsidP="00427759">
      <w:pPr>
        <w:rPr>
          <w:rFonts w:ascii="宋体" w:eastAsia="宋体" w:hAnsi="宋体"/>
        </w:rPr>
      </w:pP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ab/>
        <w:t>ll query(int index,int Left,int Right,bool flag) {</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if(Left&gt;tree[index].right||Right&lt;tree[index].left)return inf;</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if(Left&lt;=tree[index].left&amp;&amp;Right&gt;=tree[index].right)return flag?tree[index].val:tree[index].hisval;</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push_down(index);</w:t>
      </w:r>
    </w:p>
    <w:p w:rsidR="00427759" w:rsidRPr="00427759" w:rsidRDefault="00427759" w:rsidP="00427759">
      <w:pPr>
        <w:rPr>
          <w:rFonts w:ascii="宋体" w:eastAsia="宋体" w:hAnsi="宋体"/>
        </w:rPr>
      </w:pPr>
      <w:r w:rsidRPr="00427759">
        <w:rPr>
          <w:rFonts w:ascii="宋体" w:eastAsia="宋体" w:hAnsi="宋体"/>
        </w:rPr>
        <w:tab/>
      </w:r>
      <w:r w:rsidRPr="00427759">
        <w:rPr>
          <w:rFonts w:ascii="宋体" w:eastAsia="宋体" w:hAnsi="宋体"/>
        </w:rPr>
        <w:tab/>
        <w:t>return min(query(ls,Left,Right,flag),query(rs,Left,Right,flag));</w:t>
      </w:r>
    </w:p>
    <w:p w:rsidR="00427759" w:rsidRPr="00427759" w:rsidRDefault="00427759" w:rsidP="00427759">
      <w:pPr>
        <w:rPr>
          <w:rFonts w:ascii="宋体" w:eastAsia="宋体" w:hAnsi="宋体"/>
        </w:rPr>
      </w:pPr>
      <w:r w:rsidRPr="00427759">
        <w:rPr>
          <w:rFonts w:ascii="宋体" w:eastAsia="宋体" w:hAnsi="宋体"/>
        </w:rPr>
        <w:tab/>
        <w:t>}</w:t>
      </w:r>
    </w:p>
    <w:p w:rsidR="00427759" w:rsidRPr="00427759" w:rsidRDefault="00427759" w:rsidP="00427759">
      <w:pPr>
        <w:rPr>
          <w:rFonts w:ascii="宋体" w:eastAsia="宋体" w:hAnsi="宋体"/>
        </w:rPr>
      </w:pPr>
      <w:r w:rsidRPr="00427759">
        <w:rPr>
          <w:rFonts w:ascii="宋体" w:eastAsia="宋体" w:hAnsi="宋体"/>
        </w:rPr>
        <w:t>}ST;</w:t>
      </w:r>
    </w:p>
    <w:p w:rsidR="00427759" w:rsidRPr="00427759" w:rsidRDefault="00427759" w:rsidP="00427759">
      <w:pPr>
        <w:rPr>
          <w:rFonts w:ascii="宋体" w:eastAsia="宋体" w:hAnsi="宋体"/>
        </w:rPr>
      </w:pPr>
    </w:p>
    <w:p w:rsidR="00427759" w:rsidRPr="00427759" w:rsidRDefault="00427759" w:rsidP="00427759">
      <w:pPr>
        <w:rPr>
          <w:rFonts w:ascii="宋体" w:eastAsia="宋体" w:hAnsi="宋体"/>
        </w:rPr>
      </w:pPr>
      <w:r w:rsidRPr="00427759">
        <w:rPr>
          <w:rFonts w:ascii="宋体" w:eastAsia="宋体" w:hAnsi="宋体"/>
        </w:rPr>
        <w:t>int main(){</w:t>
      </w:r>
    </w:p>
    <w:p w:rsidR="00427759" w:rsidRPr="00427759" w:rsidRDefault="00427759" w:rsidP="00427759">
      <w:pPr>
        <w:rPr>
          <w:rFonts w:ascii="宋体" w:eastAsia="宋体" w:hAnsi="宋体"/>
        </w:rPr>
      </w:pPr>
      <w:r w:rsidRPr="00427759">
        <w:rPr>
          <w:rFonts w:ascii="宋体" w:eastAsia="宋体" w:hAnsi="宋体"/>
        </w:rPr>
        <w:t xml:space="preserve">    ll ans=0;</w:t>
      </w:r>
    </w:p>
    <w:p w:rsidR="00427759" w:rsidRPr="00427759" w:rsidRDefault="00427759" w:rsidP="00427759">
      <w:pPr>
        <w:rPr>
          <w:rFonts w:ascii="宋体" w:eastAsia="宋体" w:hAnsi="宋体"/>
        </w:rPr>
      </w:pPr>
      <w:r w:rsidRPr="00427759">
        <w:rPr>
          <w:rFonts w:ascii="宋体" w:eastAsia="宋体" w:hAnsi="宋体"/>
        </w:rPr>
        <w:t xml:space="preserve">    int n;</w:t>
      </w:r>
    </w:p>
    <w:p w:rsidR="00427759" w:rsidRPr="00427759" w:rsidRDefault="00427759" w:rsidP="00427759">
      <w:pPr>
        <w:rPr>
          <w:rFonts w:ascii="宋体" w:eastAsia="宋体" w:hAnsi="宋体"/>
        </w:rPr>
      </w:pPr>
      <w:r w:rsidRPr="00427759">
        <w:rPr>
          <w:rFonts w:ascii="宋体" w:eastAsia="宋体" w:hAnsi="宋体"/>
        </w:rPr>
        <w:t xml:space="preserve">    scanf("%d",&amp;n);</w:t>
      </w:r>
    </w:p>
    <w:p w:rsidR="00427759" w:rsidRPr="00427759" w:rsidRDefault="00427759" w:rsidP="00427759">
      <w:pPr>
        <w:rPr>
          <w:rFonts w:ascii="宋体" w:eastAsia="宋体" w:hAnsi="宋体"/>
        </w:rPr>
      </w:pPr>
      <w:r w:rsidRPr="00427759">
        <w:rPr>
          <w:rFonts w:ascii="宋体" w:eastAsia="宋体" w:hAnsi="宋体"/>
        </w:rPr>
        <w:t xml:space="preserve">    for(int i=1;i&lt;=n;i++) scanf("%lld %lld",&amp;wave[i].x,&amp;wave[i].y),wave[i].t=i;</w:t>
      </w:r>
    </w:p>
    <w:p w:rsidR="00427759" w:rsidRPr="00427759" w:rsidRDefault="00427759" w:rsidP="00427759">
      <w:pPr>
        <w:rPr>
          <w:rFonts w:ascii="宋体" w:eastAsia="宋体" w:hAnsi="宋体"/>
        </w:rPr>
      </w:pPr>
      <w:r w:rsidRPr="00427759">
        <w:rPr>
          <w:rFonts w:ascii="宋体" w:eastAsia="宋体" w:hAnsi="宋体"/>
        </w:rPr>
        <w:t xml:space="preserve">    sort(wave+1,wave+1+n,cmp_x);</w:t>
      </w:r>
    </w:p>
    <w:p w:rsidR="00427759" w:rsidRPr="00427759" w:rsidRDefault="00427759" w:rsidP="00427759">
      <w:pPr>
        <w:rPr>
          <w:rFonts w:ascii="宋体" w:eastAsia="宋体" w:hAnsi="宋体"/>
        </w:rPr>
      </w:pPr>
      <w:r w:rsidRPr="00427759">
        <w:rPr>
          <w:rFonts w:ascii="宋体" w:eastAsia="宋体" w:hAnsi="宋体"/>
        </w:rPr>
        <w:t xml:space="preserve">    int nowk=1;</w:t>
      </w:r>
    </w:p>
    <w:p w:rsidR="00427759" w:rsidRPr="00427759" w:rsidRDefault="00427759" w:rsidP="00427759">
      <w:pPr>
        <w:rPr>
          <w:rFonts w:ascii="宋体" w:eastAsia="宋体" w:hAnsi="宋体"/>
        </w:rPr>
      </w:pPr>
      <w:r w:rsidRPr="00427759">
        <w:rPr>
          <w:rFonts w:ascii="宋体" w:eastAsia="宋体" w:hAnsi="宋体"/>
        </w:rPr>
        <w:t xml:space="preserve">    fx[nowk]=wave[1].x,wave[1].fx=nowk,nowk++;</w:t>
      </w:r>
    </w:p>
    <w:p w:rsidR="00427759" w:rsidRPr="00427759" w:rsidRDefault="00427759" w:rsidP="00427759">
      <w:pPr>
        <w:rPr>
          <w:rFonts w:ascii="宋体" w:eastAsia="宋体" w:hAnsi="宋体"/>
        </w:rPr>
      </w:pPr>
      <w:r w:rsidRPr="00427759">
        <w:rPr>
          <w:rFonts w:ascii="宋体" w:eastAsia="宋体" w:hAnsi="宋体"/>
        </w:rPr>
        <w:t xml:space="preserve">    for(int i=2;i&lt;=n;i++){</w:t>
      </w:r>
    </w:p>
    <w:p w:rsidR="00427759" w:rsidRPr="00427759" w:rsidRDefault="00427759" w:rsidP="00427759">
      <w:pPr>
        <w:rPr>
          <w:rFonts w:ascii="宋体" w:eastAsia="宋体" w:hAnsi="宋体"/>
        </w:rPr>
      </w:pPr>
      <w:r w:rsidRPr="00427759">
        <w:rPr>
          <w:rFonts w:ascii="宋体" w:eastAsia="宋体" w:hAnsi="宋体"/>
        </w:rPr>
        <w:t xml:space="preserve">        if(wave[i].x&gt;fx[nowk-1]){</w:t>
      </w:r>
    </w:p>
    <w:p w:rsidR="00427759" w:rsidRPr="00427759" w:rsidRDefault="00427759" w:rsidP="00427759">
      <w:pPr>
        <w:rPr>
          <w:rFonts w:ascii="宋体" w:eastAsia="宋体" w:hAnsi="宋体"/>
        </w:rPr>
      </w:pPr>
      <w:r w:rsidRPr="00427759">
        <w:rPr>
          <w:rFonts w:ascii="宋体" w:eastAsia="宋体" w:hAnsi="宋体"/>
        </w:rPr>
        <w:t xml:space="preserve">            fx[nowk]=wave[i].x,wave[i].fx=nowk,nowk++;</w:t>
      </w:r>
    </w:p>
    <w:p w:rsidR="00427759" w:rsidRPr="00427759" w:rsidRDefault="00427759" w:rsidP="00427759">
      <w:pPr>
        <w:rPr>
          <w:rFonts w:ascii="宋体" w:eastAsia="宋体" w:hAnsi="宋体"/>
        </w:rPr>
      </w:pPr>
      <w:r w:rsidRPr="00427759">
        <w:rPr>
          <w:rFonts w:ascii="宋体" w:eastAsia="宋体" w:hAnsi="宋体"/>
        </w:rPr>
        <w:t xml:space="preserve">        }</w:t>
      </w:r>
    </w:p>
    <w:p w:rsidR="00427759" w:rsidRPr="00427759" w:rsidRDefault="00427759" w:rsidP="00427759">
      <w:pPr>
        <w:rPr>
          <w:rFonts w:ascii="宋体" w:eastAsia="宋体" w:hAnsi="宋体"/>
        </w:rPr>
      </w:pPr>
      <w:r w:rsidRPr="00427759">
        <w:rPr>
          <w:rFonts w:ascii="宋体" w:eastAsia="宋体" w:hAnsi="宋体"/>
        </w:rPr>
        <w:t xml:space="preserve">    }</w:t>
      </w:r>
    </w:p>
    <w:p w:rsidR="00427759" w:rsidRPr="00427759" w:rsidRDefault="00427759" w:rsidP="00427759">
      <w:pPr>
        <w:rPr>
          <w:rFonts w:ascii="宋体" w:eastAsia="宋体" w:hAnsi="宋体"/>
        </w:rPr>
      </w:pPr>
      <w:r w:rsidRPr="00427759">
        <w:rPr>
          <w:rFonts w:ascii="宋体" w:eastAsia="宋体" w:hAnsi="宋体"/>
        </w:rPr>
        <w:t xml:space="preserve">    ST.build_tree(1,1,n);</w:t>
      </w:r>
    </w:p>
    <w:p w:rsidR="00427759" w:rsidRPr="00427759" w:rsidRDefault="00427759" w:rsidP="00427759">
      <w:pPr>
        <w:rPr>
          <w:rFonts w:ascii="宋体" w:eastAsia="宋体" w:hAnsi="宋体"/>
        </w:rPr>
      </w:pPr>
      <w:r w:rsidRPr="00427759">
        <w:rPr>
          <w:rFonts w:ascii="宋体" w:eastAsia="宋体" w:hAnsi="宋体"/>
        </w:rPr>
        <w:t xml:space="preserve">    sort(wave+1,wave+1+n,cmp_t);</w:t>
      </w:r>
    </w:p>
    <w:p w:rsidR="00427759" w:rsidRPr="00427759" w:rsidRDefault="00427759" w:rsidP="00427759">
      <w:pPr>
        <w:rPr>
          <w:rFonts w:ascii="宋体" w:eastAsia="宋体" w:hAnsi="宋体"/>
        </w:rPr>
      </w:pPr>
      <w:r w:rsidRPr="00427759">
        <w:rPr>
          <w:rFonts w:ascii="宋体" w:eastAsia="宋体" w:hAnsi="宋体"/>
        </w:rPr>
        <w:t xml:space="preserve">    for(int i=n;i&gt;=1;i--){</w:t>
      </w:r>
    </w:p>
    <w:p w:rsidR="00427759" w:rsidRPr="00427759" w:rsidRDefault="00427759" w:rsidP="00427759">
      <w:pPr>
        <w:rPr>
          <w:rFonts w:ascii="宋体" w:eastAsia="宋体" w:hAnsi="宋体"/>
        </w:rPr>
      </w:pPr>
      <w:r w:rsidRPr="00427759">
        <w:rPr>
          <w:rFonts w:ascii="宋体" w:eastAsia="宋体" w:hAnsi="宋体"/>
        </w:rPr>
        <w:t xml:space="preserve">        ll tmp=ST.query(1,wave[i].fx,wave[i].fx,1);</w:t>
      </w:r>
    </w:p>
    <w:p w:rsidR="00427759" w:rsidRPr="00427759" w:rsidRDefault="00427759" w:rsidP="00427759">
      <w:pPr>
        <w:rPr>
          <w:rFonts w:ascii="宋体" w:eastAsia="宋体" w:hAnsi="宋体"/>
        </w:rPr>
      </w:pPr>
      <w:r w:rsidRPr="00427759">
        <w:rPr>
          <w:rFonts w:ascii="宋体" w:eastAsia="宋体" w:hAnsi="宋体"/>
        </w:rPr>
        <w:t xml:space="preserve">        if(tmp&lt;wave[i].y){</w:t>
      </w:r>
    </w:p>
    <w:p w:rsidR="00427759" w:rsidRPr="00427759" w:rsidRDefault="00427759" w:rsidP="00427759">
      <w:pPr>
        <w:rPr>
          <w:rFonts w:ascii="宋体" w:eastAsia="宋体" w:hAnsi="宋体"/>
        </w:rPr>
      </w:pPr>
      <w:r w:rsidRPr="00427759">
        <w:rPr>
          <w:rFonts w:ascii="宋体" w:eastAsia="宋体" w:hAnsi="宋体"/>
        </w:rPr>
        <w:t xml:space="preserve">            ans+=wave[i].y-tmp;</w:t>
      </w:r>
    </w:p>
    <w:p w:rsidR="00427759" w:rsidRPr="00427759" w:rsidRDefault="00427759" w:rsidP="00427759">
      <w:pPr>
        <w:rPr>
          <w:rFonts w:ascii="宋体" w:eastAsia="宋体" w:hAnsi="宋体"/>
        </w:rPr>
      </w:pPr>
      <w:r w:rsidRPr="00427759">
        <w:rPr>
          <w:rFonts w:ascii="宋体" w:eastAsia="宋体" w:hAnsi="宋体"/>
        </w:rPr>
        <w:t xml:space="preserve">            ST.mmodify(1,1,wave[i].fx,wave[i].y);</w:t>
      </w:r>
    </w:p>
    <w:p w:rsidR="00427759" w:rsidRPr="00427759" w:rsidRDefault="00427759" w:rsidP="00427759">
      <w:pPr>
        <w:rPr>
          <w:rFonts w:ascii="宋体" w:eastAsia="宋体" w:hAnsi="宋体"/>
        </w:rPr>
      </w:pPr>
      <w:r w:rsidRPr="00427759">
        <w:rPr>
          <w:rFonts w:ascii="宋体" w:eastAsia="宋体" w:hAnsi="宋体"/>
        </w:rPr>
        <w:t xml:space="preserve">        }</w:t>
      </w:r>
    </w:p>
    <w:p w:rsidR="00427759" w:rsidRPr="00427759" w:rsidRDefault="00427759" w:rsidP="00427759">
      <w:pPr>
        <w:rPr>
          <w:rFonts w:ascii="宋体" w:eastAsia="宋体" w:hAnsi="宋体"/>
        </w:rPr>
      </w:pPr>
      <w:r w:rsidRPr="00427759">
        <w:rPr>
          <w:rFonts w:ascii="宋体" w:eastAsia="宋体" w:hAnsi="宋体"/>
        </w:rPr>
        <w:t xml:space="preserve">    }</w:t>
      </w:r>
    </w:p>
    <w:p w:rsidR="00427759" w:rsidRPr="00427759" w:rsidRDefault="00427759" w:rsidP="00427759">
      <w:pPr>
        <w:rPr>
          <w:rFonts w:ascii="宋体" w:eastAsia="宋体" w:hAnsi="宋体"/>
        </w:rPr>
      </w:pPr>
      <w:r w:rsidRPr="00427759">
        <w:rPr>
          <w:rFonts w:ascii="宋体" w:eastAsia="宋体" w:hAnsi="宋体"/>
        </w:rPr>
        <w:t xml:space="preserve">    sort(wave+1,wave+1+n,cmp_y);</w:t>
      </w:r>
    </w:p>
    <w:p w:rsidR="00427759" w:rsidRPr="00427759" w:rsidRDefault="00427759" w:rsidP="00427759">
      <w:pPr>
        <w:rPr>
          <w:rFonts w:ascii="宋体" w:eastAsia="宋体" w:hAnsi="宋体"/>
        </w:rPr>
      </w:pPr>
      <w:r w:rsidRPr="00427759">
        <w:rPr>
          <w:rFonts w:ascii="宋体" w:eastAsia="宋体" w:hAnsi="宋体"/>
        </w:rPr>
        <w:t xml:space="preserve">    nowk=1;</w:t>
      </w:r>
    </w:p>
    <w:p w:rsidR="00427759" w:rsidRPr="00427759" w:rsidRDefault="00427759" w:rsidP="00427759">
      <w:pPr>
        <w:rPr>
          <w:rFonts w:ascii="宋体" w:eastAsia="宋体" w:hAnsi="宋体"/>
        </w:rPr>
      </w:pPr>
      <w:r w:rsidRPr="00427759">
        <w:rPr>
          <w:rFonts w:ascii="宋体" w:eastAsia="宋体" w:hAnsi="宋体"/>
        </w:rPr>
        <w:t xml:space="preserve">    fy[nowk]=wave[1].y,wave[1].fy=nowk,nowk++;</w:t>
      </w:r>
    </w:p>
    <w:p w:rsidR="00427759" w:rsidRPr="00427759" w:rsidRDefault="00427759" w:rsidP="00427759">
      <w:pPr>
        <w:rPr>
          <w:rFonts w:ascii="宋体" w:eastAsia="宋体" w:hAnsi="宋体"/>
        </w:rPr>
      </w:pPr>
      <w:r w:rsidRPr="00427759">
        <w:rPr>
          <w:rFonts w:ascii="宋体" w:eastAsia="宋体" w:hAnsi="宋体"/>
        </w:rPr>
        <w:t xml:space="preserve">    for(int i=2;i&lt;=n;i++){</w:t>
      </w:r>
    </w:p>
    <w:p w:rsidR="00427759" w:rsidRPr="00427759" w:rsidRDefault="00427759" w:rsidP="00427759">
      <w:pPr>
        <w:rPr>
          <w:rFonts w:ascii="宋体" w:eastAsia="宋体" w:hAnsi="宋体"/>
        </w:rPr>
      </w:pPr>
      <w:r w:rsidRPr="00427759">
        <w:rPr>
          <w:rFonts w:ascii="宋体" w:eastAsia="宋体" w:hAnsi="宋体"/>
        </w:rPr>
        <w:t xml:space="preserve">        if(wave[i].y&gt;fy[nowk-1]){</w:t>
      </w:r>
    </w:p>
    <w:p w:rsidR="00427759" w:rsidRPr="00427759" w:rsidRDefault="00427759" w:rsidP="00427759">
      <w:pPr>
        <w:rPr>
          <w:rFonts w:ascii="宋体" w:eastAsia="宋体" w:hAnsi="宋体"/>
        </w:rPr>
      </w:pPr>
      <w:r w:rsidRPr="00427759">
        <w:rPr>
          <w:rFonts w:ascii="宋体" w:eastAsia="宋体" w:hAnsi="宋体"/>
        </w:rPr>
        <w:t xml:space="preserve">            fy[nowk]=wave[i].y,wave[i].fy=nowk,nowk++;</w:t>
      </w:r>
    </w:p>
    <w:p w:rsidR="00427759" w:rsidRPr="00427759" w:rsidRDefault="00427759" w:rsidP="00427759">
      <w:pPr>
        <w:rPr>
          <w:rFonts w:ascii="宋体" w:eastAsia="宋体" w:hAnsi="宋体"/>
        </w:rPr>
      </w:pPr>
      <w:r w:rsidRPr="00427759">
        <w:rPr>
          <w:rFonts w:ascii="宋体" w:eastAsia="宋体" w:hAnsi="宋体"/>
        </w:rPr>
        <w:lastRenderedPageBreak/>
        <w:t xml:space="preserve">        }</w:t>
      </w:r>
    </w:p>
    <w:p w:rsidR="00427759" w:rsidRPr="00427759" w:rsidRDefault="00427759" w:rsidP="00427759">
      <w:pPr>
        <w:rPr>
          <w:rFonts w:ascii="宋体" w:eastAsia="宋体" w:hAnsi="宋体"/>
        </w:rPr>
      </w:pPr>
      <w:r w:rsidRPr="00427759">
        <w:rPr>
          <w:rFonts w:ascii="宋体" w:eastAsia="宋体" w:hAnsi="宋体"/>
        </w:rPr>
        <w:t xml:space="preserve">    }</w:t>
      </w:r>
    </w:p>
    <w:p w:rsidR="00427759" w:rsidRPr="00427759" w:rsidRDefault="00427759" w:rsidP="00427759">
      <w:pPr>
        <w:rPr>
          <w:rFonts w:ascii="宋体" w:eastAsia="宋体" w:hAnsi="宋体"/>
        </w:rPr>
      </w:pPr>
      <w:r w:rsidRPr="00427759">
        <w:rPr>
          <w:rFonts w:ascii="宋体" w:eastAsia="宋体" w:hAnsi="宋体"/>
        </w:rPr>
        <w:t xml:space="preserve">    ST.build_tree(1,1,n);</w:t>
      </w:r>
    </w:p>
    <w:p w:rsidR="00427759" w:rsidRPr="00427759" w:rsidRDefault="00427759" w:rsidP="00427759">
      <w:pPr>
        <w:rPr>
          <w:rFonts w:ascii="宋体" w:eastAsia="宋体" w:hAnsi="宋体"/>
        </w:rPr>
      </w:pPr>
      <w:r w:rsidRPr="00427759">
        <w:rPr>
          <w:rFonts w:ascii="宋体" w:eastAsia="宋体" w:hAnsi="宋体"/>
        </w:rPr>
        <w:t xml:space="preserve">    sort(wave+1,wave+1+n,cmp_t);</w:t>
      </w:r>
    </w:p>
    <w:p w:rsidR="00427759" w:rsidRPr="00427759" w:rsidRDefault="00427759" w:rsidP="00427759">
      <w:pPr>
        <w:rPr>
          <w:rFonts w:ascii="宋体" w:eastAsia="宋体" w:hAnsi="宋体"/>
        </w:rPr>
      </w:pPr>
      <w:r w:rsidRPr="00427759">
        <w:rPr>
          <w:rFonts w:ascii="宋体" w:eastAsia="宋体" w:hAnsi="宋体"/>
        </w:rPr>
        <w:t xml:space="preserve">    for(int i=n;i&gt;=1;i--){</w:t>
      </w:r>
    </w:p>
    <w:p w:rsidR="00427759" w:rsidRPr="00427759" w:rsidRDefault="00427759" w:rsidP="00427759">
      <w:pPr>
        <w:rPr>
          <w:rFonts w:ascii="宋体" w:eastAsia="宋体" w:hAnsi="宋体"/>
        </w:rPr>
      </w:pPr>
      <w:r w:rsidRPr="00427759">
        <w:rPr>
          <w:rFonts w:ascii="宋体" w:eastAsia="宋体" w:hAnsi="宋体"/>
        </w:rPr>
        <w:t xml:space="preserve">        ll tmp=ST.query(1,wave[i].fy,wave[i].fy,1);</w:t>
      </w:r>
    </w:p>
    <w:p w:rsidR="00427759" w:rsidRPr="00427759" w:rsidRDefault="00427759" w:rsidP="00427759">
      <w:pPr>
        <w:rPr>
          <w:rFonts w:ascii="宋体" w:eastAsia="宋体" w:hAnsi="宋体"/>
        </w:rPr>
      </w:pPr>
      <w:r w:rsidRPr="00427759">
        <w:rPr>
          <w:rFonts w:ascii="宋体" w:eastAsia="宋体" w:hAnsi="宋体"/>
        </w:rPr>
        <w:t xml:space="preserve">        if(tmp&lt;wave[i].x){</w:t>
      </w:r>
    </w:p>
    <w:p w:rsidR="00427759" w:rsidRPr="00427759" w:rsidRDefault="00427759" w:rsidP="00427759">
      <w:pPr>
        <w:rPr>
          <w:rFonts w:ascii="宋体" w:eastAsia="宋体" w:hAnsi="宋体"/>
        </w:rPr>
      </w:pPr>
      <w:r w:rsidRPr="00427759">
        <w:rPr>
          <w:rFonts w:ascii="宋体" w:eastAsia="宋体" w:hAnsi="宋体"/>
        </w:rPr>
        <w:t xml:space="preserve">            ans+=wave[i].x-tmp;</w:t>
      </w:r>
    </w:p>
    <w:p w:rsidR="00427759" w:rsidRPr="00427759" w:rsidRDefault="00427759" w:rsidP="00427759">
      <w:pPr>
        <w:rPr>
          <w:rFonts w:ascii="宋体" w:eastAsia="宋体" w:hAnsi="宋体"/>
        </w:rPr>
      </w:pPr>
      <w:r w:rsidRPr="00427759">
        <w:rPr>
          <w:rFonts w:ascii="宋体" w:eastAsia="宋体" w:hAnsi="宋体"/>
        </w:rPr>
        <w:t xml:space="preserve">            ST.mmodify(1,1,wave[i].fy,wave[i].x);</w:t>
      </w:r>
    </w:p>
    <w:p w:rsidR="00427759" w:rsidRPr="00427759" w:rsidRDefault="00427759" w:rsidP="00427759">
      <w:pPr>
        <w:rPr>
          <w:rFonts w:ascii="宋体" w:eastAsia="宋体" w:hAnsi="宋体"/>
        </w:rPr>
      </w:pPr>
      <w:r w:rsidRPr="00427759">
        <w:rPr>
          <w:rFonts w:ascii="宋体" w:eastAsia="宋体" w:hAnsi="宋体"/>
        </w:rPr>
        <w:t xml:space="preserve">        }</w:t>
      </w:r>
    </w:p>
    <w:p w:rsidR="00427759" w:rsidRPr="00427759" w:rsidRDefault="00427759" w:rsidP="00427759">
      <w:pPr>
        <w:rPr>
          <w:rFonts w:ascii="宋体" w:eastAsia="宋体" w:hAnsi="宋体"/>
        </w:rPr>
      </w:pPr>
      <w:r w:rsidRPr="00427759">
        <w:rPr>
          <w:rFonts w:ascii="宋体" w:eastAsia="宋体" w:hAnsi="宋体"/>
        </w:rPr>
        <w:t xml:space="preserve">    }</w:t>
      </w:r>
    </w:p>
    <w:p w:rsidR="00427759" w:rsidRPr="00427759" w:rsidRDefault="00427759" w:rsidP="00427759">
      <w:pPr>
        <w:rPr>
          <w:rFonts w:ascii="宋体" w:eastAsia="宋体" w:hAnsi="宋体"/>
        </w:rPr>
      </w:pPr>
      <w:r w:rsidRPr="00427759">
        <w:rPr>
          <w:rFonts w:ascii="宋体" w:eastAsia="宋体" w:hAnsi="宋体"/>
        </w:rPr>
        <w:t xml:space="preserve">    printf("%lld\n",ans);</w:t>
      </w:r>
    </w:p>
    <w:p w:rsidR="00427759" w:rsidRPr="00427759" w:rsidRDefault="00427759" w:rsidP="00427759">
      <w:pPr>
        <w:rPr>
          <w:rFonts w:ascii="宋体" w:eastAsia="宋体" w:hAnsi="宋体"/>
        </w:rPr>
      </w:pPr>
      <w:r w:rsidRPr="00427759">
        <w:rPr>
          <w:rFonts w:ascii="宋体" w:eastAsia="宋体" w:hAnsi="宋体"/>
        </w:rPr>
        <w:t xml:space="preserve">    return 0;</w:t>
      </w:r>
    </w:p>
    <w:p w:rsidR="00427759" w:rsidRPr="00427759" w:rsidRDefault="00427759" w:rsidP="00427759">
      <w:pPr>
        <w:rPr>
          <w:rFonts w:ascii="宋体" w:eastAsia="宋体" w:hAnsi="宋体"/>
        </w:rPr>
      </w:pPr>
      <w:r w:rsidRPr="00427759">
        <w:rPr>
          <w:rFonts w:ascii="宋体" w:eastAsia="宋体" w:hAnsi="宋体"/>
        </w:rPr>
        <w:t>}</w:t>
      </w:r>
    </w:p>
    <w:p w:rsidR="00A8624B" w:rsidRPr="00427759" w:rsidRDefault="00A8624B" w:rsidP="00427759">
      <w:pPr>
        <w:pStyle w:val="4"/>
        <w:rPr>
          <w:rFonts w:ascii="宋体" w:eastAsia="宋体" w:hAnsi="宋体"/>
          <w:b w:val="0"/>
        </w:rPr>
      </w:pPr>
      <w:r w:rsidRPr="00427759">
        <w:rPr>
          <w:rFonts w:ascii="宋体" w:eastAsia="宋体" w:hAnsi="宋体" w:hint="eastAsia"/>
          <w:b w:val="0"/>
        </w:rPr>
        <w:t>√-</w:t>
      </w:r>
      <w:r w:rsidRPr="00427759">
        <w:rPr>
          <w:rFonts w:ascii="宋体" w:eastAsia="宋体" w:hAnsi="宋体"/>
          <w:b w:val="0"/>
        </w:rPr>
        <w:t>ICPC</w:t>
      </w:r>
      <w:r w:rsidRPr="00427759">
        <w:rPr>
          <w:rFonts w:ascii="宋体" w:eastAsia="宋体" w:hAnsi="宋体" w:hint="eastAsia"/>
          <w:b w:val="0"/>
        </w:rPr>
        <w:t>徐州站网络预选赛-</w:t>
      </w:r>
      <w:r w:rsidRPr="00427759">
        <w:rPr>
          <w:rFonts w:ascii="宋体" w:eastAsia="宋体" w:hAnsi="宋体"/>
          <w:b w:val="0"/>
        </w:rPr>
        <w:t xml:space="preserve"> Ryuji doesn't want to study</w:t>
      </w:r>
      <w:r w:rsidR="00427759">
        <w:rPr>
          <w:rFonts w:ascii="宋体" w:eastAsia="宋体" w:hAnsi="宋体"/>
          <w:b w:val="0"/>
        </w:rPr>
        <w:fldChar w:fldCharType="begin"/>
      </w:r>
      <w:r w:rsidR="00427759">
        <w:instrText xml:space="preserve"> XE "</w:instrText>
      </w:r>
      <w:r w:rsidR="00427759" w:rsidRPr="00B930BD">
        <w:rPr>
          <w:rFonts w:ascii="宋体" w:eastAsia="宋体" w:hAnsi="宋体" w:hint="eastAsia"/>
          <w:b w:val="0"/>
        </w:rPr>
        <w:instrText>√-</w:instrText>
      </w:r>
      <w:r w:rsidR="00427759" w:rsidRPr="00B930BD">
        <w:rPr>
          <w:rFonts w:ascii="宋体" w:eastAsia="宋体" w:hAnsi="宋体"/>
          <w:b w:val="0"/>
        </w:rPr>
        <w:instrText>ICPC</w:instrText>
      </w:r>
      <w:r w:rsidR="00427759" w:rsidRPr="00B930BD">
        <w:rPr>
          <w:rFonts w:ascii="宋体" w:eastAsia="宋体" w:hAnsi="宋体" w:hint="eastAsia"/>
          <w:b w:val="0"/>
        </w:rPr>
        <w:instrText>徐州站网络预选赛-</w:instrText>
      </w:r>
      <w:r w:rsidR="00427759" w:rsidRPr="00B930BD">
        <w:rPr>
          <w:rFonts w:ascii="宋体" w:eastAsia="宋体" w:hAnsi="宋体"/>
          <w:b w:val="0"/>
        </w:rPr>
        <w:instrText xml:space="preserve"> Ryuji doesn't want to study</w:instrText>
      </w:r>
      <w:r w:rsidR="00427759">
        <w:instrText xml:space="preserve">" \y "计蒜客" </w:instrText>
      </w:r>
      <w:r w:rsidR="00427759">
        <w:rPr>
          <w:rFonts w:ascii="宋体" w:eastAsia="宋体" w:hAnsi="宋体"/>
          <w:b w:val="0"/>
        </w:rPr>
        <w:fldChar w:fldCharType="end"/>
      </w:r>
    </w:p>
    <w:p w:rsidR="00A8624B" w:rsidRDefault="00A8624B" w:rsidP="00A8624B">
      <w:pPr>
        <w:rPr>
          <w:rFonts w:ascii="宋体" w:eastAsia="宋体" w:hAnsi="宋体"/>
        </w:rPr>
      </w:pPr>
      <w:r>
        <w:rPr>
          <w:rFonts w:ascii="宋体" w:eastAsia="宋体" w:hAnsi="宋体" w:hint="eastAsia"/>
        </w:rPr>
        <w:t>【Source】计蒜客</w:t>
      </w:r>
    </w:p>
    <w:p w:rsidR="00A8624B" w:rsidRDefault="00A8624B" w:rsidP="00A8624B">
      <w:pPr>
        <w:rPr>
          <w:rFonts w:ascii="宋体" w:eastAsia="宋体" w:hAnsi="宋体"/>
        </w:rPr>
      </w:pPr>
      <w:r>
        <w:rPr>
          <w:rFonts w:ascii="宋体" w:eastAsia="宋体" w:hAnsi="宋体" w:hint="eastAsia"/>
        </w:rPr>
        <w:t>【TAG】线段树 签到题</w:t>
      </w:r>
    </w:p>
    <w:p w:rsidR="00A8624B" w:rsidRDefault="00A8624B" w:rsidP="00A8624B">
      <w:pPr>
        <w:rPr>
          <w:rFonts w:ascii="宋体" w:eastAsia="宋体" w:hAnsi="宋体"/>
        </w:rPr>
      </w:pPr>
      <w:r>
        <w:rPr>
          <w:rFonts w:ascii="宋体" w:eastAsia="宋体" w:hAnsi="宋体" w:hint="eastAsia"/>
        </w:rPr>
        <w:t>【题解】</w:t>
      </w:r>
    </w:p>
    <w:p w:rsidR="00A8624B" w:rsidRDefault="00A8624B" w:rsidP="00A8624B">
      <w:pPr>
        <w:rPr>
          <w:rFonts w:ascii="宋体" w:eastAsia="宋体" w:hAnsi="宋体"/>
        </w:rPr>
      </w:pPr>
      <w:r>
        <w:rPr>
          <w:rFonts w:ascii="宋体" w:eastAsia="宋体" w:hAnsi="宋体" w:hint="eastAsia"/>
        </w:rPr>
        <w:t>它要查询的是a[l]*L+a[l+1]*(L-1)+</w:t>
      </w:r>
      <w:r>
        <w:rPr>
          <w:rFonts w:ascii="宋体" w:eastAsia="宋体" w:hAnsi="宋体"/>
        </w:rPr>
        <w:t>…+a[r]</w:t>
      </w:r>
    </w:p>
    <w:p w:rsidR="00A8624B" w:rsidRDefault="00A8624B" w:rsidP="00A8624B">
      <w:pPr>
        <w:rPr>
          <w:rFonts w:ascii="宋体" w:eastAsia="宋体" w:hAnsi="宋体"/>
        </w:rPr>
      </w:pPr>
      <w:r>
        <w:rPr>
          <w:rFonts w:ascii="宋体" w:eastAsia="宋体" w:hAnsi="宋体" w:hint="eastAsia"/>
        </w:rPr>
        <w:t>也就是</w:t>
      </w:r>
    </w:p>
    <w:p w:rsidR="00A8624B" w:rsidRDefault="00A8624B" w:rsidP="00A8624B">
      <w:pPr>
        <w:rPr>
          <w:rFonts w:ascii="宋体" w:eastAsia="宋体" w:hAnsi="宋体"/>
        </w:rPr>
      </w:pPr>
      <w:r>
        <w:rPr>
          <w:rFonts w:ascii="宋体" w:eastAsia="宋体" w:hAnsi="宋体" w:hint="eastAsia"/>
        </w:rPr>
        <w:t>(a[l]+a[l+1]+</w:t>
      </w:r>
      <w:r>
        <w:rPr>
          <w:rFonts w:ascii="宋体" w:eastAsia="宋体" w:hAnsi="宋体"/>
        </w:rPr>
        <w:t>…+a[r])</w:t>
      </w:r>
      <w:r>
        <w:rPr>
          <w:rFonts w:ascii="宋体" w:eastAsia="宋体" w:hAnsi="宋体" w:hint="eastAsia"/>
        </w:rPr>
        <w:t>+(a[l]+a[l+1]+</w:t>
      </w:r>
      <w:r>
        <w:rPr>
          <w:rFonts w:ascii="宋体" w:eastAsia="宋体" w:hAnsi="宋体"/>
        </w:rPr>
        <w:t>…a[r-1])+…+(a[l]+a[l</w:t>
      </w:r>
      <w:r>
        <w:rPr>
          <w:rFonts w:ascii="宋体" w:eastAsia="宋体" w:hAnsi="宋体" w:hint="eastAsia"/>
        </w:rPr>
        <w:t>+</w:t>
      </w:r>
      <w:r>
        <w:rPr>
          <w:rFonts w:ascii="宋体" w:eastAsia="宋体" w:hAnsi="宋体"/>
        </w:rPr>
        <w:t>1</w:t>
      </w:r>
      <w:r>
        <w:rPr>
          <w:rFonts w:ascii="宋体" w:eastAsia="宋体" w:hAnsi="宋体" w:hint="eastAsia"/>
        </w:rPr>
        <w:t>])+a[l]</w:t>
      </w:r>
    </w:p>
    <w:p w:rsidR="00A8624B" w:rsidRDefault="00A8624B" w:rsidP="00A8624B">
      <w:pPr>
        <w:rPr>
          <w:rFonts w:ascii="宋体" w:eastAsia="宋体" w:hAnsi="宋体"/>
        </w:rPr>
      </w:pPr>
      <w:r>
        <w:rPr>
          <w:rFonts w:ascii="宋体" w:eastAsia="宋体" w:hAnsi="宋体" w:hint="eastAsia"/>
        </w:rPr>
        <w:t>维护一个后缀和数组posta[</w:t>
      </w:r>
      <w:r>
        <w:rPr>
          <w:rFonts w:ascii="宋体" w:eastAsia="宋体" w:hAnsi="宋体"/>
        </w:rPr>
        <w:t>i</w:t>
      </w:r>
      <w:r>
        <w:rPr>
          <w:rFonts w:ascii="宋体" w:eastAsia="宋体" w:hAnsi="宋体" w:hint="eastAsia"/>
        </w:rPr>
        <w:t>]</w:t>
      </w:r>
    </w:p>
    <w:p w:rsidR="00A8624B" w:rsidRDefault="00427759" w:rsidP="00A8624B">
      <w:pPr>
        <w:rPr>
          <w:rFonts w:ascii="宋体" w:eastAsia="宋体" w:hAnsi="宋体"/>
        </w:rPr>
      </w:pPr>
      <w:r>
        <w:rPr>
          <w:rFonts w:ascii="宋体" w:eastAsia="宋体" w:hAnsi="宋体" w:hint="eastAsia"/>
        </w:rPr>
        <w:t>上式即为</w:t>
      </w:r>
    </w:p>
    <w:p w:rsidR="00427759" w:rsidRDefault="00427759" w:rsidP="00A8624B">
      <w:pPr>
        <w:rPr>
          <w:rFonts w:ascii="宋体" w:eastAsia="宋体" w:hAnsi="宋体"/>
        </w:rPr>
      </w:pPr>
      <w:r>
        <w:rPr>
          <w:rFonts w:ascii="宋体" w:eastAsia="宋体" w:hAnsi="宋体" w:hint="eastAsia"/>
        </w:rPr>
        <w:t>(post</w:t>
      </w:r>
      <w:r>
        <w:rPr>
          <w:rFonts w:ascii="宋体" w:eastAsia="宋体" w:hAnsi="宋体"/>
        </w:rPr>
        <w:t>a</w:t>
      </w:r>
      <w:r>
        <w:rPr>
          <w:rFonts w:ascii="宋体" w:eastAsia="宋体" w:hAnsi="宋体" w:hint="eastAsia"/>
        </w:rPr>
        <w:t>[l]-post</w:t>
      </w:r>
      <w:r>
        <w:rPr>
          <w:rFonts w:ascii="宋体" w:eastAsia="宋体" w:hAnsi="宋体"/>
        </w:rPr>
        <w:t>a</w:t>
      </w:r>
      <w:r>
        <w:rPr>
          <w:rFonts w:ascii="宋体" w:eastAsia="宋体" w:hAnsi="宋体" w:hint="eastAsia"/>
        </w:rPr>
        <w:t>[r+1])+(</w:t>
      </w:r>
      <w:r>
        <w:rPr>
          <w:rFonts w:ascii="宋体" w:eastAsia="宋体" w:hAnsi="宋体"/>
        </w:rPr>
        <w:t>posta[l]-posta[r])+…+(posta[l]-posta[l+1])</w:t>
      </w:r>
    </w:p>
    <w:p w:rsidR="00427759" w:rsidRDefault="00427759" w:rsidP="00A8624B">
      <w:pPr>
        <w:rPr>
          <w:rFonts w:ascii="宋体" w:eastAsia="宋体" w:hAnsi="宋体"/>
        </w:rPr>
      </w:pPr>
      <w:r>
        <w:rPr>
          <w:rFonts w:ascii="宋体" w:eastAsia="宋体" w:hAnsi="宋体"/>
        </w:rPr>
        <w:t>=L*posta[l]-(posta[l+1]+…+posta[r+1])</w:t>
      </w:r>
    </w:p>
    <w:p w:rsidR="00427759" w:rsidRDefault="00427759" w:rsidP="00A8624B">
      <w:pPr>
        <w:rPr>
          <w:rFonts w:ascii="宋体" w:eastAsia="宋体" w:hAnsi="宋体"/>
        </w:rPr>
      </w:pPr>
      <w:r>
        <w:rPr>
          <w:rFonts w:ascii="宋体" w:eastAsia="宋体" w:hAnsi="宋体" w:hint="eastAsia"/>
        </w:rPr>
        <w:t>可见线段树中维护后缀和数组，每次查询就是log级别</w:t>
      </w:r>
    </w:p>
    <w:p w:rsidR="00427759" w:rsidRPr="00A8624B" w:rsidRDefault="00427759" w:rsidP="00A8624B">
      <w:pPr>
        <w:rPr>
          <w:rFonts w:ascii="宋体" w:eastAsia="宋体" w:hAnsi="宋体"/>
        </w:rPr>
      </w:pPr>
      <w:r>
        <w:rPr>
          <w:rFonts w:ascii="宋体" w:eastAsia="宋体" w:hAnsi="宋体" w:hint="eastAsia"/>
        </w:rPr>
        <w:t>每次更新就是区间更新[1,pos]也是log级别</w:t>
      </w:r>
    </w:p>
    <w:p w:rsidR="00A8624B" w:rsidRDefault="00A8624B" w:rsidP="00A8624B">
      <w:pPr>
        <w:rPr>
          <w:rFonts w:ascii="宋体" w:eastAsia="宋体" w:hAnsi="宋体"/>
        </w:rPr>
      </w:pPr>
      <w:r>
        <w:rPr>
          <w:rFonts w:ascii="宋体" w:eastAsia="宋体" w:hAnsi="宋体" w:hint="eastAsia"/>
        </w:rPr>
        <w:t>【代码】</w:t>
      </w:r>
    </w:p>
    <w:p w:rsidR="00A8624B" w:rsidRPr="00A8624B" w:rsidRDefault="00A8624B" w:rsidP="00A8624B">
      <w:pPr>
        <w:rPr>
          <w:rFonts w:ascii="宋体" w:eastAsia="宋体" w:hAnsi="宋体"/>
        </w:rPr>
      </w:pPr>
      <w:r w:rsidRPr="00A8624B">
        <w:rPr>
          <w:rFonts w:ascii="宋体" w:eastAsia="宋体" w:hAnsi="宋体"/>
        </w:rPr>
        <w:t>#include &lt;bits/stdc++.h&gt;</w:t>
      </w:r>
    </w:p>
    <w:p w:rsidR="00A8624B" w:rsidRPr="00A8624B" w:rsidRDefault="00A8624B" w:rsidP="00A8624B">
      <w:pPr>
        <w:rPr>
          <w:rFonts w:ascii="宋体" w:eastAsia="宋体" w:hAnsi="宋体"/>
        </w:rPr>
      </w:pPr>
      <w:r w:rsidRPr="00A8624B">
        <w:rPr>
          <w:rFonts w:ascii="宋体" w:eastAsia="宋体" w:hAnsi="宋体"/>
        </w:rPr>
        <w:t>#define MAXN 100010</w:t>
      </w:r>
    </w:p>
    <w:p w:rsidR="00A8624B" w:rsidRPr="00A8624B" w:rsidRDefault="00A8624B" w:rsidP="00A8624B">
      <w:pPr>
        <w:rPr>
          <w:rFonts w:ascii="宋体" w:eastAsia="宋体" w:hAnsi="宋体"/>
        </w:rPr>
      </w:pPr>
      <w:r w:rsidRPr="00A8624B">
        <w:rPr>
          <w:rFonts w:ascii="宋体" w:eastAsia="宋体" w:hAnsi="宋体"/>
        </w:rPr>
        <w:t>#define ll long long</w:t>
      </w:r>
    </w:p>
    <w:p w:rsidR="00A8624B" w:rsidRPr="00A8624B" w:rsidRDefault="00A8624B" w:rsidP="00A8624B">
      <w:pPr>
        <w:rPr>
          <w:rFonts w:ascii="宋体" w:eastAsia="宋体" w:hAnsi="宋体"/>
        </w:rPr>
      </w:pPr>
    </w:p>
    <w:p w:rsidR="00A8624B" w:rsidRPr="00A8624B" w:rsidRDefault="00A8624B" w:rsidP="00A8624B">
      <w:pPr>
        <w:rPr>
          <w:rFonts w:ascii="宋体" w:eastAsia="宋体" w:hAnsi="宋体"/>
        </w:rPr>
      </w:pPr>
      <w:r w:rsidRPr="00A8624B">
        <w:rPr>
          <w:rFonts w:ascii="宋体" w:eastAsia="宋体" w:hAnsi="宋体"/>
        </w:rPr>
        <w:t>using namespace std;</w:t>
      </w:r>
    </w:p>
    <w:p w:rsidR="00A8624B" w:rsidRPr="00A8624B" w:rsidRDefault="00A8624B" w:rsidP="00A8624B">
      <w:pPr>
        <w:rPr>
          <w:rFonts w:ascii="宋体" w:eastAsia="宋体" w:hAnsi="宋体"/>
        </w:rPr>
      </w:pPr>
    </w:p>
    <w:p w:rsidR="00A8624B" w:rsidRPr="00A8624B" w:rsidRDefault="00A8624B" w:rsidP="00A8624B">
      <w:pPr>
        <w:rPr>
          <w:rFonts w:ascii="宋体" w:eastAsia="宋体" w:hAnsi="宋体"/>
        </w:rPr>
      </w:pPr>
      <w:r w:rsidRPr="00A8624B">
        <w:rPr>
          <w:rFonts w:ascii="宋体" w:eastAsia="宋体" w:hAnsi="宋体"/>
        </w:rPr>
        <w:t>ll a[MAXN],posta[MAXN];</w:t>
      </w:r>
    </w:p>
    <w:p w:rsidR="00A8624B" w:rsidRPr="00A8624B" w:rsidRDefault="00A8624B" w:rsidP="00A8624B">
      <w:pPr>
        <w:rPr>
          <w:rFonts w:ascii="宋体" w:eastAsia="宋体" w:hAnsi="宋体"/>
        </w:rPr>
      </w:pPr>
      <w:r w:rsidRPr="00A8624B">
        <w:rPr>
          <w:rFonts w:ascii="宋体" w:eastAsia="宋体" w:hAnsi="宋体"/>
        </w:rPr>
        <w:t>struct SegmentTree{</w:t>
      </w:r>
    </w:p>
    <w:p w:rsidR="00A8624B" w:rsidRPr="00A8624B" w:rsidRDefault="00A8624B" w:rsidP="00A8624B">
      <w:pPr>
        <w:rPr>
          <w:rFonts w:ascii="宋体" w:eastAsia="宋体" w:hAnsi="宋体"/>
        </w:rPr>
      </w:pPr>
      <w:r w:rsidRPr="00A8624B">
        <w:rPr>
          <w:rFonts w:ascii="宋体" w:eastAsia="宋体" w:hAnsi="宋体"/>
        </w:rPr>
        <w:t xml:space="preserve">    ll sum[MAXN&lt;&lt;2],lazynum[MAXN&lt;&lt;2];</w:t>
      </w:r>
    </w:p>
    <w:p w:rsidR="00A8624B" w:rsidRPr="00A8624B" w:rsidRDefault="00A8624B" w:rsidP="00A8624B">
      <w:pPr>
        <w:rPr>
          <w:rFonts w:ascii="宋体" w:eastAsia="宋体" w:hAnsi="宋体"/>
        </w:rPr>
      </w:pPr>
      <w:r w:rsidRPr="00A8624B">
        <w:rPr>
          <w:rFonts w:ascii="宋体" w:eastAsia="宋体" w:hAnsi="宋体"/>
        </w:rPr>
        <w:t xml:space="preserve">    void push_up(int id,int tl,int tr){</w:t>
      </w:r>
    </w:p>
    <w:p w:rsidR="00A8624B" w:rsidRPr="00A8624B" w:rsidRDefault="00A8624B" w:rsidP="00A8624B">
      <w:pPr>
        <w:rPr>
          <w:rFonts w:ascii="宋体" w:eastAsia="宋体" w:hAnsi="宋体"/>
        </w:rPr>
      </w:pPr>
      <w:r w:rsidRPr="00A8624B">
        <w:rPr>
          <w:rFonts w:ascii="宋体" w:eastAsia="宋体" w:hAnsi="宋体"/>
        </w:rPr>
        <w:t xml:space="preserve">        sum[id]=sum[id&lt;&lt;1]+sum[id&lt;&lt;1|1];</w:t>
      </w:r>
    </w:p>
    <w:p w:rsidR="00A8624B" w:rsidRPr="00A8624B" w:rsidRDefault="00A8624B" w:rsidP="00A8624B">
      <w:pPr>
        <w:rPr>
          <w:rFonts w:ascii="宋体" w:eastAsia="宋体" w:hAnsi="宋体"/>
        </w:rPr>
      </w:pPr>
      <w:r w:rsidRPr="00A8624B">
        <w:rPr>
          <w:rFonts w:ascii="宋体" w:eastAsia="宋体" w:hAnsi="宋体"/>
        </w:rPr>
        <w:t xml:space="preserve">        return;</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lastRenderedPageBreak/>
        <w:t xml:space="preserve">    void push_down(int id,int tl,int tr){</w:t>
      </w:r>
    </w:p>
    <w:p w:rsidR="00A8624B" w:rsidRPr="00A8624B" w:rsidRDefault="00A8624B" w:rsidP="00A8624B">
      <w:pPr>
        <w:rPr>
          <w:rFonts w:ascii="宋体" w:eastAsia="宋体" w:hAnsi="宋体"/>
        </w:rPr>
      </w:pPr>
      <w:r w:rsidRPr="00A8624B">
        <w:rPr>
          <w:rFonts w:ascii="宋体" w:eastAsia="宋体" w:hAnsi="宋体"/>
        </w:rPr>
        <w:t xml:space="preserve">        if(lazynum[id]){</w:t>
      </w:r>
    </w:p>
    <w:p w:rsidR="00A8624B" w:rsidRPr="00A8624B" w:rsidRDefault="00A8624B" w:rsidP="00A8624B">
      <w:pPr>
        <w:rPr>
          <w:rFonts w:ascii="宋体" w:eastAsia="宋体" w:hAnsi="宋体"/>
        </w:rPr>
      </w:pPr>
      <w:r w:rsidRPr="00A8624B">
        <w:rPr>
          <w:rFonts w:ascii="宋体" w:eastAsia="宋体" w:hAnsi="宋体"/>
        </w:rPr>
        <w:t xml:space="preserve">            int mid=(tl+tr)/2;</w:t>
      </w:r>
    </w:p>
    <w:p w:rsidR="00A8624B" w:rsidRPr="00A8624B" w:rsidRDefault="00A8624B" w:rsidP="00A8624B">
      <w:pPr>
        <w:rPr>
          <w:rFonts w:ascii="宋体" w:eastAsia="宋体" w:hAnsi="宋体"/>
        </w:rPr>
      </w:pPr>
      <w:r w:rsidRPr="00A8624B">
        <w:rPr>
          <w:rFonts w:ascii="宋体" w:eastAsia="宋体" w:hAnsi="宋体"/>
        </w:rPr>
        <w:t xml:space="preserve">            add(id&lt;&lt;1,tl,mid,tl,mid,lazynum[id]);</w:t>
      </w:r>
    </w:p>
    <w:p w:rsidR="00A8624B" w:rsidRPr="00A8624B" w:rsidRDefault="00A8624B" w:rsidP="00A8624B">
      <w:pPr>
        <w:rPr>
          <w:rFonts w:ascii="宋体" w:eastAsia="宋体" w:hAnsi="宋体"/>
        </w:rPr>
      </w:pPr>
      <w:r w:rsidRPr="00A8624B">
        <w:rPr>
          <w:rFonts w:ascii="宋体" w:eastAsia="宋体" w:hAnsi="宋体"/>
        </w:rPr>
        <w:t xml:space="preserve">            add(id&lt;&lt;1|1,mid+1,tr,mid+1,tr,lazynum[id]);</w:t>
      </w:r>
    </w:p>
    <w:p w:rsidR="00A8624B" w:rsidRPr="00A8624B" w:rsidRDefault="00A8624B" w:rsidP="00A8624B">
      <w:pPr>
        <w:rPr>
          <w:rFonts w:ascii="宋体" w:eastAsia="宋体" w:hAnsi="宋体"/>
        </w:rPr>
      </w:pPr>
      <w:r w:rsidRPr="00A8624B">
        <w:rPr>
          <w:rFonts w:ascii="宋体" w:eastAsia="宋体" w:hAnsi="宋体"/>
        </w:rPr>
        <w:t xml:space="preserve">            lazynum[id]=0;</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t xml:space="preserve">        return;</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t xml:space="preserve">    void build_tree(int id,int tl,int tr){</w:t>
      </w:r>
    </w:p>
    <w:p w:rsidR="00A8624B" w:rsidRPr="00A8624B" w:rsidRDefault="00A8624B" w:rsidP="00A8624B">
      <w:pPr>
        <w:rPr>
          <w:rFonts w:ascii="宋体" w:eastAsia="宋体" w:hAnsi="宋体"/>
        </w:rPr>
      </w:pPr>
      <w:r w:rsidRPr="00A8624B">
        <w:rPr>
          <w:rFonts w:ascii="宋体" w:eastAsia="宋体" w:hAnsi="宋体"/>
        </w:rPr>
        <w:t xml:space="preserve">        if(tl==tr){</w:t>
      </w:r>
    </w:p>
    <w:p w:rsidR="00A8624B" w:rsidRPr="00A8624B" w:rsidRDefault="00A8624B" w:rsidP="00A8624B">
      <w:pPr>
        <w:rPr>
          <w:rFonts w:ascii="宋体" w:eastAsia="宋体" w:hAnsi="宋体"/>
        </w:rPr>
      </w:pPr>
      <w:r w:rsidRPr="00A8624B">
        <w:rPr>
          <w:rFonts w:ascii="宋体" w:eastAsia="宋体" w:hAnsi="宋体"/>
        </w:rPr>
        <w:t xml:space="preserve">            sum[id]=posta[tl];</w:t>
      </w:r>
    </w:p>
    <w:p w:rsidR="00A8624B" w:rsidRPr="00A8624B" w:rsidRDefault="00A8624B" w:rsidP="00A8624B">
      <w:pPr>
        <w:rPr>
          <w:rFonts w:ascii="宋体" w:eastAsia="宋体" w:hAnsi="宋体"/>
        </w:rPr>
      </w:pPr>
      <w:r w:rsidRPr="00A8624B">
        <w:rPr>
          <w:rFonts w:ascii="宋体" w:eastAsia="宋体" w:hAnsi="宋体"/>
        </w:rPr>
        <w:t xml:space="preserve">            lazynum[id]=0;</w:t>
      </w:r>
    </w:p>
    <w:p w:rsidR="00A8624B" w:rsidRPr="00A8624B" w:rsidRDefault="00A8624B" w:rsidP="00A8624B">
      <w:pPr>
        <w:rPr>
          <w:rFonts w:ascii="宋体" w:eastAsia="宋体" w:hAnsi="宋体"/>
        </w:rPr>
      </w:pPr>
      <w:r w:rsidRPr="00A8624B">
        <w:rPr>
          <w:rFonts w:ascii="宋体" w:eastAsia="宋体" w:hAnsi="宋体"/>
        </w:rPr>
        <w:t xml:space="preserve">            return;</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t xml:space="preserve">        int mid=(tl+tr)/2;</w:t>
      </w:r>
    </w:p>
    <w:p w:rsidR="00A8624B" w:rsidRPr="00A8624B" w:rsidRDefault="00A8624B" w:rsidP="00A8624B">
      <w:pPr>
        <w:rPr>
          <w:rFonts w:ascii="宋体" w:eastAsia="宋体" w:hAnsi="宋体"/>
        </w:rPr>
      </w:pPr>
      <w:r w:rsidRPr="00A8624B">
        <w:rPr>
          <w:rFonts w:ascii="宋体" w:eastAsia="宋体" w:hAnsi="宋体"/>
        </w:rPr>
        <w:t xml:space="preserve">        build_tree(id&lt;&lt;1,tl,mid);</w:t>
      </w:r>
    </w:p>
    <w:p w:rsidR="00A8624B" w:rsidRPr="00A8624B" w:rsidRDefault="00A8624B" w:rsidP="00A8624B">
      <w:pPr>
        <w:rPr>
          <w:rFonts w:ascii="宋体" w:eastAsia="宋体" w:hAnsi="宋体"/>
        </w:rPr>
      </w:pPr>
      <w:r w:rsidRPr="00A8624B">
        <w:rPr>
          <w:rFonts w:ascii="宋体" w:eastAsia="宋体" w:hAnsi="宋体"/>
        </w:rPr>
        <w:t xml:space="preserve">        build_tree(id&lt;&lt;1|1,mid+1,tr);</w:t>
      </w:r>
    </w:p>
    <w:p w:rsidR="00A8624B" w:rsidRPr="00A8624B" w:rsidRDefault="00A8624B" w:rsidP="00A8624B">
      <w:pPr>
        <w:rPr>
          <w:rFonts w:ascii="宋体" w:eastAsia="宋体" w:hAnsi="宋体"/>
        </w:rPr>
      </w:pPr>
      <w:r w:rsidRPr="00A8624B">
        <w:rPr>
          <w:rFonts w:ascii="宋体" w:eastAsia="宋体" w:hAnsi="宋体"/>
        </w:rPr>
        <w:t xml:space="preserve">        push_up(id,tl,tr);</w:t>
      </w:r>
    </w:p>
    <w:p w:rsidR="00A8624B" w:rsidRPr="00A8624B" w:rsidRDefault="00A8624B" w:rsidP="00A8624B">
      <w:pPr>
        <w:rPr>
          <w:rFonts w:ascii="宋体" w:eastAsia="宋体" w:hAnsi="宋体"/>
        </w:rPr>
      </w:pPr>
      <w:r w:rsidRPr="00A8624B">
        <w:rPr>
          <w:rFonts w:ascii="宋体" w:eastAsia="宋体" w:hAnsi="宋体"/>
        </w:rPr>
        <w:t xml:space="preserve">        return;</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t xml:space="preserve">    void add(int id,int tl,int tr,int ql,int qr,ll num){</w:t>
      </w:r>
    </w:p>
    <w:p w:rsidR="00A8624B" w:rsidRPr="00A8624B" w:rsidRDefault="00A8624B" w:rsidP="00A8624B">
      <w:pPr>
        <w:rPr>
          <w:rFonts w:ascii="宋体" w:eastAsia="宋体" w:hAnsi="宋体"/>
        </w:rPr>
      </w:pPr>
      <w:r w:rsidRPr="00A8624B">
        <w:rPr>
          <w:rFonts w:ascii="宋体" w:eastAsia="宋体" w:hAnsi="宋体"/>
        </w:rPr>
        <w:t xml:space="preserve">        if(tl==ql&amp;&amp;tr==qr){</w:t>
      </w:r>
    </w:p>
    <w:p w:rsidR="00A8624B" w:rsidRPr="00A8624B" w:rsidRDefault="00A8624B" w:rsidP="00A8624B">
      <w:pPr>
        <w:rPr>
          <w:rFonts w:ascii="宋体" w:eastAsia="宋体" w:hAnsi="宋体"/>
        </w:rPr>
      </w:pPr>
      <w:r w:rsidRPr="00A8624B">
        <w:rPr>
          <w:rFonts w:ascii="宋体" w:eastAsia="宋体" w:hAnsi="宋体"/>
        </w:rPr>
        <w:t xml:space="preserve">            sum[id]+=num*(qr-ql+1);</w:t>
      </w:r>
    </w:p>
    <w:p w:rsidR="00A8624B" w:rsidRPr="00A8624B" w:rsidRDefault="00A8624B" w:rsidP="00A8624B">
      <w:pPr>
        <w:rPr>
          <w:rFonts w:ascii="宋体" w:eastAsia="宋体" w:hAnsi="宋体"/>
        </w:rPr>
      </w:pPr>
      <w:r w:rsidRPr="00A8624B">
        <w:rPr>
          <w:rFonts w:ascii="宋体" w:eastAsia="宋体" w:hAnsi="宋体"/>
        </w:rPr>
        <w:t xml:space="preserve">            lazynum[id]+=num;</w:t>
      </w:r>
    </w:p>
    <w:p w:rsidR="00A8624B" w:rsidRPr="00A8624B" w:rsidRDefault="00A8624B" w:rsidP="00A8624B">
      <w:pPr>
        <w:rPr>
          <w:rFonts w:ascii="宋体" w:eastAsia="宋体" w:hAnsi="宋体"/>
        </w:rPr>
      </w:pPr>
      <w:r w:rsidRPr="00A8624B">
        <w:rPr>
          <w:rFonts w:ascii="宋体" w:eastAsia="宋体" w:hAnsi="宋体"/>
        </w:rPr>
        <w:t xml:space="preserve">            return;</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t xml:space="preserve">        push_down(id,tl,tr);</w:t>
      </w:r>
    </w:p>
    <w:p w:rsidR="00A8624B" w:rsidRPr="00A8624B" w:rsidRDefault="00A8624B" w:rsidP="00A8624B">
      <w:pPr>
        <w:rPr>
          <w:rFonts w:ascii="宋体" w:eastAsia="宋体" w:hAnsi="宋体"/>
        </w:rPr>
      </w:pPr>
      <w:r w:rsidRPr="00A8624B">
        <w:rPr>
          <w:rFonts w:ascii="宋体" w:eastAsia="宋体" w:hAnsi="宋体"/>
        </w:rPr>
        <w:t xml:space="preserve">        int mid=(tl+tr)/2;</w:t>
      </w:r>
    </w:p>
    <w:p w:rsidR="00A8624B" w:rsidRPr="00A8624B" w:rsidRDefault="00A8624B" w:rsidP="00A8624B">
      <w:pPr>
        <w:rPr>
          <w:rFonts w:ascii="宋体" w:eastAsia="宋体" w:hAnsi="宋体"/>
        </w:rPr>
      </w:pPr>
      <w:r w:rsidRPr="00A8624B">
        <w:rPr>
          <w:rFonts w:ascii="宋体" w:eastAsia="宋体" w:hAnsi="宋体"/>
        </w:rPr>
        <w:t xml:space="preserve">        if(qr&lt;=mid) add(id&lt;&lt;1,tl,mid,ql,qr,num);</w:t>
      </w:r>
    </w:p>
    <w:p w:rsidR="00A8624B" w:rsidRPr="00A8624B" w:rsidRDefault="00A8624B" w:rsidP="00A8624B">
      <w:pPr>
        <w:rPr>
          <w:rFonts w:ascii="宋体" w:eastAsia="宋体" w:hAnsi="宋体"/>
        </w:rPr>
      </w:pPr>
      <w:r w:rsidRPr="00A8624B">
        <w:rPr>
          <w:rFonts w:ascii="宋体" w:eastAsia="宋体" w:hAnsi="宋体"/>
        </w:rPr>
        <w:t xml:space="preserve">        else if(ql&gt;mid) add(id&lt;&lt;1|1,mid+1,tr,ql,qr,num);</w:t>
      </w:r>
    </w:p>
    <w:p w:rsidR="00A8624B" w:rsidRPr="00A8624B" w:rsidRDefault="00A8624B" w:rsidP="00A8624B">
      <w:pPr>
        <w:rPr>
          <w:rFonts w:ascii="宋体" w:eastAsia="宋体" w:hAnsi="宋体"/>
        </w:rPr>
      </w:pPr>
      <w:r w:rsidRPr="00A8624B">
        <w:rPr>
          <w:rFonts w:ascii="宋体" w:eastAsia="宋体" w:hAnsi="宋体"/>
        </w:rPr>
        <w:t xml:space="preserve">        else add(id&lt;&lt;1,tl,mid,ql,mid,num),add(id&lt;&lt;1|1,mid+1,tr,mid+1,qr,num);</w:t>
      </w:r>
    </w:p>
    <w:p w:rsidR="00A8624B" w:rsidRPr="00A8624B" w:rsidRDefault="00A8624B" w:rsidP="00A8624B">
      <w:pPr>
        <w:rPr>
          <w:rFonts w:ascii="宋体" w:eastAsia="宋体" w:hAnsi="宋体"/>
        </w:rPr>
      </w:pPr>
      <w:r w:rsidRPr="00A8624B">
        <w:rPr>
          <w:rFonts w:ascii="宋体" w:eastAsia="宋体" w:hAnsi="宋体"/>
        </w:rPr>
        <w:t xml:space="preserve">        push_up(id,tl,tr);</w:t>
      </w:r>
    </w:p>
    <w:p w:rsidR="00A8624B" w:rsidRPr="00A8624B" w:rsidRDefault="00A8624B" w:rsidP="00A8624B">
      <w:pPr>
        <w:rPr>
          <w:rFonts w:ascii="宋体" w:eastAsia="宋体" w:hAnsi="宋体"/>
        </w:rPr>
      </w:pPr>
      <w:r w:rsidRPr="00A8624B">
        <w:rPr>
          <w:rFonts w:ascii="宋体" w:eastAsia="宋体" w:hAnsi="宋体"/>
        </w:rPr>
        <w:t xml:space="preserve">        return;</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t xml:space="preserve">    ll query(int id,int tl,int tr,int ql,int qr){</w:t>
      </w:r>
    </w:p>
    <w:p w:rsidR="00A8624B" w:rsidRPr="00A8624B" w:rsidRDefault="00A8624B" w:rsidP="00A8624B">
      <w:pPr>
        <w:rPr>
          <w:rFonts w:ascii="宋体" w:eastAsia="宋体" w:hAnsi="宋体"/>
        </w:rPr>
      </w:pPr>
      <w:r w:rsidRPr="00A8624B">
        <w:rPr>
          <w:rFonts w:ascii="宋体" w:eastAsia="宋体" w:hAnsi="宋体"/>
        </w:rPr>
        <w:t xml:space="preserve">        if(tl==ql&amp;&amp;tr==qr){</w:t>
      </w:r>
    </w:p>
    <w:p w:rsidR="00A8624B" w:rsidRPr="00A8624B" w:rsidRDefault="00A8624B" w:rsidP="00A8624B">
      <w:pPr>
        <w:rPr>
          <w:rFonts w:ascii="宋体" w:eastAsia="宋体" w:hAnsi="宋体"/>
        </w:rPr>
      </w:pPr>
      <w:r w:rsidRPr="00A8624B">
        <w:rPr>
          <w:rFonts w:ascii="宋体" w:eastAsia="宋体" w:hAnsi="宋体"/>
        </w:rPr>
        <w:t xml:space="preserve">            return sum[id];</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t xml:space="preserve">        push_down(id,tl,tr);</w:t>
      </w:r>
    </w:p>
    <w:p w:rsidR="00A8624B" w:rsidRPr="00A8624B" w:rsidRDefault="00A8624B" w:rsidP="00A8624B">
      <w:pPr>
        <w:rPr>
          <w:rFonts w:ascii="宋体" w:eastAsia="宋体" w:hAnsi="宋体"/>
        </w:rPr>
      </w:pPr>
      <w:r w:rsidRPr="00A8624B">
        <w:rPr>
          <w:rFonts w:ascii="宋体" w:eastAsia="宋体" w:hAnsi="宋体"/>
        </w:rPr>
        <w:t xml:space="preserve">        int mid=(tl+tr)/2;</w:t>
      </w:r>
    </w:p>
    <w:p w:rsidR="00A8624B" w:rsidRPr="00A8624B" w:rsidRDefault="00A8624B" w:rsidP="00A8624B">
      <w:pPr>
        <w:rPr>
          <w:rFonts w:ascii="宋体" w:eastAsia="宋体" w:hAnsi="宋体"/>
        </w:rPr>
      </w:pPr>
      <w:r w:rsidRPr="00A8624B">
        <w:rPr>
          <w:rFonts w:ascii="宋体" w:eastAsia="宋体" w:hAnsi="宋体"/>
        </w:rPr>
        <w:t xml:space="preserve">        ll ans=0;</w:t>
      </w:r>
    </w:p>
    <w:p w:rsidR="00A8624B" w:rsidRPr="00A8624B" w:rsidRDefault="00A8624B" w:rsidP="00A8624B">
      <w:pPr>
        <w:rPr>
          <w:rFonts w:ascii="宋体" w:eastAsia="宋体" w:hAnsi="宋体"/>
        </w:rPr>
      </w:pPr>
      <w:r w:rsidRPr="00A8624B">
        <w:rPr>
          <w:rFonts w:ascii="宋体" w:eastAsia="宋体" w:hAnsi="宋体"/>
        </w:rPr>
        <w:t xml:space="preserve">        if(qr&lt;=mid) ans=query(id&lt;&lt;1,tl,mid,ql,qr);</w:t>
      </w:r>
    </w:p>
    <w:p w:rsidR="00A8624B" w:rsidRPr="00A8624B" w:rsidRDefault="00A8624B" w:rsidP="00A8624B">
      <w:pPr>
        <w:rPr>
          <w:rFonts w:ascii="宋体" w:eastAsia="宋体" w:hAnsi="宋体"/>
        </w:rPr>
      </w:pPr>
      <w:r w:rsidRPr="00A8624B">
        <w:rPr>
          <w:rFonts w:ascii="宋体" w:eastAsia="宋体" w:hAnsi="宋体"/>
        </w:rPr>
        <w:t xml:space="preserve">        else if(ql&gt;mid) ans=query(id&lt;&lt;1|1,mid+1,tr,ql,qr);</w:t>
      </w:r>
    </w:p>
    <w:p w:rsidR="00A8624B" w:rsidRPr="00A8624B" w:rsidRDefault="00A8624B" w:rsidP="00A8624B">
      <w:pPr>
        <w:rPr>
          <w:rFonts w:ascii="宋体" w:eastAsia="宋体" w:hAnsi="宋体"/>
        </w:rPr>
      </w:pPr>
      <w:r w:rsidRPr="00A8624B">
        <w:rPr>
          <w:rFonts w:ascii="宋体" w:eastAsia="宋体" w:hAnsi="宋体"/>
        </w:rPr>
        <w:lastRenderedPageBreak/>
        <w:t xml:space="preserve">        else ans=query(id&lt;&lt;1,tl,mid,ql,mid)+query(id&lt;&lt;1|1,mid+1,tr,mid+1,qr);</w:t>
      </w:r>
    </w:p>
    <w:p w:rsidR="00A8624B" w:rsidRPr="00A8624B" w:rsidRDefault="00A8624B" w:rsidP="00A8624B">
      <w:pPr>
        <w:rPr>
          <w:rFonts w:ascii="宋体" w:eastAsia="宋体" w:hAnsi="宋体"/>
        </w:rPr>
      </w:pPr>
      <w:r w:rsidRPr="00A8624B">
        <w:rPr>
          <w:rFonts w:ascii="宋体" w:eastAsia="宋体" w:hAnsi="宋体"/>
        </w:rPr>
        <w:t xml:space="preserve">        push_up(id,tl,tr);</w:t>
      </w:r>
    </w:p>
    <w:p w:rsidR="00A8624B" w:rsidRPr="00A8624B" w:rsidRDefault="00A8624B" w:rsidP="00A8624B">
      <w:pPr>
        <w:rPr>
          <w:rFonts w:ascii="宋体" w:eastAsia="宋体" w:hAnsi="宋体"/>
        </w:rPr>
      </w:pPr>
      <w:r w:rsidRPr="00A8624B">
        <w:rPr>
          <w:rFonts w:ascii="宋体" w:eastAsia="宋体" w:hAnsi="宋体"/>
        </w:rPr>
        <w:t xml:space="preserve">        return ans;</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t>}ST;</w:t>
      </w:r>
    </w:p>
    <w:p w:rsidR="00A8624B" w:rsidRPr="00A8624B" w:rsidRDefault="00A8624B" w:rsidP="00A8624B">
      <w:pPr>
        <w:rPr>
          <w:rFonts w:ascii="宋体" w:eastAsia="宋体" w:hAnsi="宋体"/>
        </w:rPr>
      </w:pPr>
    </w:p>
    <w:p w:rsidR="00A8624B" w:rsidRPr="00A8624B" w:rsidRDefault="00A8624B" w:rsidP="00A8624B">
      <w:pPr>
        <w:rPr>
          <w:rFonts w:ascii="宋体" w:eastAsia="宋体" w:hAnsi="宋体"/>
        </w:rPr>
      </w:pPr>
      <w:r w:rsidRPr="00A8624B">
        <w:rPr>
          <w:rFonts w:ascii="宋体" w:eastAsia="宋体" w:hAnsi="宋体"/>
        </w:rPr>
        <w:t>int main()</w:t>
      </w:r>
    </w:p>
    <w:p w:rsidR="00A8624B" w:rsidRPr="00A8624B" w:rsidRDefault="00A8624B" w:rsidP="00A8624B">
      <w:pPr>
        <w:rPr>
          <w:rFonts w:ascii="宋体" w:eastAsia="宋体" w:hAnsi="宋体"/>
        </w:rPr>
      </w:pPr>
      <w:r w:rsidRPr="00A8624B">
        <w:rPr>
          <w:rFonts w:ascii="宋体" w:eastAsia="宋体" w:hAnsi="宋体"/>
        </w:rPr>
        <w:t>{</w:t>
      </w:r>
    </w:p>
    <w:p w:rsidR="00A8624B" w:rsidRPr="00A8624B" w:rsidRDefault="00A8624B" w:rsidP="00A8624B">
      <w:pPr>
        <w:rPr>
          <w:rFonts w:ascii="宋体" w:eastAsia="宋体" w:hAnsi="宋体"/>
        </w:rPr>
      </w:pPr>
      <w:r w:rsidRPr="00A8624B">
        <w:rPr>
          <w:rFonts w:ascii="宋体" w:eastAsia="宋体" w:hAnsi="宋体"/>
        </w:rPr>
        <w:t xml:space="preserve">    int n,q;</w:t>
      </w:r>
    </w:p>
    <w:p w:rsidR="00A8624B" w:rsidRPr="00A8624B" w:rsidRDefault="00A8624B" w:rsidP="00A8624B">
      <w:pPr>
        <w:rPr>
          <w:rFonts w:ascii="宋体" w:eastAsia="宋体" w:hAnsi="宋体"/>
        </w:rPr>
      </w:pPr>
      <w:r w:rsidRPr="00A8624B">
        <w:rPr>
          <w:rFonts w:ascii="宋体" w:eastAsia="宋体" w:hAnsi="宋体"/>
        </w:rPr>
        <w:t xml:space="preserve">    scanf("%d%d",&amp;n,&amp;q);</w:t>
      </w:r>
    </w:p>
    <w:p w:rsidR="00A8624B" w:rsidRPr="00A8624B" w:rsidRDefault="00A8624B" w:rsidP="00A8624B">
      <w:pPr>
        <w:rPr>
          <w:rFonts w:ascii="宋体" w:eastAsia="宋体" w:hAnsi="宋体"/>
        </w:rPr>
      </w:pPr>
      <w:r w:rsidRPr="00A8624B">
        <w:rPr>
          <w:rFonts w:ascii="宋体" w:eastAsia="宋体" w:hAnsi="宋体"/>
        </w:rPr>
        <w:t xml:space="preserve">    for(int i=1;i&lt;=n;i++) scanf("%lld",&amp;a[i]);</w:t>
      </w:r>
    </w:p>
    <w:p w:rsidR="00A8624B" w:rsidRPr="00A8624B" w:rsidRDefault="00A8624B" w:rsidP="00A8624B">
      <w:pPr>
        <w:rPr>
          <w:rFonts w:ascii="宋体" w:eastAsia="宋体" w:hAnsi="宋体"/>
        </w:rPr>
      </w:pPr>
      <w:r w:rsidRPr="00A8624B">
        <w:rPr>
          <w:rFonts w:ascii="宋体" w:eastAsia="宋体" w:hAnsi="宋体"/>
        </w:rPr>
        <w:t xml:space="preserve">    posta[n]=a[n];</w:t>
      </w:r>
    </w:p>
    <w:p w:rsidR="00A8624B" w:rsidRPr="00A8624B" w:rsidRDefault="00A8624B" w:rsidP="00A8624B">
      <w:pPr>
        <w:rPr>
          <w:rFonts w:ascii="宋体" w:eastAsia="宋体" w:hAnsi="宋体"/>
        </w:rPr>
      </w:pPr>
      <w:r w:rsidRPr="00A8624B">
        <w:rPr>
          <w:rFonts w:ascii="宋体" w:eastAsia="宋体" w:hAnsi="宋体"/>
        </w:rPr>
        <w:t xml:space="preserve">    for(int i=n-1;i&gt;=1;i--) posta[i]=posta[i+1]+a[i];</w:t>
      </w:r>
    </w:p>
    <w:p w:rsidR="00A8624B" w:rsidRPr="00A8624B" w:rsidRDefault="00A8624B" w:rsidP="00A8624B">
      <w:pPr>
        <w:rPr>
          <w:rFonts w:ascii="宋体" w:eastAsia="宋体" w:hAnsi="宋体"/>
        </w:rPr>
      </w:pPr>
      <w:r w:rsidRPr="00A8624B">
        <w:rPr>
          <w:rFonts w:ascii="宋体" w:eastAsia="宋体" w:hAnsi="宋体"/>
        </w:rPr>
        <w:t xml:space="preserve">    ST.build_tree(1,1,n);</w:t>
      </w:r>
    </w:p>
    <w:p w:rsidR="00A8624B" w:rsidRPr="00A8624B" w:rsidRDefault="00A8624B" w:rsidP="00A8624B">
      <w:pPr>
        <w:rPr>
          <w:rFonts w:ascii="宋体" w:eastAsia="宋体" w:hAnsi="宋体"/>
        </w:rPr>
      </w:pPr>
      <w:r w:rsidRPr="00A8624B">
        <w:rPr>
          <w:rFonts w:ascii="宋体" w:eastAsia="宋体" w:hAnsi="宋体"/>
        </w:rPr>
        <w:t xml:space="preserve">    while(q--){</w:t>
      </w:r>
    </w:p>
    <w:p w:rsidR="00A8624B" w:rsidRPr="00A8624B" w:rsidRDefault="00A8624B" w:rsidP="00A8624B">
      <w:pPr>
        <w:rPr>
          <w:rFonts w:ascii="宋体" w:eastAsia="宋体" w:hAnsi="宋体"/>
        </w:rPr>
      </w:pPr>
      <w:r w:rsidRPr="00A8624B">
        <w:rPr>
          <w:rFonts w:ascii="宋体" w:eastAsia="宋体" w:hAnsi="宋体"/>
        </w:rPr>
        <w:t xml:space="preserve">        int op;</w:t>
      </w:r>
    </w:p>
    <w:p w:rsidR="00A8624B" w:rsidRPr="00A8624B" w:rsidRDefault="00A8624B" w:rsidP="00A8624B">
      <w:pPr>
        <w:rPr>
          <w:rFonts w:ascii="宋体" w:eastAsia="宋体" w:hAnsi="宋体"/>
        </w:rPr>
      </w:pPr>
      <w:r w:rsidRPr="00A8624B">
        <w:rPr>
          <w:rFonts w:ascii="宋体" w:eastAsia="宋体" w:hAnsi="宋体"/>
        </w:rPr>
        <w:t xml:space="preserve">        scanf("%d",&amp;op);</w:t>
      </w:r>
    </w:p>
    <w:p w:rsidR="00A8624B" w:rsidRPr="00A8624B" w:rsidRDefault="00A8624B" w:rsidP="00A8624B">
      <w:pPr>
        <w:rPr>
          <w:rFonts w:ascii="宋体" w:eastAsia="宋体" w:hAnsi="宋体"/>
        </w:rPr>
      </w:pPr>
      <w:r w:rsidRPr="00A8624B">
        <w:rPr>
          <w:rFonts w:ascii="宋体" w:eastAsia="宋体" w:hAnsi="宋体"/>
        </w:rPr>
        <w:t xml:space="preserve">        if(op==1){</w:t>
      </w:r>
    </w:p>
    <w:p w:rsidR="00A8624B" w:rsidRPr="00A8624B" w:rsidRDefault="00A8624B" w:rsidP="00A8624B">
      <w:pPr>
        <w:rPr>
          <w:rFonts w:ascii="宋体" w:eastAsia="宋体" w:hAnsi="宋体"/>
        </w:rPr>
      </w:pPr>
      <w:r w:rsidRPr="00A8624B">
        <w:rPr>
          <w:rFonts w:ascii="宋体" w:eastAsia="宋体" w:hAnsi="宋体"/>
        </w:rPr>
        <w:t xml:space="preserve">            int l,r;</w:t>
      </w:r>
    </w:p>
    <w:p w:rsidR="00A8624B" w:rsidRPr="00A8624B" w:rsidRDefault="00A8624B" w:rsidP="00A8624B">
      <w:pPr>
        <w:rPr>
          <w:rFonts w:ascii="宋体" w:eastAsia="宋体" w:hAnsi="宋体"/>
        </w:rPr>
      </w:pPr>
      <w:r w:rsidRPr="00A8624B">
        <w:rPr>
          <w:rFonts w:ascii="宋体" w:eastAsia="宋体" w:hAnsi="宋体"/>
        </w:rPr>
        <w:t xml:space="preserve">            scanf("%d%d",&amp;l,&amp;r);</w:t>
      </w:r>
    </w:p>
    <w:p w:rsidR="00A8624B" w:rsidRPr="00A8624B" w:rsidRDefault="00A8624B" w:rsidP="00A8624B">
      <w:pPr>
        <w:rPr>
          <w:rFonts w:ascii="宋体" w:eastAsia="宋体" w:hAnsi="宋体"/>
        </w:rPr>
      </w:pPr>
      <w:r w:rsidRPr="00A8624B">
        <w:rPr>
          <w:rFonts w:ascii="宋体" w:eastAsia="宋体" w:hAnsi="宋体"/>
        </w:rPr>
        <w:t xml:space="preserve">            ll ans;</w:t>
      </w:r>
    </w:p>
    <w:p w:rsidR="00A8624B" w:rsidRPr="00A8624B" w:rsidRDefault="00A8624B" w:rsidP="00A8624B">
      <w:pPr>
        <w:rPr>
          <w:rFonts w:ascii="宋体" w:eastAsia="宋体" w:hAnsi="宋体"/>
        </w:rPr>
      </w:pPr>
      <w:r w:rsidRPr="00A8624B">
        <w:rPr>
          <w:rFonts w:ascii="宋体" w:eastAsia="宋体" w:hAnsi="宋体"/>
        </w:rPr>
        <w:t xml:space="preserve">            if(r==n){</w:t>
      </w:r>
    </w:p>
    <w:p w:rsidR="00A8624B" w:rsidRPr="00A8624B" w:rsidRDefault="00A8624B" w:rsidP="00A8624B">
      <w:pPr>
        <w:rPr>
          <w:rFonts w:ascii="宋体" w:eastAsia="宋体" w:hAnsi="宋体"/>
        </w:rPr>
      </w:pPr>
      <w:r w:rsidRPr="00A8624B">
        <w:rPr>
          <w:rFonts w:ascii="宋体" w:eastAsia="宋体" w:hAnsi="宋体"/>
        </w:rPr>
        <w:t xml:space="preserve">                if(l==r) ans=ST.query(1,1,n,l,l);</w:t>
      </w:r>
    </w:p>
    <w:p w:rsidR="00A8624B" w:rsidRPr="00A8624B" w:rsidRDefault="00A8624B" w:rsidP="00A8624B">
      <w:pPr>
        <w:rPr>
          <w:rFonts w:ascii="宋体" w:eastAsia="宋体" w:hAnsi="宋体"/>
        </w:rPr>
      </w:pPr>
      <w:r w:rsidRPr="00A8624B">
        <w:rPr>
          <w:rFonts w:ascii="宋体" w:eastAsia="宋体" w:hAnsi="宋体"/>
        </w:rPr>
        <w:t xml:space="preserve">                else ans=(r-l+1)*ST.query(1,1,n,l,l)-ST.query(1,1,n,l+1,r);</w:t>
      </w:r>
    </w:p>
    <w:p w:rsidR="00A8624B" w:rsidRPr="00A8624B" w:rsidRDefault="00A8624B" w:rsidP="00A8624B">
      <w:pPr>
        <w:rPr>
          <w:rFonts w:ascii="宋体" w:eastAsia="宋体" w:hAnsi="宋体"/>
        </w:rPr>
      </w:pPr>
      <w:r w:rsidRPr="00A8624B">
        <w:rPr>
          <w:rFonts w:ascii="宋体" w:eastAsia="宋体" w:hAnsi="宋体"/>
        </w:rPr>
        <w:t xml:space="preserve">            }else{</w:t>
      </w:r>
    </w:p>
    <w:p w:rsidR="00A8624B" w:rsidRPr="00A8624B" w:rsidRDefault="00A8624B" w:rsidP="00A8624B">
      <w:pPr>
        <w:rPr>
          <w:rFonts w:ascii="宋体" w:eastAsia="宋体" w:hAnsi="宋体"/>
        </w:rPr>
      </w:pPr>
      <w:r w:rsidRPr="00A8624B">
        <w:rPr>
          <w:rFonts w:ascii="宋体" w:eastAsia="宋体" w:hAnsi="宋体"/>
        </w:rPr>
        <w:t xml:space="preserve">                ans=(r-l+1)*ST.query(1,1,n,l,l)-ST.query(1,1,n,l+1,r+1);</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t xml:space="preserve">            printf("%lld\n",ans);</w:t>
      </w:r>
    </w:p>
    <w:p w:rsidR="00A8624B" w:rsidRPr="00A8624B" w:rsidRDefault="00A8624B" w:rsidP="00A8624B">
      <w:pPr>
        <w:rPr>
          <w:rFonts w:ascii="宋体" w:eastAsia="宋体" w:hAnsi="宋体"/>
        </w:rPr>
      </w:pPr>
      <w:r w:rsidRPr="00A8624B">
        <w:rPr>
          <w:rFonts w:ascii="宋体" w:eastAsia="宋体" w:hAnsi="宋体"/>
        </w:rPr>
        <w:t xml:space="preserve">        }else{</w:t>
      </w:r>
    </w:p>
    <w:p w:rsidR="00A8624B" w:rsidRPr="00A8624B" w:rsidRDefault="00A8624B" w:rsidP="00A8624B">
      <w:pPr>
        <w:rPr>
          <w:rFonts w:ascii="宋体" w:eastAsia="宋体" w:hAnsi="宋体"/>
        </w:rPr>
      </w:pPr>
      <w:r w:rsidRPr="00A8624B">
        <w:rPr>
          <w:rFonts w:ascii="宋体" w:eastAsia="宋体" w:hAnsi="宋体"/>
        </w:rPr>
        <w:t xml:space="preserve">            int pos;</w:t>
      </w:r>
    </w:p>
    <w:p w:rsidR="00A8624B" w:rsidRPr="00A8624B" w:rsidRDefault="00A8624B" w:rsidP="00A8624B">
      <w:pPr>
        <w:rPr>
          <w:rFonts w:ascii="宋体" w:eastAsia="宋体" w:hAnsi="宋体"/>
        </w:rPr>
      </w:pPr>
      <w:r w:rsidRPr="00A8624B">
        <w:rPr>
          <w:rFonts w:ascii="宋体" w:eastAsia="宋体" w:hAnsi="宋体"/>
        </w:rPr>
        <w:t xml:space="preserve">            ll num;</w:t>
      </w:r>
    </w:p>
    <w:p w:rsidR="00A8624B" w:rsidRPr="00A8624B" w:rsidRDefault="00A8624B" w:rsidP="00A8624B">
      <w:pPr>
        <w:rPr>
          <w:rFonts w:ascii="宋体" w:eastAsia="宋体" w:hAnsi="宋体"/>
        </w:rPr>
      </w:pPr>
      <w:r w:rsidRPr="00A8624B">
        <w:rPr>
          <w:rFonts w:ascii="宋体" w:eastAsia="宋体" w:hAnsi="宋体"/>
        </w:rPr>
        <w:t xml:space="preserve">            scanf("%d%lld",&amp;pos,&amp;num);</w:t>
      </w:r>
    </w:p>
    <w:p w:rsidR="00A8624B" w:rsidRPr="00A8624B" w:rsidRDefault="00A8624B" w:rsidP="00A8624B">
      <w:pPr>
        <w:rPr>
          <w:rFonts w:ascii="宋体" w:eastAsia="宋体" w:hAnsi="宋体"/>
        </w:rPr>
      </w:pPr>
      <w:r w:rsidRPr="00A8624B">
        <w:rPr>
          <w:rFonts w:ascii="宋体" w:eastAsia="宋体" w:hAnsi="宋体"/>
        </w:rPr>
        <w:t xml:space="preserve">            ST.add(1,1,n,1,pos,num-a[pos]);</w:t>
      </w:r>
    </w:p>
    <w:p w:rsidR="00A8624B" w:rsidRPr="00A8624B" w:rsidRDefault="00A8624B" w:rsidP="00A8624B">
      <w:pPr>
        <w:rPr>
          <w:rFonts w:ascii="宋体" w:eastAsia="宋体" w:hAnsi="宋体"/>
        </w:rPr>
      </w:pPr>
      <w:r w:rsidRPr="00A8624B">
        <w:rPr>
          <w:rFonts w:ascii="宋体" w:eastAsia="宋体" w:hAnsi="宋体"/>
        </w:rPr>
        <w:t xml:space="preserve">            a[pos]=num;</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t xml:space="preserve">    }</w:t>
      </w:r>
    </w:p>
    <w:p w:rsidR="00A8624B" w:rsidRPr="00A8624B" w:rsidRDefault="00A8624B" w:rsidP="00A8624B">
      <w:pPr>
        <w:rPr>
          <w:rFonts w:ascii="宋体" w:eastAsia="宋体" w:hAnsi="宋体"/>
        </w:rPr>
      </w:pPr>
      <w:r w:rsidRPr="00A8624B">
        <w:rPr>
          <w:rFonts w:ascii="宋体" w:eastAsia="宋体" w:hAnsi="宋体"/>
        </w:rPr>
        <w:t xml:space="preserve">    return 0;</w:t>
      </w:r>
    </w:p>
    <w:p w:rsidR="00A8624B" w:rsidRPr="00A8624B" w:rsidRDefault="00A8624B" w:rsidP="00A8624B">
      <w:pPr>
        <w:rPr>
          <w:rFonts w:ascii="宋体" w:eastAsia="宋体" w:hAnsi="宋体"/>
        </w:rPr>
      </w:pPr>
      <w:r w:rsidRPr="00A8624B">
        <w:rPr>
          <w:rFonts w:ascii="宋体" w:eastAsia="宋体" w:hAnsi="宋体"/>
        </w:rPr>
        <w:t>}</w:t>
      </w:r>
    </w:p>
    <w:p w:rsidR="003A3499" w:rsidRPr="000665B4" w:rsidRDefault="003A3499" w:rsidP="007341D3">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6315</w:t>
      </w:r>
      <w:r w:rsidRPr="000665B4">
        <w:rPr>
          <w:rFonts w:ascii="宋体" w:eastAsia="宋体" w:hAnsi="宋体" w:hint="eastAsia"/>
          <w:b w:val="0"/>
        </w:rPr>
        <w:t>-多校2铜牌题</w:t>
      </w:r>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w:instrText>
      </w:r>
      <w:r w:rsidRPr="000665B4">
        <w:rPr>
          <w:rFonts w:ascii="宋体" w:eastAsia="宋体" w:hAnsi="宋体"/>
          <w:b w:val="0"/>
        </w:rPr>
        <w:instrText>HDU</w:instrText>
      </w:r>
      <w:r w:rsidRPr="000665B4">
        <w:rPr>
          <w:rFonts w:ascii="宋体" w:eastAsia="宋体" w:hAnsi="宋体" w:hint="eastAsia"/>
          <w:b w:val="0"/>
        </w:rPr>
        <w:instrText>-</w:instrText>
      </w:r>
      <w:r w:rsidRPr="000665B4">
        <w:rPr>
          <w:rFonts w:ascii="宋体" w:eastAsia="宋体" w:hAnsi="宋体"/>
          <w:b w:val="0"/>
        </w:rPr>
        <w:instrText>6315</w:instrText>
      </w:r>
      <w:r w:rsidRPr="000665B4">
        <w:rPr>
          <w:rFonts w:ascii="宋体" w:eastAsia="宋体" w:hAnsi="宋体" w:hint="eastAsia"/>
          <w:b w:val="0"/>
        </w:rPr>
        <w:instrText>-多校2铜牌题</w:instrText>
      </w:r>
      <w:r w:rsidRPr="000665B4">
        <w:rPr>
          <w:rFonts w:ascii="宋体" w:eastAsia="宋体" w:hAnsi="宋体"/>
          <w:b w:val="0"/>
        </w:rPr>
        <w:instrText>:</w:instrText>
      </w:r>
      <w:r w:rsidRPr="000665B4">
        <w:rPr>
          <w:rFonts w:ascii="宋体" w:eastAsia="宋体" w:hAnsi="宋体"/>
        </w:rPr>
        <w:instrText xml:space="preserve">6315" \y "HDU:6315" </w:instrText>
      </w:r>
      <w:r w:rsidRPr="000665B4">
        <w:rPr>
          <w:rFonts w:ascii="宋体" w:eastAsia="宋体" w:hAnsi="宋体"/>
          <w:b w:val="0"/>
        </w:rPr>
        <w:fldChar w:fldCharType="end"/>
      </w:r>
    </w:p>
    <w:p w:rsidR="003A3499" w:rsidRPr="000665B4" w:rsidRDefault="003A3499" w:rsidP="004B4D1B">
      <w:pPr>
        <w:rPr>
          <w:rFonts w:ascii="宋体" w:eastAsia="宋体" w:hAnsi="宋体"/>
        </w:rPr>
      </w:pPr>
      <w:r w:rsidRPr="000665B4">
        <w:rPr>
          <w:rFonts w:ascii="宋体" w:eastAsia="宋体" w:hAnsi="宋体" w:hint="eastAsia"/>
        </w:rPr>
        <w:t>【题意】b数组是1-n的一个排列，a数组开始全0，更新操作为将一段区间的a数组都加</w:t>
      </w:r>
      <w:r w:rsidRPr="000665B4">
        <w:rPr>
          <w:rFonts w:ascii="宋体" w:eastAsia="宋体" w:hAnsi="宋体" w:hint="eastAsia"/>
        </w:rPr>
        <w:lastRenderedPageBreak/>
        <w:t>1，查询操作为查询一段区间的</w:t>
      </w:r>
      <w:r w:rsidRPr="000665B4">
        <w:rPr>
          <w:rFonts w:ascii="宋体" w:eastAsia="宋体" w:hAnsi="宋体"/>
          <w:position w:val="-32"/>
        </w:rPr>
        <w:object w:dxaOrig="800" w:dyaOrig="760">
          <v:shape id="_x0000_i1038" type="#_x0000_t75" style="width:39.75pt;height:38.25pt" o:ole="">
            <v:imagedata r:id="rId67" o:title=""/>
          </v:shape>
          <o:OLEObject Type="Embed" ProgID="Equation.DSMT4" ShapeID="_x0000_i1038" DrawAspect="Content" ObjectID="_1598124724" r:id="rId68"/>
        </w:object>
      </w:r>
    </w:p>
    <w:p w:rsidR="003A3499" w:rsidRPr="000665B4" w:rsidRDefault="003A3499" w:rsidP="004B4D1B">
      <w:pPr>
        <w:rPr>
          <w:rFonts w:ascii="宋体" w:eastAsia="宋体" w:hAnsi="宋体"/>
        </w:rPr>
      </w:pPr>
      <w:r w:rsidRPr="000665B4">
        <w:rPr>
          <w:rFonts w:ascii="宋体" w:eastAsia="宋体" w:hAnsi="宋体" w:hint="eastAsia"/>
        </w:rPr>
        <w:t>【题解】每个区间维护差几加几（差left加add）</w:t>
      </w:r>
    </w:p>
    <w:p w:rsidR="003A3499" w:rsidRPr="000665B4" w:rsidRDefault="003A3499" w:rsidP="004B4D1B">
      <w:pPr>
        <w:rPr>
          <w:rFonts w:ascii="宋体" w:eastAsia="宋体" w:hAnsi="宋体"/>
        </w:rPr>
      </w:pPr>
      <w:r w:rsidRPr="000665B4">
        <w:rPr>
          <w:rFonts w:ascii="宋体" w:eastAsia="宋体" w:hAnsi="宋体" w:hint="eastAsia"/>
        </w:rPr>
        <w:t>【自测数据】</w:t>
      </w:r>
    </w:p>
    <w:p w:rsidR="003A3499" w:rsidRPr="000665B4" w:rsidRDefault="003A3499" w:rsidP="004B4D1B">
      <w:pPr>
        <w:rPr>
          <w:rFonts w:ascii="宋体" w:eastAsia="宋体" w:hAnsi="宋体"/>
        </w:rPr>
      </w:pPr>
      <w:r w:rsidRPr="000665B4">
        <w:rPr>
          <w:rFonts w:ascii="宋体" w:eastAsia="宋体" w:hAnsi="宋体" w:hint="eastAsia"/>
        </w:rPr>
        <w:t>debug设为true，生成数据的答案，debug</w:t>
      </w:r>
      <w:r w:rsidRPr="000665B4">
        <w:rPr>
          <w:rFonts w:ascii="宋体" w:eastAsia="宋体" w:hAnsi="宋体"/>
        </w:rPr>
        <w:t>huge</w:t>
      </w:r>
      <w:r w:rsidRPr="000665B4">
        <w:rPr>
          <w:rFonts w:ascii="宋体" w:eastAsia="宋体" w:hAnsi="宋体" w:hint="eastAsia"/>
        </w:rPr>
        <w:t>可以测试大n下程序的性能（自动生成b数组）</w:t>
      </w:r>
    </w:p>
    <w:p w:rsidR="003A3499" w:rsidRPr="000665B4" w:rsidRDefault="003A3499" w:rsidP="003A3499">
      <w:pPr>
        <w:rPr>
          <w:rFonts w:ascii="宋体" w:eastAsia="宋体" w:hAnsi="宋体"/>
        </w:rPr>
      </w:pPr>
      <w:r w:rsidRPr="000665B4">
        <w:rPr>
          <w:rFonts w:ascii="宋体" w:eastAsia="宋体" w:hAnsi="宋体"/>
        </w:rPr>
        <w:t>/*</w:t>
      </w:r>
    </w:p>
    <w:p w:rsidR="003A3499" w:rsidRPr="000665B4" w:rsidRDefault="003A3499" w:rsidP="003A3499">
      <w:pPr>
        <w:rPr>
          <w:rFonts w:ascii="宋体" w:eastAsia="宋体" w:hAnsi="宋体"/>
        </w:rPr>
      </w:pPr>
      <w:r w:rsidRPr="000665B4">
        <w:rPr>
          <w:rFonts w:ascii="宋体" w:eastAsia="宋体" w:hAnsi="宋体"/>
        </w:rPr>
        <w:t>input</w:t>
      </w:r>
    </w:p>
    <w:p w:rsidR="003A3499" w:rsidRPr="000665B4" w:rsidRDefault="003A3499" w:rsidP="003A3499">
      <w:pPr>
        <w:rPr>
          <w:rFonts w:ascii="宋体" w:eastAsia="宋体" w:hAnsi="宋体"/>
        </w:rPr>
      </w:pPr>
      <w:r w:rsidRPr="000665B4">
        <w:rPr>
          <w:rFonts w:ascii="宋体" w:eastAsia="宋体" w:hAnsi="宋体"/>
        </w:rPr>
        <w:t>5 12</w:t>
      </w:r>
    </w:p>
    <w:p w:rsidR="003A3499" w:rsidRPr="000665B4" w:rsidRDefault="003A3499" w:rsidP="003A3499">
      <w:pPr>
        <w:rPr>
          <w:rFonts w:ascii="宋体" w:eastAsia="宋体" w:hAnsi="宋体"/>
        </w:rPr>
      </w:pPr>
      <w:r w:rsidRPr="000665B4">
        <w:rPr>
          <w:rFonts w:ascii="宋体" w:eastAsia="宋体" w:hAnsi="宋体"/>
        </w:rPr>
        <w:t>1 5 2 4 3</w:t>
      </w:r>
    </w:p>
    <w:p w:rsidR="003A3499" w:rsidRPr="000665B4" w:rsidRDefault="003A3499" w:rsidP="003A3499">
      <w:pPr>
        <w:rPr>
          <w:rFonts w:ascii="宋体" w:eastAsia="宋体" w:hAnsi="宋体"/>
        </w:rPr>
      </w:pPr>
      <w:r w:rsidRPr="000665B4">
        <w:rPr>
          <w:rFonts w:ascii="宋体" w:eastAsia="宋体" w:hAnsi="宋体"/>
        </w:rPr>
        <w:t>add 1 4</w:t>
      </w:r>
    </w:p>
    <w:p w:rsidR="003A3499" w:rsidRPr="000665B4" w:rsidRDefault="003A3499" w:rsidP="003A3499">
      <w:pPr>
        <w:rPr>
          <w:rFonts w:ascii="宋体" w:eastAsia="宋体" w:hAnsi="宋体"/>
        </w:rPr>
      </w:pPr>
      <w:r w:rsidRPr="000665B4">
        <w:rPr>
          <w:rFonts w:ascii="宋体" w:eastAsia="宋体" w:hAnsi="宋体"/>
        </w:rPr>
        <w:t>query 1 4</w:t>
      </w:r>
    </w:p>
    <w:p w:rsidR="003A3499" w:rsidRPr="000665B4" w:rsidRDefault="003A3499" w:rsidP="003A3499">
      <w:pPr>
        <w:rPr>
          <w:rFonts w:ascii="宋体" w:eastAsia="宋体" w:hAnsi="宋体"/>
        </w:rPr>
      </w:pPr>
      <w:r w:rsidRPr="000665B4">
        <w:rPr>
          <w:rFonts w:ascii="宋体" w:eastAsia="宋体" w:hAnsi="宋体"/>
        </w:rPr>
        <w:t>add 2 5</w:t>
      </w:r>
    </w:p>
    <w:p w:rsidR="003A3499" w:rsidRPr="000665B4" w:rsidRDefault="003A3499" w:rsidP="003A3499">
      <w:pPr>
        <w:rPr>
          <w:rFonts w:ascii="宋体" w:eastAsia="宋体" w:hAnsi="宋体"/>
        </w:rPr>
      </w:pPr>
      <w:r w:rsidRPr="000665B4">
        <w:rPr>
          <w:rFonts w:ascii="宋体" w:eastAsia="宋体" w:hAnsi="宋体"/>
        </w:rPr>
        <w:t>query 2 5</w:t>
      </w:r>
    </w:p>
    <w:p w:rsidR="003A3499" w:rsidRPr="000665B4" w:rsidRDefault="003A3499" w:rsidP="003A3499">
      <w:pPr>
        <w:rPr>
          <w:rFonts w:ascii="宋体" w:eastAsia="宋体" w:hAnsi="宋体"/>
        </w:rPr>
      </w:pPr>
      <w:r w:rsidRPr="000665B4">
        <w:rPr>
          <w:rFonts w:ascii="宋体" w:eastAsia="宋体" w:hAnsi="宋体"/>
        </w:rPr>
        <w:t>add 3 5</w:t>
      </w:r>
    </w:p>
    <w:p w:rsidR="003A3499" w:rsidRPr="000665B4" w:rsidRDefault="003A3499" w:rsidP="003A3499">
      <w:pPr>
        <w:rPr>
          <w:rFonts w:ascii="宋体" w:eastAsia="宋体" w:hAnsi="宋体"/>
        </w:rPr>
      </w:pPr>
      <w:r w:rsidRPr="000665B4">
        <w:rPr>
          <w:rFonts w:ascii="宋体" w:eastAsia="宋体" w:hAnsi="宋体"/>
        </w:rPr>
        <w:t>query 1 5</w:t>
      </w:r>
    </w:p>
    <w:p w:rsidR="003A3499" w:rsidRPr="000665B4" w:rsidRDefault="003A3499" w:rsidP="003A3499">
      <w:pPr>
        <w:rPr>
          <w:rFonts w:ascii="宋体" w:eastAsia="宋体" w:hAnsi="宋体"/>
        </w:rPr>
      </w:pPr>
      <w:r w:rsidRPr="000665B4">
        <w:rPr>
          <w:rFonts w:ascii="宋体" w:eastAsia="宋体" w:hAnsi="宋体"/>
        </w:rPr>
        <w:t>add 2 4</w:t>
      </w:r>
    </w:p>
    <w:p w:rsidR="003A3499" w:rsidRPr="000665B4" w:rsidRDefault="003A3499" w:rsidP="003A3499">
      <w:pPr>
        <w:rPr>
          <w:rFonts w:ascii="宋体" w:eastAsia="宋体" w:hAnsi="宋体"/>
        </w:rPr>
      </w:pPr>
      <w:r w:rsidRPr="000665B4">
        <w:rPr>
          <w:rFonts w:ascii="宋体" w:eastAsia="宋体" w:hAnsi="宋体"/>
        </w:rPr>
        <w:t>query 1 4</w:t>
      </w:r>
    </w:p>
    <w:p w:rsidR="003A3499" w:rsidRPr="000665B4" w:rsidRDefault="003A3499" w:rsidP="003A3499">
      <w:pPr>
        <w:rPr>
          <w:rFonts w:ascii="宋体" w:eastAsia="宋体" w:hAnsi="宋体"/>
        </w:rPr>
      </w:pPr>
      <w:r w:rsidRPr="000665B4">
        <w:rPr>
          <w:rFonts w:ascii="宋体" w:eastAsia="宋体" w:hAnsi="宋体"/>
        </w:rPr>
        <w:t>add 2 5</w:t>
      </w:r>
    </w:p>
    <w:p w:rsidR="003A3499" w:rsidRPr="000665B4" w:rsidRDefault="003A3499" w:rsidP="003A3499">
      <w:pPr>
        <w:rPr>
          <w:rFonts w:ascii="宋体" w:eastAsia="宋体" w:hAnsi="宋体"/>
        </w:rPr>
      </w:pPr>
      <w:r w:rsidRPr="000665B4">
        <w:rPr>
          <w:rFonts w:ascii="宋体" w:eastAsia="宋体" w:hAnsi="宋体"/>
        </w:rPr>
        <w:t>query 2 5</w:t>
      </w:r>
    </w:p>
    <w:p w:rsidR="003A3499" w:rsidRPr="000665B4" w:rsidRDefault="003A3499" w:rsidP="003A3499">
      <w:pPr>
        <w:rPr>
          <w:rFonts w:ascii="宋体" w:eastAsia="宋体" w:hAnsi="宋体"/>
        </w:rPr>
      </w:pPr>
      <w:r w:rsidRPr="000665B4">
        <w:rPr>
          <w:rFonts w:ascii="宋体" w:eastAsia="宋体" w:hAnsi="宋体"/>
        </w:rPr>
        <w:t>add 2 2</w:t>
      </w:r>
    </w:p>
    <w:p w:rsidR="003A3499" w:rsidRPr="000665B4" w:rsidRDefault="003A3499" w:rsidP="003A3499">
      <w:pPr>
        <w:rPr>
          <w:rFonts w:ascii="宋体" w:eastAsia="宋体" w:hAnsi="宋体"/>
        </w:rPr>
      </w:pPr>
      <w:r w:rsidRPr="000665B4">
        <w:rPr>
          <w:rFonts w:ascii="宋体" w:eastAsia="宋体" w:hAnsi="宋体"/>
        </w:rPr>
        <w:t>query 1 5</w:t>
      </w:r>
    </w:p>
    <w:p w:rsidR="003A3499" w:rsidRPr="000665B4" w:rsidRDefault="003A3499" w:rsidP="003A3499">
      <w:pPr>
        <w:rPr>
          <w:rFonts w:ascii="宋体" w:eastAsia="宋体" w:hAnsi="宋体"/>
        </w:rPr>
      </w:pPr>
      <w:r w:rsidRPr="000665B4">
        <w:rPr>
          <w:rFonts w:ascii="宋体" w:eastAsia="宋体" w:hAnsi="宋体"/>
        </w:rPr>
        <w:t>6 8</w:t>
      </w:r>
    </w:p>
    <w:p w:rsidR="003A3499" w:rsidRPr="000665B4" w:rsidRDefault="003A3499" w:rsidP="003A3499">
      <w:pPr>
        <w:rPr>
          <w:rFonts w:ascii="宋体" w:eastAsia="宋体" w:hAnsi="宋体"/>
        </w:rPr>
      </w:pPr>
      <w:r w:rsidRPr="000665B4">
        <w:rPr>
          <w:rFonts w:ascii="宋体" w:eastAsia="宋体" w:hAnsi="宋体"/>
        </w:rPr>
        <w:t>6 5 4 3 2 1</w:t>
      </w:r>
    </w:p>
    <w:p w:rsidR="003A3499" w:rsidRPr="000665B4" w:rsidRDefault="003A3499" w:rsidP="003A3499">
      <w:pPr>
        <w:rPr>
          <w:rFonts w:ascii="宋体" w:eastAsia="宋体" w:hAnsi="宋体"/>
        </w:rPr>
      </w:pPr>
      <w:r w:rsidRPr="000665B4">
        <w:rPr>
          <w:rFonts w:ascii="宋体" w:eastAsia="宋体" w:hAnsi="宋体"/>
        </w:rPr>
        <w:t>add 1 3</w:t>
      </w:r>
    </w:p>
    <w:p w:rsidR="003A3499" w:rsidRPr="000665B4" w:rsidRDefault="003A3499" w:rsidP="003A3499">
      <w:pPr>
        <w:rPr>
          <w:rFonts w:ascii="宋体" w:eastAsia="宋体" w:hAnsi="宋体"/>
        </w:rPr>
      </w:pPr>
      <w:r w:rsidRPr="000665B4">
        <w:rPr>
          <w:rFonts w:ascii="宋体" w:eastAsia="宋体" w:hAnsi="宋体"/>
        </w:rPr>
        <w:t>add 1 3</w:t>
      </w:r>
    </w:p>
    <w:p w:rsidR="003A3499" w:rsidRPr="000665B4" w:rsidRDefault="003A3499" w:rsidP="003A3499">
      <w:pPr>
        <w:rPr>
          <w:rFonts w:ascii="宋体" w:eastAsia="宋体" w:hAnsi="宋体"/>
        </w:rPr>
      </w:pPr>
      <w:r w:rsidRPr="000665B4">
        <w:rPr>
          <w:rFonts w:ascii="宋体" w:eastAsia="宋体" w:hAnsi="宋体"/>
        </w:rPr>
        <w:t>query 2 4</w:t>
      </w:r>
    </w:p>
    <w:p w:rsidR="003A3499" w:rsidRPr="000665B4" w:rsidRDefault="003A3499" w:rsidP="003A3499">
      <w:pPr>
        <w:rPr>
          <w:rFonts w:ascii="宋体" w:eastAsia="宋体" w:hAnsi="宋体"/>
        </w:rPr>
      </w:pPr>
      <w:r w:rsidRPr="000665B4">
        <w:rPr>
          <w:rFonts w:ascii="宋体" w:eastAsia="宋体" w:hAnsi="宋体"/>
        </w:rPr>
        <w:t>add 2 4</w:t>
      </w:r>
    </w:p>
    <w:p w:rsidR="003A3499" w:rsidRPr="000665B4" w:rsidRDefault="003A3499" w:rsidP="003A3499">
      <w:pPr>
        <w:rPr>
          <w:rFonts w:ascii="宋体" w:eastAsia="宋体" w:hAnsi="宋体"/>
        </w:rPr>
      </w:pPr>
      <w:r w:rsidRPr="000665B4">
        <w:rPr>
          <w:rFonts w:ascii="宋体" w:eastAsia="宋体" w:hAnsi="宋体"/>
        </w:rPr>
        <w:t>query 1 6</w:t>
      </w:r>
    </w:p>
    <w:p w:rsidR="003A3499" w:rsidRPr="000665B4" w:rsidRDefault="003A3499" w:rsidP="003A3499">
      <w:pPr>
        <w:rPr>
          <w:rFonts w:ascii="宋体" w:eastAsia="宋体" w:hAnsi="宋体"/>
        </w:rPr>
      </w:pPr>
      <w:r w:rsidRPr="000665B4">
        <w:rPr>
          <w:rFonts w:ascii="宋体" w:eastAsia="宋体" w:hAnsi="宋体"/>
        </w:rPr>
        <w:t>add 1 6</w:t>
      </w:r>
    </w:p>
    <w:p w:rsidR="003A3499" w:rsidRPr="000665B4" w:rsidRDefault="003A3499" w:rsidP="003A3499">
      <w:pPr>
        <w:rPr>
          <w:rFonts w:ascii="宋体" w:eastAsia="宋体" w:hAnsi="宋体"/>
        </w:rPr>
      </w:pPr>
      <w:r w:rsidRPr="000665B4">
        <w:rPr>
          <w:rFonts w:ascii="宋体" w:eastAsia="宋体" w:hAnsi="宋体"/>
        </w:rPr>
        <w:t>add 2 6</w:t>
      </w:r>
    </w:p>
    <w:p w:rsidR="003A3499" w:rsidRPr="000665B4" w:rsidRDefault="003A3499" w:rsidP="003A3499">
      <w:pPr>
        <w:rPr>
          <w:rFonts w:ascii="宋体" w:eastAsia="宋体" w:hAnsi="宋体"/>
        </w:rPr>
      </w:pPr>
      <w:r w:rsidRPr="000665B4">
        <w:rPr>
          <w:rFonts w:ascii="宋体" w:eastAsia="宋体" w:hAnsi="宋体"/>
        </w:rPr>
        <w:t>query 3 6</w:t>
      </w:r>
    </w:p>
    <w:p w:rsidR="003A3499" w:rsidRPr="000665B4" w:rsidRDefault="003A3499" w:rsidP="003A3499">
      <w:pPr>
        <w:rPr>
          <w:rFonts w:ascii="宋体" w:eastAsia="宋体" w:hAnsi="宋体"/>
        </w:rPr>
      </w:pPr>
      <w:r w:rsidRPr="000665B4">
        <w:rPr>
          <w:rFonts w:ascii="宋体" w:eastAsia="宋体" w:hAnsi="宋体"/>
        </w:rPr>
        <w:t>7 8</w:t>
      </w:r>
    </w:p>
    <w:p w:rsidR="003A3499" w:rsidRPr="000665B4" w:rsidRDefault="003A3499" w:rsidP="003A3499">
      <w:pPr>
        <w:rPr>
          <w:rFonts w:ascii="宋体" w:eastAsia="宋体" w:hAnsi="宋体"/>
        </w:rPr>
      </w:pPr>
      <w:r w:rsidRPr="000665B4">
        <w:rPr>
          <w:rFonts w:ascii="宋体" w:eastAsia="宋体" w:hAnsi="宋体"/>
        </w:rPr>
        <w:t>3 5 1 2 4 7 6</w:t>
      </w:r>
    </w:p>
    <w:p w:rsidR="003A3499" w:rsidRPr="000665B4" w:rsidRDefault="003A3499" w:rsidP="003A3499">
      <w:pPr>
        <w:rPr>
          <w:rFonts w:ascii="宋体" w:eastAsia="宋体" w:hAnsi="宋体"/>
        </w:rPr>
      </w:pPr>
      <w:r w:rsidRPr="000665B4">
        <w:rPr>
          <w:rFonts w:ascii="宋体" w:eastAsia="宋体" w:hAnsi="宋体"/>
        </w:rPr>
        <w:t>add 1 3</w:t>
      </w:r>
    </w:p>
    <w:p w:rsidR="003A3499" w:rsidRPr="000665B4" w:rsidRDefault="003A3499" w:rsidP="003A3499">
      <w:pPr>
        <w:rPr>
          <w:rFonts w:ascii="宋体" w:eastAsia="宋体" w:hAnsi="宋体"/>
        </w:rPr>
      </w:pPr>
      <w:r w:rsidRPr="000665B4">
        <w:rPr>
          <w:rFonts w:ascii="宋体" w:eastAsia="宋体" w:hAnsi="宋体"/>
        </w:rPr>
        <w:t>add 1 3</w:t>
      </w:r>
    </w:p>
    <w:p w:rsidR="003A3499" w:rsidRPr="000665B4" w:rsidRDefault="003A3499" w:rsidP="003A3499">
      <w:pPr>
        <w:rPr>
          <w:rFonts w:ascii="宋体" w:eastAsia="宋体" w:hAnsi="宋体"/>
        </w:rPr>
      </w:pPr>
      <w:r w:rsidRPr="000665B4">
        <w:rPr>
          <w:rFonts w:ascii="宋体" w:eastAsia="宋体" w:hAnsi="宋体"/>
        </w:rPr>
        <w:t>query 2 4</w:t>
      </w:r>
    </w:p>
    <w:p w:rsidR="003A3499" w:rsidRPr="000665B4" w:rsidRDefault="003A3499" w:rsidP="003A3499">
      <w:pPr>
        <w:rPr>
          <w:rFonts w:ascii="宋体" w:eastAsia="宋体" w:hAnsi="宋体"/>
        </w:rPr>
      </w:pPr>
      <w:r w:rsidRPr="000665B4">
        <w:rPr>
          <w:rFonts w:ascii="宋体" w:eastAsia="宋体" w:hAnsi="宋体"/>
        </w:rPr>
        <w:t>add 2 4</w:t>
      </w:r>
    </w:p>
    <w:p w:rsidR="003A3499" w:rsidRPr="000665B4" w:rsidRDefault="003A3499" w:rsidP="003A3499">
      <w:pPr>
        <w:rPr>
          <w:rFonts w:ascii="宋体" w:eastAsia="宋体" w:hAnsi="宋体"/>
        </w:rPr>
      </w:pPr>
      <w:r w:rsidRPr="000665B4">
        <w:rPr>
          <w:rFonts w:ascii="宋体" w:eastAsia="宋体" w:hAnsi="宋体"/>
        </w:rPr>
        <w:t>query 1 6</w:t>
      </w:r>
    </w:p>
    <w:p w:rsidR="003A3499" w:rsidRPr="000665B4" w:rsidRDefault="003A3499" w:rsidP="003A3499">
      <w:pPr>
        <w:rPr>
          <w:rFonts w:ascii="宋体" w:eastAsia="宋体" w:hAnsi="宋体"/>
        </w:rPr>
      </w:pPr>
      <w:r w:rsidRPr="000665B4">
        <w:rPr>
          <w:rFonts w:ascii="宋体" w:eastAsia="宋体" w:hAnsi="宋体"/>
        </w:rPr>
        <w:t>add 1 6</w:t>
      </w:r>
    </w:p>
    <w:p w:rsidR="003A3499" w:rsidRPr="000665B4" w:rsidRDefault="003A3499" w:rsidP="003A3499">
      <w:pPr>
        <w:rPr>
          <w:rFonts w:ascii="宋体" w:eastAsia="宋体" w:hAnsi="宋体"/>
        </w:rPr>
      </w:pPr>
      <w:r w:rsidRPr="000665B4">
        <w:rPr>
          <w:rFonts w:ascii="宋体" w:eastAsia="宋体" w:hAnsi="宋体"/>
        </w:rPr>
        <w:t>add 2 6</w:t>
      </w:r>
    </w:p>
    <w:p w:rsidR="003A3499" w:rsidRPr="000665B4" w:rsidRDefault="003A3499" w:rsidP="003A3499">
      <w:pPr>
        <w:rPr>
          <w:rFonts w:ascii="宋体" w:eastAsia="宋体" w:hAnsi="宋体"/>
        </w:rPr>
      </w:pPr>
      <w:r w:rsidRPr="000665B4">
        <w:rPr>
          <w:rFonts w:ascii="宋体" w:eastAsia="宋体" w:hAnsi="宋体"/>
        </w:rPr>
        <w:t>query 3 6</w:t>
      </w:r>
    </w:p>
    <w:p w:rsidR="003A3499" w:rsidRPr="000665B4" w:rsidRDefault="003A3499" w:rsidP="003A3499">
      <w:pPr>
        <w:rPr>
          <w:rFonts w:ascii="宋体" w:eastAsia="宋体" w:hAnsi="宋体"/>
        </w:rPr>
      </w:pPr>
      <w:r w:rsidRPr="000665B4">
        <w:rPr>
          <w:rFonts w:ascii="宋体" w:eastAsia="宋体" w:hAnsi="宋体"/>
        </w:rPr>
        <w:t>100000 8</w:t>
      </w:r>
    </w:p>
    <w:p w:rsidR="003A3499" w:rsidRPr="000665B4" w:rsidRDefault="003A3499" w:rsidP="003A3499">
      <w:pPr>
        <w:rPr>
          <w:rFonts w:ascii="宋体" w:eastAsia="宋体" w:hAnsi="宋体"/>
        </w:rPr>
      </w:pPr>
      <w:r w:rsidRPr="000665B4">
        <w:rPr>
          <w:rFonts w:ascii="宋体" w:eastAsia="宋体" w:hAnsi="宋体"/>
        </w:rPr>
        <w:lastRenderedPageBreak/>
        <w:t>add 1 3</w:t>
      </w:r>
    </w:p>
    <w:p w:rsidR="003A3499" w:rsidRPr="000665B4" w:rsidRDefault="003A3499" w:rsidP="003A3499">
      <w:pPr>
        <w:rPr>
          <w:rFonts w:ascii="宋体" w:eastAsia="宋体" w:hAnsi="宋体"/>
        </w:rPr>
      </w:pPr>
      <w:r w:rsidRPr="000665B4">
        <w:rPr>
          <w:rFonts w:ascii="宋体" w:eastAsia="宋体" w:hAnsi="宋体"/>
        </w:rPr>
        <w:t>add 1 3</w:t>
      </w:r>
    </w:p>
    <w:p w:rsidR="003A3499" w:rsidRPr="000665B4" w:rsidRDefault="003A3499" w:rsidP="003A3499">
      <w:pPr>
        <w:rPr>
          <w:rFonts w:ascii="宋体" w:eastAsia="宋体" w:hAnsi="宋体"/>
        </w:rPr>
      </w:pPr>
      <w:r w:rsidRPr="000665B4">
        <w:rPr>
          <w:rFonts w:ascii="宋体" w:eastAsia="宋体" w:hAnsi="宋体"/>
        </w:rPr>
        <w:t>query 2 4</w:t>
      </w:r>
    </w:p>
    <w:p w:rsidR="003A3499" w:rsidRPr="000665B4" w:rsidRDefault="003A3499" w:rsidP="003A3499">
      <w:pPr>
        <w:rPr>
          <w:rFonts w:ascii="宋体" w:eastAsia="宋体" w:hAnsi="宋体"/>
        </w:rPr>
      </w:pPr>
      <w:r w:rsidRPr="000665B4">
        <w:rPr>
          <w:rFonts w:ascii="宋体" w:eastAsia="宋体" w:hAnsi="宋体"/>
        </w:rPr>
        <w:t>add 2 4</w:t>
      </w:r>
    </w:p>
    <w:p w:rsidR="003A3499" w:rsidRPr="000665B4" w:rsidRDefault="003A3499" w:rsidP="003A3499">
      <w:pPr>
        <w:rPr>
          <w:rFonts w:ascii="宋体" w:eastAsia="宋体" w:hAnsi="宋体"/>
        </w:rPr>
      </w:pPr>
      <w:r w:rsidRPr="000665B4">
        <w:rPr>
          <w:rFonts w:ascii="宋体" w:eastAsia="宋体" w:hAnsi="宋体"/>
        </w:rPr>
        <w:t>query 1 6</w:t>
      </w:r>
    </w:p>
    <w:p w:rsidR="003A3499" w:rsidRPr="000665B4" w:rsidRDefault="003A3499" w:rsidP="003A3499">
      <w:pPr>
        <w:rPr>
          <w:rFonts w:ascii="宋体" w:eastAsia="宋体" w:hAnsi="宋体"/>
        </w:rPr>
      </w:pPr>
      <w:r w:rsidRPr="000665B4">
        <w:rPr>
          <w:rFonts w:ascii="宋体" w:eastAsia="宋体" w:hAnsi="宋体"/>
        </w:rPr>
        <w:t>add 1 6</w:t>
      </w:r>
    </w:p>
    <w:p w:rsidR="003A3499" w:rsidRPr="000665B4" w:rsidRDefault="003A3499" w:rsidP="003A3499">
      <w:pPr>
        <w:rPr>
          <w:rFonts w:ascii="宋体" w:eastAsia="宋体" w:hAnsi="宋体"/>
        </w:rPr>
      </w:pPr>
      <w:r w:rsidRPr="000665B4">
        <w:rPr>
          <w:rFonts w:ascii="宋体" w:eastAsia="宋体" w:hAnsi="宋体"/>
        </w:rPr>
        <w:t>add 2 6</w:t>
      </w:r>
    </w:p>
    <w:p w:rsidR="003A3499" w:rsidRPr="000665B4" w:rsidRDefault="003A3499" w:rsidP="003A3499">
      <w:pPr>
        <w:rPr>
          <w:rFonts w:ascii="宋体" w:eastAsia="宋体" w:hAnsi="宋体"/>
        </w:rPr>
      </w:pPr>
      <w:r w:rsidRPr="000665B4">
        <w:rPr>
          <w:rFonts w:ascii="宋体" w:eastAsia="宋体" w:hAnsi="宋体"/>
        </w:rPr>
        <w:t>query 3 6</w:t>
      </w:r>
    </w:p>
    <w:p w:rsidR="003A3499" w:rsidRPr="000665B4" w:rsidRDefault="003A3499" w:rsidP="003A3499">
      <w:pPr>
        <w:rPr>
          <w:rFonts w:ascii="宋体" w:eastAsia="宋体" w:hAnsi="宋体"/>
        </w:rPr>
      </w:pPr>
      <w:r w:rsidRPr="000665B4">
        <w:rPr>
          <w:rFonts w:ascii="宋体" w:eastAsia="宋体" w:hAnsi="宋体"/>
        </w:rPr>
        <w:t>output</w:t>
      </w:r>
    </w:p>
    <w:p w:rsidR="003A3499" w:rsidRPr="000665B4" w:rsidRDefault="003A3499" w:rsidP="003A3499">
      <w:pPr>
        <w:rPr>
          <w:rFonts w:ascii="宋体" w:eastAsia="宋体" w:hAnsi="宋体"/>
        </w:rPr>
      </w:pPr>
      <w:r w:rsidRPr="000665B4">
        <w:rPr>
          <w:rFonts w:ascii="宋体" w:eastAsia="宋体" w:hAnsi="宋体"/>
        </w:rPr>
        <w:t>1</w:t>
      </w:r>
    </w:p>
    <w:p w:rsidR="003A3499" w:rsidRPr="000665B4" w:rsidRDefault="003A3499" w:rsidP="003A3499">
      <w:pPr>
        <w:rPr>
          <w:rFonts w:ascii="宋体" w:eastAsia="宋体" w:hAnsi="宋体"/>
        </w:rPr>
      </w:pPr>
      <w:r w:rsidRPr="000665B4">
        <w:rPr>
          <w:rFonts w:ascii="宋体" w:eastAsia="宋体" w:hAnsi="宋体"/>
        </w:rPr>
        <w:t>1</w:t>
      </w:r>
    </w:p>
    <w:p w:rsidR="003A3499" w:rsidRPr="000665B4" w:rsidRDefault="003A3499" w:rsidP="003A3499">
      <w:pPr>
        <w:rPr>
          <w:rFonts w:ascii="宋体" w:eastAsia="宋体" w:hAnsi="宋体"/>
        </w:rPr>
      </w:pPr>
      <w:r w:rsidRPr="000665B4">
        <w:rPr>
          <w:rFonts w:ascii="宋体" w:eastAsia="宋体" w:hAnsi="宋体"/>
        </w:rPr>
        <w:t>2</w:t>
      </w:r>
    </w:p>
    <w:p w:rsidR="003A3499" w:rsidRPr="000665B4" w:rsidRDefault="003A3499" w:rsidP="003A3499">
      <w:pPr>
        <w:rPr>
          <w:rFonts w:ascii="宋体" w:eastAsia="宋体" w:hAnsi="宋体"/>
        </w:rPr>
      </w:pPr>
      <w:r w:rsidRPr="000665B4">
        <w:rPr>
          <w:rFonts w:ascii="宋体" w:eastAsia="宋体" w:hAnsi="宋体"/>
        </w:rPr>
        <w:t>4</w:t>
      </w:r>
    </w:p>
    <w:p w:rsidR="003A3499" w:rsidRPr="000665B4" w:rsidRDefault="003A3499" w:rsidP="003A3499">
      <w:pPr>
        <w:rPr>
          <w:rFonts w:ascii="宋体" w:eastAsia="宋体" w:hAnsi="宋体"/>
        </w:rPr>
      </w:pPr>
      <w:r w:rsidRPr="000665B4">
        <w:rPr>
          <w:rFonts w:ascii="宋体" w:eastAsia="宋体" w:hAnsi="宋体"/>
        </w:rPr>
        <w:t>4</w:t>
      </w:r>
    </w:p>
    <w:p w:rsidR="003A3499" w:rsidRPr="000665B4" w:rsidRDefault="003A3499" w:rsidP="003A3499">
      <w:pPr>
        <w:rPr>
          <w:rFonts w:ascii="宋体" w:eastAsia="宋体" w:hAnsi="宋体"/>
        </w:rPr>
      </w:pPr>
      <w:r w:rsidRPr="000665B4">
        <w:rPr>
          <w:rFonts w:ascii="宋体" w:eastAsia="宋体" w:hAnsi="宋体"/>
        </w:rPr>
        <w:t>6</w:t>
      </w:r>
    </w:p>
    <w:p w:rsidR="003A3499" w:rsidRPr="000665B4" w:rsidRDefault="003A3499" w:rsidP="003A3499">
      <w:pPr>
        <w:rPr>
          <w:rFonts w:ascii="宋体" w:eastAsia="宋体" w:hAnsi="宋体"/>
        </w:rPr>
      </w:pPr>
    </w:p>
    <w:p w:rsidR="003A3499" w:rsidRPr="000665B4" w:rsidRDefault="003A3499" w:rsidP="003A3499">
      <w:pPr>
        <w:rPr>
          <w:rFonts w:ascii="宋体" w:eastAsia="宋体" w:hAnsi="宋体"/>
        </w:rPr>
      </w:pPr>
      <w:r w:rsidRPr="000665B4">
        <w:rPr>
          <w:rFonts w:ascii="宋体" w:eastAsia="宋体" w:hAnsi="宋体"/>
        </w:rPr>
        <w:t>0</w:t>
      </w:r>
    </w:p>
    <w:p w:rsidR="003A3499" w:rsidRPr="000665B4" w:rsidRDefault="003A3499" w:rsidP="003A3499">
      <w:pPr>
        <w:rPr>
          <w:rFonts w:ascii="宋体" w:eastAsia="宋体" w:hAnsi="宋体"/>
        </w:rPr>
      </w:pPr>
      <w:r w:rsidRPr="000665B4">
        <w:rPr>
          <w:rFonts w:ascii="宋体" w:eastAsia="宋体" w:hAnsi="宋体"/>
        </w:rPr>
        <w:t>0</w:t>
      </w:r>
    </w:p>
    <w:p w:rsidR="003A3499" w:rsidRPr="000665B4" w:rsidRDefault="003A3499" w:rsidP="003A3499">
      <w:pPr>
        <w:rPr>
          <w:rFonts w:ascii="宋体" w:eastAsia="宋体" w:hAnsi="宋体"/>
        </w:rPr>
      </w:pPr>
      <w:r w:rsidRPr="000665B4">
        <w:rPr>
          <w:rFonts w:ascii="宋体" w:eastAsia="宋体" w:hAnsi="宋体"/>
        </w:rPr>
        <w:t>5</w:t>
      </w:r>
    </w:p>
    <w:p w:rsidR="003A3499" w:rsidRPr="000665B4" w:rsidRDefault="003A3499" w:rsidP="003A3499">
      <w:pPr>
        <w:rPr>
          <w:rFonts w:ascii="宋体" w:eastAsia="宋体" w:hAnsi="宋体"/>
        </w:rPr>
      </w:pPr>
    </w:p>
    <w:p w:rsidR="003A3499" w:rsidRPr="000665B4" w:rsidRDefault="003A3499" w:rsidP="003A3499">
      <w:pPr>
        <w:rPr>
          <w:rFonts w:ascii="宋体" w:eastAsia="宋体" w:hAnsi="宋体"/>
        </w:rPr>
      </w:pPr>
      <w:r w:rsidRPr="000665B4">
        <w:rPr>
          <w:rFonts w:ascii="宋体" w:eastAsia="宋体" w:hAnsi="宋体"/>
        </w:rPr>
        <w:t>2</w:t>
      </w:r>
    </w:p>
    <w:p w:rsidR="003A3499" w:rsidRPr="000665B4" w:rsidRDefault="003A3499" w:rsidP="003A3499">
      <w:pPr>
        <w:rPr>
          <w:rFonts w:ascii="宋体" w:eastAsia="宋体" w:hAnsi="宋体"/>
        </w:rPr>
      </w:pPr>
      <w:r w:rsidRPr="000665B4">
        <w:rPr>
          <w:rFonts w:ascii="宋体" w:eastAsia="宋体" w:hAnsi="宋体"/>
        </w:rPr>
        <w:t>3</w:t>
      </w:r>
    </w:p>
    <w:p w:rsidR="003A3499" w:rsidRPr="000665B4" w:rsidRDefault="003A3499" w:rsidP="003A3499">
      <w:pPr>
        <w:rPr>
          <w:rFonts w:ascii="宋体" w:eastAsia="宋体" w:hAnsi="宋体"/>
        </w:rPr>
      </w:pPr>
      <w:r w:rsidRPr="000665B4">
        <w:rPr>
          <w:rFonts w:ascii="宋体" w:eastAsia="宋体" w:hAnsi="宋体"/>
        </w:rPr>
        <w:t>6</w:t>
      </w:r>
    </w:p>
    <w:p w:rsidR="003A3499" w:rsidRPr="000665B4" w:rsidRDefault="003A3499" w:rsidP="003A3499">
      <w:pPr>
        <w:rPr>
          <w:rFonts w:ascii="宋体" w:eastAsia="宋体" w:hAnsi="宋体"/>
        </w:rPr>
      </w:pPr>
    </w:p>
    <w:p w:rsidR="003A3499" w:rsidRPr="000665B4" w:rsidRDefault="003A3499" w:rsidP="003A3499">
      <w:pPr>
        <w:rPr>
          <w:rFonts w:ascii="宋体" w:eastAsia="宋体" w:hAnsi="宋体"/>
        </w:rPr>
      </w:pPr>
      <w:r w:rsidRPr="000665B4">
        <w:rPr>
          <w:rFonts w:ascii="宋体" w:eastAsia="宋体" w:hAnsi="宋体"/>
        </w:rPr>
        <w:t>1</w:t>
      </w:r>
    </w:p>
    <w:p w:rsidR="003A3499" w:rsidRPr="000665B4" w:rsidRDefault="003A3499" w:rsidP="003A3499">
      <w:pPr>
        <w:rPr>
          <w:rFonts w:ascii="宋体" w:eastAsia="宋体" w:hAnsi="宋体"/>
        </w:rPr>
      </w:pPr>
      <w:r w:rsidRPr="000665B4">
        <w:rPr>
          <w:rFonts w:ascii="宋体" w:eastAsia="宋体" w:hAnsi="宋体"/>
        </w:rPr>
        <w:t>4</w:t>
      </w:r>
    </w:p>
    <w:p w:rsidR="003A3499" w:rsidRPr="000665B4" w:rsidRDefault="003A3499" w:rsidP="003A3499">
      <w:pPr>
        <w:rPr>
          <w:rFonts w:ascii="宋体" w:eastAsia="宋体" w:hAnsi="宋体"/>
        </w:rPr>
      </w:pPr>
      <w:r w:rsidRPr="000665B4">
        <w:rPr>
          <w:rFonts w:ascii="宋体" w:eastAsia="宋体" w:hAnsi="宋体"/>
        </w:rPr>
        <w:t>1</w:t>
      </w:r>
    </w:p>
    <w:p w:rsidR="003A3499" w:rsidRPr="000665B4" w:rsidRDefault="003A3499" w:rsidP="004B4D1B">
      <w:pPr>
        <w:rPr>
          <w:rFonts w:ascii="宋体" w:eastAsia="宋体" w:hAnsi="宋体"/>
        </w:rPr>
      </w:pPr>
      <w:r w:rsidRPr="000665B4">
        <w:rPr>
          <w:rFonts w:ascii="宋体" w:eastAsia="宋体" w:hAnsi="宋体"/>
        </w:rPr>
        <w:t>*/</w:t>
      </w:r>
    </w:p>
    <w:p w:rsidR="003A3499" w:rsidRPr="000665B4" w:rsidRDefault="003A3499" w:rsidP="004B4D1B">
      <w:pPr>
        <w:rPr>
          <w:rFonts w:ascii="宋体" w:eastAsia="宋体" w:hAnsi="宋体"/>
        </w:rPr>
      </w:pPr>
      <w:r w:rsidRPr="000665B4">
        <w:rPr>
          <w:rFonts w:ascii="宋体" w:eastAsia="宋体" w:hAnsi="宋体" w:hint="eastAsia"/>
        </w:rPr>
        <w:t>【代码】</w:t>
      </w:r>
    </w:p>
    <w:p w:rsidR="003A3499" w:rsidRPr="000665B4" w:rsidRDefault="003A3499" w:rsidP="003A3499">
      <w:pPr>
        <w:rPr>
          <w:rFonts w:ascii="宋体" w:eastAsia="宋体" w:hAnsi="宋体"/>
        </w:rPr>
      </w:pPr>
      <w:r w:rsidRPr="000665B4">
        <w:rPr>
          <w:rFonts w:ascii="宋体" w:eastAsia="宋体" w:hAnsi="宋体"/>
        </w:rPr>
        <w:t>#include &lt;bits/stdc++.h&gt;</w:t>
      </w:r>
    </w:p>
    <w:p w:rsidR="003A3499" w:rsidRPr="000665B4" w:rsidRDefault="003A3499" w:rsidP="003A3499">
      <w:pPr>
        <w:rPr>
          <w:rFonts w:ascii="宋体" w:eastAsia="宋体" w:hAnsi="宋体"/>
        </w:rPr>
      </w:pPr>
      <w:r w:rsidRPr="000665B4">
        <w:rPr>
          <w:rFonts w:ascii="宋体" w:eastAsia="宋体" w:hAnsi="宋体"/>
        </w:rPr>
        <w:t>#define MAXN 100010</w:t>
      </w:r>
    </w:p>
    <w:p w:rsidR="003A3499" w:rsidRPr="000665B4" w:rsidRDefault="003A3499" w:rsidP="003A3499">
      <w:pPr>
        <w:rPr>
          <w:rFonts w:ascii="宋体" w:eastAsia="宋体" w:hAnsi="宋体"/>
        </w:rPr>
      </w:pPr>
      <w:r w:rsidRPr="000665B4">
        <w:rPr>
          <w:rFonts w:ascii="宋体" w:eastAsia="宋体" w:hAnsi="宋体"/>
        </w:rPr>
        <w:t>#define ll long long</w:t>
      </w:r>
    </w:p>
    <w:p w:rsidR="003A3499" w:rsidRPr="000665B4" w:rsidRDefault="003A3499" w:rsidP="003A3499">
      <w:pPr>
        <w:rPr>
          <w:rFonts w:ascii="宋体" w:eastAsia="宋体" w:hAnsi="宋体"/>
        </w:rPr>
      </w:pPr>
      <w:r w:rsidRPr="000665B4">
        <w:rPr>
          <w:rFonts w:ascii="宋体" w:eastAsia="宋体" w:hAnsi="宋体"/>
        </w:rPr>
        <w:t>#define debug false</w:t>
      </w:r>
    </w:p>
    <w:p w:rsidR="003A3499" w:rsidRPr="000665B4" w:rsidRDefault="003A3499" w:rsidP="003A3499">
      <w:pPr>
        <w:rPr>
          <w:rFonts w:ascii="宋体" w:eastAsia="宋体" w:hAnsi="宋体"/>
        </w:rPr>
      </w:pPr>
      <w:r w:rsidRPr="000665B4">
        <w:rPr>
          <w:rFonts w:ascii="宋体" w:eastAsia="宋体" w:hAnsi="宋体"/>
        </w:rPr>
        <w:t>#define debughuge false</w:t>
      </w:r>
    </w:p>
    <w:p w:rsidR="003A3499" w:rsidRPr="000665B4" w:rsidRDefault="003A3499" w:rsidP="003A3499">
      <w:pPr>
        <w:rPr>
          <w:rFonts w:ascii="宋体" w:eastAsia="宋体" w:hAnsi="宋体"/>
        </w:rPr>
      </w:pPr>
    </w:p>
    <w:p w:rsidR="003A3499" w:rsidRPr="000665B4" w:rsidRDefault="003A3499" w:rsidP="003A3499">
      <w:pPr>
        <w:rPr>
          <w:rFonts w:ascii="宋体" w:eastAsia="宋体" w:hAnsi="宋体"/>
        </w:rPr>
      </w:pPr>
      <w:r w:rsidRPr="000665B4">
        <w:rPr>
          <w:rFonts w:ascii="宋体" w:eastAsia="宋体" w:hAnsi="宋体"/>
        </w:rPr>
        <w:t>using namespace std;</w:t>
      </w:r>
    </w:p>
    <w:p w:rsidR="003A3499" w:rsidRPr="000665B4" w:rsidRDefault="003A3499" w:rsidP="003A3499">
      <w:pPr>
        <w:rPr>
          <w:rFonts w:ascii="宋体" w:eastAsia="宋体" w:hAnsi="宋体"/>
        </w:rPr>
      </w:pPr>
    </w:p>
    <w:p w:rsidR="003A3499" w:rsidRPr="000665B4" w:rsidRDefault="003A3499" w:rsidP="003A3499">
      <w:pPr>
        <w:rPr>
          <w:rFonts w:ascii="宋体" w:eastAsia="宋体" w:hAnsi="宋体"/>
        </w:rPr>
      </w:pPr>
      <w:r w:rsidRPr="000665B4">
        <w:rPr>
          <w:rFonts w:ascii="宋体" w:eastAsia="宋体" w:hAnsi="宋体"/>
        </w:rPr>
        <w:t>struct node{</w:t>
      </w:r>
    </w:p>
    <w:p w:rsidR="003A3499" w:rsidRPr="000665B4" w:rsidRDefault="003A3499" w:rsidP="003A3499">
      <w:pPr>
        <w:rPr>
          <w:rFonts w:ascii="宋体" w:eastAsia="宋体" w:hAnsi="宋体"/>
        </w:rPr>
      </w:pPr>
      <w:r w:rsidRPr="000665B4">
        <w:rPr>
          <w:rFonts w:ascii="宋体" w:eastAsia="宋体" w:hAnsi="宋体"/>
        </w:rPr>
        <w:t xml:space="preserve">    int l,r;</w:t>
      </w:r>
    </w:p>
    <w:p w:rsidR="003A3499" w:rsidRPr="000665B4" w:rsidRDefault="003A3499" w:rsidP="003A3499">
      <w:pPr>
        <w:rPr>
          <w:rFonts w:ascii="宋体" w:eastAsia="宋体" w:hAnsi="宋体"/>
        </w:rPr>
      </w:pPr>
      <w:r w:rsidRPr="000665B4">
        <w:rPr>
          <w:rFonts w:ascii="宋体" w:eastAsia="宋体" w:hAnsi="宋体"/>
        </w:rPr>
        <w:t xml:space="preserve">    ll sum,store,lazy,left,add;</w:t>
      </w:r>
    </w:p>
    <w:p w:rsidR="003A3499" w:rsidRPr="000665B4" w:rsidRDefault="003A3499" w:rsidP="003A3499">
      <w:pPr>
        <w:rPr>
          <w:rFonts w:ascii="宋体" w:eastAsia="宋体" w:hAnsi="宋体"/>
        </w:rPr>
      </w:pPr>
      <w:r w:rsidRPr="000665B4">
        <w:rPr>
          <w:rFonts w:ascii="宋体" w:eastAsia="宋体" w:hAnsi="宋体"/>
        </w:rPr>
        <w:t>}tree[MAXN&lt;&lt;2];</w:t>
      </w:r>
    </w:p>
    <w:p w:rsidR="003A3499" w:rsidRPr="000665B4" w:rsidRDefault="003A3499" w:rsidP="003A3499">
      <w:pPr>
        <w:rPr>
          <w:rFonts w:ascii="宋体" w:eastAsia="宋体" w:hAnsi="宋体"/>
        </w:rPr>
      </w:pPr>
      <w:r w:rsidRPr="000665B4">
        <w:rPr>
          <w:rFonts w:ascii="宋体" w:eastAsia="宋体" w:hAnsi="宋体"/>
        </w:rPr>
        <w:t>ll b[MAXN];</w:t>
      </w:r>
    </w:p>
    <w:p w:rsidR="003A3499" w:rsidRPr="000665B4" w:rsidRDefault="003A3499" w:rsidP="003A3499">
      <w:pPr>
        <w:rPr>
          <w:rFonts w:ascii="宋体" w:eastAsia="宋体" w:hAnsi="宋体"/>
        </w:rPr>
      </w:pPr>
      <w:r w:rsidRPr="000665B4">
        <w:rPr>
          <w:rFonts w:ascii="宋体" w:eastAsia="宋体" w:hAnsi="宋体"/>
        </w:rPr>
        <w:t>void push_up(int id);</w:t>
      </w:r>
    </w:p>
    <w:p w:rsidR="003A3499" w:rsidRPr="000665B4" w:rsidRDefault="003A3499" w:rsidP="003A3499">
      <w:pPr>
        <w:rPr>
          <w:rFonts w:ascii="宋体" w:eastAsia="宋体" w:hAnsi="宋体"/>
        </w:rPr>
      </w:pPr>
      <w:r w:rsidRPr="000665B4">
        <w:rPr>
          <w:rFonts w:ascii="宋体" w:eastAsia="宋体" w:hAnsi="宋体"/>
        </w:rPr>
        <w:t>void push_down(int id);</w:t>
      </w:r>
    </w:p>
    <w:p w:rsidR="003A3499" w:rsidRPr="000665B4" w:rsidRDefault="003A3499" w:rsidP="003A3499">
      <w:pPr>
        <w:rPr>
          <w:rFonts w:ascii="宋体" w:eastAsia="宋体" w:hAnsi="宋体"/>
        </w:rPr>
      </w:pPr>
      <w:r w:rsidRPr="000665B4">
        <w:rPr>
          <w:rFonts w:ascii="宋体" w:eastAsia="宋体" w:hAnsi="宋体"/>
        </w:rPr>
        <w:lastRenderedPageBreak/>
        <w:t>void build_tree(int id,int l,int r);</w:t>
      </w:r>
    </w:p>
    <w:p w:rsidR="003A3499" w:rsidRPr="000665B4" w:rsidRDefault="003A3499" w:rsidP="003A3499">
      <w:pPr>
        <w:rPr>
          <w:rFonts w:ascii="宋体" w:eastAsia="宋体" w:hAnsi="宋体"/>
        </w:rPr>
      </w:pPr>
      <w:r w:rsidRPr="000665B4">
        <w:rPr>
          <w:rFonts w:ascii="宋体" w:eastAsia="宋体" w:hAnsi="宋体"/>
        </w:rPr>
        <w:t>void update(int id,int l,int r,ll num);</w:t>
      </w:r>
    </w:p>
    <w:p w:rsidR="003A3499" w:rsidRPr="000665B4" w:rsidRDefault="003A3499" w:rsidP="003A3499">
      <w:pPr>
        <w:rPr>
          <w:rFonts w:ascii="宋体" w:eastAsia="宋体" w:hAnsi="宋体"/>
        </w:rPr>
      </w:pPr>
      <w:r w:rsidRPr="000665B4">
        <w:rPr>
          <w:rFonts w:ascii="宋体" w:eastAsia="宋体" w:hAnsi="宋体"/>
        </w:rPr>
        <w:t>ll query(int id,int l,int r);</w:t>
      </w:r>
    </w:p>
    <w:p w:rsidR="003A3499" w:rsidRPr="000665B4" w:rsidRDefault="003A3499" w:rsidP="003A3499">
      <w:pPr>
        <w:rPr>
          <w:rFonts w:ascii="宋体" w:eastAsia="宋体" w:hAnsi="宋体"/>
        </w:rPr>
      </w:pPr>
    </w:p>
    <w:p w:rsidR="003A3499" w:rsidRPr="000665B4" w:rsidRDefault="003A3499" w:rsidP="003A3499">
      <w:pPr>
        <w:rPr>
          <w:rFonts w:ascii="宋体" w:eastAsia="宋体" w:hAnsi="宋体"/>
        </w:rPr>
      </w:pPr>
      <w:r w:rsidRPr="000665B4">
        <w:rPr>
          <w:rFonts w:ascii="宋体" w:eastAsia="宋体" w:hAnsi="宋体"/>
        </w:rPr>
        <w:t>void push_up(int id){</w:t>
      </w:r>
    </w:p>
    <w:p w:rsidR="003A3499" w:rsidRPr="000665B4" w:rsidRDefault="003A3499" w:rsidP="003A3499">
      <w:pPr>
        <w:rPr>
          <w:rFonts w:ascii="宋体" w:eastAsia="宋体" w:hAnsi="宋体"/>
        </w:rPr>
      </w:pPr>
      <w:r w:rsidRPr="000665B4">
        <w:rPr>
          <w:rFonts w:ascii="宋体" w:eastAsia="宋体" w:hAnsi="宋体"/>
        </w:rPr>
        <w:t xml:space="preserve">    tree[id].sum=tree[id&lt;&lt;1].sum+tree[id&lt;&lt;1|1].sum;</w:t>
      </w:r>
    </w:p>
    <w:p w:rsidR="003A3499" w:rsidRPr="000665B4" w:rsidRDefault="003A3499" w:rsidP="003A3499">
      <w:pPr>
        <w:rPr>
          <w:rFonts w:ascii="宋体" w:eastAsia="宋体" w:hAnsi="宋体"/>
        </w:rPr>
      </w:pPr>
      <w:r w:rsidRPr="000665B4">
        <w:rPr>
          <w:rFonts w:ascii="宋体" w:eastAsia="宋体" w:hAnsi="宋体"/>
        </w:rPr>
        <w:t xml:space="preserve">    tree[id].store=min(tree[id&lt;&lt;1].store,tree[id&lt;&lt;1|1].store);</w:t>
      </w:r>
    </w:p>
    <w:p w:rsidR="003A3499" w:rsidRPr="000665B4" w:rsidRDefault="003A3499" w:rsidP="003A3499">
      <w:pPr>
        <w:rPr>
          <w:rFonts w:ascii="宋体" w:eastAsia="宋体" w:hAnsi="宋体"/>
        </w:rPr>
      </w:pPr>
      <w:r w:rsidRPr="000665B4">
        <w:rPr>
          <w:rFonts w:ascii="宋体" w:eastAsia="宋体" w:hAnsi="宋体"/>
        </w:rPr>
        <w:t xml:space="preserve">    if(tree[id&lt;&lt;1].left==tree[id&lt;&lt;1|1].left){</w:t>
      </w:r>
    </w:p>
    <w:p w:rsidR="003A3499" w:rsidRPr="000665B4" w:rsidRDefault="003A3499" w:rsidP="003A3499">
      <w:pPr>
        <w:rPr>
          <w:rFonts w:ascii="宋体" w:eastAsia="宋体" w:hAnsi="宋体"/>
        </w:rPr>
      </w:pPr>
      <w:r w:rsidRPr="000665B4">
        <w:rPr>
          <w:rFonts w:ascii="宋体" w:eastAsia="宋体" w:hAnsi="宋体"/>
        </w:rPr>
        <w:t xml:space="preserve">        tree[id].left=tree[id&lt;&lt;1].left,tree[id].add=tree[id&lt;&lt;1].add+tree[id&lt;&lt;1|1].add;</w:t>
      </w:r>
    </w:p>
    <w:p w:rsidR="003A3499" w:rsidRPr="000665B4" w:rsidRDefault="003A3499" w:rsidP="003A3499">
      <w:pPr>
        <w:rPr>
          <w:rFonts w:ascii="宋体" w:eastAsia="宋体" w:hAnsi="宋体"/>
        </w:rPr>
      </w:pPr>
      <w:r w:rsidRPr="000665B4">
        <w:rPr>
          <w:rFonts w:ascii="宋体" w:eastAsia="宋体" w:hAnsi="宋体"/>
        </w:rPr>
        <w:t xml:space="preserve">    }else if(tree[id&lt;&lt;1].left&lt;tree[id&lt;&lt;1|1].left){</w:t>
      </w:r>
    </w:p>
    <w:p w:rsidR="003A3499" w:rsidRPr="000665B4" w:rsidRDefault="003A3499" w:rsidP="003A3499">
      <w:pPr>
        <w:rPr>
          <w:rFonts w:ascii="宋体" w:eastAsia="宋体" w:hAnsi="宋体"/>
        </w:rPr>
      </w:pPr>
      <w:r w:rsidRPr="000665B4">
        <w:rPr>
          <w:rFonts w:ascii="宋体" w:eastAsia="宋体" w:hAnsi="宋体"/>
        </w:rPr>
        <w:t xml:space="preserve">        tree[id].left=tree[id&lt;&lt;1].left,tree[id].add=tree[id&lt;&lt;1].add;</w:t>
      </w:r>
    </w:p>
    <w:p w:rsidR="003A3499" w:rsidRPr="000665B4" w:rsidRDefault="003A3499" w:rsidP="003A3499">
      <w:pPr>
        <w:rPr>
          <w:rFonts w:ascii="宋体" w:eastAsia="宋体" w:hAnsi="宋体"/>
        </w:rPr>
      </w:pPr>
      <w:r w:rsidRPr="000665B4">
        <w:rPr>
          <w:rFonts w:ascii="宋体" w:eastAsia="宋体" w:hAnsi="宋体"/>
        </w:rPr>
        <w:t xml:space="preserve">    }else{</w:t>
      </w:r>
    </w:p>
    <w:p w:rsidR="003A3499" w:rsidRPr="000665B4" w:rsidRDefault="003A3499" w:rsidP="003A3499">
      <w:pPr>
        <w:rPr>
          <w:rFonts w:ascii="宋体" w:eastAsia="宋体" w:hAnsi="宋体"/>
        </w:rPr>
      </w:pPr>
      <w:r w:rsidRPr="000665B4">
        <w:rPr>
          <w:rFonts w:ascii="宋体" w:eastAsia="宋体" w:hAnsi="宋体"/>
        </w:rPr>
        <w:t xml:space="preserve">        tree[id].left=tree[id&lt;&lt;1|1].left,tree[id].add=tree[id&lt;&lt;1|1].add;</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return;</w:t>
      </w:r>
    </w:p>
    <w:p w:rsidR="003A3499" w:rsidRPr="000665B4" w:rsidRDefault="003A3499" w:rsidP="003A3499">
      <w:pPr>
        <w:rPr>
          <w:rFonts w:ascii="宋体" w:eastAsia="宋体" w:hAnsi="宋体"/>
        </w:rPr>
      </w:pPr>
      <w:r w:rsidRPr="000665B4">
        <w:rPr>
          <w:rFonts w:ascii="宋体" w:eastAsia="宋体" w:hAnsi="宋体"/>
        </w:rPr>
        <w:t>}</w:t>
      </w:r>
    </w:p>
    <w:p w:rsidR="003A3499" w:rsidRPr="000665B4" w:rsidRDefault="003A3499" w:rsidP="003A3499">
      <w:pPr>
        <w:rPr>
          <w:rFonts w:ascii="宋体" w:eastAsia="宋体" w:hAnsi="宋体"/>
        </w:rPr>
      </w:pPr>
      <w:r w:rsidRPr="000665B4">
        <w:rPr>
          <w:rFonts w:ascii="宋体" w:eastAsia="宋体" w:hAnsi="宋体"/>
        </w:rPr>
        <w:t>void push_down(int id){</w:t>
      </w:r>
    </w:p>
    <w:p w:rsidR="003A3499" w:rsidRPr="000665B4" w:rsidRDefault="003A3499" w:rsidP="003A3499">
      <w:pPr>
        <w:rPr>
          <w:rFonts w:ascii="宋体" w:eastAsia="宋体" w:hAnsi="宋体"/>
        </w:rPr>
      </w:pPr>
      <w:r w:rsidRPr="000665B4">
        <w:rPr>
          <w:rFonts w:ascii="宋体" w:eastAsia="宋体" w:hAnsi="宋体"/>
        </w:rPr>
        <w:t xml:space="preserve">    if(tree[id].lazy){</w:t>
      </w:r>
    </w:p>
    <w:p w:rsidR="003A3499" w:rsidRPr="000665B4" w:rsidRDefault="003A3499" w:rsidP="003A3499">
      <w:pPr>
        <w:rPr>
          <w:rFonts w:ascii="宋体" w:eastAsia="宋体" w:hAnsi="宋体"/>
        </w:rPr>
      </w:pPr>
      <w:r w:rsidRPr="000665B4">
        <w:rPr>
          <w:rFonts w:ascii="宋体" w:eastAsia="宋体" w:hAnsi="宋体"/>
        </w:rPr>
        <w:t xml:space="preserve">        update(id&lt;&lt;1,tree[id&lt;&lt;1].l,tree[id&lt;&lt;1].r,tree[id].lazy);</w:t>
      </w:r>
    </w:p>
    <w:p w:rsidR="003A3499" w:rsidRPr="000665B4" w:rsidRDefault="003A3499" w:rsidP="003A3499">
      <w:pPr>
        <w:rPr>
          <w:rFonts w:ascii="宋体" w:eastAsia="宋体" w:hAnsi="宋体"/>
        </w:rPr>
      </w:pPr>
      <w:r w:rsidRPr="000665B4">
        <w:rPr>
          <w:rFonts w:ascii="宋体" w:eastAsia="宋体" w:hAnsi="宋体"/>
        </w:rPr>
        <w:t xml:space="preserve">        update(id&lt;&lt;1|1,tree[id&lt;&lt;1|1].l,tree[id&lt;&lt;1|1].r,tree[id].lazy);</w:t>
      </w:r>
    </w:p>
    <w:p w:rsidR="003A3499" w:rsidRPr="000665B4" w:rsidRDefault="003A3499" w:rsidP="003A3499">
      <w:pPr>
        <w:rPr>
          <w:rFonts w:ascii="宋体" w:eastAsia="宋体" w:hAnsi="宋体"/>
        </w:rPr>
      </w:pPr>
      <w:r w:rsidRPr="000665B4">
        <w:rPr>
          <w:rFonts w:ascii="宋体" w:eastAsia="宋体" w:hAnsi="宋体"/>
        </w:rPr>
        <w:t xml:space="preserve">        tree[id].lazy=0;</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return;</w:t>
      </w:r>
    </w:p>
    <w:p w:rsidR="003A3499" w:rsidRPr="000665B4" w:rsidRDefault="003A3499" w:rsidP="003A3499">
      <w:pPr>
        <w:rPr>
          <w:rFonts w:ascii="宋体" w:eastAsia="宋体" w:hAnsi="宋体"/>
        </w:rPr>
      </w:pPr>
      <w:r w:rsidRPr="000665B4">
        <w:rPr>
          <w:rFonts w:ascii="宋体" w:eastAsia="宋体" w:hAnsi="宋体"/>
        </w:rPr>
        <w:t>}</w:t>
      </w:r>
    </w:p>
    <w:p w:rsidR="003A3499" w:rsidRPr="000665B4" w:rsidRDefault="003A3499" w:rsidP="003A3499">
      <w:pPr>
        <w:rPr>
          <w:rFonts w:ascii="宋体" w:eastAsia="宋体" w:hAnsi="宋体"/>
        </w:rPr>
      </w:pPr>
      <w:r w:rsidRPr="000665B4">
        <w:rPr>
          <w:rFonts w:ascii="宋体" w:eastAsia="宋体" w:hAnsi="宋体"/>
        </w:rPr>
        <w:t>void build_tree(int id,int l,int r){</w:t>
      </w:r>
    </w:p>
    <w:p w:rsidR="003A3499" w:rsidRPr="000665B4" w:rsidRDefault="003A3499" w:rsidP="003A3499">
      <w:pPr>
        <w:rPr>
          <w:rFonts w:ascii="宋体" w:eastAsia="宋体" w:hAnsi="宋体"/>
        </w:rPr>
      </w:pPr>
      <w:r w:rsidRPr="000665B4">
        <w:rPr>
          <w:rFonts w:ascii="宋体" w:eastAsia="宋体" w:hAnsi="宋体"/>
        </w:rPr>
        <w:t xml:space="preserve">    tree[id].l=l,tree[id].r=r,tree[id].lazy=tree[id].store=tree[id].sum=0;</w:t>
      </w:r>
    </w:p>
    <w:p w:rsidR="003A3499" w:rsidRPr="000665B4" w:rsidRDefault="003A3499" w:rsidP="003A3499">
      <w:pPr>
        <w:rPr>
          <w:rFonts w:ascii="宋体" w:eastAsia="宋体" w:hAnsi="宋体"/>
        </w:rPr>
      </w:pPr>
      <w:r w:rsidRPr="000665B4">
        <w:rPr>
          <w:rFonts w:ascii="宋体" w:eastAsia="宋体" w:hAnsi="宋体"/>
        </w:rPr>
        <w:t xml:space="preserve">    if(l==r){</w:t>
      </w:r>
    </w:p>
    <w:p w:rsidR="003A3499" w:rsidRPr="000665B4" w:rsidRDefault="003A3499" w:rsidP="003A3499">
      <w:pPr>
        <w:rPr>
          <w:rFonts w:ascii="宋体" w:eastAsia="宋体" w:hAnsi="宋体"/>
        </w:rPr>
      </w:pPr>
      <w:r w:rsidRPr="000665B4">
        <w:rPr>
          <w:rFonts w:ascii="宋体" w:eastAsia="宋体" w:hAnsi="宋体"/>
        </w:rPr>
        <w:t xml:space="preserve">        tree[id].left=b[l],tree[id].add=1;</w:t>
      </w:r>
    </w:p>
    <w:p w:rsidR="003A3499" w:rsidRPr="000665B4" w:rsidRDefault="003A3499" w:rsidP="003A3499">
      <w:pPr>
        <w:rPr>
          <w:rFonts w:ascii="宋体" w:eastAsia="宋体" w:hAnsi="宋体"/>
        </w:rPr>
      </w:pPr>
      <w:r w:rsidRPr="000665B4">
        <w:rPr>
          <w:rFonts w:ascii="宋体" w:eastAsia="宋体" w:hAnsi="宋体"/>
        </w:rPr>
        <w:t xml:space="preserve">        return;</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int mid=(l+r)&gt;&gt;1;</w:t>
      </w:r>
    </w:p>
    <w:p w:rsidR="003A3499" w:rsidRPr="000665B4" w:rsidRDefault="003A3499" w:rsidP="003A3499">
      <w:pPr>
        <w:rPr>
          <w:rFonts w:ascii="宋体" w:eastAsia="宋体" w:hAnsi="宋体"/>
        </w:rPr>
      </w:pPr>
      <w:r w:rsidRPr="000665B4">
        <w:rPr>
          <w:rFonts w:ascii="宋体" w:eastAsia="宋体" w:hAnsi="宋体"/>
        </w:rPr>
        <w:t xml:space="preserve">    build_tree(id&lt;&lt;1,l,mid),build_tree(id&lt;&lt;1|1,mid+1,r);</w:t>
      </w:r>
    </w:p>
    <w:p w:rsidR="003A3499" w:rsidRPr="000665B4" w:rsidRDefault="003A3499" w:rsidP="003A3499">
      <w:pPr>
        <w:rPr>
          <w:rFonts w:ascii="宋体" w:eastAsia="宋体" w:hAnsi="宋体"/>
        </w:rPr>
      </w:pPr>
      <w:r w:rsidRPr="000665B4">
        <w:rPr>
          <w:rFonts w:ascii="宋体" w:eastAsia="宋体" w:hAnsi="宋体"/>
        </w:rPr>
        <w:t xml:space="preserve">    push_up(id);</w:t>
      </w:r>
    </w:p>
    <w:p w:rsidR="003A3499" w:rsidRPr="000665B4" w:rsidRDefault="003A3499" w:rsidP="003A3499">
      <w:pPr>
        <w:rPr>
          <w:rFonts w:ascii="宋体" w:eastAsia="宋体" w:hAnsi="宋体"/>
        </w:rPr>
      </w:pPr>
      <w:r w:rsidRPr="000665B4">
        <w:rPr>
          <w:rFonts w:ascii="宋体" w:eastAsia="宋体" w:hAnsi="宋体"/>
        </w:rPr>
        <w:t xml:space="preserve">    return;</w:t>
      </w:r>
    </w:p>
    <w:p w:rsidR="003A3499" w:rsidRPr="000665B4" w:rsidRDefault="003A3499" w:rsidP="003A3499">
      <w:pPr>
        <w:rPr>
          <w:rFonts w:ascii="宋体" w:eastAsia="宋体" w:hAnsi="宋体"/>
        </w:rPr>
      </w:pPr>
      <w:r w:rsidRPr="000665B4">
        <w:rPr>
          <w:rFonts w:ascii="宋体" w:eastAsia="宋体" w:hAnsi="宋体"/>
        </w:rPr>
        <w:t>}</w:t>
      </w:r>
    </w:p>
    <w:p w:rsidR="003A3499" w:rsidRPr="000665B4" w:rsidRDefault="003A3499" w:rsidP="003A3499">
      <w:pPr>
        <w:rPr>
          <w:rFonts w:ascii="宋体" w:eastAsia="宋体" w:hAnsi="宋体"/>
        </w:rPr>
      </w:pPr>
      <w:r w:rsidRPr="000665B4">
        <w:rPr>
          <w:rFonts w:ascii="宋体" w:eastAsia="宋体" w:hAnsi="宋体"/>
        </w:rPr>
        <w:t>void update(int id,int l,int r,ll num){</w:t>
      </w:r>
    </w:p>
    <w:p w:rsidR="003A3499" w:rsidRPr="000665B4" w:rsidRDefault="003A3499" w:rsidP="003A3499">
      <w:pPr>
        <w:rPr>
          <w:rFonts w:ascii="宋体" w:eastAsia="宋体" w:hAnsi="宋体"/>
        </w:rPr>
      </w:pPr>
      <w:r w:rsidRPr="000665B4">
        <w:rPr>
          <w:rFonts w:ascii="宋体" w:eastAsia="宋体" w:hAnsi="宋体"/>
        </w:rPr>
        <w:t xml:space="preserve">    if(tree[id].l==l&amp;&amp;tree[id].r==r){</w:t>
      </w:r>
    </w:p>
    <w:p w:rsidR="003A3499" w:rsidRPr="000665B4" w:rsidRDefault="003A3499" w:rsidP="003A3499">
      <w:pPr>
        <w:rPr>
          <w:rFonts w:ascii="宋体" w:eastAsia="宋体" w:hAnsi="宋体"/>
        </w:rPr>
      </w:pPr>
      <w:r w:rsidRPr="000665B4">
        <w:rPr>
          <w:rFonts w:ascii="宋体" w:eastAsia="宋体" w:hAnsi="宋体"/>
        </w:rPr>
        <w:t xml:space="preserve">        if(l==r){</w:t>
      </w:r>
    </w:p>
    <w:p w:rsidR="003A3499" w:rsidRPr="000665B4" w:rsidRDefault="003A3499" w:rsidP="003A3499">
      <w:pPr>
        <w:rPr>
          <w:rFonts w:ascii="宋体" w:eastAsia="宋体" w:hAnsi="宋体"/>
        </w:rPr>
      </w:pPr>
      <w:r w:rsidRPr="000665B4">
        <w:rPr>
          <w:rFonts w:ascii="宋体" w:eastAsia="宋体" w:hAnsi="宋体"/>
        </w:rPr>
        <w:t xml:space="preserve">            tree[id].store+=num;</w:t>
      </w:r>
    </w:p>
    <w:p w:rsidR="003A3499" w:rsidRPr="000665B4" w:rsidRDefault="003A3499" w:rsidP="003A3499">
      <w:pPr>
        <w:rPr>
          <w:rFonts w:ascii="宋体" w:eastAsia="宋体" w:hAnsi="宋体"/>
        </w:rPr>
      </w:pPr>
      <w:r w:rsidRPr="000665B4">
        <w:rPr>
          <w:rFonts w:ascii="宋体" w:eastAsia="宋体" w:hAnsi="宋体"/>
        </w:rPr>
        <w:t xml:space="preserve">            while(tree[id].store&gt;=tree[id].left){</w:t>
      </w:r>
    </w:p>
    <w:p w:rsidR="003A3499" w:rsidRPr="000665B4" w:rsidRDefault="003A3499" w:rsidP="003A3499">
      <w:pPr>
        <w:rPr>
          <w:rFonts w:ascii="宋体" w:eastAsia="宋体" w:hAnsi="宋体"/>
        </w:rPr>
      </w:pPr>
      <w:r w:rsidRPr="000665B4">
        <w:rPr>
          <w:rFonts w:ascii="宋体" w:eastAsia="宋体" w:hAnsi="宋体"/>
        </w:rPr>
        <w:t xml:space="preserve">                tree[id].store-=tree[id].left;</w:t>
      </w:r>
    </w:p>
    <w:p w:rsidR="003A3499" w:rsidRPr="000665B4" w:rsidRDefault="003A3499" w:rsidP="003A3499">
      <w:pPr>
        <w:rPr>
          <w:rFonts w:ascii="宋体" w:eastAsia="宋体" w:hAnsi="宋体"/>
        </w:rPr>
      </w:pPr>
      <w:r w:rsidRPr="000665B4">
        <w:rPr>
          <w:rFonts w:ascii="宋体" w:eastAsia="宋体" w:hAnsi="宋体"/>
        </w:rPr>
        <w:t xml:space="preserve">                tree[id].sum++;</w:t>
      </w:r>
    </w:p>
    <w:p w:rsidR="003A3499" w:rsidRPr="000665B4" w:rsidRDefault="003A3499" w:rsidP="003A3499">
      <w:pPr>
        <w:rPr>
          <w:rFonts w:ascii="宋体" w:eastAsia="宋体" w:hAnsi="宋体"/>
        </w:rPr>
      </w:pPr>
      <w:r w:rsidRPr="000665B4">
        <w:rPr>
          <w:rFonts w:ascii="宋体" w:eastAsia="宋体" w:hAnsi="宋体"/>
        </w:rPr>
        <w:t xml:space="preserve">                tree[id].left=b[l];</w:t>
      </w:r>
    </w:p>
    <w:p w:rsidR="003A3499" w:rsidRPr="000665B4" w:rsidRDefault="003A3499" w:rsidP="003A3499">
      <w:pPr>
        <w:rPr>
          <w:rFonts w:ascii="宋体" w:eastAsia="宋体" w:hAnsi="宋体"/>
        </w:rPr>
      </w:pPr>
      <w:r w:rsidRPr="000665B4">
        <w:rPr>
          <w:rFonts w:ascii="宋体" w:eastAsia="宋体" w:hAnsi="宋体"/>
        </w:rPr>
        <w:lastRenderedPageBreak/>
        <w:t xml:space="preserve">                tree[id].add=1;</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tree[id].left-=tree[id].store;</w:t>
      </w:r>
    </w:p>
    <w:p w:rsidR="003A3499" w:rsidRPr="000665B4" w:rsidRDefault="003A3499" w:rsidP="003A3499">
      <w:pPr>
        <w:rPr>
          <w:rFonts w:ascii="宋体" w:eastAsia="宋体" w:hAnsi="宋体"/>
        </w:rPr>
      </w:pPr>
      <w:r w:rsidRPr="000665B4">
        <w:rPr>
          <w:rFonts w:ascii="宋体" w:eastAsia="宋体" w:hAnsi="宋体"/>
        </w:rPr>
        <w:t xml:space="preserve">            tree[id].store=0;</w:t>
      </w:r>
    </w:p>
    <w:p w:rsidR="003A3499" w:rsidRPr="000665B4" w:rsidRDefault="003A3499" w:rsidP="003A3499">
      <w:pPr>
        <w:rPr>
          <w:rFonts w:ascii="宋体" w:eastAsia="宋体" w:hAnsi="宋体"/>
        </w:rPr>
      </w:pPr>
      <w:r w:rsidRPr="000665B4">
        <w:rPr>
          <w:rFonts w:ascii="宋体" w:eastAsia="宋体" w:hAnsi="宋体"/>
        </w:rPr>
        <w:t xml:space="preserve">        }else{</w:t>
      </w:r>
    </w:p>
    <w:p w:rsidR="003A3499" w:rsidRPr="000665B4" w:rsidRDefault="003A3499" w:rsidP="003A3499">
      <w:pPr>
        <w:rPr>
          <w:rFonts w:ascii="宋体" w:eastAsia="宋体" w:hAnsi="宋体"/>
        </w:rPr>
      </w:pPr>
      <w:r w:rsidRPr="000665B4">
        <w:rPr>
          <w:rFonts w:ascii="宋体" w:eastAsia="宋体" w:hAnsi="宋体"/>
        </w:rPr>
        <w:t xml:space="preserve">            tree[id].lazy+=num;</w:t>
      </w:r>
    </w:p>
    <w:p w:rsidR="003A3499" w:rsidRPr="000665B4" w:rsidRDefault="003A3499" w:rsidP="003A3499">
      <w:pPr>
        <w:rPr>
          <w:rFonts w:ascii="宋体" w:eastAsia="宋体" w:hAnsi="宋体"/>
        </w:rPr>
      </w:pPr>
      <w:r w:rsidRPr="000665B4">
        <w:rPr>
          <w:rFonts w:ascii="宋体" w:eastAsia="宋体" w:hAnsi="宋体"/>
        </w:rPr>
        <w:t xml:space="preserve">            tree[id].store+=num;</w:t>
      </w:r>
    </w:p>
    <w:p w:rsidR="003A3499" w:rsidRPr="000665B4" w:rsidRDefault="003A3499" w:rsidP="003A3499">
      <w:pPr>
        <w:rPr>
          <w:rFonts w:ascii="宋体" w:eastAsia="宋体" w:hAnsi="宋体"/>
        </w:rPr>
      </w:pPr>
      <w:r w:rsidRPr="000665B4">
        <w:rPr>
          <w:rFonts w:ascii="宋体" w:eastAsia="宋体" w:hAnsi="宋体"/>
        </w:rPr>
        <w:t xml:space="preserve">            while(tree[id].store&gt;=tree[id].left){</w:t>
      </w:r>
    </w:p>
    <w:p w:rsidR="003A3499" w:rsidRPr="000665B4" w:rsidRDefault="003A3499" w:rsidP="003A3499">
      <w:pPr>
        <w:rPr>
          <w:rFonts w:ascii="宋体" w:eastAsia="宋体" w:hAnsi="宋体"/>
        </w:rPr>
      </w:pPr>
      <w:r w:rsidRPr="000665B4">
        <w:rPr>
          <w:rFonts w:ascii="宋体" w:eastAsia="宋体" w:hAnsi="宋体"/>
        </w:rPr>
        <w:t xml:space="preserve">                tree[id].store-=tree[id].left;</w:t>
      </w:r>
    </w:p>
    <w:p w:rsidR="003A3499" w:rsidRPr="000665B4" w:rsidRDefault="003A3499" w:rsidP="003A3499">
      <w:pPr>
        <w:rPr>
          <w:rFonts w:ascii="宋体" w:eastAsia="宋体" w:hAnsi="宋体"/>
        </w:rPr>
      </w:pPr>
      <w:r w:rsidRPr="000665B4">
        <w:rPr>
          <w:rFonts w:ascii="宋体" w:eastAsia="宋体" w:hAnsi="宋体"/>
        </w:rPr>
        <w:t xml:space="preserve">                tree[id].sum+=tree[id].add;</w:t>
      </w:r>
    </w:p>
    <w:p w:rsidR="003A3499" w:rsidRPr="000665B4" w:rsidRDefault="003A3499" w:rsidP="003A3499">
      <w:pPr>
        <w:rPr>
          <w:rFonts w:ascii="宋体" w:eastAsia="宋体" w:hAnsi="宋体"/>
        </w:rPr>
      </w:pPr>
      <w:r w:rsidRPr="000665B4">
        <w:rPr>
          <w:rFonts w:ascii="宋体" w:eastAsia="宋体" w:hAnsi="宋体"/>
        </w:rPr>
        <w:t xml:space="preserve">                tree[id].left=0;</w:t>
      </w:r>
    </w:p>
    <w:p w:rsidR="003A3499" w:rsidRPr="000665B4" w:rsidRDefault="003A3499" w:rsidP="003A3499">
      <w:pPr>
        <w:rPr>
          <w:rFonts w:ascii="宋体" w:eastAsia="宋体" w:hAnsi="宋体"/>
        </w:rPr>
      </w:pPr>
      <w:r w:rsidRPr="000665B4">
        <w:rPr>
          <w:rFonts w:ascii="宋体" w:eastAsia="宋体" w:hAnsi="宋体"/>
        </w:rPr>
        <w:t xml:space="preserve">                push_down(id);</w:t>
      </w:r>
    </w:p>
    <w:p w:rsidR="003A3499" w:rsidRPr="000665B4" w:rsidRDefault="003A3499" w:rsidP="003A3499">
      <w:pPr>
        <w:rPr>
          <w:rFonts w:ascii="宋体" w:eastAsia="宋体" w:hAnsi="宋体"/>
        </w:rPr>
      </w:pPr>
      <w:r w:rsidRPr="000665B4">
        <w:rPr>
          <w:rFonts w:ascii="宋体" w:eastAsia="宋体" w:hAnsi="宋体"/>
        </w:rPr>
        <w:t xml:space="preserve">                push_up(id);</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tree[id].left-=tree[id].store;</w:t>
      </w:r>
    </w:p>
    <w:p w:rsidR="003A3499" w:rsidRPr="000665B4" w:rsidRDefault="003A3499" w:rsidP="003A3499">
      <w:pPr>
        <w:rPr>
          <w:rFonts w:ascii="宋体" w:eastAsia="宋体" w:hAnsi="宋体"/>
        </w:rPr>
      </w:pPr>
      <w:r w:rsidRPr="000665B4">
        <w:rPr>
          <w:rFonts w:ascii="宋体" w:eastAsia="宋体" w:hAnsi="宋体"/>
        </w:rPr>
        <w:t xml:space="preserve">            tree[id].store=0;</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return;</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push_down(id);</w:t>
      </w:r>
    </w:p>
    <w:p w:rsidR="003A3499" w:rsidRPr="000665B4" w:rsidRDefault="003A3499" w:rsidP="003A3499">
      <w:pPr>
        <w:rPr>
          <w:rFonts w:ascii="宋体" w:eastAsia="宋体" w:hAnsi="宋体"/>
        </w:rPr>
      </w:pPr>
      <w:r w:rsidRPr="000665B4">
        <w:rPr>
          <w:rFonts w:ascii="宋体" w:eastAsia="宋体" w:hAnsi="宋体"/>
        </w:rPr>
        <w:t xml:space="preserve">    int leftr=tree[id&lt;&lt;1].r,rightl=tree[id&lt;&lt;1|1].l;</w:t>
      </w:r>
    </w:p>
    <w:p w:rsidR="003A3499" w:rsidRPr="000665B4" w:rsidRDefault="003A3499" w:rsidP="003A3499">
      <w:pPr>
        <w:rPr>
          <w:rFonts w:ascii="宋体" w:eastAsia="宋体" w:hAnsi="宋体"/>
        </w:rPr>
      </w:pPr>
      <w:r w:rsidRPr="000665B4">
        <w:rPr>
          <w:rFonts w:ascii="宋体" w:eastAsia="宋体" w:hAnsi="宋体"/>
        </w:rPr>
        <w:t xml:space="preserve">    if(r&lt;=leftr){</w:t>
      </w:r>
    </w:p>
    <w:p w:rsidR="003A3499" w:rsidRPr="000665B4" w:rsidRDefault="003A3499" w:rsidP="003A3499">
      <w:pPr>
        <w:rPr>
          <w:rFonts w:ascii="宋体" w:eastAsia="宋体" w:hAnsi="宋体"/>
        </w:rPr>
      </w:pPr>
      <w:r w:rsidRPr="000665B4">
        <w:rPr>
          <w:rFonts w:ascii="宋体" w:eastAsia="宋体" w:hAnsi="宋体"/>
        </w:rPr>
        <w:t xml:space="preserve">        update(id&lt;&lt;1,l,r,num);</w:t>
      </w:r>
    </w:p>
    <w:p w:rsidR="003A3499" w:rsidRPr="000665B4" w:rsidRDefault="003A3499" w:rsidP="003A3499">
      <w:pPr>
        <w:rPr>
          <w:rFonts w:ascii="宋体" w:eastAsia="宋体" w:hAnsi="宋体"/>
        </w:rPr>
      </w:pPr>
      <w:r w:rsidRPr="000665B4">
        <w:rPr>
          <w:rFonts w:ascii="宋体" w:eastAsia="宋体" w:hAnsi="宋体"/>
        </w:rPr>
        <w:t xml:space="preserve">    }else if(l&gt;=rightl){</w:t>
      </w:r>
    </w:p>
    <w:p w:rsidR="003A3499" w:rsidRPr="000665B4" w:rsidRDefault="003A3499" w:rsidP="003A3499">
      <w:pPr>
        <w:rPr>
          <w:rFonts w:ascii="宋体" w:eastAsia="宋体" w:hAnsi="宋体"/>
        </w:rPr>
      </w:pPr>
      <w:r w:rsidRPr="000665B4">
        <w:rPr>
          <w:rFonts w:ascii="宋体" w:eastAsia="宋体" w:hAnsi="宋体"/>
        </w:rPr>
        <w:t xml:space="preserve">        update(id&lt;&lt;1|1,l,r,num);</w:t>
      </w:r>
    </w:p>
    <w:p w:rsidR="003A3499" w:rsidRPr="000665B4" w:rsidRDefault="003A3499" w:rsidP="003A3499">
      <w:pPr>
        <w:rPr>
          <w:rFonts w:ascii="宋体" w:eastAsia="宋体" w:hAnsi="宋体"/>
        </w:rPr>
      </w:pPr>
      <w:r w:rsidRPr="000665B4">
        <w:rPr>
          <w:rFonts w:ascii="宋体" w:eastAsia="宋体" w:hAnsi="宋体"/>
        </w:rPr>
        <w:t xml:space="preserve">    }else{</w:t>
      </w:r>
    </w:p>
    <w:p w:rsidR="003A3499" w:rsidRPr="000665B4" w:rsidRDefault="003A3499" w:rsidP="003A3499">
      <w:pPr>
        <w:rPr>
          <w:rFonts w:ascii="宋体" w:eastAsia="宋体" w:hAnsi="宋体"/>
        </w:rPr>
      </w:pPr>
      <w:r w:rsidRPr="000665B4">
        <w:rPr>
          <w:rFonts w:ascii="宋体" w:eastAsia="宋体" w:hAnsi="宋体"/>
        </w:rPr>
        <w:t xml:space="preserve">        update(id&lt;&lt;1,l,leftr,num),update(id&lt;&lt;1|1,rightl,r,num);</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push_up(id);</w:t>
      </w:r>
    </w:p>
    <w:p w:rsidR="003A3499" w:rsidRPr="000665B4" w:rsidRDefault="003A3499" w:rsidP="003A3499">
      <w:pPr>
        <w:rPr>
          <w:rFonts w:ascii="宋体" w:eastAsia="宋体" w:hAnsi="宋体"/>
        </w:rPr>
      </w:pPr>
      <w:r w:rsidRPr="000665B4">
        <w:rPr>
          <w:rFonts w:ascii="宋体" w:eastAsia="宋体" w:hAnsi="宋体"/>
        </w:rPr>
        <w:t xml:space="preserve">    return;</w:t>
      </w:r>
    </w:p>
    <w:p w:rsidR="003A3499" w:rsidRPr="000665B4" w:rsidRDefault="003A3499" w:rsidP="003A3499">
      <w:pPr>
        <w:rPr>
          <w:rFonts w:ascii="宋体" w:eastAsia="宋体" w:hAnsi="宋体"/>
        </w:rPr>
      </w:pPr>
      <w:r w:rsidRPr="000665B4">
        <w:rPr>
          <w:rFonts w:ascii="宋体" w:eastAsia="宋体" w:hAnsi="宋体"/>
        </w:rPr>
        <w:t>}</w:t>
      </w:r>
    </w:p>
    <w:p w:rsidR="003A3499" w:rsidRPr="000665B4" w:rsidRDefault="003A3499" w:rsidP="003A3499">
      <w:pPr>
        <w:rPr>
          <w:rFonts w:ascii="宋体" w:eastAsia="宋体" w:hAnsi="宋体"/>
        </w:rPr>
      </w:pPr>
      <w:r w:rsidRPr="000665B4">
        <w:rPr>
          <w:rFonts w:ascii="宋体" w:eastAsia="宋体" w:hAnsi="宋体"/>
        </w:rPr>
        <w:t>ll query(int id,int l,int r){</w:t>
      </w:r>
    </w:p>
    <w:p w:rsidR="003A3499" w:rsidRPr="000665B4" w:rsidRDefault="003A3499" w:rsidP="003A3499">
      <w:pPr>
        <w:rPr>
          <w:rFonts w:ascii="宋体" w:eastAsia="宋体" w:hAnsi="宋体"/>
        </w:rPr>
      </w:pPr>
      <w:r w:rsidRPr="000665B4">
        <w:rPr>
          <w:rFonts w:ascii="宋体" w:eastAsia="宋体" w:hAnsi="宋体"/>
        </w:rPr>
        <w:t xml:space="preserve">    if(tree[id].l==l&amp;&amp;tree[id].r==r){</w:t>
      </w:r>
    </w:p>
    <w:p w:rsidR="003A3499" w:rsidRPr="000665B4" w:rsidRDefault="003A3499" w:rsidP="003A3499">
      <w:pPr>
        <w:rPr>
          <w:rFonts w:ascii="宋体" w:eastAsia="宋体" w:hAnsi="宋体"/>
        </w:rPr>
      </w:pPr>
      <w:r w:rsidRPr="000665B4">
        <w:rPr>
          <w:rFonts w:ascii="宋体" w:eastAsia="宋体" w:hAnsi="宋体"/>
        </w:rPr>
        <w:t xml:space="preserve">        return tree[id].sum;</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push_down(id);</w:t>
      </w:r>
    </w:p>
    <w:p w:rsidR="003A3499" w:rsidRPr="000665B4" w:rsidRDefault="003A3499" w:rsidP="003A3499">
      <w:pPr>
        <w:rPr>
          <w:rFonts w:ascii="宋体" w:eastAsia="宋体" w:hAnsi="宋体"/>
        </w:rPr>
      </w:pPr>
      <w:r w:rsidRPr="000665B4">
        <w:rPr>
          <w:rFonts w:ascii="宋体" w:eastAsia="宋体" w:hAnsi="宋体"/>
        </w:rPr>
        <w:t xml:space="preserve">    ll ans;</w:t>
      </w:r>
    </w:p>
    <w:p w:rsidR="003A3499" w:rsidRPr="000665B4" w:rsidRDefault="003A3499" w:rsidP="003A3499">
      <w:pPr>
        <w:rPr>
          <w:rFonts w:ascii="宋体" w:eastAsia="宋体" w:hAnsi="宋体"/>
        </w:rPr>
      </w:pPr>
      <w:r w:rsidRPr="000665B4">
        <w:rPr>
          <w:rFonts w:ascii="宋体" w:eastAsia="宋体" w:hAnsi="宋体"/>
        </w:rPr>
        <w:t xml:space="preserve">    int leftr=tree[id&lt;&lt;1].r,rightl=tree[id&lt;&lt;1|1].l;</w:t>
      </w:r>
    </w:p>
    <w:p w:rsidR="003A3499" w:rsidRPr="000665B4" w:rsidRDefault="003A3499" w:rsidP="003A3499">
      <w:pPr>
        <w:rPr>
          <w:rFonts w:ascii="宋体" w:eastAsia="宋体" w:hAnsi="宋体"/>
        </w:rPr>
      </w:pPr>
      <w:r w:rsidRPr="000665B4">
        <w:rPr>
          <w:rFonts w:ascii="宋体" w:eastAsia="宋体" w:hAnsi="宋体"/>
        </w:rPr>
        <w:t xml:space="preserve">    if(r&lt;=leftr){</w:t>
      </w:r>
    </w:p>
    <w:p w:rsidR="003A3499" w:rsidRPr="000665B4" w:rsidRDefault="003A3499" w:rsidP="003A3499">
      <w:pPr>
        <w:rPr>
          <w:rFonts w:ascii="宋体" w:eastAsia="宋体" w:hAnsi="宋体"/>
        </w:rPr>
      </w:pPr>
      <w:r w:rsidRPr="000665B4">
        <w:rPr>
          <w:rFonts w:ascii="宋体" w:eastAsia="宋体" w:hAnsi="宋体"/>
        </w:rPr>
        <w:t xml:space="preserve">        ans=query(id&lt;&lt;1,l,r);</w:t>
      </w:r>
    </w:p>
    <w:p w:rsidR="003A3499" w:rsidRPr="000665B4" w:rsidRDefault="003A3499" w:rsidP="003A3499">
      <w:pPr>
        <w:rPr>
          <w:rFonts w:ascii="宋体" w:eastAsia="宋体" w:hAnsi="宋体"/>
        </w:rPr>
      </w:pPr>
      <w:r w:rsidRPr="000665B4">
        <w:rPr>
          <w:rFonts w:ascii="宋体" w:eastAsia="宋体" w:hAnsi="宋体"/>
        </w:rPr>
        <w:t xml:space="preserve">    }else if(l&gt;=rightl){</w:t>
      </w:r>
    </w:p>
    <w:p w:rsidR="003A3499" w:rsidRPr="000665B4" w:rsidRDefault="003A3499" w:rsidP="003A3499">
      <w:pPr>
        <w:rPr>
          <w:rFonts w:ascii="宋体" w:eastAsia="宋体" w:hAnsi="宋体"/>
        </w:rPr>
      </w:pPr>
      <w:r w:rsidRPr="000665B4">
        <w:rPr>
          <w:rFonts w:ascii="宋体" w:eastAsia="宋体" w:hAnsi="宋体"/>
        </w:rPr>
        <w:t xml:space="preserve">        ans=query(id&lt;&lt;1|1,l,r);</w:t>
      </w:r>
    </w:p>
    <w:p w:rsidR="003A3499" w:rsidRPr="000665B4" w:rsidRDefault="003A3499" w:rsidP="003A3499">
      <w:pPr>
        <w:rPr>
          <w:rFonts w:ascii="宋体" w:eastAsia="宋体" w:hAnsi="宋体"/>
        </w:rPr>
      </w:pPr>
      <w:r w:rsidRPr="000665B4">
        <w:rPr>
          <w:rFonts w:ascii="宋体" w:eastAsia="宋体" w:hAnsi="宋体"/>
        </w:rPr>
        <w:t xml:space="preserve">    }else{</w:t>
      </w:r>
    </w:p>
    <w:p w:rsidR="003A3499" w:rsidRPr="000665B4" w:rsidRDefault="003A3499" w:rsidP="003A3499">
      <w:pPr>
        <w:rPr>
          <w:rFonts w:ascii="宋体" w:eastAsia="宋体" w:hAnsi="宋体"/>
        </w:rPr>
      </w:pPr>
      <w:r w:rsidRPr="000665B4">
        <w:rPr>
          <w:rFonts w:ascii="宋体" w:eastAsia="宋体" w:hAnsi="宋体"/>
        </w:rPr>
        <w:t xml:space="preserve">        ans=query(id&lt;&lt;1,l,leftr)+query(id&lt;&lt;1|1,rightl,r);</w:t>
      </w:r>
    </w:p>
    <w:p w:rsidR="003A3499" w:rsidRPr="000665B4" w:rsidRDefault="003A3499" w:rsidP="003A3499">
      <w:pPr>
        <w:rPr>
          <w:rFonts w:ascii="宋体" w:eastAsia="宋体" w:hAnsi="宋体"/>
        </w:rPr>
      </w:pPr>
      <w:r w:rsidRPr="000665B4">
        <w:rPr>
          <w:rFonts w:ascii="宋体" w:eastAsia="宋体" w:hAnsi="宋体"/>
        </w:rPr>
        <w:lastRenderedPageBreak/>
        <w:t xml:space="preserve">    }</w:t>
      </w:r>
    </w:p>
    <w:p w:rsidR="003A3499" w:rsidRPr="000665B4" w:rsidRDefault="003A3499" w:rsidP="003A3499">
      <w:pPr>
        <w:rPr>
          <w:rFonts w:ascii="宋体" w:eastAsia="宋体" w:hAnsi="宋体"/>
        </w:rPr>
      </w:pPr>
      <w:r w:rsidRPr="000665B4">
        <w:rPr>
          <w:rFonts w:ascii="宋体" w:eastAsia="宋体" w:hAnsi="宋体"/>
        </w:rPr>
        <w:t xml:space="preserve">    push_up(id);</w:t>
      </w:r>
    </w:p>
    <w:p w:rsidR="003A3499" w:rsidRPr="000665B4" w:rsidRDefault="003A3499" w:rsidP="003A3499">
      <w:pPr>
        <w:rPr>
          <w:rFonts w:ascii="宋体" w:eastAsia="宋体" w:hAnsi="宋体"/>
        </w:rPr>
      </w:pPr>
      <w:r w:rsidRPr="000665B4">
        <w:rPr>
          <w:rFonts w:ascii="宋体" w:eastAsia="宋体" w:hAnsi="宋体"/>
        </w:rPr>
        <w:t xml:space="preserve">    return ans;</w:t>
      </w:r>
    </w:p>
    <w:p w:rsidR="003A3499" w:rsidRPr="000665B4" w:rsidRDefault="003A3499" w:rsidP="003A3499">
      <w:pPr>
        <w:rPr>
          <w:rFonts w:ascii="宋体" w:eastAsia="宋体" w:hAnsi="宋体"/>
        </w:rPr>
      </w:pPr>
      <w:r w:rsidRPr="000665B4">
        <w:rPr>
          <w:rFonts w:ascii="宋体" w:eastAsia="宋体" w:hAnsi="宋体"/>
        </w:rPr>
        <w:t>}</w:t>
      </w:r>
    </w:p>
    <w:p w:rsidR="003A3499" w:rsidRPr="000665B4" w:rsidRDefault="003A3499" w:rsidP="003A3499">
      <w:pPr>
        <w:rPr>
          <w:rFonts w:ascii="宋体" w:eastAsia="宋体" w:hAnsi="宋体"/>
        </w:rPr>
      </w:pPr>
    </w:p>
    <w:p w:rsidR="003A3499" w:rsidRPr="000665B4" w:rsidRDefault="003A3499" w:rsidP="003A3499">
      <w:pPr>
        <w:rPr>
          <w:rFonts w:ascii="宋体" w:eastAsia="宋体" w:hAnsi="宋体"/>
        </w:rPr>
      </w:pPr>
      <w:r w:rsidRPr="000665B4">
        <w:rPr>
          <w:rFonts w:ascii="宋体" w:eastAsia="宋体" w:hAnsi="宋体"/>
        </w:rPr>
        <w:t>int main()</w:t>
      </w:r>
    </w:p>
    <w:p w:rsidR="003A3499" w:rsidRPr="000665B4" w:rsidRDefault="003A3499" w:rsidP="003A3499">
      <w:pPr>
        <w:rPr>
          <w:rFonts w:ascii="宋体" w:eastAsia="宋体" w:hAnsi="宋体"/>
        </w:rPr>
      </w:pPr>
      <w:r w:rsidRPr="000665B4">
        <w:rPr>
          <w:rFonts w:ascii="宋体" w:eastAsia="宋体" w:hAnsi="宋体"/>
        </w:rPr>
        <w:t>{</w:t>
      </w:r>
    </w:p>
    <w:p w:rsidR="003A3499" w:rsidRPr="000665B4" w:rsidRDefault="003A3499" w:rsidP="003A3499">
      <w:pPr>
        <w:rPr>
          <w:rFonts w:ascii="宋体" w:eastAsia="宋体" w:hAnsi="宋体"/>
        </w:rPr>
      </w:pPr>
      <w:r w:rsidRPr="000665B4">
        <w:rPr>
          <w:rFonts w:ascii="宋体" w:eastAsia="宋体" w:hAnsi="宋体"/>
        </w:rPr>
        <w:t xml:space="preserve">    if(debug){</w:t>
      </w:r>
    </w:p>
    <w:p w:rsidR="003A3499" w:rsidRPr="000665B4" w:rsidRDefault="003A3499" w:rsidP="003A3499">
      <w:pPr>
        <w:rPr>
          <w:rFonts w:ascii="宋体" w:eastAsia="宋体" w:hAnsi="宋体"/>
        </w:rPr>
      </w:pPr>
      <w:r w:rsidRPr="000665B4">
        <w:rPr>
          <w:rFonts w:ascii="宋体" w:eastAsia="宋体" w:hAnsi="宋体"/>
        </w:rPr>
        <w:t xml:space="preserve">        int n,q;</w:t>
      </w:r>
    </w:p>
    <w:p w:rsidR="003A3499" w:rsidRPr="000665B4" w:rsidRDefault="003A3499" w:rsidP="003A3499">
      <w:pPr>
        <w:rPr>
          <w:rFonts w:ascii="宋体" w:eastAsia="宋体" w:hAnsi="宋体"/>
        </w:rPr>
      </w:pPr>
      <w:r w:rsidRPr="000665B4">
        <w:rPr>
          <w:rFonts w:ascii="宋体" w:eastAsia="宋体" w:hAnsi="宋体"/>
        </w:rPr>
        <w:t xml:space="preserve">        while(~scanf("%d%d",&amp;n,&amp;q)){</w:t>
      </w:r>
    </w:p>
    <w:p w:rsidR="003A3499" w:rsidRPr="000665B4" w:rsidRDefault="003A3499" w:rsidP="003A3499">
      <w:pPr>
        <w:rPr>
          <w:rFonts w:ascii="宋体" w:eastAsia="宋体" w:hAnsi="宋体"/>
        </w:rPr>
      </w:pPr>
      <w:r w:rsidRPr="000665B4">
        <w:rPr>
          <w:rFonts w:ascii="宋体" w:eastAsia="宋体" w:hAnsi="宋体"/>
        </w:rPr>
        <w:t xml:space="preserve">            if(debughuge) for (int i=1;i&lt;=n;i++) b[i]=i;</w:t>
      </w:r>
    </w:p>
    <w:p w:rsidR="003A3499" w:rsidRPr="000665B4" w:rsidRDefault="003A3499" w:rsidP="003A3499">
      <w:pPr>
        <w:rPr>
          <w:rFonts w:ascii="宋体" w:eastAsia="宋体" w:hAnsi="宋体"/>
        </w:rPr>
      </w:pPr>
      <w:r w:rsidRPr="000665B4">
        <w:rPr>
          <w:rFonts w:ascii="宋体" w:eastAsia="宋体" w:hAnsi="宋体"/>
        </w:rPr>
        <w:t xml:space="preserve">            else{</w:t>
      </w:r>
    </w:p>
    <w:p w:rsidR="003A3499" w:rsidRPr="000665B4" w:rsidRDefault="003A3499" w:rsidP="003A3499">
      <w:pPr>
        <w:rPr>
          <w:rFonts w:ascii="宋体" w:eastAsia="宋体" w:hAnsi="宋体"/>
        </w:rPr>
      </w:pPr>
      <w:r w:rsidRPr="000665B4">
        <w:rPr>
          <w:rFonts w:ascii="宋体" w:eastAsia="宋体" w:hAnsi="宋体"/>
        </w:rPr>
        <w:t xml:space="preserve">                for (int i=1;i&lt;=n;i++) scanf("%I64d",&amp;b[i]);</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int a[MAXN];</w:t>
      </w:r>
    </w:p>
    <w:p w:rsidR="003A3499" w:rsidRPr="000665B4" w:rsidRDefault="003A3499" w:rsidP="003A3499">
      <w:pPr>
        <w:rPr>
          <w:rFonts w:ascii="宋体" w:eastAsia="宋体" w:hAnsi="宋体"/>
        </w:rPr>
      </w:pPr>
      <w:r w:rsidRPr="000665B4">
        <w:rPr>
          <w:rFonts w:ascii="宋体" w:eastAsia="宋体" w:hAnsi="宋体"/>
        </w:rPr>
        <w:t xml:space="preserve">            memset(a,0,sizeof(a));</w:t>
      </w:r>
    </w:p>
    <w:p w:rsidR="003A3499" w:rsidRPr="000665B4" w:rsidRDefault="003A3499" w:rsidP="003A3499">
      <w:pPr>
        <w:rPr>
          <w:rFonts w:ascii="宋体" w:eastAsia="宋体" w:hAnsi="宋体"/>
        </w:rPr>
      </w:pPr>
      <w:r w:rsidRPr="000665B4">
        <w:rPr>
          <w:rFonts w:ascii="宋体" w:eastAsia="宋体" w:hAnsi="宋体"/>
        </w:rPr>
        <w:t xml:space="preserve">            char op[20];</w:t>
      </w:r>
    </w:p>
    <w:p w:rsidR="003A3499" w:rsidRPr="000665B4" w:rsidRDefault="003A3499" w:rsidP="003A3499">
      <w:pPr>
        <w:rPr>
          <w:rFonts w:ascii="宋体" w:eastAsia="宋体" w:hAnsi="宋体"/>
        </w:rPr>
      </w:pPr>
      <w:r w:rsidRPr="000665B4">
        <w:rPr>
          <w:rFonts w:ascii="宋体" w:eastAsia="宋体" w:hAnsi="宋体"/>
        </w:rPr>
        <w:t xml:space="preserve">            int l,r;</w:t>
      </w:r>
    </w:p>
    <w:p w:rsidR="003A3499" w:rsidRPr="000665B4" w:rsidRDefault="003A3499" w:rsidP="003A3499">
      <w:pPr>
        <w:rPr>
          <w:rFonts w:ascii="宋体" w:eastAsia="宋体" w:hAnsi="宋体"/>
        </w:rPr>
      </w:pPr>
      <w:r w:rsidRPr="000665B4">
        <w:rPr>
          <w:rFonts w:ascii="宋体" w:eastAsia="宋体" w:hAnsi="宋体"/>
        </w:rPr>
        <w:t xml:space="preserve">            while(q--){</w:t>
      </w:r>
    </w:p>
    <w:p w:rsidR="003A3499" w:rsidRPr="000665B4" w:rsidRDefault="003A3499" w:rsidP="003A3499">
      <w:pPr>
        <w:rPr>
          <w:rFonts w:ascii="宋体" w:eastAsia="宋体" w:hAnsi="宋体"/>
        </w:rPr>
      </w:pPr>
      <w:r w:rsidRPr="000665B4">
        <w:rPr>
          <w:rFonts w:ascii="宋体" w:eastAsia="宋体" w:hAnsi="宋体"/>
        </w:rPr>
        <w:t xml:space="preserve">                scanf("%s%d%d",op,&amp;l,&amp;r);</w:t>
      </w:r>
    </w:p>
    <w:p w:rsidR="003A3499" w:rsidRPr="000665B4" w:rsidRDefault="003A3499" w:rsidP="003A3499">
      <w:pPr>
        <w:rPr>
          <w:rFonts w:ascii="宋体" w:eastAsia="宋体" w:hAnsi="宋体"/>
        </w:rPr>
      </w:pPr>
      <w:r w:rsidRPr="000665B4">
        <w:rPr>
          <w:rFonts w:ascii="宋体" w:eastAsia="宋体" w:hAnsi="宋体"/>
        </w:rPr>
        <w:t xml:space="preserve">                if(op[0]=='a'){</w:t>
      </w:r>
    </w:p>
    <w:p w:rsidR="003A3499" w:rsidRPr="000665B4" w:rsidRDefault="003A3499" w:rsidP="003A3499">
      <w:pPr>
        <w:rPr>
          <w:rFonts w:ascii="宋体" w:eastAsia="宋体" w:hAnsi="宋体"/>
        </w:rPr>
      </w:pPr>
      <w:r w:rsidRPr="000665B4">
        <w:rPr>
          <w:rFonts w:ascii="宋体" w:eastAsia="宋体" w:hAnsi="宋体"/>
        </w:rPr>
        <w:t xml:space="preserve">                    for (int i=l;i&lt;=r;i++) a[i]++;</w:t>
      </w:r>
    </w:p>
    <w:p w:rsidR="003A3499" w:rsidRPr="000665B4" w:rsidRDefault="003A3499" w:rsidP="003A3499">
      <w:pPr>
        <w:rPr>
          <w:rFonts w:ascii="宋体" w:eastAsia="宋体" w:hAnsi="宋体"/>
        </w:rPr>
      </w:pPr>
      <w:r w:rsidRPr="000665B4">
        <w:rPr>
          <w:rFonts w:ascii="宋体" w:eastAsia="宋体" w:hAnsi="宋体"/>
        </w:rPr>
        <w:t xml:space="preserve">                }else if(op[0]=='q'){</w:t>
      </w:r>
    </w:p>
    <w:p w:rsidR="003A3499" w:rsidRPr="000665B4" w:rsidRDefault="003A3499" w:rsidP="003A3499">
      <w:pPr>
        <w:rPr>
          <w:rFonts w:ascii="宋体" w:eastAsia="宋体" w:hAnsi="宋体"/>
        </w:rPr>
      </w:pPr>
      <w:r w:rsidRPr="000665B4">
        <w:rPr>
          <w:rFonts w:ascii="宋体" w:eastAsia="宋体" w:hAnsi="宋体"/>
        </w:rPr>
        <w:t xml:space="preserve">                    ll ans=0;</w:t>
      </w:r>
    </w:p>
    <w:p w:rsidR="003A3499" w:rsidRPr="000665B4" w:rsidRDefault="003A3499" w:rsidP="003A3499">
      <w:pPr>
        <w:rPr>
          <w:rFonts w:ascii="宋体" w:eastAsia="宋体" w:hAnsi="宋体"/>
        </w:rPr>
      </w:pPr>
      <w:r w:rsidRPr="000665B4">
        <w:rPr>
          <w:rFonts w:ascii="宋体" w:eastAsia="宋体" w:hAnsi="宋体"/>
        </w:rPr>
        <w:t xml:space="preserve">                    for (int i=l;i&lt;=r;i++) ans+=a[i]/b[i];</w:t>
      </w:r>
    </w:p>
    <w:p w:rsidR="003A3499" w:rsidRPr="000665B4" w:rsidRDefault="003A3499" w:rsidP="003A3499">
      <w:pPr>
        <w:rPr>
          <w:rFonts w:ascii="宋体" w:eastAsia="宋体" w:hAnsi="宋体"/>
        </w:rPr>
      </w:pPr>
      <w:r w:rsidRPr="000665B4">
        <w:rPr>
          <w:rFonts w:ascii="宋体" w:eastAsia="宋体" w:hAnsi="宋体"/>
        </w:rPr>
        <w:t xml:space="preserve">                    printf("%I64d\n",ans);</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return 0;</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int n,q;</w:t>
      </w:r>
    </w:p>
    <w:p w:rsidR="003A3499" w:rsidRPr="000665B4" w:rsidRDefault="003A3499" w:rsidP="003A3499">
      <w:pPr>
        <w:rPr>
          <w:rFonts w:ascii="宋体" w:eastAsia="宋体" w:hAnsi="宋体"/>
        </w:rPr>
      </w:pPr>
      <w:r w:rsidRPr="000665B4">
        <w:rPr>
          <w:rFonts w:ascii="宋体" w:eastAsia="宋体" w:hAnsi="宋体"/>
        </w:rPr>
        <w:t xml:space="preserve">    while(~scanf("%d%d",&amp;n,&amp;q)){</w:t>
      </w:r>
    </w:p>
    <w:p w:rsidR="003A3499" w:rsidRPr="000665B4" w:rsidRDefault="003A3499" w:rsidP="003A3499">
      <w:pPr>
        <w:rPr>
          <w:rFonts w:ascii="宋体" w:eastAsia="宋体" w:hAnsi="宋体"/>
        </w:rPr>
      </w:pPr>
      <w:r w:rsidRPr="000665B4">
        <w:rPr>
          <w:rFonts w:ascii="宋体" w:eastAsia="宋体" w:hAnsi="宋体"/>
        </w:rPr>
        <w:t xml:space="preserve">        if(debughuge) for (int i=1;i&lt;=n;i++) b[i]=i;</w:t>
      </w:r>
    </w:p>
    <w:p w:rsidR="003A3499" w:rsidRPr="000665B4" w:rsidRDefault="003A3499" w:rsidP="003A3499">
      <w:pPr>
        <w:rPr>
          <w:rFonts w:ascii="宋体" w:eastAsia="宋体" w:hAnsi="宋体"/>
        </w:rPr>
      </w:pPr>
      <w:r w:rsidRPr="000665B4">
        <w:rPr>
          <w:rFonts w:ascii="宋体" w:eastAsia="宋体" w:hAnsi="宋体"/>
        </w:rPr>
        <w:t xml:space="preserve">        else{</w:t>
      </w:r>
    </w:p>
    <w:p w:rsidR="003A3499" w:rsidRPr="000665B4" w:rsidRDefault="003A3499" w:rsidP="003A3499">
      <w:pPr>
        <w:rPr>
          <w:rFonts w:ascii="宋体" w:eastAsia="宋体" w:hAnsi="宋体"/>
        </w:rPr>
      </w:pPr>
      <w:r w:rsidRPr="000665B4">
        <w:rPr>
          <w:rFonts w:ascii="宋体" w:eastAsia="宋体" w:hAnsi="宋体"/>
        </w:rPr>
        <w:t xml:space="preserve">            for (int i=1;i&lt;=n;i++) scanf("%I64d",&amp;b[i]);</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build_tree(1,1,n);</w:t>
      </w:r>
    </w:p>
    <w:p w:rsidR="003A3499" w:rsidRPr="000665B4" w:rsidRDefault="003A3499" w:rsidP="003A3499">
      <w:pPr>
        <w:rPr>
          <w:rFonts w:ascii="宋体" w:eastAsia="宋体" w:hAnsi="宋体"/>
        </w:rPr>
      </w:pPr>
      <w:r w:rsidRPr="000665B4">
        <w:rPr>
          <w:rFonts w:ascii="宋体" w:eastAsia="宋体" w:hAnsi="宋体"/>
        </w:rPr>
        <w:t xml:space="preserve">        char op[20];</w:t>
      </w:r>
    </w:p>
    <w:p w:rsidR="003A3499" w:rsidRPr="000665B4" w:rsidRDefault="003A3499" w:rsidP="003A3499">
      <w:pPr>
        <w:rPr>
          <w:rFonts w:ascii="宋体" w:eastAsia="宋体" w:hAnsi="宋体"/>
        </w:rPr>
      </w:pPr>
      <w:r w:rsidRPr="000665B4">
        <w:rPr>
          <w:rFonts w:ascii="宋体" w:eastAsia="宋体" w:hAnsi="宋体"/>
        </w:rPr>
        <w:t xml:space="preserve">        int l,r;</w:t>
      </w:r>
    </w:p>
    <w:p w:rsidR="003A3499" w:rsidRPr="000665B4" w:rsidRDefault="003A3499" w:rsidP="003A3499">
      <w:pPr>
        <w:rPr>
          <w:rFonts w:ascii="宋体" w:eastAsia="宋体" w:hAnsi="宋体"/>
        </w:rPr>
      </w:pPr>
      <w:r w:rsidRPr="000665B4">
        <w:rPr>
          <w:rFonts w:ascii="宋体" w:eastAsia="宋体" w:hAnsi="宋体"/>
        </w:rPr>
        <w:t xml:space="preserve">        while(q--){</w:t>
      </w:r>
    </w:p>
    <w:p w:rsidR="003A3499" w:rsidRPr="000665B4" w:rsidRDefault="003A3499" w:rsidP="003A3499">
      <w:pPr>
        <w:rPr>
          <w:rFonts w:ascii="宋体" w:eastAsia="宋体" w:hAnsi="宋体"/>
        </w:rPr>
      </w:pPr>
      <w:r w:rsidRPr="000665B4">
        <w:rPr>
          <w:rFonts w:ascii="宋体" w:eastAsia="宋体" w:hAnsi="宋体"/>
        </w:rPr>
        <w:t xml:space="preserve">            scanf("%s%d%d",op,&amp;l,&amp;r);</w:t>
      </w:r>
    </w:p>
    <w:p w:rsidR="003A3499" w:rsidRPr="000665B4" w:rsidRDefault="003A3499" w:rsidP="003A3499">
      <w:pPr>
        <w:rPr>
          <w:rFonts w:ascii="宋体" w:eastAsia="宋体" w:hAnsi="宋体"/>
        </w:rPr>
      </w:pPr>
      <w:r w:rsidRPr="000665B4">
        <w:rPr>
          <w:rFonts w:ascii="宋体" w:eastAsia="宋体" w:hAnsi="宋体"/>
        </w:rPr>
        <w:t xml:space="preserve">            if(op[0]=='a'){</w:t>
      </w:r>
    </w:p>
    <w:p w:rsidR="003A3499" w:rsidRPr="000665B4" w:rsidRDefault="003A3499" w:rsidP="003A3499">
      <w:pPr>
        <w:rPr>
          <w:rFonts w:ascii="宋体" w:eastAsia="宋体" w:hAnsi="宋体"/>
        </w:rPr>
      </w:pPr>
      <w:r w:rsidRPr="000665B4">
        <w:rPr>
          <w:rFonts w:ascii="宋体" w:eastAsia="宋体" w:hAnsi="宋体"/>
        </w:rPr>
        <w:t xml:space="preserve">                update(1,l,r,1);</w:t>
      </w:r>
    </w:p>
    <w:p w:rsidR="003A3499" w:rsidRPr="000665B4" w:rsidRDefault="003A3499" w:rsidP="003A3499">
      <w:pPr>
        <w:rPr>
          <w:rFonts w:ascii="宋体" w:eastAsia="宋体" w:hAnsi="宋体"/>
        </w:rPr>
      </w:pPr>
      <w:r w:rsidRPr="000665B4">
        <w:rPr>
          <w:rFonts w:ascii="宋体" w:eastAsia="宋体" w:hAnsi="宋体"/>
        </w:rPr>
        <w:lastRenderedPageBreak/>
        <w:t xml:space="preserve">            }else if(op[0]=='q'){</w:t>
      </w:r>
    </w:p>
    <w:p w:rsidR="003A3499" w:rsidRPr="000665B4" w:rsidRDefault="003A3499" w:rsidP="003A3499">
      <w:pPr>
        <w:rPr>
          <w:rFonts w:ascii="宋体" w:eastAsia="宋体" w:hAnsi="宋体"/>
        </w:rPr>
      </w:pPr>
      <w:r w:rsidRPr="000665B4">
        <w:rPr>
          <w:rFonts w:ascii="宋体" w:eastAsia="宋体" w:hAnsi="宋体"/>
        </w:rPr>
        <w:t xml:space="preserve">                printf("%I64d\n",query(1,l,r));</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w:t>
      </w:r>
    </w:p>
    <w:p w:rsidR="003A3499" w:rsidRPr="000665B4" w:rsidRDefault="003A3499" w:rsidP="003A3499">
      <w:pPr>
        <w:rPr>
          <w:rFonts w:ascii="宋体" w:eastAsia="宋体" w:hAnsi="宋体"/>
        </w:rPr>
      </w:pPr>
      <w:r w:rsidRPr="000665B4">
        <w:rPr>
          <w:rFonts w:ascii="宋体" w:eastAsia="宋体" w:hAnsi="宋体"/>
        </w:rPr>
        <w:t xml:space="preserve">    return 0;</w:t>
      </w:r>
    </w:p>
    <w:p w:rsidR="003A3499" w:rsidRPr="000665B4" w:rsidRDefault="003A3499" w:rsidP="003A3499">
      <w:pPr>
        <w:rPr>
          <w:rFonts w:ascii="宋体" w:eastAsia="宋体" w:hAnsi="宋体"/>
        </w:rPr>
      </w:pPr>
      <w:r w:rsidRPr="000665B4">
        <w:rPr>
          <w:rFonts w:ascii="宋体" w:eastAsia="宋体" w:hAnsi="宋体"/>
        </w:rPr>
        <w:t>}</w:t>
      </w:r>
    </w:p>
    <w:p w:rsidR="00CC61A2" w:rsidRPr="000665B4" w:rsidRDefault="00CC61A2" w:rsidP="00A26871">
      <w:pPr>
        <w:pStyle w:val="4"/>
        <w:rPr>
          <w:rFonts w:ascii="宋体" w:eastAsia="宋体" w:hAnsi="宋体"/>
          <w:b w:val="0"/>
        </w:rPr>
      </w:pPr>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6356</w:t>
      </w:r>
      <w:r w:rsidRPr="000665B4">
        <w:rPr>
          <w:rFonts w:ascii="宋体" w:eastAsia="宋体" w:hAnsi="宋体" w:hint="eastAsia"/>
          <w:b w:val="0"/>
        </w:rPr>
        <w:t>-</w:t>
      </w:r>
      <w:r w:rsidRPr="000665B4">
        <w:rPr>
          <w:rFonts w:ascii="宋体" w:eastAsia="宋体" w:hAnsi="宋体"/>
          <w:b w:val="0"/>
        </w:rPr>
        <w:t>Glad Your Came</w:t>
      </w:r>
      <w:r w:rsidR="00A26871" w:rsidRPr="000665B4">
        <w:rPr>
          <w:rFonts w:ascii="宋体" w:eastAsia="宋体" w:hAnsi="宋体"/>
          <w:b w:val="0"/>
        </w:rPr>
        <w:fldChar w:fldCharType="begin"/>
      </w:r>
      <w:r w:rsidR="00A26871" w:rsidRPr="000665B4">
        <w:rPr>
          <w:rFonts w:ascii="宋体" w:eastAsia="宋体" w:hAnsi="宋体"/>
        </w:rPr>
        <w:instrText xml:space="preserve"> XE "</w:instrText>
      </w:r>
      <w:r w:rsidR="00A26871" w:rsidRPr="000665B4">
        <w:rPr>
          <w:rFonts w:ascii="宋体" w:eastAsia="宋体" w:hAnsi="宋体" w:hint="eastAsia"/>
          <w:b w:val="0"/>
        </w:rPr>
        <w:instrText>√-</w:instrText>
      </w:r>
      <w:r w:rsidR="00A26871" w:rsidRPr="000665B4">
        <w:rPr>
          <w:rFonts w:ascii="宋体" w:eastAsia="宋体" w:hAnsi="宋体"/>
          <w:b w:val="0"/>
        </w:rPr>
        <w:instrText>HDU</w:instrText>
      </w:r>
      <w:r w:rsidR="00A26871" w:rsidRPr="000665B4">
        <w:rPr>
          <w:rFonts w:ascii="宋体" w:eastAsia="宋体" w:hAnsi="宋体" w:hint="eastAsia"/>
          <w:b w:val="0"/>
        </w:rPr>
        <w:instrText>-</w:instrText>
      </w:r>
      <w:r w:rsidR="00A26871" w:rsidRPr="000665B4">
        <w:rPr>
          <w:rFonts w:ascii="宋体" w:eastAsia="宋体" w:hAnsi="宋体"/>
          <w:b w:val="0"/>
        </w:rPr>
        <w:instrText>6356</w:instrText>
      </w:r>
      <w:r w:rsidR="00A26871" w:rsidRPr="000665B4">
        <w:rPr>
          <w:rFonts w:ascii="宋体" w:eastAsia="宋体" w:hAnsi="宋体" w:hint="eastAsia"/>
          <w:b w:val="0"/>
        </w:rPr>
        <w:instrText>-</w:instrText>
      </w:r>
      <w:r w:rsidR="00A26871" w:rsidRPr="000665B4">
        <w:rPr>
          <w:rFonts w:ascii="宋体" w:eastAsia="宋体" w:hAnsi="宋体"/>
          <w:b w:val="0"/>
        </w:rPr>
        <w:instrText>Glad Your Came:</w:instrText>
      </w:r>
      <w:r w:rsidR="00A26871" w:rsidRPr="000665B4">
        <w:rPr>
          <w:rFonts w:ascii="宋体" w:eastAsia="宋体" w:hAnsi="宋体"/>
        </w:rPr>
        <w:instrText xml:space="preserve">6356" \y "HDU:6356" </w:instrText>
      </w:r>
      <w:r w:rsidR="00A26871" w:rsidRPr="000665B4">
        <w:rPr>
          <w:rFonts w:ascii="宋体" w:eastAsia="宋体" w:hAnsi="宋体"/>
          <w:b w:val="0"/>
        </w:rPr>
        <w:fldChar w:fldCharType="end"/>
      </w:r>
    </w:p>
    <w:p w:rsidR="00CC61A2" w:rsidRPr="000665B4" w:rsidRDefault="00CC61A2" w:rsidP="003A3499">
      <w:pPr>
        <w:rPr>
          <w:rFonts w:ascii="宋体" w:eastAsia="宋体" w:hAnsi="宋体"/>
        </w:rPr>
      </w:pPr>
      <w:r w:rsidRPr="000665B4">
        <w:rPr>
          <w:rFonts w:ascii="宋体" w:eastAsia="宋体" w:hAnsi="宋体" w:hint="eastAsia"/>
        </w:rPr>
        <w:t>【source】2018杭电暑期多校第5场1007-铜牌题</w:t>
      </w:r>
    </w:p>
    <w:p w:rsidR="00CC61A2" w:rsidRPr="000665B4" w:rsidRDefault="00CC61A2" w:rsidP="003A3499">
      <w:pPr>
        <w:rPr>
          <w:rFonts w:ascii="宋体" w:eastAsia="宋体" w:hAnsi="宋体"/>
        </w:rPr>
      </w:pPr>
      <w:r w:rsidRPr="000665B4">
        <w:rPr>
          <w:rFonts w:ascii="宋体" w:eastAsia="宋体" w:hAnsi="宋体" w:hint="eastAsia"/>
        </w:rPr>
        <w:t>【题意】数组大小n（从1开始），初始全为0，给定生成函数和初始值，每次生成l,r,v，总共生成m次，将[l,r]中比v小的都更新为v，最后求</w:t>
      </w:r>
      <w:r w:rsidRPr="000665B4">
        <w:rPr>
          <w:rFonts w:ascii="宋体" w:eastAsia="宋体" w:hAnsi="宋体"/>
          <w:position w:val="-20"/>
        </w:rPr>
        <w:object w:dxaOrig="639" w:dyaOrig="580">
          <v:shape id="_x0000_i1039" type="#_x0000_t75" style="width:47.25pt;height:42.75pt" o:ole="">
            <v:imagedata r:id="rId69" o:title=""/>
          </v:shape>
          <o:OLEObject Type="Embed" ProgID="Equation.DSMT4" ShapeID="_x0000_i1039" DrawAspect="Content" ObjectID="_1598124725" r:id="rId70"/>
        </w:object>
      </w:r>
    </w:p>
    <w:p w:rsidR="00CC61A2" w:rsidRPr="000665B4" w:rsidRDefault="00CC61A2" w:rsidP="003A3499">
      <w:pPr>
        <w:rPr>
          <w:rFonts w:ascii="宋体" w:eastAsia="宋体" w:hAnsi="宋体"/>
        </w:rPr>
      </w:pPr>
      <w:r w:rsidRPr="000665B4">
        <w:rPr>
          <w:rFonts w:ascii="宋体" w:eastAsia="宋体" w:hAnsi="宋体" w:hint="eastAsia"/>
        </w:rPr>
        <w:t>【TAG】线段树 异或和 区间更新 区间查询</w:t>
      </w:r>
    </w:p>
    <w:p w:rsidR="00CC61A2" w:rsidRPr="000665B4" w:rsidRDefault="00CC61A2" w:rsidP="003A3499">
      <w:pPr>
        <w:rPr>
          <w:rFonts w:ascii="宋体" w:eastAsia="宋体" w:hAnsi="宋体"/>
        </w:rPr>
      </w:pPr>
      <w:r w:rsidRPr="000665B4">
        <w:rPr>
          <w:rFonts w:ascii="宋体" w:eastAsia="宋体" w:hAnsi="宋体" w:hint="eastAsia"/>
        </w:rPr>
        <w:t>【题解】线段树节点记录当前区间的最小值，开始的时候只更新区间的最小值，不更新和，最后一次性查询和。这个写完之后会TLE，加一个减枝就过了。就是更新的num如果比当前区间的最小值更小了，那么就直接减枝掉。开始的u</w:t>
      </w:r>
      <w:r w:rsidRPr="000665B4">
        <w:rPr>
          <w:rFonts w:ascii="宋体" w:eastAsia="宋体" w:hAnsi="宋体"/>
        </w:rPr>
        <w:t>int32_t</w:t>
      </w:r>
      <w:r w:rsidRPr="000665B4">
        <w:rPr>
          <w:rFonts w:ascii="宋体" w:eastAsia="宋体" w:hAnsi="宋体" w:hint="eastAsia"/>
        </w:rPr>
        <w:t>搞了半天，不过只要样例对了基本就没问题了。</w:t>
      </w:r>
    </w:p>
    <w:p w:rsidR="00A3204F" w:rsidRPr="000665B4" w:rsidRDefault="00A3204F" w:rsidP="003A3499">
      <w:pPr>
        <w:rPr>
          <w:rFonts w:ascii="宋体" w:eastAsia="宋体" w:hAnsi="宋体"/>
        </w:rPr>
      </w:pPr>
      <w:r w:rsidRPr="000665B4">
        <w:rPr>
          <w:rFonts w:ascii="宋体" w:eastAsia="宋体" w:hAnsi="宋体"/>
        </w:rPr>
        <w:t>2</w:t>
      </w:r>
      <w:r w:rsidRPr="000665B4">
        <w:rPr>
          <w:rFonts w:ascii="宋体" w:eastAsia="宋体" w:hAnsi="宋体" w:hint="eastAsia"/>
        </w:rPr>
        <w:t>的30次方可以直接用1&lt;&lt;30，不用快速幂了</w:t>
      </w:r>
    </w:p>
    <w:p w:rsidR="00CC61A2" w:rsidRPr="000665B4" w:rsidRDefault="00604082" w:rsidP="003A3499">
      <w:pPr>
        <w:rPr>
          <w:rFonts w:ascii="宋体" w:eastAsia="宋体" w:hAnsi="宋体"/>
        </w:rPr>
      </w:pPr>
      <w:r w:rsidRPr="000665B4">
        <w:rPr>
          <w:rFonts w:ascii="宋体" w:eastAsia="宋体" w:hAnsi="宋体" w:hint="eastAsia"/>
        </w:rPr>
        <w:t>官方题解中的做法是一种类似ST表的操作。</w:t>
      </w:r>
    </w:p>
    <w:p w:rsidR="00CC61A2" w:rsidRPr="000665B4" w:rsidRDefault="00CC61A2" w:rsidP="003A3499">
      <w:pPr>
        <w:rPr>
          <w:rFonts w:ascii="宋体" w:eastAsia="宋体" w:hAnsi="宋体"/>
        </w:rPr>
      </w:pPr>
      <w:r w:rsidRPr="000665B4">
        <w:rPr>
          <w:rFonts w:ascii="宋体" w:eastAsia="宋体" w:hAnsi="宋体" w:hint="eastAsia"/>
        </w:rPr>
        <w:t>【代码】</w:t>
      </w:r>
    </w:p>
    <w:p w:rsidR="00A3204F" w:rsidRPr="000665B4" w:rsidRDefault="00A3204F" w:rsidP="00A3204F">
      <w:pPr>
        <w:rPr>
          <w:rFonts w:ascii="宋体" w:eastAsia="宋体" w:hAnsi="宋体"/>
        </w:rPr>
      </w:pPr>
      <w:r w:rsidRPr="000665B4">
        <w:rPr>
          <w:rFonts w:ascii="宋体" w:eastAsia="宋体" w:hAnsi="宋体"/>
        </w:rPr>
        <w:t>#include &lt;bits/stdc++.h&gt;</w:t>
      </w:r>
    </w:p>
    <w:p w:rsidR="00A3204F" w:rsidRPr="000665B4" w:rsidRDefault="00A3204F" w:rsidP="00A3204F">
      <w:pPr>
        <w:rPr>
          <w:rFonts w:ascii="宋体" w:eastAsia="宋体" w:hAnsi="宋体"/>
        </w:rPr>
      </w:pPr>
      <w:r w:rsidRPr="000665B4">
        <w:rPr>
          <w:rFonts w:ascii="宋体" w:eastAsia="宋体" w:hAnsi="宋体"/>
        </w:rPr>
        <w:t>#define ll long long</w:t>
      </w:r>
    </w:p>
    <w:p w:rsidR="00A3204F" w:rsidRPr="000665B4" w:rsidRDefault="00A3204F" w:rsidP="00A3204F">
      <w:pPr>
        <w:rPr>
          <w:rFonts w:ascii="宋体" w:eastAsia="宋体" w:hAnsi="宋体"/>
        </w:rPr>
      </w:pPr>
      <w:r w:rsidRPr="000665B4">
        <w:rPr>
          <w:rFonts w:ascii="宋体" w:eastAsia="宋体" w:hAnsi="宋体"/>
        </w:rPr>
        <w:t>#define MAXN 100010</w:t>
      </w:r>
    </w:p>
    <w:p w:rsidR="00A3204F" w:rsidRPr="000665B4" w:rsidRDefault="00A3204F" w:rsidP="00A3204F">
      <w:pPr>
        <w:rPr>
          <w:rFonts w:ascii="宋体" w:eastAsia="宋体" w:hAnsi="宋体"/>
        </w:rPr>
      </w:pPr>
      <w:r w:rsidRPr="000665B4">
        <w:rPr>
          <w:rFonts w:ascii="宋体" w:eastAsia="宋体" w:hAnsi="宋体"/>
        </w:rPr>
        <w:t>#define debug false</w:t>
      </w:r>
    </w:p>
    <w:p w:rsidR="00A3204F" w:rsidRPr="000665B4" w:rsidRDefault="00A3204F" w:rsidP="00A3204F">
      <w:pPr>
        <w:rPr>
          <w:rFonts w:ascii="宋体" w:eastAsia="宋体" w:hAnsi="宋体"/>
        </w:rPr>
      </w:pPr>
      <w:r w:rsidRPr="000665B4">
        <w:rPr>
          <w:rFonts w:ascii="宋体" w:eastAsia="宋体" w:hAnsi="宋体"/>
        </w:rPr>
        <w:t>//#define ASSERT(X) if(!(X)) while(true);</w:t>
      </w:r>
    </w:p>
    <w:p w:rsidR="00A3204F" w:rsidRPr="000665B4" w:rsidRDefault="00A3204F" w:rsidP="00A3204F">
      <w:pPr>
        <w:rPr>
          <w:rFonts w:ascii="宋体" w:eastAsia="宋体" w:hAnsi="宋体"/>
        </w:rPr>
      </w:pPr>
      <w:r w:rsidRPr="000665B4">
        <w:rPr>
          <w:rFonts w:ascii="宋体" w:eastAsia="宋体" w:hAnsi="宋体"/>
        </w:rPr>
        <w:t>//#define ASSERT(X) if(!(X)){int sz=1;while(sz++){int *num=new int[sz];}}</w:t>
      </w:r>
    </w:p>
    <w:p w:rsidR="00A3204F" w:rsidRPr="000665B4" w:rsidRDefault="00A3204F" w:rsidP="00A3204F">
      <w:pPr>
        <w:rPr>
          <w:rFonts w:ascii="宋体" w:eastAsia="宋体" w:hAnsi="宋体"/>
        </w:rPr>
      </w:pPr>
      <w:r w:rsidRPr="000665B4">
        <w:rPr>
          <w:rFonts w:ascii="宋体" w:eastAsia="宋体" w:hAnsi="宋体"/>
        </w:rPr>
        <w:t>//#define assert ASSERT</w:t>
      </w:r>
    </w:p>
    <w:p w:rsidR="00A3204F" w:rsidRPr="000665B4" w:rsidRDefault="00A3204F" w:rsidP="00A3204F">
      <w:pPr>
        <w:rPr>
          <w:rFonts w:ascii="宋体" w:eastAsia="宋体" w:hAnsi="宋体"/>
        </w:rPr>
      </w:pPr>
      <w:r w:rsidRPr="000665B4">
        <w:rPr>
          <w:rFonts w:ascii="宋体" w:eastAsia="宋体" w:hAnsi="宋体"/>
        </w:rPr>
        <w:t>using namespace std;</w:t>
      </w:r>
    </w:p>
    <w:p w:rsidR="00A3204F" w:rsidRPr="000665B4" w:rsidRDefault="00A3204F" w:rsidP="00A3204F">
      <w:pPr>
        <w:rPr>
          <w:rFonts w:ascii="宋体" w:eastAsia="宋体" w:hAnsi="宋体"/>
        </w:rPr>
      </w:pPr>
    </w:p>
    <w:p w:rsidR="00A3204F" w:rsidRPr="000665B4" w:rsidRDefault="00A3204F" w:rsidP="00A3204F">
      <w:pPr>
        <w:rPr>
          <w:rFonts w:ascii="宋体" w:eastAsia="宋体" w:hAnsi="宋体"/>
        </w:rPr>
      </w:pPr>
      <w:r w:rsidRPr="000665B4">
        <w:rPr>
          <w:rFonts w:ascii="宋体" w:eastAsia="宋体" w:hAnsi="宋体"/>
        </w:rPr>
        <w:t>struct SegmentTree{</w:t>
      </w:r>
    </w:p>
    <w:p w:rsidR="00A3204F" w:rsidRPr="000665B4" w:rsidRDefault="00A3204F" w:rsidP="00A3204F">
      <w:pPr>
        <w:rPr>
          <w:rFonts w:ascii="宋体" w:eastAsia="宋体" w:hAnsi="宋体"/>
        </w:rPr>
      </w:pPr>
      <w:r w:rsidRPr="000665B4">
        <w:rPr>
          <w:rFonts w:ascii="宋体" w:eastAsia="宋体" w:hAnsi="宋体"/>
        </w:rPr>
        <w:t xml:space="preserve">    struct node{</w:t>
      </w:r>
    </w:p>
    <w:p w:rsidR="00A3204F" w:rsidRPr="000665B4" w:rsidRDefault="00A3204F" w:rsidP="00A3204F">
      <w:pPr>
        <w:rPr>
          <w:rFonts w:ascii="宋体" w:eastAsia="宋体" w:hAnsi="宋体"/>
        </w:rPr>
      </w:pPr>
      <w:r w:rsidRPr="000665B4">
        <w:rPr>
          <w:rFonts w:ascii="宋体" w:eastAsia="宋体" w:hAnsi="宋体"/>
        </w:rPr>
        <w:t xml:space="preserve">        ll sum,minnum;</w:t>
      </w:r>
    </w:p>
    <w:p w:rsidR="00A3204F" w:rsidRPr="000665B4" w:rsidRDefault="00A3204F" w:rsidP="00A3204F">
      <w:pPr>
        <w:rPr>
          <w:rFonts w:ascii="宋体" w:eastAsia="宋体" w:hAnsi="宋体"/>
        </w:rPr>
      </w:pPr>
      <w:r w:rsidRPr="000665B4">
        <w:rPr>
          <w:rFonts w:ascii="宋体" w:eastAsia="宋体" w:hAnsi="宋体"/>
        </w:rPr>
        <w:t xml:space="preserve">        bool lazy;</w:t>
      </w:r>
    </w:p>
    <w:p w:rsidR="00A3204F" w:rsidRPr="000665B4" w:rsidRDefault="00A3204F" w:rsidP="00A3204F">
      <w:pPr>
        <w:rPr>
          <w:rFonts w:ascii="宋体" w:eastAsia="宋体" w:hAnsi="宋体"/>
        </w:rPr>
      </w:pPr>
      <w:r w:rsidRPr="000665B4">
        <w:rPr>
          <w:rFonts w:ascii="宋体" w:eastAsia="宋体" w:hAnsi="宋体"/>
        </w:rPr>
        <w:t xml:space="preserve">    }tree[4*MAXN];</w:t>
      </w:r>
    </w:p>
    <w:p w:rsidR="00A3204F" w:rsidRPr="000665B4" w:rsidRDefault="00A3204F" w:rsidP="00A3204F">
      <w:pPr>
        <w:rPr>
          <w:rFonts w:ascii="宋体" w:eastAsia="宋体" w:hAnsi="宋体"/>
        </w:rPr>
      </w:pPr>
      <w:r w:rsidRPr="000665B4">
        <w:rPr>
          <w:rFonts w:ascii="宋体" w:eastAsia="宋体" w:hAnsi="宋体"/>
        </w:rPr>
        <w:t xml:space="preserve">    void push_down(uint32_t id){</w:t>
      </w:r>
    </w:p>
    <w:p w:rsidR="00A3204F" w:rsidRPr="000665B4" w:rsidRDefault="00A3204F" w:rsidP="00A3204F">
      <w:pPr>
        <w:rPr>
          <w:rFonts w:ascii="宋体" w:eastAsia="宋体" w:hAnsi="宋体"/>
        </w:rPr>
      </w:pPr>
      <w:r w:rsidRPr="000665B4">
        <w:rPr>
          <w:rFonts w:ascii="宋体" w:eastAsia="宋体" w:hAnsi="宋体"/>
        </w:rPr>
        <w:t xml:space="preserve">        if(tree[id].lazy){</w:t>
      </w:r>
    </w:p>
    <w:p w:rsidR="00A3204F" w:rsidRPr="000665B4" w:rsidRDefault="00A3204F" w:rsidP="00A3204F">
      <w:pPr>
        <w:rPr>
          <w:rFonts w:ascii="宋体" w:eastAsia="宋体" w:hAnsi="宋体"/>
        </w:rPr>
      </w:pPr>
      <w:r w:rsidRPr="000665B4">
        <w:rPr>
          <w:rFonts w:ascii="宋体" w:eastAsia="宋体" w:hAnsi="宋体"/>
        </w:rPr>
        <w:t xml:space="preserve">            tree[2*id].minnum=max(tree[2*id].minnum,tree[id].minnum);</w:t>
      </w:r>
    </w:p>
    <w:p w:rsidR="00A3204F" w:rsidRPr="000665B4" w:rsidRDefault="00A3204F" w:rsidP="00A3204F">
      <w:pPr>
        <w:rPr>
          <w:rFonts w:ascii="宋体" w:eastAsia="宋体" w:hAnsi="宋体"/>
        </w:rPr>
      </w:pPr>
      <w:r w:rsidRPr="000665B4">
        <w:rPr>
          <w:rFonts w:ascii="宋体" w:eastAsia="宋体" w:hAnsi="宋体"/>
        </w:rPr>
        <w:t xml:space="preserve">            tree[2*id].lazy=true;</w:t>
      </w:r>
    </w:p>
    <w:p w:rsidR="00A3204F" w:rsidRPr="000665B4" w:rsidRDefault="00A3204F" w:rsidP="00A3204F">
      <w:pPr>
        <w:rPr>
          <w:rFonts w:ascii="宋体" w:eastAsia="宋体" w:hAnsi="宋体"/>
        </w:rPr>
      </w:pPr>
      <w:r w:rsidRPr="000665B4">
        <w:rPr>
          <w:rFonts w:ascii="宋体" w:eastAsia="宋体" w:hAnsi="宋体"/>
        </w:rPr>
        <w:t xml:space="preserve">            tree[2*id+1].minnum=max(tree[2*id+1].minnum,tree[id].minnum);</w:t>
      </w:r>
    </w:p>
    <w:p w:rsidR="00A3204F" w:rsidRPr="000665B4" w:rsidRDefault="00A3204F" w:rsidP="00A3204F">
      <w:pPr>
        <w:rPr>
          <w:rFonts w:ascii="宋体" w:eastAsia="宋体" w:hAnsi="宋体"/>
        </w:rPr>
      </w:pPr>
      <w:r w:rsidRPr="000665B4">
        <w:rPr>
          <w:rFonts w:ascii="宋体" w:eastAsia="宋体" w:hAnsi="宋体"/>
        </w:rPr>
        <w:t xml:space="preserve">            tree[2*id+1].lazy=true;</w:t>
      </w:r>
    </w:p>
    <w:p w:rsidR="00A3204F" w:rsidRPr="000665B4" w:rsidRDefault="00A3204F" w:rsidP="00A3204F">
      <w:pPr>
        <w:rPr>
          <w:rFonts w:ascii="宋体" w:eastAsia="宋体" w:hAnsi="宋体"/>
        </w:rPr>
      </w:pPr>
      <w:r w:rsidRPr="000665B4">
        <w:rPr>
          <w:rFonts w:ascii="宋体" w:eastAsia="宋体" w:hAnsi="宋体"/>
        </w:rPr>
        <w:lastRenderedPageBreak/>
        <w:t xml:space="preserve">            tree[id].lazy=false;</w:t>
      </w:r>
    </w:p>
    <w:p w:rsidR="00A3204F" w:rsidRPr="000665B4" w:rsidRDefault="00A3204F" w:rsidP="00A3204F">
      <w:pPr>
        <w:rPr>
          <w:rFonts w:ascii="宋体" w:eastAsia="宋体" w:hAnsi="宋体"/>
        </w:rPr>
      </w:pPr>
      <w:r w:rsidRPr="000665B4">
        <w:rPr>
          <w:rFonts w:ascii="宋体" w:eastAsia="宋体" w:hAnsi="宋体"/>
        </w:rPr>
        <w:t xml:space="preserve">        }</w:t>
      </w:r>
    </w:p>
    <w:p w:rsidR="00A3204F" w:rsidRPr="000665B4" w:rsidRDefault="00A3204F" w:rsidP="00A3204F">
      <w:pPr>
        <w:rPr>
          <w:rFonts w:ascii="宋体" w:eastAsia="宋体" w:hAnsi="宋体"/>
        </w:rPr>
      </w:pPr>
      <w:r w:rsidRPr="000665B4">
        <w:rPr>
          <w:rFonts w:ascii="宋体" w:eastAsia="宋体" w:hAnsi="宋体"/>
        </w:rPr>
        <w:t xml:space="preserve">        return;</w:t>
      </w:r>
    </w:p>
    <w:p w:rsidR="00A3204F" w:rsidRPr="000665B4" w:rsidRDefault="00A3204F" w:rsidP="00A3204F">
      <w:pPr>
        <w:rPr>
          <w:rFonts w:ascii="宋体" w:eastAsia="宋体" w:hAnsi="宋体"/>
        </w:rPr>
      </w:pPr>
      <w:r w:rsidRPr="000665B4">
        <w:rPr>
          <w:rFonts w:ascii="宋体" w:eastAsia="宋体" w:hAnsi="宋体"/>
        </w:rPr>
        <w:t xml:space="preserve">    }</w:t>
      </w:r>
    </w:p>
    <w:p w:rsidR="00A3204F" w:rsidRPr="000665B4" w:rsidRDefault="00A3204F" w:rsidP="00A3204F">
      <w:pPr>
        <w:rPr>
          <w:rFonts w:ascii="宋体" w:eastAsia="宋体" w:hAnsi="宋体"/>
        </w:rPr>
      </w:pPr>
      <w:r w:rsidRPr="000665B4">
        <w:rPr>
          <w:rFonts w:ascii="宋体" w:eastAsia="宋体" w:hAnsi="宋体"/>
        </w:rPr>
        <w:t xml:space="preserve">    void build_tree(){</w:t>
      </w:r>
    </w:p>
    <w:p w:rsidR="00A3204F" w:rsidRPr="000665B4" w:rsidRDefault="00A3204F" w:rsidP="00A3204F">
      <w:pPr>
        <w:rPr>
          <w:rFonts w:ascii="宋体" w:eastAsia="宋体" w:hAnsi="宋体"/>
        </w:rPr>
      </w:pPr>
      <w:r w:rsidRPr="000665B4">
        <w:rPr>
          <w:rFonts w:ascii="宋体" w:eastAsia="宋体" w:hAnsi="宋体"/>
        </w:rPr>
        <w:t xml:space="preserve">        memset(tree,0,sizeof(tree));</w:t>
      </w:r>
    </w:p>
    <w:p w:rsidR="00A3204F" w:rsidRPr="000665B4" w:rsidRDefault="00A3204F" w:rsidP="00A3204F">
      <w:pPr>
        <w:rPr>
          <w:rFonts w:ascii="宋体" w:eastAsia="宋体" w:hAnsi="宋体"/>
        </w:rPr>
      </w:pPr>
      <w:r w:rsidRPr="000665B4">
        <w:rPr>
          <w:rFonts w:ascii="宋体" w:eastAsia="宋体" w:hAnsi="宋体"/>
        </w:rPr>
        <w:t xml:space="preserve">        return;</w:t>
      </w:r>
    </w:p>
    <w:p w:rsidR="00A3204F" w:rsidRPr="000665B4" w:rsidRDefault="00A3204F" w:rsidP="00A3204F">
      <w:pPr>
        <w:rPr>
          <w:rFonts w:ascii="宋体" w:eastAsia="宋体" w:hAnsi="宋体"/>
        </w:rPr>
      </w:pPr>
      <w:r w:rsidRPr="000665B4">
        <w:rPr>
          <w:rFonts w:ascii="宋体" w:eastAsia="宋体" w:hAnsi="宋体"/>
        </w:rPr>
        <w:t xml:space="preserve">    }</w:t>
      </w:r>
    </w:p>
    <w:p w:rsidR="00A3204F" w:rsidRPr="000665B4" w:rsidRDefault="00A3204F" w:rsidP="00A3204F">
      <w:pPr>
        <w:rPr>
          <w:rFonts w:ascii="宋体" w:eastAsia="宋体" w:hAnsi="宋体"/>
        </w:rPr>
      </w:pPr>
      <w:r w:rsidRPr="000665B4">
        <w:rPr>
          <w:rFonts w:ascii="宋体" w:eastAsia="宋体" w:hAnsi="宋体"/>
        </w:rPr>
        <w:t xml:space="preserve">    void update(uint32_t id,uint32_t tl,uint32_t tr,uint32_t ul,uint32_t ur,ll num){</w:t>
      </w:r>
    </w:p>
    <w:p w:rsidR="00A3204F" w:rsidRPr="000665B4" w:rsidRDefault="00A3204F" w:rsidP="00A3204F">
      <w:pPr>
        <w:rPr>
          <w:rFonts w:ascii="宋体" w:eastAsia="宋体" w:hAnsi="宋体"/>
        </w:rPr>
      </w:pPr>
      <w:r w:rsidRPr="000665B4">
        <w:rPr>
          <w:rFonts w:ascii="宋体" w:eastAsia="宋体" w:hAnsi="宋体"/>
        </w:rPr>
        <w:t xml:space="preserve">        assert(tl&lt;=ul&amp;&amp;ur&lt;=tr);</w:t>
      </w:r>
    </w:p>
    <w:p w:rsidR="00A3204F" w:rsidRPr="000665B4" w:rsidRDefault="00A3204F" w:rsidP="00A3204F">
      <w:pPr>
        <w:rPr>
          <w:rFonts w:ascii="宋体" w:eastAsia="宋体" w:hAnsi="宋体"/>
        </w:rPr>
      </w:pPr>
      <w:r w:rsidRPr="000665B4">
        <w:rPr>
          <w:rFonts w:ascii="宋体" w:eastAsia="宋体" w:hAnsi="宋体"/>
        </w:rPr>
        <w:t xml:space="preserve">        if(num&lt;=tree[id].minnum) return;//减枝,不加就是TLE,加了就AC</w:t>
      </w:r>
    </w:p>
    <w:p w:rsidR="00A3204F" w:rsidRPr="000665B4" w:rsidRDefault="00A3204F" w:rsidP="00A3204F">
      <w:pPr>
        <w:rPr>
          <w:rFonts w:ascii="宋体" w:eastAsia="宋体" w:hAnsi="宋体"/>
        </w:rPr>
      </w:pPr>
      <w:r w:rsidRPr="000665B4">
        <w:rPr>
          <w:rFonts w:ascii="宋体" w:eastAsia="宋体" w:hAnsi="宋体"/>
        </w:rPr>
        <w:t xml:space="preserve">        if(tl==ul&amp;&amp;tr==ur){</w:t>
      </w:r>
    </w:p>
    <w:p w:rsidR="00A3204F" w:rsidRPr="000665B4" w:rsidRDefault="00A3204F" w:rsidP="00A3204F">
      <w:pPr>
        <w:rPr>
          <w:rFonts w:ascii="宋体" w:eastAsia="宋体" w:hAnsi="宋体"/>
        </w:rPr>
      </w:pPr>
      <w:r w:rsidRPr="000665B4">
        <w:rPr>
          <w:rFonts w:ascii="宋体" w:eastAsia="宋体" w:hAnsi="宋体"/>
        </w:rPr>
        <w:t xml:space="preserve">            tree[id].minnum=max(tree[id].minnum,num);</w:t>
      </w:r>
    </w:p>
    <w:p w:rsidR="00A3204F" w:rsidRPr="000665B4" w:rsidRDefault="00A3204F" w:rsidP="00A3204F">
      <w:pPr>
        <w:rPr>
          <w:rFonts w:ascii="宋体" w:eastAsia="宋体" w:hAnsi="宋体"/>
        </w:rPr>
      </w:pPr>
      <w:r w:rsidRPr="000665B4">
        <w:rPr>
          <w:rFonts w:ascii="宋体" w:eastAsia="宋体" w:hAnsi="宋体"/>
        </w:rPr>
        <w:t xml:space="preserve">            tree[id].lazy=true;</w:t>
      </w:r>
    </w:p>
    <w:p w:rsidR="00A3204F" w:rsidRPr="000665B4" w:rsidRDefault="00A3204F" w:rsidP="00A3204F">
      <w:pPr>
        <w:rPr>
          <w:rFonts w:ascii="宋体" w:eastAsia="宋体" w:hAnsi="宋体"/>
        </w:rPr>
      </w:pPr>
      <w:r w:rsidRPr="000665B4">
        <w:rPr>
          <w:rFonts w:ascii="宋体" w:eastAsia="宋体" w:hAnsi="宋体"/>
        </w:rPr>
        <w:t xml:space="preserve">            return;</w:t>
      </w:r>
    </w:p>
    <w:p w:rsidR="00A3204F" w:rsidRPr="000665B4" w:rsidRDefault="00A3204F" w:rsidP="00A3204F">
      <w:pPr>
        <w:rPr>
          <w:rFonts w:ascii="宋体" w:eastAsia="宋体" w:hAnsi="宋体"/>
        </w:rPr>
      </w:pPr>
      <w:r w:rsidRPr="000665B4">
        <w:rPr>
          <w:rFonts w:ascii="宋体" w:eastAsia="宋体" w:hAnsi="宋体"/>
        </w:rPr>
        <w:t xml:space="preserve">        }</w:t>
      </w:r>
    </w:p>
    <w:p w:rsidR="00A3204F" w:rsidRPr="000665B4" w:rsidRDefault="00A3204F" w:rsidP="00A3204F">
      <w:pPr>
        <w:rPr>
          <w:rFonts w:ascii="宋体" w:eastAsia="宋体" w:hAnsi="宋体"/>
        </w:rPr>
      </w:pPr>
      <w:r w:rsidRPr="000665B4">
        <w:rPr>
          <w:rFonts w:ascii="宋体" w:eastAsia="宋体" w:hAnsi="宋体"/>
        </w:rPr>
        <w:t xml:space="preserve">        push_down(id);</w:t>
      </w:r>
    </w:p>
    <w:p w:rsidR="00A3204F" w:rsidRPr="000665B4" w:rsidRDefault="00A3204F" w:rsidP="00A3204F">
      <w:pPr>
        <w:rPr>
          <w:rFonts w:ascii="宋体" w:eastAsia="宋体" w:hAnsi="宋体"/>
        </w:rPr>
      </w:pPr>
      <w:r w:rsidRPr="000665B4">
        <w:rPr>
          <w:rFonts w:ascii="宋体" w:eastAsia="宋体" w:hAnsi="宋体"/>
        </w:rPr>
        <w:t xml:space="preserve">        uint32_t mid=(tl+tr)/2;</w:t>
      </w:r>
    </w:p>
    <w:p w:rsidR="00A3204F" w:rsidRPr="000665B4" w:rsidRDefault="00A3204F" w:rsidP="00A3204F">
      <w:pPr>
        <w:rPr>
          <w:rFonts w:ascii="宋体" w:eastAsia="宋体" w:hAnsi="宋体"/>
        </w:rPr>
      </w:pPr>
      <w:r w:rsidRPr="000665B4">
        <w:rPr>
          <w:rFonts w:ascii="宋体" w:eastAsia="宋体" w:hAnsi="宋体"/>
        </w:rPr>
        <w:t xml:space="preserve">        if(ur&lt;=mid) update(2*id,tl,mid,ul,ur,num);</w:t>
      </w:r>
    </w:p>
    <w:p w:rsidR="00A3204F" w:rsidRPr="000665B4" w:rsidRDefault="00A3204F" w:rsidP="00A3204F">
      <w:pPr>
        <w:rPr>
          <w:rFonts w:ascii="宋体" w:eastAsia="宋体" w:hAnsi="宋体"/>
        </w:rPr>
      </w:pPr>
      <w:r w:rsidRPr="000665B4">
        <w:rPr>
          <w:rFonts w:ascii="宋体" w:eastAsia="宋体" w:hAnsi="宋体"/>
        </w:rPr>
        <w:t xml:space="preserve">        else if(ul&gt;mid) update(2*id+1,mid+1,tr,ul,ur,num);</w:t>
      </w:r>
    </w:p>
    <w:p w:rsidR="00A3204F" w:rsidRPr="000665B4" w:rsidRDefault="00A3204F" w:rsidP="00A3204F">
      <w:pPr>
        <w:rPr>
          <w:rFonts w:ascii="宋体" w:eastAsia="宋体" w:hAnsi="宋体"/>
        </w:rPr>
      </w:pPr>
      <w:r w:rsidRPr="000665B4">
        <w:rPr>
          <w:rFonts w:ascii="宋体" w:eastAsia="宋体" w:hAnsi="宋体"/>
        </w:rPr>
        <w:t xml:space="preserve">        else update(2*id,tl,mid,ul,mid,num),update(2*id+1,mid+1,tr,mid+1,ur,num);</w:t>
      </w:r>
    </w:p>
    <w:p w:rsidR="00A3204F" w:rsidRPr="000665B4" w:rsidRDefault="00A3204F" w:rsidP="00A3204F">
      <w:pPr>
        <w:rPr>
          <w:rFonts w:ascii="宋体" w:eastAsia="宋体" w:hAnsi="宋体"/>
        </w:rPr>
      </w:pPr>
      <w:r w:rsidRPr="000665B4">
        <w:rPr>
          <w:rFonts w:ascii="宋体" w:eastAsia="宋体" w:hAnsi="宋体"/>
        </w:rPr>
        <w:t xml:space="preserve">        return;</w:t>
      </w:r>
    </w:p>
    <w:p w:rsidR="00A3204F" w:rsidRPr="000665B4" w:rsidRDefault="00A3204F" w:rsidP="00A3204F">
      <w:pPr>
        <w:rPr>
          <w:rFonts w:ascii="宋体" w:eastAsia="宋体" w:hAnsi="宋体"/>
        </w:rPr>
      </w:pPr>
      <w:r w:rsidRPr="000665B4">
        <w:rPr>
          <w:rFonts w:ascii="宋体" w:eastAsia="宋体" w:hAnsi="宋体"/>
        </w:rPr>
        <w:t xml:space="preserve">    }</w:t>
      </w:r>
    </w:p>
    <w:p w:rsidR="00A3204F" w:rsidRPr="000665B4" w:rsidRDefault="00A3204F" w:rsidP="00A3204F">
      <w:pPr>
        <w:rPr>
          <w:rFonts w:ascii="宋体" w:eastAsia="宋体" w:hAnsi="宋体"/>
        </w:rPr>
      </w:pPr>
      <w:r w:rsidRPr="000665B4">
        <w:rPr>
          <w:rFonts w:ascii="宋体" w:eastAsia="宋体" w:hAnsi="宋体"/>
        </w:rPr>
        <w:t xml:space="preserve">    ll query(uint32_t id,uint32_t tl,uint32_t tr,uint32_t ql,uint32_t qr){</w:t>
      </w:r>
    </w:p>
    <w:p w:rsidR="00A3204F" w:rsidRPr="000665B4" w:rsidRDefault="00A3204F" w:rsidP="00A3204F">
      <w:pPr>
        <w:rPr>
          <w:rFonts w:ascii="宋体" w:eastAsia="宋体" w:hAnsi="宋体"/>
        </w:rPr>
      </w:pPr>
      <w:r w:rsidRPr="000665B4">
        <w:rPr>
          <w:rFonts w:ascii="宋体" w:eastAsia="宋体" w:hAnsi="宋体"/>
        </w:rPr>
        <w:t xml:space="preserve">        assert(tl==ql&amp;&amp;tr==qr);</w:t>
      </w:r>
    </w:p>
    <w:p w:rsidR="00A3204F" w:rsidRPr="000665B4" w:rsidRDefault="00A3204F" w:rsidP="00A3204F">
      <w:pPr>
        <w:rPr>
          <w:rFonts w:ascii="宋体" w:eastAsia="宋体" w:hAnsi="宋体"/>
        </w:rPr>
      </w:pPr>
      <w:r w:rsidRPr="000665B4">
        <w:rPr>
          <w:rFonts w:ascii="宋体" w:eastAsia="宋体" w:hAnsi="宋体"/>
        </w:rPr>
        <w:t xml:space="preserve">        if(ql==qr){</w:t>
      </w:r>
    </w:p>
    <w:p w:rsidR="00A3204F" w:rsidRPr="000665B4" w:rsidRDefault="00A3204F" w:rsidP="00A3204F">
      <w:pPr>
        <w:rPr>
          <w:rFonts w:ascii="宋体" w:eastAsia="宋体" w:hAnsi="宋体"/>
        </w:rPr>
      </w:pPr>
      <w:r w:rsidRPr="000665B4">
        <w:rPr>
          <w:rFonts w:ascii="宋体" w:eastAsia="宋体" w:hAnsi="宋体"/>
        </w:rPr>
        <w:t xml:space="preserve">            tree[id].sum=max(tree[id].sum,tree[id].minnum);</w:t>
      </w:r>
    </w:p>
    <w:p w:rsidR="00A3204F" w:rsidRPr="000665B4" w:rsidRDefault="00A3204F" w:rsidP="00A3204F">
      <w:pPr>
        <w:rPr>
          <w:rFonts w:ascii="宋体" w:eastAsia="宋体" w:hAnsi="宋体"/>
        </w:rPr>
      </w:pPr>
      <w:r w:rsidRPr="000665B4">
        <w:rPr>
          <w:rFonts w:ascii="宋体" w:eastAsia="宋体" w:hAnsi="宋体"/>
        </w:rPr>
        <w:t xml:space="preserve">            if(debug) return tree[id].sum;</w:t>
      </w:r>
    </w:p>
    <w:p w:rsidR="00A3204F" w:rsidRPr="000665B4" w:rsidRDefault="00A3204F" w:rsidP="00A3204F">
      <w:pPr>
        <w:rPr>
          <w:rFonts w:ascii="宋体" w:eastAsia="宋体" w:hAnsi="宋体"/>
        </w:rPr>
      </w:pPr>
      <w:r w:rsidRPr="000665B4">
        <w:rPr>
          <w:rFonts w:ascii="宋体" w:eastAsia="宋体" w:hAnsi="宋体"/>
        </w:rPr>
        <w:t xml:space="preserve">            ll i=(ll)ql;</w:t>
      </w:r>
    </w:p>
    <w:p w:rsidR="00A3204F" w:rsidRPr="000665B4" w:rsidRDefault="00A3204F" w:rsidP="00A3204F">
      <w:pPr>
        <w:rPr>
          <w:rFonts w:ascii="宋体" w:eastAsia="宋体" w:hAnsi="宋体"/>
        </w:rPr>
      </w:pPr>
      <w:r w:rsidRPr="000665B4">
        <w:rPr>
          <w:rFonts w:ascii="宋体" w:eastAsia="宋体" w:hAnsi="宋体"/>
        </w:rPr>
        <w:t xml:space="preserve">            return i*tree[id].sum;</w:t>
      </w:r>
    </w:p>
    <w:p w:rsidR="00A3204F" w:rsidRPr="000665B4" w:rsidRDefault="00A3204F" w:rsidP="00A3204F">
      <w:pPr>
        <w:rPr>
          <w:rFonts w:ascii="宋体" w:eastAsia="宋体" w:hAnsi="宋体"/>
        </w:rPr>
      </w:pPr>
      <w:r w:rsidRPr="000665B4">
        <w:rPr>
          <w:rFonts w:ascii="宋体" w:eastAsia="宋体" w:hAnsi="宋体"/>
        </w:rPr>
        <w:t xml:space="preserve">        }</w:t>
      </w:r>
    </w:p>
    <w:p w:rsidR="00A3204F" w:rsidRPr="000665B4" w:rsidRDefault="00A3204F" w:rsidP="00A3204F">
      <w:pPr>
        <w:rPr>
          <w:rFonts w:ascii="宋体" w:eastAsia="宋体" w:hAnsi="宋体"/>
        </w:rPr>
      </w:pPr>
      <w:r w:rsidRPr="000665B4">
        <w:rPr>
          <w:rFonts w:ascii="宋体" w:eastAsia="宋体" w:hAnsi="宋体"/>
        </w:rPr>
        <w:t xml:space="preserve">        push_down(id);</w:t>
      </w:r>
    </w:p>
    <w:p w:rsidR="00A3204F" w:rsidRPr="000665B4" w:rsidRDefault="00A3204F" w:rsidP="00A3204F">
      <w:pPr>
        <w:rPr>
          <w:rFonts w:ascii="宋体" w:eastAsia="宋体" w:hAnsi="宋体"/>
        </w:rPr>
      </w:pPr>
      <w:r w:rsidRPr="000665B4">
        <w:rPr>
          <w:rFonts w:ascii="宋体" w:eastAsia="宋体" w:hAnsi="宋体"/>
        </w:rPr>
        <w:t xml:space="preserve">        uint32_t mid=(tl+tr)/2;</w:t>
      </w:r>
    </w:p>
    <w:p w:rsidR="00A3204F" w:rsidRPr="000665B4" w:rsidRDefault="00A3204F" w:rsidP="00A3204F">
      <w:pPr>
        <w:rPr>
          <w:rFonts w:ascii="宋体" w:eastAsia="宋体" w:hAnsi="宋体"/>
        </w:rPr>
      </w:pPr>
      <w:r w:rsidRPr="000665B4">
        <w:rPr>
          <w:rFonts w:ascii="宋体" w:eastAsia="宋体" w:hAnsi="宋体"/>
        </w:rPr>
        <w:t xml:space="preserve">        if(debug) return tree[id].sum=query(2*id,tl,mid,ql,mid)+query(2*id+1,mid+1,tr,mid+1,qr);</w:t>
      </w:r>
    </w:p>
    <w:p w:rsidR="00A3204F" w:rsidRPr="000665B4" w:rsidRDefault="00A3204F" w:rsidP="00A3204F">
      <w:pPr>
        <w:rPr>
          <w:rFonts w:ascii="宋体" w:eastAsia="宋体" w:hAnsi="宋体"/>
        </w:rPr>
      </w:pPr>
      <w:r w:rsidRPr="000665B4">
        <w:rPr>
          <w:rFonts w:ascii="宋体" w:eastAsia="宋体" w:hAnsi="宋体"/>
        </w:rPr>
        <w:t xml:space="preserve">        return tree[id].sum=query(2*id,tl,mid,ql,mid)^query(2*id+1,mid+1,tr,mid+1,qr);</w:t>
      </w:r>
    </w:p>
    <w:p w:rsidR="00A3204F" w:rsidRPr="000665B4" w:rsidRDefault="00A3204F" w:rsidP="00A3204F">
      <w:pPr>
        <w:rPr>
          <w:rFonts w:ascii="宋体" w:eastAsia="宋体" w:hAnsi="宋体"/>
        </w:rPr>
      </w:pPr>
      <w:r w:rsidRPr="000665B4">
        <w:rPr>
          <w:rFonts w:ascii="宋体" w:eastAsia="宋体" w:hAnsi="宋体"/>
        </w:rPr>
        <w:t xml:space="preserve">    }</w:t>
      </w:r>
    </w:p>
    <w:p w:rsidR="00A3204F" w:rsidRPr="000665B4" w:rsidRDefault="00A3204F" w:rsidP="00A3204F">
      <w:pPr>
        <w:rPr>
          <w:rFonts w:ascii="宋体" w:eastAsia="宋体" w:hAnsi="宋体"/>
        </w:rPr>
      </w:pPr>
      <w:r w:rsidRPr="000665B4">
        <w:rPr>
          <w:rFonts w:ascii="宋体" w:eastAsia="宋体" w:hAnsi="宋体"/>
        </w:rPr>
        <w:t>}ST;</w:t>
      </w:r>
    </w:p>
    <w:p w:rsidR="00A3204F" w:rsidRPr="000665B4" w:rsidRDefault="00A3204F" w:rsidP="00A3204F">
      <w:pPr>
        <w:rPr>
          <w:rFonts w:ascii="宋体" w:eastAsia="宋体" w:hAnsi="宋体"/>
        </w:rPr>
      </w:pPr>
      <w:r w:rsidRPr="000665B4">
        <w:rPr>
          <w:rFonts w:ascii="宋体" w:eastAsia="宋体" w:hAnsi="宋体"/>
        </w:rPr>
        <w:t>uint32_t RNG61(uint32_t &amp;x,uint32_t &amp;y,uint32_t &amp;z){</w:t>
      </w:r>
    </w:p>
    <w:p w:rsidR="00A3204F" w:rsidRPr="000665B4" w:rsidRDefault="00A3204F" w:rsidP="00A3204F">
      <w:pPr>
        <w:rPr>
          <w:rFonts w:ascii="宋体" w:eastAsia="宋体" w:hAnsi="宋体"/>
        </w:rPr>
      </w:pPr>
      <w:r w:rsidRPr="000665B4">
        <w:rPr>
          <w:rFonts w:ascii="宋体" w:eastAsia="宋体" w:hAnsi="宋体"/>
        </w:rPr>
        <w:t xml:space="preserve">    x=x^(x&lt;&lt;11);</w:t>
      </w:r>
    </w:p>
    <w:p w:rsidR="00A3204F" w:rsidRPr="000665B4" w:rsidRDefault="00A3204F" w:rsidP="00A3204F">
      <w:pPr>
        <w:rPr>
          <w:rFonts w:ascii="宋体" w:eastAsia="宋体" w:hAnsi="宋体"/>
        </w:rPr>
      </w:pPr>
      <w:r w:rsidRPr="000665B4">
        <w:rPr>
          <w:rFonts w:ascii="宋体" w:eastAsia="宋体" w:hAnsi="宋体"/>
        </w:rPr>
        <w:t xml:space="preserve">    x=x^(x&gt;&gt;4);</w:t>
      </w:r>
    </w:p>
    <w:p w:rsidR="00A3204F" w:rsidRPr="000665B4" w:rsidRDefault="00A3204F" w:rsidP="00A3204F">
      <w:pPr>
        <w:rPr>
          <w:rFonts w:ascii="宋体" w:eastAsia="宋体" w:hAnsi="宋体"/>
        </w:rPr>
      </w:pPr>
      <w:r w:rsidRPr="000665B4">
        <w:rPr>
          <w:rFonts w:ascii="宋体" w:eastAsia="宋体" w:hAnsi="宋体"/>
        </w:rPr>
        <w:lastRenderedPageBreak/>
        <w:t xml:space="preserve">    x=x^(x&lt;&lt;5);</w:t>
      </w:r>
    </w:p>
    <w:p w:rsidR="00A3204F" w:rsidRPr="000665B4" w:rsidRDefault="00A3204F" w:rsidP="00A3204F">
      <w:pPr>
        <w:rPr>
          <w:rFonts w:ascii="宋体" w:eastAsia="宋体" w:hAnsi="宋体"/>
        </w:rPr>
      </w:pPr>
      <w:r w:rsidRPr="000665B4">
        <w:rPr>
          <w:rFonts w:ascii="宋体" w:eastAsia="宋体" w:hAnsi="宋体"/>
        </w:rPr>
        <w:t xml:space="preserve">    x=x^(x&gt;&gt;14);</w:t>
      </w:r>
    </w:p>
    <w:p w:rsidR="00A3204F" w:rsidRPr="000665B4" w:rsidRDefault="00A3204F" w:rsidP="00A3204F">
      <w:pPr>
        <w:rPr>
          <w:rFonts w:ascii="宋体" w:eastAsia="宋体" w:hAnsi="宋体"/>
        </w:rPr>
      </w:pPr>
      <w:r w:rsidRPr="000665B4">
        <w:rPr>
          <w:rFonts w:ascii="宋体" w:eastAsia="宋体" w:hAnsi="宋体"/>
        </w:rPr>
        <w:t xml:space="preserve">    uint32_t w=x^(y^z);</w:t>
      </w:r>
    </w:p>
    <w:p w:rsidR="00A3204F" w:rsidRPr="000665B4" w:rsidRDefault="00A3204F" w:rsidP="00A3204F">
      <w:pPr>
        <w:rPr>
          <w:rFonts w:ascii="宋体" w:eastAsia="宋体" w:hAnsi="宋体"/>
        </w:rPr>
      </w:pPr>
      <w:r w:rsidRPr="000665B4">
        <w:rPr>
          <w:rFonts w:ascii="宋体" w:eastAsia="宋体" w:hAnsi="宋体"/>
        </w:rPr>
        <w:t xml:space="preserve">    x=y;</w:t>
      </w:r>
    </w:p>
    <w:p w:rsidR="00A3204F" w:rsidRPr="000665B4" w:rsidRDefault="00A3204F" w:rsidP="00A3204F">
      <w:pPr>
        <w:rPr>
          <w:rFonts w:ascii="宋体" w:eastAsia="宋体" w:hAnsi="宋体"/>
        </w:rPr>
      </w:pPr>
      <w:r w:rsidRPr="000665B4">
        <w:rPr>
          <w:rFonts w:ascii="宋体" w:eastAsia="宋体" w:hAnsi="宋体"/>
        </w:rPr>
        <w:t xml:space="preserve">    y=z;</w:t>
      </w:r>
    </w:p>
    <w:p w:rsidR="00A3204F" w:rsidRPr="000665B4" w:rsidRDefault="00A3204F" w:rsidP="00A3204F">
      <w:pPr>
        <w:rPr>
          <w:rFonts w:ascii="宋体" w:eastAsia="宋体" w:hAnsi="宋体"/>
        </w:rPr>
      </w:pPr>
      <w:r w:rsidRPr="000665B4">
        <w:rPr>
          <w:rFonts w:ascii="宋体" w:eastAsia="宋体" w:hAnsi="宋体"/>
        </w:rPr>
        <w:t xml:space="preserve">    z=w;</w:t>
      </w:r>
    </w:p>
    <w:p w:rsidR="00A3204F" w:rsidRPr="000665B4" w:rsidRDefault="00A3204F" w:rsidP="00A3204F">
      <w:pPr>
        <w:rPr>
          <w:rFonts w:ascii="宋体" w:eastAsia="宋体" w:hAnsi="宋体"/>
        </w:rPr>
      </w:pPr>
      <w:r w:rsidRPr="000665B4">
        <w:rPr>
          <w:rFonts w:ascii="宋体" w:eastAsia="宋体" w:hAnsi="宋体"/>
        </w:rPr>
        <w:t xml:space="preserve">    return z;</w:t>
      </w:r>
    </w:p>
    <w:p w:rsidR="00A3204F" w:rsidRPr="000665B4" w:rsidRDefault="00A3204F" w:rsidP="00A3204F">
      <w:pPr>
        <w:rPr>
          <w:rFonts w:ascii="宋体" w:eastAsia="宋体" w:hAnsi="宋体"/>
        </w:rPr>
      </w:pPr>
      <w:r w:rsidRPr="000665B4">
        <w:rPr>
          <w:rFonts w:ascii="宋体" w:eastAsia="宋体" w:hAnsi="宋体"/>
        </w:rPr>
        <w:t>}</w:t>
      </w:r>
    </w:p>
    <w:p w:rsidR="00A3204F" w:rsidRPr="000665B4" w:rsidRDefault="00A3204F" w:rsidP="00A3204F">
      <w:pPr>
        <w:rPr>
          <w:rFonts w:ascii="宋体" w:eastAsia="宋体" w:hAnsi="宋体"/>
        </w:rPr>
      </w:pPr>
    </w:p>
    <w:p w:rsidR="00A3204F" w:rsidRPr="000665B4" w:rsidRDefault="00A3204F" w:rsidP="00A3204F">
      <w:pPr>
        <w:rPr>
          <w:rFonts w:ascii="宋体" w:eastAsia="宋体" w:hAnsi="宋体"/>
        </w:rPr>
      </w:pPr>
      <w:r w:rsidRPr="000665B4">
        <w:rPr>
          <w:rFonts w:ascii="宋体" w:eastAsia="宋体" w:hAnsi="宋体"/>
        </w:rPr>
        <w:t>int main()</w:t>
      </w:r>
    </w:p>
    <w:p w:rsidR="00A3204F" w:rsidRPr="000665B4" w:rsidRDefault="00A3204F" w:rsidP="00A3204F">
      <w:pPr>
        <w:rPr>
          <w:rFonts w:ascii="宋体" w:eastAsia="宋体" w:hAnsi="宋体"/>
        </w:rPr>
      </w:pPr>
      <w:r w:rsidRPr="000665B4">
        <w:rPr>
          <w:rFonts w:ascii="宋体" w:eastAsia="宋体" w:hAnsi="宋体"/>
        </w:rPr>
        <w:t>{</w:t>
      </w:r>
    </w:p>
    <w:p w:rsidR="00A3204F" w:rsidRPr="000665B4" w:rsidRDefault="00A3204F" w:rsidP="00A3204F">
      <w:pPr>
        <w:rPr>
          <w:rFonts w:ascii="宋体" w:eastAsia="宋体" w:hAnsi="宋体"/>
        </w:rPr>
      </w:pPr>
      <w:r w:rsidRPr="000665B4">
        <w:rPr>
          <w:rFonts w:ascii="宋体" w:eastAsia="宋体" w:hAnsi="宋体"/>
        </w:rPr>
        <w:t xml:space="preserve">    if(debug){</w:t>
      </w:r>
    </w:p>
    <w:p w:rsidR="00A3204F" w:rsidRPr="000665B4" w:rsidRDefault="00A3204F" w:rsidP="00A3204F">
      <w:pPr>
        <w:rPr>
          <w:rFonts w:ascii="宋体" w:eastAsia="宋体" w:hAnsi="宋体"/>
        </w:rPr>
      </w:pPr>
      <w:r w:rsidRPr="000665B4">
        <w:rPr>
          <w:rFonts w:ascii="宋体" w:eastAsia="宋体" w:hAnsi="宋体"/>
        </w:rPr>
        <w:t xml:space="preserve">        ST.build_tree();</w:t>
      </w:r>
    </w:p>
    <w:p w:rsidR="00A3204F" w:rsidRPr="000665B4" w:rsidRDefault="00A3204F" w:rsidP="00A3204F">
      <w:pPr>
        <w:rPr>
          <w:rFonts w:ascii="宋体" w:eastAsia="宋体" w:hAnsi="宋体"/>
        </w:rPr>
      </w:pPr>
      <w:r w:rsidRPr="000665B4">
        <w:rPr>
          <w:rFonts w:ascii="宋体" w:eastAsia="宋体" w:hAnsi="宋体"/>
        </w:rPr>
        <w:t xml:space="preserve">        int n=10;</w:t>
      </w:r>
    </w:p>
    <w:p w:rsidR="00A3204F" w:rsidRPr="000665B4" w:rsidRDefault="00A3204F" w:rsidP="00A3204F">
      <w:pPr>
        <w:rPr>
          <w:rFonts w:ascii="宋体" w:eastAsia="宋体" w:hAnsi="宋体"/>
        </w:rPr>
      </w:pPr>
      <w:r w:rsidRPr="000665B4">
        <w:rPr>
          <w:rFonts w:ascii="宋体" w:eastAsia="宋体" w:hAnsi="宋体"/>
        </w:rPr>
        <w:t xml:space="preserve">        ST.update(1,1,n,1,n,5);</w:t>
      </w:r>
    </w:p>
    <w:p w:rsidR="00A3204F" w:rsidRPr="000665B4" w:rsidRDefault="00A3204F" w:rsidP="00A3204F">
      <w:pPr>
        <w:rPr>
          <w:rFonts w:ascii="宋体" w:eastAsia="宋体" w:hAnsi="宋体"/>
        </w:rPr>
      </w:pPr>
      <w:r w:rsidRPr="000665B4">
        <w:rPr>
          <w:rFonts w:ascii="宋体" w:eastAsia="宋体" w:hAnsi="宋体"/>
        </w:rPr>
        <w:t xml:space="preserve">        ST.update(1,1,n,3,6,8);</w:t>
      </w:r>
    </w:p>
    <w:p w:rsidR="00A3204F" w:rsidRPr="000665B4" w:rsidRDefault="00A3204F" w:rsidP="00A3204F">
      <w:pPr>
        <w:rPr>
          <w:rFonts w:ascii="宋体" w:eastAsia="宋体" w:hAnsi="宋体"/>
        </w:rPr>
      </w:pPr>
      <w:r w:rsidRPr="000665B4">
        <w:rPr>
          <w:rFonts w:ascii="宋体" w:eastAsia="宋体" w:hAnsi="宋体"/>
        </w:rPr>
        <w:t xml:space="preserve">        ST.update(1,1,n,4,7,6);</w:t>
      </w:r>
    </w:p>
    <w:p w:rsidR="00A3204F" w:rsidRPr="000665B4" w:rsidRDefault="00A3204F" w:rsidP="00A3204F">
      <w:pPr>
        <w:rPr>
          <w:rFonts w:ascii="宋体" w:eastAsia="宋体" w:hAnsi="宋体"/>
        </w:rPr>
      </w:pPr>
      <w:r w:rsidRPr="000665B4">
        <w:rPr>
          <w:rFonts w:ascii="宋体" w:eastAsia="宋体" w:hAnsi="宋体"/>
        </w:rPr>
        <w:t xml:space="preserve">        cout&lt;&lt;ST.query(1,1,n,1,n)&lt;&lt;endl;</w:t>
      </w:r>
    </w:p>
    <w:p w:rsidR="00A3204F" w:rsidRPr="000665B4" w:rsidRDefault="00A3204F" w:rsidP="00A3204F">
      <w:pPr>
        <w:rPr>
          <w:rFonts w:ascii="宋体" w:eastAsia="宋体" w:hAnsi="宋体"/>
        </w:rPr>
      </w:pPr>
      <w:r w:rsidRPr="000665B4">
        <w:rPr>
          <w:rFonts w:ascii="宋体" w:eastAsia="宋体" w:hAnsi="宋体"/>
        </w:rPr>
        <w:t xml:space="preserve">        return 0;</w:t>
      </w:r>
    </w:p>
    <w:p w:rsidR="00A3204F" w:rsidRPr="000665B4" w:rsidRDefault="00A3204F" w:rsidP="00A3204F">
      <w:pPr>
        <w:rPr>
          <w:rFonts w:ascii="宋体" w:eastAsia="宋体" w:hAnsi="宋体"/>
        </w:rPr>
      </w:pPr>
      <w:r w:rsidRPr="000665B4">
        <w:rPr>
          <w:rFonts w:ascii="宋体" w:eastAsia="宋体" w:hAnsi="宋体"/>
        </w:rPr>
        <w:t xml:space="preserve">    }</w:t>
      </w:r>
    </w:p>
    <w:p w:rsidR="00A3204F" w:rsidRPr="000665B4" w:rsidRDefault="00A3204F" w:rsidP="00A3204F">
      <w:pPr>
        <w:rPr>
          <w:rFonts w:ascii="宋体" w:eastAsia="宋体" w:hAnsi="宋体"/>
        </w:rPr>
      </w:pPr>
      <w:r w:rsidRPr="000665B4">
        <w:rPr>
          <w:rFonts w:ascii="宋体" w:eastAsia="宋体" w:hAnsi="宋体"/>
        </w:rPr>
        <w:t xml:space="preserve">    int t;</w:t>
      </w:r>
    </w:p>
    <w:p w:rsidR="00A3204F" w:rsidRPr="000665B4" w:rsidRDefault="00A3204F" w:rsidP="00A3204F">
      <w:pPr>
        <w:rPr>
          <w:rFonts w:ascii="宋体" w:eastAsia="宋体" w:hAnsi="宋体"/>
        </w:rPr>
      </w:pPr>
      <w:r w:rsidRPr="000665B4">
        <w:rPr>
          <w:rFonts w:ascii="宋体" w:eastAsia="宋体" w:hAnsi="宋体"/>
        </w:rPr>
        <w:t xml:space="preserve">    scanf("%d",&amp;t);</w:t>
      </w:r>
    </w:p>
    <w:p w:rsidR="00A3204F" w:rsidRPr="000665B4" w:rsidRDefault="00A3204F" w:rsidP="00A3204F">
      <w:pPr>
        <w:rPr>
          <w:rFonts w:ascii="宋体" w:eastAsia="宋体" w:hAnsi="宋体"/>
        </w:rPr>
      </w:pPr>
      <w:r w:rsidRPr="000665B4">
        <w:rPr>
          <w:rFonts w:ascii="宋体" w:eastAsia="宋体" w:hAnsi="宋体"/>
        </w:rPr>
        <w:t xml:space="preserve">    while(t--){</w:t>
      </w:r>
    </w:p>
    <w:p w:rsidR="00A3204F" w:rsidRPr="000665B4" w:rsidRDefault="00A3204F" w:rsidP="00A3204F">
      <w:pPr>
        <w:rPr>
          <w:rFonts w:ascii="宋体" w:eastAsia="宋体" w:hAnsi="宋体"/>
        </w:rPr>
      </w:pPr>
      <w:r w:rsidRPr="000665B4">
        <w:rPr>
          <w:rFonts w:ascii="宋体" w:eastAsia="宋体" w:hAnsi="宋体"/>
        </w:rPr>
        <w:t xml:space="preserve">        int m;</w:t>
      </w:r>
    </w:p>
    <w:p w:rsidR="00A3204F" w:rsidRPr="000665B4" w:rsidRDefault="00A3204F" w:rsidP="00A3204F">
      <w:pPr>
        <w:rPr>
          <w:rFonts w:ascii="宋体" w:eastAsia="宋体" w:hAnsi="宋体"/>
        </w:rPr>
      </w:pPr>
      <w:r w:rsidRPr="000665B4">
        <w:rPr>
          <w:rFonts w:ascii="宋体" w:eastAsia="宋体" w:hAnsi="宋体"/>
        </w:rPr>
        <w:t xml:space="preserve">        uint32_t X,Y,Z,n,l,r,v,f1,f2,f3,p=1&lt;&lt;30;</w:t>
      </w:r>
    </w:p>
    <w:p w:rsidR="00A3204F" w:rsidRPr="000665B4" w:rsidRDefault="00A3204F" w:rsidP="00A3204F">
      <w:pPr>
        <w:rPr>
          <w:rFonts w:ascii="宋体" w:eastAsia="宋体" w:hAnsi="宋体"/>
        </w:rPr>
      </w:pPr>
      <w:r w:rsidRPr="000665B4">
        <w:rPr>
          <w:rFonts w:ascii="宋体" w:eastAsia="宋体" w:hAnsi="宋体"/>
        </w:rPr>
        <w:t xml:space="preserve">        cin&gt;&gt;n&gt;&gt;m&gt;&gt;X&gt;&gt;Y&gt;&gt;Z;</w:t>
      </w:r>
    </w:p>
    <w:p w:rsidR="00A3204F" w:rsidRPr="000665B4" w:rsidRDefault="00A3204F" w:rsidP="00A3204F">
      <w:pPr>
        <w:rPr>
          <w:rFonts w:ascii="宋体" w:eastAsia="宋体" w:hAnsi="宋体"/>
        </w:rPr>
      </w:pPr>
      <w:r w:rsidRPr="000665B4">
        <w:rPr>
          <w:rFonts w:ascii="宋体" w:eastAsia="宋体" w:hAnsi="宋体"/>
        </w:rPr>
        <w:t xml:space="preserve">        ST.build_tree();</w:t>
      </w:r>
    </w:p>
    <w:p w:rsidR="00A3204F" w:rsidRPr="000665B4" w:rsidRDefault="00A3204F" w:rsidP="00A3204F">
      <w:pPr>
        <w:rPr>
          <w:rFonts w:ascii="宋体" w:eastAsia="宋体" w:hAnsi="宋体"/>
        </w:rPr>
      </w:pPr>
      <w:r w:rsidRPr="000665B4">
        <w:rPr>
          <w:rFonts w:ascii="宋体" w:eastAsia="宋体" w:hAnsi="宋体"/>
        </w:rPr>
        <w:t xml:space="preserve">        while(m--){</w:t>
      </w:r>
    </w:p>
    <w:p w:rsidR="00A3204F" w:rsidRPr="000665B4" w:rsidRDefault="00A3204F" w:rsidP="00A3204F">
      <w:pPr>
        <w:rPr>
          <w:rFonts w:ascii="宋体" w:eastAsia="宋体" w:hAnsi="宋体"/>
        </w:rPr>
      </w:pPr>
      <w:r w:rsidRPr="000665B4">
        <w:rPr>
          <w:rFonts w:ascii="宋体" w:eastAsia="宋体" w:hAnsi="宋体"/>
        </w:rPr>
        <w:t xml:space="preserve">            f1=RNG61(X,Y,Z),f2=RNG61(X,Y,Z),f3=RNG61(X,Y,Z);</w:t>
      </w:r>
    </w:p>
    <w:p w:rsidR="00A3204F" w:rsidRPr="000665B4" w:rsidRDefault="00A3204F" w:rsidP="00A3204F">
      <w:pPr>
        <w:rPr>
          <w:rFonts w:ascii="宋体" w:eastAsia="宋体" w:hAnsi="宋体"/>
        </w:rPr>
      </w:pPr>
      <w:r w:rsidRPr="000665B4">
        <w:rPr>
          <w:rFonts w:ascii="宋体" w:eastAsia="宋体" w:hAnsi="宋体"/>
        </w:rPr>
        <w:t xml:space="preserve">            l=min((f1%n)+1,(f2%n)+1);</w:t>
      </w:r>
    </w:p>
    <w:p w:rsidR="00A3204F" w:rsidRPr="000665B4" w:rsidRDefault="00A3204F" w:rsidP="00A3204F">
      <w:pPr>
        <w:rPr>
          <w:rFonts w:ascii="宋体" w:eastAsia="宋体" w:hAnsi="宋体"/>
        </w:rPr>
      </w:pPr>
      <w:r w:rsidRPr="000665B4">
        <w:rPr>
          <w:rFonts w:ascii="宋体" w:eastAsia="宋体" w:hAnsi="宋体"/>
        </w:rPr>
        <w:t xml:space="preserve">            r=max((f1%n)+1,(f2%n)+1);</w:t>
      </w:r>
    </w:p>
    <w:p w:rsidR="00A3204F" w:rsidRPr="000665B4" w:rsidRDefault="00A3204F" w:rsidP="00A3204F">
      <w:pPr>
        <w:rPr>
          <w:rFonts w:ascii="宋体" w:eastAsia="宋体" w:hAnsi="宋体"/>
        </w:rPr>
      </w:pPr>
      <w:r w:rsidRPr="000665B4">
        <w:rPr>
          <w:rFonts w:ascii="宋体" w:eastAsia="宋体" w:hAnsi="宋体"/>
        </w:rPr>
        <w:t xml:space="preserve">            assert(l&gt;=1&amp;&amp;r&lt;=n&amp;&amp;l&lt;=r);</w:t>
      </w:r>
    </w:p>
    <w:p w:rsidR="00A3204F" w:rsidRPr="000665B4" w:rsidRDefault="00A3204F" w:rsidP="00A3204F">
      <w:pPr>
        <w:rPr>
          <w:rFonts w:ascii="宋体" w:eastAsia="宋体" w:hAnsi="宋体"/>
        </w:rPr>
      </w:pPr>
      <w:r w:rsidRPr="000665B4">
        <w:rPr>
          <w:rFonts w:ascii="宋体" w:eastAsia="宋体" w:hAnsi="宋体"/>
        </w:rPr>
        <w:t xml:space="preserve">            v=f3%p;</w:t>
      </w:r>
    </w:p>
    <w:p w:rsidR="00A3204F" w:rsidRPr="000665B4" w:rsidRDefault="00A3204F" w:rsidP="00A3204F">
      <w:pPr>
        <w:rPr>
          <w:rFonts w:ascii="宋体" w:eastAsia="宋体" w:hAnsi="宋体"/>
        </w:rPr>
      </w:pPr>
      <w:r w:rsidRPr="000665B4">
        <w:rPr>
          <w:rFonts w:ascii="宋体" w:eastAsia="宋体" w:hAnsi="宋体"/>
        </w:rPr>
        <w:t xml:space="preserve">            ST.update(1,1,n,l,r,(ll)v);</w:t>
      </w:r>
    </w:p>
    <w:p w:rsidR="00A3204F" w:rsidRPr="000665B4" w:rsidRDefault="00A3204F" w:rsidP="00A3204F">
      <w:pPr>
        <w:rPr>
          <w:rFonts w:ascii="宋体" w:eastAsia="宋体" w:hAnsi="宋体"/>
        </w:rPr>
      </w:pPr>
      <w:r w:rsidRPr="000665B4">
        <w:rPr>
          <w:rFonts w:ascii="宋体" w:eastAsia="宋体" w:hAnsi="宋体"/>
        </w:rPr>
        <w:t xml:space="preserve">        }</w:t>
      </w:r>
    </w:p>
    <w:p w:rsidR="00A3204F" w:rsidRPr="000665B4" w:rsidRDefault="00A3204F" w:rsidP="00A3204F">
      <w:pPr>
        <w:rPr>
          <w:rFonts w:ascii="宋体" w:eastAsia="宋体" w:hAnsi="宋体"/>
        </w:rPr>
      </w:pPr>
      <w:r w:rsidRPr="000665B4">
        <w:rPr>
          <w:rFonts w:ascii="宋体" w:eastAsia="宋体" w:hAnsi="宋体"/>
        </w:rPr>
        <w:t xml:space="preserve">        cout&lt;&lt;ST.query(1,1,n,1,n)&lt;&lt;endl;</w:t>
      </w:r>
    </w:p>
    <w:p w:rsidR="00A3204F" w:rsidRPr="000665B4" w:rsidRDefault="00A3204F" w:rsidP="00A3204F">
      <w:pPr>
        <w:rPr>
          <w:rFonts w:ascii="宋体" w:eastAsia="宋体" w:hAnsi="宋体"/>
        </w:rPr>
      </w:pPr>
      <w:r w:rsidRPr="000665B4">
        <w:rPr>
          <w:rFonts w:ascii="宋体" w:eastAsia="宋体" w:hAnsi="宋体"/>
        </w:rPr>
        <w:t xml:space="preserve">    }</w:t>
      </w:r>
    </w:p>
    <w:p w:rsidR="00A3204F" w:rsidRPr="000665B4" w:rsidRDefault="00A3204F" w:rsidP="00A3204F">
      <w:pPr>
        <w:rPr>
          <w:rFonts w:ascii="宋体" w:eastAsia="宋体" w:hAnsi="宋体"/>
        </w:rPr>
      </w:pPr>
      <w:r w:rsidRPr="000665B4">
        <w:rPr>
          <w:rFonts w:ascii="宋体" w:eastAsia="宋体" w:hAnsi="宋体"/>
        </w:rPr>
        <w:t xml:space="preserve">    return 0;</w:t>
      </w:r>
    </w:p>
    <w:p w:rsidR="00A3204F" w:rsidRPr="000665B4" w:rsidRDefault="00A3204F" w:rsidP="00A3204F">
      <w:pPr>
        <w:rPr>
          <w:rFonts w:ascii="宋体" w:eastAsia="宋体" w:hAnsi="宋体"/>
        </w:rPr>
      </w:pPr>
      <w:r w:rsidRPr="000665B4">
        <w:rPr>
          <w:rFonts w:ascii="宋体" w:eastAsia="宋体" w:hAnsi="宋体"/>
        </w:rPr>
        <w:t>}</w:t>
      </w:r>
    </w:p>
    <w:p w:rsidR="00FE1FCE" w:rsidRPr="000665B4" w:rsidRDefault="00FE1FCE" w:rsidP="007341D3">
      <w:pPr>
        <w:pStyle w:val="3"/>
        <w:rPr>
          <w:rFonts w:ascii="宋体" w:eastAsia="宋体" w:hAnsi="宋体"/>
          <w:b w:val="0"/>
        </w:rPr>
      </w:pPr>
      <w:bookmarkStart w:id="170" w:name="_Toc524383071"/>
      <w:r w:rsidRPr="000665B4">
        <w:rPr>
          <w:rFonts w:ascii="宋体" w:eastAsia="宋体" w:hAnsi="宋体" w:hint="eastAsia"/>
          <w:b w:val="0"/>
        </w:rPr>
        <w:lastRenderedPageBreak/>
        <w:t>线段树：区间合并</w:t>
      </w:r>
      <w:bookmarkEnd w:id="170"/>
    </w:p>
    <w:p w:rsidR="00FE1FCE" w:rsidRPr="000665B4" w:rsidRDefault="00FE1FCE" w:rsidP="007341D3">
      <w:pPr>
        <w:pStyle w:val="4"/>
        <w:rPr>
          <w:rFonts w:ascii="宋体" w:eastAsia="宋体" w:hAnsi="宋体"/>
        </w:rPr>
      </w:pPr>
      <w:r w:rsidRPr="000665B4">
        <w:rPr>
          <w:rFonts w:ascii="宋体" w:eastAsia="宋体" w:hAnsi="宋体" w:hint="eastAsia"/>
        </w:rPr>
        <w:t>√-</w:t>
      </w:r>
      <w:r w:rsidRPr="000665B4">
        <w:rPr>
          <w:rFonts w:ascii="宋体" w:eastAsia="宋体" w:hAnsi="宋体"/>
        </w:rPr>
        <w:t>POJ</w:t>
      </w:r>
      <w:r w:rsidRPr="000665B4">
        <w:rPr>
          <w:rFonts w:ascii="宋体" w:eastAsia="宋体" w:hAnsi="宋体" w:hint="eastAsia"/>
        </w:rPr>
        <w:t>-</w:t>
      </w:r>
      <w:r w:rsidRPr="000665B4">
        <w:rPr>
          <w:rFonts w:ascii="宋体" w:eastAsia="宋体" w:hAnsi="宋体"/>
        </w:rPr>
        <w:t>3667</w:t>
      </w:r>
      <w:r w:rsidRPr="000665B4">
        <w:rPr>
          <w:rFonts w:ascii="宋体" w:eastAsia="宋体" w:hAnsi="宋体" w:hint="eastAsia"/>
        </w:rPr>
        <w:t>-</w:t>
      </w:r>
      <w:r w:rsidRPr="000665B4">
        <w:rPr>
          <w:rFonts w:ascii="宋体" w:eastAsia="宋体" w:hAnsi="宋体"/>
        </w:rPr>
        <w:t>Hotel</w:t>
      </w:r>
      <w:r w:rsidRPr="000665B4">
        <w:rPr>
          <w:rFonts w:ascii="宋体" w:eastAsia="宋体" w:hAnsi="宋体" w:hint="eastAsia"/>
        </w:rPr>
        <w:t>（线段树区间合并模板题）</w:t>
      </w:r>
      <w:r w:rsidR="00CC0F69" w:rsidRPr="000665B4">
        <w:rPr>
          <w:rFonts w:ascii="宋体" w:eastAsia="宋体" w:hAnsi="宋体"/>
        </w:rPr>
        <w:fldChar w:fldCharType="begin"/>
      </w:r>
      <w:r w:rsidR="00CC0F69" w:rsidRPr="000665B4">
        <w:rPr>
          <w:rFonts w:ascii="宋体" w:eastAsia="宋体" w:hAnsi="宋体"/>
        </w:rPr>
        <w:instrText xml:space="preserve"> XE "</w:instrText>
      </w:r>
      <w:r w:rsidR="00CC0F69" w:rsidRPr="000665B4">
        <w:rPr>
          <w:rFonts w:ascii="宋体" w:eastAsia="宋体" w:hAnsi="宋体" w:hint="eastAsia"/>
        </w:rPr>
        <w:instrText>√-</w:instrText>
      </w:r>
      <w:r w:rsidR="00CC0F69" w:rsidRPr="000665B4">
        <w:rPr>
          <w:rFonts w:ascii="宋体" w:eastAsia="宋体" w:hAnsi="宋体"/>
        </w:rPr>
        <w:instrText>POJ</w:instrText>
      </w:r>
      <w:r w:rsidR="00CC0F69" w:rsidRPr="000665B4">
        <w:rPr>
          <w:rFonts w:ascii="宋体" w:eastAsia="宋体" w:hAnsi="宋体" w:hint="eastAsia"/>
        </w:rPr>
        <w:instrText>-</w:instrText>
      </w:r>
      <w:r w:rsidR="00CC0F69" w:rsidRPr="000665B4">
        <w:rPr>
          <w:rFonts w:ascii="宋体" w:eastAsia="宋体" w:hAnsi="宋体"/>
        </w:rPr>
        <w:instrText>3667</w:instrText>
      </w:r>
      <w:r w:rsidR="00CC0F69" w:rsidRPr="000665B4">
        <w:rPr>
          <w:rFonts w:ascii="宋体" w:eastAsia="宋体" w:hAnsi="宋体" w:hint="eastAsia"/>
        </w:rPr>
        <w:instrText>-</w:instrText>
      </w:r>
      <w:r w:rsidR="00CC0F69" w:rsidRPr="000665B4">
        <w:rPr>
          <w:rFonts w:ascii="宋体" w:eastAsia="宋体" w:hAnsi="宋体"/>
        </w:rPr>
        <w:instrText>Hotel</w:instrText>
      </w:r>
      <w:r w:rsidR="00CC0F69" w:rsidRPr="000665B4">
        <w:rPr>
          <w:rFonts w:ascii="宋体" w:eastAsia="宋体" w:hAnsi="宋体" w:hint="eastAsia"/>
        </w:rPr>
        <w:instrText>（线段树区间合并模板题）</w:instrText>
      </w:r>
      <w:r w:rsidR="00CC0F69" w:rsidRPr="000665B4">
        <w:rPr>
          <w:rFonts w:ascii="宋体" w:eastAsia="宋体" w:hAnsi="宋体"/>
        </w:rPr>
        <w:instrText xml:space="preserve">:3667" \y "POJ:3667" </w:instrText>
      </w:r>
      <w:r w:rsidR="00CC0F69" w:rsidRPr="000665B4">
        <w:rPr>
          <w:rFonts w:ascii="宋体" w:eastAsia="宋体" w:hAnsi="宋体"/>
        </w:rPr>
        <w:fldChar w:fldCharType="end"/>
      </w:r>
    </w:p>
    <w:p w:rsidR="00FE1FCE" w:rsidRPr="000665B4" w:rsidRDefault="00FE1FCE" w:rsidP="00FE1FCE">
      <w:pPr>
        <w:rPr>
          <w:rFonts w:ascii="宋体" w:eastAsia="宋体" w:hAnsi="宋体"/>
        </w:rPr>
      </w:pPr>
      <w:r w:rsidRPr="000665B4">
        <w:rPr>
          <w:rFonts w:ascii="宋体" w:eastAsia="宋体" w:hAnsi="宋体" w:hint="eastAsia"/>
        </w:rPr>
        <w:t>【题意】</w:t>
      </w:r>
    </w:p>
    <w:p w:rsidR="0097048C" w:rsidRPr="000665B4" w:rsidRDefault="0097048C" w:rsidP="00FE1FCE">
      <w:pPr>
        <w:rPr>
          <w:rFonts w:ascii="宋体" w:eastAsia="宋体" w:hAnsi="宋体"/>
        </w:rPr>
      </w:pPr>
      <w:r w:rsidRPr="000665B4">
        <w:rPr>
          <w:rFonts w:ascii="宋体" w:eastAsia="宋体" w:hAnsi="宋体" w:hint="eastAsia"/>
        </w:rPr>
        <w:t>n个房间，初始时均为空，2种操作，第1种操作是找到指定的k个 连续空房间，如果找得到的话输出第1个房间号，否则输出0，优先找房间号小的，第2种操作是指定连续的x号到y号房间清空。数据规模n为50000.</w:t>
      </w:r>
    </w:p>
    <w:p w:rsidR="00FE1FCE" w:rsidRPr="000665B4" w:rsidRDefault="00FE1FCE" w:rsidP="00FE1FCE">
      <w:pPr>
        <w:rPr>
          <w:rFonts w:ascii="宋体" w:eastAsia="宋体" w:hAnsi="宋体"/>
        </w:rPr>
      </w:pPr>
      <w:r w:rsidRPr="000665B4">
        <w:rPr>
          <w:rFonts w:ascii="宋体" w:eastAsia="宋体" w:hAnsi="宋体" w:hint="eastAsia"/>
        </w:rPr>
        <w:t>【代码】</w:t>
      </w:r>
    </w:p>
    <w:p w:rsidR="00FE1FCE" w:rsidRPr="000665B4" w:rsidRDefault="00FE1FCE" w:rsidP="00FE1FCE">
      <w:pPr>
        <w:rPr>
          <w:rFonts w:ascii="宋体" w:eastAsia="宋体" w:hAnsi="宋体"/>
        </w:rPr>
      </w:pPr>
      <w:r w:rsidRPr="000665B4">
        <w:rPr>
          <w:rFonts w:ascii="宋体" w:eastAsia="宋体" w:hAnsi="宋体"/>
        </w:rPr>
        <w:t>#include &lt;iostream&gt;</w:t>
      </w:r>
    </w:p>
    <w:p w:rsidR="00FE1FCE" w:rsidRPr="000665B4" w:rsidRDefault="00FE1FCE" w:rsidP="00FE1FCE">
      <w:pPr>
        <w:rPr>
          <w:rFonts w:ascii="宋体" w:eastAsia="宋体" w:hAnsi="宋体"/>
        </w:rPr>
      </w:pPr>
      <w:r w:rsidRPr="000665B4">
        <w:rPr>
          <w:rFonts w:ascii="宋体" w:eastAsia="宋体" w:hAnsi="宋体"/>
        </w:rPr>
        <w:t>#include &lt;cstdio&gt;</w:t>
      </w:r>
    </w:p>
    <w:p w:rsidR="00FE1FCE" w:rsidRPr="000665B4" w:rsidRDefault="00FE1FCE" w:rsidP="00FE1FCE">
      <w:pPr>
        <w:rPr>
          <w:rFonts w:ascii="宋体" w:eastAsia="宋体" w:hAnsi="宋体"/>
        </w:rPr>
      </w:pPr>
      <w:r w:rsidRPr="000665B4">
        <w:rPr>
          <w:rFonts w:ascii="宋体" w:eastAsia="宋体" w:hAnsi="宋体"/>
        </w:rPr>
        <w:t>#include &lt;algorithm&gt;</w:t>
      </w:r>
    </w:p>
    <w:p w:rsidR="00FE1FCE" w:rsidRPr="000665B4" w:rsidRDefault="00FE1FCE" w:rsidP="00FE1FCE">
      <w:pPr>
        <w:rPr>
          <w:rFonts w:ascii="宋体" w:eastAsia="宋体" w:hAnsi="宋体"/>
        </w:rPr>
      </w:pPr>
      <w:r w:rsidRPr="000665B4">
        <w:rPr>
          <w:rFonts w:ascii="宋体" w:eastAsia="宋体" w:hAnsi="宋体"/>
        </w:rPr>
        <w:t>#define MAXN 50010</w:t>
      </w:r>
    </w:p>
    <w:p w:rsidR="00FE1FCE" w:rsidRPr="000665B4" w:rsidRDefault="00FE1FCE" w:rsidP="00FE1FCE">
      <w:pPr>
        <w:rPr>
          <w:rFonts w:ascii="宋体" w:eastAsia="宋体" w:hAnsi="宋体"/>
        </w:rPr>
      </w:pPr>
      <w:r w:rsidRPr="000665B4">
        <w:rPr>
          <w:rFonts w:ascii="宋体" w:eastAsia="宋体" w:hAnsi="宋体"/>
        </w:rPr>
        <w:t>#define IN 1</w:t>
      </w:r>
    </w:p>
    <w:p w:rsidR="00FE1FCE" w:rsidRPr="000665B4" w:rsidRDefault="00FE1FCE" w:rsidP="00FE1FCE">
      <w:pPr>
        <w:rPr>
          <w:rFonts w:ascii="宋体" w:eastAsia="宋体" w:hAnsi="宋体"/>
        </w:rPr>
      </w:pPr>
      <w:r w:rsidRPr="000665B4">
        <w:rPr>
          <w:rFonts w:ascii="宋体" w:eastAsia="宋体" w:hAnsi="宋体"/>
        </w:rPr>
        <w:t>#define OUT 2</w:t>
      </w:r>
    </w:p>
    <w:p w:rsidR="00FE1FCE" w:rsidRPr="000665B4" w:rsidRDefault="00FE1FCE" w:rsidP="00FE1FCE">
      <w:pPr>
        <w:rPr>
          <w:rFonts w:ascii="宋体" w:eastAsia="宋体" w:hAnsi="宋体"/>
        </w:rPr>
      </w:pPr>
    </w:p>
    <w:p w:rsidR="00FE1FCE" w:rsidRPr="000665B4" w:rsidRDefault="00FE1FCE" w:rsidP="00FE1FCE">
      <w:pPr>
        <w:rPr>
          <w:rFonts w:ascii="宋体" w:eastAsia="宋体" w:hAnsi="宋体"/>
        </w:rPr>
      </w:pPr>
      <w:r w:rsidRPr="000665B4">
        <w:rPr>
          <w:rFonts w:ascii="宋体" w:eastAsia="宋体" w:hAnsi="宋体"/>
        </w:rPr>
        <w:t>using namespace std;</w:t>
      </w:r>
    </w:p>
    <w:p w:rsidR="00FE1FCE" w:rsidRPr="000665B4" w:rsidRDefault="00FE1FCE" w:rsidP="00FE1FCE">
      <w:pPr>
        <w:rPr>
          <w:rFonts w:ascii="宋体" w:eastAsia="宋体" w:hAnsi="宋体"/>
        </w:rPr>
      </w:pPr>
    </w:p>
    <w:p w:rsidR="00FE1FCE" w:rsidRPr="000665B4" w:rsidRDefault="00FE1FCE" w:rsidP="00FE1FCE">
      <w:pPr>
        <w:rPr>
          <w:rFonts w:ascii="宋体" w:eastAsia="宋体" w:hAnsi="宋体"/>
        </w:rPr>
      </w:pPr>
    </w:p>
    <w:p w:rsidR="00FE1FCE" w:rsidRPr="000665B4" w:rsidRDefault="00FE1FCE" w:rsidP="00FE1FCE">
      <w:pPr>
        <w:rPr>
          <w:rFonts w:ascii="宋体" w:eastAsia="宋体" w:hAnsi="宋体"/>
        </w:rPr>
      </w:pPr>
      <w:r w:rsidRPr="000665B4">
        <w:rPr>
          <w:rFonts w:ascii="宋体" w:eastAsia="宋体" w:hAnsi="宋体"/>
        </w:rPr>
        <w:t>struct node{</w:t>
      </w:r>
    </w:p>
    <w:p w:rsidR="00FE1FCE" w:rsidRPr="000665B4" w:rsidRDefault="00FE1FCE" w:rsidP="00FE1FCE">
      <w:pPr>
        <w:rPr>
          <w:rFonts w:ascii="宋体" w:eastAsia="宋体" w:hAnsi="宋体"/>
        </w:rPr>
      </w:pPr>
      <w:r w:rsidRPr="000665B4">
        <w:rPr>
          <w:rFonts w:ascii="宋体" w:eastAsia="宋体" w:hAnsi="宋体"/>
        </w:rPr>
        <w:t xml:space="preserve">    int l,r,lmax,rmax,totmax,lazytag;</w:t>
      </w:r>
    </w:p>
    <w:p w:rsidR="00FE1FCE" w:rsidRPr="000665B4" w:rsidRDefault="00FE1FCE" w:rsidP="00FE1FCE">
      <w:pPr>
        <w:rPr>
          <w:rFonts w:ascii="宋体" w:eastAsia="宋体" w:hAnsi="宋体"/>
        </w:rPr>
      </w:pPr>
      <w:r w:rsidRPr="000665B4">
        <w:rPr>
          <w:rFonts w:ascii="宋体" w:eastAsia="宋体" w:hAnsi="宋体"/>
        </w:rPr>
        <w:t>}tree[MAXN&lt;&lt;2];</w:t>
      </w:r>
    </w:p>
    <w:p w:rsidR="00FE1FCE" w:rsidRPr="000665B4" w:rsidRDefault="00FE1FCE" w:rsidP="00FE1FCE">
      <w:pPr>
        <w:rPr>
          <w:rFonts w:ascii="宋体" w:eastAsia="宋体" w:hAnsi="宋体"/>
        </w:rPr>
      </w:pPr>
    </w:p>
    <w:p w:rsidR="00FE1FCE" w:rsidRPr="000665B4" w:rsidRDefault="00FE1FCE" w:rsidP="00FE1FCE">
      <w:pPr>
        <w:rPr>
          <w:rFonts w:ascii="宋体" w:eastAsia="宋体" w:hAnsi="宋体"/>
        </w:rPr>
      </w:pPr>
      <w:r w:rsidRPr="000665B4">
        <w:rPr>
          <w:rFonts w:ascii="宋体" w:eastAsia="宋体" w:hAnsi="宋体"/>
        </w:rPr>
        <w:t>void build_tree(int id,int l,int r);</w:t>
      </w:r>
    </w:p>
    <w:p w:rsidR="00FE1FCE" w:rsidRPr="000665B4" w:rsidRDefault="00FE1FCE" w:rsidP="00FE1FCE">
      <w:pPr>
        <w:rPr>
          <w:rFonts w:ascii="宋体" w:eastAsia="宋体" w:hAnsi="宋体"/>
        </w:rPr>
      </w:pPr>
      <w:r w:rsidRPr="000665B4">
        <w:rPr>
          <w:rFonts w:ascii="宋体" w:eastAsia="宋体" w:hAnsi="宋体"/>
        </w:rPr>
        <w:t>void push_up(int id);</w:t>
      </w:r>
    </w:p>
    <w:p w:rsidR="00FE1FCE" w:rsidRPr="000665B4" w:rsidRDefault="00FE1FCE" w:rsidP="00FE1FCE">
      <w:pPr>
        <w:rPr>
          <w:rFonts w:ascii="宋体" w:eastAsia="宋体" w:hAnsi="宋体"/>
        </w:rPr>
      </w:pPr>
      <w:r w:rsidRPr="000665B4">
        <w:rPr>
          <w:rFonts w:ascii="宋体" w:eastAsia="宋体" w:hAnsi="宋体"/>
        </w:rPr>
        <w:t>void push_down(int id);</w:t>
      </w:r>
    </w:p>
    <w:p w:rsidR="00FE1FCE" w:rsidRPr="000665B4" w:rsidRDefault="00FE1FCE" w:rsidP="00FE1FCE">
      <w:pPr>
        <w:rPr>
          <w:rFonts w:ascii="宋体" w:eastAsia="宋体" w:hAnsi="宋体"/>
        </w:rPr>
      </w:pPr>
      <w:r w:rsidRPr="000665B4">
        <w:rPr>
          <w:rFonts w:ascii="宋体" w:eastAsia="宋体" w:hAnsi="宋体"/>
        </w:rPr>
        <w:t>void check_in(int id,int l,int r);</w:t>
      </w:r>
    </w:p>
    <w:p w:rsidR="00FE1FCE" w:rsidRPr="000665B4" w:rsidRDefault="00FE1FCE" w:rsidP="00FE1FCE">
      <w:pPr>
        <w:rPr>
          <w:rFonts w:ascii="宋体" w:eastAsia="宋体" w:hAnsi="宋体"/>
        </w:rPr>
      </w:pPr>
      <w:r w:rsidRPr="000665B4">
        <w:rPr>
          <w:rFonts w:ascii="宋体" w:eastAsia="宋体" w:hAnsi="宋体"/>
        </w:rPr>
        <w:t>void check_out(int id,int l,int r);</w:t>
      </w:r>
    </w:p>
    <w:p w:rsidR="00FE1FCE" w:rsidRPr="000665B4" w:rsidRDefault="00FE1FCE" w:rsidP="00FE1FCE">
      <w:pPr>
        <w:rPr>
          <w:rFonts w:ascii="宋体" w:eastAsia="宋体" w:hAnsi="宋体"/>
        </w:rPr>
      </w:pPr>
      <w:r w:rsidRPr="000665B4">
        <w:rPr>
          <w:rFonts w:ascii="宋体" w:eastAsia="宋体" w:hAnsi="宋体"/>
        </w:rPr>
        <w:t>int query_first(int id,int d);</w:t>
      </w:r>
    </w:p>
    <w:p w:rsidR="00FE1FCE" w:rsidRPr="000665B4" w:rsidRDefault="00FE1FCE" w:rsidP="00FE1FCE">
      <w:pPr>
        <w:rPr>
          <w:rFonts w:ascii="宋体" w:eastAsia="宋体" w:hAnsi="宋体"/>
        </w:rPr>
      </w:pPr>
    </w:p>
    <w:p w:rsidR="00FE1FCE" w:rsidRPr="000665B4" w:rsidRDefault="00FE1FCE" w:rsidP="00FE1FCE">
      <w:pPr>
        <w:rPr>
          <w:rFonts w:ascii="宋体" w:eastAsia="宋体" w:hAnsi="宋体"/>
        </w:rPr>
      </w:pPr>
      <w:r w:rsidRPr="000665B4">
        <w:rPr>
          <w:rFonts w:ascii="宋体" w:eastAsia="宋体" w:hAnsi="宋体"/>
        </w:rPr>
        <w:t>void push_up(int id){</w:t>
      </w:r>
    </w:p>
    <w:p w:rsidR="00FE1FCE" w:rsidRPr="000665B4" w:rsidRDefault="00FE1FCE" w:rsidP="00FE1FCE">
      <w:pPr>
        <w:rPr>
          <w:rFonts w:ascii="宋体" w:eastAsia="宋体" w:hAnsi="宋体"/>
        </w:rPr>
      </w:pPr>
      <w:r w:rsidRPr="000665B4">
        <w:rPr>
          <w:rFonts w:ascii="宋体" w:eastAsia="宋体" w:hAnsi="宋体"/>
        </w:rPr>
        <w:t xml:space="preserve">    tree[id].lmax=(tree[id&lt;&lt;1].lmax==tree[id&lt;&lt;1].r-tree[id&lt;&lt;1].l+1)?tree[id&lt;&lt;1].lmax+tree[id&lt;&lt;1|1].lmax:tree[id&lt;&lt;1].lmax;</w:t>
      </w:r>
    </w:p>
    <w:p w:rsidR="00FE1FCE" w:rsidRPr="000665B4" w:rsidRDefault="00FE1FCE" w:rsidP="00FE1FCE">
      <w:pPr>
        <w:rPr>
          <w:rFonts w:ascii="宋体" w:eastAsia="宋体" w:hAnsi="宋体"/>
        </w:rPr>
      </w:pPr>
      <w:r w:rsidRPr="000665B4">
        <w:rPr>
          <w:rFonts w:ascii="宋体" w:eastAsia="宋体" w:hAnsi="宋体"/>
        </w:rPr>
        <w:t xml:space="preserve">    tree[id].rmax=(tree[id&lt;&lt;1|1].rmax==tree[id&lt;&lt;1|1].r-tree[id&lt;&lt;1|1].l+1)?tree[id&lt;&lt;1].rmax+tree[id&lt;&lt;1|1].rmax:tree[id&lt;&lt;1|1].rmax;</w:t>
      </w:r>
    </w:p>
    <w:p w:rsidR="00FE1FCE" w:rsidRPr="000665B4" w:rsidRDefault="00FE1FCE" w:rsidP="00FE1FCE">
      <w:pPr>
        <w:rPr>
          <w:rFonts w:ascii="宋体" w:eastAsia="宋体" w:hAnsi="宋体"/>
        </w:rPr>
      </w:pPr>
      <w:r w:rsidRPr="000665B4">
        <w:rPr>
          <w:rFonts w:ascii="宋体" w:eastAsia="宋体" w:hAnsi="宋体"/>
        </w:rPr>
        <w:t xml:space="preserve">    tree[id].totmax=max(max(tree[id&lt;&lt;1].totmax,tree[id&lt;&lt;1|1].totmax),tree[id&lt;&lt;1].rmax+tree[id&lt;&lt;1|1].lmax);</w:t>
      </w:r>
    </w:p>
    <w:p w:rsidR="00FE1FCE" w:rsidRPr="000665B4" w:rsidRDefault="00FE1FCE" w:rsidP="00FE1FCE">
      <w:pPr>
        <w:rPr>
          <w:rFonts w:ascii="宋体" w:eastAsia="宋体" w:hAnsi="宋体"/>
        </w:rPr>
      </w:pPr>
      <w:r w:rsidRPr="000665B4">
        <w:rPr>
          <w:rFonts w:ascii="宋体" w:eastAsia="宋体" w:hAnsi="宋体"/>
        </w:rPr>
        <w:t xml:space="preserve">    return;</w:t>
      </w:r>
    </w:p>
    <w:p w:rsidR="00FE1FCE" w:rsidRPr="000665B4" w:rsidRDefault="00FE1FCE" w:rsidP="00FE1FCE">
      <w:pPr>
        <w:rPr>
          <w:rFonts w:ascii="宋体" w:eastAsia="宋体" w:hAnsi="宋体"/>
        </w:rPr>
      </w:pPr>
      <w:r w:rsidRPr="000665B4">
        <w:rPr>
          <w:rFonts w:ascii="宋体" w:eastAsia="宋体" w:hAnsi="宋体"/>
        </w:rPr>
        <w:t>}</w:t>
      </w:r>
    </w:p>
    <w:p w:rsidR="00FE1FCE" w:rsidRPr="000665B4" w:rsidRDefault="00FE1FCE" w:rsidP="00FE1FCE">
      <w:pPr>
        <w:rPr>
          <w:rFonts w:ascii="宋体" w:eastAsia="宋体" w:hAnsi="宋体"/>
        </w:rPr>
      </w:pPr>
    </w:p>
    <w:p w:rsidR="00FE1FCE" w:rsidRPr="000665B4" w:rsidRDefault="00FE1FCE" w:rsidP="00FE1FCE">
      <w:pPr>
        <w:rPr>
          <w:rFonts w:ascii="宋体" w:eastAsia="宋体" w:hAnsi="宋体"/>
        </w:rPr>
      </w:pPr>
      <w:r w:rsidRPr="000665B4">
        <w:rPr>
          <w:rFonts w:ascii="宋体" w:eastAsia="宋体" w:hAnsi="宋体"/>
        </w:rPr>
        <w:t>void push_down(int id){</w:t>
      </w:r>
    </w:p>
    <w:p w:rsidR="00FE1FCE" w:rsidRPr="000665B4" w:rsidRDefault="00FE1FCE" w:rsidP="00FE1FCE">
      <w:pPr>
        <w:rPr>
          <w:rFonts w:ascii="宋体" w:eastAsia="宋体" w:hAnsi="宋体"/>
        </w:rPr>
      </w:pPr>
      <w:r w:rsidRPr="000665B4">
        <w:rPr>
          <w:rFonts w:ascii="宋体" w:eastAsia="宋体" w:hAnsi="宋体"/>
        </w:rPr>
        <w:lastRenderedPageBreak/>
        <w:t xml:space="preserve">    if (tree[id].lazytag==IN){</w:t>
      </w:r>
    </w:p>
    <w:p w:rsidR="00FE1FCE" w:rsidRPr="000665B4" w:rsidRDefault="00FE1FCE" w:rsidP="00FE1FCE">
      <w:pPr>
        <w:rPr>
          <w:rFonts w:ascii="宋体" w:eastAsia="宋体" w:hAnsi="宋体"/>
        </w:rPr>
      </w:pPr>
      <w:r w:rsidRPr="000665B4">
        <w:rPr>
          <w:rFonts w:ascii="宋体" w:eastAsia="宋体" w:hAnsi="宋体"/>
        </w:rPr>
        <w:t xml:space="preserve">        tree[id&lt;&lt;1].lmax=tree[id&lt;&lt;1].rmax=tree[id&lt;&lt;1].totmax=tree[id&lt;&lt;1|1].lmax=tree[id&lt;&lt;1|1].rmax=tree[id&lt;&lt;1|1].totmax=0;</w:t>
      </w:r>
    </w:p>
    <w:p w:rsidR="00FE1FCE" w:rsidRPr="000665B4" w:rsidRDefault="00FE1FCE" w:rsidP="00FE1FCE">
      <w:pPr>
        <w:rPr>
          <w:rFonts w:ascii="宋体" w:eastAsia="宋体" w:hAnsi="宋体"/>
        </w:rPr>
      </w:pPr>
      <w:r w:rsidRPr="000665B4">
        <w:rPr>
          <w:rFonts w:ascii="宋体" w:eastAsia="宋体" w:hAnsi="宋体"/>
        </w:rPr>
        <w:t xml:space="preserve">        tree[id&lt;&lt;1].lazytag=tree[id&lt;&lt;1|1].lazytag=IN;</w:t>
      </w:r>
    </w:p>
    <w:p w:rsidR="00FE1FCE" w:rsidRPr="000665B4" w:rsidRDefault="00FE1FCE" w:rsidP="00FE1FCE">
      <w:pPr>
        <w:rPr>
          <w:rFonts w:ascii="宋体" w:eastAsia="宋体" w:hAnsi="宋体"/>
        </w:rPr>
      </w:pPr>
      <w:r w:rsidRPr="000665B4">
        <w:rPr>
          <w:rFonts w:ascii="宋体" w:eastAsia="宋体" w:hAnsi="宋体"/>
        </w:rPr>
        <w:t xml:space="preserve">    }else if (tree[id].lazytag==OUT){</w:t>
      </w:r>
    </w:p>
    <w:p w:rsidR="00FE1FCE" w:rsidRPr="000665B4" w:rsidRDefault="00FE1FCE" w:rsidP="00FE1FCE">
      <w:pPr>
        <w:rPr>
          <w:rFonts w:ascii="宋体" w:eastAsia="宋体" w:hAnsi="宋体"/>
        </w:rPr>
      </w:pPr>
      <w:r w:rsidRPr="000665B4">
        <w:rPr>
          <w:rFonts w:ascii="宋体" w:eastAsia="宋体" w:hAnsi="宋体"/>
        </w:rPr>
        <w:t xml:space="preserve">        tree[id&lt;&lt;1].lmax=tree[id&lt;&lt;1].rmax=tree[id&lt;&lt;1].totmax=tree[id&lt;&lt;1].r-tree[id&lt;&lt;1].l+1;</w:t>
      </w:r>
    </w:p>
    <w:p w:rsidR="00FE1FCE" w:rsidRPr="000665B4" w:rsidRDefault="00FE1FCE" w:rsidP="00FE1FCE">
      <w:pPr>
        <w:rPr>
          <w:rFonts w:ascii="宋体" w:eastAsia="宋体" w:hAnsi="宋体"/>
        </w:rPr>
      </w:pPr>
      <w:r w:rsidRPr="000665B4">
        <w:rPr>
          <w:rFonts w:ascii="宋体" w:eastAsia="宋体" w:hAnsi="宋体"/>
        </w:rPr>
        <w:t xml:space="preserve">        tree[id&lt;&lt;1|1].lmax=tree[id&lt;&lt;1|1].rmax=tree[id&lt;&lt;1|1].totmax=tree[id&lt;&lt;1|1].r-tree[id&lt;&lt;1|1].l+1;</w:t>
      </w:r>
    </w:p>
    <w:p w:rsidR="00FE1FCE" w:rsidRPr="000665B4" w:rsidRDefault="00FE1FCE" w:rsidP="00FE1FCE">
      <w:pPr>
        <w:rPr>
          <w:rFonts w:ascii="宋体" w:eastAsia="宋体" w:hAnsi="宋体"/>
        </w:rPr>
      </w:pPr>
      <w:r w:rsidRPr="000665B4">
        <w:rPr>
          <w:rFonts w:ascii="宋体" w:eastAsia="宋体" w:hAnsi="宋体"/>
        </w:rPr>
        <w:t xml:space="preserve">        tree[id&lt;&lt;1].lazytag=tree[id&lt;&lt;1|1].lazytag=OUT;</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tree[id].lazytag=0;</w:t>
      </w:r>
    </w:p>
    <w:p w:rsidR="00FE1FCE" w:rsidRPr="000665B4" w:rsidRDefault="00FE1FCE" w:rsidP="00FE1FCE">
      <w:pPr>
        <w:rPr>
          <w:rFonts w:ascii="宋体" w:eastAsia="宋体" w:hAnsi="宋体"/>
        </w:rPr>
      </w:pPr>
      <w:r w:rsidRPr="000665B4">
        <w:rPr>
          <w:rFonts w:ascii="宋体" w:eastAsia="宋体" w:hAnsi="宋体"/>
        </w:rPr>
        <w:t xml:space="preserve">    return;</w:t>
      </w:r>
    </w:p>
    <w:p w:rsidR="00FE1FCE" w:rsidRPr="000665B4" w:rsidRDefault="00FE1FCE" w:rsidP="00FE1FCE">
      <w:pPr>
        <w:rPr>
          <w:rFonts w:ascii="宋体" w:eastAsia="宋体" w:hAnsi="宋体"/>
        </w:rPr>
      </w:pPr>
      <w:r w:rsidRPr="000665B4">
        <w:rPr>
          <w:rFonts w:ascii="宋体" w:eastAsia="宋体" w:hAnsi="宋体"/>
        </w:rPr>
        <w:t>}</w:t>
      </w:r>
    </w:p>
    <w:p w:rsidR="00FE1FCE" w:rsidRPr="000665B4" w:rsidRDefault="00FE1FCE" w:rsidP="00FE1FCE">
      <w:pPr>
        <w:rPr>
          <w:rFonts w:ascii="宋体" w:eastAsia="宋体" w:hAnsi="宋体"/>
        </w:rPr>
      </w:pPr>
    </w:p>
    <w:p w:rsidR="00FE1FCE" w:rsidRPr="000665B4" w:rsidRDefault="00FE1FCE" w:rsidP="00FE1FCE">
      <w:pPr>
        <w:rPr>
          <w:rFonts w:ascii="宋体" w:eastAsia="宋体" w:hAnsi="宋体"/>
        </w:rPr>
      </w:pPr>
      <w:r w:rsidRPr="000665B4">
        <w:rPr>
          <w:rFonts w:ascii="宋体" w:eastAsia="宋体" w:hAnsi="宋体"/>
        </w:rPr>
        <w:t>void build_tree(int id,int l,int r){</w:t>
      </w:r>
    </w:p>
    <w:p w:rsidR="00FE1FCE" w:rsidRPr="000665B4" w:rsidRDefault="00FE1FCE" w:rsidP="00FE1FCE">
      <w:pPr>
        <w:rPr>
          <w:rFonts w:ascii="宋体" w:eastAsia="宋体" w:hAnsi="宋体"/>
        </w:rPr>
      </w:pPr>
      <w:r w:rsidRPr="000665B4">
        <w:rPr>
          <w:rFonts w:ascii="宋体" w:eastAsia="宋体" w:hAnsi="宋体"/>
        </w:rPr>
        <w:t xml:space="preserve">    tree[id].l=l,tree[id].r=r,tree[id].lazytag=0;</w:t>
      </w:r>
    </w:p>
    <w:p w:rsidR="00FE1FCE" w:rsidRPr="000665B4" w:rsidRDefault="00FE1FCE" w:rsidP="00FE1FCE">
      <w:pPr>
        <w:rPr>
          <w:rFonts w:ascii="宋体" w:eastAsia="宋体" w:hAnsi="宋体"/>
        </w:rPr>
      </w:pPr>
      <w:r w:rsidRPr="000665B4">
        <w:rPr>
          <w:rFonts w:ascii="宋体" w:eastAsia="宋体" w:hAnsi="宋体"/>
        </w:rPr>
        <w:t xml:space="preserve">    if (tree[id].l==tree[id].r){</w:t>
      </w:r>
    </w:p>
    <w:p w:rsidR="00FE1FCE" w:rsidRPr="000665B4" w:rsidRDefault="00FE1FCE" w:rsidP="00FE1FCE">
      <w:pPr>
        <w:rPr>
          <w:rFonts w:ascii="宋体" w:eastAsia="宋体" w:hAnsi="宋体"/>
        </w:rPr>
      </w:pPr>
      <w:r w:rsidRPr="000665B4">
        <w:rPr>
          <w:rFonts w:ascii="宋体" w:eastAsia="宋体" w:hAnsi="宋体"/>
        </w:rPr>
        <w:t xml:space="preserve">        tree[id].lmax=tree[id].rmax=tree[id].totmax=1;</w:t>
      </w:r>
    </w:p>
    <w:p w:rsidR="00FE1FCE" w:rsidRPr="000665B4" w:rsidRDefault="00FE1FCE" w:rsidP="00FE1FCE">
      <w:pPr>
        <w:rPr>
          <w:rFonts w:ascii="宋体" w:eastAsia="宋体" w:hAnsi="宋体"/>
        </w:rPr>
      </w:pPr>
      <w:r w:rsidRPr="000665B4">
        <w:rPr>
          <w:rFonts w:ascii="宋体" w:eastAsia="宋体" w:hAnsi="宋体"/>
        </w:rPr>
        <w:t xml:space="preserve">        return;</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int mid=(l+r)/2;</w:t>
      </w:r>
    </w:p>
    <w:p w:rsidR="00FE1FCE" w:rsidRPr="000665B4" w:rsidRDefault="00FE1FCE" w:rsidP="00FE1FCE">
      <w:pPr>
        <w:rPr>
          <w:rFonts w:ascii="宋体" w:eastAsia="宋体" w:hAnsi="宋体"/>
        </w:rPr>
      </w:pPr>
      <w:r w:rsidRPr="000665B4">
        <w:rPr>
          <w:rFonts w:ascii="宋体" w:eastAsia="宋体" w:hAnsi="宋体"/>
        </w:rPr>
        <w:t xml:space="preserve">    build_tree(id&lt;&lt;1,l,mid),build_tree(id&lt;&lt;1|1,mid+1,r);</w:t>
      </w:r>
    </w:p>
    <w:p w:rsidR="00FE1FCE" w:rsidRPr="000665B4" w:rsidRDefault="00FE1FCE" w:rsidP="00FE1FCE">
      <w:pPr>
        <w:rPr>
          <w:rFonts w:ascii="宋体" w:eastAsia="宋体" w:hAnsi="宋体"/>
        </w:rPr>
      </w:pPr>
      <w:r w:rsidRPr="000665B4">
        <w:rPr>
          <w:rFonts w:ascii="宋体" w:eastAsia="宋体" w:hAnsi="宋体"/>
        </w:rPr>
        <w:t xml:space="preserve">    push_up(id);</w:t>
      </w:r>
    </w:p>
    <w:p w:rsidR="00FE1FCE" w:rsidRPr="000665B4" w:rsidRDefault="00FE1FCE" w:rsidP="00FE1FCE">
      <w:pPr>
        <w:rPr>
          <w:rFonts w:ascii="宋体" w:eastAsia="宋体" w:hAnsi="宋体"/>
        </w:rPr>
      </w:pPr>
      <w:r w:rsidRPr="000665B4">
        <w:rPr>
          <w:rFonts w:ascii="宋体" w:eastAsia="宋体" w:hAnsi="宋体"/>
        </w:rPr>
        <w:t xml:space="preserve">    return;</w:t>
      </w:r>
    </w:p>
    <w:p w:rsidR="00FE1FCE" w:rsidRPr="000665B4" w:rsidRDefault="00FE1FCE" w:rsidP="00FE1FCE">
      <w:pPr>
        <w:rPr>
          <w:rFonts w:ascii="宋体" w:eastAsia="宋体" w:hAnsi="宋体"/>
        </w:rPr>
      </w:pPr>
      <w:r w:rsidRPr="000665B4">
        <w:rPr>
          <w:rFonts w:ascii="宋体" w:eastAsia="宋体" w:hAnsi="宋体"/>
        </w:rPr>
        <w:t>}</w:t>
      </w:r>
    </w:p>
    <w:p w:rsidR="00FE1FCE" w:rsidRPr="000665B4" w:rsidRDefault="00FE1FCE" w:rsidP="00FE1FCE">
      <w:pPr>
        <w:rPr>
          <w:rFonts w:ascii="宋体" w:eastAsia="宋体" w:hAnsi="宋体"/>
        </w:rPr>
      </w:pPr>
    </w:p>
    <w:p w:rsidR="00FE1FCE" w:rsidRPr="000665B4" w:rsidRDefault="00FE1FCE" w:rsidP="00FE1FCE">
      <w:pPr>
        <w:rPr>
          <w:rFonts w:ascii="宋体" w:eastAsia="宋体" w:hAnsi="宋体"/>
        </w:rPr>
      </w:pPr>
      <w:r w:rsidRPr="000665B4">
        <w:rPr>
          <w:rFonts w:ascii="宋体" w:eastAsia="宋体" w:hAnsi="宋体"/>
        </w:rPr>
        <w:t>int query_first(int id,int d){</w:t>
      </w:r>
    </w:p>
    <w:p w:rsidR="00FE1FCE" w:rsidRPr="000665B4" w:rsidRDefault="00FE1FCE" w:rsidP="00FE1FCE">
      <w:pPr>
        <w:rPr>
          <w:rFonts w:ascii="宋体" w:eastAsia="宋体" w:hAnsi="宋体"/>
        </w:rPr>
      </w:pPr>
      <w:r w:rsidRPr="000665B4">
        <w:rPr>
          <w:rFonts w:ascii="宋体" w:eastAsia="宋体" w:hAnsi="宋体"/>
        </w:rPr>
        <w:t xml:space="preserve">    if (tree[id].totmax&lt;d) return 0;</w:t>
      </w:r>
    </w:p>
    <w:p w:rsidR="00FE1FCE" w:rsidRPr="000665B4" w:rsidRDefault="00FE1FCE" w:rsidP="00FE1FCE">
      <w:pPr>
        <w:rPr>
          <w:rFonts w:ascii="宋体" w:eastAsia="宋体" w:hAnsi="宋体"/>
        </w:rPr>
      </w:pPr>
      <w:r w:rsidRPr="000665B4">
        <w:rPr>
          <w:rFonts w:ascii="宋体" w:eastAsia="宋体" w:hAnsi="宋体"/>
        </w:rPr>
        <w:t xml:space="preserve">    if (tree[id].totmax==d&amp;&amp;tree[id].totmax==tree[id].r-tree[id].l+1){</w:t>
      </w:r>
    </w:p>
    <w:p w:rsidR="00FE1FCE" w:rsidRPr="000665B4" w:rsidRDefault="00FE1FCE" w:rsidP="00FE1FCE">
      <w:pPr>
        <w:rPr>
          <w:rFonts w:ascii="宋体" w:eastAsia="宋体" w:hAnsi="宋体"/>
        </w:rPr>
      </w:pPr>
      <w:r w:rsidRPr="000665B4">
        <w:rPr>
          <w:rFonts w:ascii="宋体" w:eastAsia="宋体" w:hAnsi="宋体"/>
        </w:rPr>
        <w:t xml:space="preserve">        return tree[id].l;</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push_down(id);</w:t>
      </w:r>
    </w:p>
    <w:p w:rsidR="00FE1FCE" w:rsidRPr="000665B4" w:rsidRDefault="00FE1FCE" w:rsidP="00FE1FCE">
      <w:pPr>
        <w:rPr>
          <w:rFonts w:ascii="宋体" w:eastAsia="宋体" w:hAnsi="宋体"/>
        </w:rPr>
      </w:pPr>
      <w:r w:rsidRPr="000665B4">
        <w:rPr>
          <w:rFonts w:ascii="宋体" w:eastAsia="宋体" w:hAnsi="宋体"/>
        </w:rPr>
        <w:t xml:space="preserve">    if (tree[id&lt;&lt;1].totmax&gt;=d){</w:t>
      </w:r>
    </w:p>
    <w:p w:rsidR="00FE1FCE" w:rsidRPr="000665B4" w:rsidRDefault="00FE1FCE" w:rsidP="00FE1FCE">
      <w:pPr>
        <w:rPr>
          <w:rFonts w:ascii="宋体" w:eastAsia="宋体" w:hAnsi="宋体"/>
        </w:rPr>
      </w:pPr>
      <w:r w:rsidRPr="000665B4">
        <w:rPr>
          <w:rFonts w:ascii="宋体" w:eastAsia="宋体" w:hAnsi="宋体"/>
        </w:rPr>
        <w:t xml:space="preserve">        return query_first(id&lt;&lt;1,d);</w:t>
      </w:r>
    </w:p>
    <w:p w:rsidR="00FE1FCE" w:rsidRPr="000665B4" w:rsidRDefault="00FE1FCE" w:rsidP="00FE1FCE">
      <w:pPr>
        <w:rPr>
          <w:rFonts w:ascii="宋体" w:eastAsia="宋体" w:hAnsi="宋体"/>
        </w:rPr>
      </w:pPr>
      <w:r w:rsidRPr="000665B4">
        <w:rPr>
          <w:rFonts w:ascii="宋体" w:eastAsia="宋体" w:hAnsi="宋体"/>
        </w:rPr>
        <w:t xml:space="preserve">    }else if (tree[id&lt;&lt;1].rmax+tree[id&lt;&lt;1|1].lmax&gt;=d){</w:t>
      </w:r>
    </w:p>
    <w:p w:rsidR="00FE1FCE" w:rsidRPr="000665B4" w:rsidRDefault="00FE1FCE" w:rsidP="00FE1FCE">
      <w:pPr>
        <w:rPr>
          <w:rFonts w:ascii="宋体" w:eastAsia="宋体" w:hAnsi="宋体"/>
        </w:rPr>
      </w:pPr>
      <w:r w:rsidRPr="000665B4">
        <w:rPr>
          <w:rFonts w:ascii="宋体" w:eastAsia="宋体" w:hAnsi="宋体"/>
        </w:rPr>
        <w:t xml:space="preserve">        return tree[id&lt;&lt;1].r-tree[id&lt;&lt;1].rmax+1;</w:t>
      </w:r>
    </w:p>
    <w:p w:rsidR="00FE1FCE" w:rsidRPr="000665B4" w:rsidRDefault="00FE1FCE" w:rsidP="00FE1FCE">
      <w:pPr>
        <w:rPr>
          <w:rFonts w:ascii="宋体" w:eastAsia="宋体" w:hAnsi="宋体"/>
        </w:rPr>
      </w:pPr>
      <w:r w:rsidRPr="000665B4">
        <w:rPr>
          <w:rFonts w:ascii="宋体" w:eastAsia="宋体" w:hAnsi="宋体"/>
        </w:rPr>
        <w:t xml:space="preserve">    }else{</w:t>
      </w:r>
    </w:p>
    <w:p w:rsidR="00FE1FCE" w:rsidRPr="000665B4" w:rsidRDefault="00FE1FCE" w:rsidP="00FE1FCE">
      <w:pPr>
        <w:rPr>
          <w:rFonts w:ascii="宋体" w:eastAsia="宋体" w:hAnsi="宋体"/>
        </w:rPr>
      </w:pPr>
      <w:r w:rsidRPr="000665B4">
        <w:rPr>
          <w:rFonts w:ascii="宋体" w:eastAsia="宋体" w:hAnsi="宋体"/>
        </w:rPr>
        <w:t xml:space="preserve">        return query_first(id&lt;&lt;1|1,d);</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return 0;</w:t>
      </w:r>
    </w:p>
    <w:p w:rsidR="00FE1FCE" w:rsidRPr="000665B4" w:rsidRDefault="00FE1FCE" w:rsidP="00FE1FCE">
      <w:pPr>
        <w:rPr>
          <w:rFonts w:ascii="宋体" w:eastAsia="宋体" w:hAnsi="宋体"/>
        </w:rPr>
      </w:pPr>
      <w:r w:rsidRPr="000665B4">
        <w:rPr>
          <w:rFonts w:ascii="宋体" w:eastAsia="宋体" w:hAnsi="宋体"/>
        </w:rPr>
        <w:t>}</w:t>
      </w:r>
    </w:p>
    <w:p w:rsidR="00FE1FCE" w:rsidRPr="000665B4" w:rsidRDefault="00FE1FCE" w:rsidP="00FE1FCE">
      <w:pPr>
        <w:rPr>
          <w:rFonts w:ascii="宋体" w:eastAsia="宋体" w:hAnsi="宋体"/>
        </w:rPr>
      </w:pPr>
      <w:r w:rsidRPr="000665B4">
        <w:rPr>
          <w:rFonts w:ascii="宋体" w:eastAsia="宋体" w:hAnsi="宋体"/>
        </w:rPr>
        <w:lastRenderedPageBreak/>
        <w:t>void check_in(int id,int l,int r){</w:t>
      </w:r>
    </w:p>
    <w:p w:rsidR="00FE1FCE" w:rsidRPr="000665B4" w:rsidRDefault="00FE1FCE" w:rsidP="00FE1FCE">
      <w:pPr>
        <w:rPr>
          <w:rFonts w:ascii="宋体" w:eastAsia="宋体" w:hAnsi="宋体"/>
        </w:rPr>
      </w:pPr>
      <w:r w:rsidRPr="000665B4">
        <w:rPr>
          <w:rFonts w:ascii="宋体" w:eastAsia="宋体" w:hAnsi="宋体"/>
        </w:rPr>
        <w:t xml:space="preserve">    if (tree[id].l==l&amp;&amp;tree[id].r==r){</w:t>
      </w:r>
    </w:p>
    <w:p w:rsidR="00FE1FCE" w:rsidRPr="000665B4" w:rsidRDefault="00FE1FCE" w:rsidP="00FE1FCE">
      <w:pPr>
        <w:rPr>
          <w:rFonts w:ascii="宋体" w:eastAsia="宋体" w:hAnsi="宋体"/>
        </w:rPr>
      </w:pPr>
      <w:r w:rsidRPr="000665B4">
        <w:rPr>
          <w:rFonts w:ascii="宋体" w:eastAsia="宋体" w:hAnsi="宋体"/>
        </w:rPr>
        <w:t xml:space="preserve">        tree[id].lmax=tree[id].rmax=tree[id].totmax=0;</w:t>
      </w:r>
    </w:p>
    <w:p w:rsidR="00FE1FCE" w:rsidRPr="000665B4" w:rsidRDefault="00FE1FCE" w:rsidP="00FE1FCE">
      <w:pPr>
        <w:rPr>
          <w:rFonts w:ascii="宋体" w:eastAsia="宋体" w:hAnsi="宋体"/>
        </w:rPr>
      </w:pPr>
      <w:r w:rsidRPr="000665B4">
        <w:rPr>
          <w:rFonts w:ascii="宋体" w:eastAsia="宋体" w:hAnsi="宋体"/>
        </w:rPr>
        <w:t xml:space="preserve">        tree[id].lazytag=IN;</w:t>
      </w:r>
    </w:p>
    <w:p w:rsidR="00FE1FCE" w:rsidRPr="000665B4" w:rsidRDefault="00FE1FCE" w:rsidP="00FE1FCE">
      <w:pPr>
        <w:rPr>
          <w:rFonts w:ascii="宋体" w:eastAsia="宋体" w:hAnsi="宋体"/>
        </w:rPr>
      </w:pPr>
      <w:r w:rsidRPr="000665B4">
        <w:rPr>
          <w:rFonts w:ascii="宋体" w:eastAsia="宋体" w:hAnsi="宋体"/>
        </w:rPr>
        <w:t xml:space="preserve">        return;</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push_down(id);</w:t>
      </w:r>
    </w:p>
    <w:p w:rsidR="00FE1FCE" w:rsidRPr="000665B4" w:rsidRDefault="00FE1FCE" w:rsidP="00FE1FCE">
      <w:pPr>
        <w:rPr>
          <w:rFonts w:ascii="宋体" w:eastAsia="宋体" w:hAnsi="宋体"/>
        </w:rPr>
      </w:pPr>
      <w:r w:rsidRPr="000665B4">
        <w:rPr>
          <w:rFonts w:ascii="宋体" w:eastAsia="宋体" w:hAnsi="宋体"/>
        </w:rPr>
        <w:t xml:space="preserve">    int leftr=tree[id&lt;&lt;1].r,rightl=tree[id&lt;&lt;1|1].l;</w:t>
      </w:r>
    </w:p>
    <w:p w:rsidR="00FE1FCE" w:rsidRPr="000665B4" w:rsidRDefault="00FE1FCE" w:rsidP="00FE1FCE">
      <w:pPr>
        <w:rPr>
          <w:rFonts w:ascii="宋体" w:eastAsia="宋体" w:hAnsi="宋体"/>
        </w:rPr>
      </w:pPr>
      <w:r w:rsidRPr="000665B4">
        <w:rPr>
          <w:rFonts w:ascii="宋体" w:eastAsia="宋体" w:hAnsi="宋体"/>
        </w:rPr>
        <w:t xml:space="preserve">    if (r&lt;=leftr){</w:t>
      </w:r>
    </w:p>
    <w:p w:rsidR="00FE1FCE" w:rsidRPr="000665B4" w:rsidRDefault="00FE1FCE" w:rsidP="00FE1FCE">
      <w:pPr>
        <w:rPr>
          <w:rFonts w:ascii="宋体" w:eastAsia="宋体" w:hAnsi="宋体"/>
        </w:rPr>
      </w:pPr>
      <w:r w:rsidRPr="000665B4">
        <w:rPr>
          <w:rFonts w:ascii="宋体" w:eastAsia="宋体" w:hAnsi="宋体"/>
        </w:rPr>
        <w:t xml:space="preserve">        check_in(id&lt;&lt;1,l,r);</w:t>
      </w:r>
    </w:p>
    <w:p w:rsidR="00FE1FCE" w:rsidRPr="000665B4" w:rsidRDefault="00FE1FCE" w:rsidP="00FE1FCE">
      <w:pPr>
        <w:rPr>
          <w:rFonts w:ascii="宋体" w:eastAsia="宋体" w:hAnsi="宋体"/>
        </w:rPr>
      </w:pPr>
      <w:r w:rsidRPr="000665B4">
        <w:rPr>
          <w:rFonts w:ascii="宋体" w:eastAsia="宋体" w:hAnsi="宋体"/>
        </w:rPr>
        <w:t xml:space="preserve">    }else if (l&gt;=rightl){</w:t>
      </w:r>
    </w:p>
    <w:p w:rsidR="00FE1FCE" w:rsidRPr="000665B4" w:rsidRDefault="00FE1FCE" w:rsidP="00FE1FCE">
      <w:pPr>
        <w:rPr>
          <w:rFonts w:ascii="宋体" w:eastAsia="宋体" w:hAnsi="宋体"/>
        </w:rPr>
      </w:pPr>
      <w:r w:rsidRPr="000665B4">
        <w:rPr>
          <w:rFonts w:ascii="宋体" w:eastAsia="宋体" w:hAnsi="宋体"/>
        </w:rPr>
        <w:t xml:space="preserve">        check_in(id&lt;&lt;1|1,l,r);</w:t>
      </w:r>
    </w:p>
    <w:p w:rsidR="00FE1FCE" w:rsidRPr="000665B4" w:rsidRDefault="00FE1FCE" w:rsidP="00FE1FCE">
      <w:pPr>
        <w:rPr>
          <w:rFonts w:ascii="宋体" w:eastAsia="宋体" w:hAnsi="宋体"/>
        </w:rPr>
      </w:pPr>
      <w:r w:rsidRPr="000665B4">
        <w:rPr>
          <w:rFonts w:ascii="宋体" w:eastAsia="宋体" w:hAnsi="宋体"/>
        </w:rPr>
        <w:t xml:space="preserve">    }else{</w:t>
      </w:r>
    </w:p>
    <w:p w:rsidR="00FE1FCE" w:rsidRPr="000665B4" w:rsidRDefault="00FE1FCE" w:rsidP="00FE1FCE">
      <w:pPr>
        <w:rPr>
          <w:rFonts w:ascii="宋体" w:eastAsia="宋体" w:hAnsi="宋体"/>
        </w:rPr>
      </w:pPr>
      <w:r w:rsidRPr="000665B4">
        <w:rPr>
          <w:rFonts w:ascii="宋体" w:eastAsia="宋体" w:hAnsi="宋体"/>
        </w:rPr>
        <w:t xml:space="preserve">        check_in(id&lt;&lt;1,l,leftr),check_in(id&lt;&lt;1|1,rightl,r);</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push_up(id);</w:t>
      </w:r>
    </w:p>
    <w:p w:rsidR="00FE1FCE" w:rsidRPr="000665B4" w:rsidRDefault="00FE1FCE" w:rsidP="00FE1FCE">
      <w:pPr>
        <w:rPr>
          <w:rFonts w:ascii="宋体" w:eastAsia="宋体" w:hAnsi="宋体"/>
        </w:rPr>
      </w:pPr>
      <w:r w:rsidRPr="000665B4">
        <w:rPr>
          <w:rFonts w:ascii="宋体" w:eastAsia="宋体" w:hAnsi="宋体"/>
        </w:rPr>
        <w:t xml:space="preserve">    return;</w:t>
      </w:r>
    </w:p>
    <w:p w:rsidR="00FE1FCE" w:rsidRPr="000665B4" w:rsidRDefault="00FE1FCE" w:rsidP="00FE1FCE">
      <w:pPr>
        <w:rPr>
          <w:rFonts w:ascii="宋体" w:eastAsia="宋体" w:hAnsi="宋体"/>
        </w:rPr>
      </w:pPr>
      <w:r w:rsidRPr="000665B4">
        <w:rPr>
          <w:rFonts w:ascii="宋体" w:eastAsia="宋体" w:hAnsi="宋体"/>
        </w:rPr>
        <w:t>}</w:t>
      </w:r>
    </w:p>
    <w:p w:rsidR="00FE1FCE" w:rsidRPr="000665B4" w:rsidRDefault="00FE1FCE" w:rsidP="00FE1FCE">
      <w:pPr>
        <w:rPr>
          <w:rFonts w:ascii="宋体" w:eastAsia="宋体" w:hAnsi="宋体"/>
        </w:rPr>
      </w:pPr>
    </w:p>
    <w:p w:rsidR="00FE1FCE" w:rsidRPr="000665B4" w:rsidRDefault="00FE1FCE" w:rsidP="00FE1FCE">
      <w:pPr>
        <w:rPr>
          <w:rFonts w:ascii="宋体" w:eastAsia="宋体" w:hAnsi="宋体"/>
        </w:rPr>
      </w:pPr>
    </w:p>
    <w:p w:rsidR="00FE1FCE" w:rsidRPr="000665B4" w:rsidRDefault="00FE1FCE" w:rsidP="00FE1FCE">
      <w:pPr>
        <w:rPr>
          <w:rFonts w:ascii="宋体" w:eastAsia="宋体" w:hAnsi="宋体"/>
        </w:rPr>
      </w:pPr>
      <w:r w:rsidRPr="000665B4">
        <w:rPr>
          <w:rFonts w:ascii="宋体" w:eastAsia="宋体" w:hAnsi="宋体"/>
        </w:rPr>
        <w:t>void check_out(int id,int l,int r){</w:t>
      </w:r>
    </w:p>
    <w:p w:rsidR="00FE1FCE" w:rsidRPr="000665B4" w:rsidRDefault="00FE1FCE" w:rsidP="00FE1FCE">
      <w:pPr>
        <w:rPr>
          <w:rFonts w:ascii="宋体" w:eastAsia="宋体" w:hAnsi="宋体"/>
        </w:rPr>
      </w:pPr>
      <w:r w:rsidRPr="000665B4">
        <w:rPr>
          <w:rFonts w:ascii="宋体" w:eastAsia="宋体" w:hAnsi="宋体"/>
        </w:rPr>
        <w:t xml:space="preserve">    if (tree[id].l==l&amp;&amp;tree[id].r==r){</w:t>
      </w:r>
    </w:p>
    <w:p w:rsidR="00FE1FCE" w:rsidRPr="000665B4" w:rsidRDefault="00FE1FCE" w:rsidP="00FE1FCE">
      <w:pPr>
        <w:rPr>
          <w:rFonts w:ascii="宋体" w:eastAsia="宋体" w:hAnsi="宋体"/>
        </w:rPr>
      </w:pPr>
      <w:r w:rsidRPr="000665B4">
        <w:rPr>
          <w:rFonts w:ascii="宋体" w:eastAsia="宋体" w:hAnsi="宋体"/>
        </w:rPr>
        <w:t xml:space="preserve">        tree[id].lmax=tree[id].rmax=tree[id].totmax=tree[id].r-tree[id].l+1;</w:t>
      </w:r>
    </w:p>
    <w:p w:rsidR="00FE1FCE" w:rsidRPr="000665B4" w:rsidRDefault="00FE1FCE" w:rsidP="00FE1FCE">
      <w:pPr>
        <w:rPr>
          <w:rFonts w:ascii="宋体" w:eastAsia="宋体" w:hAnsi="宋体"/>
        </w:rPr>
      </w:pPr>
      <w:r w:rsidRPr="000665B4">
        <w:rPr>
          <w:rFonts w:ascii="宋体" w:eastAsia="宋体" w:hAnsi="宋体"/>
        </w:rPr>
        <w:t xml:space="preserve">        tree[id].lazytag=OUT;</w:t>
      </w:r>
    </w:p>
    <w:p w:rsidR="00FE1FCE" w:rsidRPr="000665B4" w:rsidRDefault="00FE1FCE" w:rsidP="00FE1FCE">
      <w:pPr>
        <w:rPr>
          <w:rFonts w:ascii="宋体" w:eastAsia="宋体" w:hAnsi="宋体"/>
        </w:rPr>
      </w:pPr>
      <w:r w:rsidRPr="000665B4">
        <w:rPr>
          <w:rFonts w:ascii="宋体" w:eastAsia="宋体" w:hAnsi="宋体"/>
        </w:rPr>
        <w:t xml:space="preserve">        return;</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push_down(id);</w:t>
      </w:r>
    </w:p>
    <w:p w:rsidR="00FE1FCE" w:rsidRPr="000665B4" w:rsidRDefault="00FE1FCE" w:rsidP="00FE1FCE">
      <w:pPr>
        <w:rPr>
          <w:rFonts w:ascii="宋体" w:eastAsia="宋体" w:hAnsi="宋体"/>
        </w:rPr>
      </w:pPr>
      <w:r w:rsidRPr="000665B4">
        <w:rPr>
          <w:rFonts w:ascii="宋体" w:eastAsia="宋体" w:hAnsi="宋体"/>
        </w:rPr>
        <w:t xml:space="preserve">    int leftr=tree[id&lt;&lt;1].r,rightl=tree[id&lt;&lt;1|1].l;</w:t>
      </w:r>
    </w:p>
    <w:p w:rsidR="00FE1FCE" w:rsidRPr="000665B4" w:rsidRDefault="00FE1FCE" w:rsidP="00FE1FCE">
      <w:pPr>
        <w:rPr>
          <w:rFonts w:ascii="宋体" w:eastAsia="宋体" w:hAnsi="宋体"/>
        </w:rPr>
      </w:pPr>
      <w:r w:rsidRPr="000665B4">
        <w:rPr>
          <w:rFonts w:ascii="宋体" w:eastAsia="宋体" w:hAnsi="宋体"/>
        </w:rPr>
        <w:t xml:space="preserve">    if (r&lt;=leftr){</w:t>
      </w:r>
    </w:p>
    <w:p w:rsidR="00FE1FCE" w:rsidRPr="000665B4" w:rsidRDefault="00FE1FCE" w:rsidP="00FE1FCE">
      <w:pPr>
        <w:rPr>
          <w:rFonts w:ascii="宋体" w:eastAsia="宋体" w:hAnsi="宋体"/>
        </w:rPr>
      </w:pPr>
      <w:r w:rsidRPr="000665B4">
        <w:rPr>
          <w:rFonts w:ascii="宋体" w:eastAsia="宋体" w:hAnsi="宋体"/>
        </w:rPr>
        <w:t xml:space="preserve">        check_out(id&lt;&lt;1,l,r);</w:t>
      </w:r>
    </w:p>
    <w:p w:rsidR="00FE1FCE" w:rsidRPr="000665B4" w:rsidRDefault="00FE1FCE" w:rsidP="00FE1FCE">
      <w:pPr>
        <w:rPr>
          <w:rFonts w:ascii="宋体" w:eastAsia="宋体" w:hAnsi="宋体"/>
        </w:rPr>
      </w:pPr>
      <w:r w:rsidRPr="000665B4">
        <w:rPr>
          <w:rFonts w:ascii="宋体" w:eastAsia="宋体" w:hAnsi="宋体"/>
        </w:rPr>
        <w:t xml:space="preserve">    }else if (l&gt;=rightl){</w:t>
      </w:r>
    </w:p>
    <w:p w:rsidR="00FE1FCE" w:rsidRPr="000665B4" w:rsidRDefault="00FE1FCE" w:rsidP="00FE1FCE">
      <w:pPr>
        <w:rPr>
          <w:rFonts w:ascii="宋体" w:eastAsia="宋体" w:hAnsi="宋体"/>
        </w:rPr>
      </w:pPr>
      <w:r w:rsidRPr="000665B4">
        <w:rPr>
          <w:rFonts w:ascii="宋体" w:eastAsia="宋体" w:hAnsi="宋体"/>
        </w:rPr>
        <w:t xml:space="preserve">        check_out(id&lt;&lt;1|1,l,r);</w:t>
      </w:r>
    </w:p>
    <w:p w:rsidR="00FE1FCE" w:rsidRPr="000665B4" w:rsidRDefault="00FE1FCE" w:rsidP="00FE1FCE">
      <w:pPr>
        <w:rPr>
          <w:rFonts w:ascii="宋体" w:eastAsia="宋体" w:hAnsi="宋体"/>
        </w:rPr>
      </w:pPr>
      <w:r w:rsidRPr="000665B4">
        <w:rPr>
          <w:rFonts w:ascii="宋体" w:eastAsia="宋体" w:hAnsi="宋体"/>
        </w:rPr>
        <w:t xml:space="preserve">    }else{</w:t>
      </w:r>
    </w:p>
    <w:p w:rsidR="00FE1FCE" w:rsidRPr="000665B4" w:rsidRDefault="00FE1FCE" w:rsidP="00FE1FCE">
      <w:pPr>
        <w:rPr>
          <w:rFonts w:ascii="宋体" w:eastAsia="宋体" w:hAnsi="宋体"/>
        </w:rPr>
      </w:pPr>
      <w:r w:rsidRPr="000665B4">
        <w:rPr>
          <w:rFonts w:ascii="宋体" w:eastAsia="宋体" w:hAnsi="宋体"/>
        </w:rPr>
        <w:t xml:space="preserve">        check_out(id&lt;&lt;1,l,leftr),check_out(id&lt;&lt;1|1,rightl,r);</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push_up(id);</w:t>
      </w:r>
    </w:p>
    <w:p w:rsidR="00FE1FCE" w:rsidRPr="000665B4" w:rsidRDefault="00FE1FCE" w:rsidP="00FE1FCE">
      <w:pPr>
        <w:rPr>
          <w:rFonts w:ascii="宋体" w:eastAsia="宋体" w:hAnsi="宋体"/>
        </w:rPr>
      </w:pPr>
      <w:r w:rsidRPr="000665B4">
        <w:rPr>
          <w:rFonts w:ascii="宋体" w:eastAsia="宋体" w:hAnsi="宋体"/>
        </w:rPr>
        <w:t xml:space="preserve">    return;</w:t>
      </w:r>
    </w:p>
    <w:p w:rsidR="00FE1FCE" w:rsidRPr="000665B4" w:rsidRDefault="00FE1FCE" w:rsidP="00FE1FCE">
      <w:pPr>
        <w:rPr>
          <w:rFonts w:ascii="宋体" w:eastAsia="宋体" w:hAnsi="宋体"/>
        </w:rPr>
      </w:pPr>
      <w:r w:rsidRPr="000665B4">
        <w:rPr>
          <w:rFonts w:ascii="宋体" w:eastAsia="宋体" w:hAnsi="宋体"/>
        </w:rPr>
        <w:t>}</w:t>
      </w:r>
    </w:p>
    <w:p w:rsidR="00FE1FCE" w:rsidRPr="000665B4" w:rsidRDefault="00FE1FCE" w:rsidP="00FE1FCE">
      <w:pPr>
        <w:rPr>
          <w:rFonts w:ascii="宋体" w:eastAsia="宋体" w:hAnsi="宋体"/>
        </w:rPr>
      </w:pPr>
    </w:p>
    <w:p w:rsidR="00FE1FCE" w:rsidRPr="000665B4" w:rsidRDefault="00FE1FCE" w:rsidP="00FE1FCE">
      <w:pPr>
        <w:rPr>
          <w:rFonts w:ascii="宋体" w:eastAsia="宋体" w:hAnsi="宋体"/>
        </w:rPr>
      </w:pPr>
      <w:r w:rsidRPr="000665B4">
        <w:rPr>
          <w:rFonts w:ascii="宋体" w:eastAsia="宋体" w:hAnsi="宋体"/>
        </w:rPr>
        <w:t>int main()</w:t>
      </w:r>
    </w:p>
    <w:p w:rsidR="00FE1FCE" w:rsidRPr="000665B4" w:rsidRDefault="00FE1FCE" w:rsidP="00FE1FCE">
      <w:pPr>
        <w:rPr>
          <w:rFonts w:ascii="宋体" w:eastAsia="宋体" w:hAnsi="宋体"/>
        </w:rPr>
      </w:pPr>
      <w:r w:rsidRPr="000665B4">
        <w:rPr>
          <w:rFonts w:ascii="宋体" w:eastAsia="宋体" w:hAnsi="宋体"/>
        </w:rPr>
        <w:t>{</w:t>
      </w:r>
    </w:p>
    <w:p w:rsidR="00FE1FCE" w:rsidRPr="000665B4" w:rsidRDefault="00FE1FCE" w:rsidP="00FE1FCE">
      <w:pPr>
        <w:rPr>
          <w:rFonts w:ascii="宋体" w:eastAsia="宋体" w:hAnsi="宋体"/>
        </w:rPr>
      </w:pPr>
      <w:r w:rsidRPr="000665B4">
        <w:rPr>
          <w:rFonts w:ascii="宋体" w:eastAsia="宋体" w:hAnsi="宋体"/>
        </w:rPr>
        <w:t xml:space="preserve">    int n,m;</w:t>
      </w:r>
    </w:p>
    <w:p w:rsidR="00FE1FCE" w:rsidRPr="000665B4" w:rsidRDefault="00FE1FCE" w:rsidP="00FE1FCE">
      <w:pPr>
        <w:rPr>
          <w:rFonts w:ascii="宋体" w:eastAsia="宋体" w:hAnsi="宋体"/>
        </w:rPr>
      </w:pPr>
      <w:r w:rsidRPr="000665B4">
        <w:rPr>
          <w:rFonts w:ascii="宋体" w:eastAsia="宋体" w:hAnsi="宋体"/>
        </w:rPr>
        <w:t xml:space="preserve">    scanf("%d%d",&amp;n,&amp;m);</w:t>
      </w:r>
    </w:p>
    <w:p w:rsidR="00FE1FCE" w:rsidRPr="000665B4" w:rsidRDefault="00FE1FCE" w:rsidP="00FE1FCE">
      <w:pPr>
        <w:rPr>
          <w:rFonts w:ascii="宋体" w:eastAsia="宋体" w:hAnsi="宋体"/>
        </w:rPr>
      </w:pPr>
      <w:r w:rsidRPr="000665B4">
        <w:rPr>
          <w:rFonts w:ascii="宋体" w:eastAsia="宋体" w:hAnsi="宋体"/>
        </w:rPr>
        <w:t xml:space="preserve">    build_tree(1,1,n);</w:t>
      </w:r>
    </w:p>
    <w:p w:rsidR="00FE1FCE" w:rsidRPr="000665B4" w:rsidRDefault="00FE1FCE" w:rsidP="00FE1FCE">
      <w:pPr>
        <w:rPr>
          <w:rFonts w:ascii="宋体" w:eastAsia="宋体" w:hAnsi="宋体"/>
        </w:rPr>
      </w:pPr>
      <w:r w:rsidRPr="000665B4">
        <w:rPr>
          <w:rFonts w:ascii="宋体" w:eastAsia="宋体" w:hAnsi="宋体"/>
        </w:rPr>
        <w:lastRenderedPageBreak/>
        <w:t xml:space="preserve">    while (m--){</w:t>
      </w:r>
    </w:p>
    <w:p w:rsidR="00FE1FCE" w:rsidRPr="000665B4" w:rsidRDefault="00FE1FCE" w:rsidP="00FE1FCE">
      <w:pPr>
        <w:rPr>
          <w:rFonts w:ascii="宋体" w:eastAsia="宋体" w:hAnsi="宋体"/>
        </w:rPr>
      </w:pPr>
      <w:r w:rsidRPr="000665B4">
        <w:rPr>
          <w:rFonts w:ascii="宋体" w:eastAsia="宋体" w:hAnsi="宋体"/>
        </w:rPr>
        <w:t xml:space="preserve">        int op;</w:t>
      </w:r>
    </w:p>
    <w:p w:rsidR="00FE1FCE" w:rsidRPr="000665B4" w:rsidRDefault="00FE1FCE" w:rsidP="00FE1FCE">
      <w:pPr>
        <w:rPr>
          <w:rFonts w:ascii="宋体" w:eastAsia="宋体" w:hAnsi="宋体"/>
        </w:rPr>
      </w:pPr>
      <w:r w:rsidRPr="000665B4">
        <w:rPr>
          <w:rFonts w:ascii="宋体" w:eastAsia="宋体" w:hAnsi="宋体"/>
        </w:rPr>
        <w:t xml:space="preserve">        scanf("%d",&amp;op);</w:t>
      </w:r>
    </w:p>
    <w:p w:rsidR="00FE1FCE" w:rsidRPr="000665B4" w:rsidRDefault="00FE1FCE" w:rsidP="00FE1FCE">
      <w:pPr>
        <w:rPr>
          <w:rFonts w:ascii="宋体" w:eastAsia="宋体" w:hAnsi="宋体"/>
        </w:rPr>
      </w:pPr>
      <w:r w:rsidRPr="000665B4">
        <w:rPr>
          <w:rFonts w:ascii="宋体" w:eastAsia="宋体" w:hAnsi="宋体"/>
        </w:rPr>
        <w:t xml:space="preserve">        switch(op)</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case 1:</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int d;</w:t>
      </w:r>
    </w:p>
    <w:p w:rsidR="00FE1FCE" w:rsidRPr="000665B4" w:rsidRDefault="00FE1FCE" w:rsidP="00FE1FCE">
      <w:pPr>
        <w:rPr>
          <w:rFonts w:ascii="宋体" w:eastAsia="宋体" w:hAnsi="宋体"/>
        </w:rPr>
      </w:pPr>
      <w:r w:rsidRPr="000665B4">
        <w:rPr>
          <w:rFonts w:ascii="宋体" w:eastAsia="宋体" w:hAnsi="宋体"/>
        </w:rPr>
        <w:t xml:space="preserve">                scanf("%d",&amp;d);</w:t>
      </w:r>
    </w:p>
    <w:p w:rsidR="00FE1FCE" w:rsidRPr="000665B4" w:rsidRDefault="00FE1FCE" w:rsidP="00FE1FCE">
      <w:pPr>
        <w:rPr>
          <w:rFonts w:ascii="宋体" w:eastAsia="宋体" w:hAnsi="宋体"/>
        </w:rPr>
      </w:pPr>
      <w:r w:rsidRPr="000665B4">
        <w:rPr>
          <w:rFonts w:ascii="宋体" w:eastAsia="宋体" w:hAnsi="宋体"/>
        </w:rPr>
        <w:t xml:space="preserve">                int ans=query_first(1,d);</w:t>
      </w:r>
    </w:p>
    <w:p w:rsidR="00FE1FCE" w:rsidRPr="000665B4" w:rsidRDefault="00FE1FCE" w:rsidP="00FE1FCE">
      <w:pPr>
        <w:rPr>
          <w:rFonts w:ascii="宋体" w:eastAsia="宋体" w:hAnsi="宋体"/>
        </w:rPr>
      </w:pPr>
      <w:r w:rsidRPr="000665B4">
        <w:rPr>
          <w:rFonts w:ascii="宋体" w:eastAsia="宋体" w:hAnsi="宋体"/>
        </w:rPr>
        <w:t xml:space="preserve">                printf("%d\n",ans);</w:t>
      </w:r>
    </w:p>
    <w:p w:rsidR="00FE1FCE" w:rsidRPr="000665B4" w:rsidRDefault="00FE1FCE" w:rsidP="00FE1FCE">
      <w:pPr>
        <w:rPr>
          <w:rFonts w:ascii="宋体" w:eastAsia="宋体" w:hAnsi="宋体"/>
        </w:rPr>
      </w:pPr>
      <w:r w:rsidRPr="000665B4">
        <w:rPr>
          <w:rFonts w:ascii="宋体" w:eastAsia="宋体" w:hAnsi="宋体"/>
        </w:rPr>
        <w:t xml:space="preserve">                if (ans&gt;0) check_in(1,ans,ans+d-1);</w:t>
      </w:r>
    </w:p>
    <w:p w:rsidR="00FE1FCE" w:rsidRPr="000665B4" w:rsidRDefault="00FE1FCE" w:rsidP="00FE1FCE">
      <w:pPr>
        <w:rPr>
          <w:rFonts w:ascii="宋体" w:eastAsia="宋体" w:hAnsi="宋体"/>
        </w:rPr>
      </w:pPr>
      <w:r w:rsidRPr="000665B4">
        <w:rPr>
          <w:rFonts w:ascii="宋体" w:eastAsia="宋体" w:hAnsi="宋体"/>
        </w:rPr>
        <w:t xml:space="preserve">                break;</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case 2:</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int x,d;</w:t>
      </w:r>
    </w:p>
    <w:p w:rsidR="00FE1FCE" w:rsidRPr="000665B4" w:rsidRDefault="00FE1FCE" w:rsidP="00FE1FCE">
      <w:pPr>
        <w:rPr>
          <w:rFonts w:ascii="宋体" w:eastAsia="宋体" w:hAnsi="宋体"/>
        </w:rPr>
      </w:pPr>
      <w:r w:rsidRPr="000665B4">
        <w:rPr>
          <w:rFonts w:ascii="宋体" w:eastAsia="宋体" w:hAnsi="宋体"/>
        </w:rPr>
        <w:t xml:space="preserve">                scanf("%d%d",&amp;x,&amp;d);</w:t>
      </w:r>
    </w:p>
    <w:p w:rsidR="00FE1FCE" w:rsidRPr="000665B4" w:rsidRDefault="00FE1FCE" w:rsidP="00FE1FCE">
      <w:pPr>
        <w:rPr>
          <w:rFonts w:ascii="宋体" w:eastAsia="宋体" w:hAnsi="宋体"/>
        </w:rPr>
      </w:pPr>
      <w:r w:rsidRPr="000665B4">
        <w:rPr>
          <w:rFonts w:ascii="宋体" w:eastAsia="宋体" w:hAnsi="宋体"/>
        </w:rPr>
        <w:t xml:space="preserve">                check_out(1,x,x+d-1);</w:t>
      </w:r>
    </w:p>
    <w:p w:rsidR="00FE1FCE" w:rsidRPr="000665B4" w:rsidRDefault="00FE1FCE" w:rsidP="00FE1FCE">
      <w:pPr>
        <w:rPr>
          <w:rFonts w:ascii="宋体" w:eastAsia="宋体" w:hAnsi="宋体"/>
        </w:rPr>
      </w:pPr>
      <w:r w:rsidRPr="000665B4">
        <w:rPr>
          <w:rFonts w:ascii="宋体" w:eastAsia="宋体" w:hAnsi="宋体"/>
        </w:rPr>
        <w:t xml:space="preserve">                break;</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w:t>
      </w:r>
    </w:p>
    <w:p w:rsidR="00FE1FCE" w:rsidRPr="000665B4" w:rsidRDefault="00FE1FCE" w:rsidP="00FE1FCE">
      <w:pPr>
        <w:rPr>
          <w:rFonts w:ascii="宋体" w:eastAsia="宋体" w:hAnsi="宋体"/>
        </w:rPr>
      </w:pPr>
      <w:r w:rsidRPr="000665B4">
        <w:rPr>
          <w:rFonts w:ascii="宋体" w:eastAsia="宋体" w:hAnsi="宋体"/>
        </w:rPr>
        <w:t xml:space="preserve">    return 0;</w:t>
      </w:r>
    </w:p>
    <w:p w:rsidR="00FE1FCE" w:rsidRPr="000665B4" w:rsidRDefault="00FE1FCE" w:rsidP="00FE1FCE">
      <w:pPr>
        <w:rPr>
          <w:rFonts w:ascii="宋体" w:eastAsia="宋体" w:hAnsi="宋体"/>
        </w:rPr>
      </w:pPr>
      <w:r w:rsidRPr="000665B4">
        <w:rPr>
          <w:rFonts w:ascii="宋体" w:eastAsia="宋体" w:hAnsi="宋体"/>
        </w:rPr>
        <w:t>}</w:t>
      </w:r>
    </w:p>
    <w:p w:rsidR="00157E38" w:rsidRPr="000665B4" w:rsidRDefault="00157E38" w:rsidP="00157E38">
      <w:pPr>
        <w:pStyle w:val="2"/>
        <w:rPr>
          <w:rFonts w:ascii="宋体" w:eastAsia="宋体" w:hAnsi="宋体"/>
          <w:b w:val="0"/>
        </w:rPr>
      </w:pPr>
      <w:bookmarkStart w:id="171" w:name="_Toc524383072"/>
      <w:r w:rsidRPr="000665B4">
        <w:rPr>
          <w:rFonts w:ascii="宋体" w:eastAsia="宋体" w:hAnsi="宋体" w:hint="eastAsia"/>
          <w:b w:val="0"/>
        </w:rPr>
        <w:t>离散化&amp;扫描线</w:t>
      </w:r>
      <w:bookmarkEnd w:id="171"/>
    </w:p>
    <w:p w:rsidR="00ED2236" w:rsidRPr="000665B4" w:rsidRDefault="00ED2236" w:rsidP="008F20AB">
      <w:pPr>
        <w:pStyle w:val="3"/>
        <w:rPr>
          <w:rFonts w:ascii="宋体" w:eastAsia="宋体" w:hAnsi="宋体"/>
          <w:b w:val="0"/>
        </w:rPr>
      </w:pPr>
      <w:bookmarkStart w:id="172" w:name="_Toc524383073"/>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1542</w:t>
      </w:r>
      <w:r w:rsidRPr="000665B4">
        <w:rPr>
          <w:rFonts w:ascii="宋体" w:eastAsia="宋体" w:hAnsi="宋体" w:hint="eastAsia"/>
          <w:b w:val="0"/>
        </w:rPr>
        <w:t>-</w:t>
      </w:r>
      <w:r w:rsidRPr="000665B4">
        <w:rPr>
          <w:rFonts w:ascii="宋体" w:eastAsia="宋体" w:hAnsi="宋体"/>
          <w:b w:val="0"/>
        </w:rPr>
        <w:t>Atlantis</w:t>
      </w:r>
      <w:r w:rsidRPr="000665B4">
        <w:rPr>
          <w:rFonts w:ascii="宋体" w:eastAsia="宋体" w:hAnsi="宋体" w:hint="eastAsia"/>
          <w:b w:val="0"/>
        </w:rPr>
        <w:t>（矩形面积并）</w:t>
      </w:r>
      <w:bookmarkEnd w:id="172"/>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w:instrText>
      </w:r>
      <w:r w:rsidR="00C478A5" w:rsidRPr="000665B4">
        <w:rPr>
          <w:rFonts w:ascii="宋体" w:eastAsia="宋体" w:hAnsi="宋体"/>
          <w:b w:val="0"/>
        </w:rPr>
        <w:instrText>HDU</w:instrText>
      </w:r>
      <w:r w:rsidR="00C478A5" w:rsidRPr="000665B4">
        <w:rPr>
          <w:rFonts w:ascii="宋体" w:eastAsia="宋体" w:hAnsi="宋体" w:hint="eastAsia"/>
          <w:b w:val="0"/>
        </w:rPr>
        <w:instrText>-</w:instrText>
      </w:r>
      <w:r w:rsidR="00C478A5" w:rsidRPr="000665B4">
        <w:rPr>
          <w:rFonts w:ascii="宋体" w:eastAsia="宋体" w:hAnsi="宋体"/>
          <w:b w:val="0"/>
        </w:rPr>
        <w:instrText>1542</w:instrText>
      </w:r>
      <w:r w:rsidR="00C478A5" w:rsidRPr="000665B4">
        <w:rPr>
          <w:rFonts w:ascii="宋体" w:eastAsia="宋体" w:hAnsi="宋体" w:hint="eastAsia"/>
          <w:b w:val="0"/>
        </w:rPr>
        <w:instrText>-</w:instrText>
      </w:r>
      <w:r w:rsidR="00C478A5" w:rsidRPr="000665B4">
        <w:rPr>
          <w:rFonts w:ascii="宋体" w:eastAsia="宋体" w:hAnsi="宋体"/>
          <w:b w:val="0"/>
        </w:rPr>
        <w:instrText>Atlantis</w:instrText>
      </w:r>
      <w:r w:rsidR="00C478A5" w:rsidRPr="000665B4">
        <w:rPr>
          <w:rFonts w:ascii="宋体" w:eastAsia="宋体" w:hAnsi="宋体" w:hint="eastAsia"/>
          <w:b w:val="0"/>
        </w:rPr>
        <w:instrText>（矩形面积并）</w:instrText>
      </w:r>
      <w:r w:rsidR="00C478A5" w:rsidRPr="000665B4">
        <w:rPr>
          <w:rFonts w:ascii="宋体" w:eastAsia="宋体" w:hAnsi="宋体"/>
        </w:rPr>
        <w:instrText>:</w:instrText>
      </w:r>
      <w:r w:rsidR="00C478A5" w:rsidRPr="000665B4">
        <w:rPr>
          <w:rFonts w:ascii="宋体" w:eastAsia="宋体" w:hAnsi="宋体" w:hint="eastAsia"/>
        </w:rPr>
        <w:instrText>1</w:instrText>
      </w:r>
      <w:r w:rsidR="00C478A5" w:rsidRPr="000665B4">
        <w:rPr>
          <w:rFonts w:ascii="宋体" w:eastAsia="宋体" w:hAnsi="宋体"/>
        </w:rPr>
        <w:instrText xml:space="preserve">542" \y "HDU:1542" </w:instrText>
      </w:r>
      <w:r w:rsidR="00C478A5" w:rsidRPr="000665B4">
        <w:rPr>
          <w:rFonts w:ascii="宋体" w:eastAsia="宋体" w:hAnsi="宋体"/>
          <w:b w:val="0"/>
        </w:rPr>
        <w:fldChar w:fldCharType="end"/>
      </w:r>
    </w:p>
    <w:p w:rsidR="00ED2236" w:rsidRPr="000665B4" w:rsidRDefault="00ED730E" w:rsidP="00ED2236">
      <w:pPr>
        <w:rPr>
          <w:rFonts w:ascii="宋体" w:eastAsia="宋体" w:hAnsi="宋体"/>
        </w:rPr>
      </w:pPr>
      <w:r w:rsidRPr="000665B4">
        <w:rPr>
          <w:rFonts w:ascii="宋体" w:eastAsia="宋体" w:hAnsi="宋体" w:hint="eastAsia"/>
        </w:rPr>
        <w:t>【题意】</w:t>
      </w:r>
    </w:p>
    <w:p w:rsidR="008C4F45" w:rsidRPr="000665B4" w:rsidRDefault="008C4F45" w:rsidP="00ED2236">
      <w:pPr>
        <w:rPr>
          <w:rFonts w:ascii="宋体" w:eastAsia="宋体" w:hAnsi="宋体"/>
        </w:rPr>
      </w:pPr>
      <w:r w:rsidRPr="000665B4">
        <w:rPr>
          <w:rFonts w:ascii="宋体" w:eastAsia="宋体" w:hAnsi="宋体" w:hint="eastAsia"/>
        </w:rPr>
        <w:t>给定n个矩形（题目给出每个矩形的左下和右上点坐标，浮点数，坐标范围0-</w:t>
      </w:r>
      <w:r w:rsidRPr="000665B4">
        <w:rPr>
          <w:rFonts w:ascii="宋体" w:eastAsia="宋体" w:hAnsi="宋体"/>
        </w:rPr>
        <w:t>100000</w:t>
      </w:r>
      <w:r w:rsidRPr="000665B4">
        <w:rPr>
          <w:rFonts w:ascii="宋体" w:eastAsia="宋体" w:hAnsi="宋体" w:hint="eastAsia"/>
        </w:rPr>
        <w:t>，最多100个），求面积并</w:t>
      </w:r>
    </w:p>
    <w:p w:rsidR="00ED730E" w:rsidRPr="000665B4" w:rsidRDefault="00ED730E" w:rsidP="00ED2236">
      <w:pPr>
        <w:rPr>
          <w:rFonts w:ascii="宋体" w:eastAsia="宋体" w:hAnsi="宋体"/>
        </w:rPr>
      </w:pPr>
      <w:r w:rsidRPr="000665B4">
        <w:rPr>
          <w:rFonts w:ascii="宋体" w:eastAsia="宋体" w:hAnsi="宋体" w:hint="eastAsia"/>
        </w:rPr>
        <w:t>【题解】</w:t>
      </w:r>
    </w:p>
    <w:p w:rsidR="008C4F45" w:rsidRPr="000665B4" w:rsidRDefault="008C4F45" w:rsidP="00ED2236">
      <w:pPr>
        <w:rPr>
          <w:rFonts w:ascii="宋体" w:eastAsia="宋体" w:hAnsi="宋体"/>
        </w:rPr>
      </w:pPr>
      <w:r w:rsidRPr="000665B4">
        <w:rPr>
          <w:rFonts w:ascii="宋体" w:eastAsia="宋体" w:hAnsi="宋体" w:hint="eastAsia"/>
        </w:rPr>
        <w:t>选定横坐标离散化（这样最多100*</w:t>
      </w:r>
      <w:r w:rsidRPr="000665B4">
        <w:rPr>
          <w:rFonts w:ascii="宋体" w:eastAsia="宋体" w:hAnsi="宋体"/>
        </w:rPr>
        <w:t>2</w:t>
      </w:r>
      <w:r w:rsidRPr="000665B4">
        <w:rPr>
          <w:rFonts w:ascii="宋体" w:eastAsia="宋体" w:hAnsi="宋体" w:hint="eastAsia"/>
        </w:rPr>
        <w:t>个）</w:t>
      </w:r>
      <w:r w:rsidR="00741F78" w:rsidRPr="000665B4">
        <w:rPr>
          <w:rFonts w:ascii="宋体" w:eastAsia="宋体" w:hAnsi="宋体" w:hint="eastAsia"/>
        </w:rPr>
        <w:t>，自下而上扫描，碰到下面的边就把离散化后的相应区间+</w:t>
      </w:r>
      <w:r w:rsidR="00741F78" w:rsidRPr="000665B4">
        <w:rPr>
          <w:rFonts w:ascii="宋体" w:eastAsia="宋体" w:hAnsi="宋体"/>
        </w:rPr>
        <w:t>1</w:t>
      </w:r>
      <w:r w:rsidR="00741F78" w:rsidRPr="000665B4">
        <w:rPr>
          <w:rFonts w:ascii="宋体" w:eastAsia="宋体" w:hAnsi="宋体" w:hint="eastAsia"/>
        </w:rPr>
        <w:t>，碰到上面的边就-</w:t>
      </w:r>
      <w:r w:rsidR="00741F78" w:rsidRPr="000665B4">
        <w:rPr>
          <w:rFonts w:ascii="宋体" w:eastAsia="宋体" w:hAnsi="宋体"/>
        </w:rPr>
        <w:t>1</w:t>
      </w:r>
      <w:r w:rsidR="00741F78" w:rsidRPr="000665B4">
        <w:rPr>
          <w:rFonts w:ascii="宋体" w:eastAsia="宋体" w:hAnsi="宋体" w:hint="eastAsia"/>
        </w:rPr>
        <w:t>，从0到1时当前横坐标和增加该离散化区间的原始长度，从1到0则是减少。</w:t>
      </w:r>
    </w:p>
    <w:p w:rsidR="00ED730E" w:rsidRPr="000665B4" w:rsidRDefault="00ED730E" w:rsidP="00ED2236">
      <w:pPr>
        <w:rPr>
          <w:rFonts w:ascii="宋体" w:eastAsia="宋体" w:hAnsi="宋体"/>
        </w:rPr>
      </w:pPr>
      <w:r w:rsidRPr="000665B4">
        <w:rPr>
          <w:rFonts w:ascii="宋体" w:eastAsia="宋体" w:hAnsi="宋体" w:hint="eastAsia"/>
        </w:rPr>
        <w:t>【代码】</w:t>
      </w:r>
    </w:p>
    <w:p w:rsidR="008F20AB" w:rsidRPr="000665B4" w:rsidRDefault="008F20AB" w:rsidP="008F20AB">
      <w:pPr>
        <w:rPr>
          <w:rFonts w:ascii="宋体" w:eastAsia="宋体" w:hAnsi="宋体"/>
        </w:rPr>
      </w:pPr>
      <w:r w:rsidRPr="000665B4">
        <w:rPr>
          <w:rFonts w:ascii="宋体" w:eastAsia="宋体" w:hAnsi="宋体"/>
        </w:rPr>
        <w:t>#include &lt;cstdio&gt;</w:t>
      </w:r>
    </w:p>
    <w:p w:rsidR="008F20AB" w:rsidRPr="000665B4" w:rsidRDefault="008F20AB" w:rsidP="008F20AB">
      <w:pPr>
        <w:rPr>
          <w:rFonts w:ascii="宋体" w:eastAsia="宋体" w:hAnsi="宋体"/>
        </w:rPr>
      </w:pPr>
      <w:r w:rsidRPr="000665B4">
        <w:rPr>
          <w:rFonts w:ascii="宋体" w:eastAsia="宋体" w:hAnsi="宋体"/>
        </w:rPr>
        <w:t>#include &lt;algorithm&gt;</w:t>
      </w:r>
    </w:p>
    <w:p w:rsidR="008F20AB" w:rsidRPr="000665B4" w:rsidRDefault="008F20AB" w:rsidP="008F20AB">
      <w:pPr>
        <w:rPr>
          <w:rFonts w:ascii="宋体" w:eastAsia="宋体" w:hAnsi="宋体"/>
        </w:rPr>
      </w:pPr>
      <w:r w:rsidRPr="000665B4">
        <w:rPr>
          <w:rFonts w:ascii="宋体" w:eastAsia="宋体" w:hAnsi="宋体"/>
        </w:rPr>
        <w:t>#include &lt;cstring&gt;</w:t>
      </w:r>
    </w:p>
    <w:p w:rsidR="008F20AB" w:rsidRPr="000665B4" w:rsidRDefault="008F20AB" w:rsidP="008F20AB">
      <w:pPr>
        <w:rPr>
          <w:rFonts w:ascii="宋体" w:eastAsia="宋体" w:hAnsi="宋体"/>
        </w:rPr>
      </w:pPr>
      <w:r w:rsidRPr="000665B4">
        <w:rPr>
          <w:rFonts w:ascii="宋体" w:eastAsia="宋体" w:hAnsi="宋体"/>
        </w:rPr>
        <w:t>#define MAXN 110</w:t>
      </w:r>
    </w:p>
    <w:p w:rsidR="008F20AB" w:rsidRPr="000665B4" w:rsidRDefault="008F20AB" w:rsidP="008F20AB">
      <w:pPr>
        <w:rPr>
          <w:rFonts w:ascii="宋体" w:eastAsia="宋体" w:hAnsi="宋体"/>
        </w:rPr>
      </w:pPr>
    </w:p>
    <w:p w:rsidR="008F20AB" w:rsidRPr="000665B4" w:rsidRDefault="008F20AB" w:rsidP="008F20AB">
      <w:pPr>
        <w:rPr>
          <w:rFonts w:ascii="宋体" w:eastAsia="宋体" w:hAnsi="宋体"/>
        </w:rPr>
      </w:pPr>
      <w:r w:rsidRPr="000665B4">
        <w:rPr>
          <w:rFonts w:ascii="宋体" w:eastAsia="宋体" w:hAnsi="宋体"/>
        </w:rPr>
        <w:lastRenderedPageBreak/>
        <w:t>using namespace std;</w:t>
      </w:r>
    </w:p>
    <w:p w:rsidR="008F20AB" w:rsidRPr="000665B4" w:rsidRDefault="008F20AB" w:rsidP="008F20AB">
      <w:pPr>
        <w:rPr>
          <w:rFonts w:ascii="宋体" w:eastAsia="宋体" w:hAnsi="宋体"/>
        </w:rPr>
      </w:pPr>
    </w:p>
    <w:p w:rsidR="008F20AB" w:rsidRPr="000665B4" w:rsidRDefault="008F20AB" w:rsidP="008F20AB">
      <w:pPr>
        <w:rPr>
          <w:rFonts w:ascii="宋体" w:eastAsia="宋体" w:hAnsi="宋体"/>
        </w:rPr>
      </w:pPr>
      <w:r w:rsidRPr="000665B4">
        <w:rPr>
          <w:rFonts w:ascii="宋体" w:eastAsia="宋体" w:hAnsi="宋体"/>
        </w:rPr>
        <w:t>struct node{</w:t>
      </w:r>
    </w:p>
    <w:p w:rsidR="008F20AB" w:rsidRPr="000665B4" w:rsidRDefault="008F20AB" w:rsidP="008F20AB">
      <w:pPr>
        <w:rPr>
          <w:rFonts w:ascii="宋体" w:eastAsia="宋体" w:hAnsi="宋体"/>
        </w:rPr>
      </w:pPr>
      <w:r w:rsidRPr="000665B4">
        <w:rPr>
          <w:rFonts w:ascii="宋体" w:eastAsia="宋体" w:hAnsi="宋体"/>
        </w:rPr>
        <w:t xml:space="preserve">    int id,fs,ft;</w:t>
      </w:r>
    </w:p>
    <w:p w:rsidR="008F20AB" w:rsidRPr="000665B4" w:rsidRDefault="008F20AB" w:rsidP="008F20AB">
      <w:pPr>
        <w:rPr>
          <w:rFonts w:ascii="宋体" w:eastAsia="宋体" w:hAnsi="宋体"/>
        </w:rPr>
      </w:pPr>
      <w:r w:rsidRPr="000665B4">
        <w:rPr>
          <w:rFonts w:ascii="宋体" w:eastAsia="宋体" w:hAnsi="宋体"/>
        </w:rPr>
        <w:t xml:space="preserve">    double x,y;</w:t>
      </w:r>
    </w:p>
    <w:p w:rsidR="008F20AB" w:rsidRPr="000665B4" w:rsidRDefault="008F20AB" w:rsidP="008F20AB">
      <w:pPr>
        <w:rPr>
          <w:rFonts w:ascii="宋体" w:eastAsia="宋体" w:hAnsi="宋体"/>
        </w:rPr>
      </w:pPr>
      <w:r w:rsidRPr="000665B4">
        <w:rPr>
          <w:rFonts w:ascii="宋体" w:eastAsia="宋体" w:hAnsi="宋体"/>
        </w:rPr>
        <w:t>}dot[MAXN&lt;&lt;2];</w:t>
      </w:r>
    </w:p>
    <w:p w:rsidR="008F20AB" w:rsidRPr="000665B4" w:rsidRDefault="008F20AB" w:rsidP="008F20AB">
      <w:pPr>
        <w:rPr>
          <w:rFonts w:ascii="宋体" w:eastAsia="宋体" w:hAnsi="宋体"/>
        </w:rPr>
      </w:pPr>
      <w:r w:rsidRPr="000665B4">
        <w:rPr>
          <w:rFonts w:ascii="宋体" w:eastAsia="宋体" w:hAnsi="宋体"/>
        </w:rPr>
        <w:t>typedef struct node node;</w:t>
      </w:r>
    </w:p>
    <w:p w:rsidR="008F20AB" w:rsidRPr="000665B4" w:rsidRDefault="008F20AB" w:rsidP="008F20AB">
      <w:pPr>
        <w:rPr>
          <w:rFonts w:ascii="宋体" w:eastAsia="宋体" w:hAnsi="宋体"/>
        </w:rPr>
      </w:pPr>
    </w:p>
    <w:p w:rsidR="008F20AB" w:rsidRPr="000665B4" w:rsidRDefault="008F20AB" w:rsidP="008F20AB">
      <w:pPr>
        <w:rPr>
          <w:rFonts w:ascii="宋体" w:eastAsia="宋体" w:hAnsi="宋体"/>
        </w:rPr>
      </w:pPr>
      <w:r w:rsidRPr="000665B4">
        <w:rPr>
          <w:rFonts w:ascii="宋体" w:eastAsia="宋体" w:hAnsi="宋体"/>
        </w:rPr>
        <w:t>bool cmp_x(node x,node y){return x.x&lt;y.x;}</w:t>
      </w:r>
    </w:p>
    <w:p w:rsidR="008F20AB" w:rsidRPr="000665B4" w:rsidRDefault="008F20AB" w:rsidP="008F20AB">
      <w:pPr>
        <w:rPr>
          <w:rFonts w:ascii="宋体" w:eastAsia="宋体" w:hAnsi="宋体"/>
        </w:rPr>
      </w:pPr>
      <w:r w:rsidRPr="000665B4">
        <w:rPr>
          <w:rFonts w:ascii="宋体" w:eastAsia="宋体" w:hAnsi="宋体"/>
        </w:rPr>
        <w:t>bool cmp_y(node x,node y){return x.y&lt;y.y;}</w:t>
      </w:r>
    </w:p>
    <w:p w:rsidR="008F20AB" w:rsidRPr="000665B4" w:rsidRDefault="008F20AB" w:rsidP="008F20AB">
      <w:pPr>
        <w:rPr>
          <w:rFonts w:ascii="宋体" w:eastAsia="宋体" w:hAnsi="宋体"/>
        </w:rPr>
      </w:pPr>
      <w:r w:rsidRPr="000665B4">
        <w:rPr>
          <w:rFonts w:ascii="宋体" w:eastAsia="宋体" w:hAnsi="宋体"/>
        </w:rPr>
        <w:t>bool cmp_id(node x,node y){return x.id&lt;y.id;}</w:t>
      </w:r>
    </w:p>
    <w:p w:rsidR="008F20AB" w:rsidRPr="000665B4" w:rsidRDefault="008F20AB" w:rsidP="008F20AB">
      <w:pPr>
        <w:rPr>
          <w:rFonts w:ascii="宋体" w:eastAsia="宋体" w:hAnsi="宋体"/>
        </w:rPr>
      </w:pPr>
    </w:p>
    <w:p w:rsidR="008F20AB" w:rsidRPr="000665B4" w:rsidRDefault="008F20AB" w:rsidP="008F20AB">
      <w:pPr>
        <w:rPr>
          <w:rFonts w:ascii="宋体" w:eastAsia="宋体" w:hAnsi="宋体"/>
        </w:rPr>
      </w:pPr>
      <w:r w:rsidRPr="000665B4">
        <w:rPr>
          <w:rFonts w:ascii="宋体" w:eastAsia="宋体" w:hAnsi="宋体"/>
        </w:rPr>
        <w:t>int main()</w:t>
      </w:r>
    </w:p>
    <w:p w:rsidR="008F20AB" w:rsidRPr="000665B4" w:rsidRDefault="008F20AB" w:rsidP="008F20AB">
      <w:pPr>
        <w:rPr>
          <w:rFonts w:ascii="宋体" w:eastAsia="宋体" w:hAnsi="宋体"/>
        </w:rPr>
      </w:pPr>
      <w:r w:rsidRPr="000665B4">
        <w:rPr>
          <w:rFonts w:ascii="宋体" w:eastAsia="宋体" w:hAnsi="宋体"/>
        </w:rPr>
        <w:t>{</w:t>
      </w:r>
    </w:p>
    <w:p w:rsidR="008F20AB" w:rsidRPr="000665B4" w:rsidRDefault="008F20AB" w:rsidP="008F20AB">
      <w:pPr>
        <w:rPr>
          <w:rFonts w:ascii="宋体" w:eastAsia="宋体" w:hAnsi="宋体"/>
        </w:rPr>
      </w:pPr>
      <w:r w:rsidRPr="000665B4">
        <w:rPr>
          <w:rFonts w:ascii="宋体" w:eastAsia="宋体" w:hAnsi="宋体"/>
        </w:rPr>
        <w:t xml:space="preserve">    int n,testcase=1,cnt[MAXN&lt;&lt;2];</w:t>
      </w:r>
    </w:p>
    <w:p w:rsidR="008F20AB" w:rsidRPr="000665B4" w:rsidRDefault="008F20AB" w:rsidP="008F20AB">
      <w:pPr>
        <w:rPr>
          <w:rFonts w:ascii="宋体" w:eastAsia="宋体" w:hAnsi="宋体"/>
        </w:rPr>
      </w:pPr>
      <w:r w:rsidRPr="000665B4">
        <w:rPr>
          <w:rFonts w:ascii="宋体" w:eastAsia="宋体" w:hAnsi="宋体"/>
        </w:rPr>
        <w:t xml:space="preserve">    double ans,totx,lasty,f[MAXN&lt;&lt;2];</w:t>
      </w:r>
    </w:p>
    <w:p w:rsidR="008F20AB" w:rsidRPr="000665B4" w:rsidRDefault="008F20AB" w:rsidP="008F20AB">
      <w:pPr>
        <w:rPr>
          <w:rFonts w:ascii="宋体" w:eastAsia="宋体" w:hAnsi="宋体"/>
        </w:rPr>
      </w:pPr>
      <w:r w:rsidRPr="000665B4">
        <w:rPr>
          <w:rFonts w:ascii="宋体" w:eastAsia="宋体" w:hAnsi="宋体"/>
        </w:rPr>
        <w:t xml:space="preserve">    while (~scanf("%d",&amp;n)&amp;&amp;n){</w:t>
      </w:r>
    </w:p>
    <w:p w:rsidR="008F20AB" w:rsidRPr="000665B4" w:rsidRDefault="008F20AB" w:rsidP="008F20AB">
      <w:pPr>
        <w:rPr>
          <w:rFonts w:ascii="宋体" w:eastAsia="宋体" w:hAnsi="宋体"/>
        </w:rPr>
      </w:pPr>
      <w:r w:rsidRPr="000665B4">
        <w:rPr>
          <w:rFonts w:ascii="宋体" w:eastAsia="宋体" w:hAnsi="宋体"/>
        </w:rPr>
        <w:t xml:space="preserve">        for (int i=1;i&lt;=n;i++){</w:t>
      </w:r>
    </w:p>
    <w:p w:rsidR="008F20AB" w:rsidRPr="000665B4" w:rsidRDefault="008F20AB" w:rsidP="008F20AB">
      <w:pPr>
        <w:rPr>
          <w:rFonts w:ascii="宋体" w:eastAsia="宋体" w:hAnsi="宋体"/>
        </w:rPr>
      </w:pPr>
      <w:r w:rsidRPr="000665B4">
        <w:rPr>
          <w:rFonts w:ascii="宋体" w:eastAsia="宋体" w:hAnsi="宋体"/>
        </w:rPr>
        <w:t xml:space="preserve">            dot[2*i-1].id=2*i-1,dot[2*i].id=2*i;</w:t>
      </w:r>
    </w:p>
    <w:p w:rsidR="008F20AB" w:rsidRPr="000665B4" w:rsidRDefault="008F20AB" w:rsidP="008F20AB">
      <w:pPr>
        <w:rPr>
          <w:rFonts w:ascii="宋体" w:eastAsia="宋体" w:hAnsi="宋体"/>
        </w:rPr>
      </w:pPr>
      <w:r w:rsidRPr="000665B4">
        <w:rPr>
          <w:rFonts w:ascii="宋体" w:eastAsia="宋体" w:hAnsi="宋体"/>
        </w:rPr>
        <w:t xml:space="preserve">            scanf("%lf%lf%lf%lf",&amp;dot[2*i-1].x,&amp;dot[2*i-1].y,&amp;dot[2*i].x,&amp;dot[2*i].y);</w:t>
      </w:r>
    </w:p>
    <w:p w:rsidR="008F20AB" w:rsidRPr="000665B4" w:rsidRDefault="008F20AB" w:rsidP="008F20AB">
      <w:pPr>
        <w:rPr>
          <w:rFonts w:ascii="宋体" w:eastAsia="宋体" w:hAnsi="宋体"/>
        </w:rPr>
      </w:pPr>
      <w:r w:rsidRPr="000665B4">
        <w:rPr>
          <w:rFonts w:ascii="宋体" w:eastAsia="宋体" w:hAnsi="宋体"/>
        </w:rPr>
        <w:t xml:space="preserve">        }</w:t>
      </w:r>
    </w:p>
    <w:p w:rsidR="008F20AB" w:rsidRPr="000665B4" w:rsidRDefault="008F20AB" w:rsidP="008F20AB">
      <w:pPr>
        <w:rPr>
          <w:rFonts w:ascii="宋体" w:eastAsia="宋体" w:hAnsi="宋体"/>
        </w:rPr>
      </w:pPr>
      <w:r w:rsidRPr="000665B4">
        <w:rPr>
          <w:rFonts w:ascii="宋体" w:eastAsia="宋体" w:hAnsi="宋体"/>
        </w:rPr>
        <w:t xml:space="preserve">        sort(dot+1,dot+2*n+1,cmp_x);</w:t>
      </w:r>
    </w:p>
    <w:p w:rsidR="008F20AB" w:rsidRPr="000665B4" w:rsidRDefault="008F20AB" w:rsidP="008F20AB">
      <w:pPr>
        <w:rPr>
          <w:rFonts w:ascii="宋体" w:eastAsia="宋体" w:hAnsi="宋体"/>
        </w:rPr>
      </w:pPr>
      <w:r w:rsidRPr="000665B4">
        <w:rPr>
          <w:rFonts w:ascii="宋体" w:eastAsia="宋体" w:hAnsi="宋体"/>
        </w:rPr>
        <w:t xml:space="preserve">        for (int i=1;i&lt;=2*n;i++){</w:t>
      </w:r>
    </w:p>
    <w:p w:rsidR="008F20AB" w:rsidRPr="000665B4" w:rsidRDefault="008F20AB" w:rsidP="008F20AB">
      <w:pPr>
        <w:rPr>
          <w:rFonts w:ascii="宋体" w:eastAsia="宋体" w:hAnsi="宋体"/>
        </w:rPr>
      </w:pPr>
      <w:r w:rsidRPr="000665B4">
        <w:rPr>
          <w:rFonts w:ascii="宋体" w:eastAsia="宋体" w:hAnsi="宋体"/>
        </w:rPr>
        <w:t xml:space="preserve">            if (dot[i].id%2==1) dot[i].fs=i; else dot[i].ft=i;</w:t>
      </w:r>
    </w:p>
    <w:p w:rsidR="008F20AB" w:rsidRPr="000665B4" w:rsidRDefault="008F20AB" w:rsidP="008F20AB">
      <w:pPr>
        <w:rPr>
          <w:rFonts w:ascii="宋体" w:eastAsia="宋体" w:hAnsi="宋体"/>
        </w:rPr>
      </w:pPr>
      <w:r w:rsidRPr="000665B4">
        <w:rPr>
          <w:rFonts w:ascii="宋体" w:eastAsia="宋体" w:hAnsi="宋体"/>
        </w:rPr>
        <w:t xml:space="preserve">            if(i&lt;2*n) f[i]=dot[i+1].x-dot[i].x;</w:t>
      </w:r>
    </w:p>
    <w:p w:rsidR="008F20AB" w:rsidRPr="000665B4" w:rsidRDefault="008F20AB" w:rsidP="008F20AB">
      <w:pPr>
        <w:rPr>
          <w:rFonts w:ascii="宋体" w:eastAsia="宋体" w:hAnsi="宋体"/>
        </w:rPr>
      </w:pPr>
      <w:r w:rsidRPr="000665B4">
        <w:rPr>
          <w:rFonts w:ascii="宋体" w:eastAsia="宋体" w:hAnsi="宋体"/>
        </w:rPr>
        <w:t xml:space="preserve">        }</w:t>
      </w:r>
    </w:p>
    <w:p w:rsidR="008F20AB" w:rsidRPr="000665B4" w:rsidRDefault="008F20AB" w:rsidP="008F20AB">
      <w:pPr>
        <w:rPr>
          <w:rFonts w:ascii="宋体" w:eastAsia="宋体" w:hAnsi="宋体"/>
        </w:rPr>
      </w:pPr>
      <w:r w:rsidRPr="000665B4">
        <w:rPr>
          <w:rFonts w:ascii="宋体" w:eastAsia="宋体" w:hAnsi="宋体"/>
        </w:rPr>
        <w:t xml:space="preserve">        sort(dot+1,dot+2*n+1,cmp_id);</w:t>
      </w:r>
    </w:p>
    <w:p w:rsidR="008F20AB" w:rsidRPr="000665B4" w:rsidRDefault="008F20AB" w:rsidP="008F20AB">
      <w:pPr>
        <w:rPr>
          <w:rFonts w:ascii="宋体" w:eastAsia="宋体" w:hAnsi="宋体"/>
        </w:rPr>
      </w:pPr>
      <w:r w:rsidRPr="000665B4">
        <w:rPr>
          <w:rFonts w:ascii="宋体" w:eastAsia="宋体" w:hAnsi="宋体"/>
        </w:rPr>
        <w:t xml:space="preserve">        for (int i=1;i&lt;=2*n;i++){</w:t>
      </w:r>
    </w:p>
    <w:p w:rsidR="008F20AB" w:rsidRPr="000665B4" w:rsidRDefault="008F20AB" w:rsidP="008F20AB">
      <w:pPr>
        <w:rPr>
          <w:rFonts w:ascii="宋体" w:eastAsia="宋体" w:hAnsi="宋体"/>
        </w:rPr>
      </w:pPr>
      <w:r w:rsidRPr="000665B4">
        <w:rPr>
          <w:rFonts w:ascii="宋体" w:eastAsia="宋体" w:hAnsi="宋体"/>
        </w:rPr>
        <w:t xml:space="preserve">            if (dot[i].id%2==1) dot[i].ft=dot[i+1].ft;else dot[i].fs=dot[i-1].fs;</w:t>
      </w:r>
    </w:p>
    <w:p w:rsidR="008F20AB" w:rsidRPr="000665B4" w:rsidRDefault="008F20AB" w:rsidP="008F20AB">
      <w:pPr>
        <w:rPr>
          <w:rFonts w:ascii="宋体" w:eastAsia="宋体" w:hAnsi="宋体"/>
        </w:rPr>
      </w:pPr>
      <w:r w:rsidRPr="000665B4">
        <w:rPr>
          <w:rFonts w:ascii="宋体" w:eastAsia="宋体" w:hAnsi="宋体"/>
        </w:rPr>
        <w:t xml:space="preserve">        }</w:t>
      </w:r>
    </w:p>
    <w:p w:rsidR="008F20AB" w:rsidRPr="000665B4" w:rsidRDefault="008F20AB" w:rsidP="008F20AB">
      <w:pPr>
        <w:rPr>
          <w:rFonts w:ascii="宋体" w:eastAsia="宋体" w:hAnsi="宋体"/>
        </w:rPr>
      </w:pPr>
      <w:r w:rsidRPr="000665B4">
        <w:rPr>
          <w:rFonts w:ascii="宋体" w:eastAsia="宋体" w:hAnsi="宋体"/>
        </w:rPr>
        <w:t xml:space="preserve">        sort(dot+1,dot+2*n+1,cmp_y);</w:t>
      </w:r>
    </w:p>
    <w:p w:rsidR="008F20AB" w:rsidRPr="000665B4" w:rsidRDefault="008F20AB" w:rsidP="008F20AB">
      <w:pPr>
        <w:rPr>
          <w:rFonts w:ascii="宋体" w:eastAsia="宋体" w:hAnsi="宋体"/>
        </w:rPr>
      </w:pPr>
      <w:r w:rsidRPr="000665B4">
        <w:rPr>
          <w:rFonts w:ascii="宋体" w:eastAsia="宋体" w:hAnsi="宋体"/>
        </w:rPr>
        <w:t xml:space="preserve">        ans=totx=lasty=0;</w:t>
      </w:r>
    </w:p>
    <w:p w:rsidR="008F20AB" w:rsidRPr="000665B4" w:rsidRDefault="008F20AB" w:rsidP="008F20AB">
      <w:pPr>
        <w:rPr>
          <w:rFonts w:ascii="宋体" w:eastAsia="宋体" w:hAnsi="宋体"/>
        </w:rPr>
      </w:pPr>
      <w:r w:rsidRPr="000665B4">
        <w:rPr>
          <w:rFonts w:ascii="宋体" w:eastAsia="宋体" w:hAnsi="宋体"/>
        </w:rPr>
        <w:t xml:space="preserve">        memset(cnt,0,sizeof(cnt));</w:t>
      </w:r>
    </w:p>
    <w:p w:rsidR="008F20AB" w:rsidRPr="000665B4" w:rsidRDefault="008F20AB" w:rsidP="008F20AB">
      <w:pPr>
        <w:rPr>
          <w:rFonts w:ascii="宋体" w:eastAsia="宋体" w:hAnsi="宋体"/>
        </w:rPr>
      </w:pPr>
      <w:r w:rsidRPr="000665B4">
        <w:rPr>
          <w:rFonts w:ascii="宋体" w:eastAsia="宋体" w:hAnsi="宋体"/>
        </w:rPr>
        <w:t xml:space="preserve">        for (int i=1;i&lt;=2*n;i++){</w:t>
      </w:r>
    </w:p>
    <w:p w:rsidR="008F20AB" w:rsidRPr="000665B4" w:rsidRDefault="008F20AB" w:rsidP="008F20AB">
      <w:pPr>
        <w:rPr>
          <w:rFonts w:ascii="宋体" w:eastAsia="宋体" w:hAnsi="宋体"/>
        </w:rPr>
      </w:pPr>
      <w:r w:rsidRPr="000665B4">
        <w:rPr>
          <w:rFonts w:ascii="宋体" w:eastAsia="宋体" w:hAnsi="宋体"/>
        </w:rPr>
        <w:t xml:space="preserve">            ans+=totx*(dot[i].y-lasty);</w:t>
      </w:r>
    </w:p>
    <w:p w:rsidR="008F20AB" w:rsidRPr="000665B4" w:rsidRDefault="008F20AB" w:rsidP="008F20AB">
      <w:pPr>
        <w:rPr>
          <w:rFonts w:ascii="宋体" w:eastAsia="宋体" w:hAnsi="宋体"/>
        </w:rPr>
      </w:pPr>
      <w:r w:rsidRPr="000665B4">
        <w:rPr>
          <w:rFonts w:ascii="宋体" w:eastAsia="宋体" w:hAnsi="宋体"/>
        </w:rPr>
        <w:t xml:space="preserve">            lasty=dot[i].y;</w:t>
      </w:r>
    </w:p>
    <w:p w:rsidR="008F20AB" w:rsidRPr="000665B4" w:rsidRDefault="008F20AB" w:rsidP="008F20AB">
      <w:pPr>
        <w:rPr>
          <w:rFonts w:ascii="宋体" w:eastAsia="宋体" w:hAnsi="宋体"/>
        </w:rPr>
      </w:pPr>
      <w:r w:rsidRPr="000665B4">
        <w:rPr>
          <w:rFonts w:ascii="宋体" w:eastAsia="宋体" w:hAnsi="宋体"/>
        </w:rPr>
        <w:t xml:space="preserve">            for (int j=dot[i].fs;j&lt;dot[i].ft;j++){</w:t>
      </w:r>
    </w:p>
    <w:p w:rsidR="008F20AB" w:rsidRPr="000665B4" w:rsidRDefault="008F20AB" w:rsidP="008F20AB">
      <w:pPr>
        <w:rPr>
          <w:rFonts w:ascii="宋体" w:eastAsia="宋体" w:hAnsi="宋体"/>
        </w:rPr>
      </w:pPr>
      <w:r w:rsidRPr="000665B4">
        <w:rPr>
          <w:rFonts w:ascii="宋体" w:eastAsia="宋体" w:hAnsi="宋体"/>
        </w:rPr>
        <w:t xml:space="preserve">                if (dot[i].id%2==0){</w:t>
      </w:r>
    </w:p>
    <w:p w:rsidR="008F20AB" w:rsidRPr="000665B4" w:rsidRDefault="008F20AB" w:rsidP="008F20AB">
      <w:pPr>
        <w:rPr>
          <w:rFonts w:ascii="宋体" w:eastAsia="宋体" w:hAnsi="宋体"/>
        </w:rPr>
      </w:pPr>
      <w:r w:rsidRPr="000665B4">
        <w:rPr>
          <w:rFonts w:ascii="宋体" w:eastAsia="宋体" w:hAnsi="宋体"/>
        </w:rPr>
        <w:t xml:space="preserve">                    cnt[j]--;</w:t>
      </w:r>
    </w:p>
    <w:p w:rsidR="008F20AB" w:rsidRPr="000665B4" w:rsidRDefault="008F20AB" w:rsidP="008F20AB">
      <w:pPr>
        <w:rPr>
          <w:rFonts w:ascii="宋体" w:eastAsia="宋体" w:hAnsi="宋体"/>
        </w:rPr>
      </w:pPr>
      <w:r w:rsidRPr="000665B4">
        <w:rPr>
          <w:rFonts w:ascii="宋体" w:eastAsia="宋体" w:hAnsi="宋体"/>
        </w:rPr>
        <w:t xml:space="preserve">                    if (cnt[j]==0) totx-=f[j];</w:t>
      </w:r>
    </w:p>
    <w:p w:rsidR="008F20AB" w:rsidRPr="000665B4" w:rsidRDefault="008F20AB" w:rsidP="008F20AB">
      <w:pPr>
        <w:rPr>
          <w:rFonts w:ascii="宋体" w:eastAsia="宋体" w:hAnsi="宋体"/>
        </w:rPr>
      </w:pPr>
      <w:r w:rsidRPr="000665B4">
        <w:rPr>
          <w:rFonts w:ascii="宋体" w:eastAsia="宋体" w:hAnsi="宋体"/>
        </w:rPr>
        <w:t xml:space="preserve">                }else{</w:t>
      </w:r>
    </w:p>
    <w:p w:rsidR="008F20AB" w:rsidRPr="000665B4" w:rsidRDefault="008F20AB" w:rsidP="008F20AB">
      <w:pPr>
        <w:rPr>
          <w:rFonts w:ascii="宋体" w:eastAsia="宋体" w:hAnsi="宋体"/>
        </w:rPr>
      </w:pPr>
      <w:r w:rsidRPr="000665B4">
        <w:rPr>
          <w:rFonts w:ascii="宋体" w:eastAsia="宋体" w:hAnsi="宋体"/>
        </w:rPr>
        <w:t xml:space="preserve">                    cnt[j]++;</w:t>
      </w:r>
    </w:p>
    <w:p w:rsidR="008F20AB" w:rsidRPr="000665B4" w:rsidRDefault="008F20AB" w:rsidP="008F20AB">
      <w:pPr>
        <w:rPr>
          <w:rFonts w:ascii="宋体" w:eastAsia="宋体" w:hAnsi="宋体"/>
        </w:rPr>
      </w:pPr>
      <w:r w:rsidRPr="000665B4">
        <w:rPr>
          <w:rFonts w:ascii="宋体" w:eastAsia="宋体" w:hAnsi="宋体"/>
        </w:rPr>
        <w:lastRenderedPageBreak/>
        <w:t xml:space="preserve">                    if (cnt[j]==1) totx+=f[j];</w:t>
      </w:r>
    </w:p>
    <w:p w:rsidR="008F20AB" w:rsidRPr="000665B4" w:rsidRDefault="008F20AB" w:rsidP="008F20AB">
      <w:pPr>
        <w:rPr>
          <w:rFonts w:ascii="宋体" w:eastAsia="宋体" w:hAnsi="宋体"/>
        </w:rPr>
      </w:pPr>
      <w:r w:rsidRPr="000665B4">
        <w:rPr>
          <w:rFonts w:ascii="宋体" w:eastAsia="宋体" w:hAnsi="宋体"/>
        </w:rPr>
        <w:t xml:space="preserve">                }</w:t>
      </w:r>
    </w:p>
    <w:p w:rsidR="008F20AB" w:rsidRPr="000665B4" w:rsidRDefault="008F20AB" w:rsidP="008F20AB">
      <w:pPr>
        <w:rPr>
          <w:rFonts w:ascii="宋体" w:eastAsia="宋体" w:hAnsi="宋体"/>
        </w:rPr>
      </w:pPr>
      <w:r w:rsidRPr="000665B4">
        <w:rPr>
          <w:rFonts w:ascii="宋体" w:eastAsia="宋体" w:hAnsi="宋体"/>
        </w:rPr>
        <w:t xml:space="preserve">            }</w:t>
      </w:r>
    </w:p>
    <w:p w:rsidR="008F20AB" w:rsidRPr="000665B4" w:rsidRDefault="008F20AB" w:rsidP="008F20AB">
      <w:pPr>
        <w:rPr>
          <w:rFonts w:ascii="宋体" w:eastAsia="宋体" w:hAnsi="宋体"/>
        </w:rPr>
      </w:pPr>
      <w:r w:rsidRPr="000665B4">
        <w:rPr>
          <w:rFonts w:ascii="宋体" w:eastAsia="宋体" w:hAnsi="宋体"/>
        </w:rPr>
        <w:t xml:space="preserve">        }</w:t>
      </w:r>
    </w:p>
    <w:p w:rsidR="008F20AB" w:rsidRPr="000665B4" w:rsidRDefault="008F20AB" w:rsidP="008F20AB">
      <w:pPr>
        <w:rPr>
          <w:rFonts w:ascii="宋体" w:eastAsia="宋体" w:hAnsi="宋体"/>
        </w:rPr>
      </w:pPr>
      <w:r w:rsidRPr="000665B4">
        <w:rPr>
          <w:rFonts w:ascii="宋体" w:eastAsia="宋体" w:hAnsi="宋体"/>
        </w:rPr>
        <w:t xml:space="preserve">        printf("Test case #%d\nTotal explored area: %.2lf\n\n",testcase++,ans);</w:t>
      </w:r>
    </w:p>
    <w:p w:rsidR="008F20AB" w:rsidRPr="000665B4" w:rsidRDefault="008F20AB" w:rsidP="008F20AB">
      <w:pPr>
        <w:rPr>
          <w:rFonts w:ascii="宋体" w:eastAsia="宋体" w:hAnsi="宋体"/>
        </w:rPr>
      </w:pPr>
      <w:r w:rsidRPr="000665B4">
        <w:rPr>
          <w:rFonts w:ascii="宋体" w:eastAsia="宋体" w:hAnsi="宋体"/>
        </w:rPr>
        <w:t xml:space="preserve">    }</w:t>
      </w:r>
    </w:p>
    <w:p w:rsidR="008F20AB" w:rsidRPr="000665B4" w:rsidRDefault="008F20AB" w:rsidP="008F20AB">
      <w:pPr>
        <w:rPr>
          <w:rFonts w:ascii="宋体" w:eastAsia="宋体" w:hAnsi="宋体"/>
        </w:rPr>
      </w:pPr>
      <w:r w:rsidRPr="000665B4">
        <w:rPr>
          <w:rFonts w:ascii="宋体" w:eastAsia="宋体" w:hAnsi="宋体"/>
        </w:rPr>
        <w:t xml:space="preserve">    return 0;</w:t>
      </w:r>
    </w:p>
    <w:p w:rsidR="00B11B62" w:rsidRPr="000665B4" w:rsidRDefault="008F20AB" w:rsidP="008F20AB">
      <w:pPr>
        <w:rPr>
          <w:rFonts w:ascii="宋体" w:eastAsia="宋体" w:hAnsi="宋体"/>
        </w:rPr>
      </w:pPr>
      <w:r w:rsidRPr="000665B4">
        <w:rPr>
          <w:rFonts w:ascii="宋体" w:eastAsia="宋体" w:hAnsi="宋体"/>
        </w:rPr>
        <w:t>}</w:t>
      </w:r>
    </w:p>
    <w:p w:rsidR="00F45B42" w:rsidRPr="000665B4" w:rsidRDefault="00993F8C" w:rsidP="00F45B42">
      <w:pPr>
        <w:pStyle w:val="3"/>
        <w:rPr>
          <w:rFonts w:ascii="宋体" w:eastAsia="宋体" w:hAnsi="宋体"/>
          <w:b w:val="0"/>
        </w:rPr>
      </w:pPr>
      <w:bookmarkStart w:id="173" w:name="_Toc524383074"/>
      <w:r w:rsidRPr="000665B4">
        <w:rPr>
          <w:rFonts w:ascii="宋体" w:eastAsia="宋体" w:hAnsi="宋体" w:hint="eastAsia"/>
          <w:b w:val="0"/>
        </w:rPr>
        <w:t>√-</w:t>
      </w:r>
      <w:r w:rsidR="00F45B42" w:rsidRPr="000665B4">
        <w:rPr>
          <w:rFonts w:ascii="宋体" w:eastAsia="宋体" w:hAnsi="宋体" w:hint="eastAsia"/>
          <w:b w:val="0"/>
        </w:rPr>
        <w:t>HDU-</w:t>
      </w:r>
      <w:r w:rsidR="00F45B42" w:rsidRPr="000665B4">
        <w:rPr>
          <w:rFonts w:ascii="宋体" w:eastAsia="宋体" w:hAnsi="宋体"/>
          <w:b w:val="0"/>
        </w:rPr>
        <w:t>5862</w:t>
      </w:r>
      <w:r w:rsidR="00F45B42" w:rsidRPr="000665B4">
        <w:rPr>
          <w:rFonts w:ascii="宋体" w:eastAsia="宋体" w:hAnsi="宋体" w:hint="eastAsia"/>
          <w:b w:val="0"/>
        </w:rPr>
        <w:t>-</w:t>
      </w:r>
      <w:r w:rsidR="00F45B42" w:rsidRPr="000665B4">
        <w:rPr>
          <w:rFonts w:ascii="宋体" w:eastAsia="宋体" w:hAnsi="宋体"/>
          <w:b w:val="0"/>
        </w:rPr>
        <w:t>2016</w:t>
      </w:r>
      <w:r w:rsidR="00F45B42" w:rsidRPr="000665B4">
        <w:rPr>
          <w:rFonts w:ascii="宋体" w:eastAsia="宋体" w:hAnsi="宋体" w:hint="eastAsia"/>
          <w:b w:val="0"/>
        </w:rPr>
        <w:t>多校10-铜牌</w:t>
      </w:r>
      <w:bookmarkEnd w:id="173"/>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√-HDU-</w:instrText>
      </w:r>
      <w:r w:rsidR="00C478A5" w:rsidRPr="000665B4">
        <w:rPr>
          <w:rFonts w:ascii="宋体" w:eastAsia="宋体" w:hAnsi="宋体"/>
          <w:b w:val="0"/>
        </w:rPr>
        <w:instrText>5862</w:instrText>
      </w:r>
      <w:r w:rsidR="00C478A5" w:rsidRPr="000665B4">
        <w:rPr>
          <w:rFonts w:ascii="宋体" w:eastAsia="宋体" w:hAnsi="宋体" w:hint="eastAsia"/>
          <w:b w:val="0"/>
        </w:rPr>
        <w:instrText>-</w:instrText>
      </w:r>
      <w:r w:rsidR="00C478A5" w:rsidRPr="000665B4">
        <w:rPr>
          <w:rFonts w:ascii="宋体" w:eastAsia="宋体" w:hAnsi="宋体"/>
          <w:b w:val="0"/>
        </w:rPr>
        <w:instrText>2016</w:instrText>
      </w:r>
      <w:r w:rsidR="00C478A5" w:rsidRPr="000665B4">
        <w:rPr>
          <w:rFonts w:ascii="宋体" w:eastAsia="宋体" w:hAnsi="宋体" w:hint="eastAsia"/>
          <w:b w:val="0"/>
        </w:rPr>
        <w:instrText>多校10-铜牌</w:instrText>
      </w:r>
      <w:r w:rsidR="00C478A5" w:rsidRPr="000665B4">
        <w:rPr>
          <w:rFonts w:ascii="宋体" w:eastAsia="宋体" w:hAnsi="宋体"/>
        </w:rPr>
        <w:instrText xml:space="preserve">:5862" \y "HDU:5862" </w:instrText>
      </w:r>
      <w:r w:rsidR="00C478A5" w:rsidRPr="000665B4">
        <w:rPr>
          <w:rFonts w:ascii="宋体" w:eastAsia="宋体" w:hAnsi="宋体"/>
          <w:b w:val="0"/>
        </w:rPr>
        <w:fldChar w:fldCharType="end"/>
      </w:r>
    </w:p>
    <w:p w:rsidR="00F45B42" w:rsidRPr="000665B4" w:rsidRDefault="00F45B42" w:rsidP="00F45B42">
      <w:pPr>
        <w:rPr>
          <w:rFonts w:ascii="宋体" w:eastAsia="宋体" w:hAnsi="宋体"/>
        </w:rPr>
      </w:pPr>
      <w:r w:rsidRPr="000665B4">
        <w:rPr>
          <w:rFonts w:ascii="宋体" w:eastAsia="宋体" w:hAnsi="宋体" w:hint="eastAsia"/>
        </w:rPr>
        <w:t>【题意】</w:t>
      </w:r>
      <w:r w:rsidR="006D0277" w:rsidRPr="000665B4">
        <w:rPr>
          <w:rFonts w:ascii="宋体" w:eastAsia="宋体" w:hAnsi="宋体" w:hint="eastAsia"/>
        </w:rPr>
        <w:t>给定n个与坐标轴平行的线段（以端点坐标给出），求解交点个数，n的规模为10^5，坐标的原始规模为-</w:t>
      </w:r>
      <w:r w:rsidR="006D0277" w:rsidRPr="000665B4">
        <w:rPr>
          <w:rFonts w:ascii="宋体" w:eastAsia="宋体" w:hAnsi="宋体"/>
        </w:rPr>
        <w:t>10^9-10^9</w:t>
      </w:r>
    </w:p>
    <w:p w:rsidR="00F45B42" w:rsidRPr="000665B4" w:rsidRDefault="00F45B42" w:rsidP="00F45B42">
      <w:pPr>
        <w:rPr>
          <w:rFonts w:ascii="宋体" w:eastAsia="宋体" w:hAnsi="宋体"/>
        </w:rPr>
      </w:pPr>
      <w:r w:rsidRPr="000665B4">
        <w:rPr>
          <w:rFonts w:ascii="宋体" w:eastAsia="宋体" w:hAnsi="宋体" w:hint="eastAsia"/>
        </w:rPr>
        <w:t>【题解】</w:t>
      </w:r>
      <w:r w:rsidR="006D0277" w:rsidRPr="000665B4">
        <w:rPr>
          <w:rFonts w:ascii="宋体" w:eastAsia="宋体" w:hAnsi="宋体" w:hint="eastAsia"/>
        </w:rPr>
        <w:t>首先离散化，使得坐标规模缩小到10^5，接着使用扫描线，</w:t>
      </w:r>
      <w:r w:rsidRPr="000665B4">
        <w:rPr>
          <w:rFonts w:ascii="宋体" w:eastAsia="宋体" w:hAnsi="宋体" w:hint="eastAsia"/>
        </w:rPr>
        <w:t>一开始用了错误的算法</w:t>
      </w:r>
      <w:r w:rsidR="006D0277" w:rsidRPr="000665B4">
        <w:rPr>
          <w:rFonts w:ascii="宋体" w:eastAsia="宋体" w:hAnsi="宋体" w:hint="eastAsia"/>
        </w:rPr>
        <w:t>，本想以up_num[y]表示在y以上的那些以竖线上端点在y以上的个数，down_num[y]表示竖线下端点在y以下的个数，这样2者相加就是完全在上+</w:t>
      </w:r>
      <w:r w:rsidR="006D0277" w:rsidRPr="000665B4">
        <w:rPr>
          <w:rFonts w:ascii="宋体" w:eastAsia="宋体" w:hAnsi="宋体"/>
        </w:rPr>
        <w:t>2</w:t>
      </w:r>
      <w:r w:rsidR="006D0277" w:rsidRPr="000665B4">
        <w:rPr>
          <w:rFonts w:ascii="宋体" w:eastAsia="宋体" w:hAnsi="宋体" w:hint="eastAsia"/>
        </w:rPr>
        <w:t>*相交+完全在下，再减去整体的数量，就可以得到相交到的数量，但是这里由于是线段，所以要求的上述数量都是在一个范围的，总体数量还可以用线段树在nlogn级别解决，但是在上和在下就涉及到二维线段树，时间复杂度无法降低。</w:t>
      </w:r>
    </w:p>
    <w:p w:rsidR="006D0277" w:rsidRPr="000665B4" w:rsidRDefault="006D0277" w:rsidP="00F45B42">
      <w:pPr>
        <w:rPr>
          <w:rFonts w:ascii="宋体" w:eastAsia="宋体" w:hAnsi="宋体"/>
        </w:rPr>
      </w:pPr>
      <w:r w:rsidRPr="000665B4">
        <w:rPr>
          <w:rFonts w:ascii="宋体" w:eastAsia="宋体" w:hAnsi="宋体" w:hint="eastAsia"/>
        </w:rPr>
        <w:t>正确算法是采用扫描线，自上而下扫描，对于同一纵坐标，先处理竖直线上端点，单点更新线段树+</w:t>
      </w:r>
      <w:r w:rsidRPr="000665B4">
        <w:rPr>
          <w:rFonts w:ascii="宋体" w:eastAsia="宋体" w:hAnsi="宋体"/>
        </w:rPr>
        <w:t>1</w:t>
      </w:r>
      <w:r w:rsidRPr="000665B4">
        <w:rPr>
          <w:rFonts w:ascii="宋体" w:eastAsia="宋体" w:hAnsi="宋体" w:hint="eastAsia"/>
        </w:rPr>
        <w:t>，再处理水平线，区间查询增加ans值，再处理竖直线下端点，单点更新-</w:t>
      </w:r>
      <w:r w:rsidRPr="000665B4">
        <w:rPr>
          <w:rFonts w:ascii="宋体" w:eastAsia="宋体" w:hAnsi="宋体"/>
        </w:rPr>
        <w:t>1</w:t>
      </w:r>
      <w:r w:rsidR="00993F8C" w:rsidRPr="000665B4">
        <w:rPr>
          <w:rFonts w:ascii="宋体" w:eastAsia="宋体" w:hAnsi="宋体" w:hint="eastAsia"/>
        </w:rPr>
        <w:t>。</w:t>
      </w:r>
    </w:p>
    <w:p w:rsidR="00993F8C" w:rsidRPr="000665B4" w:rsidRDefault="00993F8C" w:rsidP="00F45B42">
      <w:pPr>
        <w:rPr>
          <w:rFonts w:ascii="宋体" w:eastAsia="宋体" w:hAnsi="宋体"/>
        </w:rPr>
      </w:pPr>
      <w:r w:rsidRPr="000665B4">
        <w:rPr>
          <w:rFonts w:ascii="宋体" w:eastAsia="宋体" w:hAnsi="宋体" w:hint="eastAsia"/>
        </w:rPr>
        <w:t>另外这里线段树可以不用建树，只需维护cnt即可，可以节省一些时间和空间的复杂度。</w:t>
      </w:r>
    </w:p>
    <w:p w:rsidR="00993F8C" w:rsidRPr="000665B4" w:rsidRDefault="00993F8C" w:rsidP="00F45B42">
      <w:pPr>
        <w:rPr>
          <w:rFonts w:ascii="宋体" w:eastAsia="宋体" w:hAnsi="宋体"/>
        </w:rPr>
      </w:pPr>
      <w:r w:rsidRPr="000665B4">
        <w:rPr>
          <w:rFonts w:ascii="宋体" w:eastAsia="宋体" w:hAnsi="宋体" w:hint="eastAsia"/>
        </w:rPr>
        <w:t>要注意最后的ans是会爆int的，水平线和竖直线各n/2完全相交的情况可以达到n^2/4</w:t>
      </w:r>
      <w:r w:rsidR="00B04FC1" w:rsidRPr="000665B4">
        <w:rPr>
          <w:rFonts w:ascii="宋体" w:eastAsia="宋体" w:hAnsi="宋体" w:hint="eastAsia"/>
        </w:rPr>
        <w:t>。</w:t>
      </w:r>
    </w:p>
    <w:p w:rsidR="00B04FC1" w:rsidRPr="000665B4" w:rsidRDefault="00B04FC1" w:rsidP="00F45B42">
      <w:pPr>
        <w:rPr>
          <w:rFonts w:ascii="宋体" w:eastAsia="宋体" w:hAnsi="宋体"/>
        </w:rPr>
      </w:pPr>
      <w:r w:rsidRPr="000665B4">
        <w:rPr>
          <w:rFonts w:ascii="宋体" w:eastAsia="宋体" w:hAnsi="宋体" w:hint="eastAsia"/>
        </w:rPr>
        <w:t>HDU上提交的时候选用C++编译器会TLE，选用G++编译器可AC</w:t>
      </w:r>
    </w:p>
    <w:p w:rsidR="00F45B42" w:rsidRPr="000665B4" w:rsidRDefault="00F45B42" w:rsidP="00F45B42">
      <w:pPr>
        <w:rPr>
          <w:rFonts w:ascii="宋体" w:eastAsia="宋体" w:hAnsi="宋体"/>
        </w:rPr>
      </w:pPr>
      <w:r w:rsidRPr="000665B4">
        <w:rPr>
          <w:rFonts w:ascii="宋体" w:eastAsia="宋体" w:hAnsi="宋体" w:hint="eastAsia"/>
        </w:rPr>
        <w:t>【代码】</w:t>
      </w:r>
    </w:p>
    <w:p w:rsidR="006D0277" w:rsidRPr="000665B4" w:rsidRDefault="006D0277" w:rsidP="006D0277">
      <w:pPr>
        <w:rPr>
          <w:rFonts w:ascii="宋体" w:eastAsia="宋体" w:hAnsi="宋体"/>
        </w:rPr>
      </w:pPr>
      <w:r w:rsidRPr="000665B4">
        <w:rPr>
          <w:rFonts w:ascii="宋体" w:eastAsia="宋体" w:hAnsi="宋体"/>
        </w:rPr>
        <w:t>#include &lt;cstdio&gt;</w:t>
      </w:r>
    </w:p>
    <w:p w:rsidR="006D0277" w:rsidRPr="000665B4" w:rsidRDefault="006D0277" w:rsidP="006D0277">
      <w:pPr>
        <w:rPr>
          <w:rFonts w:ascii="宋体" w:eastAsia="宋体" w:hAnsi="宋体"/>
        </w:rPr>
      </w:pPr>
      <w:r w:rsidRPr="000665B4">
        <w:rPr>
          <w:rFonts w:ascii="宋体" w:eastAsia="宋体" w:hAnsi="宋体"/>
        </w:rPr>
        <w:t>#include &lt;algorithm&gt;</w:t>
      </w:r>
    </w:p>
    <w:p w:rsidR="006D0277" w:rsidRPr="000665B4" w:rsidRDefault="006D0277" w:rsidP="006D0277">
      <w:pPr>
        <w:rPr>
          <w:rFonts w:ascii="宋体" w:eastAsia="宋体" w:hAnsi="宋体"/>
        </w:rPr>
      </w:pPr>
      <w:r w:rsidRPr="000665B4">
        <w:rPr>
          <w:rFonts w:ascii="宋体" w:eastAsia="宋体" w:hAnsi="宋体"/>
        </w:rPr>
        <w:t>#include &lt;iostream&gt;</w:t>
      </w:r>
    </w:p>
    <w:p w:rsidR="006D0277" w:rsidRPr="000665B4" w:rsidRDefault="006D0277" w:rsidP="006D0277">
      <w:pPr>
        <w:rPr>
          <w:rFonts w:ascii="宋体" w:eastAsia="宋体" w:hAnsi="宋体"/>
        </w:rPr>
      </w:pPr>
      <w:r w:rsidRPr="000665B4">
        <w:rPr>
          <w:rFonts w:ascii="宋体" w:eastAsia="宋体" w:hAnsi="宋体"/>
        </w:rPr>
        <w:t>#include &lt;cstring&gt;</w:t>
      </w:r>
    </w:p>
    <w:p w:rsidR="006D0277" w:rsidRPr="000665B4" w:rsidRDefault="006D0277" w:rsidP="006D0277">
      <w:pPr>
        <w:rPr>
          <w:rFonts w:ascii="宋体" w:eastAsia="宋体" w:hAnsi="宋体"/>
        </w:rPr>
      </w:pPr>
      <w:r w:rsidRPr="000665B4">
        <w:rPr>
          <w:rFonts w:ascii="宋体" w:eastAsia="宋体" w:hAnsi="宋体"/>
        </w:rPr>
        <w:t>#define MAXN 100010</w:t>
      </w:r>
    </w:p>
    <w:p w:rsidR="006D0277" w:rsidRPr="000665B4" w:rsidRDefault="006D0277" w:rsidP="006D0277">
      <w:pPr>
        <w:rPr>
          <w:rFonts w:ascii="宋体" w:eastAsia="宋体" w:hAnsi="宋体"/>
        </w:rPr>
      </w:pPr>
      <w:r w:rsidRPr="000665B4">
        <w:rPr>
          <w:rFonts w:ascii="宋体" w:eastAsia="宋体" w:hAnsi="宋体"/>
        </w:rPr>
        <w:t>#define ll long long//会爆int,可能的最大值是n^2/4</w:t>
      </w:r>
    </w:p>
    <w:p w:rsidR="006D0277" w:rsidRPr="000665B4" w:rsidRDefault="006D0277" w:rsidP="006D0277">
      <w:pPr>
        <w:rPr>
          <w:rFonts w:ascii="宋体" w:eastAsia="宋体" w:hAnsi="宋体"/>
        </w:rPr>
      </w:pPr>
      <w:r w:rsidRPr="000665B4">
        <w:rPr>
          <w:rFonts w:ascii="宋体" w:eastAsia="宋体" w:hAnsi="宋体"/>
        </w:rPr>
        <w:t>#define VERTICAL_UP 1</w:t>
      </w:r>
    </w:p>
    <w:p w:rsidR="006D0277" w:rsidRPr="000665B4" w:rsidRDefault="006D0277" w:rsidP="006D0277">
      <w:pPr>
        <w:rPr>
          <w:rFonts w:ascii="宋体" w:eastAsia="宋体" w:hAnsi="宋体"/>
        </w:rPr>
      </w:pPr>
      <w:r w:rsidRPr="000665B4">
        <w:rPr>
          <w:rFonts w:ascii="宋体" w:eastAsia="宋体" w:hAnsi="宋体"/>
        </w:rPr>
        <w:t>#define HORIZONTAL 2</w:t>
      </w:r>
    </w:p>
    <w:p w:rsidR="006D0277" w:rsidRPr="000665B4" w:rsidRDefault="006D0277" w:rsidP="006D0277">
      <w:pPr>
        <w:rPr>
          <w:rFonts w:ascii="宋体" w:eastAsia="宋体" w:hAnsi="宋体"/>
        </w:rPr>
      </w:pPr>
      <w:r w:rsidRPr="000665B4">
        <w:rPr>
          <w:rFonts w:ascii="宋体" w:eastAsia="宋体" w:hAnsi="宋体"/>
        </w:rPr>
        <w:t>#define VERTICAL_DOWN 3</w:t>
      </w:r>
    </w:p>
    <w:p w:rsidR="006D0277" w:rsidRPr="000665B4" w:rsidRDefault="006D0277" w:rsidP="006D0277">
      <w:pPr>
        <w:rPr>
          <w:rFonts w:ascii="宋体" w:eastAsia="宋体" w:hAnsi="宋体"/>
        </w:rPr>
      </w:pPr>
    </w:p>
    <w:p w:rsidR="006D0277" w:rsidRPr="000665B4" w:rsidRDefault="006D0277" w:rsidP="006D0277">
      <w:pPr>
        <w:rPr>
          <w:rFonts w:ascii="宋体" w:eastAsia="宋体" w:hAnsi="宋体"/>
        </w:rPr>
      </w:pPr>
      <w:r w:rsidRPr="000665B4">
        <w:rPr>
          <w:rFonts w:ascii="宋体" w:eastAsia="宋体" w:hAnsi="宋体"/>
        </w:rPr>
        <w:t>using namespace std;</w:t>
      </w:r>
    </w:p>
    <w:p w:rsidR="006D0277" w:rsidRPr="000665B4" w:rsidRDefault="006D0277" w:rsidP="006D0277">
      <w:pPr>
        <w:rPr>
          <w:rFonts w:ascii="宋体" w:eastAsia="宋体" w:hAnsi="宋体"/>
        </w:rPr>
      </w:pPr>
    </w:p>
    <w:p w:rsidR="006D0277" w:rsidRPr="000665B4" w:rsidRDefault="006D0277" w:rsidP="006D0277">
      <w:pPr>
        <w:rPr>
          <w:rFonts w:ascii="宋体" w:eastAsia="宋体" w:hAnsi="宋体"/>
        </w:rPr>
      </w:pPr>
      <w:r w:rsidRPr="000665B4">
        <w:rPr>
          <w:rFonts w:ascii="宋体" w:eastAsia="宋体" w:hAnsi="宋体"/>
        </w:rPr>
        <w:t>/*</w:t>
      </w:r>
    </w:p>
    <w:p w:rsidR="006D0277" w:rsidRPr="000665B4" w:rsidRDefault="006D0277" w:rsidP="006D0277">
      <w:pPr>
        <w:rPr>
          <w:rFonts w:ascii="宋体" w:eastAsia="宋体" w:hAnsi="宋体"/>
        </w:rPr>
      </w:pPr>
      <w:r w:rsidRPr="000665B4">
        <w:rPr>
          <w:rFonts w:ascii="宋体" w:eastAsia="宋体" w:hAnsi="宋体"/>
        </w:rPr>
        <w:t>vertex从1开始标号，奇数代表左（上）端点，偶数是右（下）端点</w:t>
      </w:r>
    </w:p>
    <w:p w:rsidR="006D0277" w:rsidRPr="000665B4" w:rsidRDefault="006D0277" w:rsidP="006D0277">
      <w:pPr>
        <w:rPr>
          <w:rFonts w:ascii="宋体" w:eastAsia="宋体" w:hAnsi="宋体"/>
        </w:rPr>
      </w:pPr>
      <w:r w:rsidRPr="000665B4">
        <w:rPr>
          <w:rFonts w:ascii="宋体" w:eastAsia="宋体" w:hAnsi="宋体" w:hint="eastAsia"/>
        </w:rPr>
        <w:t>按照</w:t>
      </w:r>
      <w:r w:rsidRPr="000665B4">
        <w:rPr>
          <w:rFonts w:ascii="宋体" w:eastAsia="宋体" w:hAnsi="宋体"/>
        </w:rPr>
        <w:t>id排序的话,1..2*hori_num都是水平线的端点,2*hori_num+1..2*n都是竖直线的端点,n-hori_num=verti_num</w:t>
      </w:r>
    </w:p>
    <w:p w:rsidR="006D0277" w:rsidRPr="000665B4" w:rsidRDefault="006D0277" w:rsidP="006D0277">
      <w:pPr>
        <w:rPr>
          <w:rFonts w:ascii="宋体" w:eastAsia="宋体" w:hAnsi="宋体"/>
        </w:rPr>
      </w:pPr>
      <w:r w:rsidRPr="000665B4">
        <w:rPr>
          <w:rFonts w:ascii="宋体" w:eastAsia="宋体" w:hAnsi="宋体"/>
        </w:rPr>
        <w:t>*/</w:t>
      </w:r>
    </w:p>
    <w:p w:rsidR="006D0277" w:rsidRPr="000665B4" w:rsidRDefault="006D0277" w:rsidP="006D0277">
      <w:pPr>
        <w:rPr>
          <w:rFonts w:ascii="宋体" w:eastAsia="宋体" w:hAnsi="宋体"/>
        </w:rPr>
      </w:pPr>
      <w:r w:rsidRPr="000665B4">
        <w:rPr>
          <w:rFonts w:ascii="宋体" w:eastAsia="宋体" w:hAnsi="宋体"/>
        </w:rPr>
        <w:t>struct node{</w:t>
      </w:r>
    </w:p>
    <w:p w:rsidR="006D0277" w:rsidRPr="000665B4" w:rsidRDefault="006D0277" w:rsidP="006D0277">
      <w:pPr>
        <w:rPr>
          <w:rFonts w:ascii="宋体" w:eastAsia="宋体" w:hAnsi="宋体"/>
        </w:rPr>
      </w:pPr>
      <w:r w:rsidRPr="000665B4">
        <w:rPr>
          <w:rFonts w:ascii="宋体" w:eastAsia="宋体" w:hAnsi="宋体"/>
        </w:rPr>
        <w:t xml:space="preserve">    int id,x,y,type;</w:t>
      </w:r>
    </w:p>
    <w:p w:rsidR="006D0277" w:rsidRPr="000665B4" w:rsidRDefault="006D0277" w:rsidP="006D0277">
      <w:pPr>
        <w:rPr>
          <w:rFonts w:ascii="宋体" w:eastAsia="宋体" w:hAnsi="宋体"/>
        </w:rPr>
      </w:pPr>
      <w:r w:rsidRPr="000665B4">
        <w:rPr>
          <w:rFonts w:ascii="宋体" w:eastAsia="宋体" w:hAnsi="宋体"/>
        </w:rPr>
        <w:lastRenderedPageBreak/>
        <w:t>}vertex[MAXN&lt;&lt;2];</w:t>
      </w:r>
    </w:p>
    <w:p w:rsidR="006D0277" w:rsidRPr="000665B4" w:rsidRDefault="006D0277" w:rsidP="006D0277">
      <w:pPr>
        <w:rPr>
          <w:rFonts w:ascii="宋体" w:eastAsia="宋体" w:hAnsi="宋体"/>
        </w:rPr>
      </w:pPr>
      <w:r w:rsidRPr="000665B4">
        <w:rPr>
          <w:rFonts w:ascii="宋体" w:eastAsia="宋体" w:hAnsi="宋体"/>
        </w:rPr>
        <w:t>bool cmp_id(node x,node y){return x.id&lt;y.id;}</w:t>
      </w:r>
    </w:p>
    <w:p w:rsidR="006D0277" w:rsidRPr="000665B4" w:rsidRDefault="006D0277" w:rsidP="006D0277">
      <w:pPr>
        <w:rPr>
          <w:rFonts w:ascii="宋体" w:eastAsia="宋体" w:hAnsi="宋体"/>
        </w:rPr>
      </w:pPr>
      <w:r w:rsidRPr="000665B4">
        <w:rPr>
          <w:rFonts w:ascii="宋体" w:eastAsia="宋体" w:hAnsi="宋体"/>
        </w:rPr>
        <w:t>bool cmp_x(node x,node y){return x.x&lt;y.x;}</w:t>
      </w:r>
    </w:p>
    <w:p w:rsidR="006D0277" w:rsidRPr="000665B4" w:rsidRDefault="006D0277" w:rsidP="006D0277">
      <w:pPr>
        <w:rPr>
          <w:rFonts w:ascii="宋体" w:eastAsia="宋体" w:hAnsi="宋体"/>
        </w:rPr>
      </w:pPr>
      <w:r w:rsidRPr="000665B4">
        <w:rPr>
          <w:rFonts w:ascii="宋体" w:eastAsia="宋体" w:hAnsi="宋体"/>
        </w:rPr>
        <w:t>bool cmp_y(node x,node y){return x.y&lt;y.y;}</w:t>
      </w:r>
    </w:p>
    <w:p w:rsidR="006D0277" w:rsidRPr="000665B4" w:rsidRDefault="006D0277" w:rsidP="006D0277">
      <w:pPr>
        <w:rPr>
          <w:rFonts w:ascii="宋体" w:eastAsia="宋体" w:hAnsi="宋体"/>
        </w:rPr>
      </w:pPr>
      <w:r w:rsidRPr="000665B4">
        <w:rPr>
          <w:rFonts w:ascii="宋体" w:eastAsia="宋体" w:hAnsi="宋体"/>
        </w:rPr>
        <w:t>bool cmp(node x,node y){</w:t>
      </w:r>
    </w:p>
    <w:p w:rsidR="006D0277" w:rsidRPr="000665B4" w:rsidRDefault="006D0277" w:rsidP="006D0277">
      <w:pPr>
        <w:rPr>
          <w:rFonts w:ascii="宋体" w:eastAsia="宋体" w:hAnsi="宋体"/>
        </w:rPr>
      </w:pPr>
      <w:r w:rsidRPr="000665B4">
        <w:rPr>
          <w:rFonts w:ascii="宋体" w:eastAsia="宋体" w:hAnsi="宋体"/>
        </w:rPr>
        <w:t xml:space="preserve">    if (x.y==y.y){</w:t>
      </w:r>
    </w:p>
    <w:p w:rsidR="006D0277" w:rsidRPr="000665B4" w:rsidRDefault="006D0277" w:rsidP="006D0277">
      <w:pPr>
        <w:rPr>
          <w:rFonts w:ascii="宋体" w:eastAsia="宋体" w:hAnsi="宋体"/>
        </w:rPr>
      </w:pPr>
      <w:r w:rsidRPr="000665B4">
        <w:rPr>
          <w:rFonts w:ascii="宋体" w:eastAsia="宋体" w:hAnsi="宋体"/>
        </w:rPr>
        <w:t xml:space="preserve">        if(x.type==y.type) return x.id&lt;y.id;</w:t>
      </w:r>
    </w:p>
    <w:p w:rsidR="006D0277" w:rsidRPr="000665B4" w:rsidRDefault="006D0277" w:rsidP="006D0277">
      <w:pPr>
        <w:rPr>
          <w:rFonts w:ascii="宋体" w:eastAsia="宋体" w:hAnsi="宋体"/>
        </w:rPr>
      </w:pPr>
      <w:r w:rsidRPr="000665B4">
        <w:rPr>
          <w:rFonts w:ascii="宋体" w:eastAsia="宋体" w:hAnsi="宋体"/>
        </w:rPr>
        <w:t xml:space="preserve">        return x.type&lt;y.type;</w:t>
      </w:r>
    </w:p>
    <w:p w:rsidR="006D0277" w:rsidRPr="000665B4" w:rsidRDefault="006D0277" w:rsidP="006D0277">
      <w:pPr>
        <w:rPr>
          <w:rFonts w:ascii="宋体" w:eastAsia="宋体" w:hAnsi="宋体"/>
        </w:rPr>
      </w:pPr>
      <w:r w:rsidRPr="000665B4">
        <w:rPr>
          <w:rFonts w:ascii="宋体" w:eastAsia="宋体" w:hAnsi="宋体"/>
        </w:rPr>
        <w:t xml:space="preserve">    }</w:t>
      </w:r>
    </w:p>
    <w:p w:rsidR="006D0277" w:rsidRPr="000665B4" w:rsidRDefault="006D0277" w:rsidP="006D0277">
      <w:pPr>
        <w:rPr>
          <w:rFonts w:ascii="宋体" w:eastAsia="宋体" w:hAnsi="宋体"/>
        </w:rPr>
      </w:pPr>
      <w:r w:rsidRPr="000665B4">
        <w:rPr>
          <w:rFonts w:ascii="宋体" w:eastAsia="宋体" w:hAnsi="宋体"/>
        </w:rPr>
        <w:t xml:space="preserve">    return x.y&gt;y.y;</w:t>
      </w:r>
    </w:p>
    <w:p w:rsidR="006D0277" w:rsidRPr="000665B4" w:rsidRDefault="006D0277" w:rsidP="006D0277">
      <w:pPr>
        <w:rPr>
          <w:rFonts w:ascii="宋体" w:eastAsia="宋体" w:hAnsi="宋体"/>
        </w:rPr>
      </w:pPr>
      <w:r w:rsidRPr="000665B4">
        <w:rPr>
          <w:rFonts w:ascii="宋体" w:eastAsia="宋体" w:hAnsi="宋体"/>
        </w:rPr>
        <w:t>}</w:t>
      </w:r>
    </w:p>
    <w:p w:rsidR="006D0277" w:rsidRPr="000665B4" w:rsidRDefault="006D0277" w:rsidP="006D0277">
      <w:pPr>
        <w:rPr>
          <w:rFonts w:ascii="宋体" w:eastAsia="宋体" w:hAnsi="宋体"/>
        </w:rPr>
      </w:pPr>
    </w:p>
    <w:p w:rsidR="006D0277" w:rsidRPr="000665B4" w:rsidRDefault="006D0277" w:rsidP="006D0277">
      <w:pPr>
        <w:rPr>
          <w:rFonts w:ascii="宋体" w:eastAsia="宋体" w:hAnsi="宋体"/>
        </w:rPr>
      </w:pPr>
      <w:r w:rsidRPr="000665B4">
        <w:rPr>
          <w:rFonts w:ascii="宋体" w:eastAsia="宋体" w:hAnsi="宋体"/>
        </w:rPr>
        <w:t>int cnt[MAXN&lt;&lt;4];</w:t>
      </w:r>
    </w:p>
    <w:p w:rsidR="006D0277" w:rsidRPr="000665B4" w:rsidRDefault="006D0277" w:rsidP="006D0277">
      <w:pPr>
        <w:rPr>
          <w:rFonts w:ascii="宋体" w:eastAsia="宋体" w:hAnsi="宋体"/>
        </w:rPr>
      </w:pPr>
      <w:r w:rsidRPr="000665B4">
        <w:rPr>
          <w:rFonts w:ascii="宋体" w:eastAsia="宋体" w:hAnsi="宋体"/>
        </w:rPr>
        <w:t>void update(int id,int l,int r,int num,int flag){</w:t>
      </w:r>
    </w:p>
    <w:p w:rsidR="006D0277" w:rsidRPr="000665B4" w:rsidRDefault="006D0277" w:rsidP="006D0277">
      <w:pPr>
        <w:rPr>
          <w:rFonts w:ascii="宋体" w:eastAsia="宋体" w:hAnsi="宋体"/>
        </w:rPr>
      </w:pPr>
      <w:r w:rsidRPr="000665B4">
        <w:rPr>
          <w:rFonts w:ascii="宋体" w:eastAsia="宋体" w:hAnsi="宋体"/>
        </w:rPr>
        <w:t xml:space="preserve">    if(l==r&amp;&amp;l==num){cnt[id]+=flag;return;}</w:t>
      </w:r>
    </w:p>
    <w:p w:rsidR="006D0277" w:rsidRPr="000665B4" w:rsidRDefault="006D0277" w:rsidP="006D0277">
      <w:pPr>
        <w:rPr>
          <w:rFonts w:ascii="宋体" w:eastAsia="宋体" w:hAnsi="宋体"/>
        </w:rPr>
      </w:pPr>
      <w:r w:rsidRPr="000665B4">
        <w:rPr>
          <w:rFonts w:ascii="宋体" w:eastAsia="宋体" w:hAnsi="宋体"/>
        </w:rPr>
        <w:t xml:space="preserve">    int mid=(l+r)&gt;&gt;1;</w:t>
      </w:r>
    </w:p>
    <w:p w:rsidR="006D0277" w:rsidRPr="000665B4" w:rsidRDefault="006D0277" w:rsidP="006D0277">
      <w:pPr>
        <w:rPr>
          <w:rFonts w:ascii="宋体" w:eastAsia="宋体" w:hAnsi="宋体"/>
        </w:rPr>
      </w:pPr>
      <w:r w:rsidRPr="000665B4">
        <w:rPr>
          <w:rFonts w:ascii="宋体" w:eastAsia="宋体" w:hAnsi="宋体"/>
        </w:rPr>
        <w:t xml:space="preserve">    if(num&lt;=mid) update(id&lt;&lt;1,l,mid,num,flag);else update(id&lt;&lt;1|1,mid+1,r,num,flag);</w:t>
      </w:r>
    </w:p>
    <w:p w:rsidR="006D0277" w:rsidRPr="000665B4" w:rsidRDefault="006D0277" w:rsidP="006D0277">
      <w:pPr>
        <w:rPr>
          <w:rFonts w:ascii="宋体" w:eastAsia="宋体" w:hAnsi="宋体"/>
        </w:rPr>
      </w:pPr>
      <w:r w:rsidRPr="000665B4">
        <w:rPr>
          <w:rFonts w:ascii="宋体" w:eastAsia="宋体" w:hAnsi="宋体"/>
        </w:rPr>
        <w:t xml:space="preserve">    cnt[id]=cnt[id&lt;&lt;1]+cnt[id&lt;&lt;1|1];</w:t>
      </w:r>
    </w:p>
    <w:p w:rsidR="006D0277" w:rsidRPr="000665B4" w:rsidRDefault="006D0277" w:rsidP="006D0277">
      <w:pPr>
        <w:rPr>
          <w:rFonts w:ascii="宋体" w:eastAsia="宋体" w:hAnsi="宋体"/>
        </w:rPr>
      </w:pPr>
      <w:r w:rsidRPr="000665B4">
        <w:rPr>
          <w:rFonts w:ascii="宋体" w:eastAsia="宋体" w:hAnsi="宋体"/>
        </w:rPr>
        <w:t xml:space="preserve">    return;</w:t>
      </w:r>
    </w:p>
    <w:p w:rsidR="006D0277" w:rsidRPr="000665B4" w:rsidRDefault="006D0277" w:rsidP="006D0277">
      <w:pPr>
        <w:rPr>
          <w:rFonts w:ascii="宋体" w:eastAsia="宋体" w:hAnsi="宋体"/>
        </w:rPr>
      </w:pPr>
      <w:r w:rsidRPr="000665B4">
        <w:rPr>
          <w:rFonts w:ascii="宋体" w:eastAsia="宋体" w:hAnsi="宋体"/>
        </w:rPr>
        <w:t>}</w:t>
      </w:r>
    </w:p>
    <w:p w:rsidR="006D0277" w:rsidRPr="000665B4" w:rsidRDefault="006D0277" w:rsidP="006D0277">
      <w:pPr>
        <w:rPr>
          <w:rFonts w:ascii="宋体" w:eastAsia="宋体" w:hAnsi="宋体"/>
        </w:rPr>
      </w:pPr>
      <w:r w:rsidRPr="000665B4">
        <w:rPr>
          <w:rFonts w:ascii="宋体" w:eastAsia="宋体" w:hAnsi="宋体"/>
        </w:rPr>
        <w:t>int query(int id,int l,int r,int ql,int qr){</w:t>
      </w:r>
    </w:p>
    <w:p w:rsidR="006D0277" w:rsidRPr="000665B4" w:rsidRDefault="006D0277" w:rsidP="006D0277">
      <w:pPr>
        <w:rPr>
          <w:rFonts w:ascii="宋体" w:eastAsia="宋体" w:hAnsi="宋体"/>
        </w:rPr>
      </w:pPr>
      <w:r w:rsidRPr="000665B4">
        <w:rPr>
          <w:rFonts w:ascii="宋体" w:eastAsia="宋体" w:hAnsi="宋体"/>
        </w:rPr>
        <w:t xml:space="preserve">    if(l==ql&amp;&amp;r==qr) return cnt[id];</w:t>
      </w:r>
    </w:p>
    <w:p w:rsidR="006D0277" w:rsidRPr="000665B4" w:rsidRDefault="006D0277" w:rsidP="006D0277">
      <w:pPr>
        <w:rPr>
          <w:rFonts w:ascii="宋体" w:eastAsia="宋体" w:hAnsi="宋体"/>
        </w:rPr>
      </w:pPr>
      <w:r w:rsidRPr="000665B4">
        <w:rPr>
          <w:rFonts w:ascii="宋体" w:eastAsia="宋体" w:hAnsi="宋体"/>
        </w:rPr>
        <w:t xml:space="preserve">    int mid=(l+r)&gt;&gt;1;</w:t>
      </w:r>
    </w:p>
    <w:p w:rsidR="006D0277" w:rsidRPr="000665B4" w:rsidRDefault="006D0277" w:rsidP="006D0277">
      <w:pPr>
        <w:rPr>
          <w:rFonts w:ascii="宋体" w:eastAsia="宋体" w:hAnsi="宋体"/>
        </w:rPr>
      </w:pPr>
      <w:r w:rsidRPr="000665B4">
        <w:rPr>
          <w:rFonts w:ascii="宋体" w:eastAsia="宋体" w:hAnsi="宋体"/>
        </w:rPr>
        <w:t xml:space="preserve">    if(qr&lt;=mid) return query(id&lt;&lt;1,l,mid,ql,qr);</w:t>
      </w:r>
    </w:p>
    <w:p w:rsidR="006D0277" w:rsidRPr="000665B4" w:rsidRDefault="006D0277" w:rsidP="006D0277">
      <w:pPr>
        <w:rPr>
          <w:rFonts w:ascii="宋体" w:eastAsia="宋体" w:hAnsi="宋体"/>
        </w:rPr>
      </w:pPr>
      <w:r w:rsidRPr="000665B4">
        <w:rPr>
          <w:rFonts w:ascii="宋体" w:eastAsia="宋体" w:hAnsi="宋体"/>
        </w:rPr>
        <w:t xml:space="preserve">    else if (ql&gt;=mid+1)return query(id&lt;&lt;1|1,mid+1,r,ql,qr);</w:t>
      </w:r>
    </w:p>
    <w:p w:rsidR="006D0277" w:rsidRPr="000665B4" w:rsidRDefault="006D0277" w:rsidP="006D0277">
      <w:pPr>
        <w:rPr>
          <w:rFonts w:ascii="宋体" w:eastAsia="宋体" w:hAnsi="宋体"/>
        </w:rPr>
      </w:pPr>
      <w:r w:rsidRPr="000665B4">
        <w:rPr>
          <w:rFonts w:ascii="宋体" w:eastAsia="宋体" w:hAnsi="宋体"/>
        </w:rPr>
        <w:t xml:space="preserve">    else return query(id&lt;&lt;1,l,mid,ql,mid)+query(id&lt;&lt;1|1,mid+1,r,mid+1,qr);</w:t>
      </w:r>
    </w:p>
    <w:p w:rsidR="006D0277" w:rsidRPr="000665B4" w:rsidRDefault="006D0277" w:rsidP="006D0277">
      <w:pPr>
        <w:rPr>
          <w:rFonts w:ascii="宋体" w:eastAsia="宋体" w:hAnsi="宋体"/>
        </w:rPr>
      </w:pPr>
      <w:r w:rsidRPr="000665B4">
        <w:rPr>
          <w:rFonts w:ascii="宋体" w:eastAsia="宋体" w:hAnsi="宋体"/>
        </w:rPr>
        <w:t>}</w:t>
      </w:r>
    </w:p>
    <w:p w:rsidR="006D0277" w:rsidRPr="000665B4" w:rsidRDefault="006D0277" w:rsidP="006D0277">
      <w:pPr>
        <w:rPr>
          <w:rFonts w:ascii="宋体" w:eastAsia="宋体" w:hAnsi="宋体"/>
        </w:rPr>
      </w:pPr>
    </w:p>
    <w:p w:rsidR="006D0277" w:rsidRPr="000665B4" w:rsidRDefault="006D0277" w:rsidP="006D0277">
      <w:pPr>
        <w:rPr>
          <w:rFonts w:ascii="宋体" w:eastAsia="宋体" w:hAnsi="宋体"/>
        </w:rPr>
      </w:pPr>
      <w:r w:rsidRPr="000665B4">
        <w:rPr>
          <w:rFonts w:ascii="宋体" w:eastAsia="宋体" w:hAnsi="宋体"/>
        </w:rPr>
        <w:t>int main()</w:t>
      </w:r>
    </w:p>
    <w:p w:rsidR="006D0277" w:rsidRPr="000665B4" w:rsidRDefault="006D0277" w:rsidP="006D0277">
      <w:pPr>
        <w:rPr>
          <w:rFonts w:ascii="宋体" w:eastAsia="宋体" w:hAnsi="宋体"/>
        </w:rPr>
      </w:pPr>
      <w:r w:rsidRPr="000665B4">
        <w:rPr>
          <w:rFonts w:ascii="宋体" w:eastAsia="宋体" w:hAnsi="宋体"/>
        </w:rPr>
        <w:t>{</w:t>
      </w:r>
    </w:p>
    <w:p w:rsidR="006D0277" w:rsidRPr="000665B4" w:rsidRDefault="006D0277" w:rsidP="006D0277">
      <w:pPr>
        <w:rPr>
          <w:rFonts w:ascii="宋体" w:eastAsia="宋体" w:hAnsi="宋体"/>
        </w:rPr>
      </w:pPr>
      <w:r w:rsidRPr="000665B4">
        <w:rPr>
          <w:rFonts w:ascii="宋体" w:eastAsia="宋体" w:hAnsi="宋体"/>
        </w:rPr>
        <w:t xml:space="preserve">    int t;</w:t>
      </w:r>
    </w:p>
    <w:p w:rsidR="006D0277" w:rsidRPr="000665B4" w:rsidRDefault="006D0277" w:rsidP="006D0277">
      <w:pPr>
        <w:rPr>
          <w:rFonts w:ascii="宋体" w:eastAsia="宋体" w:hAnsi="宋体"/>
        </w:rPr>
      </w:pPr>
      <w:r w:rsidRPr="000665B4">
        <w:rPr>
          <w:rFonts w:ascii="宋体" w:eastAsia="宋体" w:hAnsi="宋体"/>
        </w:rPr>
        <w:t xml:space="preserve">    scanf("%d",&amp;t);</w:t>
      </w:r>
    </w:p>
    <w:p w:rsidR="006D0277" w:rsidRPr="000665B4" w:rsidRDefault="006D0277" w:rsidP="006D0277">
      <w:pPr>
        <w:rPr>
          <w:rFonts w:ascii="宋体" w:eastAsia="宋体" w:hAnsi="宋体"/>
        </w:rPr>
      </w:pPr>
      <w:r w:rsidRPr="000665B4">
        <w:rPr>
          <w:rFonts w:ascii="宋体" w:eastAsia="宋体" w:hAnsi="宋体"/>
        </w:rPr>
        <w:t xml:space="preserve">    while(t--){</w:t>
      </w:r>
    </w:p>
    <w:p w:rsidR="006D0277" w:rsidRPr="000665B4" w:rsidRDefault="006D0277" w:rsidP="006D0277">
      <w:pPr>
        <w:rPr>
          <w:rFonts w:ascii="宋体" w:eastAsia="宋体" w:hAnsi="宋体"/>
        </w:rPr>
      </w:pPr>
      <w:r w:rsidRPr="000665B4">
        <w:rPr>
          <w:rFonts w:ascii="宋体" w:eastAsia="宋体" w:hAnsi="宋体"/>
        </w:rPr>
        <w:t xml:space="preserve">        int n,verti_num=0,hori_num=0;</w:t>
      </w:r>
    </w:p>
    <w:p w:rsidR="006D0277" w:rsidRPr="000665B4" w:rsidRDefault="006D0277" w:rsidP="006D0277">
      <w:pPr>
        <w:rPr>
          <w:rFonts w:ascii="宋体" w:eastAsia="宋体" w:hAnsi="宋体"/>
        </w:rPr>
      </w:pPr>
      <w:r w:rsidRPr="000665B4">
        <w:rPr>
          <w:rFonts w:ascii="宋体" w:eastAsia="宋体" w:hAnsi="宋体"/>
        </w:rPr>
        <w:t xml:space="preserve">        scanf("%d",&amp;n);</w:t>
      </w:r>
    </w:p>
    <w:p w:rsidR="006D0277" w:rsidRPr="000665B4" w:rsidRDefault="006D0277" w:rsidP="006D0277">
      <w:pPr>
        <w:rPr>
          <w:rFonts w:ascii="宋体" w:eastAsia="宋体" w:hAnsi="宋体"/>
        </w:rPr>
      </w:pPr>
      <w:r w:rsidRPr="000665B4">
        <w:rPr>
          <w:rFonts w:ascii="宋体" w:eastAsia="宋体" w:hAnsi="宋体"/>
        </w:rPr>
        <w:t xml:space="preserve">        for (int i=1;i&lt;=n;i++){</w:t>
      </w:r>
    </w:p>
    <w:p w:rsidR="006D0277" w:rsidRPr="000665B4" w:rsidRDefault="006D0277" w:rsidP="006D0277">
      <w:pPr>
        <w:rPr>
          <w:rFonts w:ascii="宋体" w:eastAsia="宋体" w:hAnsi="宋体"/>
        </w:rPr>
      </w:pPr>
      <w:r w:rsidRPr="000665B4">
        <w:rPr>
          <w:rFonts w:ascii="宋体" w:eastAsia="宋体" w:hAnsi="宋体"/>
        </w:rPr>
        <w:t xml:space="preserve">            int x1,y1,x2,y2;</w:t>
      </w:r>
    </w:p>
    <w:p w:rsidR="006D0277" w:rsidRPr="000665B4" w:rsidRDefault="006D0277" w:rsidP="006D0277">
      <w:pPr>
        <w:rPr>
          <w:rFonts w:ascii="宋体" w:eastAsia="宋体" w:hAnsi="宋体"/>
        </w:rPr>
      </w:pPr>
      <w:r w:rsidRPr="000665B4">
        <w:rPr>
          <w:rFonts w:ascii="宋体" w:eastAsia="宋体" w:hAnsi="宋体"/>
        </w:rPr>
        <w:t xml:space="preserve">            scanf("%d%d%d%d",&amp;x1,&amp;y1,&amp;x2,&amp;y2);</w:t>
      </w:r>
    </w:p>
    <w:p w:rsidR="006D0277" w:rsidRPr="000665B4" w:rsidRDefault="006D0277" w:rsidP="006D0277">
      <w:pPr>
        <w:rPr>
          <w:rFonts w:ascii="宋体" w:eastAsia="宋体" w:hAnsi="宋体"/>
        </w:rPr>
      </w:pPr>
      <w:r w:rsidRPr="000665B4">
        <w:rPr>
          <w:rFonts w:ascii="宋体" w:eastAsia="宋体" w:hAnsi="宋体"/>
        </w:rPr>
        <w:t xml:space="preserve">            if(x1==x2){//竖直线从后往前存</w:t>
      </w:r>
    </w:p>
    <w:p w:rsidR="006D0277" w:rsidRPr="000665B4" w:rsidRDefault="006D0277" w:rsidP="006D0277">
      <w:pPr>
        <w:rPr>
          <w:rFonts w:ascii="宋体" w:eastAsia="宋体" w:hAnsi="宋体"/>
        </w:rPr>
      </w:pPr>
      <w:r w:rsidRPr="000665B4">
        <w:rPr>
          <w:rFonts w:ascii="宋体" w:eastAsia="宋体" w:hAnsi="宋体"/>
        </w:rPr>
        <w:t xml:space="preserve">                if(y1&lt;y2) swap(y1,y2);//确保奇数点是上端点</w:t>
      </w:r>
    </w:p>
    <w:p w:rsidR="006D0277" w:rsidRPr="000665B4" w:rsidRDefault="006D0277" w:rsidP="006D0277">
      <w:pPr>
        <w:rPr>
          <w:rFonts w:ascii="宋体" w:eastAsia="宋体" w:hAnsi="宋体"/>
        </w:rPr>
      </w:pPr>
      <w:r w:rsidRPr="000665B4">
        <w:rPr>
          <w:rFonts w:ascii="宋体" w:eastAsia="宋体" w:hAnsi="宋体"/>
        </w:rPr>
        <w:t xml:space="preserve">                verti_num++;</w:t>
      </w:r>
    </w:p>
    <w:p w:rsidR="006D0277" w:rsidRPr="000665B4" w:rsidRDefault="006D0277" w:rsidP="006D0277">
      <w:pPr>
        <w:rPr>
          <w:rFonts w:ascii="宋体" w:eastAsia="宋体" w:hAnsi="宋体"/>
        </w:rPr>
      </w:pPr>
      <w:r w:rsidRPr="000665B4">
        <w:rPr>
          <w:rFonts w:ascii="宋体" w:eastAsia="宋体" w:hAnsi="宋体"/>
        </w:rPr>
        <w:t xml:space="preserve">                vertex[2*(n-verti_num+1)-1].type=VERTICAL_UP,vertex[2*(n-verti_num+1)].type=VERTICAL_DOWN;</w:t>
      </w:r>
    </w:p>
    <w:p w:rsidR="006D0277" w:rsidRPr="000665B4" w:rsidRDefault="006D0277" w:rsidP="006D0277">
      <w:pPr>
        <w:rPr>
          <w:rFonts w:ascii="宋体" w:eastAsia="宋体" w:hAnsi="宋体"/>
        </w:rPr>
      </w:pPr>
      <w:r w:rsidRPr="000665B4">
        <w:rPr>
          <w:rFonts w:ascii="宋体" w:eastAsia="宋体" w:hAnsi="宋体"/>
        </w:rPr>
        <w:lastRenderedPageBreak/>
        <w:t xml:space="preserve">                vertex[2*(n-verti_num+1)-1].id=2*(n-verti_num+1)-1,vertex[2*(n-verti_num+1)].id=2*(n-verti_num+1);</w:t>
      </w:r>
    </w:p>
    <w:p w:rsidR="006D0277" w:rsidRPr="000665B4" w:rsidRDefault="006D0277" w:rsidP="006D0277">
      <w:pPr>
        <w:rPr>
          <w:rFonts w:ascii="宋体" w:eastAsia="宋体" w:hAnsi="宋体"/>
        </w:rPr>
      </w:pPr>
      <w:r w:rsidRPr="000665B4">
        <w:rPr>
          <w:rFonts w:ascii="宋体" w:eastAsia="宋体" w:hAnsi="宋体"/>
        </w:rPr>
        <w:t xml:space="preserve">                vertex[2*(n-verti_num+1)-1].x=x1,vertex[2*(n-verti_num+1)-1].y=y1;</w:t>
      </w:r>
    </w:p>
    <w:p w:rsidR="006D0277" w:rsidRPr="000665B4" w:rsidRDefault="006D0277" w:rsidP="006D0277">
      <w:pPr>
        <w:rPr>
          <w:rFonts w:ascii="宋体" w:eastAsia="宋体" w:hAnsi="宋体"/>
        </w:rPr>
      </w:pPr>
      <w:r w:rsidRPr="000665B4">
        <w:rPr>
          <w:rFonts w:ascii="宋体" w:eastAsia="宋体" w:hAnsi="宋体"/>
        </w:rPr>
        <w:t xml:space="preserve">                vertex[2*(n-verti_num+1)].x=x2,vertex[2*(n-verti_num+1)].y=y2;</w:t>
      </w:r>
    </w:p>
    <w:p w:rsidR="006D0277" w:rsidRPr="000665B4" w:rsidRDefault="006D0277" w:rsidP="006D0277">
      <w:pPr>
        <w:rPr>
          <w:rFonts w:ascii="宋体" w:eastAsia="宋体" w:hAnsi="宋体"/>
        </w:rPr>
      </w:pPr>
      <w:r w:rsidRPr="000665B4">
        <w:rPr>
          <w:rFonts w:ascii="宋体" w:eastAsia="宋体" w:hAnsi="宋体"/>
        </w:rPr>
        <w:t xml:space="preserve">            }else if(y1==y2){//水平线从前往后存</w:t>
      </w:r>
    </w:p>
    <w:p w:rsidR="006D0277" w:rsidRPr="000665B4" w:rsidRDefault="006D0277" w:rsidP="006D0277">
      <w:pPr>
        <w:rPr>
          <w:rFonts w:ascii="宋体" w:eastAsia="宋体" w:hAnsi="宋体"/>
        </w:rPr>
      </w:pPr>
      <w:r w:rsidRPr="000665B4">
        <w:rPr>
          <w:rFonts w:ascii="宋体" w:eastAsia="宋体" w:hAnsi="宋体"/>
        </w:rPr>
        <w:t xml:space="preserve">                if(x1&gt;x2) swap(x1,x2);//确保奇数点是左端点</w:t>
      </w:r>
    </w:p>
    <w:p w:rsidR="006D0277" w:rsidRPr="000665B4" w:rsidRDefault="006D0277" w:rsidP="006D0277">
      <w:pPr>
        <w:rPr>
          <w:rFonts w:ascii="宋体" w:eastAsia="宋体" w:hAnsi="宋体"/>
        </w:rPr>
      </w:pPr>
      <w:r w:rsidRPr="000665B4">
        <w:rPr>
          <w:rFonts w:ascii="宋体" w:eastAsia="宋体" w:hAnsi="宋体"/>
        </w:rPr>
        <w:t xml:space="preserve">                hori_num++;</w:t>
      </w:r>
    </w:p>
    <w:p w:rsidR="006D0277" w:rsidRPr="000665B4" w:rsidRDefault="006D0277" w:rsidP="006D0277">
      <w:pPr>
        <w:rPr>
          <w:rFonts w:ascii="宋体" w:eastAsia="宋体" w:hAnsi="宋体"/>
        </w:rPr>
      </w:pPr>
      <w:r w:rsidRPr="000665B4">
        <w:rPr>
          <w:rFonts w:ascii="宋体" w:eastAsia="宋体" w:hAnsi="宋体"/>
        </w:rPr>
        <w:t xml:space="preserve">                vertex[2*hori_num-1].type=vertex[2*hori_num].type=HORIZONTAL;</w:t>
      </w:r>
    </w:p>
    <w:p w:rsidR="006D0277" w:rsidRPr="000665B4" w:rsidRDefault="006D0277" w:rsidP="006D0277">
      <w:pPr>
        <w:rPr>
          <w:rFonts w:ascii="宋体" w:eastAsia="宋体" w:hAnsi="宋体"/>
        </w:rPr>
      </w:pPr>
      <w:r w:rsidRPr="000665B4">
        <w:rPr>
          <w:rFonts w:ascii="宋体" w:eastAsia="宋体" w:hAnsi="宋体"/>
        </w:rPr>
        <w:t xml:space="preserve">                vertex[2*hori_num-1].id=2*hori_num-1,vertex[2*hori_num].id=2*hori_num;</w:t>
      </w:r>
    </w:p>
    <w:p w:rsidR="006D0277" w:rsidRPr="000665B4" w:rsidRDefault="006D0277" w:rsidP="006D0277">
      <w:pPr>
        <w:rPr>
          <w:rFonts w:ascii="宋体" w:eastAsia="宋体" w:hAnsi="宋体"/>
        </w:rPr>
      </w:pPr>
      <w:r w:rsidRPr="000665B4">
        <w:rPr>
          <w:rFonts w:ascii="宋体" w:eastAsia="宋体" w:hAnsi="宋体"/>
        </w:rPr>
        <w:t xml:space="preserve">                vertex[2*hori_num-1].x=x1,vertex[2*hori_num-1].y=y1;</w:t>
      </w:r>
    </w:p>
    <w:p w:rsidR="006D0277" w:rsidRPr="000665B4" w:rsidRDefault="006D0277" w:rsidP="006D0277">
      <w:pPr>
        <w:rPr>
          <w:rFonts w:ascii="宋体" w:eastAsia="宋体" w:hAnsi="宋体"/>
        </w:rPr>
      </w:pPr>
      <w:r w:rsidRPr="000665B4">
        <w:rPr>
          <w:rFonts w:ascii="宋体" w:eastAsia="宋体" w:hAnsi="宋体"/>
        </w:rPr>
        <w:t xml:space="preserve">                vertex[2*hori_num].x=x2,vertex[2*hori_num].y=y2;</w:t>
      </w:r>
    </w:p>
    <w:p w:rsidR="006D0277" w:rsidRPr="000665B4" w:rsidRDefault="006D0277" w:rsidP="006D0277">
      <w:pPr>
        <w:rPr>
          <w:rFonts w:ascii="宋体" w:eastAsia="宋体" w:hAnsi="宋体"/>
        </w:rPr>
      </w:pPr>
      <w:r w:rsidRPr="000665B4">
        <w:rPr>
          <w:rFonts w:ascii="宋体" w:eastAsia="宋体" w:hAnsi="宋体"/>
        </w:rPr>
        <w:t xml:space="preserve">            }</w:t>
      </w:r>
    </w:p>
    <w:p w:rsidR="006D0277" w:rsidRPr="000665B4" w:rsidRDefault="006D0277" w:rsidP="006D0277">
      <w:pPr>
        <w:rPr>
          <w:rFonts w:ascii="宋体" w:eastAsia="宋体" w:hAnsi="宋体"/>
        </w:rPr>
      </w:pPr>
      <w:r w:rsidRPr="000665B4">
        <w:rPr>
          <w:rFonts w:ascii="宋体" w:eastAsia="宋体" w:hAnsi="宋体"/>
        </w:rPr>
        <w:t xml:space="preserve">        }</w:t>
      </w:r>
    </w:p>
    <w:p w:rsidR="006D0277" w:rsidRPr="000665B4" w:rsidRDefault="006D0277" w:rsidP="006D0277">
      <w:pPr>
        <w:rPr>
          <w:rFonts w:ascii="宋体" w:eastAsia="宋体" w:hAnsi="宋体"/>
        </w:rPr>
      </w:pPr>
      <w:r w:rsidRPr="000665B4">
        <w:rPr>
          <w:rFonts w:ascii="宋体" w:eastAsia="宋体" w:hAnsi="宋体"/>
        </w:rPr>
        <w:t xml:space="preserve">        //离散化,x坐标和y坐标分别离散化,注意sort的数组下标范围,排序0..n-1时下标为+0,+n,排序1..n时下标为+1,+n+1</w:t>
      </w:r>
    </w:p>
    <w:p w:rsidR="006D0277" w:rsidRPr="000665B4" w:rsidRDefault="006D0277" w:rsidP="006D0277">
      <w:pPr>
        <w:rPr>
          <w:rFonts w:ascii="宋体" w:eastAsia="宋体" w:hAnsi="宋体"/>
        </w:rPr>
      </w:pPr>
      <w:r w:rsidRPr="000665B4">
        <w:rPr>
          <w:rFonts w:ascii="宋体" w:eastAsia="宋体" w:hAnsi="宋体"/>
        </w:rPr>
        <w:t xml:space="preserve">        sort(vertex+1,vertex+2*n+1,cmp_x);</w:t>
      </w:r>
    </w:p>
    <w:p w:rsidR="006D0277" w:rsidRPr="000665B4" w:rsidRDefault="006D0277" w:rsidP="006D0277">
      <w:pPr>
        <w:rPr>
          <w:rFonts w:ascii="宋体" w:eastAsia="宋体" w:hAnsi="宋体"/>
        </w:rPr>
      </w:pPr>
      <w:r w:rsidRPr="000665B4">
        <w:rPr>
          <w:rFonts w:ascii="宋体" w:eastAsia="宋体" w:hAnsi="宋体"/>
        </w:rPr>
        <w:t xml:space="preserve">        int last_x=vertex[1].x,cnt_x=1;</w:t>
      </w:r>
    </w:p>
    <w:p w:rsidR="006D0277" w:rsidRPr="000665B4" w:rsidRDefault="006D0277" w:rsidP="006D0277">
      <w:pPr>
        <w:rPr>
          <w:rFonts w:ascii="宋体" w:eastAsia="宋体" w:hAnsi="宋体"/>
        </w:rPr>
      </w:pPr>
      <w:r w:rsidRPr="000665B4">
        <w:rPr>
          <w:rFonts w:ascii="宋体" w:eastAsia="宋体" w:hAnsi="宋体"/>
        </w:rPr>
        <w:t xml:space="preserve">        for (int i=1;i&lt;=2*n;i++){</w:t>
      </w:r>
    </w:p>
    <w:p w:rsidR="006D0277" w:rsidRPr="000665B4" w:rsidRDefault="006D0277" w:rsidP="006D0277">
      <w:pPr>
        <w:rPr>
          <w:rFonts w:ascii="宋体" w:eastAsia="宋体" w:hAnsi="宋体"/>
        </w:rPr>
      </w:pPr>
      <w:r w:rsidRPr="000665B4">
        <w:rPr>
          <w:rFonts w:ascii="宋体" w:eastAsia="宋体" w:hAnsi="宋体"/>
        </w:rPr>
        <w:t xml:space="preserve">            if(vertex[i].x==last_x) vertex[i].x=cnt_x; else last_x=vertex[i].x,vertex[i].x=++cnt_x;</w:t>
      </w:r>
    </w:p>
    <w:p w:rsidR="006D0277" w:rsidRPr="000665B4" w:rsidRDefault="006D0277" w:rsidP="006D0277">
      <w:pPr>
        <w:rPr>
          <w:rFonts w:ascii="宋体" w:eastAsia="宋体" w:hAnsi="宋体"/>
        </w:rPr>
      </w:pPr>
      <w:r w:rsidRPr="000665B4">
        <w:rPr>
          <w:rFonts w:ascii="宋体" w:eastAsia="宋体" w:hAnsi="宋体"/>
        </w:rPr>
        <w:t xml:space="preserve">        }</w:t>
      </w:r>
    </w:p>
    <w:p w:rsidR="006D0277" w:rsidRPr="000665B4" w:rsidRDefault="006D0277" w:rsidP="006D0277">
      <w:pPr>
        <w:rPr>
          <w:rFonts w:ascii="宋体" w:eastAsia="宋体" w:hAnsi="宋体"/>
        </w:rPr>
      </w:pPr>
      <w:r w:rsidRPr="000665B4">
        <w:rPr>
          <w:rFonts w:ascii="宋体" w:eastAsia="宋体" w:hAnsi="宋体"/>
        </w:rPr>
        <w:t xml:space="preserve">        sort(vertex+1,vertex+2*n+1,cmp_y);</w:t>
      </w:r>
    </w:p>
    <w:p w:rsidR="006D0277" w:rsidRPr="000665B4" w:rsidRDefault="006D0277" w:rsidP="006D0277">
      <w:pPr>
        <w:rPr>
          <w:rFonts w:ascii="宋体" w:eastAsia="宋体" w:hAnsi="宋体"/>
        </w:rPr>
      </w:pPr>
      <w:r w:rsidRPr="000665B4">
        <w:rPr>
          <w:rFonts w:ascii="宋体" w:eastAsia="宋体" w:hAnsi="宋体"/>
        </w:rPr>
        <w:t xml:space="preserve">        int last_y=vertex[1].y,cnt_y=1;</w:t>
      </w:r>
    </w:p>
    <w:p w:rsidR="006D0277" w:rsidRPr="000665B4" w:rsidRDefault="006D0277" w:rsidP="006D0277">
      <w:pPr>
        <w:rPr>
          <w:rFonts w:ascii="宋体" w:eastAsia="宋体" w:hAnsi="宋体"/>
        </w:rPr>
      </w:pPr>
      <w:r w:rsidRPr="000665B4">
        <w:rPr>
          <w:rFonts w:ascii="宋体" w:eastAsia="宋体" w:hAnsi="宋体"/>
        </w:rPr>
        <w:t xml:space="preserve">        for (int i=1;i&lt;=2*n;i++){</w:t>
      </w:r>
    </w:p>
    <w:p w:rsidR="006D0277" w:rsidRPr="000665B4" w:rsidRDefault="006D0277" w:rsidP="006D0277">
      <w:pPr>
        <w:rPr>
          <w:rFonts w:ascii="宋体" w:eastAsia="宋体" w:hAnsi="宋体"/>
        </w:rPr>
      </w:pPr>
      <w:r w:rsidRPr="000665B4">
        <w:rPr>
          <w:rFonts w:ascii="宋体" w:eastAsia="宋体" w:hAnsi="宋体"/>
        </w:rPr>
        <w:t xml:space="preserve">            if(vertex[i].y==last_y) vertex[i].y=cnt_y;else last_y=vertex[i].y,vertex[i].y=++cnt_y;</w:t>
      </w:r>
    </w:p>
    <w:p w:rsidR="006D0277" w:rsidRPr="000665B4" w:rsidRDefault="006D0277" w:rsidP="006D0277">
      <w:pPr>
        <w:rPr>
          <w:rFonts w:ascii="宋体" w:eastAsia="宋体" w:hAnsi="宋体"/>
        </w:rPr>
      </w:pPr>
      <w:r w:rsidRPr="000665B4">
        <w:rPr>
          <w:rFonts w:ascii="宋体" w:eastAsia="宋体" w:hAnsi="宋体"/>
        </w:rPr>
        <w:t xml:space="preserve">        }</w:t>
      </w:r>
    </w:p>
    <w:p w:rsidR="006D0277" w:rsidRPr="000665B4" w:rsidRDefault="006D0277" w:rsidP="006D0277">
      <w:pPr>
        <w:rPr>
          <w:rFonts w:ascii="宋体" w:eastAsia="宋体" w:hAnsi="宋体"/>
        </w:rPr>
      </w:pPr>
      <w:r w:rsidRPr="000665B4">
        <w:rPr>
          <w:rFonts w:ascii="宋体" w:eastAsia="宋体" w:hAnsi="宋体"/>
        </w:rPr>
        <w:t xml:space="preserve">        sort(vertex+1,vertex+2*n+1,cmp_id);</w:t>
      </w:r>
    </w:p>
    <w:p w:rsidR="006D0277" w:rsidRPr="000665B4" w:rsidRDefault="006D0277" w:rsidP="006D0277">
      <w:pPr>
        <w:rPr>
          <w:rFonts w:ascii="宋体" w:eastAsia="宋体" w:hAnsi="宋体"/>
        </w:rPr>
      </w:pPr>
      <w:r w:rsidRPr="000665B4">
        <w:rPr>
          <w:rFonts w:ascii="宋体" w:eastAsia="宋体" w:hAnsi="宋体"/>
        </w:rPr>
        <w:t xml:space="preserve">        //开始建树，用于查询一段x区间上竖直线的个数</w:t>
      </w:r>
    </w:p>
    <w:p w:rsidR="006D0277" w:rsidRPr="000665B4" w:rsidRDefault="006D0277" w:rsidP="006D0277">
      <w:pPr>
        <w:rPr>
          <w:rFonts w:ascii="宋体" w:eastAsia="宋体" w:hAnsi="宋体"/>
        </w:rPr>
      </w:pPr>
      <w:r w:rsidRPr="000665B4">
        <w:rPr>
          <w:rFonts w:ascii="宋体" w:eastAsia="宋体" w:hAnsi="宋体"/>
        </w:rPr>
        <w:t xml:space="preserve">        memset(cnt,0,sizeof(cnt));</w:t>
      </w:r>
    </w:p>
    <w:p w:rsidR="006D0277" w:rsidRPr="000665B4" w:rsidRDefault="006D0277" w:rsidP="006D0277">
      <w:pPr>
        <w:rPr>
          <w:rFonts w:ascii="宋体" w:eastAsia="宋体" w:hAnsi="宋体"/>
        </w:rPr>
      </w:pPr>
      <w:r w:rsidRPr="000665B4">
        <w:rPr>
          <w:rFonts w:ascii="宋体" w:eastAsia="宋体" w:hAnsi="宋体"/>
        </w:rPr>
        <w:t xml:space="preserve">        //正确算法为自上而下扫描，遇到竖直线的上端点则update+1,有水平线则查询,有竖直线下端点则update-1，顺序不能错</w:t>
      </w:r>
    </w:p>
    <w:p w:rsidR="006D0277" w:rsidRPr="000665B4" w:rsidRDefault="006D0277" w:rsidP="006D0277">
      <w:pPr>
        <w:rPr>
          <w:rFonts w:ascii="宋体" w:eastAsia="宋体" w:hAnsi="宋体"/>
        </w:rPr>
      </w:pPr>
      <w:r w:rsidRPr="000665B4">
        <w:rPr>
          <w:rFonts w:ascii="宋体" w:eastAsia="宋体" w:hAnsi="宋体"/>
        </w:rPr>
        <w:t xml:space="preserve">        ll ans=0;</w:t>
      </w:r>
    </w:p>
    <w:p w:rsidR="006D0277" w:rsidRPr="000665B4" w:rsidRDefault="006D0277" w:rsidP="006D0277">
      <w:pPr>
        <w:rPr>
          <w:rFonts w:ascii="宋体" w:eastAsia="宋体" w:hAnsi="宋体"/>
        </w:rPr>
      </w:pPr>
      <w:r w:rsidRPr="000665B4">
        <w:rPr>
          <w:rFonts w:ascii="宋体" w:eastAsia="宋体" w:hAnsi="宋体"/>
        </w:rPr>
        <w:t xml:space="preserve">        sort(vertex+1,vertex+2*n+1,cmp);</w:t>
      </w:r>
    </w:p>
    <w:p w:rsidR="006D0277" w:rsidRPr="000665B4" w:rsidRDefault="006D0277" w:rsidP="006D0277">
      <w:pPr>
        <w:rPr>
          <w:rFonts w:ascii="宋体" w:eastAsia="宋体" w:hAnsi="宋体"/>
        </w:rPr>
      </w:pPr>
      <w:r w:rsidRPr="000665B4">
        <w:rPr>
          <w:rFonts w:ascii="宋体" w:eastAsia="宋体" w:hAnsi="宋体"/>
        </w:rPr>
        <w:t xml:space="preserve">        int nowk=1;</w:t>
      </w:r>
    </w:p>
    <w:p w:rsidR="006D0277" w:rsidRPr="000665B4" w:rsidRDefault="006D0277" w:rsidP="006D0277">
      <w:pPr>
        <w:rPr>
          <w:rFonts w:ascii="宋体" w:eastAsia="宋体" w:hAnsi="宋体"/>
        </w:rPr>
      </w:pPr>
      <w:r w:rsidRPr="000665B4">
        <w:rPr>
          <w:rFonts w:ascii="宋体" w:eastAsia="宋体" w:hAnsi="宋体"/>
        </w:rPr>
        <w:t xml:space="preserve">        while(nowk&lt;=2*n){</w:t>
      </w:r>
    </w:p>
    <w:p w:rsidR="006D0277" w:rsidRPr="000665B4" w:rsidRDefault="006D0277" w:rsidP="006D0277">
      <w:pPr>
        <w:rPr>
          <w:rFonts w:ascii="宋体" w:eastAsia="宋体" w:hAnsi="宋体"/>
        </w:rPr>
      </w:pPr>
      <w:r w:rsidRPr="000665B4">
        <w:rPr>
          <w:rFonts w:ascii="宋体" w:eastAsia="宋体" w:hAnsi="宋体"/>
        </w:rPr>
        <w:t xml:space="preserve">            if(vertex[nowk].type==VERTICAL_UP) update(1,1,cnt_x,vertex[nowk++].x,1);</w:t>
      </w:r>
    </w:p>
    <w:p w:rsidR="006D0277" w:rsidRPr="000665B4" w:rsidRDefault="006D0277" w:rsidP="006D0277">
      <w:pPr>
        <w:rPr>
          <w:rFonts w:ascii="宋体" w:eastAsia="宋体" w:hAnsi="宋体"/>
        </w:rPr>
      </w:pPr>
      <w:r w:rsidRPr="000665B4">
        <w:rPr>
          <w:rFonts w:ascii="宋体" w:eastAsia="宋体" w:hAnsi="宋体"/>
        </w:rPr>
        <w:t xml:space="preserve">            else if (vertex[nowk].type==VERTICAL_DOWN) update(1,1,cnt_x,vertex[nowk++].x,-1);</w:t>
      </w:r>
    </w:p>
    <w:p w:rsidR="006D0277" w:rsidRPr="000665B4" w:rsidRDefault="006D0277" w:rsidP="006D0277">
      <w:pPr>
        <w:rPr>
          <w:rFonts w:ascii="宋体" w:eastAsia="宋体" w:hAnsi="宋体"/>
        </w:rPr>
      </w:pPr>
      <w:r w:rsidRPr="000665B4">
        <w:rPr>
          <w:rFonts w:ascii="宋体" w:eastAsia="宋体" w:hAnsi="宋体"/>
        </w:rPr>
        <w:t xml:space="preserve">            else if (vertex[nowk].type==HORIZONTAL){</w:t>
      </w:r>
    </w:p>
    <w:p w:rsidR="006D0277" w:rsidRPr="000665B4" w:rsidRDefault="006D0277" w:rsidP="006D0277">
      <w:pPr>
        <w:rPr>
          <w:rFonts w:ascii="宋体" w:eastAsia="宋体" w:hAnsi="宋体"/>
        </w:rPr>
      </w:pPr>
      <w:r w:rsidRPr="000665B4">
        <w:rPr>
          <w:rFonts w:ascii="宋体" w:eastAsia="宋体" w:hAnsi="宋体"/>
        </w:rPr>
        <w:t xml:space="preserve">                ans+=query(1,1,cnt_x,vertex[nowk].x,vertex[nowk+1].x),nowk+=2;</w:t>
      </w:r>
    </w:p>
    <w:p w:rsidR="006D0277" w:rsidRPr="000665B4" w:rsidRDefault="006D0277" w:rsidP="006D0277">
      <w:pPr>
        <w:rPr>
          <w:rFonts w:ascii="宋体" w:eastAsia="宋体" w:hAnsi="宋体"/>
        </w:rPr>
      </w:pPr>
      <w:r w:rsidRPr="000665B4">
        <w:rPr>
          <w:rFonts w:ascii="宋体" w:eastAsia="宋体" w:hAnsi="宋体"/>
        </w:rPr>
        <w:lastRenderedPageBreak/>
        <w:t xml:space="preserve">            }</w:t>
      </w:r>
    </w:p>
    <w:p w:rsidR="006D0277" w:rsidRPr="000665B4" w:rsidRDefault="006D0277" w:rsidP="006D0277">
      <w:pPr>
        <w:rPr>
          <w:rFonts w:ascii="宋体" w:eastAsia="宋体" w:hAnsi="宋体"/>
        </w:rPr>
      </w:pPr>
      <w:r w:rsidRPr="000665B4">
        <w:rPr>
          <w:rFonts w:ascii="宋体" w:eastAsia="宋体" w:hAnsi="宋体"/>
        </w:rPr>
        <w:t xml:space="preserve">        }</w:t>
      </w:r>
    </w:p>
    <w:p w:rsidR="006D0277" w:rsidRPr="000665B4" w:rsidRDefault="006D0277" w:rsidP="006D0277">
      <w:pPr>
        <w:rPr>
          <w:rFonts w:ascii="宋体" w:eastAsia="宋体" w:hAnsi="宋体"/>
        </w:rPr>
      </w:pPr>
      <w:r w:rsidRPr="000665B4">
        <w:rPr>
          <w:rFonts w:ascii="宋体" w:eastAsia="宋体" w:hAnsi="宋体"/>
        </w:rPr>
        <w:t xml:space="preserve">        cout&lt;&lt;ans&lt;&lt;endl;</w:t>
      </w:r>
    </w:p>
    <w:p w:rsidR="006D0277" w:rsidRPr="000665B4" w:rsidRDefault="006D0277" w:rsidP="006D0277">
      <w:pPr>
        <w:rPr>
          <w:rFonts w:ascii="宋体" w:eastAsia="宋体" w:hAnsi="宋体"/>
        </w:rPr>
      </w:pPr>
      <w:r w:rsidRPr="000665B4">
        <w:rPr>
          <w:rFonts w:ascii="宋体" w:eastAsia="宋体" w:hAnsi="宋体"/>
        </w:rPr>
        <w:t xml:space="preserve">    }</w:t>
      </w:r>
    </w:p>
    <w:p w:rsidR="006D0277" w:rsidRPr="000665B4" w:rsidRDefault="006D0277" w:rsidP="006D0277">
      <w:pPr>
        <w:rPr>
          <w:rFonts w:ascii="宋体" w:eastAsia="宋体" w:hAnsi="宋体"/>
        </w:rPr>
      </w:pPr>
      <w:r w:rsidRPr="000665B4">
        <w:rPr>
          <w:rFonts w:ascii="宋体" w:eastAsia="宋体" w:hAnsi="宋体"/>
        </w:rPr>
        <w:t xml:space="preserve">    return 0;</w:t>
      </w:r>
    </w:p>
    <w:p w:rsidR="00F45B42" w:rsidRPr="000665B4" w:rsidRDefault="006D0277" w:rsidP="006D0277">
      <w:pPr>
        <w:rPr>
          <w:rFonts w:ascii="宋体" w:eastAsia="宋体" w:hAnsi="宋体"/>
        </w:rPr>
      </w:pPr>
      <w:r w:rsidRPr="000665B4">
        <w:rPr>
          <w:rFonts w:ascii="宋体" w:eastAsia="宋体" w:hAnsi="宋体"/>
        </w:rPr>
        <w:t>}</w:t>
      </w:r>
    </w:p>
    <w:p w:rsidR="0067651D" w:rsidRPr="000665B4" w:rsidRDefault="0067651D" w:rsidP="0067651D">
      <w:pPr>
        <w:pStyle w:val="2"/>
        <w:rPr>
          <w:rFonts w:ascii="宋体" w:eastAsia="宋体" w:hAnsi="宋体"/>
          <w:b w:val="0"/>
        </w:rPr>
      </w:pPr>
      <w:bookmarkStart w:id="174" w:name="_Toc524383075"/>
      <w:r w:rsidRPr="000665B4">
        <w:rPr>
          <w:rFonts w:ascii="宋体" w:eastAsia="宋体" w:hAnsi="宋体" w:hint="eastAsia"/>
          <w:b w:val="0"/>
        </w:rPr>
        <w:t>二维线段树</w:t>
      </w:r>
      <w:bookmarkEnd w:id="174"/>
    </w:p>
    <w:p w:rsidR="002E1DC2" w:rsidRPr="000665B4" w:rsidRDefault="002E1DC2" w:rsidP="002E1DC2">
      <w:pPr>
        <w:pStyle w:val="3"/>
        <w:rPr>
          <w:rFonts w:ascii="宋体" w:eastAsia="宋体" w:hAnsi="宋体"/>
          <w:b w:val="0"/>
        </w:rPr>
      </w:pPr>
      <w:bookmarkStart w:id="175" w:name="_Toc524383076"/>
      <w:r w:rsidRPr="000665B4">
        <w:rPr>
          <w:rFonts w:ascii="宋体" w:eastAsia="宋体" w:hAnsi="宋体" w:hint="eastAsia"/>
          <w:b w:val="0"/>
        </w:rPr>
        <w:t>TLE-</w:t>
      </w:r>
      <w:r w:rsidRPr="000665B4">
        <w:rPr>
          <w:rFonts w:ascii="宋体" w:eastAsia="宋体" w:hAnsi="宋体"/>
          <w:b w:val="0"/>
        </w:rPr>
        <w:t>POJ</w:t>
      </w:r>
      <w:r w:rsidRPr="000665B4">
        <w:rPr>
          <w:rFonts w:ascii="宋体" w:eastAsia="宋体" w:hAnsi="宋体" w:hint="eastAsia"/>
          <w:b w:val="0"/>
        </w:rPr>
        <w:t>-</w:t>
      </w:r>
      <w:r w:rsidRPr="000665B4">
        <w:rPr>
          <w:rFonts w:ascii="宋体" w:eastAsia="宋体" w:hAnsi="宋体"/>
          <w:b w:val="0"/>
        </w:rPr>
        <w:t>2155</w:t>
      </w:r>
      <w:r w:rsidR="00CA6394" w:rsidRPr="000665B4">
        <w:rPr>
          <w:rFonts w:ascii="宋体" w:eastAsia="宋体" w:hAnsi="宋体" w:hint="eastAsia"/>
          <w:b w:val="0"/>
        </w:rPr>
        <w:t>-</w:t>
      </w:r>
      <w:r w:rsidR="00CA6394" w:rsidRPr="000665B4">
        <w:rPr>
          <w:rFonts w:ascii="宋体" w:eastAsia="宋体" w:hAnsi="宋体"/>
          <w:b w:val="0"/>
        </w:rPr>
        <w:t>Matrix</w:t>
      </w:r>
      <w:bookmarkEnd w:id="175"/>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TLE-</w:instrText>
      </w:r>
      <w:r w:rsidR="00C478A5" w:rsidRPr="000665B4">
        <w:rPr>
          <w:rFonts w:ascii="宋体" w:eastAsia="宋体" w:hAnsi="宋体"/>
          <w:b w:val="0"/>
        </w:rPr>
        <w:instrText>POJ</w:instrText>
      </w:r>
      <w:r w:rsidR="00C478A5" w:rsidRPr="000665B4">
        <w:rPr>
          <w:rFonts w:ascii="宋体" w:eastAsia="宋体" w:hAnsi="宋体" w:hint="eastAsia"/>
          <w:b w:val="0"/>
        </w:rPr>
        <w:instrText>-</w:instrText>
      </w:r>
      <w:r w:rsidR="00C478A5" w:rsidRPr="000665B4">
        <w:rPr>
          <w:rFonts w:ascii="宋体" w:eastAsia="宋体" w:hAnsi="宋体"/>
          <w:b w:val="0"/>
        </w:rPr>
        <w:instrText>2155</w:instrText>
      </w:r>
      <w:r w:rsidR="00C478A5" w:rsidRPr="000665B4">
        <w:rPr>
          <w:rFonts w:ascii="宋体" w:eastAsia="宋体" w:hAnsi="宋体" w:hint="eastAsia"/>
          <w:b w:val="0"/>
        </w:rPr>
        <w:instrText>-</w:instrText>
      </w:r>
      <w:r w:rsidR="00C478A5" w:rsidRPr="000665B4">
        <w:rPr>
          <w:rFonts w:ascii="宋体" w:eastAsia="宋体" w:hAnsi="宋体"/>
          <w:b w:val="0"/>
        </w:rPr>
        <w:instrText>Matrix</w:instrText>
      </w:r>
      <w:r w:rsidR="00C478A5" w:rsidRPr="000665B4">
        <w:rPr>
          <w:rFonts w:ascii="宋体" w:eastAsia="宋体" w:hAnsi="宋体"/>
        </w:rPr>
        <w:instrText>:</w:instrText>
      </w:r>
      <w:r w:rsidR="00C478A5" w:rsidRPr="000665B4">
        <w:rPr>
          <w:rFonts w:ascii="宋体" w:eastAsia="宋体" w:hAnsi="宋体" w:hint="eastAsia"/>
        </w:rPr>
        <w:instrText>2</w:instrText>
      </w:r>
      <w:r w:rsidR="00C478A5" w:rsidRPr="000665B4">
        <w:rPr>
          <w:rFonts w:ascii="宋体" w:eastAsia="宋体" w:hAnsi="宋体"/>
        </w:rPr>
        <w:instrText xml:space="preserve">155" \y "POJ:2155" </w:instrText>
      </w:r>
      <w:r w:rsidR="00C478A5" w:rsidRPr="000665B4">
        <w:rPr>
          <w:rFonts w:ascii="宋体" w:eastAsia="宋体" w:hAnsi="宋体"/>
          <w:b w:val="0"/>
        </w:rPr>
        <w:fldChar w:fldCharType="end"/>
      </w:r>
    </w:p>
    <w:p w:rsidR="002E1DC2" w:rsidRPr="000665B4" w:rsidRDefault="002E1DC2" w:rsidP="002E1DC2">
      <w:pPr>
        <w:rPr>
          <w:rFonts w:ascii="宋体" w:eastAsia="宋体" w:hAnsi="宋体"/>
        </w:rPr>
      </w:pPr>
      <w:r w:rsidRPr="000665B4">
        <w:rPr>
          <w:rFonts w:ascii="宋体" w:eastAsia="宋体" w:hAnsi="宋体" w:hint="eastAsia"/>
        </w:rPr>
        <w:t>【题意】</w:t>
      </w:r>
    </w:p>
    <w:p w:rsidR="002E1DC2" w:rsidRPr="000665B4" w:rsidRDefault="002E1DC2" w:rsidP="002E1DC2">
      <w:pPr>
        <w:rPr>
          <w:rFonts w:ascii="宋体" w:eastAsia="宋体" w:hAnsi="宋体"/>
        </w:rPr>
      </w:pPr>
      <w:r w:rsidRPr="000665B4">
        <w:rPr>
          <w:rFonts w:ascii="宋体" w:eastAsia="宋体" w:hAnsi="宋体" w:hint="eastAsia"/>
        </w:rPr>
        <w:t>【题解】</w:t>
      </w:r>
    </w:p>
    <w:p w:rsidR="007341D3" w:rsidRPr="000665B4" w:rsidRDefault="0023482A" w:rsidP="007341D3">
      <w:pPr>
        <w:rPr>
          <w:rFonts w:ascii="宋体" w:eastAsia="宋体" w:hAnsi="宋体"/>
        </w:rPr>
      </w:pPr>
      <w:hyperlink r:id="rId71" w:history="1">
        <w:r w:rsidR="002E1DC2" w:rsidRPr="000665B4">
          <w:rPr>
            <w:rStyle w:val="a3"/>
            <w:rFonts w:ascii="宋体" w:eastAsia="宋体" w:hAnsi="宋体"/>
          </w:rPr>
          <w:t>https://blog.csdn.net/u013761036/article/details/46363605</w:t>
        </w:r>
      </w:hyperlink>
    </w:p>
    <w:p w:rsidR="003B5C64" w:rsidRPr="000665B4" w:rsidRDefault="003B5C64" w:rsidP="003B5C64">
      <w:pPr>
        <w:pStyle w:val="2"/>
        <w:rPr>
          <w:rFonts w:ascii="宋体" w:eastAsia="宋体" w:hAnsi="宋体"/>
          <w:b w:val="0"/>
        </w:rPr>
      </w:pPr>
      <w:bookmarkStart w:id="176" w:name="_Toc524383077"/>
      <w:r w:rsidRPr="000665B4">
        <w:rPr>
          <w:rFonts w:ascii="宋体" w:eastAsia="宋体" w:hAnsi="宋体" w:hint="eastAsia"/>
          <w:b w:val="0"/>
        </w:rPr>
        <w:t>综合题</w:t>
      </w:r>
      <w:bookmarkEnd w:id="176"/>
    </w:p>
    <w:p w:rsidR="00D705CE" w:rsidRPr="000665B4" w:rsidRDefault="00D705CE" w:rsidP="00F73381">
      <w:pPr>
        <w:pStyle w:val="3"/>
        <w:rPr>
          <w:rFonts w:ascii="宋体" w:eastAsia="宋体" w:hAnsi="宋体"/>
          <w:b w:val="0"/>
        </w:rPr>
      </w:pPr>
      <w:bookmarkStart w:id="177" w:name="_Toc524383078"/>
      <w:r w:rsidRPr="000665B4">
        <w:rPr>
          <w:rFonts w:ascii="宋体" w:eastAsia="宋体" w:hAnsi="宋体" w:hint="eastAsia"/>
          <w:b w:val="0"/>
        </w:rPr>
        <w:t>√-</w:t>
      </w:r>
      <w:r w:rsidRPr="000665B4">
        <w:rPr>
          <w:rFonts w:ascii="宋体" w:eastAsia="宋体" w:hAnsi="宋体"/>
          <w:b w:val="0"/>
        </w:rPr>
        <w:t>2018</w:t>
      </w:r>
      <w:r w:rsidRPr="000665B4">
        <w:rPr>
          <w:rFonts w:ascii="宋体" w:eastAsia="宋体" w:hAnsi="宋体" w:hint="eastAsia"/>
          <w:b w:val="0"/>
        </w:rPr>
        <w:t>百度之星程序设计大赛资格赛</w:t>
      </w:r>
      <w:r w:rsidRPr="000665B4">
        <w:rPr>
          <w:rFonts w:ascii="宋体" w:eastAsia="宋体" w:hAnsi="宋体"/>
          <w:b w:val="0"/>
        </w:rPr>
        <w:t>-1005-</w:t>
      </w:r>
      <w:r w:rsidRPr="000665B4">
        <w:rPr>
          <w:rFonts w:ascii="宋体" w:eastAsia="宋体" w:hAnsi="宋体" w:hint="eastAsia"/>
          <w:b w:val="0"/>
        </w:rPr>
        <w:t>序列计数</w:t>
      </w:r>
      <w:bookmarkEnd w:id="177"/>
      <w:r w:rsidR="00F73381" w:rsidRPr="000665B4">
        <w:rPr>
          <w:rFonts w:ascii="宋体" w:eastAsia="宋体" w:hAnsi="宋体"/>
          <w:b w:val="0"/>
        </w:rPr>
        <w:fldChar w:fldCharType="begin"/>
      </w:r>
      <w:r w:rsidR="00F73381" w:rsidRPr="000665B4">
        <w:rPr>
          <w:rFonts w:ascii="宋体" w:eastAsia="宋体" w:hAnsi="宋体"/>
        </w:rPr>
        <w:instrText xml:space="preserve"> XE "</w:instrText>
      </w:r>
      <w:r w:rsidR="00F73381" w:rsidRPr="000665B4">
        <w:rPr>
          <w:rFonts w:ascii="宋体" w:eastAsia="宋体" w:hAnsi="宋体" w:hint="eastAsia"/>
          <w:b w:val="0"/>
        </w:rPr>
        <w:instrText>√-</w:instrText>
      </w:r>
      <w:r w:rsidR="00F73381" w:rsidRPr="000665B4">
        <w:rPr>
          <w:rFonts w:ascii="宋体" w:eastAsia="宋体" w:hAnsi="宋体"/>
          <w:b w:val="0"/>
        </w:rPr>
        <w:instrText>2018</w:instrText>
      </w:r>
      <w:r w:rsidR="00F73381" w:rsidRPr="000665B4">
        <w:rPr>
          <w:rFonts w:ascii="宋体" w:eastAsia="宋体" w:hAnsi="宋体" w:hint="eastAsia"/>
          <w:b w:val="0"/>
        </w:rPr>
        <w:instrText>百度之星程序设计大赛资格赛</w:instrText>
      </w:r>
      <w:r w:rsidR="00F73381" w:rsidRPr="000665B4">
        <w:rPr>
          <w:rFonts w:ascii="宋体" w:eastAsia="宋体" w:hAnsi="宋体"/>
          <w:b w:val="0"/>
        </w:rPr>
        <w:instrText>-1005-</w:instrText>
      </w:r>
      <w:r w:rsidR="00F73381" w:rsidRPr="000665B4">
        <w:rPr>
          <w:rFonts w:ascii="宋体" w:eastAsia="宋体" w:hAnsi="宋体" w:hint="eastAsia"/>
          <w:b w:val="0"/>
        </w:rPr>
        <w:instrText>序列计数</w:instrText>
      </w:r>
      <w:r w:rsidR="00F73381" w:rsidRPr="000665B4">
        <w:rPr>
          <w:rFonts w:ascii="宋体" w:eastAsia="宋体" w:hAnsi="宋体"/>
        </w:rPr>
        <w:instrText xml:space="preserve">" \y "百度之星" </w:instrText>
      </w:r>
      <w:r w:rsidR="00F73381" w:rsidRPr="000665B4">
        <w:rPr>
          <w:rFonts w:ascii="宋体" w:eastAsia="宋体" w:hAnsi="宋体"/>
          <w:b w:val="0"/>
        </w:rPr>
        <w:fldChar w:fldCharType="end"/>
      </w:r>
    </w:p>
    <w:p w:rsidR="00D705CE" w:rsidRPr="000665B4" w:rsidRDefault="00D705CE" w:rsidP="00D705CE">
      <w:pPr>
        <w:rPr>
          <w:rFonts w:ascii="宋体" w:eastAsia="宋体" w:hAnsi="宋体"/>
        </w:rPr>
      </w:pPr>
      <w:r w:rsidRPr="000665B4">
        <w:rPr>
          <w:rFonts w:ascii="宋体" w:eastAsia="宋体" w:hAnsi="宋体" w:hint="eastAsia"/>
        </w:rPr>
        <w:t>【题意】</w:t>
      </w:r>
    </w:p>
    <w:p w:rsidR="00D705CE" w:rsidRPr="000665B4" w:rsidRDefault="00D705CE" w:rsidP="00D705CE">
      <w:pPr>
        <w:rPr>
          <w:rFonts w:ascii="宋体" w:eastAsia="宋体" w:hAnsi="宋体"/>
        </w:rPr>
      </w:pPr>
      <w:r w:rsidRPr="000665B4">
        <w:rPr>
          <w:rFonts w:ascii="宋体" w:eastAsia="宋体" w:hAnsi="宋体" w:hint="eastAsia"/>
        </w:rPr>
        <w:t xml:space="preserve">【TAG】LIS </w:t>
      </w:r>
      <w:r w:rsidRPr="000665B4">
        <w:rPr>
          <w:rFonts w:ascii="宋体" w:eastAsia="宋体" w:hAnsi="宋体"/>
        </w:rPr>
        <w:t xml:space="preserve">DP </w:t>
      </w:r>
      <w:r w:rsidRPr="000665B4">
        <w:rPr>
          <w:rFonts w:ascii="宋体" w:eastAsia="宋体" w:hAnsi="宋体" w:hint="eastAsia"/>
        </w:rPr>
        <w:t>树状数组 线段树 前缀和 随机</w:t>
      </w:r>
    </w:p>
    <w:p w:rsidR="00D705CE" w:rsidRPr="000665B4" w:rsidRDefault="00D705CE" w:rsidP="00D705CE">
      <w:pPr>
        <w:rPr>
          <w:rFonts w:ascii="宋体" w:eastAsia="宋体" w:hAnsi="宋体"/>
        </w:rPr>
      </w:pPr>
      <w:r w:rsidRPr="000665B4">
        <w:rPr>
          <w:rFonts w:ascii="宋体" w:eastAsia="宋体" w:hAnsi="宋体" w:hint="eastAsia"/>
        </w:rPr>
        <w:t>【题解】设dp[i][k]表示以第i个数字结尾，长度为k的上升子序列个数。</w:t>
      </w:r>
    </w:p>
    <w:p w:rsidR="00D705CE" w:rsidRPr="000665B4" w:rsidRDefault="00D705CE" w:rsidP="00D705CE">
      <w:pPr>
        <w:rPr>
          <w:rFonts w:ascii="宋体" w:eastAsia="宋体" w:hAnsi="宋体"/>
        </w:rPr>
      </w:pPr>
      <w:r w:rsidRPr="000665B4">
        <w:rPr>
          <w:rFonts w:ascii="宋体" w:eastAsia="宋体" w:hAnsi="宋体"/>
          <w:position w:val="-28"/>
        </w:rPr>
        <w:object w:dxaOrig="1960" w:dyaOrig="680">
          <v:shape id="_x0000_i1040" type="#_x0000_t75" style="width:133.5pt;height:45.75pt" o:ole="">
            <v:imagedata r:id="rId72" o:title=""/>
          </v:shape>
          <o:OLEObject Type="Embed" ProgID="Equation.DSMT4" ShapeID="_x0000_i1040" DrawAspect="Content" ObjectID="_1598124726" r:id="rId73"/>
        </w:object>
      </w:r>
    </w:p>
    <w:p w:rsidR="00D705CE" w:rsidRPr="000665B4" w:rsidRDefault="00F73381" w:rsidP="00D705CE">
      <w:pPr>
        <w:rPr>
          <w:rFonts w:ascii="宋体" w:eastAsia="宋体" w:hAnsi="宋体"/>
        </w:rPr>
      </w:pPr>
      <w:r w:rsidRPr="000665B4">
        <w:rPr>
          <w:rFonts w:ascii="宋体" w:eastAsia="宋体" w:hAnsi="宋体"/>
          <w:position w:val="-40"/>
        </w:rPr>
        <w:object w:dxaOrig="3440" w:dyaOrig="920">
          <v:shape id="_x0000_i1041" type="#_x0000_t75" style="width:321.75pt;height:85.5pt" o:ole="">
            <v:imagedata r:id="rId74" o:title=""/>
          </v:shape>
          <o:OLEObject Type="Embed" ProgID="Equation.DSMT4" ShapeID="_x0000_i1041" DrawAspect="Content" ObjectID="_1598124727" r:id="rId75"/>
        </w:object>
      </w:r>
    </w:p>
    <w:p w:rsidR="00F73381" w:rsidRPr="000665B4" w:rsidRDefault="00F73381" w:rsidP="00D705CE">
      <w:pPr>
        <w:rPr>
          <w:rFonts w:ascii="宋体" w:eastAsia="宋体" w:hAnsi="宋体"/>
        </w:rPr>
      </w:pPr>
      <w:r w:rsidRPr="000665B4">
        <w:rPr>
          <w:rFonts w:ascii="宋体" w:eastAsia="宋体" w:hAnsi="宋体" w:hint="eastAsia"/>
        </w:rPr>
        <w:t>在进行求和时，我们可以把数字1-</w:t>
      </w:r>
      <w:r w:rsidRPr="000665B4">
        <w:rPr>
          <w:rFonts w:ascii="宋体" w:eastAsia="宋体" w:hAnsi="宋体"/>
        </w:rPr>
        <w:t>n</w:t>
      </w:r>
      <w:r w:rsidRPr="000665B4">
        <w:rPr>
          <w:rFonts w:ascii="宋体" w:eastAsia="宋体" w:hAnsi="宋体" w:hint="eastAsia"/>
        </w:rPr>
        <w:t>按顺序把dp的值存着，这样每次就是查询一个数num[i]的位置前面的前缀和，可以用树状数组或线段树维护，同时可以再维护一个最大上升子序列，这样求最大上升子序列也可以查询前面的最大值完成，复杂度都是log。</w:t>
      </w:r>
    </w:p>
    <w:p w:rsidR="00F73381" w:rsidRPr="000665B4" w:rsidRDefault="00F73381" w:rsidP="00D705CE">
      <w:pPr>
        <w:rPr>
          <w:rFonts w:ascii="宋体" w:eastAsia="宋体" w:hAnsi="宋体"/>
        </w:rPr>
      </w:pPr>
      <w:r w:rsidRPr="000665B4">
        <w:rPr>
          <w:rFonts w:ascii="宋体" w:eastAsia="宋体" w:hAnsi="宋体" w:hint="eastAsia"/>
        </w:rPr>
        <w:t>这样做完处理发现，dp第一维是1e5每次查询log即使不计，第2维还是有1e5，但是题目中说了这1-n的排列是随机生成的，也就是说它最大上升子序列的长度其实是远小于最大值的。所以直接操作就可以过了。dp的第二维甚至应该比理论值少开一个数量级，否则会MLE。</w:t>
      </w:r>
    </w:p>
    <w:p w:rsidR="00D705CE" w:rsidRPr="000665B4" w:rsidRDefault="00D705CE" w:rsidP="00D705CE">
      <w:pPr>
        <w:rPr>
          <w:rFonts w:ascii="宋体" w:eastAsia="宋体" w:hAnsi="宋体"/>
        </w:rPr>
      </w:pPr>
      <w:r w:rsidRPr="000665B4">
        <w:rPr>
          <w:rFonts w:ascii="宋体" w:eastAsia="宋体" w:hAnsi="宋体" w:hint="eastAsia"/>
        </w:rPr>
        <w:t>【代码】</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0665B4">
        <w:rPr>
          <w:rStyle w:val="hljs-comment"/>
          <w:rFonts w:cs="Consolas"/>
          <w:color w:val="888888"/>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0665B4">
        <w:rPr>
          <w:rStyle w:val="hljs-comment"/>
          <w:rFonts w:cs="Consolas"/>
          <w:color w:val="888888"/>
        </w:rPr>
        <w:lastRenderedPageBreak/>
        <w:t>100</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0665B4">
        <w:rPr>
          <w:rStyle w:val="hljs-comment"/>
          <w:rFonts w:cs="Consolas"/>
          <w:color w:val="888888"/>
        </w:rPr>
        <w:t>50</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0665B4">
        <w:rPr>
          <w:rStyle w:val="hljs-comment"/>
          <w:rFonts w:cs="Consolas"/>
          <w:color w:val="888888"/>
        </w:rPr>
        <w:t>1 2 3 4 5 6 7 8 9 10 11 12 13 14 15 16 17 18 19 20 21 22 23 24 25 26 27 28 29 30 31 32 33 34 35 36 37 38 39 40 41 42 43 44 45 46 47 48 49 50</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comment"/>
          <w:rFonts w:cs="Consolas"/>
          <w:color w:val="888888"/>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preprocessor"/>
          <w:rFonts w:cs="Consolas"/>
          <w:color w:val="880000"/>
        </w:rPr>
        <w:t>#</w:t>
      </w:r>
      <w:r w:rsidRPr="000665B4">
        <w:rPr>
          <w:rStyle w:val="hljs-keyword"/>
          <w:rFonts w:cs="Consolas"/>
          <w:b/>
          <w:bCs/>
          <w:color w:val="880000"/>
        </w:rPr>
        <w:t>include</w:t>
      </w:r>
      <w:r w:rsidRPr="000665B4">
        <w:rPr>
          <w:rStyle w:val="hljs-preprocessor"/>
          <w:rFonts w:cs="Consolas"/>
          <w:color w:val="880000"/>
        </w:rPr>
        <w:t xml:space="preserve"> &lt;bits/stdc++.h&gt;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preprocessor"/>
          <w:rFonts w:cs="Consolas"/>
          <w:color w:val="880000"/>
        </w:rPr>
        <w:t>#</w:t>
      </w:r>
      <w:r w:rsidRPr="000665B4">
        <w:rPr>
          <w:rStyle w:val="hljs-keyword"/>
          <w:rFonts w:cs="Consolas"/>
          <w:b/>
          <w:bCs/>
          <w:color w:val="880000"/>
        </w:rPr>
        <w:t>define</w:t>
      </w:r>
      <w:r w:rsidRPr="000665B4">
        <w:rPr>
          <w:rStyle w:val="hljs-preprocessor"/>
          <w:rFonts w:cs="Consolas"/>
          <w:color w:val="880000"/>
        </w:rPr>
        <w:t xml:space="preserve"> ll long long</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preprocessor"/>
          <w:rFonts w:cs="Consolas"/>
          <w:color w:val="880000"/>
        </w:rPr>
        <w:t>#</w:t>
      </w:r>
      <w:r w:rsidRPr="000665B4">
        <w:rPr>
          <w:rStyle w:val="hljs-keyword"/>
          <w:rFonts w:cs="Consolas"/>
          <w:b/>
          <w:bCs/>
          <w:color w:val="880000"/>
        </w:rPr>
        <w:t>define</w:t>
      </w:r>
      <w:r w:rsidRPr="000665B4">
        <w:rPr>
          <w:rStyle w:val="hljs-preprocessor"/>
          <w:rFonts w:cs="Consolas"/>
          <w:color w:val="880000"/>
        </w:rPr>
        <w:t xml:space="preserve"> MODN 1000000007</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preprocessor"/>
          <w:rFonts w:cs="Consolas"/>
          <w:color w:val="880000"/>
        </w:rPr>
        <w:t>#</w:t>
      </w:r>
      <w:r w:rsidRPr="000665B4">
        <w:rPr>
          <w:rStyle w:val="hljs-keyword"/>
          <w:rFonts w:cs="Consolas"/>
          <w:b/>
          <w:bCs/>
          <w:color w:val="880000"/>
        </w:rPr>
        <w:t>define</w:t>
      </w:r>
      <w:r w:rsidRPr="000665B4">
        <w:rPr>
          <w:rStyle w:val="hljs-preprocessor"/>
          <w:rFonts w:cs="Consolas"/>
          <w:color w:val="880000"/>
        </w:rPr>
        <w:t xml:space="preserve"> MAXN 10010</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using</w:t>
      </w:r>
      <w:r w:rsidRPr="000665B4">
        <w:rPr>
          <w:rStyle w:val="HTML2"/>
          <w:rFonts w:cs="Consolas"/>
          <w:color w:val="000000"/>
        </w:rPr>
        <w:t xml:space="preserve"> </w:t>
      </w:r>
      <w:r w:rsidRPr="000665B4">
        <w:rPr>
          <w:rStyle w:val="hljs-keyword"/>
          <w:rFonts w:cs="Consolas"/>
          <w:b/>
          <w:bCs/>
          <w:color w:val="000000"/>
        </w:rPr>
        <w:t>namespace</w:t>
      </w:r>
      <w:r w:rsidRPr="000665B4">
        <w:rPr>
          <w:rStyle w:val="HTML2"/>
          <w:rFonts w:cs="Consolas"/>
          <w:color w:val="000000"/>
        </w:rPr>
        <w:t xml:space="preserve"> </w:t>
      </w:r>
      <w:r w:rsidRPr="000665B4">
        <w:rPr>
          <w:rStyle w:val="hljs-builtin"/>
          <w:rFonts w:cs="Consolas"/>
          <w:b/>
          <w:bCs/>
          <w:color w:val="000000"/>
        </w:rPr>
        <w:t>std</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int</w:t>
      </w:r>
      <w:r w:rsidRPr="000665B4">
        <w:rPr>
          <w:rStyle w:val="HTML2"/>
          <w:rFonts w:cs="Consolas"/>
          <w:color w:val="000000"/>
        </w:rPr>
        <w:t xml:space="preserve"> n,num[MAXN],dp[MAXN][</w:t>
      </w:r>
      <w:r w:rsidRPr="000665B4">
        <w:rPr>
          <w:rStyle w:val="hljs-number"/>
          <w:rFonts w:cs="Consolas"/>
          <w:color w:val="008800"/>
        </w:rPr>
        <w:t>1000</w:t>
      </w:r>
      <w:r w:rsidRPr="000665B4">
        <w:rPr>
          <w:rStyle w:val="HTML2"/>
          <w:rFonts w:cs="Consolas"/>
          <w:color w:val="000000"/>
        </w:rPr>
        <w:t>],maxlen[MAXN];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void</w:t>
      </w:r>
      <w:r w:rsidRPr="000665B4">
        <w:rPr>
          <w:rStyle w:val="hljs-function"/>
          <w:rFonts w:cs="Consolas"/>
          <w:color w:val="000000"/>
        </w:rPr>
        <w:t xml:space="preserve"> </w:t>
      </w:r>
      <w:r w:rsidRPr="000665B4">
        <w:rPr>
          <w:rStyle w:val="hljs-title"/>
          <w:rFonts w:cs="Consolas"/>
          <w:b/>
          <w:bCs/>
          <w:color w:val="880000"/>
        </w:rPr>
        <w:t>init</w:t>
      </w:r>
      <w:r w:rsidRPr="000665B4">
        <w:rPr>
          <w:rStyle w:val="hljs-params"/>
          <w:rFonts w:cs="Consolas"/>
          <w:color w:val="000000"/>
        </w:rPr>
        <w:t>()</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0</w:t>
      </w:r>
      <w:r w:rsidRPr="000665B4">
        <w:rPr>
          <w:rStyle w:val="HTML2"/>
          <w:rFonts w:cs="Consolas"/>
          <w:color w:val="000000"/>
        </w:rPr>
        <w:t xml:space="preserve">;i&lt;=n;i++) </w:t>
      </w:r>
      <w:r w:rsidRPr="000665B4">
        <w:rPr>
          <w:rStyle w:val="hljs-builtin"/>
          <w:rFonts w:cs="Consolas"/>
          <w:b/>
          <w:bCs/>
          <w:color w:val="000000"/>
        </w:rPr>
        <w:t>memset</w:t>
      </w:r>
      <w:r w:rsidRPr="000665B4">
        <w:rPr>
          <w:rStyle w:val="HTML2"/>
          <w:rFonts w:cs="Consolas"/>
          <w:color w:val="000000"/>
        </w:rPr>
        <w:t>(dp[i],</w:t>
      </w:r>
      <w:r w:rsidRPr="000665B4">
        <w:rPr>
          <w:rStyle w:val="hljs-number"/>
          <w:rFonts w:cs="Consolas"/>
          <w:color w:val="008800"/>
        </w:rPr>
        <w:t>0</w:t>
      </w:r>
      <w:r w:rsidRPr="000665B4">
        <w:rPr>
          <w:rStyle w:val="HTML2"/>
          <w:rFonts w:cs="Consolas"/>
          <w:color w:val="000000"/>
        </w:rPr>
        <w:t>,</w:t>
      </w:r>
      <w:r w:rsidRPr="000665B4">
        <w:rPr>
          <w:rStyle w:val="hljs-keyword"/>
          <w:rFonts w:cs="Consolas"/>
          <w:b/>
          <w:bCs/>
          <w:color w:val="000000"/>
        </w:rPr>
        <w:t>sizeof</w:t>
      </w:r>
      <w:r w:rsidRPr="000665B4">
        <w:rPr>
          <w:rStyle w:val="HTML2"/>
          <w:rFonts w:cs="Consolas"/>
          <w:color w:val="000000"/>
        </w:rPr>
        <w:t>(dp[i]));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memset</w:t>
      </w:r>
      <w:r w:rsidRPr="000665B4">
        <w:rPr>
          <w:rStyle w:val="HTML2"/>
          <w:rFonts w:cs="Consolas"/>
          <w:color w:val="000000"/>
        </w:rPr>
        <w:t>(maxlen,</w:t>
      </w:r>
      <w:r w:rsidRPr="000665B4">
        <w:rPr>
          <w:rStyle w:val="hljs-number"/>
          <w:rFonts w:cs="Consolas"/>
          <w:color w:val="008800"/>
        </w:rPr>
        <w:t>0</w:t>
      </w:r>
      <w:r w:rsidRPr="000665B4">
        <w:rPr>
          <w:rStyle w:val="HTML2"/>
          <w:rFonts w:cs="Consolas"/>
          <w:color w:val="000000"/>
        </w:rPr>
        <w:t>,</w:t>
      </w:r>
      <w:r w:rsidRPr="000665B4">
        <w:rPr>
          <w:rStyle w:val="hljs-keyword"/>
          <w:rFonts w:cs="Consolas"/>
          <w:b/>
          <w:bCs/>
          <w:color w:val="000000"/>
        </w:rPr>
        <w:t>sizeof</w:t>
      </w:r>
      <w:r w:rsidRPr="000665B4">
        <w:rPr>
          <w:rStyle w:val="HTML2"/>
          <w:rFonts w:cs="Consolas"/>
          <w:color w:val="000000"/>
        </w:rPr>
        <w:t>(maxlen));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int</w:t>
      </w:r>
      <w:r w:rsidRPr="000665B4">
        <w:rPr>
          <w:rStyle w:val="hljs-function"/>
          <w:rFonts w:cs="Consolas"/>
          <w:color w:val="000000"/>
        </w:rPr>
        <w:t xml:space="preserve"> </w:t>
      </w:r>
      <w:r w:rsidRPr="000665B4">
        <w:rPr>
          <w:rStyle w:val="hljs-title"/>
          <w:rFonts w:cs="Consolas"/>
          <w:b/>
          <w:bCs/>
          <w:color w:val="880000"/>
        </w:rPr>
        <w:t>lowbit</w:t>
      </w:r>
      <w:r w:rsidRPr="000665B4">
        <w:rPr>
          <w:rStyle w:val="hljs-params"/>
          <w:rFonts w:cs="Consolas"/>
          <w:color w:val="000000"/>
        </w:rPr>
        <w:t>(</w:t>
      </w:r>
      <w:r w:rsidRPr="000665B4">
        <w:rPr>
          <w:rStyle w:val="hljs-keyword"/>
          <w:rFonts w:cs="Consolas"/>
          <w:b/>
          <w:bCs/>
          <w:color w:val="000000"/>
        </w:rPr>
        <w:t>int</w:t>
      </w:r>
      <w:r w:rsidRPr="000665B4">
        <w:rPr>
          <w:rStyle w:val="hljs-params"/>
          <w:rFonts w:cs="Consolas"/>
          <w:color w:val="000000"/>
        </w:rPr>
        <w:t xml:space="preserve"> x)</w:t>
      </w:r>
      <w:r w:rsidRPr="000665B4">
        <w:rPr>
          <w:rStyle w:val="HTML2"/>
          <w:rFonts w:cs="Consolas"/>
          <w:color w:val="000000"/>
        </w:rPr>
        <w:t>{</w:t>
      </w:r>
      <w:r w:rsidRPr="000665B4">
        <w:rPr>
          <w:rStyle w:val="hljs-keyword"/>
          <w:rFonts w:cs="Consolas"/>
          <w:b/>
          <w:bCs/>
          <w:color w:val="000000"/>
        </w:rPr>
        <w:t>return</w:t>
      </w:r>
      <w:r w:rsidRPr="000665B4">
        <w:rPr>
          <w:rStyle w:val="HTML2"/>
          <w:rFonts w:cs="Consolas"/>
          <w:color w:val="000000"/>
        </w:rPr>
        <w:t xml:space="preserve"> x&amp;(-x);}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int</w:t>
      </w:r>
      <w:r w:rsidRPr="000665B4">
        <w:rPr>
          <w:rStyle w:val="hljs-function"/>
          <w:rFonts w:cs="Consolas"/>
          <w:color w:val="000000"/>
        </w:rPr>
        <w:t xml:space="preserve"> </w:t>
      </w:r>
      <w:r w:rsidRPr="000665B4">
        <w:rPr>
          <w:rStyle w:val="hljs-title"/>
          <w:rFonts w:cs="Consolas"/>
          <w:b/>
          <w:bCs/>
          <w:color w:val="880000"/>
        </w:rPr>
        <w:t>query_sum</w:t>
      </w:r>
      <w:r w:rsidRPr="000665B4">
        <w:rPr>
          <w:rStyle w:val="hljs-params"/>
          <w:rFonts w:cs="Consolas"/>
          <w:color w:val="000000"/>
        </w:rPr>
        <w:t>(</w:t>
      </w:r>
      <w:r w:rsidRPr="000665B4">
        <w:rPr>
          <w:rStyle w:val="hljs-keyword"/>
          <w:rFonts w:cs="Consolas"/>
          <w:b/>
          <w:bCs/>
          <w:color w:val="000000"/>
        </w:rPr>
        <w:t>int</w:t>
      </w:r>
      <w:r w:rsidRPr="000665B4">
        <w:rPr>
          <w:rStyle w:val="hljs-params"/>
          <w:rFonts w:cs="Consolas"/>
          <w:color w:val="000000"/>
        </w:rPr>
        <w:t xml:space="preserve"> x,</w:t>
      </w:r>
      <w:r w:rsidRPr="000665B4">
        <w:rPr>
          <w:rStyle w:val="hljs-keyword"/>
          <w:rFonts w:cs="Consolas"/>
          <w:b/>
          <w:bCs/>
          <w:color w:val="000000"/>
        </w:rPr>
        <w:t>int</w:t>
      </w:r>
      <w:r w:rsidRPr="000665B4">
        <w:rPr>
          <w:rStyle w:val="hljs-params"/>
          <w:rFonts w:cs="Consolas"/>
          <w:color w:val="000000"/>
        </w:rPr>
        <w:t xml:space="preserve"> k)</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ans=</w:t>
      </w:r>
      <w:r w:rsidRPr="000665B4">
        <w:rPr>
          <w:rStyle w:val="hljs-number"/>
          <w:rFonts w:cs="Consolas"/>
          <w:color w:val="008800"/>
        </w:rPr>
        <w:t>0</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while</w:t>
      </w:r>
      <w:r w:rsidRPr="000665B4">
        <w:rPr>
          <w:rStyle w:val="HTML2"/>
          <w:rFonts w:cs="Consolas"/>
          <w:color w:val="000000"/>
        </w:rPr>
        <w:t>(x){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ans=(ans+dp[x][k])%MODN;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x-=lowbit(x);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 xml:space="preserve"> ans;</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void</w:t>
      </w:r>
      <w:r w:rsidRPr="000665B4">
        <w:rPr>
          <w:rStyle w:val="hljs-function"/>
          <w:rFonts w:cs="Consolas"/>
          <w:color w:val="000000"/>
        </w:rPr>
        <w:t xml:space="preserve"> </w:t>
      </w:r>
      <w:r w:rsidRPr="000665B4">
        <w:rPr>
          <w:rStyle w:val="hljs-title"/>
          <w:rFonts w:cs="Consolas"/>
          <w:b/>
          <w:bCs/>
          <w:color w:val="880000"/>
        </w:rPr>
        <w:t>update_sum</w:t>
      </w:r>
      <w:r w:rsidRPr="000665B4">
        <w:rPr>
          <w:rStyle w:val="hljs-params"/>
          <w:rFonts w:cs="Consolas"/>
          <w:color w:val="000000"/>
        </w:rPr>
        <w:t>(</w:t>
      </w:r>
      <w:r w:rsidRPr="000665B4">
        <w:rPr>
          <w:rStyle w:val="hljs-keyword"/>
          <w:rFonts w:cs="Consolas"/>
          <w:b/>
          <w:bCs/>
          <w:color w:val="000000"/>
        </w:rPr>
        <w:t>int</w:t>
      </w:r>
      <w:r w:rsidRPr="000665B4">
        <w:rPr>
          <w:rStyle w:val="hljs-params"/>
          <w:rFonts w:cs="Consolas"/>
          <w:color w:val="000000"/>
        </w:rPr>
        <w:t xml:space="preserve"> x,</w:t>
      </w:r>
      <w:r w:rsidRPr="000665B4">
        <w:rPr>
          <w:rStyle w:val="hljs-keyword"/>
          <w:rFonts w:cs="Consolas"/>
          <w:b/>
          <w:bCs/>
          <w:color w:val="000000"/>
        </w:rPr>
        <w:t>int</w:t>
      </w:r>
      <w:r w:rsidRPr="000665B4">
        <w:rPr>
          <w:rStyle w:val="hljs-params"/>
          <w:rFonts w:cs="Consolas"/>
          <w:color w:val="000000"/>
        </w:rPr>
        <w:t xml:space="preserve"> k,</w:t>
      </w:r>
      <w:r w:rsidRPr="000665B4">
        <w:rPr>
          <w:rStyle w:val="hljs-keyword"/>
          <w:rFonts w:cs="Consolas"/>
          <w:b/>
          <w:bCs/>
          <w:color w:val="000000"/>
        </w:rPr>
        <w:t>int</w:t>
      </w:r>
      <w:r w:rsidRPr="000665B4">
        <w:rPr>
          <w:rStyle w:val="hljs-params"/>
          <w:rFonts w:cs="Consolas"/>
          <w:color w:val="000000"/>
        </w:rPr>
        <w:t xml:space="preserve"> num)</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while</w:t>
      </w:r>
      <w:r w:rsidRPr="000665B4">
        <w:rPr>
          <w:rStyle w:val="HTML2"/>
          <w:rFonts w:cs="Consolas"/>
          <w:color w:val="000000"/>
        </w:rPr>
        <w:t>(x&lt;=n){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dp[x][k]=(dp[x][k]+num)%MODN;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x+=lowbit(x);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int</w:t>
      </w:r>
      <w:r w:rsidRPr="000665B4">
        <w:rPr>
          <w:rStyle w:val="hljs-function"/>
          <w:rFonts w:cs="Consolas"/>
          <w:color w:val="000000"/>
        </w:rPr>
        <w:t xml:space="preserve"> </w:t>
      </w:r>
      <w:r w:rsidRPr="000665B4">
        <w:rPr>
          <w:rStyle w:val="hljs-title"/>
          <w:rFonts w:cs="Consolas"/>
          <w:b/>
          <w:bCs/>
          <w:color w:val="880000"/>
        </w:rPr>
        <w:t>query_max</w:t>
      </w:r>
      <w:r w:rsidRPr="000665B4">
        <w:rPr>
          <w:rStyle w:val="hljs-params"/>
          <w:rFonts w:cs="Consolas"/>
          <w:color w:val="000000"/>
        </w:rPr>
        <w:t>(</w:t>
      </w:r>
      <w:r w:rsidRPr="000665B4">
        <w:rPr>
          <w:rStyle w:val="hljs-keyword"/>
          <w:rFonts w:cs="Consolas"/>
          <w:b/>
          <w:bCs/>
          <w:color w:val="000000"/>
        </w:rPr>
        <w:t>int</w:t>
      </w:r>
      <w:r w:rsidRPr="000665B4">
        <w:rPr>
          <w:rStyle w:val="hljs-params"/>
          <w:rFonts w:cs="Consolas"/>
          <w:color w:val="000000"/>
        </w:rPr>
        <w:t xml:space="preserve"> x)</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ans=</w:t>
      </w:r>
      <w:r w:rsidRPr="000665B4">
        <w:rPr>
          <w:rStyle w:val="hljs-number"/>
          <w:rFonts w:cs="Consolas"/>
          <w:color w:val="008800"/>
        </w:rPr>
        <w:t>0</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while</w:t>
      </w:r>
      <w:r w:rsidRPr="000665B4">
        <w:rPr>
          <w:rStyle w:val="HTML2"/>
          <w:rFonts w:cs="Consolas"/>
          <w:color w:val="000000"/>
        </w:rPr>
        <w:t>(x){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ans=max(ans,maxlen[x]);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x-=lowbit(x);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 xml:space="preserve"> ans;</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lastRenderedPageBreak/>
        <w:t>void</w:t>
      </w:r>
      <w:r w:rsidRPr="000665B4">
        <w:rPr>
          <w:rStyle w:val="hljs-function"/>
          <w:rFonts w:cs="Consolas"/>
          <w:color w:val="000000"/>
        </w:rPr>
        <w:t xml:space="preserve"> </w:t>
      </w:r>
      <w:r w:rsidRPr="000665B4">
        <w:rPr>
          <w:rStyle w:val="hljs-title"/>
          <w:rFonts w:cs="Consolas"/>
          <w:b/>
          <w:bCs/>
          <w:color w:val="880000"/>
        </w:rPr>
        <w:t>update_max</w:t>
      </w:r>
      <w:r w:rsidRPr="000665B4">
        <w:rPr>
          <w:rStyle w:val="hljs-params"/>
          <w:rFonts w:cs="Consolas"/>
          <w:color w:val="000000"/>
        </w:rPr>
        <w:t>(</w:t>
      </w:r>
      <w:r w:rsidRPr="000665B4">
        <w:rPr>
          <w:rStyle w:val="hljs-keyword"/>
          <w:rFonts w:cs="Consolas"/>
          <w:b/>
          <w:bCs/>
          <w:color w:val="000000"/>
        </w:rPr>
        <w:t>int</w:t>
      </w:r>
      <w:r w:rsidRPr="000665B4">
        <w:rPr>
          <w:rStyle w:val="hljs-params"/>
          <w:rFonts w:cs="Consolas"/>
          <w:color w:val="000000"/>
        </w:rPr>
        <w:t xml:space="preserve"> x,</w:t>
      </w:r>
      <w:r w:rsidRPr="000665B4">
        <w:rPr>
          <w:rStyle w:val="hljs-keyword"/>
          <w:rFonts w:cs="Consolas"/>
          <w:b/>
          <w:bCs/>
          <w:color w:val="000000"/>
        </w:rPr>
        <w:t>int</w:t>
      </w:r>
      <w:r w:rsidRPr="000665B4">
        <w:rPr>
          <w:rStyle w:val="hljs-params"/>
          <w:rFonts w:cs="Consolas"/>
          <w:color w:val="000000"/>
        </w:rPr>
        <w:t xml:space="preserve"> num)</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while</w:t>
      </w:r>
      <w:r w:rsidRPr="000665B4">
        <w:rPr>
          <w:rStyle w:val="HTML2"/>
          <w:rFonts w:cs="Consolas"/>
          <w:color w:val="000000"/>
        </w:rPr>
        <w:t>(x&lt;=n){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maxlen[x]=max(maxlen[x],num);</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x+=lowbit(x);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0665B4">
        <w:rPr>
          <w:rStyle w:val="hljs-keyword"/>
          <w:rFonts w:cs="Consolas"/>
          <w:b/>
          <w:bCs/>
          <w:color w:val="000000"/>
        </w:rPr>
        <w:t>int</w:t>
      </w:r>
      <w:r w:rsidRPr="000665B4">
        <w:rPr>
          <w:rStyle w:val="hljs-function"/>
          <w:rFonts w:cs="Consolas"/>
          <w:color w:val="000000"/>
        </w:rPr>
        <w:t xml:space="preserve"> </w:t>
      </w:r>
      <w:r w:rsidRPr="000665B4">
        <w:rPr>
          <w:rStyle w:val="hljs-title"/>
          <w:rFonts w:cs="Consolas"/>
          <w:b/>
          <w:bCs/>
          <w:color w:val="880000"/>
        </w:rPr>
        <w:t>main</w:t>
      </w:r>
      <w:r w:rsidRPr="000665B4">
        <w:rPr>
          <w:rStyle w:val="hljs-params"/>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scanf</w:t>
      </w:r>
      <w:r w:rsidRPr="000665B4">
        <w:rPr>
          <w:rStyle w:val="HTML2"/>
          <w:rFonts w:cs="Consolas"/>
          <w:color w:val="000000"/>
        </w:rPr>
        <w:t>(</w:t>
      </w:r>
      <w:r w:rsidRPr="000665B4">
        <w:rPr>
          <w:rStyle w:val="hljs-string"/>
          <w:rFonts w:cs="Consolas"/>
          <w:color w:val="880000"/>
        </w:rPr>
        <w:t>"%d"</w:t>
      </w:r>
      <w:r w:rsidRPr="000665B4">
        <w:rPr>
          <w:rStyle w:val="HTML2"/>
          <w:rFonts w:cs="Consolas"/>
          <w:color w:val="000000"/>
        </w:rPr>
        <w:t>,&amp;t);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casenum=</w:t>
      </w:r>
      <w:r w:rsidRPr="000665B4">
        <w:rPr>
          <w:rStyle w:val="hljs-number"/>
          <w:rFonts w:cs="Consolas"/>
          <w:color w:val="008800"/>
        </w:rPr>
        <w:t>1</w:t>
      </w:r>
      <w:r w:rsidRPr="000665B4">
        <w:rPr>
          <w:rStyle w:val="HTML2"/>
          <w:rFonts w:cs="Consolas"/>
          <w:color w:val="000000"/>
        </w:rPr>
        <w:t>;casenum&lt;=t;casenum++){</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init();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scanf</w:t>
      </w:r>
      <w:r w:rsidRPr="000665B4">
        <w:rPr>
          <w:rStyle w:val="HTML2"/>
          <w:rFonts w:cs="Consolas"/>
          <w:color w:val="000000"/>
        </w:rPr>
        <w:t>(</w:t>
      </w:r>
      <w:r w:rsidRPr="000665B4">
        <w:rPr>
          <w:rStyle w:val="hljs-string"/>
          <w:rFonts w:cs="Consolas"/>
          <w:color w:val="880000"/>
        </w:rPr>
        <w:t>"%d"</w:t>
      </w:r>
      <w:r w:rsidRPr="000665B4">
        <w:rPr>
          <w:rStyle w:val="HTML2"/>
          <w:rFonts w:cs="Consolas"/>
          <w:color w:val="000000"/>
        </w:rPr>
        <w:t>,&amp;n);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ans[MAXN];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memset</w:t>
      </w:r>
      <w:r w:rsidRPr="000665B4">
        <w:rPr>
          <w:rStyle w:val="HTML2"/>
          <w:rFonts w:cs="Consolas"/>
          <w:color w:val="000000"/>
        </w:rPr>
        <w:t>(ans,</w:t>
      </w:r>
      <w:r w:rsidRPr="000665B4">
        <w:rPr>
          <w:rStyle w:val="hljs-number"/>
          <w:rFonts w:cs="Consolas"/>
          <w:color w:val="008800"/>
        </w:rPr>
        <w:t>0</w:t>
      </w:r>
      <w:r w:rsidRPr="000665B4">
        <w:rPr>
          <w:rStyle w:val="HTML2"/>
          <w:rFonts w:cs="Consolas"/>
          <w:color w:val="000000"/>
        </w:rPr>
        <w:t>,</w:t>
      </w:r>
      <w:r w:rsidRPr="000665B4">
        <w:rPr>
          <w:rStyle w:val="hljs-keyword"/>
          <w:rFonts w:cs="Consolas"/>
          <w:b/>
          <w:bCs/>
          <w:color w:val="000000"/>
        </w:rPr>
        <w:t>sizeof</w:t>
      </w:r>
      <w:r w:rsidRPr="000665B4">
        <w:rPr>
          <w:rStyle w:val="HTML2"/>
          <w:rFonts w:cs="Consolas"/>
          <w:color w:val="000000"/>
        </w:rPr>
        <w:t>(ans));</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;i&lt;=n;i++){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scanf</w:t>
      </w:r>
      <w:r w:rsidRPr="000665B4">
        <w:rPr>
          <w:rStyle w:val="HTML2"/>
          <w:rFonts w:cs="Consolas"/>
          <w:color w:val="000000"/>
        </w:rPr>
        <w:t>(</w:t>
      </w:r>
      <w:r w:rsidRPr="000665B4">
        <w:rPr>
          <w:rStyle w:val="hljs-string"/>
          <w:rFonts w:cs="Consolas"/>
          <w:color w:val="880000"/>
        </w:rPr>
        <w:t>"%d"</w:t>
      </w:r>
      <w:r w:rsidRPr="000665B4">
        <w:rPr>
          <w:rStyle w:val="HTML2"/>
          <w:rFonts w:cs="Consolas"/>
          <w:color w:val="000000"/>
        </w:rPr>
        <w:t>,&amp;num[i]);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nowmaxlen=query_max(num[i]-</w:t>
      </w:r>
      <w:r w:rsidRPr="000665B4">
        <w:rPr>
          <w:rStyle w:val="hljs-number"/>
          <w:rFonts w:cs="Consolas"/>
          <w:color w:val="008800"/>
        </w:rPr>
        <w:t>1</w:t>
      </w:r>
      <w:r w:rsidRPr="000665B4">
        <w:rPr>
          <w:rStyle w:val="HTML2"/>
          <w:rFonts w:cs="Consolas"/>
          <w:color w:val="000000"/>
        </w:rPr>
        <w:t>)+</w:t>
      </w:r>
      <w:r w:rsidRPr="000665B4">
        <w:rPr>
          <w:rStyle w:val="hljs-number"/>
          <w:rFonts w:cs="Consolas"/>
          <w:color w:val="008800"/>
        </w:rPr>
        <w:t>1</w:t>
      </w:r>
      <w:r w:rsidRPr="000665B4">
        <w:rPr>
          <w:rStyle w:val="HTML2"/>
          <w:rFonts w:cs="Consolas"/>
          <w:color w:val="000000"/>
        </w:rPr>
        <w:t>,temp[MAXN];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update_max(num[i],nowmaxlen);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ans[</w:t>
      </w:r>
      <w:r w:rsidRPr="000665B4">
        <w:rPr>
          <w:rStyle w:val="hljs-number"/>
          <w:rFonts w:cs="Consolas"/>
          <w:color w:val="008800"/>
        </w:rPr>
        <w:t>1</w:t>
      </w:r>
      <w:r w:rsidRPr="000665B4">
        <w:rPr>
          <w:rStyle w:val="HTML2"/>
          <w:rFonts w:cs="Consolas"/>
          <w:color w:val="000000"/>
        </w:rPr>
        <w:t>]=(ans[</w:t>
      </w:r>
      <w:r w:rsidRPr="000665B4">
        <w:rPr>
          <w:rStyle w:val="hljs-number"/>
          <w:rFonts w:cs="Consolas"/>
          <w:color w:val="008800"/>
        </w:rPr>
        <w:t>1</w:t>
      </w:r>
      <w:r w:rsidRPr="000665B4">
        <w:rPr>
          <w:rStyle w:val="HTML2"/>
          <w:rFonts w:cs="Consolas"/>
          <w:color w:val="000000"/>
        </w:rPr>
        <w:t>]+</w:t>
      </w:r>
      <w:r w:rsidRPr="000665B4">
        <w:rPr>
          <w:rStyle w:val="hljs-number"/>
          <w:rFonts w:cs="Consolas"/>
          <w:color w:val="008800"/>
        </w:rPr>
        <w:t>1</w:t>
      </w:r>
      <w:r w:rsidRPr="000665B4">
        <w:rPr>
          <w:rStyle w:val="HTML2"/>
          <w:rFonts w:cs="Consolas"/>
          <w:color w:val="000000"/>
        </w:rPr>
        <w:t>)%MODN;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update_sum(num[i],</w:t>
      </w:r>
      <w:r w:rsidRPr="000665B4">
        <w:rPr>
          <w:rStyle w:val="hljs-number"/>
          <w:rFonts w:cs="Consolas"/>
          <w:color w:val="008800"/>
        </w:rPr>
        <w:t>1</w:t>
      </w:r>
      <w:r w:rsidRPr="000665B4">
        <w:rPr>
          <w:rStyle w:val="HTML2"/>
          <w:rFonts w:cs="Consolas"/>
          <w:color w:val="000000"/>
        </w:rPr>
        <w:t>,</w:t>
      </w:r>
      <w:r w:rsidRPr="000665B4">
        <w:rPr>
          <w:rStyle w:val="hljs-number"/>
          <w:rFonts w:cs="Consolas"/>
          <w:color w:val="008800"/>
        </w:rPr>
        <w:t>1</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j=</w:t>
      </w:r>
      <w:r w:rsidRPr="000665B4">
        <w:rPr>
          <w:rStyle w:val="hljs-number"/>
          <w:rFonts w:cs="Consolas"/>
          <w:color w:val="008800"/>
        </w:rPr>
        <w:t>2</w:t>
      </w:r>
      <w:r w:rsidRPr="000665B4">
        <w:rPr>
          <w:rStyle w:val="HTML2"/>
          <w:rFonts w:cs="Consolas"/>
          <w:color w:val="000000"/>
        </w:rPr>
        <w:t>;j&lt;=nowmaxlen;j++){</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temp[j]=query_sum(num[i]-</w:t>
      </w:r>
      <w:r w:rsidRPr="000665B4">
        <w:rPr>
          <w:rStyle w:val="hljs-number"/>
          <w:rFonts w:cs="Consolas"/>
          <w:color w:val="008800"/>
        </w:rPr>
        <w:t>1</w:t>
      </w:r>
      <w:r w:rsidRPr="000665B4">
        <w:rPr>
          <w:rStyle w:val="HTML2"/>
          <w:rFonts w:cs="Consolas"/>
          <w:color w:val="000000"/>
        </w:rPr>
        <w:t>,j-</w:t>
      </w:r>
      <w:r w:rsidRPr="000665B4">
        <w:rPr>
          <w:rStyle w:val="hljs-number"/>
          <w:rFonts w:cs="Consolas"/>
          <w:color w:val="008800"/>
        </w:rPr>
        <w:t>1</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ans[j]=(ans[j]+temp[j])%MODN;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update_sum(num[i],j,temp[j]);</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printf</w:t>
      </w:r>
      <w:r w:rsidRPr="000665B4">
        <w:rPr>
          <w:rStyle w:val="HTML2"/>
          <w:rFonts w:cs="Consolas"/>
          <w:color w:val="000000"/>
        </w:rPr>
        <w:t>(</w:t>
      </w:r>
      <w:r w:rsidRPr="000665B4">
        <w:rPr>
          <w:rStyle w:val="hljs-string"/>
          <w:rFonts w:cs="Consolas"/>
          <w:color w:val="880000"/>
        </w:rPr>
        <w:t>"Case #%d:"</w:t>
      </w:r>
      <w:r w:rsidRPr="000665B4">
        <w:rPr>
          <w:rStyle w:val="HTML2"/>
          <w:rFonts w:cs="Consolas"/>
          <w:color w:val="000000"/>
        </w:rPr>
        <w:t>,casenum);</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 xml:space="preserve">;i&lt;=n;i++) </w:t>
      </w:r>
      <w:r w:rsidRPr="000665B4">
        <w:rPr>
          <w:rStyle w:val="hljs-builtin"/>
          <w:rFonts w:cs="Consolas"/>
          <w:b/>
          <w:bCs/>
          <w:color w:val="000000"/>
        </w:rPr>
        <w:t>printf</w:t>
      </w:r>
      <w:r w:rsidRPr="000665B4">
        <w:rPr>
          <w:rStyle w:val="HTML2"/>
          <w:rFonts w:cs="Consolas"/>
          <w:color w:val="000000"/>
        </w:rPr>
        <w:t>(</w:t>
      </w:r>
      <w:r w:rsidRPr="000665B4">
        <w:rPr>
          <w:rStyle w:val="hljs-string"/>
          <w:rFonts w:cs="Consolas"/>
          <w:color w:val="880000"/>
        </w:rPr>
        <w:t>" %d"</w:t>
      </w:r>
      <w:r w:rsidRPr="000665B4">
        <w:rPr>
          <w:rStyle w:val="HTML2"/>
          <w:rFonts w:cs="Consolas"/>
          <w:color w:val="000000"/>
        </w:rPr>
        <w:t>,ans[i]);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builtin"/>
          <w:rFonts w:cs="Consolas"/>
          <w:b/>
          <w:bCs/>
          <w:color w:val="000000"/>
        </w:rPr>
        <w:t>printf</w:t>
      </w:r>
      <w:r w:rsidRPr="000665B4">
        <w:rPr>
          <w:rStyle w:val="HTML2"/>
          <w:rFonts w:cs="Consolas"/>
          <w:color w:val="000000"/>
        </w:rPr>
        <w:t>(</w:t>
      </w:r>
      <w:r w:rsidRPr="000665B4">
        <w:rPr>
          <w:rStyle w:val="hljs-string"/>
          <w:rFonts w:cs="Consolas"/>
          <w:color w:val="880000"/>
        </w:rPr>
        <w:t>"\n"</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 xml:space="preserve"> </w:t>
      </w:r>
      <w:r w:rsidRPr="000665B4">
        <w:rPr>
          <w:rStyle w:val="hljs-number"/>
          <w:rFonts w:cs="Consolas"/>
          <w:color w:val="008800"/>
        </w:rPr>
        <w:t>0</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0665B4">
        <w:rPr>
          <w:rStyle w:val="HTML2"/>
          <w:rFonts w:cs="Consolas"/>
          <w:color w:val="000000"/>
        </w:rPr>
        <w:t>}</w:t>
      </w:r>
    </w:p>
    <w:p w:rsidR="00F27F4C" w:rsidRPr="000665B4" w:rsidRDefault="00F27F4C" w:rsidP="00F27F4C">
      <w:pPr>
        <w:pStyle w:val="3"/>
        <w:rPr>
          <w:rFonts w:ascii="宋体" w:eastAsia="宋体" w:hAnsi="宋体"/>
          <w:b w:val="0"/>
        </w:rPr>
      </w:pPr>
      <w:bookmarkStart w:id="178" w:name="_Toc524383079"/>
      <w:r w:rsidRPr="000665B4">
        <w:rPr>
          <w:rFonts w:ascii="宋体" w:eastAsia="宋体" w:hAnsi="宋体" w:hint="eastAsia"/>
          <w:b w:val="0"/>
        </w:rPr>
        <w:t>√-牛客网2</w:t>
      </w:r>
      <w:r w:rsidRPr="000665B4">
        <w:rPr>
          <w:rFonts w:ascii="宋体" w:eastAsia="宋体" w:hAnsi="宋体"/>
          <w:b w:val="0"/>
        </w:rPr>
        <w:t>018</w:t>
      </w:r>
      <w:r w:rsidRPr="000665B4">
        <w:rPr>
          <w:rFonts w:ascii="宋体" w:eastAsia="宋体" w:hAnsi="宋体" w:hint="eastAsia"/>
          <w:b w:val="0"/>
        </w:rPr>
        <w:t>暑期多校5F-</w:t>
      </w:r>
      <w:r w:rsidRPr="000665B4">
        <w:rPr>
          <w:rFonts w:ascii="宋体" w:eastAsia="宋体" w:hAnsi="宋体"/>
          <w:b w:val="0"/>
        </w:rPr>
        <w:t>take</w:t>
      </w:r>
      <w:bookmarkEnd w:id="178"/>
    </w:p>
    <w:p w:rsidR="00F27F4C" w:rsidRPr="000665B4" w:rsidRDefault="00F27F4C" w:rsidP="00F27F4C">
      <w:pPr>
        <w:rPr>
          <w:rFonts w:ascii="宋体" w:eastAsia="宋体" w:hAnsi="宋体"/>
        </w:rPr>
      </w:pPr>
      <w:r w:rsidRPr="000665B4">
        <w:rPr>
          <w:rFonts w:ascii="宋体" w:eastAsia="宋体" w:hAnsi="宋体" w:hint="eastAsia"/>
        </w:rPr>
        <w:t>【题意】给定n个盒子（数据规模1e5），每个盒子有一个概率p出现大小为d的宝石（或者不出现任何东西），主人公开始的宝石大小为0，从1到n顺次打开每个盒子，如果里面的宝石比手上的大就进行交换，求交换次数的期望值。</w:t>
      </w:r>
      <w:r w:rsidR="00472056" w:rsidRPr="000665B4">
        <w:rPr>
          <w:rFonts w:ascii="宋体" w:eastAsia="宋体" w:hAnsi="宋体" w:hint="eastAsia"/>
        </w:rPr>
        <w:t>（输出答案取模</w:t>
      </w:r>
      <w:r w:rsidR="00472056" w:rsidRPr="000665B4">
        <w:rPr>
          <w:rFonts w:ascii="宋体" w:eastAsia="宋体" w:hAnsi="宋体"/>
        </w:rPr>
        <w:t>998244353</w:t>
      </w:r>
      <w:r w:rsidR="00472056" w:rsidRPr="000665B4">
        <w:rPr>
          <w:rFonts w:ascii="宋体" w:eastAsia="宋体" w:hAnsi="宋体" w:hint="eastAsia"/>
        </w:rPr>
        <w:t>）</w:t>
      </w:r>
    </w:p>
    <w:p w:rsidR="00F27F4C" w:rsidRPr="000665B4" w:rsidRDefault="00F27F4C" w:rsidP="00F27F4C">
      <w:pPr>
        <w:rPr>
          <w:rFonts w:ascii="宋体" w:eastAsia="宋体" w:hAnsi="宋体"/>
        </w:rPr>
      </w:pPr>
      <w:r w:rsidRPr="000665B4">
        <w:rPr>
          <w:rFonts w:ascii="宋体" w:eastAsia="宋体" w:hAnsi="宋体" w:hint="eastAsia"/>
        </w:rPr>
        <w:t>【TAG】概率 期望 前缀积 树状数组 线段树 逆元</w:t>
      </w:r>
    </w:p>
    <w:p w:rsidR="00F27F4C" w:rsidRPr="000665B4" w:rsidRDefault="00F27F4C" w:rsidP="00F27F4C">
      <w:pPr>
        <w:rPr>
          <w:rFonts w:ascii="宋体" w:eastAsia="宋体" w:hAnsi="宋体"/>
        </w:rPr>
      </w:pPr>
      <w:r w:rsidRPr="000665B4">
        <w:rPr>
          <w:rFonts w:ascii="宋体" w:eastAsia="宋体" w:hAnsi="宋体" w:hint="eastAsia"/>
        </w:rPr>
        <w:t>【题解】</w:t>
      </w:r>
    </w:p>
    <w:p w:rsidR="00F27F4C" w:rsidRPr="000665B4" w:rsidRDefault="00F27F4C" w:rsidP="00F27F4C">
      <w:pPr>
        <w:rPr>
          <w:rFonts w:ascii="宋体" w:eastAsia="宋体" w:hAnsi="宋体"/>
        </w:rPr>
      </w:pPr>
      <w:r w:rsidRPr="000665B4">
        <w:rPr>
          <w:rFonts w:ascii="宋体" w:eastAsia="宋体" w:hAnsi="宋体" w:hint="eastAsia"/>
        </w:rPr>
        <w:lastRenderedPageBreak/>
        <w:t>设随机变量</w:t>
      </w:r>
      <w:r w:rsidRPr="000665B4">
        <w:rPr>
          <w:rFonts w:ascii="宋体" w:eastAsia="宋体" w:hAnsi="宋体"/>
          <w:position w:val="-12"/>
        </w:rPr>
        <w:object w:dxaOrig="1480" w:dyaOrig="360">
          <v:shape id="_x0000_i1042" type="#_x0000_t75" style="width:74.25pt;height:18pt" o:ole="">
            <v:imagedata r:id="rId76" o:title=""/>
          </v:shape>
          <o:OLEObject Type="Embed" ProgID="Equation.DSMT4" ShapeID="_x0000_i1042" DrawAspect="Content" ObjectID="_1598124728" r:id="rId77"/>
        </w:object>
      </w:r>
    </w:p>
    <w:p w:rsidR="00F27F4C" w:rsidRPr="000665B4" w:rsidRDefault="00F27F4C" w:rsidP="00F27F4C">
      <w:pPr>
        <w:rPr>
          <w:rFonts w:ascii="宋体" w:eastAsia="宋体" w:hAnsi="宋体"/>
        </w:rPr>
      </w:pPr>
      <w:r w:rsidRPr="000665B4">
        <w:rPr>
          <w:rFonts w:ascii="宋体" w:eastAsia="宋体" w:hAnsi="宋体" w:hint="eastAsia"/>
        </w:rPr>
        <w:t>其中</w:t>
      </w:r>
      <w:r w:rsidRPr="000665B4">
        <w:rPr>
          <w:rFonts w:ascii="宋体" w:eastAsia="宋体" w:hAnsi="宋体"/>
          <w:position w:val="-32"/>
        </w:rPr>
        <w:object w:dxaOrig="3379" w:dyaOrig="760">
          <v:shape id="_x0000_i1043" type="#_x0000_t75" style="width:168.75pt;height:38.25pt" o:ole="">
            <v:imagedata r:id="rId78" o:title=""/>
          </v:shape>
          <o:OLEObject Type="Embed" ProgID="Equation.DSMT4" ShapeID="_x0000_i1043" DrawAspect="Content" ObjectID="_1598124729" r:id="rId79"/>
        </w:object>
      </w:r>
    </w:p>
    <w:p w:rsidR="00F27F4C" w:rsidRPr="000665B4" w:rsidRDefault="00472056" w:rsidP="00F27F4C">
      <w:pPr>
        <w:rPr>
          <w:rFonts w:ascii="宋体" w:eastAsia="宋体" w:hAnsi="宋体"/>
        </w:rPr>
      </w:pPr>
      <w:r w:rsidRPr="000665B4">
        <w:rPr>
          <w:rFonts w:ascii="宋体" w:eastAsia="宋体" w:hAnsi="宋体" w:hint="eastAsia"/>
        </w:rPr>
        <w:t>题目所求即为</w:t>
      </w:r>
      <w:r w:rsidRPr="000665B4">
        <w:rPr>
          <w:rFonts w:ascii="宋体" w:eastAsia="宋体" w:hAnsi="宋体"/>
          <w:position w:val="-28"/>
        </w:rPr>
        <w:object w:dxaOrig="940" w:dyaOrig="680">
          <v:shape id="_x0000_i1044" type="#_x0000_t75" style="width:63pt;height:45pt" o:ole="">
            <v:imagedata r:id="rId80" o:title=""/>
          </v:shape>
          <o:OLEObject Type="Embed" ProgID="Equation.DSMT4" ShapeID="_x0000_i1044" DrawAspect="Content" ObjectID="_1598124730" r:id="rId81"/>
        </w:object>
      </w:r>
    </w:p>
    <w:p w:rsidR="00472056" w:rsidRPr="000665B4" w:rsidRDefault="00472056" w:rsidP="00F27F4C">
      <w:pPr>
        <w:rPr>
          <w:rFonts w:ascii="宋体" w:eastAsia="宋体" w:hAnsi="宋体"/>
        </w:rPr>
      </w:pPr>
      <w:r w:rsidRPr="000665B4">
        <w:rPr>
          <w:rFonts w:ascii="宋体" w:eastAsia="宋体" w:hAnsi="宋体" w:hint="eastAsia"/>
        </w:rPr>
        <w:t>根据期望的可加性（线性性）进行事件分解（注意这个性质对独立性没有要求）</w:t>
      </w:r>
    </w:p>
    <w:p w:rsidR="00472056" w:rsidRPr="000665B4" w:rsidRDefault="00472056" w:rsidP="00F27F4C">
      <w:pPr>
        <w:rPr>
          <w:rFonts w:ascii="宋体" w:eastAsia="宋体" w:hAnsi="宋体"/>
        </w:rPr>
      </w:pPr>
      <w:r w:rsidRPr="000665B4">
        <w:rPr>
          <w:rFonts w:ascii="宋体" w:eastAsia="宋体" w:hAnsi="宋体"/>
          <w:position w:val="-28"/>
        </w:rPr>
        <w:object w:dxaOrig="2060" w:dyaOrig="680">
          <v:shape id="_x0000_i1045" type="#_x0000_t75" style="width:138pt;height:45pt" o:ole="">
            <v:imagedata r:id="rId82" o:title=""/>
          </v:shape>
          <o:OLEObject Type="Embed" ProgID="Equation.DSMT4" ShapeID="_x0000_i1045" DrawAspect="Content" ObjectID="_1598124731" r:id="rId83"/>
        </w:object>
      </w:r>
    </w:p>
    <w:p w:rsidR="00472056" w:rsidRPr="000665B4" w:rsidRDefault="00472056" w:rsidP="00F27F4C">
      <w:pPr>
        <w:rPr>
          <w:rFonts w:ascii="宋体" w:eastAsia="宋体" w:hAnsi="宋体"/>
        </w:rPr>
      </w:pPr>
      <w:r w:rsidRPr="000665B4">
        <w:rPr>
          <w:rFonts w:ascii="宋体" w:eastAsia="宋体" w:hAnsi="宋体" w:hint="eastAsia"/>
        </w:rPr>
        <w:t>因此我们主要关心</w:t>
      </w:r>
      <w:r w:rsidRPr="000665B4">
        <w:rPr>
          <w:rFonts w:ascii="宋体" w:eastAsia="宋体" w:hAnsi="宋体"/>
          <w:position w:val="-12"/>
        </w:rPr>
        <w:object w:dxaOrig="660" w:dyaOrig="360">
          <v:shape id="_x0000_i1046" type="#_x0000_t75" style="width:44.25pt;height:24pt" o:ole="">
            <v:imagedata r:id="rId84" o:title=""/>
          </v:shape>
          <o:OLEObject Type="Embed" ProgID="Equation.DSMT4" ShapeID="_x0000_i1046" DrawAspect="Content" ObjectID="_1598124732" r:id="rId85"/>
        </w:object>
      </w:r>
      <w:r w:rsidRPr="000665B4">
        <w:rPr>
          <w:rFonts w:ascii="宋体" w:eastAsia="宋体" w:hAnsi="宋体" w:hint="eastAsia"/>
        </w:rPr>
        <w:t>的求解</w:t>
      </w:r>
    </w:p>
    <w:p w:rsidR="00472056" w:rsidRPr="000665B4" w:rsidRDefault="00472056" w:rsidP="00F27F4C">
      <w:pPr>
        <w:rPr>
          <w:rFonts w:ascii="宋体" w:eastAsia="宋体" w:hAnsi="宋体"/>
        </w:rPr>
      </w:pPr>
      <w:r w:rsidRPr="000665B4">
        <w:rPr>
          <w:rFonts w:ascii="宋体" w:eastAsia="宋体" w:hAnsi="宋体"/>
          <w:position w:val="-12"/>
        </w:rPr>
        <w:object w:dxaOrig="4660" w:dyaOrig="360">
          <v:shape id="_x0000_i1047" type="#_x0000_t75" style="width:312pt;height:24pt" o:ole="">
            <v:imagedata r:id="rId86" o:title=""/>
          </v:shape>
          <o:OLEObject Type="Embed" ProgID="Equation.DSMT4" ShapeID="_x0000_i1047" DrawAspect="Content" ObjectID="_1598124733" r:id="rId87"/>
        </w:object>
      </w:r>
    </w:p>
    <w:p w:rsidR="00472056" w:rsidRPr="000665B4" w:rsidRDefault="00472056" w:rsidP="00F27F4C">
      <w:pPr>
        <w:rPr>
          <w:rFonts w:ascii="宋体" w:eastAsia="宋体" w:hAnsi="宋体"/>
        </w:rPr>
      </w:pPr>
      <w:r w:rsidRPr="000665B4">
        <w:rPr>
          <w:rFonts w:ascii="宋体" w:eastAsia="宋体" w:hAnsi="宋体" w:hint="eastAsia"/>
        </w:rPr>
        <w:t>即第i个盒子的期望交换次数等于打开第i个盒子后交换的概率</w:t>
      </w:r>
    </w:p>
    <w:p w:rsidR="00472056" w:rsidRPr="000665B4" w:rsidRDefault="00472056" w:rsidP="00F27F4C">
      <w:pPr>
        <w:rPr>
          <w:rFonts w:ascii="宋体" w:eastAsia="宋体" w:hAnsi="宋体"/>
        </w:rPr>
      </w:pPr>
      <w:r w:rsidRPr="000665B4">
        <w:rPr>
          <w:rFonts w:ascii="宋体" w:eastAsia="宋体" w:hAnsi="宋体" w:hint="eastAsia"/>
        </w:rPr>
        <w:t>打开第i个盒子后会发生交换的情况是，第i个盒子开出宝石，并且前i-1个盒子中那些潜在拥有比这个宝石大的盒子不能开出宝石。即：</w:t>
      </w:r>
    </w:p>
    <w:p w:rsidR="00472056" w:rsidRPr="000665B4" w:rsidRDefault="00123B16" w:rsidP="00F27F4C">
      <w:pPr>
        <w:rPr>
          <w:rFonts w:ascii="宋体" w:eastAsia="宋体" w:hAnsi="宋体"/>
        </w:rPr>
      </w:pPr>
      <w:r w:rsidRPr="000665B4">
        <w:rPr>
          <w:rFonts w:ascii="宋体" w:eastAsia="宋体" w:hAnsi="宋体"/>
          <w:position w:val="-30"/>
        </w:rPr>
        <w:object w:dxaOrig="4860" w:dyaOrig="560">
          <v:shape id="_x0000_i1048" type="#_x0000_t75" style="width:459.75pt;height:52.5pt" o:ole="">
            <v:imagedata r:id="rId88" o:title=""/>
          </v:shape>
          <o:OLEObject Type="Embed" ProgID="Equation.DSMT4" ShapeID="_x0000_i1048" DrawAspect="Content" ObjectID="_1598124734" r:id="rId89"/>
        </w:object>
      </w:r>
    </w:p>
    <w:p w:rsidR="00123B16" w:rsidRPr="000665B4" w:rsidRDefault="00123B16" w:rsidP="00F27F4C">
      <w:pPr>
        <w:rPr>
          <w:rFonts w:ascii="宋体" w:eastAsia="宋体" w:hAnsi="宋体"/>
        </w:rPr>
      </w:pPr>
      <w:r w:rsidRPr="000665B4">
        <w:rPr>
          <w:rFonts w:ascii="宋体" w:eastAsia="宋体" w:hAnsi="宋体" w:hint="eastAsia"/>
        </w:rPr>
        <w:t>暴力求解复杂度</w:t>
      </w:r>
      <w:r w:rsidRPr="000665B4">
        <w:rPr>
          <w:rFonts w:ascii="宋体" w:eastAsia="宋体" w:hAnsi="宋体"/>
          <w:position w:val="-10"/>
        </w:rPr>
        <w:object w:dxaOrig="639" w:dyaOrig="360">
          <v:shape id="_x0000_i1049" type="#_x0000_t75" style="width:32.25pt;height:18pt" o:ole="">
            <v:imagedata r:id="rId90" o:title=""/>
          </v:shape>
          <o:OLEObject Type="Embed" ProgID="Equation.DSMT4" ShapeID="_x0000_i1049" DrawAspect="Content" ObjectID="_1598124735" r:id="rId91"/>
        </w:object>
      </w:r>
      <w:r w:rsidRPr="000665B4">
        <w:rPr>
          <w:rFonts w:ascii="宋体" w:eastAsia="宋体" w:hAnsi="宋体" w:hint="eastAsia"/>
        </w:rPr>
        <w:t>不能接受，需要维护比当前盒子都要大的盒子的概率乘积（1-p的乘积）考虑将盒子大小从大到小排序，记录1个rank值，开始的时候将维护的数组d全部赋值1，当按照1到n的顺序访问盒子的时候，比如访问到了第i个盒子，那么找到这个盒子的rank值，那么在d数组中所有比这个rank值低的位置就是存放着那些比它大的盒子的概率，如果一个盒子还没有被访问过，那么里面存着1，不影响乘积结果，在计算完第i个盒子移到下一个盒子之前，把第i个盒子的1-box[i].p存入d数组相应的rank位置。这就是一个前缀积的问题，想要快速查询前缀积就是用树状数组或者线段树即可。</w:t>
      </w:r>
    </w:p>
    <w:p w:rsidR="00123B16" w:rsidRPr="000665B4" w:rsidRDefault="00123B16" w:rsidP="00F27F4C">
      <w:pPr>
        <w:rPr>
          <w:rFonts w:ascii="宋体" w:eastAsia="宋体" w:hAnsi="宋体"/>
        </w:rPr>
      </w:pPr>
      <w:r w:rsidRPr="000665B4">
        <w:rPr>
          <w:rFonts w:ascii="宋体" w:eastAsia="宋体" w:hAnsi="宋体" w:hint="eastAsia"/>
        </w:rPr>
        <w:t>注意到题目中给定的p值是乘了100的，所以在使用的时候需要除100再用，即乘上100的逆元。（</w:t>
      </w:r>
      <w:r w:rsidRPr="000665B4">
        <w:rPr>
          <w:rFonts w:ascii="宋体" w:eastAsia="宋体" w:hAnsi="宋体"/>
        </w:rPr>
        <w:t>998244353</w:t>
      </w:r>
      <w:r w:rsidRPr="000665B4">
        <w:rPr>
          <w:rFonts w:ascii="宋体" w:eastAsia="宋体" w:hAnsi="宋体" w:hint="eastAsia"/>
        </w:rPr>
        <w:t>显然是素数）。</w:t>
      </w:r>
    </w:p>
    <w:p w:rsidR="00220DA2" w:rsidRPr="000665B4" w:rsidRDefault="00220DA2" w:rsidP="00F27F4C">
      <w:pPr>
        <w:rPr>
          <w:rFonts w:ascii="宋体" w:eastAsia="宋体" w:hAnsi="宋体"/>
        </w:rPr>
      </w:pPr>
      <w:r w:rsidRPr="000665B4">
        <w:rPr>
          <w:rFonts w:ascii="宋体" w:eastAsia="宋体" w:hAnsi="宋体" w:hint="eastAsia"/>
        </w:rPr>
        <w:t>看了别人的代码之后发现我的代码还可以再优化。那个前缀积的数组可以直接按照次序存，然后计算的时候按照从大到小的顺序来算，这样可以少排序一次，这样的话，每个盒子在计算的时候只会用到比它次序小的盒子的值，这样一个次序比它大的盒子先更新对它没有影响，只要确保一个盒子在计算的时候，所有比它次序小且比它大的盒子都更新过了，所以按照从大到小来更新就是对的。</w:t>
      </w:r>
    </w:p>
    <w:p w:rsidR="00F27F4C" w:rsidRPr="000665B4" w:rsidRDefault="00F27F4C" w:rsidP="00F27F4C">
      <w:pPr>
        <w:rPr>
          <w:rFonts w:ascii="宋体" w:eastAsia="宋体" w:hAnsi="宋体"/>
        </w:rPr>
      </w:pPr>
      <w:r w:rsidRPr="000665B4">
        <w:rPr>
          <w:rFonts w:ascii="宋体" w:eastAsia="宋体" w:hAnsi="宋体" w:hint="eastAsia"/>
        </w:rPr>
        <w:t>【代码</w:t>
      </w:r>
      <w:r w:rsidR="00123B16" w:rsidRPr="000665B4">
        <w:rPr>
          <w:rFonts w:ascii="宋体" w:eastAsia="宋体" w:hAnsi="宋体" w:hint="eastAsia"/>
        </w:rPr>
        <w:t>-树状数组版本</w:t>
      </w:r>
      <w:r w:rsidRPr="000665B4">
        <w:rPr>
          <w:rFonts w:ascii="宋体" w:eastAsia="宋体" w:hAnsi="宋体" w:hint="eastAsia"/>
        </w:rPr>
        <w:t>】</w:t>
      </w:r>
    </w:p>
    <w:p w:rsidR="00F27F4C" w:rsidRPr="000665B4" w:rsidRDefault="00F27F4C" w:rsidP="00F27F4C">
      <w:pPr>
        <w:rPr>
          <w:rFonts w:ascii="宋体" w:eastAsia="宋体" w:hAnsi="宋体"/>
        </w:rPr>
      </w:pPr>
      <w:r w:rsidRPr="000665B4">
        <w:rPr>
          <w:rFonts w:ascii="宋体" w:eastAsia="宋体" w:hAnsi="宋体"/>
        </w:rPr>
        <w:t>#include &lt;bits/stdc++.h&gt;</w:t>
      </w:r>
    </w:p>
    <w:p w:rsidR="00F27F4C" w:rsidRPr="000665B4" w:rsidRDefault="00F27F4C" w:rsidP="00F27F4C">
      <w:pPr>
        <w:rPr>
          <w:rFonts w:ascii="宋体" w:eastAsia="宋体" w:hAnsi="宋体"/>
        </w:rPr>
      </w:pPr>
      <w:r w:rsidRPr="000665B4">
        <w:rPr>
          <w:rFonts w:ascii="宋体" w:eastAsia="宋体" w:hAnsi="宋体"/>
        </w:rPr>
        <w:t>#define ll long long</w:t>
      </w:r>
    </w:p>
    <w:p w:rsidR="00F27F4C" w:rsidRPr="000665B4" w:rsidRDefault="00F27F4C" w:rsidP="00F27F4C">
      <w:pPr>
        <w:rPr>
          <w:rFonts w:ascii="宋体" w:eastAsia="宋体" w:hAnsi="宋体"/>
        </w:rPr>
      </w:pPr>
      <w:r w:rsidRPr="000665B4">
        <w:rPr>
          <w:rFonts w:ascii="宋体" w:eastAsia="宋体" w:hAnsi="宋体"/>
        </w:rPr>
        <w:t>#define MAXN 100010</w:t>
      </w:r>
    </w:p>
    <w:p w:rsidR="00F27F4C" w:rsidRPr="000665B4" w:rsidRDefault="00F27F4C" w:rsidP="00F27F4C">
      <w:pPr>
        <w:rPr>
          <w:rFonts w:ascii="宋体" w:eastAsia="宋体" w:hAnsi="宋体"/>
        </w:rPr>
      </w:pPr>
      <w:r w:rsidRPr="000665B4">
        <w:rPr>
          <w:rFonts w:ascii="宋体" w:eastAsia="宋体" w:hAnsi="宋体"/>
        </w:rPr>
        <w:t>const ll MODN=998244353ll;</w:t>
      </w:r>
    </w:p>
    <w:p w:rsidR="00F27F4C" w:rsidRPr="000665B4" w:rsidRDefault="00F27F4C" w:rsidP="00F27F4C">
      <w:pPr>
        <w:rPr>
          <w:rFonts w:ascii="宋体" w:eastAsia="宋体" w:hAnsi="宋体"/>
        </w:rPr>
      </w:pPr>
      <w:r w:rsidRPr="000665B4">
        <w:rPr>
          <w:rFonts w:ascii="宋体" w:eastAsia="宋体" w:hAnsi="宋体"/>
        </w:rPr>
        <w:t>using namespace std;</w:t>
      </w:r>
    </w:p>
    <w:p w:rsidR="00F27F4C" w:rsidRPr="000665B4" w:rsidRDefault="00F27F4C" w:rsidP="00F27F4C">
      <w:pPr>
        <w:rPr>
          <w:rFonts w:ascii="宋体" w:eastAsia="宋体" w:hAnsi="宋体"/>
        </w:rPr>
      </w:pPr>
    </w:p>
    <w:p w:rsidR="00F27F4C" w:rsidRPr="000665B4" w:rsidRDefault="00F27F4C" w:rsidP="00F27F4C">
      <w:pPr>
        <w:rPr>
          <w:rFonts w:ascii="宋体" w:eastAsia="宋体" w:hAnsi="宋体"/>
        </w:rPr>
      </w:pPr>
      <w:r w:rsidRPr="000665B4">
        <w:rPr>
          <w:rFonts w:ascii="宋体" w:eastAsia="宋体" w:hAnsi="宋体"/>
        </w:rPr>
        <w:t>ll inv(ll x){</w:t>
      </w:r>
    </w:p>
    <w:p w:rsidR="00F27F4C" w:rsidRPr="000665B4" w:rsidRDefault="00F27F4C" w:rsidP="00F27F4C">
      <w:pPr>
        <w:rPr>
          <w:rFonts w:ascii="宋体" w:eastAsia="宋体" w:hAnsi="宋体"/>
        </w:rPr>
      </w:pPr>
      <w:r w:rsidRPr="000665B4">
        <w:rPr>
          <w:rFonts w:ascii="宋体" w:eastAsia="宋体" w:hAnsi="宋体"/>
        </w:rPr>
        <w:t xml:space="preserve">    ll cnt=MODN-2ll,base=x,ans=1ll;</w:t>
      </w:r>
    </w:p>
    <w:p w:rsidR="00F27F4C" w:rsidRPr="000665B4" w:rsidRDefault="00F27F4C" w:rsidP="00F27F4C">
      <w:pPr>
        <w:rPr>
          <w:rFonts w:ascii="宋体" w:eastAsia="宋体" w:hAnsi="宋体"/>
        </w:rPr>
      </w:pPr>
      <w:r w:rsidRPr="000665B4">
        <w:rPr>
          <w:rFonts w:ascii="宋体" w:eastAsia="宋体" w:hAnsi="宋体"/>
        </w:rPr>
        <w:t xml:space="preserve">    while(cnt){</w:t>
      </w:r>
    </w:p>
    <w:p w:rsidR="00F27F4C" w:rsidRPr="000665B4" w:rsidRDefault="00F27F4C" w:rsidP="00F27F4C">
      <w:pPr>
        <w:rPr>
          <w:rFonts w:ascii="宋体" w:eastAsia="宋体" w:hAnsi="宋体"/>
        </w:rPr>
      </w:pPr>
      <w:r w:rsidRPr="000665B4">
        <w:rPr>
          <w:rFonts w:ascii="宋体" w:eastAsia="宋体" w:hAnsi="宋体"/>
        </w:rPr>
        <w:t xml:space="preserve">        if(cnt&amp;1ll) ans=(ans*base)%MODN;</w:t>
      </w:r>
    </w:p>
    <w:p w:rsidR="00F27F4C" w:rsidRPr="000665B4" w:rsidRDefault="00F27F4C" w:rsidP="00F27F4C">
      <w:pPr>
        <w:rPr>
          <w:rFonts w:ascii="宋体" w:eastAsia="宋体" w:hAnsi="宋体"/>
        </w:rPr>
      </w:pPr>
      <w:r w:rsidRPr="000665B4">
        <w:rPr>
          <w:rFonts w:ascii="宋体" w:eastAsia="宋体" w:hAnsi="宋体"/>
        </w:rPr>
        <w:t xml:space="preserve">        base=(base*base)%MODN;</w:t>
      </w:r>
    </w:p>
    <w:p w:rsidR="00F27F4C" w:rsidRPr="000665B4" w:rsidRDefault="00F27F4C" w:rsidP="00F27F4C">
      <w:pPr>
        <w:rPr>
          <w:rFonts w:ascii="宋体" w:eastAsia="宋体" w:hAnsi="宋体"/>
        </w:rPr>
      </w:pPr>
      <w:r w:rsidRPr="000665B4">
        <w:rPr>
          <w:rFonts w:ascii="宋体" w:eastAsia="宋体" w:hAnsi="宋体"/>
        </w:rPr>
        <w:t xml:space="preserve">        cnt&gt;&gt;=1;</w:t>
      </w:r>
    </w:p>
    <w:p w:rsidR="00F27F4C" w:rsidRPr="000665B4" w:rsidRDefault="00F27F4C" w:rsidP="00F27F4C">
      <w:pPr>
        <w:rPr>
          <w:rFonts w:ascii="宋体" w:eastAsia="宋体" w:hAnsi="宋体"/>
        </w:rPr>
      </w:pPr>
      <w:r w:rsidRPr="000665B4">
        <w:rPr>
          <w:rFonts w:ascii="宋体" w:eastAsia="宋体" w:hAnsi="宋体"/>
        </w:rPr>
        <w:t xml:space="preserve">    }</w:t>
      </w:r>
    </w:p>
    <w:p w:rsidR="00F27F4C" w:rsidRPr="000665B4" w:rsidRDefault="00F27F4C" w:rsidP="00F27F4C">
      <w:pPr>
        <w:rPr>
          <w:rFonts w:ascii="宋体" w:eastAsia="宋体" w:hAnsi="宋体"/>
        </w:rPr>
      </w:pPr>
      <w:r w:rsidRPr="000665B4">
        <w:rPr>
          <w:rFonts w:ascii="宋体" w:eastAsia="宋体" w:hAnsi="宋体"/>
        </w:rPr>
        <w:t xml:space="preserve">    return ans;</w:t>
      </w:r>
    </w:p>
    <w:p w:rsidR="00F27F4C" w:rsidRPr="000665B4" w:rsidRDefault="00F27F4C" w:rsidP="00F27F4C">
      <w:pPr>
        <w:rPr>
          <w:rFonts w:ascii="宋体" w:eastAsia="宋体" w:hAnsi="宋体"/>
        </w:rPr>
      </w:pPr>
      <w:r w:rsidRPr="000665B4">
        <w:rPr>
          <w:rFonts w:ascii="宋体" w:eastAsia="宋体" w:hAnsi="宋体"/>
        </w:rPr>
        <w:t>}</w:t>
      </w:r>
    </w:p>
    <w:p w:rsidR="00F27F4C" w:rsidRPr="000665B4" w:rsidRDefault="00F27F4C" w:rsidP="00F27F4C">
      <w:pPr>
        <w:rPr>
          <w:rFonts w:ascii="宋体" w:eastAsia="宋体" w:hAnsi="宋体"/>
        </w:rPr>
      </w:pPr>
    </w:p>
    <w:p w:rsidR="00F27F4C" w:rsidRPr="000665B4" w:rsidRDefault="00F27F4C" w:rsidP="00F27F4C">
      <w:pPr>
        <w:rPr>
          <w:rFonts w:ascii="宋体" w:eastAsia="宋体" w:hAnsi="宋体"/>
        </w:rPr>
      </w:pPr>
      <w:r w:rsidRPr="000665B4">
        <w:rPr>
          <w:rFonts w:ascii="宋体" w:eastAsia="宋体" w:hAnsi="宋体"/>
        </w:rPr>
        <w:t>//树状数组维护前缀积</w:t>
      </w:r>
    </w:p>
    <w:p w:rsidR="00F27F4C" w:rsidRPr="000665B4" w:rsidRDefault="00F27F4C" w:rsidP="00F27F4C">
      <w:pPr>
        <w:rPr>
          <w:rFonts w:ascii="宋体" w:eastAsia="宋体" w:hAnsi="宋体"/>
        </w:rPr>
      </w:pPr>
      <w:r w:rsidRPr="000665B4">
        <w:rPr>
          <w:rFonts w:ascii="宋体" w:eastAsia="宋体" w:hAnsi="宋体"/>
        </w:rPr>
        <w:t>int n;</w:t>
      </w:r>
    </w:p>
    <w:p w:rsidR="00F27F4C" w:rsidRPr="000665B4" w:rsidRDefault="00F27F4C" w:rsidP="00F27F4C">
      <w:pPr>
        <w:rPr>
          <w:rFonts w:ascii="宋体" w:eastAsia="宋体" w:hAnsi="宋体"/>
        </w:rPr>
      </w:pPr>
      <w:r w:rsidRPr="000665B4">
        <w:rPr>
          <w:rFonts w:ascii="宋体" w:eastAsia="宋体" w:hAnsi="宋体"/>
        </w:rPr>
        <w:t>ll d[MAXN];</w:t>
      </w:r>
    </w:p>
    <w:p w:rsidR="00F27F4C" w:rsidRPr="000665B4" w:rsidRDefault="00F27F4C" w:rsidP="00F27F4C">
      <w:pPr>
        <w:rPr>
          <w:rFonts w:ascii="宋体" w:eastAsia="宋体" w:hAnsi="宋体"/>
        </w:rPr>
      </w:pPr>
      <w:r w:rsidRPr="000665B4">
        <w:rPr>
          <w:rFonts w:ascii="宋体" w:eastAsia="宋体" w:hAnsi="宋体"/>
        </w:rPr>
        <w:t>ll lowbit(ll x){ return x&amp;(-x);}</w:t>
      </w:r>
    </w:p>
    <w:p w:rsidR="00F27F4C" w:rsidRPr="000665B4" w:rsidRDefault="00F27F4C" w:rsidP="00F27F4C">
      <w:pPr>
        <w:rPr>
          <w:rFonts w:ascii="宋体" w:eastAsia="宋体" w:hAnsi="宋体"/>
        </w:rPr>
      </w:pPr>
      <w:r w:rsidRPr="000665B4">
        <w:rPr>
          <w:rFonts w:ascii="宋体" w:eastAsia="宋体" w:hAnsi="宋体"/>
        </w:rPr>
        <w:t>void init(){</w:t>
      </w:r>
    </w:p>
    <w:p w:rsidR="00F27F4C" w:rsidRPr="000665B4" w:rsidRDefault="00F27F4C" w:rsidP="00F27F4C">
      <w:pPr>
        <w:rPr>
          <w:rFonts w:ascii="宋体" w:eastAsia="宋体" w:hAnsi="宋体"/>
        </w:rPr>
      </w:pPr>
      <w:r w:rsidRPr="000665B4">
        <w:rPr>
          <w:rFonts w:ascii="宋体" w:eastAsia="宋体" w:hAnsi="宋体"/>
        </w:rPr>
        <w:t xml:space="preserve">    for(ll i=1;i&lt;=n;i++) d[i]=1ll;</w:t>
      </w:r>
    </w:p>
    <w:p w:rsidR="00F27F4C" w:rsidRPr="000665B4" w:rsidRDefault="00F27F4C" w:rsidP="00F27F4C">
      <w:pPr>
        <w:rPr>
          <w:rFonts w:ascii="宋体" w:eastAsia="宋体" w:hAnsi="宋体"/>
        </w:rPr>
      </w:pPr>
      <w:r w:rsidRPr="000665B4">
        <w:rPr>
          <w:rFonts w:ascii="宋体" w:eastAsia="宋体" w:hAnsi="宋体"/>
        </w:rPr>
        <w:t xml:space="preserve">    return;</w:t>
      </w:r>
    </w:p>
    <w:p w:rsidR="00F27F4C" w:rsidRPr="000665B4" w:rsidRDefault="00F27F4C" w:rsidP="00F27F4C">
      <w:pPr>
        <w:rPr>
          <w:rFonts w:ascii="宋体" w:eastAsia="宋体" w:hAnsi="宋体"/>
        </w:rPr>
      </w:pPr>
      <w:r w:rsidRPr="000665B4">
        <w:rPr>
          <w:rFonts w:ascii="宋体" w:eastAsia="宋体" w:hAnsi="宋体"/>
        </w:rPr>
        <w:t>}</w:t>
      </w:r>
    </w:p>
    <w:p w:rsidR="00F27F4C" w:rsidRPr="000665B4" w:rsidRDefault="00F27F4C" w:rsidP="00F27F4C">
      <w:pPr>
        <w:rPr>
          <w:rFonts w:ascii="宋体" w:eastAsia="宋体" w:hAnsi="宋体"/>
        </w:rPr>
      </w:pPr>
      <w:r w:rsidRPr="000665B4">
        <w:rPr>
          <w:rFonts w:ascii="宋体" w:eastAsia="宋体" w:hAnsi="宋体"/>
        </w:rPr>
        <w:t>ll query(int x){</w:t>
      </w:r>
    </w:p>
    <w:p w:rsidR="00F27F4C" w:rsidRPr="000665B4" w:rsidRDefault="00F27F4C" w:rsidP="00F27F4C">
      <w:pPr>
        <w:rPr>
          <w:rFonts w:ascii="宋体" w:eastAsia="宋体" w:hAnsi="宋体"/>
        </w:rPr>
      </w:pPr>
      <w:r w:rsidRPr="000665B4">
        <w:rPr>
          <w:rFonts w:ascii="宋体" w:eastAsia="宋体" w:hAnsi="宋体"/>
        </w:rPr>
        <w:t xml:space="preserve">    ll ans=1ll;</w:t>
      </w:r>
    </w:p>
    <w:p w:rsidR="00F27F4C" w:rsidRPr="000665B4" w:rsidRDefault="00F27F4C" w:rsidP="00F27F4C">
      <w:pPr>
        <w:rPr>
          <w:rFonts w:ascii="宋体" w:eastAsia="宋体" w:hAnsi="宋体"/>
        </w:rPr>
      </w:pPr>
      <w:r w:rsidRPr="000665B4">
        <w:rPr>
          <w:rFonts w:ascii="宋体" w:eastAsia="宋体" w:hAnsi="宋体"/>
        </w:rPr>
        <w:t xml:space="preserve">    while(x){</w:t>
      </w:r>
    </w:p>
    <w:p w:rsidR="00F27F4C" w:rsidRPr="000665B4" w:rsidRDefault="00F27F4C" w:rsidP="00F27F4C">
      <w:pPr>
        <w:rPr>
          <w:rFonts w:ascii="宋体" w:eastAsia="宋体" w:hAnsi="宋体"/>
        </w:rPr>
      </w:pPr>
      <w:r w:rsidRPr="000665B4">
        <w:rPr>
          <w:rFonts w:ascii="宋体" w:eastAsia="宋体" w:hAnsi="宋体"/>
        </w:rPr>
        <w:t xml:space="preserve">        ans=(ans*d[x])%MODN;</w:t>
      </w:r>
    </w:p>
    <w:p w:rsidR="00F27F4C" w:rsidRPr="000665B4" w:rsidRDefault="00F27F4C" w:rsidP="00F27F4C">
      <w:pPr>
        <w:rPr>
          <w:rFonts w:ascii="宋体" w:eastAsia="宋体" w:hAnsi="宋体"/>
        </w:rPr>
      </w:pPr>
      <w:r w:rsidRPr="000665B4">
        <w:rPr>
          <w:rFonts w:ascii="宋体" w:eastAsia="宋体" w:hAnsi="宋体"/>
        </w:rPr>
        <w:t xml:space="preserve">        x-=lowbit(x);</w:t>
      </w:r>
    </w:p>
    <w:p w:rsidR="00F27F4C" w:rsidRPr="000665B4" w:rsidRDefault="00F27F4C" w:rsidP="00F27F4C">
      <w:pPr>
        <w:rPr>
          <w:rFonts w:ascii="宋体" w:eastAsia="宋体" w:hAnsi="宋体"/>
        </w:rPr>
      </w:pPr>
      <w:r w:rsidRPr="000665B4">
        <w:rPr>
          <w:rFonts w:ascii="宋体" w:eastAsia="宋体" w:hAnsi="宋体"/>
        </w:rPr>
        <w:t xml:space="preserve">    }</w:t>
      </w:r>
    </w:p>
    <w:p w:rsidR="00F27F4C" w:rsidRPr="000665B4" w:rsidRDefault="00F27F4C" w:rsidP="00F27F4C">
      <w:pPr>
        <w:rPr>
          <w:rFonts w:ascii="宋体" w:eastAsia="宋体" w:hAnsi="宋体"/>
        </w:rPr>
      </w:pPr>
      <w:r w:rsidRPr="000665B4">
        <w:rPr>
          <w:rFonts w:ascii="宋体" w:eastAsia="宋体" w:hAnsi="宋体"/>
        </w:rPr>
        <w:t xml:space="preserve">    return ans;</w:t>
      </w:r>
    </w:p>
    <w:p w:rsidR="00F27F4C" w:rsidRPr="000665B4" w:rsidRDefault="00F27F4C" w:rsidP="00F27F4C">
      <w:pPr>
        <w:rPr>
          <w:rFonts w:ascii="宋体" w:eastAsia="宋体" w:hAnsi="宋体"/>
        </w:rPr>
      </w:pPr>
      <w:r w:rsidRPr="000665B4">
        <w:rPr>
          <w:rFonts w:ascii="宋体" w:eastAsia="宋体" w:hAnsi="宋体"/>
        </w:rPr>
        <w:t>}</w:t>
      </w:r>
    </w:p>
    <w:p w:rsidR="00F27F4C" w:rsidRPr="000665B4" w:rsidRDefault="00F27F4C" w:rsidP="00F27F4C">
      <w:pPr>
        <w:rPr>
          <w:rFonts w:ascii="宋体" w:eastAsia="宋体" w:hAnsi="宋体"/>
        </w:rPr>
      </w:pPr>
      <w:r w:rsidRPr="000665B4">
        <w:rPr>
          <w:rFonts w:ascii="宋体" w:eastAsia="宋体" w:hAnsi="宋体"/>
        </w:rPr>
        <w:t>void multi(int x,ll num){</w:t>
      </w:r>
    </w:p>
    <w:p w:rsidR="00F27F4C" w:rsidRPr="000665B4" w:rsidRDefault="00F27F4C" w:rsidP="00F27F4C">
      <w:pPr>
        <w:rPr>
          <w:rFonts w:ascii="宋体" w:eastAsia="宋体" w:hAnsi="宋体"/>
        </w:rPr>
      </w:pPr>
      <w:r w:rsidRPr="000665B4">
        <w:rPr>
          <w:rFonts w:ascii="宋体" w:eastAsia="宋体" w:hAnsi="宋体"/>
        </w:rPr>
        <w:t xml:space="preserve">    while(x&lt;=n){</w:t>
      </w:r>
    </w:p>
    <w:p w:rsidR="00F27F4C" w:rsidRPr="000665B4" w:rsidRDefault="00F27F4C" w:rsidP="00F27F4C">
      <w:pPr>
        <w:rPr>
          <w:rFonts w:ascii="宋体" w:eastAsia="宋体" w:hAnsi="宋体"/>
        </w:rPr>
      </w:pPr>
      <w:r w:rsidRPr="000665B4">
        <w:rPr>
          <w:rFonts w:ascii="宋体" w:eastAsia="宋体" w:hAnsi="宋体"/>
        </w:rPr>
        <w:t xml:space="preserve">        d[x]=(d[x]*num)%MODN;</w:t>
      </w:r>
    </w:p>
    <w:p w:rsidR="00F27F4C" w:rsidRPr="000665B4" w:rsidRDefault="00F27F4C" w:rsidP="00F27F4C">
      <w:pPr>
        <w:rPr>
          <w:rFonts w:ascii="宋体" w:eastAsia="宋体" w:hAnsi="宋体"/>
        </w:rPr>
      </w:pPr>
      <w:r w:rsidRPr="000665B4">
        <w:rPr>
          <w:rFonts w:ascii="宋体" w:eastAsia="宋体" w:hAnsi="宋体"/>
        </w:rPr>
        <w:t xml:space="preserve">        x+=lowbit(x);</w:t>
      </w:r>
    </w:p>
    <w:p w:rsidR="00F27F4C" w:rsidRPr="000665B4" w:rsidRDefault="00F27F4C" w:rsidP="00F27F4C">
      <w:pPr>
        <w:rPr>
          <w:rFonts w:ascii="宋体" w:eastAsia="宋体" w:hAnsi="宋体"/>
        </w:rPr>
      </w:pPr>
      <w:r w:rsidRPr="000665B4">
        <w:rPr>
          <w:rFonts w:ascii="宋体" w:eastAsia="宋体" w:hAnsi="宋体"/>
        </w:rPr>
        <w:t xml:space="preserve">    }</w:t>
      </w:r>
    </w:p>
    <w:p w:rsidR="00F27F4C" w:rsidRPr="000665B4" w:rsidRDefault="00F27F4C" w:rsidP="00F27F4C">
      <w:pPr>
        <w:rPr>
          <w:rFonts w:ascii="宋体" w:eastAsia="宋体" w:hAnsi="宋体"/>
        </w:rPr>
      </w:pPr>
      <w:r w:rsidRPr="000665B4">
        <w:rPr>
          <w:rFonts w:ascii="宋体" w:eastAsia="宋体" w:hAnsi="宋体"/>
        </w:rPr>
        <w:t xml:space="preserve">    return;</w:t>
      </w:r>
    </w:p>
    <w:p w:rsidR="00F27F4C" w:rsidRPr="000665B4" w:rsidRDefault="00F27F4C" w:rsidP="00F27F4C">
      <w:pPr>
        <w:rPr>
          <w:rFonts w:ascii="宋体" w:eastAsia="宋体" w:hAnsi="宋体"/>
        </w:rPr>
      </w:pPr>
      <w:r w:rsidRPr="000665B4">
        <w:rPr>
          <w:rFonts w:ascii="宋体" w:eastAsia="宋体" w:hAnsi="宋体"/>
        </w:rPr>
        <w:t>}</w:t>
      </w:r>
    </w:p>
    <w:p w:rsidR="00F27F4C" w:rsidRPr="000665B4" w:rsidRDefault="00F27F4C" w:rsidP="00F27F4C">
      <w:pPr>
        <w:rPr>
          <w:rFonts w:ascii="宋体" w:eastAsia="宋体" w:hAnsi="宋体"/>
        </w:rPr>
      </w:pPr>
      <w:r w:rsidRPr="000665B4">
        <w:rPr>
          <w:rFonts w:ascii="宋体" w:eastAsia="宋体" w:hAnsi="宋体"/>
        </w:rPr>
        <w:t>struct node{</w:t>
      </w:r>
    </w:p>
    <w:p w:rsidR="00F27F4C" w:rsidRPr="000665B4" w:rsidRDefault="00F27F4C" w:rsidP="00F27F4C">
      <w:pPr>
        <w:rPr>
          <w:rFonts w:ascii="宋体" w:eastAsia="宋体" w:hAnsi="宋体"/>
        </w:rPr>
      </w:pPr>
      <w:r w:rsidRPr="000665B4">
        <w:rPr>
          <w:rFonts w:ascii="宋体" w:eastAsia="宋体" w:hAnsi="宋体"/>
        </w:rPr>
        <w:t xml:space="preserve">    ll p,sz;</w:t>
      </w:r>
    </w:p>
    <w:p w:rsidR="00F27F4C" w:rsidRPr="000665B4" w:rsidRDefault="00F27F4C" w:rsidP="00F27F4C">
      <w:pPr>
        <w:rPr>
          <w:rFonts w:ascii="宋体" w:eastAsia="宋体" w:hAnsi="宋体"/>
        </w:rPr>
      </w:pPr>
      <w:r w:rsidRPr="000665B4">
        <w:rPr>
          <w:rFonts w:ascii="宋体" w:eastAsia="宋体" w:hAnsi="宋体"/>
        </w:rPr>
        <w:t xml:space="preserve">    int id,rnk;</w:t>
      </w:r>
    </w:p>
    <w:p w:rsidR="00F27F4C" w:rsidRPr="000665B4" w:rsidRDefault="00F27F4C" w:rsidP="00F27F4C">
      <w:pPr>
        <w:rPr>
          <w:rFonts w:ascii="宋体" w:eastAsia="宋体" w:hAnsi="宋体"/>
        </w:rPr>
      </w:pPr>
      <w:r w:rsidRPr="000665B4">
        <w:rPr>
          <w:rFonts w:ascii="宋体" w:eastAsia="宋体" w:hAnsi="宋体"/>
        </w:rPr>
        <w:t>}box[MAXN];</w:t>
      </w:r>
    </w:p>
    <w:p w:rsidR="00F27F4C" w:rsidRPr="000665B4" w:rsidRDefault="00F27F4C" w:rsidP="00F27F4C">
      <w:pPr>
        <w:rPr>
          <w:rFonts w:ascii="宋体" w:eastAsia="宋体" w:hAnsi="宋体"/>
        </w:rPr>
      </w:pPr>
      <w:r w:rsidRPr="000665B4">
        <w:rPr>
          <w:rFonts w:ascii="宋体" w:eastAsia="宋体" w:hAnsi="宋体"/>
        </w:rPr>
        <w:t>bool cmp_sz(node x,node y){</w:t>
      </w:r>
    </w:p>
    <w:p w:rsidR="00F27F4C" w:rsidRPr="000665B4" w:rsidRDefault="00F27F4C" w:rsidP="00F27F4C">
      <w:pPr>
        <w:rPr>
          <w:rFonts w:ascii="宋体" w:eastAsia="宋体" w:hAnsi="宋体"/>
        </w:rPr>
      </w:pPr>
      <w:r w:rsidRPr="000665B4">
        <w:rPr>
          <w:rFonts w:ascii="宋体" w:eastAsia="宋体" w:hAnsi="宋体"/>
        </w:rPr>
        <w:t xml:space="preserve">    if(x.sz==y.sz) return x.id&lt;y.id;</w:t>
      </w:r>
      <w:r w:rsidR="004B7E0E" w:rsidRPr="000665B4">
        <w:rPr>
          <w:rFonts w:ascii="宋体" w:eastAsia="宋体" w:hAnsi="宋体"/>
        </w:rPr>
        <w:t>//</w:t>
      </w:r>
      <w:r w:rsidR="004B7E0E" w:rsidRPr="000665B4">
        <w:rPr>
          <w:rFonts w:ascii="宋体" w:eastAsia="宋体" w:hAnsi="宋体" w:hint="eastAsia"/>
        </w:rPr>
        <w:t>这里注意宝石大小相等的情况</w:t>
      </w:r>
    </w:p>
    <w:p w:rsidR="00F27F4C" w:rsidRPr="000665B4" w:rsidRDefault="00F27F4C" w:rsidP="00F27F4C">
      <w:pPr>
        <w:rPr>
          <w:rFonts w:ascii="宋体" w:eastAsia="宋体" w:hAnsi="宋体"/>
        </w:rPr>
      </w:pPr>
      <w:r w:rsidRPr="000665B4">
        <w:rPr>
          <w:rFonts w:ascii="宋体" w:eastAsia="宋体" w:hAnsi="宋体"/>
        </w:rPr>
        <w:t xml:space="preserve">    return x.sz&gt;y.sz;</w:t>
      </w:r>
    </w:p>
    <w:p w:rsidR="00F27F4C" w:rsidRPr="000665B4" w:rsidRDefault="00F27F4C" w:rsidP="00F27F4C">
      <w:pPr>
        <w:rPr>
          <w:rFonts w:ascii="宋体" w:eastAsia="宋体" w:hAnsi="宋体"/>
        </w:rPr>
      </w:pPr>
      <w:r w:rsidRPr="000665B4">
        <w:rPr>
          <w:rFonts w:ascii="宋体" w:eastAsia="宋体" w:hAnsi="宋体"/>
        </w:rPr>
        <w:t>}</w:t>
      </w:r>
    </w:p>
    <w:p w:rsidR="00F27F4C" w:rsidRPr="000665B4" w:rsidRDefault="00F27F4C" w:rsidP="00F27F4C">
      <w:pPr>
        <w:rPr>
          <w:rFonts w:ascii="宋体" w:eastAsia="宋体" w:hAnsi="宋体"/>
        </w:rPr>
      </w:pPr>
      <w:r w:rsidRPr="000665B4">
        <w:rPr>
          <w:rFonts w:ascii="宋体" w:eastAsia="宋体" w:hAnsi="宋体"/>
        </w:rPr>
        <w:t>bool cmp_id(node x,node y){return x.id&lt;y.id;}</w:t>
      </w:r>
    </w:p>
    <w:p w:rsidR="00F27F4C" w:rsidRPr="000665B4" w:rsidRDefault="00F27F4C" w:rsidP="00F27F4C">
      <w:pPr>
        <w:rPr>
          <w:rFonts w:ascii="宋体" w:eastAsia="宋体" w:hAnsi="宋体"/>
        </w:rPr>
      </w:pPr>
    </w:p>
    <w:p w:rsidR="00F27F4C" w:rsidRPr="000665B4" w:rsidRDefault="00F27F4C" w:rsidP="00F27F4C">
      <w:pPr>
        <w:rPr>
          <w:rFonts w:ascii="宋体" w:eastAsia="宋体" w:hAnsi="宋体"/>
        </w:rPr>
      </w:pPr>
      <w:r w:rsidRPr="000665B4">
        <w:rPr>
          <w:rFonts w:ascii="宋体" w:eastAsia="宋体" w:hAnsi="宋体"/>
        </w:rPr>
        <w:lastRenderedPageBreak/>
        <w:t>int main()</w:t>
      </w:r>
    </w:p>
    <w:p w:rsidR="00F27F4C" w:rsidRPr="000665B4" w:rsidRDefault="00F27F4C" w:rsidP="00F27F4C">
      <w:pPr>
        <w:rPr>
          <w:rFonts w:ascii="宋体" w:eastAsia="宋体" w:hAnsi="宋体"/>
        </w:rPr>
      </w:pPr>
      <w:r w:rsidRPr="000665B4">
        <w:rPr>
          <w:rFonts w:ascii="宋体" w:eastAsia="宋体" w:hAnsi="宋体"/>
        </w:rPr>
        <w:t>{</w:t>
      </w:r>
    </w:p>
    <w:p w:rsidR="00F27F4C" w:rsidRPr="000665B4" w:rsidRDefault="00F27F4C" w:rsidP="00F27F4C">
      <w:pPr>
        <w:rPr>
          <w:rFonts w:ascii="宋体" w:eastAsia="宋体" w:hAnsi="宋体"/>
        </w:rPr>
      </w:pPr>
      <w:r w:rsidRPr="000665B4">
        <w:rPr>
          <w:rFonts w:ascii="宋体" w:eastAsia="宋体" w:hAnsi="宋体"/>
        </w:rPr>
        <w:t xml:space="preserve">    ll ans=0ll,inv100=inv(100ll);</w:t>
      </w:r>
    </w:p>
    <w:p w:rsidR="00F27F4C" w:rsidRPr="000665B4" w:rsidRDefault="00F27F4C" w:rsidP="00F27F4C">
      <w:pPr>
        <w:rPr>
          <w:rFonts w:ascii="宋体" w:eastAsia="宋体" w:hAnsi="宋体"/>
        </w:rPr>
      </w:pPr>
      <w:r w:rsidRPr="000665B4">
        <w:rPr>
          <w:rFonts w:ascii="宋体" w:eastAsia="宋体" w:hAnsi="宋体"/>
        </w:rPr>
        <w:t xml:space="preserve">    scanf("%d",&amp;n);</w:t>
      </w:r>
    </w:p>
    <w:p w:rsidR="00F27F4C" w:rsidRPr="000665B4" w:rsidRDefault="00F27F4C" w:rsidP="00F27F4C">
      <w:pPr>
        <w:rPr>
          <w:rFonts w:ascii="宋体" w:eastAsia="宋体" w:hAnsi="宋体"/>
        </w:rPr>
      </w:pPr>
      <w:r w:rsidRPr="000665B4">
        <w:rPr>
          <w:rFonts w:ascii="宋体" w:eastAsia="宋体" w:hAnsi="宋体"/>
        </w:rPr>
        <w:t xml:space="preserve">    for(int i=1;i&lt;=n;i++) scanf("%lld%lld",&amp;box[i].p,&amp;box[i].sz),box[i].id=i;</w:t>
      </w:r>
    </w:p>
    <w:p w:rsidR="00F27F4C" w:rsidRPr="000665B4" w:rsidRDefault="00F27F4C" w:rsidP="00F27F4C">
      <w:pPr>
        <w:rPr>
          <w:rFonts w:ascii="宋体" w:eastAsia="宋体" w:hAnsi="宋体"/>
        </w:rPr>
      </w:pPr>
      <w:r w:rsidRPr="000665B4">
        <w:rPr>
          <w:rFonts w:ascii="宋体" w:eastAsia="宋体" w:hAnsi="宋体"/>
        </w:rPr>
        <w:t xml:space="preserve">    sort(box+1,box+1+n,cmp_sz);</w:t>
      </w:r>
    </w:p>
    <w:p w:rsidR="00220DA2" w:rsidRPr="000665B4" w:rsidRDefault="00F27F4C" w:rsidP="00220DA2">
      <w:pPr>
        <w:ind w:firstLine="420"/>
        <w:rPr>
          <w:rFonts w:ascii="宋体" w:eastAsia="宋体" w:hAnsi="宋体"/>
        </w:rPr>
      </w:pPr>
      <w:r w:rsidRPr="000665B4">
        <w:rPr>
          <w:rFonts w:ascii="宋体" w:eastAsia="宋体" w:hAnsi="宋体"/>
        </w:rPr>
        <w:t>for(int i=1;i&lt;=n;i++) box[i].rnk=i;</w:t>
      </w:r>
      <w:r w:rsidR="00220DA2" w:rsidRPr="000665B4">
        <w:rPr>
          <w:rFonts w:ascii="宋体" w:eastAsia="宋体" w:hAnsi="宋体" w:hint="eastAsia"/>
        </w:rPr>
        <w:t xml:space="preserve"> </w:t>
      </w:r>
    </w:p>
    <w:p w:rsidR="00F27F4C" w:rsidRPr="000665B4" w:rsidRDefault="00F27F4C" w:rsidP="00F27F4C">
      <w:pPr>
        <w:rPr>
          <w:rFonts w:ascii="宋体" w:eastAsia="宋体" w:hAnsi="宋体"/>
        </w:rPr>
      </w:pPr>
      <w:r w:rsidRPr="000665B4">
        <w:rPr>
          <w:rFonts w:ascii="宋体" w:eastAsia="宋体" w:hAnsi="宋体"/>
        </w:rPr>
        <w:t xml:space="preserve">    sort(box+1,box+1+n,cmp_id);</w:t>
      </w:r>
    </w:p>
    <w:p w:rsidR="00F27F4C" w:rsidRPr="000665B4" w:rsidRDefault="00F27F4C" w:rsidP="00F27F4C">
      <w:pPr>
        <w:rPr>
          <w:rFonts w:ascii="宋体" w:eastAsia="宋体" w:hAnsi="宋体"/>
        </w:rPr>
      </w:pPr>
      <w:r w:rsidRPr="000665B4">
        <w:rPr>
          <w:rFonts w:ascii="宋体" w:eastAsia="宋体" w:hAnsi="宋体"/>
        </w:rPr>
        <w:t xml:space="preserve">    init();</w:t>
      </w:r>
    </w:p>
    <w:p w:rsidR="00F27F4C" w:rsidRPr="000665B4" w:rsidRDefault="00F27F4C" w:rsidP="00F27F4C">
      <w:pPr>
        <w:rPr>
          <w:rFonts w:ascii="宋体" w:eastAsia="宋体" w:hAnsi="宋体"/>
        </w:rPr>
      </w:pPr>
      <w:r w:rsidRPr="000665B4">
        <w:rPr>
          <w:rFonts w:ascii="宋体" w:eastAsia="宋体" w:hAnsi="宋体"/>
        </w:rPr>
        <w:t xml:space="preserve">    for(int i=1;i&lt;=n;i++){</w:t>
      </w:r>
    </w:p>
    <w:p w:rsidR="00F27F4C" w:rsidRPr="000665B4" w:rsidRDefault="00F27F4C" w:rsidP="00F27F4C">
      <w:pPr>
        <w:rPr>
          <w:rFonts w:ascii="宋体" w:eastAsia="宋体" w:hAnsi="宋体"/>
        </w:rPr>
      </w:pPr>
      <w:r w:rsidRPr="000665B4">
        <w:rPr>
          <w:rFonts w:ascii="宋体" w:eastAsia="宋体" w:hAnsi="宋体"/>
        </w:rPr>
        <w:t xml:space="preserve">        ans=(ans+(((box[i].p*inv100)%MODN)*query(box[i].rnk))%MODN)%MODN;</w:t>
      </w:r>
    </w:p>
    <w:p w:rsidR="00F27F4C" w:rsidRPr="000665B4" w:rsidRDefault="00F27F4C" w:rsidP="00F27F4C">
      <w:pPr>
        <w:rPr>
          <w:rFonts w:ascii="宋体" w:eastAsia="宋体" w:hAnsi="宋体"/>
        </w:rPr>
      </w:pPr>
      <w:r w:rsidRPr="000665B4">
        <w:rPr>
          <w:rFonts w:ascii="宋体" w:eastAsia="宋体" w:hAnsi="宋体"/>
        </w:rPr>
        <w:t xml:space="preserve">        //cout&lt;&lt;(ans*100ll)%MODN&lt;&lt;endl;</w:t>
      </w:r>
    </w:p>
    <w:p w:rsidR="00F27F4C" w:rsidRPr="000665B4" w:rsidRDefault="00F27F4C" w:rsidP="00F27F4C">
      <w:pPr>
        <w:rPr>
          <w:rFonts w:ascii="宋体" w:eastAsia="宋体" w:hAnsi="宋体"/>
        </w:rPr>
      </w:pPr>
      <w:r w:rsidRPr="000665B4">
        <w:rPr>
          <w:rFonts w:ascii="宋体" w:eastAsia="宋体" w:hAnsi="宋体"/>
        </w:rPr>
        <w:t xml:space="preserve">        multi(box[i].rnk,(((100ll+MODN-box[i].p)%MODN)*inv100)%MODN);</w:t>
      </w:r>
    </w:p>
    <w:p w:rsidR="00F27F4C" w:rsidRPr="000665B4" w:rsidRDefault="00F27F4C" w:rsidP="00F27F4C">
      <w:pPr>
        <w:rPr>
          <w:rFonts w:ascii="宋体" w:eastAsia="宋体" w:hAnsi="宋体"/>
        </w:rPr>
      </w:pPr>
      <w:r w:rsidRPr="000665B4">
        <w:rPr>
          <w:rFonts w:ascii="宋体" w:eastAsia="宋体" w:hAnsi="宋体"/>
        </w:rPr>
        <w:t xml:space="preserve">    }</w:t>
      </w:r>
    </w:p>
    <w:p w:rsidR="00F27F4C" w:rsidRPr="000665B4" w:rsidRDefault="00F27F4C" w:rsidP="00F27F4C">
      <w:pPr>
        <w:rPr>
          <w:rFonts w:ascii="宋体" w:eastAsia="宋体" w:hAnsi="宋体"/>
        </w:rPr>
      </w:pPr>
      <w:r w:rsidRPr="000665B4">
        <w:rPr>
          <w:rFonts w:ascii="宋体" w:eastAsia="宋体" w:hAnsi="宋体"/>
        </w:rPr>
        <w:t xml:space="preserve">    printf("%lld\n",ans);</w:t>
      </w:r>
    </w:p>
    <w:p w:rsidR="00F27F4C" w:rsidRPr="000665B4" w:rsidRDefault="00F27F4C" w:rsidP="00F27F4C">
      <w:pPr>
        <w:rPr>
          <w:rFonts w:ascii="宋体" w:eastAsia="宋体" w:hAnsi="宋体"/>
        </w:rPr>
      </w:pPr>
      <w:r w:rsidRPr="000665B4">
        <w:rPr>
          <w:rFonts w:ascii="宋体" w:eastAsia="宋体" w:hAnsi="宋体"/>
        </w:rPr>
        <w:t xml:space="preserve">    //cout&lt;&lt;(ans*100ll)%MODN&lt;&lt;endl;</w:t>
      </w:r>
    </w:p>
    <w:p w:rsidR="00F27F4C" w:rsidRPr="000665B4" w:rsidRDefault="00F27F4C" w:rsidP="00F27F4C">
      <w:pPr>
        <w:rPr>
          <w:rFonts w:ascii="宋体" w:eastAsia="宋体" w:hAnsi="宋体"/>
        </w:rPr>
      </w:pPr>
      <w:r w:rsidRPr="000665B4">
        <w:rPr>
          <w:rFonts w:ascii="宋体" w:eastAsia="宋体" w:hAnsi="宋体"/>
        </w:rPr>
        <w:t xml:space="preserve">    return 0;</w:t>
      </w:r>
    </w:p>
    <w:p w:rsidR="00F27F4C" w:rsidRPr="000665B4" w:rsidRDefault="00F27F4C" w:rsidP="00F27F4C">
      <w:pPr>
        <w:rPr>
          <w:rFonts w:ascii="宋体" w:eastAsia="宋体" w:hAnsi="宋体"/>
        </w:rPr>
      </w:pPr>
      <w:r w:rsidRPr="000665B4">
        <w:rPr>
          <w:rFonts w:ascii="宋体" w:eastAsia="宋体" w:hAnsi="宋体"/>
        </w:rPr>
        <w:t>}</w:t>
      </w:r>
    </w:p>
    <w:p w:rsidR="003B5C64" w:rsidRPr="000665B4" w:rsidRDefault="003B5C64" w:rsidP="003B5C64">
      <w:pPr>
        <w:pStyle w:val="3"/>
        <w:rPr>
          <w:rFonts w:ascii="宋体" w:eastAsia="宋体" w:hAnsi="宋体"/>
        </w:rPr>
      </w:pPr>
      <w:bookmarkStart w:id="179" w:name="_Toc524383080"/>
      <w:r w:rsidRPr="000665B4">
        <w:rPr>
          <w:rFonts w:ascii="宋体" w:eastAsia="宋体" w:hAnsi="宋体" w:hint="eastAsia"/>
        </w:rPr>
        <w:t>√-牛客网2018暑期多校1</w:t>
      </w:r>
      <w:r w:rsidRPr="000665B4">
        <w:rPr>
          <w:rFonts w:ascii="宋体" w:eastAsia="宋体" w:hAnsi="宋体"/>
        </w:rPr>
        <w:t>J</w:t>
      </w:r>
      <w:r w:rsidRPr="000665B4">
        <w:rPr>
          <w:rFonts w:ascii="宋体" w:eastAsia="宋体" w:hAnsi="宋体" w:hint="eastAsia"/>
        </w:rPr>
        <w:t>-</w:t>
      </w:r>
      <w:r w:rsidRPr="000665B4">
        <w:rPr>
          <w:rFonts w:ascii="宋体" w:eastAsia="宋体" w:hAnsi="宋体"/>
        </w:rPr>
        <w:t>Different Integers</w:t>
      </w:r>
      <w:bookmarkEnd w:id="179"/>
    </w:p>
    <w:p w:rsidR="003B5C64" w:rsidRPr="000665B4" w:rsidRDefault="003B5C64" w:rsidP="003B5C64">
      <w:pPr>
        <w:rPr>
          <w:rFonts w:ascii="宋体" w:eastAsia="宋体" w:hAnsi="宋体"/>
        </w:rPr>
      </w:pPr>
      <w:r w:rsidRPr="000665B4">
        <w:rPr>
          <w:rFonts w:ascii="宋体" w:eastAsia="宋体" w:hAnsi="宋体" w:hint="eastAsia"/>
        </w:rPr>
        <w:t>【题意】给定n个数，m个查询，每次查询</w:t>
      </w:r>
      <w:r w:rsidRPr="000665B4">
        <w:rPr>
          <w:rFonts w:ascii="宋体" w:eastAsia="宋体" w:hAnsi="宋体"/>
        </w:rPr>
        <w:t>I</w:t>
      </w:r>
      <w:r w:rsidRPr="000665B4">
        <w:rPr>
          <w:rFonts w:ascii="宋体" w:eastAsia="宋体" w:hAnsi="宋体" w:hint="eastAsia"/>
        </w:rPr>
        <w:t>,</w:t>
      </w:r>
      <w:r w:rsidRPr="000665B4">
        <w:rPr>
          <w:rFonts w:ascii="宋体" w:eastAsia="宋体" w:hAnsi="宋体"/>
        </w:rPr>
        <w:t>j</w:t>
      </w:r>
      <w:r w:rsidRPr="000665B4">
        <w:rPr>
          <w:rFonts w:ascii="宋体" w:eastAsia="宋体" w:hAnsi="宋体" w:hint="eastAsia"/>
        </w:rPr>
        <w:t>要求[1,i]和[j,n]这2个区间内有多少不同的数字。</w:t>
      </w:r>
    </w:p>
    <w:p w:rsidR="003B5C64" w:rsidRPr="000665B4" w:rsidRDefault="003B5C64" w:rsidP="003B5C64">
      <w:pPr>
        <w:rPr>
          <w:rFonts w:ascii="宋体" w:eastAsia="宋体" w:hAnsi="宋体"/>
        </w:rPr>
      </w:pPr>
      <w:r w:rsidRPr="000665B4">
        <w:rPr>
          <w:rFonts w:ascii="宋体" w:eastAsia="宋体" w:hAnsi="宋体" w:hint="eastAsia"/>
        </w:rPr>
        <w:t xml:space="preserve">【TAG】区间查询 离线操作 </w:t>
      </w:r>
      <w:r w:rsidR="00F25A8B" w:rsidRPr="000665B4">
        <w:rPr>
          <w:rFonts w:ascii="宋体" w:eastAsia="宋体" w:hAnsi="宋体" w:hint="eastAsia"/>
        </w:rPr>
        <w:t xml:space="preserve">单点更新 </w:t>
      </w:r>
      <w:r w:rsidRPr="000665B4">
        <w:rPr>
          <w:rFonts w:ascii="宋体" w:eastAsia="宋体" w:hAnsi="宋体" w:hint="eastAsia"/>
        </w:rPr>
        <w:t>线段树 树状数组</w:t>
      </w:r>
    </w:p>
    <w:p w:rsidR="003B5C64" w:rsidRPr="000665B4" w:rsidRDefault="003B5C64" w:rsidP="003B5C64">
      <w:pPr>
        <w:rPr>
          <w:rFonts w:ascii="宋体" w:eastAsia="宋体" w:hAnsi="宋体"/>
        </w:rPr>
      </w:pPr>
      <w:r w:rsidRPr="000665B4">
        <w:rPr>
          <w:rFonts w:ascii="宋体" w:eastAsia="宋体" w:hAnsi="宋体" w:hint="eastAsia"/>
        </w:rPr>
        <w:t>【题解】这道题在比赛期间可能可以用莫队算法苟过去，赛后加强数据之后会T，详见莫队算法中的描述。这里是采用了官方正解。</w:t>
      </w:r>
    </w:p>
    <w:p w:rsidR="005204C8" w:rsidRPr="000665B4" w:rsidRDefault="005204C8" w:rsidP="003B5C64">
      <w:pPr>
        <w:rPr>
          <w:rFonts w:ascii="宋体" w:eastAsia="宋体" w:hAnsi="宋体"/>
        </w:rPr>
      </w:pPr>
      <w:r w:rsidRPr="000665B4">
        <w:rPr>
          <w:rFonts w:ascii="宋体" w:eastAsia="宋体" w:hAnsi="宋体" w:hint="eastAsia"/>
        </w:rPr>
        <w:t>考虑一段区间内出现了多少种数字和考虑一段区间内没有出现多少种数字是一样的。</w:t>
      </w:r>
    </w:p>
    <w:p w:rsidR="005204C8" w:rsidRPr="000665B4" w:rsidRDefault="005204C8" w:rsidP="003B5C64">
      <w:pPr>
        <w:rPr>
          <w:rFonts w:ascii="宋体" w:eastAsia="宋体" w:hAnsi="宋体"/>
        </w:rPr>
      </w:pPr>
      <w:r w:rsidRPr="000665B4">
        <w:rPr>
          <w:rFonts w:ascii="宋体" w:eastAsia="宋体" w:hAnsi="宋体" w:hint="eastAsia"/>
        </w:rPr>
        <w:t>当我们调整一段区间的端点导致数字出现种数发生变化的实质是触碰到了2个值，某一个数字第1次出现的位置和某一个数字最后一次出现的位置。现在对于区间查询我们显然应该采用离线操作，于是可以固定一个端点使之单调增加，不妨使得右端点r单调增加。对于某一个数字x，当r&gt;last[x]时，我们根本不关心左端点的左侧是否出现过x，因为右端点右侧一定有x,而当我们移动右端点到r=last[x]，再往右移时，对于x是否出现我们就会关心x是否在左端点的左侧出现，当l&gt;=first[x]时，x在左端点的左侧出现，而当l&lt;first[x]时，x就没有出现了（既不在左端点左侧也不在右端点右侧）。对于某一个特定的r，我们就关心在[l+1,r-1]这个区间内有多少位置是first[x]所在的位置，我们只是需要统计那些last[x]已经被r超过了的x，统计出了这个值之后我们拿总数减去这个值就是答案。</w:t>
      </w:r>
    </w:p>
    <w:p w:rsidR="005204C8" w:rsidRPr="000665B4" w:rsidRDefault="005204C8" w:rsidP="003B5C64">
      <w:pPr>
        <w:rPr>
          <w:rFonts w:ascii="宋体" w:eastAsia="宋体" w:hAnsi="宋体"/>
        </w:rPr>
      </w:pPr>
      <w:r w:rsidRPr="000665B4">
        <w:rPr>
          <w:rFonts w:ascii="宋体" w:eastAsia="宋体" w:hAnsi="宋体" w:hint="eastAsia"/>
        </w:rPr>
        <w:t>我们的操作是这样的，r先放在最左边，这时候所有的数都被包含在内，</w:t>
      </w:r>
      <w:r w:rsidR="00F25A8B" w:rsidRPr="000665B4">
        <w:rPr>
          <w:rFonts w:ascii="宋体" w:eastAsia="宋体" w:hAnsi="宋体" w:hint="eastAsia"/>
        </w:rPr>
        <w:t>我们用一个数组d维护我们需要的值，开始数组d清0，现在我们的r往右移动，移动到某一个值r==last[</w:t>
      </w:r>
      <w:r w:rsidR="00F25A8B" w:rsidRPr="000665B4">
        <w:rPr>
          <w:rFonts w:ascii="宋体" w:eastAsia="宋体" w:hAnsi="宋体"/>
        </w:rPr>
        <w:t>num[r]]</w:t>
      </w:r>
      <w:r w:rsidR="00F25A8B" w:rsidRPr="000665B4">
        <w:rPr>
          <w:rFonts w:ascii="宋体" w:eastAsia="宋体" w:hAnsi="宋体" w:hint="eastAsia"/>
        </w:rPr>
        <w:t>]，即在r这个位置出现的数字是它最后一个出现了，那么这时候开始我们就开始关心这个数num[r]在左侧的命运了，以前我们并不关心它，因为它一定出现，这时候我们就要找到这个数第1次出现的位置first[num[r]]，将d[</w:t>
      </w:r>
      <w:r w:rsidR="00F25A8B" w:rsidRPr="000665B4">
        <w:rPr>
          <w:rFonts w:ascii="宋体" w:eastAsia="宋体" w:hAnsi="宋体"/>
        </w:rPr>
        <w:t>first[num[r]]]</w:t>
      </w:r>
      <w:r w:rsidR="00F25A8B" w:rsidRPr="000665B4">
        <w:rPr>
          <w:rFonts w:ascii="宋体" w:eastAsia="宋体" w:hAnsi="宋体" w:hint="eastAsia"/>
        </w:rPr>
        <w:t xml:space="preserve">]设置为1，这意味着，当l在first[num[r]]左侧的时候，这个数字就不在我们的范围里了，所以我们只要统计[l+1,r-1]内d数组的和，我们就知道有多少数字不在我们的范围里了。这里我们用线段树维护区间和。 </w:t>
      </w:r>
    </w:p>
    <w:p w:rsidR="003B5C64" w:rsidRPr="000665B4" w:rsidRDefault="003B5C64" w:rsidP="003B5C64">
      <w:pPr>
        <w:rPr>
          <w:rFonts w:ascii="宋体" w:eastAsia="宋体" w:hAnsi="宋体"/>
        </w:rPr>
      </w:pPr>
      <w:r w:rsidRPr="000665B4">
        <w:rPr>
          <w:rFonts w:ascii="宋体" w:eastAsia="宋体" w:hAnsi="宋体" w:hint="eastAsia"/>
        </w:rPr>
        <w:lastRenderedPageBreak/>
        <w:t>【代码</w:t>
      </w:r>
      <w:r w:rsidR="0056415C" w:rsidRPr="000665B4">
        <w:rPr>
          <w:rFonts w:ascii="宋体" w:eastAsia="宋体" w:hAnsi="宋体" w:hint="eastAsia"/>
        </w:rPr>
        <w:t>-线段树版本</w:t>
      </w:r>
      <w:r w:rsidRPr="000665B4">
        <w:rPr>
          <w:rFonts w:ascii="宋体" w:eastAsia="宋体" w:hAnsi="宋体" w:hint="eastAsia"/>
        </w:rPr>
        <w:t>】</w:t>
      </w:r>
    </w:p>
    <w:p w:rsidR="003B5C64" w:rsidRPr="000665B4" w:rsidRDefault="003B5C64" w:rsidP="003B5C64">
      <w:pPr>
        <w:rPr>
          <w:rFonts w:ascii="宋体" w:eastAsia="宋体" w:hAnsi="宋体"/>
        </w:rPr>
      </w:pPr>
      <w:r w:rsidRPr="000665B4">
        <w:rPr>
          <w:rFonts w:ascii="宋体" w:eastAsia="宋体" w:hAnsi="宋体"/>
        </w:rPr>
        <w:t>#include &lt;bits/stdc++.h&gt;</w:t>
      </w:r>
    </w:p>
    <w:p w:rsidR="003B5C64" w:rsidRPr="000665B4" w:rsidRDefault="003B5C64" w:rsidP="003B5C64">
      <w:pPr>
        <w:rPr>
          <w:rFonts w:ascii="宋体" w:eastAsia="宋体" w:hAnsi="宋体"/>
        </w:rPr>
      </w:pPr>
      <w:r w:rsidRPr="000665B4">
        <w:rPr>
          <w:rFonts w:ascii="宋体" w:eastAsia="宋体" w:hAnsi="宋体"/>
        </w:rPr>
        <w:t>#define MAXN 100010</w:t>
      </w:r>
    </w:p>
    <w:p w:rsidR="003B5C64" w:rsidRPr="000665B4" w:rsidRDefault="003B5C64" w:rsidP="003B5C64">
      <w:pPr>
        <w:rPr>
          <w:rFonts w:ascii="宋体" w:eastAsia="宋体" w:hAnsi="宋体"/>
        </w:rPr>
      </w:pPr>
      <w:r w:rsidRPr="000665B4">
        <w:rPr>
          <w:rFonts w:ascii="宋体" w:eastAsia="宋体" w:hAnsi="宋体"/>
        </w:rPr>
        <w:t>using namespace std;</w:t>
      </w:r>
    </w:p>
    <w:p w:rsidR="003B5C64" w:rsidRPr="000665B4" w:rsidRDefault="003B5C64" w:rsidP="003B5C64">
      <w:pPr>
        <w:rPr>
          <w:rFonts w:ascii="宋体" w:eastAsia="宋体" w:hAnsi="宋体"/>
        </w:rPr>
      </w:pPr>
      <w:r w:rsidRPr="000665B4">
        <w:rPr>
          <w:rFonts w:ascii="宋体" w:eastAsia="宋体" w:hAnsi="宋体" w:hint="eastAsia"/>
        </w:rPr>
        <w:t>//线段树维护区间和,即[L,R]区间内有多少数字是第1次出现的</w:t>
      </w:r>
    </w:p>
    <w:p w:rsidR="003B5C64" w:rsidRPr="000665B4" w:rsidRDefault="003B5C64" w:rsidP="003B5C64">
      <w:pPr>
        <w:rPr>
          <w:rFonts w:ascii="宋体" w:eastAsia="宋体" w:hAnsi="宋体"/>
        </w:rPr>
      </w:pPr>
      <w:r w:rsidRPr="000665B4">
        <w:rPr>
          <w:rFonts w:ascii="宋体" w:eastAsia="宋体" w:hAnsi="宋体"/>
        </w:rPr>
        <w:t>int tot[MAXN&lt;&lt;2];</w:t>
      </w:r>
    </w:p>
    <w:p w:rsidR="003B5C64" w:rsidRPr="000665B4" w:rsidRDefault="003B5C64" w:rsidP="003B5C64">
      <w:pPr>
        <w:rPr>
          <w:rFonts w:ascii="宋体" w:eastAsia="宋体" w:hAnsi="宋体"/>
        </w:rPr>
      </w:pPr>
      <w:r w:rsidRPr="000665B4">
        <w:rPr>
          <w:rFonts w:ascii="宋体" w:eastAsia="宋体" w:hAnsi="宋体"/>
        </w:rPr>
        <w:t>void push_up(int id){</w:t>
      </w:r>
    </w:p>
    <w:p w:rsidR="003B5C64" w:rsidRPr="000665B4" w:rsidRDefault="003B5C64" w:rsidP="003B5C64">
      <w:pPr>
        <w:rPr>
          <w:rFonts w:ascii="宋体" w:eastAsia="宋体" w:hAnsi="宋体"/>
        </w:rPr>
      </w:pPr>
      <w:r w:rsidRPr="000665B4">
        <w:rPr>
          <w:rFonts w:ascii="宋体" w:eastAsia="宋体" w:hAnsi="宋体"/>
        </w:rPr>
        <w:t xml:space="preserve">    tot[id]=tot[id&lt;&lt;1]+tot[id&lt;&lt;1|1];</w:t>
      </w:r>
    </w:p>
    <w:p w:rsidR="003B5C64" w:rsidRPr="000665B4" w:rsidRDefault="003B5C64" w:rsidP="003B5C64">
      <w:pPr>
        <w:rPr>
          <w:rFonts w:ascii="宋体" w:eastAsia="宋体" w:hAnsi="宋体"/>
        </w:rPr>
      </w:pPr>
      <w:r w:rsidRPr="000665B4">
        <w:rPr>
          <w:rFonts w:ascii="宋体" w:eastAsia="宋体" w:hAnsi="宋体"/>
        </w:rPr>
        <w:t xml:space="preserve">    return;</w:t>
      </w:r>
    </w:p>
    <w:p w:rsidR="003B5C64" w:rsidRPr="000665B4" w:rsidRDefault="003B5C64" w:rsidP="003B5C64">
      <w:pPr>
        <w:rPr>
          <w:rFonts w:ascii="宋体" w:eastAsia="宋体" w:hAnsi="宋体"/>
        </w:rPr>
      </w:pPr>
      <w:r w:rsidRPr="000665B4">
        <w:rPr>
          <w:rFonts w:ascii="宋体" w:eastAsia="宋体" w:hAnsi="宋体"/>
        </w:rPr>
        <w:t>}</w:t>
      </w:r>
    </w:p>
    <w:p w:rsidR="003B5C64" w:rsidRPr="000665B4" w:rsidRDefault="003B5C64" w:rsidP="003B5C64">
      <w:pPr>
        <w:rPr>
          <w:rFonts w:ascii="宋体" w:eastAsia="宋体" w:hAnsi="宋体"/>
        </w:rPr>
      </w:pPr>
      <w:r w:rsidRPr="000665B4">
        <w:rPr>
          <w:rFonts w:ascii="宋体" w:eastAsia="宋体" w:hAnsi="宋体"/>
        </w:rPr>
        <w:t>void update(int id,int tl,int tr,int pos){</w:t>
      </w:r>
    </w:p>
    <w:p w:rsidR="003B5C64" w:rsidRPr="000665B4" w:rsidRDefault="003B5C64" w:rsidP="003B5C64">
      <w:pPr>
        <w:rPr>
          <w:rFonts w:ascii="宋体" w:eastAsia="宋体" w:hAnsi="宋体"/>
        </w:rPr>
      </w:pPr>
      <w:r w:rsidRPr="000665B4">
        <w:rPr>
          <w:rFonts w:ascii="宋体" w:eastAsia="宋体" w:hAnsi="宋体"/>
        </w:rPr>
        <w:t xml:space="preserve">    if(tl==tr&amp;&amp;tl==pos){</w:t>
      </w:r>
    </w:p>
    <w:p w:rsidR="003B5C64" w:rsidRPr="000665B4" w:rsidRDefault="003B5C64" w:rsidP="003B5C64">
      <w:pPr>
        <w:rPr>
          <w:rFonts w:ascii="宋体" w:eastAsia="宋体" w:hAnsi="宋体"/>
        </w:rPr>
      </w:pPr>
      <w:r w:rsidRPr="000665B4">
        <w:rPr>
          <w:rFonts w:ascii="宋体" w:eastAsia="宋体" w:hAnsi="宋体"/>
        </w:rPr>
        <w:t xml:space="preserve">        tot[id]++;</w:t>
      </w:r>
    </w:p>
    <w:p w:rsidR="003B5C64" w:rsidRPr="000665B4" w:rsidRDefault="003B5C64" w:rsidP="003B5C64">
      <w:pPr>
        <w:rPr>
          <w:rFonts w:ascii="宋体" w:eastAsia="宋体" w:hAnsi="宋体"/>
        </w:rPr>
      </w:pPr>
      <w:r w:rsidRPr="000665B4">
        <w:rPr>
          <w:rFonts w:ascii="宋体" w:eastAsia="宋体" w:hAnsi="宋体"/>
        </w:rPr>
        <w:t xml:space="preserve">        return;</w:t>
      </w:r>
    </w:p>
    <w:p w:rsidR="003B5C64" w:rsidRPr="000665B4" w:rsidRDefault="003B5C64" w:rsidP="003B5C64">
      <w:pPr>
        <w:rPr>
          <w:rFonts w:ascii="宋体" w:eastAsia="宋体" w:hAnsi="宋体"/>
        </w:rPr>
      </w:pPr>
      <w:r w:rsidRPr="000665B4">
        <w:rPr>
          <w:rFonts w:ascii="宋体" w:eastAsia="宋体" w:hAnsi="宋体"/>
        </w:rPr>
        <w:t xml:space="preserve">    }</w:t>
      </w:r>
    </w:p>
    <w:p w:rsidR="003B5C64" w:rsidRPr="000665B4" w:rsidRDefault="003B5C64" w:rsidP="003B5C64">
      <w:pPr>
        <w:rPr>
          <w:rFonts w:ascii="宋体" w:eastAsia="宋体" w:hAnsi="宋体"/>
        </w:rPr>
      </w:pPr>
      <w:r w:rsidRPr="000665B4">
        <w:rPr>
          <w:rFonts w:ascii="宋体" w:eastAsia="宋体" w:hAnsi="宋体"/>
        </w:rPr>
        <w:t xml:space="preserve">    int mid=(tl+tr)&gt;&gt;1;</w:t>
      </w:r>
    </w:p>
    <w:p w:rsidR="003B5C64" w:rsidRPr="000665B4" w:rsidRDefault="003B5C64" w:rsidP="003B5C64">
      <w:pPr>
        <w:rPr>
          <w:rFonts w:ascii="宋体" w:eastAsia="宋体" w:hAnsi="宋体"/>
        </w:rPr>
      </w:pPr>
      <w:r w:rsidRPr="000665B4">
        <w:rPr>
          <w:rFonts w:ascii="宋体" w:eastAsia="宋体" w:hAnsi="宋体"/>
        </w:rPr>
        <w:t xml:space="preserve">    if(pos&lt;=mid) update(id&lt;&lt;1,tl,mid,pos);else update(id&lt;&lt;1|1,mid+1,tr,pos);</w:t>
      </w:r>
    </w:p>
    <w:p w:rsidR="003B5C64" w:rsidRPr="000665B4" w:rsidRDefault="003B5C64" w:rsidP="003B5C64">
      <w:pPr>
        <w:rPr>
          <w:rFonts w:ascii="宋体" w:eastAsia="宋体" w:hAnsi="宋体"/>
        </w:rPr>
      </w:pPr>
      <w:r w:rsidRPr="000665B4">
        <w:rPr>
          <w:rFonts w:ascii="宋体" w:eastAsia="宋体" w:hAnsi="宋体"/>
        </w:rPr>
        <w:t xml:space="preserve">    push_up(id);</w:t>
      </w:r>
    </w:p>
    <w:p w:rsidR="003B5C64" w:rsidRPr="000665B4" w:rsidRDefault="003B5C64" w:rsidP="003B5C64">
      <w:pPr>
        <w:rPr>
          <w:rFonts w:ascii="宋体" w:eastAsia="宋体" w:hAnsi="宋体"/>
        </w:rPr>
      </w:pPr>
      <w:r w:rsidRPr="000665B4">
        <w:rPr>
          <w:rFonts w:ascii="宋体" w:eastAsia="宋体" w:hAnsi="宋体"/>
        </w:rPr>
        <w:t xml:space="preserve">    return;</w:t>
      </w:r>
    </w:p>
    <w:p w:rsidR="003B5C64" w:rsidRPr="000665B4" w:rsidRDefault="003B5C64" w:rsidP="003B5C64">
      <w:pPr>
        <w:rPr>
          <w:rFonts w:ascii="宋体" w:eastAsia="宋体" w:hAnsi="宋体"/>
        </w:rPr>
      </w:pPr>
      <w:r w:rsidRPr="000665B4">
        <w:rPr>
          <w:rFonts w:ascii="宋体" w:eastAsia="宋体" w:hAnsi="宋体"/>
        </w:rPr>
        <w:t>}</w:t>
      </w:r>
    </w:p>
    <w:p w:rsidR="003B5C64" w:rsidRPr="000665B4" w:rsidRDefault="003B5C64" w:rsidP="003B5C64">
      <w:pPr>
        <w:rPr>
          <w:rFonts w:ascii="宋体" w:eastAsia="宋体" w:hAnsi="宋体"/>
        </w:rPr>
      </w:pPr>
      <w:r w:rsidRPr="000665B4">
        <w:rPr>
          <w:rFonts w:ascii="宋体" w:eastAsia="宋体" w:hAnsi="宋体"/>
        </w:rPr>
        <w:t>int query(int id,int tl,int tr,int ql,int qr){</w:t>
      </w:r>
    </w:p>
    <w:p w:rsidR="003B5C64" w:rsidRPr="000665B4" w:rsidRDefault="003B5C64" w:rsidP="003B5C64">
      <w:pPr>
        <w:rPr>
          <w:rFonts w:ascii="宋体" w:eastAsia="宋体" w:hAnsi="宋体"/>
        </w:rPr>
      </w:pPr>
      <w:r w:rsidRPr="000665B4">
        <w:rPr>
          <w:rFonts w:ascii="宋体" w:eastAsia="宋体" w:hAnsi="宋体"/>
        </w:rPr>
        <w:t xml:space="preserve">    if(tl==ql&amp;&amp;tr==qr) return tot[id];</w:t>
      </w:r>
    </w:p>
    <w:p w:rsidR="003B5C64" w:rsidRPr="000665B4" w:rsidRDefault="003B5C64" w:rsidP="003B5C64">
      <w:pPr>
        <w:rPr>
          <w:rFonts w:ascii="宋体" w:eastAsia="宋体" w:hAnsi="宋体"/>
        </w:rPr>
      </w:pPr>
      <w:r w:rsidRPr="000665B4">
        <w:rPr>
          <w:rFonts w:ascii="宋体" w:eastAsia="宋体" w:hAnsi="宋体"/>
        </w:rPr>
        <w:t xml:space="preserve">    int mid=(tl+tr)&gt;&gt;1;</w:t>
      </w:r>
    </w:p>
    <w:p w:rsidR="003B5C64" w:rsidRPr="000665B4" w:rsidRDefault="003B5C64" w:rsidP="003B5C64">
      <w:pPr>
        <w:rPr>
          <w:rFonts w:ascii="宋体" w:eastAsia="宋体" w:hAnsi="宋体"/>
        </w:rPr>
      </w:pPr>
      <w:r w:rsidRPr="000665B4">
        <w:rPr>
          <w:rFonts w:ascii="宋体" w:eastAsia="宋体" w:hAnsi="宋体"/>
        </w:rPr>
        <w:t xml:space="preserve">    if(qr&lt;=mid) return query(id&lt;&lt;1,tl,mid,ql,qr);</w:t>
      </w:r>
    </w:p>
    <w:p w:rsidR="003B5C64" w:rsidRPr="000665B4" w:rsidRDefault="003B5C64" w:rsidP="003B5C64">
      <w:pPr>
        <w:rPr>
          <w:rFonts w:ascii="宋体" w:eastAsia="宋体" w:hAnsi="宋体"/>
        </w:rPr>
      </w:pPr>
      <w:r w:rsidRPr="000665B4">
        <w:rPr>
          <w:rFonts w:ascii="宋体" w:eastAsia="宋体" w:hAnsi="宋体"/>
        </w:rPr>
        <w:t xml:space="preserve">    if(ql&gt;mid) return query(id&lt;&lt;1|1,mid+1,tr,ql,qr);</w:t>
      </w:r>
    </w:p>
    <w:p w:rsidR="003B5C64" w:rsidRPr="000665B4" w:rsidRDefault="003B5C64" w:rsidP="003B5C64">
      <w:pPr>
        <w:rPr>
          <w:rFonts w:ascii="宋体" w:eastAsia="宋体" w:hAnsi="宋体"/>
        </w:rPr>
      </w:pPr>
      <w:r w:rsidRPr="000665B4">
        <w:rPr>
          <w:rFonts w:ascii="宋体" w:eastAsia="宋体" w:hAnsi="宋体"/>
        </w:rPr>
        <w:t xml:space="preserve">    return query(id&lt;&lt;1,tl,mid,ql,mid)+query(id&lt;&lt;1|1,mid+1,tr,mid+1,qr);</w:t>
      </w:r>
    </w:p>
    <w:p w:rsidR="003B5C64" w:rsidRPr="000665B4" w:rsidRDefault="003B5C64" w:rsidP="003B5C64">
      <w:pPr>
        <w:rPr>
          <w:rFonts w:ascii="宋体" w:eastAsia="宋体" w:hAnsi="宋体"/>
        </w:rPr>
      </w:pPr>
      <w:r w:rsidRPr="000665B4">
        <w:rPr>
          <w:rFonts w:ascii="宋体" w:eastAsia="宋体" w:hAnsi="宋体"/>
        </w:rPr>
        <w:t>}</w:t>
      </w:r>
    </w:p>
    <w:p w:rsidR="003B5C64" w:rsidRPr="000665B4" w:rsidRDefault="003B5C64" w:rsidP="003B5C64">
      <w:pPr>
        <w:rPr>
          <w:rFonts w:ascii="宋体" w:eastAsia="宋体" w:hAnsi="宋体"/>
        </w:rPr>
      </w:pPr>
      <w:r w:rsidRPr="000665B4">
        <w:rPr>
          <w:rFonts w:ascii="宋体" w:eastAsia="宋体" w:hAnsi="宋体" w:hint="eastAsia"/>
        </w:rPr>
        <w:t>//查询离线操作</w:t>
      </w:r>
    </w:p>
    <w:p w:rsidR="003B5C64" w:rsidRPr="000665B4" w:rsidRDefault="003B5C64" w:rsidP="003B5C64">
      <w:pPr>
        <w:rPr>
          <w:rFonts w:ascii="宋体" w:eastAsia="宋体" w:hAnsi="宋体"/>
        </w:rPr>
      </w:pPr>
      <w:r w:rsidRPr="000665B4">
        <w:rPr>
          <w:rFonts w:ascii="宋体" w:eastAsia="宋体" w:hAnsi="宋体"/>
        </w:rPr>
        <w:t>struct node{</w:t>
      </w:r>
    </w:p>
    <w:p w:rsidR="003B5C64" w:rsidRPr="000665B4" w:rsidRDefault="003B5C64" w:rsidP="003B5C64">
      <w:pPr>
        <w:rPr>
          <w:rFonts w:ascii="宋体" w:eastAsia="宋体" w:hAnsi="宋体"/>
        </w:rPr>
      </w:pPr>
      <w:r w:rsidRPr="000665B4">
        <w:rPr>
          <w:rFonts w:ascii="宋体" w:eastAsia="宋体" w:hAnsi="宋体"/>
        </w:rPr>
        <w:t xml:space="preserve">    int l,r,id;</w:t>
      </w:r>
    </w:p>
    <w:p w:rsidR="003B5C64" w:rsidRPr="000665B4" w:rsidRDefault="003B5C64" w:rsidP="003B5C64">
      <w:pPr>
        <w:rPr>
          <w:rFonts w:ascii="宋体" w:eastAsia="宋体" w:hAnsi="宋体"/>
        </w:rPr>
      </w:pPr>
      <w:r w:rsidRPr="000665B4">
        <w:rPr>
          <w:rFonts w:ascii="宋体" w:eastAsia="宋体" w:hAnsi="宋体"/>
        </w:rPr>
        <w:t>}Q[MAXN];</w:t>
      </w:r>
    </w:p>
    <w:p w:rsidR="003B5C64" w:rsidRPr="000665B4" w:rsidRDefault="003B5C64" w:rsidP="003B5C64">
      <w:pPr>
        <w:rPr>
          <w:rFonts w:ascii="宋体" w:eastAsia="宋体" w:hAnsi="宋体"/>
        </w:rPr>
      </w:pPr>
      <w:r w:rsidRPr="000665B4">
        <w:rPr>
          <w:rFonts w:ascii="宋体" w:eastAsia="宋体" w:hAnsi="宋体"/>
        </w:rPr>
        <w:t>bool cmp(node x,node y){</w:t>
      </w:r>
    </w:p>
    <w:p w:rsidR="003B5C64" w:rsidRPr="000665B4" w:rsidRDefault="003B5C64" w:rsidP="003B5C64">
      <w:pPr>
        <w:rPr>
          <w:rFonts w:ascii="宋体" w:eastAsia="宋体" w:hAnsi="宋体"/>
        </w:rPr>
      </w:pPr>
      <w:r w:rsidRPr="000665B4">
        <w:rPr>
          <w:rFonts w:ascii="宋体" w:eastAsia="宋体" w:hAnsi="宋体"/>
        </w:rPr>
        <w:t xml:space="preserve">    return x.r&lt;y.r;</w:t>
      </w:r>
    </w:p>
    <w:p w:rsidR="003B5C64" w:rsidRPr="000665B4" w:rsidRDefault="003B5C64" w:rsidP="003B5C64">
      <w:pPr>
        <w:rPr>
          <w:rFonts w:ascii="宋体" w:eastAsia="宋体" w:hAnsi="宋体"/>
        </w:rPr>
      </w:pPr>
      <w:r w:rsidRPr="000665B4">
        <w:rPr>
          <w:rFonts w:ascii="宋体" w:eastAsia="宋体" w:hAnsi="宋体"/>
        </w:rPr>
        <w:t>}</w:t>
      </w:r>
    </w:p>
    <w:p w:rsidR="003B5C64" w:rsidRPr="000665B4" w:rsidRDefault="003B5C64" w:rsidP="003B5C64">
      <w:pPr>
        <w:rPr>
          <w:rFonts w:ascii="宋体" w:eastAsia="宋体" w:hAnsi="宋体"/>
        </w:rPr>
      </w:pPr>
    </w:p>
    <w:p w:rsidR="003B5C64" w:rsidRPr="000665B4" w:rsidRDefault="003B5C64" w:rsidP="003B5C64">
      <w:pPr>
        <w:rPr>
          <w:rFonts w:ascii="宋体" w:eastAsia="宋体" w:hAnsi="宋体"/>
        </w:rPr>
      </w:pPr>
      <w:r w:rsidRPr="000665B4">
        <w:rPr>
          <w:rFonts w:ascii="宋体" w:eastAsia="宋体" w:hAnsi="宋体"/>
        </w:rPr>
        <w:t>int main(){</w:t>
      </w:r>
    </w:p>
    <w:p w:rsidR="003B5C64" w:rsidRPr="000665B4" w:rsidRDefault="003B5C64" w:rsidP="003B5C64">
      <w:pPr>
        <w:rPr>
          <w:rFonts w:ascii="宋体" w:eastAsia="宋体" w:hAnsi="宋体"/>
        </w:rPr>
      </w:pPr>
      <w:r w:rsidRPr="000665B4">
        <w:rPr>
          <w:rFonts w:ascii="宋体" w:eastAsia="宋体" w:hAnsi="宋体"/>
        </w:rPr>
        <w:t xml:space="preserve">    int n,q,a[MAXN],last[MAXN],first[MAXN],ans[MAXN],cnt,nowr;</w:t>
      </w:r>
    </w:p>
    <w:p w:rsidR="003B5C64" w:rsidRPr="000665B4" w:rsidRDefault="003B5C64" w:rsidP="00D051C5">
      <w:pPr>
        <w:ind w:firstLine="420"/>
        <w:rPr>
          <w:rFonts w:ascii="宋体" w:eastAsia="宋体" w:hAnsi="宋体"/>
        </w:rPr>
      </w:pPr>
      <w:r w:rsidRPr="000665B4">
        <w:rPr>
          <w:rFonts w:ascii="宋体" w:eastAsia="宋体" w:hAnsi="宋体"/>
        </w:rPr>
        <w:t>while(~scanf("%d%d",&amp;n,&amp;q)){</w:t>
      </w:r>
    </w:p>
    <w:p w:rsidR="00D051C5" w:rsidRPr="000665B4" w:rsidRDefault="00D051C5" w:rsidP="00D051C5">
      <w:pPr>
        <w:ind w:firstLineChars="400" w:firstLine="840"/>
        <w:rPr>
          <w:rFonts w:ascii="宋体" w:eastAsia="宋体" w:hAnsi="宋体"/>
        </w:rPr>
      </w:pPr>
      <w:r w:rsidRPr="000665B4">
        <w:rPr>
          <w:rFonts w:ascii="宋体" w:eastAsia="宋体" w:hAnsi="宋体"/>
        </w:rPr>
        <w:t>//</w:t>
      </w:r>
      <w:r w:rsidRPr="000665B4">
        <w:rPr>
          <w:rFonts w:ascii="宋体" w:eastAsia="宋体" w:hAnsi="宋体" w:hint="eastAsia"/>
        </w:rPr>
        <w:t>预处理</w:t>
      </w:r>
    </w:p>
    <w:p w:rsidR="003B5C64" w:rsidRPr="000665B4" w:rsidRDefault="003B5C64" w:rsidP="003B5C64">
      <w:pPr>
        <w:rPr>
          <w:rFonts w:ascii="宋体" w:eastAsia="宋体" w:hAnsi="宋体"/>
        </w:rPr>
      </w:pPr>
      <w:r w:rsidRPr="000665B4">
        <w:rPr>
          <w:rFonts w:ascii="宋体" w:eastAsia="宋体" w:hAnsi="宋体"/>
        </w:rPr>
        <w:t xml:space="preserve">        memset(tot,0,sizeof(tot));</w:t>
      </w:r>
    </w:p>
    <w:p w:rsidR="003B5C64" w:rsidRPr="000665B4" w:rsidRDefault="003B5C64" w:rsidP="003B5C64">
      <w:pPr>
        <w:rPr>
          <w:rFonts w:ascii="宋体" w:eastAsia="宋体" w:hAnsi="宋体"/>
        </w:rPr>
      </w:pPr>
      <w:r w:rsidRPr="000665B4">
        <w:rPr>
          <w:rFonts w:ascii="宋体" w:eastAsia="宋体" w:hAnsi="宋体"/>
        </w:rPr>
        <w:t xml:space="preserve">        memset(last,0,sizeof(last)),memset(first,0,sizeof(first)),cnt=0,nowr=1;</w:t>
      </w:r>
    </w:p>
    <w:p w:rsidR="00D051C5" w:rsidRPr="000665B4" w:rsidRDefault="00D051C5" w:rsidP="00D051C5">
      <w:pPr>
        <w:ind w:leftChars="400" w:left="840"/>
        <w:rPr>
          <w:rFonts w:ascii="宋体" w:eastAsia="宋体" w:hAnsi="宋体"/>
        </w:rPr>
      </w:pPr>
      <w:r w:rsidRPr="000665B4">
        <w:rPr>
          <w:rFonts w:ascii="宋体" w:eastAsia="宋体" w:hAnsi="宋体"/>
        </w:rPr>
        <w:t>//</w:t>
      </w:r>
      <w:r w:rsidRPr="000665B4">
        <w:rPr>
          <w:rFonts w:ascii="宋体" w:eastAsia="宋体" w:hAnsi="宋体" w:hint="eastAsia"/>
        </w:rPr>
        <w:t>读入n个数字，下标与题目一致从1开始</w:t>
      </w:r>
    </w:p>
    <w:p w:rsidR="00D051C5" w:rsidRPr="000665B4" w:rsidRDefault="00D051C5" w:rsidP="00D051C5">
      <w:pPr>
        <w:ind w:leftChars="400" w:left="840"/>
        <w:rPr>
          <w:rFonts w:ascii="宋体" w:eastAsia="宋体" w:hAnsi="宋体"/>
        </w:rPr>
      </w:pPr>
      <w:r w:rsidRPr="000665B4">
        <w:rPr>
          <w:rFonts w:ascii="宋体" w:eastAsia="宋体" w:hAnsi="宋体" w:hint="eastAsia"/>
        </w:rPr>
        <w:t>//顺便计算数字第1次和最后1次出现的位置以及总的不同数字个数</w:t>
      </w:r>
    </w:p>
    <w:p w:rsidR="003B5C64" w:rsidRPr="000665B4" w:rsidRDefault="003B5C64" w:rsidP="003B5C64">
      <w:pPr>
        <w:rPr>
          <w:rFonts w:ascii="宋体" w:eastAsia="宋体" w:hAnsi="宋体"/>
        </w:rPr>
      </w:pPr>
      <w:r w:rsidRPr="000665B4">
        <w:rPr>
          <w:rFonts w:ascii="宋体" w:eastAsia="宋体" w:hAnsi="宋体"/>
        </w:rPr>
        <w:t xml:space="preserve">        for(int i=1;i&lt;=n;i++){</w:t>
      </w:r>
    </w:p>
    <w:p w:rsidR="003B5C64" w:rsidRPr="000665B4" w:rsidRDefault="003B5C64" w:rsidP="003B5C64">
      <w:pPr>
        <w:rPr>
          <w:rFonts w:ascii="宋体" w:eastAsia="宋体" w:hAnsi="宋体"/>
        </w:rPr>
      </w:pPr>
      <w:r w:rsidRPr="000665B4">
        <w:rPr>
          <w:rFonts w:ascii="宋体" w:eastAsia="宋体" w:hAnsi="宋体"/>
        </w:rPr>
        <w:lastRenderedPageBreak/>
        <w:t xml:space="preserve">            scanf("%d",&amp;a[i]);</w:t>
      </w:r>
    </w:p>
    <w:p w:rsidR="003B5C64" w:rsidRPr="000665B4" w:rsidRDefault="003B5C64" w:rsidP="003B5C64">
      <w:pPr>
        <w:rPr>
          <w:rFonts w:ascii="宋体" w:eastAsia="宋体" w:hAnsi="宋体"/>
        </w:rPr>
      </w:pPr>
      <w:r w:rsidRPr="000665B4">
        <w:rPr>
          <w:rFonts w:ascii="宋体" w:eastAsia="宋体" w:hAnsi="宋体"/>
        </w:rPr>
        <w:t xml:space="preserve">            last[a[i]]=i;</w:t>
      </w:r>
    </w:p>
    <w:p w:rsidR="003B5C64" w:rsidRPr="000665B4" w:rsidRDefault="003B5C64" w:rsidP="003B5C64">
      <w:pPr>
        <w:rPr>
          <w:rFonts w:ascii="宋体" w:eastAsia="宋体" w:hAnsi="宋体"/>
        </w:rPr>
      </w:pPr>
      <w:r w:rsidRPr="000665B4">
        <w:rPr>
          <w:rFonts w:ascii="宋体" w:eastAsia="宋体" w:hAnsi="宋体"/>
        </w:rPr>
        <w:t xml:space="preserve">            if(first[a[i]]==0) first[a[i]]=i,cnt++;</w:t>
      </w:r>
    </w:p>
    <w:p w:rsidR="003B5C64" w:rsidRPr="000665B4" w:rsidRDefault="003B5C64" w:rsidP="003B5C64">
      <w:pPr>
        <w:rPr>
          <w:rFonts w:ascii="宋体" w:eastAsia="宋体" w:hAnsi="宋体"/>
        </w:rPr>
      </w:pPr>
      <w:r w:rsidRPr="000665B4">
        <w:rPr>
          <w:rFonts w:ascii="宋体" w:eastAsia="宋体" w:hAnsi="宋体"/>
        </w:rPr>
        <w:t xml:space="preserve">        }</w:t>
      </w:r>
    </w:p>
    <w:p w:rsidR="0056415C" w:rsidRPr="000665B4" w:rsidRDefault="0056415C" w:rsidP="0056415C">
      <w:pPr>
        <w:ind w:left="420" w:firstLine="420"/>
        <w:rPr>
          <w:rFonts w:ascii="宋体" w:eastAsia="宋体" w:hAnsi="宋体"/>
        </w:rPr>
      </w:pPr>
      <w:r w:rsidRPr="000665B4">
        <w:rPr>
          <w:rFonts w:ascii="宋体" w:eastAsia="宋体" w:hAnsi="宋体"/>
        </w:rPr>
        <w:t>//</w:t>
      </w:r>
      <w:r w:rsidRPr="000665B4">
        <w:rPr>
          <w:rFonts w:ascii="宋体" w:eastAsia="宋体" w:hAnsi="宋体" w:hint="eastAsia"/>
        </w:rPr>
        <w:t>读入q个询问，按照r从小到大离线排序，记录询问顺序</w:t>
      </w:r>
    </w:p>
    <w:p w:rsidR="003B5C64" w:rsidRPr="000665B4" w:rsidRDefault="003B5C64" w:rsidP="003B5C64">
      <w:pPr>
        <w:rPr>
          <w:rFonts w:ascii="宋体" w:eastAsia="宋体" w:hAnsi="宋体"/>
        </w:rPr>
      </w:pPr>
      <w:r w:rsidRPr="000665B4">
        <w:rPr>
          <w:rFonts w:ascii="宋体" w:eastAsia="宋体" w:hAnsi="宋体"/>
        </w:rPr>
        <w:t xml:space="preserve">        for(int i=0;i&lt;q;i++) scanf("%d%d",&amp;Q[i].l,&amp;Q[i].r),Q[i].id=i;</w:t>
      </w:r>
    </w:p>
    <w:p w:rsidR="003B5C64" w:rsidRPr="000665B4" w:rsidRDefault="003B5C64" w:rsidP="003B5C64">
      <w:pPr>
        <w:rPr>
          <w:rFonts w:ascii="宋体" w:eastAsia="宋体" w:hAnsi="宋体"/>
        </w:rPr>
      </w:pPr>
      <w:r w:rsidRPr="000665B4">
        <w:rPr>
          <w:rFonts w:ascii="宋体" w:eastAsia="宋体" w:hAnsi="宋体"/>
        </w:rPr>
        <w:t xml:space="preserve">        sort(Q,Q+q,cmp);</w:t>
      </w:r>
    </w:p>
    <w:p w:rsidR="0056415C" w:rsidRPr="000665B4" w:rsidRDefault="0056415C" w:rsidP="0056415C">
      <w:pPr>
        <w:ind w:left="420" w:firstLineChars="200" w:firstLine="420"/>
        <w:rPr>
          <w:rFonts w:ascii="宋体" w:eastAsia="宋体" w:hAnsi="宋体"/>
        </w:rPr>
      </w:pPr>
      <w:r w:rsidRPr="000665B4">
        <w:rPr>
          <w:rFonts w:ascii="宋体" w:eastAsia="宋体" w:hAnsi="宋体"/>
        </w:rPr>
        <w:t>//</w:t>
      </w:r>
      <w:r w:rsidRPr="000665B4">
        <w:rPr>
          <w:rFonts w:ascii="宋体" w:eastAsia="宋体" w:hAnsi="宋体" w:hint="eastAsia"/>
        </w:rPr>
        <w:t>核心代码</w:t>
      </w:r>
    </w:p>
    <w:p w:rsidR="003B5C64" w:rsidRPr="000665B4" w:rsidRDefault="003B5C64" w:rsidP="003B5C64">
      <w:pPr>
        <w:rPr>
          <w:rFonts w:ascii="宋体" w:eastAsia="宋体" w:hAnsi="宋体"/>
        </w:rPr>
      </w:pPr>
      <w:r w:rsidRPr="000665B4">
        <w:rPr>
          <w:rFonts w:ascii="宋体" w:eastAsia="宋体" w:hAnsi="宋体"/>
        </w:rPr>
        <w:t xml:space="preserve">        for(int i=0;i&lt;q;i++){</w:t>
      </w:r>
    </w:p>
    <w:p w:rsidR="003B5C64" w:rsidRPr="000665B4" w:rsidRDefault="003B5C64" w:rsidP="003B5C64">
      <w:pPr>
        <w:rPr>
          <w:rFonts w:ascii="宋体" w:eastAsia="宋体" w:hAnsi="宋体"/>
        </w:rPr>
      </w:pPr>
      <w:r w:rsidRPr="000665B4">
        <w:rPr>
          <w:rFonts w:ascii="宋体" w:eastAsia="宋体" w:hAnsi="宋体"/>
        </w:rPr>
        <w:t xml:space="preserve">            while(nowr&lt;Q[i].r){</w:t>
      </w:r>
    </w:p>
    <w:p w:rsidR="003B5C64" w:rsidRPr="000665B4" w:rsidRDefault="003B5C64" w:rsidP="003B5C64">
      <w:pPr>
        <w:rPr>
          <w:rFonts w:ascii="宋体" w:eastAsia="宋体" w:hAnsi="宋体"/>
        </w:rPr>
      </w:pPr>
      <w:r w:rsidRPr="000665B4">
        <w:rPr>
          <w:rFonts w:ascii="宋体" w:eastAsia="宋体" w:hAnsi="宋体"/>
        </w:rPr>
        <w:t xml:space="preserve">                if(last[a[nowr]]==nowr) update(1,1,n,first[a[nowr]]);</w:t>
      </w:r>
    </w:p>
    <w:p w:rsidR="003B5C64" w:rsidRPr="000665B4" w:rsidRDefault="003B5C64" w:rsidP="003B5C64">
      <w:pPr>
        <w:rPr>
          <w:rFonts w:ascii="宋体" w:eastAsia="宋体" w:hAnsi="宋体"/>
        </w:rPr>
      </w:pPr>
      <w:r w:rsidRPr="000665B4">
        <w:rPr>
          <w:rFonts w:ascii="宋体" w:eastAsia="宋体" w:hAnsi="宋体"/>
        </w:rPr>
        <w:t xml:space="preserve">                nowr++;</w:t>
      </w:r>
    </w:p>
    <w:p w:rsidR="003B5C64" w:rsidRPr="000665B4" w:rsidRDefault="003B5C64" w:rsidP="003B5C64">
      <w:pPr>
        <w:rPr>
          <w:rFonts w:ascii="宋体" w:eastAsia="宋体" w:hAnsi="宋体"/>
        </w:rPr>
      </w:pPr>
      <w:r w:rsidRPr="000665B4">
        <w:rPr>
          <w:rFonts w:ascii="宋体" w:eastAsia="宋体" w:hAnsi="宋体"/>
        </w:rPr>
        <w:t xml:space="preserve">            }</w:t>
      </w:r>
    </w:p>
    <w:p w:rsidR="003B5C64" w:rsidRPr="000665B4" w:rsidRDefault="003B5C64" w:rsidP="003B5C64">
      <w:pPr>
        <w:rPr>
          <w:rFonts w:ascii="宋体" w:eastAsia="宋体" w:hAnsi="宋体"/>
        </w:rPr>
      </w:pPr>
      <w:r w:rsidRPr="000665B4">
        <w:rPr>
          <w:rFonts w:ascii="宋体" w:eastAsia="宋体" w:hAnsi="宋体"/>
        </w:rPr>
        <w:t xml:space="preserve">            ans[Q[i].id]=cnt;</w:t>
      </w:r>
    </w:p>
    <w:p w:rsidR="003B5C64" w:rsidRPr="000665B4" w:rsidRDefault="003B5C64" w:rsidP="003B5C64">
      <w:pPr>
        <w:rPr>
          <w:rFonts w:ascii="宋体" w:eastAsia="宋体" w:hAnsi="宋体"/>
        </w:rPr>
      </w:pPr>
      <w:r w:rsidRPr="000665B4">
        <w:rPr>
          <w:rFonts w:ascii="宋体" w:eastAsia="宋体" w:hAnsi="宋体"/>
        </w:rPr>
        <w:t xml:space="preserve">            if(Q[i].l&lt;Q[i].r-1) ans[Q[i].id]-=query(1,1,n,Q[i].l+1,Q[i].r-1);</w:t>
      </w:r>
    </w:p>
    <w:p w:rsidR="003B5C64" w:rsidRPr="000665B4" w:rsidRDefault="003B5C64" w:rsidP="003B5C64">
      <w:pPr>
        <w:rPr>
          <w:rFonts w:ascii="宋体" w:eastAsia="宋体" w:hAnsi="宋体"/>
        </w:rPr>
      </w:pPr>
      <w:r w:rsidRPr="000665B4">
        <w:rPr>
          <w:rFonts w:ascii="宋体" w:eastAsia="宋体" w:hAnsi="宋体"/>
        </w:rPr>
        <w:t xml:space="preserve">        }</w:t>
      </w:r>
    </w:p>
    <w:p w:rsidR="0056415C" w:rsidRPr="000665B4" w:rsidRDefault="0056415C" w:rsidP="0056415C">
      <w:pPr>
        <w:ind w:firstLineChars="400" w:firstLine="840"/>
        <w:rPr>
          <w:rFonts w:ascii="宋体" w:eastAsia="宋体" w:hAnsi="宋体"/>
        </w:rPr>
      </w:pPr>
      <w:r w:rsidRPr="000665B4">
        <w:rPr>
          <w:rFonts w:ascii="宋体" w:eastAsia="宋体" w:hAnsi="宋体"/>
        </w:rPr>
        <w:t>//</w:t>
      </w:r>
      <w:r w:rsidRPr="000665B4">
        <w:rPr>
          <w:rFonts w:ascii="宋体" w:eastAsia="宋体" w:hAnsi="宋体" w:hint="eastAsia"/>
        </w:rPr>
        <w:t>按照询问顺序输出结果</w:t>
      </w:r>
    </w:p>
    <w:p w:rsidR="003B5C64" w:rsidRPr="000665B4" w:rsidRDefault="003B5C64" w:rsidP="003B5C64">
      <w:pPr>
        <w:rPr>
          <w:rFonts w:ascii="宋体" w:eastAsia="宋体" w:hAnsi="宋体"/>
        </w:rPr>
      </w:pPr>
      <w:r w:rsidRPr="000665B4">
        <w:rPr>
          <w:rFonts w:ascii="宋体" w:eastAsia="宋体" w:hAnsi="宋体"/>
        </w:rPr>
        <w:t xml:space="preserve">        for(int i=0;i&lt;q;i++) printf("%d\n",ans[i]);</w:t>
      </w:r>
    </w:p>
    <w:p w:rsidR="003B5C64" w:rsidRPr="000665B4" w:rsidRDefault="003B5C64" w:rsidP="003B5C64">
      <w:pPr>
        <w:rPr>
          <w:rFonts w:ascii="宋体" w:eastAsia="宋体" w:hAnsi="宋体"/>
        </w:rPr>
      </w:pPr>
      <w:r w:rsidRPr="000665B4">
        <w:rPr>
          <w:rFonts w:ascii="宋体" w:eastAsia="宋体" w:hAnsi="宋体"/>
        </w:rPr>
        <w:t xml:space="preserve">    }</w:t>
      </w:r>
    </w:p>
    <w:p w:rsidR="003B5C64" w:rsidRPr="000665B4" w:rsidRDefault="003B5C64" w:rsidP="003B5C64">
      <w:pPr>
        <w:rPr>
          <w:rFonts w:ascii="宋体" w:eastAsia="宋体" w:hAnsi="宋体"/>
        </w:rPr>
      </w:pPr>
      <w:r w:rsidRPr="000665B4">
        <w:rPr>
          <w:rFonts w:ascii="宋体" w:eastAsia="宋体" w:hAnsi="宋体"/>
        </w:rPr>
        <w:t xml:space="preserve">    return 0;</w:t>
      </w:r>
    </w:p>
    <w:p w:rsidR="003B5C64" w:rsidRPr="000665B4" w:rsidRDefault="003B5C64" w:rsidP="003B5C64">
      <w:pPr>
        <w:rPr>
          <w:rFonts w:ascii="宋体" w:eastAsia="宋体" w:hAnsi="宋体"/>
        </w:rPr>
      </w:pPr>
      <w:r w:rsidRPr="000665B4">
        <w:rPr>
          <w:rFonts w:ascii="宋体" w:eastAsia="宋体" w:hAnsi="宋体"/>
        </w:rPr>
        <w:t>}</w:t>
      </w:r>
    </w:p>
    <w:p w:rsidR="00C75142" w:rsidRPr="000665B4" w:rsidRDefault="00FF754B" w:rsidP="003B5C64">
      <w:pPr>
        <w:pStyle w:val="3"/>
        <w:rPr>
          <w:rFonts w:ascii="宋体" w:eastAsia="宋体" w:hAnsi="宋体"/>
          <w:b w:val="0"/>
        </w:rPr>
      </w:pPr>
      <w:bookmarkStart w:id="180" w:name="_Toc524383081"/>
      <w:r w:rsidRPr="000665B4">
        <w:rPr>
          <w:rFonts w:ascii="宋体" w:eastAsia="宋体" w:hAnsi="宋体" w:hint="eastAsia"/>
          <w:b w:val="0"/>
        </w:rPr>
        <w:t>√-HDU-</w:t>
      </w:r>
      <w:r w:rsidRPr="000665B4">
        <w:rPr>
          <w:rFonts w:ascii="宋体" w:eastAsia="宋体" w:hAnsi="宋体"/>
          <w:b w:val="0"/>
        </w:rPr>
        <w:t>5861</w:t>
      </w:r>
      <w:r w:rsidRPr="000665B4">
        <w:rPr>
          <w:rFonts w:ascii="宋体" w:eastAsia="宋体" w:hAnsi="宋体" w:hint="eastAsia"/>
          <w:b w:val="0"/>
        </w:rPr>
        <w:t>-</w:t>
      </w:r>
      <w:r w:rsidRPr="000665B4">
        <w:rPr>
          <w:rFonts w:ascii="宋体" w:eastAsia="宋体" w:hAnsi="宋体"/>
          <w:b w:val="0"/>
        </w:rPr>
        <w:t>2016</w:t>
      </w:r>
      <w:r w:rsidRPr="000665B4">
        <w:rPr>
          <w:rFonts w:ascii="宋体" w:eastAsia="宋体" w:hAnsi="宋体" w:hint="eastAsia"/>
          <w:b w:val="0"/>
        </w:rPr>
        <w:t>多校10-铜牌</w:t>
      </w:r>
      <w:bookmarkEnd w:id="180"/>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√-HDU-</w:instrText>
      </w:r>
      <w:r w:rsidR="00C478A5" w:rsidRPr="000665B4">
        <w:rPr>
          <w:rFonts w:ascii="宋体" w:eastAsia="宋体" w:hAnsi="宋体"/>
          <w:b w:val="0"/>
        </w:rPr>
        <w:instrText>5861</w:instrText>
      </w:r>
      <w:r w:rsidR="00C478A5" w:rsidRPr="000665B4">
        <w:rPr>
          <w:rFonts w:ascii="宋体" w:eastAsia="宋体" w:hAnsi="宋体" w:hint="eastAsia"/>
          <w:b w:val="0"/>
        </w:rPr>
        <w:instrText>-</w:instrText>
      </w:r>
      <w:r w:rsidR="00C478A5" w:rsidRPr="000665B4">
        <w:rPr>
          <w:rFonts w:ascii="宋体" w:eastAsia="宋体" w:hAnsi="宋体"/>
          <w:b w:val="0"/>
        </w:rPr>
        <w:instrText>2016</w:instrText>
      </w:r>
      <w:r w:rsidR="00C478A5" w:rsidRPr="000665B4">
        <w:rPr>
          <w:rFonts w:ascii="宋体" w:eastAsia="宋体" w:hAnsi="宋体" w:hint="eastAsia"/>
          <w:b w:val="0"/>
        </w:rPr>
        <w:instrText>多校10-铜牌</w:instrText>
      </w:r>
      <w:r w:rsidR="00C478A5" w:rsidRPr="000665B4">
        <w:rPr>
          <w:rFonts w:ascii="宋体" w:eastAsia="宋体" w:hAnsi="宋体"/>
        </w:rPr>
        <w:instrText>:</w:instrText>
      </w:r>
      <w:r w:rsidR="00C478A5" w:rsidRPr="000665B4">
        <w:rPr>
          <w:rFonts w:ascii="宋体" w:eastAsia="宋体" w:hAnsi="宋体" w:hint="eastAsia"/>
        </w:rPr>
        <w:instrText>5</w:instrText>
      </w:r>
      <w:r w:rsidR="00C478A5" w:rsidRPr="000665B4">
        <w:rPr>
          <w:rFonts w:ascii="宋体" w:eastAsia="宋体" w:hAnsi="宋体"/>
        </w:rPr>
        <w:instrText xml:space="preserve">861" \y "HDU:5861" </w:instrText>
      </w:r>
      <w:r w:rsidR="00C478A5" w:rsidRPr="000665B4">
        <w:rPr>
          <w:rFonts w:ascii="宋体" w:eastAsia="宋体" w:hAnsi="宋体"/>
          <w:b w:val="0"/>
        </w:rPr>
        <w:fldChar w:fldCharType="end"/>
      </w:r>
    </w:p>
    <w:p w:rsidR="00A95EF8" w:rsidRPr="000665B4" w:rsidRDefault="00704059" w:rsidP="00704059">
      <w:pPr>
        <w:rPr>
          <w:rFonts w:ascii="宋体" w:eastAsia="宋体" w:hAnsi="宋体"/>
        </w:rPr>
      </w:pPr>
      <w:r w:rsidRPr="000665B4">
        <w:rPr>
          <w:rFonts w:ascii="宋体" w:eastAsia="宋体" w:hAnsi="宋体" w:hint="eastAsia"/>
        </w:rPr>
        <w:t>【</w:t>
      </w:r>
      <w:r w:rsidR="00DE72E5" w:rsidRPr="000665B4">
        <w:rPr>
          <w:rFonts w:ascii="宋体" w:eastAsia="宋体" w:hAnsi="宋体" w:hint="eastAsia"/>
        </w:rPr>
        <w:t>题干</w:t>
      </w:r>
      <w:r w:rsidRPr="000665B4">
        <w:rPr>
          <w:rFonts w:ascii="宋体" w:eastAsia="宋体" w:hAnsi="宋体" w:hint="eastAsia"/>
        </w:rPr>
        <w:t>】</w:t>
      </w:r>
    </w:p>
    <w:p w:rsidR="0086300A" w:rsidRPr="000665B4" w:rsidRDefault="00E60F9A" w:rsidP="00704059">
      <w:pPr>
        <w:rPr>
          <w:rFonts w:ascii="宋体" w:eastAsia="宋体" w:hAnsi="宋体" w:cs="Times New Roman"/>
          <w:color w:val="000000"/>
          <w:sz w:val="27"/>
          <w:szCs w:val="27"/>
        </w:rPr>
      </w:pPr>
      <w:r w:rsidRPr="000665B4">
        <w:rPr>
          <w:rFonts w:ascii="宋体" w:eastAsia="宋体" w:hAnsi="宋体" w:cs="Times New Roman" w:hint="eastAsia"/>
          <w:color w:val="000000"/>
          <w:sz w:val="27"/>
          <w:szCs w:val="27"/>
        </w:rPr>
        <w:t>一条直线上n个村庄，n-1个道路，每个道路有一个每天开放的费用。开始的时候所有道路关闭，现在已知m天的通行计划，每天 给出a和b，要求a到b之间的道路开放</w:t>
      </w:r>
      <w:r w:rsidR="007E169D" w:rsidRPr="000665B4">
        <w:rPr>
          <w:rFonts w:ascii="宋体" w:eastAsia="宋体" w:hAnsi="宋体" w:cs="Times New Roman" w:hint="eastAsia"/>
          <w:color w:val="000000"/>
          <w:sz w:val="27"/>
          <w:szCs w:val="27"/>
        </w:rPr>
        <w:t>，每个道路只能开放和关闭一次，要求总费用最小。</w:t>
      </w:r>
    </w:p>
    <w:p w:rsidR="006C29C7" w:rsidRPr="000665B4" w:rsidRDefault="006C29C7" w:rsidP="00704059">
      <w:pPr>
        <w:rPr>
          <w:rFonts w:ascii="宋体" w:eastAsia="宋体" w:hAnsi="宋体"/>
        </w:rPr>
      </w:pPr>
      <w:r w:rsidRPr="000665B4">
        <w:rPr>
          <w:rFonts w:ascii="宋体" w:eastAsia="宋体" w:hAnsi="宋体" w:cs="Times New Roman" w:hint="eastAsia"/>
          <w:color w:val="000000"/>
          <w:sz w:val="27"/>
          <w:szCs w:val="27"/>
        </w:rPr>
        <w:t>样例输入为4个村庄，3天计划，道路费用</w:t>
      </w:r>
      <w:r w:rsidR="001B71AA" w:rsidRPr="000665B4">
        <w:rPr>
          <w:rFonts w:ascii="宋体" w:eastAsia="宋体" w:hAnsi="宋体" w:cs="Times New Roman" w:hint="eastAsia"/>
          <w:color w:val="000000"/>
          <w:sz w:val="27"/>
          <w:szCs w:val="27"/>
        </w:rPr>
        <w:t>1,2,3，接下来3天计划</w:t>
      </w:r>
    </w:p>
    <w:p w:rsidR="009345F8" w:rsidRPr="000665B4" w:rsidRDefault="009345F8" w:rsidP="009345F8">
      <w:pPr>
        <w:widowControl/>
        <w:spacing w:before="300"/>
        <w:jc w:val="left"/>
        <w:rPr>
          <w:rFonts w:ascii="宋体" w:eastAsia="宋体" w:hAnsi="宋体" w:cs="宋体"/>
          <w:b/>
          <w:bCs/>
          <w:color w:val="000000"/>
          <w:kern w:val="0"/>
          <w:sz w:val="27"/>
          <w:szCs w:val="27"/>
        </w:rPr>
      </w:pPr>
      <w:r w:rsidRPr="000665B4">
        <w:rPr>
          <w:rFonts w:ascii="宋体" w:eastAsia="宋体" w:hAnsi="宋体" w:cs="宋体" w:hint="eastAsia"/>
          <w:b/>
          <w:bCs/>
          <w:color w:val="000000"/>
          <w:kern w:val="0"/>
          <w:sz w:val="27"/>
          <w:szCs w:val="27"/>
        </w:rPr>
        <w:t>Sample Input</w:t>
      </w:r>
    </w:p>
    <w:p w:rsidR="009345F8" w:rsidRPr="000665B4"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0665B4">
        <w:rPr>
          <w:rFonts w:ascii="宋体" w:eastAsia="宋体" w:hAnsi="宋体" w:cs="宋体"/>
          <w:color w:val="000000"/>
          <w:kern w:val="0"/>
          <w:sz w:val="24"/>
          <w:szCs w:val="24"/>
        </w:rPr>
        <w:t>4 3</w:t>
      </w:r>
      <w:r w:rsidR="00F30794" w:rsidRPr="000665B4">
        <w:rPr>
          <w:rFonts w:ascii="宋体" w:eastAsia="宋体" w:hAnsi="宋体" w:cs="宋体"/>
          <w:color w:val="000000"/>
          <w:kern w:val="0"/>
          <w:sz w:val="24"/>
          <w:szCs w:val="24"/>
        </w:rPr>
        <w:t xml:space="preserve"> </w:t>
      </w:r>
    </w:p>
    <w:p w:rsidR="009345F8" w:rsidRPr="000665B4"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0665B4">
        <w:rPr>
          <w:rFonts w:ascii="宋体" w:eastAsia="宋体" w:hAnsi="宋体" w:cs="宋体"/>
          <w:color w:val="000000"/>
          <w:kern w:val="0"/>
          <w:sz w:val="24"/>
          <w:szCs w:val="24"/>
        </w:rPr>
        <w:t>1 2 3</w:t>
      </w:r>
    </w:p>
    <w:p w:rsidR="009345F8" w:rsidRPr="000665B4"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0665B4">
        <w:rPr>
          <w:rFonts w:ascii="宋体" w:eastAsia="宋体" w:hAnsi="宋体" w:cs="宋体"/>
          <w:color w:val="000000"/>
          <w:kern w:val="0"/>
          <w:sz w:val="24"/>
          <w:szCs w:val="24"/>
        </w:rPr>
        <w:t>1 3</w:t>
      </w:r>
    </w:p>
    <w:p w:rsidR="009345F8" w:rsidRPr="000665B4"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0665B4">
        <w:rPr>
          <w:rFonts w:ascii="宋体" w:eastAsia="宋体" w:hAnsi="宋体" w:cs="宋体"/>
          <w:color w:val="000000"/>
          <w:kern w:val="0"/>
          <w:sz w:val="24"/>
          <w:szCs w:val="24"/>
        </w:rPr>
        <w:t>3 4</w:t>
      </w:r>
    </w:p>
    <w:p w:rsidR="00F30794" w:rsidRPr="000665B4" w:rsidRDefault="009345F8" w:rsidP="00F30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0665B4">
        <w:rPr>
          <w:rFonts w:ascii="宋体" w:eastAsia="宋体" w:hAnsi="宋体" w:cs="宋体"/>
          <w:color w:val="000000"/>
          <w:kern w:val="0"/>
          <w:sz w:val="24"/>
          <w:szCs w:val="24"/>
        </w:rPr>
        <w:t>2 4</w:t>
      </w:r>
    </w:p>
    <w:p w:rsidR="009345F8" w:rsidRPr="000665B4" w:rsidRDefault="009345F8" w:rsidP="009345F8">
      <w:pPr>
        <w:widowControl/>
        <w:spacing w:before="300"/>
        <w:jc w:val="left"/>
        <w:rPr>
          <w:rFonts w:ascii="宋体" w:eastAsia="宋体" w:hAnsi="宋体" w:cs="宋体"/>
          <w:b/>
          <w:bCs/>
          <w:color w:val="000000"/>
          <w:kern w:val="0"/>
          <w:sz w:val="27"/>
          <w:szCs w:val="27"/>
        </w:rPr>
      </w:pPr>
      <w:r w:rsidRPr="000665B4">
        <w:rPr>
          <w:rFonts w:ascii="宋体" w:eastAsia="宋体" w:hAnsi="宋体" w:cs="宋体" w:hint="eastAsia"/>
          <w:b/>
          <w:bCs/>
          <w:color w:val="000000"/>
          <w:kern w:val="0"/>
          <w:sz w:val="27"/>
          <w:szCs w:val="27"/>
        </w:rPr>
        <w:lastRenderedPageBreak/>
        <w:t>Sample Output</w:t>
      </w:r>
    </w:p>
    <w:p w:rsidR="009345F8" w:rsidRPr="000665B4"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0665B4">
        <w:rPr>
          <w:rFonts w:ascii="宋体" w:eastAsia="宋体" w:hAnsi="宋体" w:cs="宋体"/>
          <w:color w:val="000000"/>
          <w:kern w:val="0"/>
          <w:sz w:val="24"/>
          <w:szCs w:val="24"/>
        </w:rPr>
        <w:t>3</w:t>
      </w:r>
    </w:p>
    <w:p w:rsidR="009345F8" w:rsidRPr="000665B4"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0665B4">
        <w:rPr>
          <w:rFonts w:ascii="宋体" w:eastAsia="宋体" w:hAnsi="宋体" w:cs="宋体"/>
          <w:color w:val="000000"/>
          <w:kern w:val="0"/>
          <w:sz w:val="24"/>
          <w:szCs w:val="24"/>
        </w:rPr>
        <w:t>5</w:t>
      </w:r>
    </w:p>
    <w:p w:rsidR="00704059" w:rsidRPr="000665B4" w:rsidRDefault="009345F8" w:rsidP="00A95E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0665B4">
        <w:rPr>
          <w:rFonts w:ascii="宋体" w:eastAsia="宋体" w:hAnsi="宋体" w:cs="宋体"/>
          <w:color w:val="000000"/>
          <w:kern w:val="0"/>
          <w:sz w:val="24"/>
          <w:szCs w:val="24"/>
        </w:rPr>
        <w:t>5</w:t>
      </w:r>
    </w:p>
    <w:p w:rsidR="00024451" w:rsidRPr="000665B4" w:rsidRDefault="008B5F9A"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65B4">
        <w:rPr>
          <w:rFonts w:ascii="宋体" w:eastAsia="宋体" w:hAnsi="宋体" w:cs="宋体" w:hint="eastAsia"/>
          <w:color w:val="000000"/>
          <w:kern w:val="0"/>
          <w:sz w:val="24"/>
          <w:szCs w:val="24"/>
        </w:rPr>
        <w:t>【题解】</w:t>
      </w:r>
    </w:p>
    <w:p w:rsidR="008B5F9A" w:rsidRPr="000665B4" w:rsidRDefault="003B71DD"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665B4">
        <w:rPr>
          <w:rFonts w:ascii="宋体" w:eastAsia="宋体" w:hAnsi="宋体" w:cs="宋体" w:hint="eastAsia"/>
          <w:color w:val="000000"/>
          <w:kern w:val="0"/>
          <w:sz w:val="24"/>
          <w:szCs w:val="24"/>
        </w:rPr>
        <w:t>200000的数据规模，想知道一个道路最早被使用的时间和最晚被使用的时间（如果被使用到的话），</w:t>
      </w:r>
      <w:r w:rsidR="00653F8B" w:rsidRPr="000665B4">
        <w:rPr>
          <w:rFonts w:ascii="宋体" w:eastAsia="宋体" w:hAnsi="宋体" w:cs="宋体" w:hint="eastAsia"/>
          <w:color w:val="000000"/>
          <w:kern w:val="0"/>
          <w:sz w:val="24"/>
          <w:szCs w:val="24"/>
        </w:rPr>
        <w:t>那么道路在此之前和之后都是关闭的，这样是最小的费用，</w:t>
      </w:r>
      <w:r w:rsidR="009D0F0E" w:rsidRPr="000665B4">
        <w:rPr>
          <w:rFonts w:ascii="宋体" w:eastAsia="宋体" w:hAnsi="宋体" w:cs="宋体" w:hint="eastAsia"/>
          <w:color w:val="000000"/>
          <w:kern w:val="0"/>
          <w:sz w:val="24"/>
          <w:szCs w:val="24"/>
        </w:rPr>
        <w:t>假设我们知道了每个道路的最早和最晚使用时间，那么扫一遍时间，每天加上开放的，减去关闭的，这样输出费用复杂度为O（3*m）（每个道路最多出现2次）</w:t>
      </w:r>
      <w:r w:rsidR="000A7D7C" w:rsidRPr="000665B4">
        <w:rPr>
          <w:rFonts w:ascii="宋体" w:eastAsia="宋体" w:hAnsi="宋体" w:cs="宋体" w:hint="eastAsia"/>
          <w:color w:val="000000"/>
          <w:kern w:val="0"/>
          <w:sz w:val="24"/>
          <w:szCs w:val="24"/>
        </w:rPr>
        <w:t>；它每次给出信息对一段区间进行操作，使用线段树，维护每个从开始到结束时每个节点得到的最大值和最小值（注意这里的最大值最小值不是区间的最大值和最小值，而是整个历史记录的最大值和最小值）</w:t>
      </w:r>
    </w:p>
    <w:p w:rsidR="00704059" w:rsidRPr="000665B4" w:rsidRDefault="00704059" w:rsidP="00704059">
      <w:pPr>
        <w:rPr>
          <w:rFonts w:ascii="宋体" w:eastAsia="宋体" w:hAnsi="宋体"/>
        </w:rPr>
      </w:pPr>
      <w:r w:rsidRPr="000665B4">
        <w:rPr>
          <w:rFonts w:ascii="宋体" w:eastAsia="宋体" w:hAnsi="宋体" w:hint="eastAsia"/>
        </w:rPr>
        <w:t>【代码】</w:t>
      </w:r>
    </w:p>
    <w:p w:rsidR="00704059" w:rsidRPr="000665B4" w:rsidRDefault="00704059" w:rsidP="00704059">
      <w:pPr>
        <w:rPr>
          <w:rFonts w:ascii="宋体" w:eastAsia="宋体" w:hAnsi="宋体"/>
        </w:rPr>
      </w:pPr>
      <w:r w:rsidRPr="000665B4">
        <w:rPr>
          <w:rFonts w:ascii="宋体" w:eastAsia="宋体" w:hAnsi="宋体"/>
        </w:rPr>
        <w:t>#include &lt;cstdio&gt;</w:t>
      </w:r>
    </w:p>
    <w:p w:rsidR="00704059" w:rsidRPr="000665B4" w:rsidRDefault="00704059" w:rsidP="00704059">
      <w:pPr>
        <w:rPr>
          <w:rFonts w:ascii="宋体" w:eastAsia="宋体" w:hAnsi="宋体"/>
        </w:rPr>
      </w:pPr>
      <w:r w:rsidRPr="000665B4">
        <w:rPr>
          <w:rFonts w:ascii="宋体" w:eastAsia="宋体" w:hAnsi="宋体"/>
        </w:rPr>
        <w:t>#include &lt;vector&gt;</w:t>
      </w:r>
    </w:p>
    <w:p w:rsidR="00704059" w:rsidRPr="000665B4" w:rsidRDefault="00704059" w:rsidP="00704059">
      <w:pPr>
        <w:rPr>
          <w:rFonts w:ascii="宋体" w:eastAsia="宋体" w:hAnsi="宋体"/>
        </w:rPr>
      </w:pPr>
      <w:r w:rsidRPr="000665B4">
        <w:rPr>
          <w:rFonts w:ascii="宋体" w:eastAsia="宋体" w:hAnsi="宋体"/>
        </w:rPr>
        <w:t>#include &lt;algorithm&gt;</w:t>
      </w:r>
    </w:p>
    <w:p w:rsidR="00704059" w:rsidRPr="000665B4" w:rsidRDefault="00704059" w:rsidP="00704059">
      <w:pPr>
        <w:rPr>
          <w:rFonts w:ascii="宋体" w:eastAsia="宋体" w:hAnsi="宋体"/>
        </w:rPr>
      </w:pPr>
      <w:r w:rsidRPr="000665B4">
        <w:rPr>
          <w:rFonts w:ascii="宋体" w:eastAsia="宋体" w:hAnsi="宋体"/>
        </w:rPr>
        <w:t>#define MAXN 200010</w:t>
      </w:r>
    </w:p>
    <w:p w:rsidR="00704059" w:rsidRPr="000665B4" w:rsidRDefault="00704059" w:rsidP="00704059">
      <w:pPr>
        <w:rPr>
          <w:rFonts w:ascii="宋体" w:eastAsia="宋体" w:hAnsi="宋体"/>
        </w:rPr>
      </w:pPr>
    </w:p>
    <w:p w:rsidR="00704059" w:rsidRPr="000665B4" w:rsidRDefault="00704059" w:rsidP="00704059">
      <w:pPr>
        <w:rPr>
          <w:rFonts w:ascii="宋体" w:eastAsia="宋体" w:hAnsi="宋体"/>
        </w:rPr>
      </w:pPr>
      <w:r w:rsidRPr="000665B4">
        <w:rPr>
          <w:rFonts w:ascii="宋体" w:eastAsia="宋体" w:hAnsi="宋体"/>
        </w:rPr>
        <w:t>using namespace std;</w:t>
      </w:r>
    </w:p>
    <w:p w:rsidR="00704059" w:rsidRPr="000665B4" w:rsidRDefault="00704059" w:rsidP="00704059">
      <w:pPr>
        <w:rPr>
          <w:rFonts w:ascii="宋体" w:eastAsia="宋体" w:hAnsi="宋体"/>
        </w:rPr>
      </w:pPr>
    </w:p>
    <w:p w:rsidR="00704059" w:rsidRPr="000665B4" w:rsidRDefault="00704059" w:rsidP="00704059">
      <w:pPr>
        <w:rPr>
          <w:rFonts w:ascii="宋体" w:eastAsia="宋体" w:hAnsi="宋体"/>
        </w:rPr>
      </w:pPr>
      <w:r w:rsidRPr="000665B4">
        <w:rPr>
          <w:rFonts w:ascii="宋体" w:eastAsia="宋体" w:hAnsi="宋体"/>
        </w:rPr>
        <w:t>struct node{</w:t>
      </w:r>
    </w:p>
    <w:p w:rsidR="00704059" w:rsidRPr="000665B4" w:rsidRDefault="00704059" w:rsidP="00704059">
      <w:pPr>
        <w:rPr>
          <w:rFonts w:ascii="宋体" w:eastAsia="宋体" w:hAnsi="宋体"/>
        </w:rPr>
      </w:pPr>
      <w:r w:rsidRPr="000665B4">
        <w:rPr>
          <w:rFonts w:ascii="宋体" w:eastAsia="宋体" w:hAnsi="宋体"/>
        </w:rPr>
        <w:t xml:space="preserve">    int left,right,maxnum,minnum;</w:t>
      </w:r>
    </w:p>
    <w:p w:rsidR="00704059" w:rsidRPr="000665B4" w:rsidRDefault="00704059" w:rsidP="00704059">
      <w:pPr>
        <w:rPr>
          <w:rFonts w:ascii="宋体" w:eastAsia="宋体" w:hAnsi="宋体"/>
        </w:rPr>
      </w:pPr>
      <w:r w:rsidRPr="000665B4">
        <w:rPr>
          <w:rFonts w:ascii="宋体" w:eastAsia="宋体" w:hAnsi="宋体"/>
        </w:rPr>
        <w:t xml:space="preserve">    bool used,lazy;</w:t>
      </w:r>
    </w:p>
    <w:p w:rsidR="00704059" w:rsidRPr="000665B4" w:rsidRDefault="00704059" w:rsidP="00704059">
      <w:pPr>
        <w:rPr>
          <w:rFonts w:ascii="宋体" w:eastAsia="宋体" w:hAnsi="宋体"/>
        </w:rPr>
      </w:pPr>
      <w:r w:rsidRPr="000665B4">
        <w:rPr>
          <w:rFonts w:ascii="宋体" w:eastAsia="宋体" w:hAnsi="宋体"/>
        </w:rPr>
        <w:t>}tree[MAXN&lt;&lt;2];</w:t>
      </w:r>
    </w:p>
    <w:p w:rsidR="00704059" w:rsidRPr="000665B4" w:rsidRDefault="00704059" w:rsidP="00704059">
      <w:pPr>
        <w:rPr>
          <w:rFonts w:ascii="宋体" w:eastAsia="宋体" w:hAnsi="宋体"/>
        </w:rPr>
      </w:pPr>
      <w:r w:rsidRPr="000665B4">
        <w:rPr>
          <w:rFonts w:ascii="宋体" w:eastAsia="宋体" w:hAnsi="宋体"/>
        </w:rPr>
        <w:t>vector&lt;int&gt; open[MAXN],close[MAXN];</w:t>
      </w:r>
    </w:p>
    <w:p w:rsidR="00704059" w:rsidRPr="000665B4" w:rsidRDefault="00704059" w:rsidP="00704059">
      <w:pPr>
        <w:rPr>
          <w:rFonts w:ascii="宋体" w:eastAsia="宋体" w:hAnsi="宋体"/>
        </w:rPr>
      </w:pPr>
    </w:p>
    <w:p w:rsidR="00704059" w:rsidRPr="000665B4" w:rsidRDefault="00704059" w:rsidP="00704059">
      <w:pPr>
        <w:rPr>
          <w:rFonts w:ascii="宋体" w:eastAsia="宋体" w:hAnsi="宋体"/>
        </w:rPr>
      </w:pPr>
      <w:r w:rsidRPr="000665B4">
        <w:rPr>
          <w:rFonts w:ascii="宋体" w:eastAsia="宋体" w:hAnsi="宋体"/>
        </w:rPr>
        <w:t>void build_tree(int id,int l,int r){</w:t>
      </w:r>
    </w:p>
    <w:p w:rsidR="00704059" w:rsidRPr="000665B4" w:rsidRDefault="00704059" w:rsidP="00704059">
      <w:pPr>
        <w:rPr>
          <w:rFonts w:ascii="宋体" w:eastAsia="宋体" w:hAnsi="宋体"/>
        </w:rPr>
      </w:pPr>
      <w:r w:rsidRPr="000665B4">
        <w:rPr>
          <w:rFonts w:ascii="宋体" w:eastAsia="宋体" w:hAnsi="宋体"/>
        </w:rPr>
        <w:t xml:space="preserve">    tree[id].left=l,tree[id].right=r,tree[id].used=tree[id].lazy=false;</w:t>
      </w:r>
    </w:p>
    <w:p w:rsidR="00704059" w:rsidRPr="000665B4" w:rsidRDefault="00704059" w:rsidP="00704059">
      <w:pPr>
        <w:rPr>
          <w:rFonts w:ascii="宋体" w:eastAsia="宋体" w:hAnsi="宋体"/>
        </w:rPr>
      </w:pPr>
      <w:r w:rsidRPr="000665B4">
        <w:rPr>
          <w:rFonts w:ascii="宋体" w:eastAsia="宋体" w:hAnsi="宋体"/>
        </w:rPr>
        <w:t xml:space="preserve">    if (tree[id].left==tree[id].right){</w:t>
      </w:r>
    </w:p>
    <w:p w:rsidR="00704059" w:rsidRPr="000665B4" w:rsidRDefault="00704059" w:rsidP="00704059">
      <w:pPr>
        <w:rPr>
          <w:rFonts w:ascii="宋体" w:eastAsia="宋体" w:hAnsi="宋体"/>
        </w:rPr>
      </w:pPr>
      <w:r w:rsidRPr="000665B4">
        <w:rPr>
          <w:rFonts w:ascii="宋体" w:eastAsia="宋体" w:hAnsi="宋体"/>
        </w:rPr>
        <w:t xml:space="preserve">        return;</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t xml:space="preserve">    int mid=(l+r)/2;</w:t>
      </w:r>
    </w:p>
    <w:p w:rsidR="00704059" w:rsidRPr="000665B4" w:rsidRDefault="00704059" w:rsidP="00704059">
      <w:pPr>
        <w:rPr>
          <w:rFonts w:ascii="宋体" w:eastAsia="宋体" w:hAnsi="宋体"/>
        </w:rPr>
      </w:pPr>
      <w:r w:rsidRPr="000665B4">
        <w:rPr>
          <w:rFonts w:ascii="宋体" w:eastAsia="宋体" w:hAnsi="宋体"/>
        </w:rPr>
        <w:t xml:space="preserve">    build_tree(id&lt;&lt;1,l,mid),build_tree(id&lt;&lt;1|1,mid+1,r);</w:t>
      </w:r>
    </w:p>
    <w:p w:rsidR="00704059" w:rsidRPr="000665B4" w:rsidRDefault="00704059" w:rsidP="00704059">
      <w:pPr>
        <w:rPr>
          <w:rFonts w:ascii="宋体" w:eastAsia="宋体" w:hAnsi="宋体"/>
        </w:rPr>
      </w:pPr>
      <w:r w:rsidRPr="000665B4">
        <w:rPr>
          <w:rFonts w:ascii="宋体" w:eastAsia="宋体" w:hAnsi="宋体"/>
        </w:rPr>
        <w:t xml:space="preserve">    return;</w:t>
      </w:r>
    </w:p>
    <w:p w:rsidR="00704059" w:rsidRPr="000665B4" w:rsidRDefault="00704059" w:rsidP="00704059">
      <w:pPr>
        <w:rPr>
          <w:rFonts w:ascii="宋体" w:eastAsia="宋体" w:hAnsi="宋体"/>
        </w:rPr>
      </w:pPr>
      <w:r w:rsidRPr="000665B4">
        <w:rPr>
          <w:rFonts w:ascii="宋体" w:eastAsia="宋体" w:hAnsi="宋体"/>
        </w:rPr>
        <w:t>}</w:t>
      </w:r>
    </w:p>
    <w:p w:rsidR="00704059" w:rsidRPr="000665B4" w:rsidRDefault="00704059" w:rsidP="00704059">
      <w:pPr>
        <w:rPr>
          <w:rFonts w:ascii="宋体" w:eastAsia="宋体" w:hAnsi="宋体"/>
        </w:rPr>
      </w:pPr>
    </w:p>
    <w:p w:rsidR="00704059" w:rsidRPr="000665B4" w:rsidRDefault="00704059" w:rsidP="00704059">
      <w:pPr>
        <w:rPr>
          <w:rFonts w:ascii="宋体" w:eastAsia="宋体" w:hAnsi="宋体"/>
        </w:rPr>
      </w:pPr>
      <w:r w:rsidRPr="000665B4">
        <w:rPr>
          <w:rFonts w:ascii="宋体" w:eastAsia="宋体" w:hAnsi="宋体"/>
        </w:rPr>
        <w:t>void update(int id,int l,int r,int t){</w:t>
      </w:r>
    </w:p>
    <w:p w:rsidR="00704059" w:rsidRPr="000665B4" w:rsidRDefault="00704059" w:rsidP="00704059">
      <w:pPr>
        <w:rPr>
          <w:rFonts w:ascii="宋体" w:eastAsia="宋体" w:hAnsi="宋体"/>
        </w:rPr>
      </w:pPr>
      <w:r w:rsidRPr="000665B4">
        <w:rPr>
          <w:rFonts w:ascii="宋体" w:eastAsia="宋体" w:hAnsi="宋体"/>
        </w:rPr>
        <w:t xml:space="preserve">    if (tree[id].left==l&amp;&amp;tree[id].right==r){</w:t>
      </w:r>
    </w:p>
    <w:p w:rsidR="00704059" w:rsidRPr="000665B4" w:rsidRDefault="00704059" w:rsidP="00704059">
      <w:pPr>
        <w:rPr>
          <w:rFonts w:ascii="宋体" w:eastAsia="宋体" w:hAnsi="宋体"/>
        </w:rPr>
      </w:pPr>
      <w:r w:rsidRPr="000665B4">
        <w:rPr>
          <w:rFonts w:ascii="宋体" w:eastAsia="宋体" w:hAnsi="宋体"/>
        </w:rPr>
        <w:t xml:space="preserve">        if (tree[id].used){</w:t>
      </w:r>
    </w:p>
    <w:p w:rsidR="00704059" w:rsidRPr="000665B4" w:rsidRDefault="00704059" w:rsidP="00704059">
      <w:pPr>
        <w:rPr>
          <w:rFonts w:ascii="宋体" w:eastAsia="宋体" w:hAnsi="宋体"/>
        </w:rPr>
      </w:pPr>
      <w:r w:rsidRPr="000665B4">
        <w:rPr>
          <w:rFonts w:ascii="宋体" w:eastAsia="宋体" w:hAnsi="宋体"/>
        </w:rPr>
        <w:t xml:space="preserve">            tree[id].maxnum=max(tree[id].maxnum,t),tree[id].minnum=min(tree[id].minnum,t);</w:t>
      </w:r>
    </w:p>
    <w:p w:rsidR="00704059" w:rsidRPr="000665B4" w:rsidRDefault="00704059" w:rsidP="00704059">
      <w:pPr>
        <w:rPr>
          <w:rFonts w:ascii="宋体" w:eastAsia="宋体" w:hAnsi="宋体"/>
        </w:rPr>
      </w:pPr>
      <w:r w:rsidRPr="000665B4">
        <w:rPr>
          <w:rFonts w:ascii="宋体" w:eastAsia="宋体" w:hAnsi="宋体"/>
        </w:rPr>
        <w:t xml:space="preserve">        }else{</w:t>
      </w:r>
    </w:p>
    <w:p w:rsidR="00704059" w:rsidRPr="000665B4" w:rsidRDefault="00704059" w:rsidP="00704059">
      <w:pPr>
        <w:rPr>
          <w:rFonts w:ascii="宋体" w:eastAsia="宋体" w:hAnsi="宋体"/>
        </w:rPr>
      </w:pPr>
      <w:r w:rsidRPr="000665B4">
        <w:rPr>
          <w:rFonts w:ascii="宋体" w:eastAsia="宋体" w:hAnsi="宋体"/>
        </w:rPr>
        <w:t xml:space="preserve">            tree[id].used=true,tree[id].maxnum=tree[id].minnum=t;</w:t>
      </w:r>
    </w:p>
    <w:p w:rsidR="00704059" w:rsidRPr="000665B4" w:rsidRDefault="00704059" w:rsidP="00704059">
      <w:pPr>
        <w:rPr>
          <w:rFonts w:ascii="宋体" w:eastAsia="宋体" w:hAnsi="宋体"/>
        </w:rPr>
      </w:pPr>
      <w:r w:rsidRPr="000665B4">
        <w:rPr>
          <w:rFonts w:ascii="宋体" w:eastAsia="宋体" w:hAnsi="宋体"/>
        </w:rPr>
        <w:lastRenderedPageBreak/>
        <w:t xml:space="preserve">        }</w:t>
      </w:r>
    </w:p>
    <w:p w:rsidR="00704059" w:rsidRPr="000665B4" w:rsidRDefault="00704059" w:rsidP="00704059">
      <w:pPr>
        <w:rPr>
          <w:rFonts w:ascii="宋体" w:eastAsia="宋体" w:hAnsi="宋体"/>
        </w:rPr>
      </w:pPr>
      <w:r w:rsidRPr="000665B4">
        <w:rPr>
          <w:rFonts w:ascii="宋体" w:eastAsia="宋体" w:hAnsi="宋体"/>
        </w:rPr>
        <w:t xml:space="preserve">        tree[id].lazy=true;</w:t>
      </w:r>
    </w:p>
    <w:p w:rsidR="00704059" w:rsidRPr="000665B4" w:rsidRDefault="00704059" w:rsidP="00704059">
      <w:pPr>
        <w:rPr>
          <w:rFonts w:ascii="宋体" w:eastAsia="宋体" w:hAnsi="宋体"/>
        </w:rPr>
      </w:pPr>
      <w:r w:rsidRPr="000665B4">
        <w:rPr>
          <w:rFonts w:ascii="宋体" w:eastAsia="宋体" w:hAnsi="宋体"/>
        </w:rPr>
        <w:t xml:space="preserve">        return;</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t xml:space="preserve">    if (tree[id].lazy){</w:t>
      </w:r>
    </w:p>
    <w:p w:rsidR="00704059" w:rsidRPr="000665B4" w:rsidRDefault="00704059" w:rsidP="00704059">
      <w:pPr>
        <w:rPr>
          <w:rFonts w:ascii="宋体" w:eastAsia="宋体" w:hAnsi="宋体"/>
        </w:rPr>
      </w:pPr>
      <w:r w:rsidRPr="000665B4">
        <w:rPr>
          <w:rFonts w:ascii="宋体" w:eastAsia="宋体" w:hAnsi="宋体"/>
        </w:rPr>
        <w:t xml:space="preserve">        update(id&lt;&lt;1,tree[id&lt;&lt;1].left,tree[id&lt;&lt;1].right,tree[id].maxnum);</w:t>
      </w:r>
    </w:p>
    <w:p w:rsidR="00704059" w:rsidRPr="000665B4" w:rsidRDefault="00704059" w:rsidP="00704059">
      <w:pPr>
        <w:rPr>
          <w:rFonts w:ascii="宋体" w:eastAsia="宋体" w:hAnsi="宋体"/>
        </w:rPr>
      </w:pPr>
      <w:r w:rsidRPr="000665B4">
        <w:rPr>
          <w:rFonts w:ascii="宋体" w:eastAsia="宋体" w:hAnsi="宋体"/>
        </w:rPr>
        <w:t xml:space="preserve">        update(id&lt;&lt;1,tree[id&lt;&lt;1].left,tree[id&lt;&lt;1].right,tree[id].minnum);</w:t>
      </w:r>
    </w:p>
    <w:p w:rsidR="00704059" w:rsidRPr="000665B4" w:rsidRDefault="00704059" w:rsidP="00704059">
      <w:pPr>
        <w:rPr>
          <w:rFonts w:ascii="宋体" w:eastAsia="宋体" w:hAnsi="宋体"/>
        </w:rPr>
      </w:pPr>
      <w:r w:rsidRPr="000665B4">
        <w:rPr>
          <w:rFonts w:ascii="宋体" w:eastAsia="宋体" w:hAnsi="宋体"/>
        </w:rPr>
        <w:t xml:space="preserve">        update(id&lt;&lt;1|1,tree[id&lt;&lt;1|1].left,tree[id&lt;&lt;1|1].right,tree[id].maxnum);</w:t>
      </w:r>
    </w:p>
    <w:p w:rsidR="00704059" w:rsidRPr="000665B4" w:rsidRDefault="00704059" w:rsidP="00704059">
      <w:pPr>
        <w:rPr>
          <w:rFonts w:ascii="宋体" w:eastAsia="宋体" w:hAnsi="宋体"/>
        </w:rPr>
      </w:pPr>
      <w:r w:rsidRPr="000665B4">
        <w:rPr>
          <w:rFonts w:ascii="宋体" w:eastAsia="宋体" w:hAnsi="宋体"/>
        </w:rPr>
        <w:t xml:space="preserve">        update(id&lt;&lt;1|1,tree[id&lt;&lt;1|1].left,tree[id&lt;&lt;1|1].right,tree[id].minnum);</w:t>
      </w:r>
    </w:p>
    <w:p w:rsidR="00704059" w:rsidRPr="000665B4" w:rsidRDefault="00704059" w:rsidP="00704059">
      <w:pPr>
        <w:rPr>
          <w:rFonts w:ascii="宋体" w:eastAsia="宋体" w:hAnsi="宋体"/>
        </w:rPr>
      </w:pPr>
      <w:r w:rsidRPr="000665B4">
        <w:rPr>
          <w:rFonts w:ascii="宋体" w:eastAsia="宋体" w:hAnsi="宋体"/>
        </w:rPr>
        <w:t xml:space="preserve">        tree[id].lazy=false;</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t xml:space="preserve">    int leftr=tree[id&lt;&lt;1].right,rightl=tree[id&lt;&lt;1|1].left;</w:t>
      </w:r>
    </w:p>
    <w:p w:rsidR="00704059" w:rsidRPr="000665B4" w:rsidRDefault="00704059" w:rsidP="00704059">
      <w:pPr>
        <w:rPr>
          <w:rFonts w:ascii="宋体" w:eastAsia="宋体" w:hAnsi="宋体"/>
        </w:rPr>
      </w:pPr>
      <w:r w:rsidRPr="000665B4">
        <w:rPr>
          <w:rFonts w:ascii="宋体" w:eastAsia="宋体" w:hAnsi="宋体"/>
        </w:rPr>
        <w:t xml:space="preserve">    if (r&lt;=leftr){</w:t>
      </w:r>
    </w:p>
    <w:p w:rsidR="00704059" w:rsidRPr="000665B4" w:rsidRDefault="00704059" w:rsidP="00704059">
      <w:pPr>
        <w:rPr>
          <w:rFonts w:ascii="宋体" w:eastAsia="宋体" w:hAnsi="宋体"/>
        </w:rPr>
      </w:pPr>
      <w:r w:rsidRPr="000665B4">
        <w:rPr>
          <w:rFonts w:ascii="宋体" w:eastAsia="宋体" w:hAnsi="宋体"/>
        </w:rPr>
        <w:t xml:space="preserve">        update(id&lt;&lt;1,l,r,t);</w:t>
      </w:r>
    </w:p>
    <w:p w:rsidR="00704059" w:rsidRPr="000665B4" w:rsidRDefault="00704059" w:rsidP="00704059">
      <w:pPr>
        <w:rPr>
          <w:rFonts w:ascii="宋体" w:eastAsia="宋体" w:hAnsi="宋体"/>
        </w:rPr>
      </w:pPr>
      <w:r w:rsidRPr="000665B4">
        <w:rPr>
          <w:rFonts w:ascii="宋体" w:eastAsia="宋体" w:hAnsi="宋体"/>
        </w:rPr>
        <w:t xml:space="preserve">    }else if (l&gt;=rightl){</w:t>
      </w:r>
    </w:p>
    <w:p w:rsidR="00704059" w:rsidRPr="000665B4" w:rsidRDefault="00704059" w:rsidP="00704059">
      <w:pPr>
        <w:rPr>
          <w:rFonts w:ascii="宋体" w:eastAsia="宋体" w:hAnsi="宋体"/>
        </w:rPr>
      </w:pPr>
      <w:r w:rsidRPr="000665B4">
        <w:rPr>
          <w:rFonts w:ascii="宋体" w:eastAsia="宋体" w:hAnsi="宋体"/>
        </w:rPr>
        <w:t xml:space="preserve">        update(id&lt;&lt;1|1,l,r,t);</w:t>
      </w:r>
    </w:p>
    <w:p w:rsidR="00704059" w:rsidRPr="000665B4" w:rsidRDefault="00704059" w:rsidP="00704059">
      <w:pPr>
        <w:rPr>
          <w:rFonts w:ascii="宋体" w:eastAsia="宋体" w:hAnsi="宋体"/>
        </w:rPr>
      </w:pPr>
      <w:r w:rsidRPr="000665B4">
        <w:rPr>
          <w:rFonts w:ascii="宋体" w:eastAsia="宋体" w:hAnsi="宋体"/>
        </w:rPr>
        <w:t xml:space="preserve">    }else{</w:t>
      </w:r>
    </w:p>
    <w:p w:rsidR="00704059" w:rsidRPr="000665B4" w:rsidRDefault="00704059" w:rsidP="00704059">
      <w:pPr>
        <w:rPr>
          <w:rFonts w:ascii="宋体" w:eastAsia="宋体" w:hAnsi="宋体"/>
        </w:rPr>
      </w:pPr>
      <w:r w:rsidRPr="000665B4">
        <w:rPr>
          <w:rFonts w:ascii="宋体" w:eastAsia="宋体" w:hAnsi="宋体"/>
        </w:rPr>
        <w:t xml:space="preserve">        update(id&lt;&lt;1,l,leftr,t),update(id&lt;&lt;1|1,rightl,r,t);</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t xml:space="preserve">    return;</w:t>
      </w:r>
    </w:p>
    <w:p w:rsidR="00704059" w:rsidRPr="000665B4" w:rsidRDefault="00704059" w:rsidP="00704059">
      <w:pPr>
        <w:rPr>
          <w:rFonts w:ascii="宋体" w:eastAsia="宋体" w:hAnsi="宋体"/>
        </w:rPr>
      </w:pPr>
      <w:r w:rsidRPr="000665B4">
        <w:rPr>
          <w:rFonts w:ascii="宋体" w:eastAsia="宋体" w:hAnsi="宋体"/>
        </w:rPr>
        <w:t>}</w:t>
      </w:r>
    </w:p>
    <w:p w:rsidR="00704059" w:rsidRPr="000665B4" w:rsidRDefault="00704059" w:rsidP="00704059">
      <w:pPr>
        <w:rPr>
          <w:rFonts w:ascii="宋体" w:eastAsia="宋体" w:hAnsi="宋体"/>
        </w:rPr>
      </w:pPr>
    </w:p>
    <w:p w:rsidR="00704059" w:rsidRPr="000665B4" w:rsidRDefault="00704059" w:rsidP="00704059">
      <w:pPr>
        <w:rPr>
          <w:rFonts w:ascii="宋体" w:eastAsia="宋体" w:hAnsi="宋体"/>
        </w:rPr>
      </w:pPr>
      <w:r w:rsidRPr="000665B4">
        <w:rPr>
          <w:rFonts w:ascii="宋体" w:eastAsia="宋体" w:hAnsi="宋体"/>
        </w:rPr>
        <w:t>void query(int id,int l,int r,int &amp;minnum,int &amp;maxnum,bool &amp;used){</w:t>
      </w:r>
    </w:p>
    <w:p w:rsidR="00704059" w:rsidRPr="000665B4" w:rsidRDefault="00704059" w:rsidP="00704059">
      <w:pPr>
        <w:rPr>
          <w:rFonts w:ascii="宋体" w:eastAsia="宋体" w:hAnsi="宋体"/>
        </w:rPr>
      </w:pPr>
      <w:r w:rsidRPr="000665B4">
        <w:rPr>
          <w:rFonts w:ascii="宋体" w:eastAsia="宋体" w:hAnsi="宋体"/>
        </w:rPr>
        <w:t xml:space="preserve">    if (tree[id].left==l&amp;&amp;tree[id].right==r){</w:t>
      </w:r>
    </w:p>
    <w:p w:rsidR="00704059" w:rsidRPr="000665B4" w:rsidRDefault="00704059" w:rsidP="00704059">
      <w:pPr>
        <w:rPr>
          <w:rFonts w:ascii="宋体" w:eastAsia="宋体" w:hAnsi="宋体"/>
        </w:rPr>
      </w:pPr>
      <w:r w:rsidRPr="000665B4">
        <w:rPr>
          <w:rFonts w:ascii="宋体" w:eastAsia="宋体" w:hAnsi="宋体"/>
        </w:rPr>
        <w:t xml:space="preserve">        maxnum=tree[id].maxnum,minnum=tree[id].minnum,used=tree[id].used;</w:t>
      </w:r>
    </w:p>
    <w:p w:rsidR="00704059" w:rsidRPr="000665B4" w:rsidRDefault="00704059" w:rsidP="00704059">
      <w:pPr>
        <w:rPr>
          <w:rFonts w:ascii="宋体" w:eastAsia="宋体" w:hAnsi="宋体"/>
        </w:rPr>
      </w:pPr>
      <w:r w:rsidRPr="000665B4">
        <w:rPr>
          <w:rFonts w:ascii="宋体" w:eastAsia="宋体" w:hAnsi="宋体"/>
        </w:rPr>
        <w:t xml:space="preserve">        return;</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t xml:space="preserve">    if (tree[id].lazy){</w:t>
      </w:r>
    </w:p>
    <w:p w:rsidR="00704059" w:rsidRPr="000665B4" w:rsidRDefault="00704059" w:rsidP="00704059">
      <w:pPr>
        <w:rPr>
          <w:rFonts w:ascii="宋体" w:eastAsia="宋体" w:hAnsi="宋体"/>
        </w:rPr>
      </w:pPr>
      <w:r w:rsidRPr="000665B4">
        <w:rPr>
          <w:rFonts w:ascii="宋体" w:eastAsia="宋体" w:hAnsi="宋体"/>
        </w:rPr>
        <w:t xml:space="preserve">        update(id&lt;&lt;1,tree[id&lt;&lt;1].left,tree[id&lt;&lt;1].right,tree[id].maxnum);</w:t>
      </w:r>
    </w:p>
    <w:p w:rsidR="00704059" w:rsidRPr="000665B4" w:rsidRDefault="00704059" w:rsidP="00704059">
      <w:pPr>
        <w:rPr>
          <w:rFonts w:ascii="宋体" w:eastAsia="宋体" w:hAnsi="宋体"/>
        </w:rPr>
      </w:pPr>
      <w:r w:rsidRPr="000665B4">
        <w:rPr>
          <w:rFonts w:ascii="宋体" w:eastAsia="宋体" w:hAnsi="宋体"/>
        </w:rPr>
        <w:t xml:space="preserve">        update(id&lt;&lt;1,tree[id&lt;&lt;1].left,tree[id&lt;&lt;1].right,tree[id].minnum);</w:t>
      </w:r>
    </w:p>
    <w:p w:rsidR="00704059" w:rsidRPr="000665B4" w:rsidRDefault="00704059" w:rsidP="00704059">
      <w:pPr>
        <w:rPr>
          <w:rFonts w:ascii="宋体" w:eastAsia="宋体" w:hAnsi="宋体"/>
        </w:rPr>
      </w:pPr>
      <w:r w:rsidRPr="000665B4">
        <w:rPr>
          <w:rFonts w:ascii="宋体" w:eastAsia="宋体" w:hAnsi="宋体"/>
        </w:rPr>
        <w:t xml:space="preserve">        update(id&lt;&lt;1|1,tree[id&lt;&lt;1|1].left,tree[id&lt;&lt;1|1].right,tree[id].maxnum);</w:t>
      </w:r>
    </w:p>
    <w:p w:rsidR="00704059" w:rsidRPr="000665B4" w:rsidRDefault="00704059" w:rsidP="00704059">
      <w:pPr>
        <w:rPr>
          <w:rFonts w:ascii="宋体" w:eastAsia="宋体" w:hAnsi="宋体"/>
        </w:rPr>
      </w:pPr>
      <w:r w:rsidRPr="000665B4">
        <w:rPr>
          <w:rFonts w:ascii="宋体" w:eastAsia="宋体" w:hAnsi="宋体"/>
        </w:rPr>
        <w:t xml:space="preserve">        update(id&lt;&lt;1|1,tree[id&lt;&lt;1|1].left,tree[id&lt;&lt;1|1].right,tree[id].minnum);</w:t>
      </w:r>
    </w:p>
    <w:p w:rsidR="00704059" w:rsidRPr="000665B4" w:rsidRDefault="00704059" w:rsidP="00704059">
      <w:pPr>
        <w:rPr>
          <w:rFonts w:ascii="宋体" w:eastAsia="宋体" w:hAnsi="宋体"/>
        </w:rPr>
      </w:pPr>
      <w:r w:rsidRPr="000665B4">
        <w:rPr>
          <w:rFonts w:ascii="宋体" w:eastAsia="宋体" w:hAnsi="宋体"/>
        </w:rPr>
        <w:t xml:space="preserve">        tree[id].lazy=false;</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t xml:space="preserve">    int leftr=tree[id&lt;&lt;1].right,rightl=tree[id&lt;&lt;1|1].left;</w:t>
      </w:r>
    </w:p>
    <w:p w:rsidR="00704059" w:rsidRPr="000665B4" w:rsidRDefault="00704059" w:rsidP="00704059">
      <w:pPr>
        <w:rPr>
          <w:rFonts w:ascii="宋体" w:eastAsia="宋体" w:hAnsi="宋体"/>
        </w:rPr>
      </w:pPr>
      <w:r w:rsidRPr="000665B4">
        <w:rPr>
          <w:rFonts w:ascii="宋体" w:eastAsia="宋体" w:hAnsi="宋体"/>
        </w:rPr>
        <w:t xml:space="preserve">    if (r&lt;=leftr){</w:t>
      </w:r>
    </w:p>
    <w:p w:rsidR="00704059" w:rsidRPr="000665B4" w:rsidRDefault="00704059" w:rsidP="00704059">
      <w:pPr>
        <w:rPr>
          <w:rFonts w:ascii="宋体" w:eastAsia="宋体" w:hAnsi="宋体"/>
        </w:rPr>
      </w:pPr>
      <w:r w:rsidRPr="000665B4">
        <w:rPr>
          <w:rFonts w:ascii="宋体" w:eastAsia="宋体" w:hAnsi="宋体"/>
        </w:rPr>
        <w:t xml:space="preserve">        query(id&lt;&lt;1,l,r,minnum,maxnum,used);</w:t>
      </w:r>
    </w:p>
    <w:p w:rsidR="00704059" w:rsidRPr="000665B4" w:rsidRDefault="00704059" w:rsidP="00704059">
      <w:pPr>
        <w:rPr>
          <w:rFonts w:ascii="宋体" w:eastAsia="宋体" w:hAnsi="宋体"/>
        </w:rPr>
      </w:pPr>
      <w:r w:rsidRPr="000665B4">
        <w:rPr>
          <w:rFonts w:ascii="宋体" w:eastAsia="宋体" w:hAnsi="宋体"/>
        </w:rPr>
        <w:t xml:space="preserve">    }else if (l&gt;=rightl){</w:t>
      </w:r>
    </w:p>
    <w:p w:rsidR="00704059" w:rsidRPr="000665B4" w:rsidRDefault="00704059" w:rsidP="00704059">
      <w:pPr>
        <w:rPr>
          <w:rFonts w:ascii="宋体" w:eastAsia="宋体" w:hAnsi="宋体"/>
        </w:rPr>
      </w:pPr>
      <w:r w:rsidRPr="000665B4">
        <w:rPr>
          <w:rFonts w:ascii="宋体" w:eastAsia="宋体" w:hAnsi="宋体"/>
        </w:rPr>
        <w:t xml:space="preserve">        query(id&lt;&lt;1|1,l,r,minnum,maxnum,used);</w:t>
      </w:r>
    </w:p>
    <w:p w:rsidR="00704059" w:rsidRPr="000665B4" w:rsidRDefault="00704059" w:rsidP="00704059">
      <w:pPr>
        <w:rPr>
          <w:rFonts w:ascii="宋体" w:eastAsia="宋体" w:hAnsi="宋体"/>
        </w:rPr>
      </w:pPr>
      <w:r w:rsidRPr="000665B4">
        <w:rPr>
          <w:rFonts w:ascii="宋体" w:eastAsia="宋体" w:hAnsi="宋体"/>
        </w:rPr>
        <w:t xml:space="preserve">    }else{</w:t>
      </w:r>
    </w:p>
    <w:p w:rsidR="00704059" w:rsidRPr="000665B4" w:rsidRDefault="00704059" w:rsidP="00704059">
      <w:pPr>
        <w:rPr>
          <w:rFonts w:ascii="宋体" w:eastAsia="宋体" w:hAnsi="宋体"/>
        </w:rPr>
      </w:pPr>
      <w:r w:rsidRPr="000665B4">
        <w:rPr>
          <w:rFonts w:ascii="宋体" w:eastAsia="宋体" w:hAnsi="宋体"/>
        </w:rPr>
        <w:t xml:space="preserve">        query(id&lt;&lt;1,l,leftr,minnum,maxnum,used),query(id&lt;&lt;1|1,rightl,r,minnum,maxnum,used);</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lastRenderedPageBreak/>
        <w:t xml:space="preserve">    return;</w:t>
      </w:r>
    </w:p>
    <w:p w:rsidR="00704059" w:rsidRPr="000665B4" w:rsidRDefault="00704059" w:rsidP="00704059">
      <w:pPr>
        <w:rPr>
          <w:rFonts w:ascii="宋体" w:eastAsia="宋体" w:hAnsi="宋体"/>
        </w:rPr>
      </w:pPr>
      <w:r w:rsidRPr="000665B4">
        <w:rPr>
          <w:rFonts w:ascii="宋体" w:eastAsia="宋体" w:hAnsi="宋体"/>
        </w:rPr>
        <w:t>}</w:t>
      </w:r>
    </w:p>
    <w:p w:rsidR="00704059" w:rsidRPr="000665B4" w:rsidRDefault="00704059" w:rsidP="00704059">
      <w:pPr>
        <w:rPr>
          <w:rFonts w:ascii="宋体" w:eastAsia="宋体" w:hAnsi="宋体"/>
        </w:rPr>
      </w:pPr>
    </w:p>
    <w:p w:rsidR="00704059" w:rsidRPr="000665B4" w:rsidRDefault="00704059" w:rsidP="00704059">
      <w:pPr>
        <w:rPr>
          <w:rFonts w:ascii="宋体" w:eastAsia="宋体" w:hAnsi="宋体"/>
        </w:rPr>
      </w:pPr>
      <w:r w:rsidRPr="000665B4">
        <w:rPr>
          <w:rFonts w:ascii="宋体" w:eastAsia="宋体" w:hAnsi="宋体"/>
        </w:rPr>
        <w:t>int main()</w:t>
      </w:r>
    </w:p>
    <w:p w:rsidR="00704059" w:rsidRPr="000665B4" w:rsidRDefault="00704059" w:rsidP="00704059">
      <w:pPr>
        <w:rPr>
          <w:rFonts w:ascii="宋体" w:eastAsia="宋体" w:hAnsi="宋体"/>
        </w:rPr>
      </w:pPr>
      <w:r w:rsidRPr="000665B4">
        <w:rPr>
          <w:rFonts w:ascii="宋体" w:eastAsia="宋体" w:hAnsi="宋体"/>
        </w:rPr>
        <w:t>{</w:t>
      </w:r>
    </w:p>
    <w:p w:rsidR="00704059" w:rsidRPr="000665B4" w:rsidRDefault="00704059" w:rsidP="00704059">
      <w:pPr>
        <w:rPr>
          <w:rFonts w:ascii="宋体" w:eastAsia="宋体" w:hAnsi="宋体"/>
        </w:rPr>
      </w:pPr>
      <w:r w:rsidRPr="000665B4">
        <w:rPr>
          <w:rFonts w:ascii="宋体" w:eastAsia="宋体" w:hAnsi="宋体"/>
        </w:rPr>
        <w:t xml:space="preserve">    int n,m,w[MAXN];</w:t>
      </w:r>
    </w:p>
    <w:p w:rsidR="00704059" w:rsidRPr="000665B4" w:rsidRDefault="00704059" w:rsidP="00704059">
      <w:pPr>
        <w:rPr>
          <w:rFonts w:ascii="宋体" w:eastAsia="宋体" w:hAnsi="宋体"/>
        </w:rPr>
      </w:pPr>
      <w:r w:rsidRPr="000665B4">
        <w:rPr>
          <w:rFonts w:ascii="宋体" w:eastAsia="宋体" w:hAnsi="宋体"/>
        </w:rPr>
        <w:t xml:space="preserve">    while (~scanf("%d%d",&amp;n,&amp;m)){</w:t>
      </w:r>
    </w:p>
    <w:p w:rsidR="00704059" w:rsidRPr="000665B4" w:rsidRDefault="00704059" w:rsidP="00704059">
      <w:pPr>
        <w:rPr>
          <w:rFonts w:ascii="宋体" w:eastAsia="宋体" w:hAnsi="宋体"/>
        </w:rPr>
      </w:pPr>
      <w:r w:rsidRPr="000665B4">
        <w:rPr>
          <w:rFonts w:ascii="宋体" w:eastAsia="宋体" w:hAnsi="宋体"/>
        </w:rPr>
        <w:t xml:space="preserve">        build_tree(1,1,n-1);</w:t>
      </w:r>
    </w:p>
    <w:p w:rsidR="00704059" w:rsidRPr="000665B4" w:rsidRDefault="00704059" w:rsidP="00704059">
      <w:pPr>
        <w:rPr>
          <w:rFonts w:ascii="宋体" w:eastAsia="宋体" w:hAnsi="宋体"/>
        </w:rPr>
      </w:pPr>
      <w:r w:rsidRPr="000665B4">
        <w:rPr>
          <w:rFonts w:ascii="宋体" w:eastAsia="宋体" w:hAnsi="宋体"/>
        </w:rPr>
        <w:t xml:space="preserve">        for (int i=1;i&lt;=n-1;i++) scanf("%d",&amp;w[i]);</w:t>
      </w:r>
    </w:p>
    <w:p w:rsidR="00704059" w:rsidRPr="000665B4" w:rsidRDefault="00704059" w:rsidP="00704059">
      <w:pPr>
        <w:rPr>
          <w:rFonts w:ascii="宋体" w:eastAsia="宋体" w:hAnsi="宋体"/>
        </w:rPr>
      </w:pPr>
      <w:r w:rsidRPr="000665B4">
        <w:rPr>
          <w:rFonts w:ascii="宋体" w:eastAsia="宋体" w:hAnsi="宋体"/>
        </w:rPr>
        <w:t xml:space="preserve">        for (int t=0;t&lt;m;t++){</w:t>
      </w:r>
    </w:p>
    <w:p w:rsidR="00704059" w:rsidRPr="000665B4" w:rsidRDefault="00704059" w:rsidP="00704059">
      <w:pPr>
        <w:rPr>
          <w:rFonts w:ascii="宋体" w:eastAsia="宋体" w:hAnsi="宋体"/>
        </w:rPr>
      </w:pPr>
      <w:r w:rsidRPr="000665B4">
        <w:rPr>
          <w:rFonts w:ascii="宋体" w:eastAsia="宋体" w:hAnsi="宋体"/>
        </w:rPr>
        <w:t xml:space="preserve">            int a,b;</w:t>
      </w:r>
    </w:p>
    <w:p w:rsidR="00704059" w:rsidRPr="000665B4" w:rsidRDefault="00704059" w:rsidP="00704059">
      <w:pPr>
        <w:rPr>
          <w:rFonts w:ascii="宋体" w:eastAsia="宋体" w:hAnsi="宋体"/>
        </w:rPr>
      </w:pPr>
      <w:r w:rsidRPr="000665B4">
        <w:rPr>
          <w:rFonts w:ascii="宋体" w:eastAsia="宋体" w:hAnsi="宋体"/>
        </w:rPr>
        <w:t xml:space="preserve">            scanf("%d%d",&amp;a,&amp;b);</w:t>
      </w:r>
    </w:p>
    <w:p w:rsidR="00704059" w:rsidRPr="000665B4" w:rsidRDefault="00704059" w:rsidP="00704059">
      <w:pPr>
        <w:rPr>
          <w:rFonts w:ascii="宋体" w:eastAsia="宋体" w:hAnsi="宋体"/>
        </w:rPr>
      </w:pPr>
      <w:r w:rsidRPr="000665B4">
        <w:rPr>
          <w:rFonts w:ascii="宋体" w:eastAsia="宋体" w:hAnsi="宋体"/>
        </w:rPr>
        <w:t xml:space="preserve">            if (a&gt;b) swap(a,b);</w:t>
      </w:r>
    </w:p>
    <w:p w:rsidR="00704059" w:rsidRPr="000665B4" w:rsidRDefault="00704059" w:rsidP="00704059">
      <w:pPr>
        <w:rPr>
          <w:rFonts w:ascii="宋体" w:eastAsia="宋体" w:hAnsi="宋体"/>
        </w:rPr>
      </w:pPr>
      <w:r w:rsidRPr="000665B4">
        <w:rPr>
          <w:rFonts w:ascii="宋体" w:eastAsia="宋体" w:hAnsi="宋体"/>
        </w:rPr>
        <w:t xml:space="preserve">            update(1,a,b-1,t);</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t xml:space="preserve">        for (int i=0;i&lt;m;i++){</w:t>
      </w:r>
    </w:p>
    <w:p w:rsidR="00704059" w:rsidRPr="000665B4" w:rsidRDefault="00704059" w:rsidP="00704059">
      <w:pPr>
        <w:rPr>
          <w:rFonts w:ascii="宋体" w:eastAsia="宋体" w:hAnsi="宋体"/>
        </w:rPr>
      </w:pPr>
      <w:r w:rsidRPr="000665B4">
        <w:rPr>
          <w:rFonts w:ascii="宋体" w:eastAsia="宋体" w:hAnsi="宋体"/>
        </w:rPr>
        <w:t xml:space="preserve">            open[i].clear(),close[i].clear();</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t xml:space="preserve">        for (int i=1;i&lt;=n-1;i++){</w:t>
      </w:r>
    </w:p>
    <w:p w:rsidR="00704059" w:rsidRPr="000665B4" w:rsidRDefault="00704059" w:rsidP="00704059">
      <w:pPr>
        <w:rPr>
          <w:rFonts w:ascii="宋体" w:eastAsia="宋体" w:hAnsi="宋体"/>
        </w:rPr>
      </w:pPr>
      <w:r w:rsidRPr="000665B4">
        <w:rPr>
          <w:rFonts w:ascii="宋体" w:eastAsia="宋体" w:hAnsi="宋体"/>
        </w:rPr>
        <w:t xml:space="preserve">            int minnum,maxnum;</w:t>
      </w:r>
    </w:p>
    <w:p w:rsidR="00704059" w:rsidRPr="000665B4" w:rsidRDefault="00704059" w:rsidP="00704059">
      <w:pPr>
        <w:rPr>
          <w:rFonts w:ascii="宋体" w:eastAsia="宋体" w:hAnsi="宋体"/>
        </w:rPr>
      </w:pPr>
      <w:r w:rsidRPr="000665B4">
        <w:rPr>
          <w:rFonts w:ascii="宋体" w:eastAsia="宋体" w:hAnsi="宋体"/>
        </w:rPr>
        <w:t xml:space="preserve">            bool used;</w:t>
      </w:r>
    </w:p>
    <w:p w:rsidR="00704059" w:rsidRPr="000665B4" w:rsidRDefault="00704059" w:rsidP="00704059">
      <w:pPr>
        <w:rPr>
          <w:rFonts w:ascii="宋体" w:eastAsia="宋体" w:hAnsi="宋体"/>
        </w:rPr>
      </w:pPr>
      <w:r w:rsidRPr="000665B4">
        <w:rPr>
          <w:rFonts w:ascii="宋体" w:eastAsia="宋体" w:hAnsi="宋体"/>
        </w:rPr>
        <w:t xml:space="preserve">            query(1,i,i,minnum,maxnum,used);</w:t>
      </w:r>
    </w:p>
    <w:p w:rsidR="00704059" w:rsidRPr="000665B4" w:rsidRDefault="00704059" w:rsidP="00704059">
      <w:pPr>
        <w:rPr>
          <w:rFonts w:ascii="宋体" w:eastAsia="宋体" w:hAnsi="宋体"/>
        </w:rPr>
      </w:pPr>
      <w:r w:rsidRPr="000665B4">
        <w:rPr>
          <w:rFonts w:ascii="宋体" w:eastAsia="宋体" w:hAnsi="宋体"/>
        </w:rPr>
        <w:t xml:space="preserve">            if (used) open[minnum].push_back(i),close[maxnum+1].push_back(i);</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t xml:space="preserve">        int money=0;</w:t>
      </w:r>
    </w:p>
    <w:p w:rsidR="00704059" w:rsidRPr="000665B4" w:rsidRDefault="00704059" w:rsidP="00704059">
      <w:pPr>
        <w:rPr>
          <w:rFonts w:ascii="宋体" w:eastAsia="宋体" w:hAnsi="宋体"/>
        </w:rPr>
      </w:pPr>
      <w:r w:rsidRPr="000665B4">
        <w:rPr>
          <w:rFonts w:ascii="宋体" w:eastAsia="宋体" w:hAnsi="宋体"/>
        </w:rPr>
        <w:t xml:space="preserve">        for (int i=0;i&lt;m;i++){</w:t>
      </w:r>
    </w:p>
    <w:p w:rsidR="00704059" w:rsidRPr="000665B4" w:rsidRDefault="00704059" w:rsidP="00704059">
      <w:pPr>
        <w:rPr>
          <w:rFonts w:ascii="宋体" w:eastAsia="宋体" w:hAnsi="宋体"/>
        </w:rPr>
      </w:pPr>
      <w:r w:rsidRPr="000665B4">
        <w:rPr>
          <w:rFonts w:ascii="宋体" w:eastAsia="宋体" w:hAnsi="宋体"/>
        </w:rPr>
        <w:t xml:space="preserve">            for (int j=0;j&lt;(int)open[i].size();j++) money+=w[open[i][j]];</w:t>
      </w:r>
    </w:p>
    <w:p w:rsidR="00704059" w:rsidRPr="000665B4" w:rsidRDefault="00704059" w:rsidP="00704059">
      <w:pPr>
        <w:rPr>
          <w:rFonts w:ascii="宋体" w:eastAsia="宋体" w:hAnsi="宋体"/>
        </w:rPr>
      </w:pPr>
      <w:r w:rsidRPr="000665B4">
        <w:rPr>
          <w:rFonts w:ascii="宋体" w:eastAsia="宋体" w:hAnsi="宋体"/>
        </w:rPr>
        <w:t xml:space="preserve">            for (int j=0;j&lt;(int)close[i].size();j++) money-=w[close[i][j]];</w:t>
      </w:r>
    </w:p>
    <w:p w:rsidR="00704059" w:rsidRPr="000665B4" w:rsidRDefault="00704059" w:rsidP="00704059">
      <w:pPr>
        <w:rPr>
          <w:rFonts w:ascii="宋体" w:eastAsia="宋体" w:hAnsi="宋体"/>
        </w:rPr>
      </w:pPr>
      <w:r w:rsidRPr="000665B4">
        <w:rPr>
          <w:rFonts w:ascii="宋体" w:eastAsia="宋体" w:hAnsi="宋体"/>
        </w:rPr>
        <w:t xml:space="preserve">            printf("%d\n",money);</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t xml:space="preserve">    }</w:t>
      </w:r>
    </w:p>
    <w:p w:rsidR="00704059" w:rsidRPr="000665B4" w:rsidRDefault="00704059" w:rsidP="00704059">
      <w:pPr>
        <w:rPr>
          <w:rFonts w:ascii="宋体" w:eastAsia="宋体" w:hAnsi="宋体"/>
        </w:rPr>
      </w:pPr>
      <w:r w:rsidRPr="000665B4">
        <w:rPr>
          <w:rFonts w:ascii="宋体" w:eastAsia="宋体" w:hAnsi="宋体"/>
        </w:rPr>
        <w:t xml:space="preserve">    return 0;</w:t>
      </w:r>
    </w:p>
    <w:p w:rsidR="00704059" w:rsidRPr="000665B4" w:rsidRDefault="00704059" w:rsidP="00704059">
      <w:pPr>
        <w:rPr>
          <w:rFonts w:ascii="宋体" w:eastAsia="宋体" w:hAnsi="宋体"/>
        </w:rPr>
      </w:pPr>
      <w:r w:rsidRPr="000665B4">
        <w:rPr>
          <w:rFonts w:ascii="宋体" w:eastAsia="宋体" w:hAnsi="宋体"/>
        </w:rPr>
        <w:t>}</w:t>
      </w:r>
    </w:p>
    <w:p w:rsidR="007341D3" w:rsidRPr="000665B4" w:rsidRDefault="007341D3" w:rsidP="007341D3">
      <w:pPr>
        <w:pStyle w:val="2"/>
        <w:rPr>
          <w:rStyle w:val="a3"/>
          <w:rFonts w:ascii="宋体" w:eastAsia="宋体" w:hAnsi="宋体"/>
          <w:b w:val="0"/>
          <w:color w:val="auto"/>
          <w:u w:val="none"/>
        </w:rPr>
      </w:pPr>
      <w:bookmarkStart w:id="181" w:name="_Toc524383082"/>
      <w:r w:rsidRPr="000665B4">
        <w:rPr>
          <w:rStyle w:val="a3"/>
          <w:rFonts w:ascii="宋体" w:eastAsia="宋体" w:hAnsi="宋体" w:hint="eastAsia"/>
          <w:b w:val="0"/>
          <w:color w:val="auto"/>
          <w:u w:val="none"/>
        </w:rPr>
        <w:t>树状数组</w:t>
      </w:r>
      <w:bookmarkEnd w:id="181"/>
    </w:p>
    <w:p w:rsidR="008730B2" w:rsidRPr="000665B4" w:rsidRDefault="008730B2" w:rsidP="008730B2">
      <w:pPr>
        <w:rPr>
          <w:rFonts w:ascii="宋体" w:eastAsia="宋体" w:hAnsi="宋体"/>
        </w:rPr>
      </w:pPr>
      <w:r w:rsidRPr="000665B4">
        <w:rPr>
          <w:rFonts w:ascii="宋体" w:eastAsia="宋体" w:hAnsi="宋体" w:hint="eastAsia"/>
        </w:rPr>
        <w:t>解决动态前缀和查询</w:t>
      </w:r>
    </w:p>
    <w:p w:rsidR="00C070E2" w:rsidRPr="000665B4" w:rsidRDefault="00C070E2" w:rsidP="008730B2">
      <w:pPr>
        <w:rPr>
          <w:rFonts w:ascii="宋体" w:eastAsia="宋体" w:hAnsi="宋体"/>
        </w:rPr>
      </w:pPr>
      <w:r w:rsidRPr="000665B4">
        <w:rPr>
          <w:rFonts w:ascii="宋体" w:eastAsia="宋体" w:hAnsi="宋体" w:hint="eastAsia"/>
        </w:rPr>
        <w:t>单点</w:t>
      </w:r>
      <w:r w:rsidR="00060070" w:rsidRPr="000665B4">
        <w:rPr>
          <w:rFonts w:ascii="宋体" w:eastAsia="宋体" w:hAnsi="宋体" w:hint="eastAsia"/>
        </w:rPr>
        <w:t>修改</w:t>
      </w:r>
      <w:r w:rsidRPr="000665B4">
        <w:rPr>
          <w:rFonts w:ascii="宋体" w:eastAsia="宋体" w:hAnsi="宋体" w:hint="eastAsia"/>
        </w:rPr>
        <w:t>/区间查询</w:t>
      </w:r>
    </w:p>
    <w:p w:rsidR="00C070E2" w:rsidRPr="000665B4" w:rsidRDefault="00C070E2" w:rsidP="008730B2">
      <w:pPr>
        <w:rPr>
          <w:rFonts w:ascii="宋体" w:eastAsia="宋体" w:hAnsi="宋体"/>
        </w:rPr>
      </w:pPr>
      <w:r w:rsidRPr="000665B4">
        <w:rPr>
          <w:rFonts w:ascii="宋体" w:eastAsia="宋体" w:hAnsi="宋体" w:hint="eastAsia"/>
        </w:rPr>
        <w:t>区间加/单点查询</w:t>
      </w:r>
    </w:p>
    <w:p w:rsidR="00060070" w:rsidRPr="000665B4" w:rsidRDefault="00060070" w:rsidP="008730B2">
      <w:pPr>
        <w:rPr>
          <w:rFonts w:ascii="宋体" w:eastAsia="宋体" w:hAnsi="宋体"/>
        </w:rPr>
      </w:pPr>
      <w:r w:rsidRPr="000665B4">
        <w:rPr>
          <w:rFonts w:ascii="宋体" w:eastAsia="宋体" w:hAnsi="宋体" w:hint="eastAsia"/>
        </w:rPr>
        <w:t>二维树状数组</w:t>
      </w:r>
    </w:p>
    <w:p w:rsidR="00A26871" w:rsidRPr="000665B4" w:rsidRDefault="00A26871" w:rsidP="00A26871">
      <w:pPr>
        <w:pStyle w:val="4"/>
        <w:rPr>
          <w:rFonts w:ascii="宋体" w:eastAsia="宋体" w:hAnsi="宋体"/>
          <w:b w:val="0"/>
        </w:rPr>
      </w:pPr>
      <w:r w:rsidRPr="000665B4">
        <w:rPr>
          <w:rFonts w:ascii="宋体" w:eastAsia="宋体" w:hAnsi="宋体" w:hint="eastAsia"/>
          <w:b w:val="0"/>
        </w:rPr>
        <w:lastRenderedPageBreak/>
        <w:t>题库</w:t>
      </w:r>
    </w:p>
    <w:p w:rsidR="00A26871" w:rsidRPr="000665B4" w:rsidRDefault="00A26871" w:rsidP="00A26871">
      <w:pPr>
        <w:rPr>
          <w:rFonts w:ascii="宋体" w:eastAsia="宋体" w:hAnsi="宋体"/>
        </w:rPr>
      </w:pPr>
      <w:r w:rsidRPr="000665B4">
        <w:rPr>
          <w:rFonts w:ascii="宋体" w:eastAsia="宋体" w:hAnsi="宋体" w:hint="eastAsia"/>
        </w:rPr>
        <w:t>P</w:t>
      </w:r>
      <w:r w:rsidRPr="000665B4">
        <w:rPr>
          <w:rFonts w:ascii="宋体" w:eastAsia="宋体" w:hAnsi="宋体"/>
        </w:rPr>
        <w:t>OJ</w:t>
      </w:r>
      <w:r w:rsidRPr="000665B4">
        <w:rPr>
          <w:rFonts w:ascii="宋体" w:eastAsia="宋体" w:hAnsi="宋体" w:hint="eastAsia"/>
        </w:rPr>
        <w:t>-</w:t>
      </w:r>
      <w:r w:rsidRPr="000665B4">
        <w:rPr>
          <w:rFonts w:ascii="宋体" w:eastAsia="宋体" w:hAnsi="宋体"/>
        </w:rPr>
        <w:t xml:space="preserve">2352 </w:t>
      </w:r>
      <w:r w:rsidRPr="000665B4">
        <w:rPr>
          <w:rFonts w:ascii="宋体" w:eastAsia="宋体" w:hAnsi="宋体" w:hint="eastAsia"/>
        </w:rPr>
        <w:t>二维偏序问题</w:t>
      </w:r>
    </w:p>
    <w:p w:rsidR="00A26871" w:rsidRPr="000665B4" w:rsidRDefault="00A26871" w:rsidP="00A26871">
      <w:pPr>
        <w:rPr>
          <w:rFonts w:ascii="宋体" w:eastAsia="宋体" w:hAnsi="宋体"/>
        </w:rPr>
      </w:pPr>
      <w:r w:rsidRPr="000665B4">
        <w:rPr>
          <w:rFonts w:ascii="宋体" w:eastAsia="宋体" w:hAnsi="宋体" w:hint="eastAsia"/>
        </w:rPr>
        <w:t>B</w:t>
      </w:r>
      <w:r w:rsidRPr="000665B4">
        <w:rPr>
          <w:rFonts w:ascii="宋体" w:eastAsia="宋体" w:hAnsi="宋体"/>
        </w:rPr>
        <w:t>ZOJ</w:t>
      </w:r>
      <w:r w:rsidRPr="000665B4">
        <w:rPr>
          <w:rFonts w:ascii="宋体" w:eastAsia="宋体" w:hAnsi="宋体" w:hint="eastAsia"/>
        </w:rPr>
        <w:t>-</w:t>
      </w:r>
      <w:r w:rsidRPr="000665B4">
        <w:rPr>
          <w:rFonts w:ascii="宋体" w:eastAsia="宋体" w:hAnsi="宋体"/>
        </w:rPr>
        <w:t>1878</w:t>
      </w:r>
    </w:p>
    <w:p w:rsidR="00A63230" w:rsidRPr="000665B4" w:rsidRDefault="00A63230" w:rsidP="00A26871">
      <w:pPr>
        <w:rPr>
          <w:rFonts w:ascii="宋体" w:eastAsia="宋体" w:hAnsi="宋体"/>
        </w:rPr>
      </w:pPr>
      <w:r w:rsidRPr="000665B4">
        <w:rPr>
          <w:rFonts w:ascii="宋体" w:eastAsia="宋体" w:hAnsi="宋体"/>
        </w:rPr>
        <w:t>BZOJ-2743</w:t>
      </w:r>
    </w:p>
    <w:p w:rsidR="00567806" w:rsidRPr="000665B4" w:rsidRDefault="00567806" w:rsidP="00A26871">
      <w:pPr>
        <w:rPr>
          <w:rFonts w:ascii="宋体" w:eastAsia="宋体" w:hAnsi="宋体"/>
        </w:rPr>
      </w:pPr>
      <w:r w:rsidRPr="000665B4">
        <w:rPr>
          <w:rFonts w:ascii="宋体" w:eastAsia="宋体" w:hAnsi="宋体"/>
        </w:rPr>
        <w:t>BZOJ-1452</w:t>
      </w:r>
    </w:p>
    <w:p w:rsidR="00FB2290" w:rsidRPr="000665B4" w:rsidRDefault="00FB2290" w:rsidP="00A26871">
      <w:pPr>
        <w:rPr>
          <w:rFonts w:ascii="宋体" w:eastAsia="宋体" w:hAnsi="宋体"/>
        </w:rPr>
      </w:pPr>
      <w:r w:rsidRPr="000665B4">
        <w:rPr>
          <w:rFonts w:ascii="宋体" w:eastAsia="宋体" w:hAnsi="宋体"/>
        </w:rPr>
        <w:t>Codeforces-755D-PolandBall and Polygon</w:t>
      </w:r>
    </w:p>
    <w:p w:rsidR="00FB2290" w:rsidRPr="000665B4" w:rsidRDefault="00FB2290" w:rsidP="00A26871">
      <w:pPr>
        <w:rPr>
          <w:rFonts w:ascii="宋体" w:eastAsia="宋体" w:hAnsi="宋体"/>
        </w:rPr>
      </w:pPr>
    </w:p>
    <w:p w:rsidR="007341D3" w:rsidRPr="000665B4" w:rsidRDefault="007341D3" w:rsidP="007341D3">
      <w:pPr>
        <w:pStyle w:val="2"/>
        <w:rPr>
          <w:rFonts w:ascii="宋体" w:eastAsia="宋体" w:hAnsi="宋体"/>
          <w:b w:val="0"/>
        </w:rPr>
      </w:pPr>
      <w:bookmarkStart w:id="182" w:name="_Toc524383083"/>
      <w:r w:rsidRPr="000665B4">
        <w:rPr>
          <w:rFonts w:ascii="宋体" w:eastAsia="宋体" w:hAnsi="宋体" w:hint="eastAsia"/>
          <w:b w:val="0"/>
        </w:rPr>
        <w:t>单调队列&amp;单调栈</w:t>
      </w:r>
      <w:bookmarkEnd w:id="182"/>
    </w:p>
    <w:p w:rsidR="00A76AE8" w:rsidRPr="000665B4" w:rsidRDefault="00A76AE8" w:rsidP="006D3D9E">
      <w:pPr>
        <w:pStyle w:val="3"/>
        <w:rPr>
          <w:rFonts w:ascii="宋体" w:eastAsia="宋体" w:hAnsi="宋体"/>
          <w:b w:val="0"/>
        </w:rPr>
      </w:pPr>
      <w:bookmarkStart w:id="183" w:name="_Toc524383084"/>
      <w:r w:rsidRPr="000665B4">
        <w:rPr>
          <w:rFonts w:ascii="宋体" w:eastAsia="宋体" w:hAnsi="宋体" w:hint="eastAsia"/>
          <w:b w:val="0"/>
        </w:rPr>
        <w:t>题库</w:t>
      </w:r>
      <w:bookmarkEnd w:id="183"/>
    </w:p>
    <w:p w:rsidR="006D3D9E" w:rsidRPr="000665B4" w:rsidRDefault="006D3D9E" w:rsidP="00A76AE8">
      <w:pPr>
        <w:rPr>
          <w:rFonts w:ascii="宋体" w:eastAsia="宋体" w:hAnsi="宋体"/>
        </w:rPr>
      </w:pPr>
      <w:r w:rsidRPr="000665B4">
        <w:rPr>
          <w:rFonts w:ascii="宋体" w:eastAsia="宋体" w:hAnsi="宋体" w:hint="eastAsia"/>
        </w:rPr>
        <w:t>单调队列</w:t>
      </w:r>
    </w:p>
    <w:p w:rsidR="00A76AE8" w:rsidRPr="000665B4" w:rsidRDefault="00A76AE8" w:rsidP="00A76AE8">
      <w:pPr>
        <w:rPr>
          <w:rFonts w:ascii="宋体" w:eastAsia="宋体" w:hAnsi="宋体"/>
        </w:rPr>
      </w:pPr>
      <w:r w:rsidRPr="000665B4">
        <w:rPr>
          <w:rFonts w:ascii="宋体" w:eastAsia="宋体" w:hAnsi="宋体" w:hint="eastAsia"/>
        </w:rPr>
        <w:t>H</w:t>
      </w:r>
      <w:r w:rsidRPr="000665B4">
        <w:rPr>
          <w:rFonts w:ascii="宋体" w:eastAsia="宋体" w:hAnsi="宋体"/>
        </w:rPr>
        <w:t>DU 3415</w:t>
      </w:r>
    </w:p>
    <w:p w:rsidR="00A76AE8" w:rsidRPr="000665B4" w:rsidRDefault="00A76AE8" w:rsidP="00A76AE8">
      <w:pPr>
        <w:rPr>
          <w:rFonts w:ascii="宋体" w:eastAsia="宋体" w:hAnsi="宋体"/>
        </w:rPr>
      </w:pPr>
      <w:r w:rsidRPr="000665B4">
        <w:rPr>
          <w:rFonts w:ascii="宋体" w:eastAsia="宋体" w:hAnsi="宋体"/>
        </w:rPr>
        <w:t>HDU 3530</w:t>
      </w:r>
    </w:p>
    <w:p w:rsidR="00A76AE8" w:rsidRPr="000665B4" w:rsidRDefault="00A76AE8" w:rsidP="00A76AE8">
      <w:pPr>
        <w:rPr>
          <w:rFonts w:ascii="宋体" w:eastAsia="宋体" w:hAnsi="宋体"/>
        </w:rPr>
      </w:pPr>
      <w:r w:rsidRPr="000665B4">
        <w:rPr>
          <w:rFonts w:ascii="宋体" w:eastAsia="宋体" w:hAnsi="宋体" w:hint="eastAsia"/>
        </w:rPr>
        <w:t>POJ 2796</w:t>
      </w:r>
    </w:p>
    <w:p w:rsidR="00A76AE8" w:rsidRPr="000665B4" w:rsidRDefault="00A76AE8" w:rsidP="00A76AE8">
      <w:pPr>
        <w:rPr>
          <w:rFonts w:ascii="宋体" w:eastAsia="宋体" w:hAnsi="宋体"/>
        </w:rPr>
      </w:pPr>
      <w:r w:rsidRPr="000665B4">
        <w:rPr>
          <w:rFonts w:ascii="宋体" w:eastAsia="宋体" w:hAnsi="宋体" w:hint="eastAsia"/>
        </w:rPr>
        <w:t>单调栈</w:t>
      </w:r>
    </w:p>
    <w:p w:rsidR="00A76AE8" w:rsidRPr="000665B4" w:rsidRDefault="0023482A" w:rsidP="00A76AE8">
      <w:pPr>
        <w:rPr>
          <w:rFonts w:ascii="宋体" w:eastAsia="宋体" w:hAnsi="宋体"/>
        </w:rPr>
      </w:pPr>
      <w:hyperlink r:id="rId92" w:tgtFrame="_blank" w:history="1">
        <w:r w:rsidR="00A76AE8" w:rsidRPr="000665B4">
          <w:rPr>
            <w:rFonts w:ascii="宋体" w:eastAsia="宋体" w:hAnsi="宋体"/>
          </w:rPr>
          <w:t>HDU 1506</w:t>
        </w:r>
      </w:hyperlink>
    </w:p>
    <w:p w:rsidR="00A76AE8" w:rsidRPr="000665B4" w:rsidRDefault="0023482A" w:rsidP="00A76AE8">
      <w:pPr>
        <w:rPr>
          <w:rFonts w:ascii="宋体" w:eastAsia="宋体" w:hAnsi="宋体"/>
        </w:rPr>
      </w:pPr>
      <w:hyperlink r:id="rId93" w:tgtFrame="_blank" w:history="1">
        <w:r w:rsidR="00A76AE8" w:rsidRPr="000665B4">
          <w:rPr>
            <w:rFonts w:ascii="宋体" w:eastAsia="宋体" w:hAnsi="宋体"/>
          </w:rPr>
          <w:t>HDU 5033</w:t>
        </w:r>
      </w:hyperlink>
    </w:p>
    <w:p w:rsidR="00A76AE8" w:rsidRPr="000665B4" w:rsidRDefault="0023482A" w:rsidP="00A76AE8">
      <w:pPr>
        <w:rPr>
          <w:rFonts w:ascii="宋体" w:eastAsia="宋体" w:hAnsi="宋体"/>
        </w:rPr>
      </w:pPr>
      <w:hyperlink r:id="rId94" w:tgtFrame="_blank" w:history="1">
        <w:r w:rsidR="00A76AE8" w:rsidRPr="000665B4">
          <w:rPr>
            <w:rFonts w:ascii="宋体" w:eastAsia="宋体" w:hAnsi="宋体"/>
          </w:rPr>
          <w:t>PKU 2796</w:t>
        </w:r>
      </w:hyperlink>
    </w:p>
    <w:p w:rsidR="00A76AE8" w:rsidRPr="000665B4" w:rsidRDefault="0023482A" w:rsidP="00A76AE8">
      <w:pPr>
        <w:rPr>
          <w:rFonts w:ascii="宋体" w:eastAsia="宋体" w:hAnsi="宋体"/>
        </w:rPr>
      </w:pPr>
      <w:hyperlink r:id="rId95" w:tgtFrame="_blank" w:history="1">
        <w:r w:rsidR="00A76AE8" w:rsidRPr="000665B4">
          <w:rPr>
            <w:rFonts w:ascii="宋体" w:eastAsia="宋体" w:hAnsi="宋体"/>
          </w:rPr>
          <w:t>PKU 3250</w:t>
        </w:r>
      </w:hyperlink>
    </w:p>
    <w:p w:rsidR="00A76AE8" w:rsidRPr="000665B4" w:rsidRDefault="00A76AE8" w:rsidP="00A76AE8">
      <w:pPr>
        <w:rPr>
          <w:rFonts w:ascii="宋体" w:eastAsia="宋体" w:hAnsi="宋体"/>
        </w:rPr>
      </w:pPr>
    </w:p>
    <w:p w:rsidR="007341D3" w:rsidRPr="000665B4" w:rsidRDefault="007341D3" w:rsidP="007341D3">
      <w:pPr>
        <w:pStyle w:val="2"/>
        <w:rPr>
          <w:rFonts w:ascii="宋体" w:eastAsia="宋体" w:hAnsi="宋体"/>
          <w:b w:val="0"/>
        </w:rPr>
      </w:pPr>
      <w:bookmarkStart w:id="184" w:name="_Toc524383085"/>
      <w:r w:rsidRPr="000665B4">
        <w:rPr>
          <w:rFonts w:ascii="宋体" w:eastAsia="宋体" w:hAnsi="宋体" w:hint="eastAsia"/>
          <w:b w:val="0"/>
        </w:rPr>
        <w:t>莫队算法</w:t>
      </w:r>
      <w:bookmarkEnd w:id="184"/>
    </w:p>
    <w:p w:rsidR="007341D3" w:rsidRPr="000665B4" w:rsidRDefault="0023482A" w:rsidP="007341D3">
      <w:pPr>
        <w:rPr>
          <w:rFonts w:ascii="宋体" w:eastAsia="宋体" w:hAnsi="宋体"/>
        </w:rPr>
      </w:pPr>
      <w:hyperlink r:id="rId96" w:history="1">
        <w:r w:rsidR="007341D3" w:rsidRPr="000665B4">
          <w:rPr>
            <w:rStyle w:val="a3"/>
            <w:rFonts w:ascii="宋体" w:eastAsia="宋体" w:hAnsi="宋体"/>
          </w:rPr>
          <w:t>https://www.cnblogs.com/CsOH/p/5904430.html</w:t>
        </w:r>
      </w:hyperlink>
    </w:p>
    <w:p w:rsidR="007341D3" w:rsidRPr="000665B4" w:rsidRDefault="0023482A" w:rsidP="007341D3">
      <w:pPr>
        <w:rPr>
          <w:rFonts w:ascii="宋体" w:eastAsia="宋体" w:hAnsi="宋体"/>
        </w:rPr>
      </w:pPr>
      <w:hyperlink r:id="rId97" w:history="1">
        <w:r w:rsidR="007341D3" w:rsidRPr="000665B4">
          <w:rPr>
            <w:rStyle w:val="a3"/>
            <w:rFonts w:ascii="宋体" w:eastAsia="宋体" w:hAnsi="宋体"/>
          </w:rPr>
          <w:t>https://blog.csdn.net/thinfatty/article/details/72581276</w:t>
        </w:r>
      </w:hyperlink>
    </w:p>
    <w:p w:rsidR="007341D3" w:rsidRPr="000665B4" w:rsidRDefault="007341D3" w:rsidP="007341D3">
      <w:pPr>
        <w:rPr>
          <w:rFonts w:ascii="宋体" w:eastAsia="宋体" w:hAnsi="宋体"/>
        </w:rPr>
      </w:pPr>
      <w:r w:rsidRPr="000665B4">
        <w:rPr>
          <w:rFonts w:ascii="宋体" w:eastAsia="宋体" w:hAnsi="宋体" w:hint="eastAsia"/>
        </w:rPr>
        <w:t>适用于可以进行离线操作的区间询问，核心思想是分块。</w:t>
      </w:r>
    </w:p>
    <w:p w:rsidR="007341D3" w:rsidRPr="000665B4" w:rsidRDefault="007341D3" w:rsidP="007341D3">
      <w:pPr>
        <w:rPr>
          <w:rFonts w:ascii="宋体" w:eastAsia="宋体" w:hAnsi="宋体"/>
        </w:rPr>
      </w:pPr>
      <w:r w:rsidRPr="000665B4">
        <w:rPr>
          <w:rFonts w:ascii="宋体" w:eastAsia="宋体" w:hAnsi="宋体" w:hint="eastAsia"/>
        </w:rPr>
        <w:t>时间复杂度</w:t>
      </w:r>
      <w:r w:rsidRPr="000665B4">
        <w:rPr>
          <w:rFonts w:ascii="宋体" w:eastAsia="宋体" w:hAnsi="宋体"/>
          <w:position w:val="-10"/>
        </w:rPr>
        <w:object w:dxaOrig="780" w:dyaOrig="360">
          <v:shape id="_x0000_i1050" type="#_x0000_t75" style="width:39pt;height:18pt" o:ole="">
            <v:imagedata r:id="rId98" o:title=""/>
          </v:shape>
          <o:OLEObject Type="Embed" ProgID="Equation.DSMT4" ShapeID="_x0000_i1050" DrawAspect="Content" ObjectID="_1598124736" r:id="rId99"/>
        </w:object>
      </w:r>
    </w:p>
    <w:p w:rsidR="007341D3" w:rsidRPr="000665B4" w:rsidRDefault="007341D3" w:rsidP="007341D3">
      <w:pPr>
        <w:rPr>
          <w:rFonts w:ascii="宋体" w:eastAsia="宋体" w:hAnsi="宋体"/>
        </w:rPr>
      </w:pPr>
      <w:r w:rsidRPr="000665B4">
        <w:rPr>
          <w:rFonts w:ascii="宋体" w:eastAsia="宋体" w:hAnsi="宋体" w:hint="eastAsia"/>
        </w:rPr>
        <w:t>将m个询问分成</w:t>
      </w:r>
      <w:r w:rsidRPr="000665B4">
        <w:rPr>
          <w:rFonts w:ascii="宋体" w:eastAsia="宋体" w:hAnsi="宋体"/>
          <w:position w:val="-8"/>
        </w:rPr>
        <w:object w:dxaOrig="440" w:dyaOrig="360">
          <v:shape id="_x0000_i1051" type="#_x0000_t75" style="width:21.75pt;height:18pt" o:ole="">
            <v:imagedata r:id="rId100" o:title=""/>
          </v:shape>
          <o:OLEObject Type="Embed" ProgID="Equation.DSMT4" ShapeID="_x0000_i1051" DrawAspect="Content" ObjectID="_1598124737" r:id="rId101"/>
        </w:object>
      </w:r>
      <w:r w:rsidRPr="000665B4">
        <w:rPr>
          <w:rFonts w:ascii="宋体" w:eastAsia="宋体" w:hAnsi="宋体" w:hint="eastAsia"/>
        </w:rPr>
        <w:t>块，先按照l从左到右排序，每个块内再按照r从左到右排序。</w:t>
      </w:r>
    </w:p>
    <w:p w:rsidR="007341D3" w:rsidRPr="000665B4" w:rsidRDefault="007341D3" w:rsidP="007341D3">
      <w:pPr>
        <w:rPr>
          <w:rFonts w:ascii="宋体" w:eastAsia="宋体" w:hAnsi="宋体"/>
        </w:rPr>
      </w:pPr>
      <w:r w:rsidRPr="000665B4">
        <w:rPr>
          <w:rFonts w:ascii="宋体" w:eastAsia="宋体" w:hAnsi="宋体" w:hint="eastAsia"/>
        </w:rPr>
        <w:t>然后依次处理查询。</w:t>
      </w:r>
    </w:p>
    <w:p w:rsidR="007341D3" w:rsidRPr="000665B4" w:rsidRDefault="007341D3" w:rsidP="007341D3">
      <w:pPr>
        <w:rPr>
          <w:rFonts w:ascii="宋体" w:eastAsia="宋体" w:hAnsi="宋体"/>
        </w:rPr>
      </w:pPr>
      <w:r w:rsidRPr="000665B4">
        <w:rPr>
          <w:rFonts w:ascii="宋体" w:eastAsia="宋体" w:hAnsi="宋体" w:hint="eastAsia"/>
        </w:rPr>
        <w:t>对于一道特定题目，应用莫队算法在于搞清楚如何快速（O（1）复杂度）算出[l,r]到[l,r+1],[l,r-1],[l-1,r],[l+1,r]</w:t>
      </w:r>
    </w:p>
    <w:p w:rsidR="007341D3" w:rsidRPr="000665B4" w:rsidRDefault="007341D3" w:rsidP="007341D3">
      <w:pPr>
        <w:rPr>
          <w:rFonts w:ascii="宋体" w:eastAsia="宋体" w:hAnsi="宋体"/>
        </w:rPr>
      </w:pPr>
      <w:r w:rsidRPr="000665B4">
        <w:rPr>
          <w:rFonts w:ascii="宋体" w:eastAsia="宋体" w:hAnsi="宋体" w:hint="eastAsia"/>
        </w:rPr>
        <w:t>另外一个相关的算法是曼哈顿距离最小生成树，时间复杂度</w:t>
      </w:r>
      <w:r w:rsidRPr="000665B4">
        <w:rPr>
          <w:rFonts w:ascii="宋体" w:eastAsia="宋体" w:hAnsi="宋体"/>
          <w:position w:val="-12"/>
        </w:rPr>
        <w:object w:dxaOrig="1219" w:dyaOrig="360">
          <v:shape id="_x0000_i1052" type="#_x0000_t75" style="width:60.75pt;height:18pt" o:ole="">
            <v:imagedata r:id="rId102" o:title=""/>
          </v:shape>
          <o:OLEObject Type="Embed" ProgID="Equation.DSMT4" ShapeID="_x0000_i1052" DrawAspect="Content" ObjectID="_1598124738" r:id="rId103"/>
        </w:object>
      </w:r>
      <w:r w:rsidRPr="000665B4">
        <w:rPr>
          <w:rFonts w:ascii="宋体" w:eastAsia="宋体" w:hAnsi="宋体" w:hint="eastAsia"/>
        </w:rPr>
        <w:t>这里m是询问次数</w:t>
      </w:r>
    </w:p>
    <w:p w:rsidR="007341D3" w:rsidRPr="000665B4" w:rsidRDefault="007341D3" w:rsidP="007341D3">
      <w:pPr>
        <w:pStyle w:val="3"/>
        <w:rPr>
          <w:rFonts w:ascii="宋体" w:eastAsia="宋体" w:hAnsi="宋体"/>
          <w:b w:val="0"/>
        </w:rPr>
      </w:pPr>
      <w:bookmarkStart w:id="185" w:name="_Toc524383086"/>
      <w:r w:rsidRPr="000665B4">
        <w:rPr>
          <w:rFonts w:ascii="宋体" w:eastAsia="宋体" w:hAnsi="宋体" w:hint="eastAsia"/>
          <w:b w:val="0"/>
        </w:rPr>
        <w:lastRenderedPageBreak/>
        <w:t>牛客网2018暑期多校第1场J-</w:t>
      </w:r>
      <w:r w:rsidRPr="000665B4">
        <w:rPr>
          <w:rFonts w:ascii="宋体" w:eastAsia="宋体" w:hAnsi="宋体"/>
          <w:b w:val="0"/>
        </w:rPr>
        <w:t>Differenct Numbers</w:t>
      </w:r>
      <w:bookmarkEnd w:id="185"/>
    </w:p>
    <w:p w:rsidR="007341D3" w:rsidRPr="000665B4" w:rsidRDefault="007341D3" w:rsidP="007341D3">
      <w:pPr>
        <w:rPr>
          <w:rFonts w:ascii="宋体" w:eastAsia="宋体" w:hAnsi="宋体"/>
        </w:rPr>
      </w:pPr>
      <w:r w:rsidRPr="000665B4">
        <w:rPr>
          <w:rFonts w:ascii="宋体" w:eastAsia="宋体" w:hAnsi="宋体" w:hint="eastAsia"/>
        </w:rPr>
        <w:t>【题意】给定n个数，m个查询，每次查询</w:t>
      </w:r>
      <w:r w:rsidRPr="000665B4">
        <w:rPr>
          <w:rFonts w:ascii="宋体" w:eastAsia="宋体" w:hAnsi="宋体"/>
        </w:rPr>
        <w:t>I</w:t>
      </w:r>
      <w:r w:rsidRPr="000665B4">
        <w:rPr>
          <w:rFonts w:ascii="宋体" w:eastAsia="宋体" w:hAnsi="宋体" w:hint="eastAsia"/>
        </w:rPr>
        <w:t>,</w:t>
      </w:r>
      <w:r w:rsidRPr="000665B4">
        <w:rPr>
          <w:rFonts w:ascii="宋体" w:eastAsia="宋体" w:hAnsi="宋体"/>
        </w:rPr>
        <w:t>j</w:t>
      </w:r>
      <w:r w:rsidRPr="000665B4">
        <w:rPr>
          <w:rFonts w:ascii="宋体" w:eastAsia="宋体" w:hAnsi="宋体" w:hint="eastAsia"/>
        </w:rPr>
        <w:t>要求[1,i]和[j,n]这2个区间内有多少不同的数字。</w:t>
      </w:r>
    </w:p>
    <w:p w:rsidR="007341D3" w:rsidRPr="000665B4" w:rsidRDefault="007341D3" w:rsidP="007341D3">
      <w:pPr>
        <w:rPr>
          <w:rFonts w:ascii="宋体" w:eastAsia="宋体" w:hAnsi="宋体"/>
        </w:rPr>
      </w:pPr>
      <w:r w:rsidRPr="000665B4">
        <w:rPr>
          <w:rFonts w:ascii="宋体" w:eastAsia="宋体" w:hAnsi="宋体" w:hint="eastAsia"/>
        </w:rPr>
        <w:t>【TAG】区间查询 铜牌题</w:t>
      </w:r>
    </w:p>
    <w:p w:rsidR="007341D3" w:rsidRPr="000665B4" w:rsidRDefault="007341D3" w:rsidP="007341D3">
      <w:pPr>
        <w:rPr>
          <w:rFonts w:ascii="宋体" w:eastAsia="宋体" w:hAnsi="宋体"/>
        </w:rPr>
      </w:pPr>
      <w:r w:rsidRPr="000665B4">
        <w:rPr>
          <w:rFonts w:ascii="宋体" w:eastAsia="宋体" w:hAnsi="宋体" w:hint="eastAsia"/>
        </w:rPr>
        <w:t>【题解】这题在比赛的时候用莫队是有时可以过的。不过赛后似乎加强了数据，原本比赛时候AC的代码赛后重交也TLE了。这里就放一个莫队的做法，不过现在提交是会TLE的。</w:t>
      </w:r>
    </w:p>
    <w:p w:rsidR="007341D3" w:rsidRPr="000665B4" w:rsidRDefault="007341D3" w:rsidP="007341D3">
      <w:pPr>
        <w:rPr>
          <w:rFonts w:ascii="宋体" w:eastAsia="宋体" w:hAnsi="宋体"/>
        </w:rPr>
      </w:pPr>
      <w:r w:rsidRPr="000665B4">
        <w:rPr>
          <w:rFonts w:ascii="宋体" w:eastAsia="宋体" w:hAnsi="宋体" w:hint="eastAsia"/>
        </w:rPr>
        <w:t>【代码】</w:t>
      </w:r>
    </w:p>
    <w:p w:rsidR="007341D3" w:rsidRPr="000665B4" w:rsidRDefault="007341D3" w:rsidP="007341D3">
      <w:pPr>
        <w:rPr>
          <w:rFonts w:ascii="宋体" w:eastAsia="宋体" w:hAnsi="宋体"/>
        </w:rPr>
      </w:pPr>
      <w:r w:rsidRPr="000665B4">
        <w:rPr>
          <w:rFonts w:ascii="宋体" w:eastAsia="宋体" w:hAnsi="宋体"/>
        </w:rPr>
        <w:t>#include &lt;bits/stdc++.h&gt;</w:t>
      </w:r>
    </w:p>
    <w:p w:rsidR="007341D3" w:rsidRPr="000665B4" w:rsidRDefault="007341D3" w:rsidP="007341D3">
      <w:pPr>
        <w:rPr>
          <w:rFonts w:ascii="宋体" w:eastAsia="宋体" w:hAnsi="宋体"/>
        </w:rPr>
      </w:pPr>
      <w:r w:rsidRPr="000665B4">
        <w:rPr>
          <w:rFonts w:ascii="宋体" w:eastAsia="宋体" w:hAnsi="宋体"/>
        </w:rPr>
        <w:t>#define MAXN 100010</w:t>
      </w:r>
    </w:p>
    <w:p w:rsidR="007341D3" w:rsidRPr="000665B4" w:rsidRDefault="007341D3" w:rsidP="007341D3">
      <w:pPr>
        <w:rPr>
          <w:rFonts w:ascii="宋体" w:eastAsia="宋体" w:hAnsi="宋体"/>
        </w:rPr>
      </w:pPr>
    </w:p>
    <w:p w:rsidR="007341D3" w:rsidRPr="000665B4" w:rsidRDefault="007341D3" w:rsidP="007341D3">
      <w:pPr>
        <w:rPr>
          <w:rFonts w:ascii="宋体" w:eastAsia="宋体" w:hAnsi="宋体"/>
        </w:rPr>
      </w:pPr>
      <w:r w:rsidRPr="000665B4">
        <w:rPr>
          <w:rFonts w:ascii="宋体" w:eastAsia="宋体" w:hAnsi="宋体"/>
        </w:rPr>
        <w:t>using namespace std;</w:t>
      </w:r>
    </w:p>
    <w:p w:rsidR="007341D3" w:rsidRPr="000665B4" w:rsidRDefault="007341D3" w:rsidP="007341D3">
      <w:pPr>
        <w:rPr>
          <w:rFonts w:ascii="宋体" w:eastAsia="宋体" w:hAnsi="宋体"/>
        </w:rPr>
      </w:pPr>
    </w:p>
    <w:p w:rsidR="007341D3" w:rsidRPr="000665B4" w:rsidRDefault="007341D3" w:rsidP="007341D3">
      <w:pPr>
        <w:rPr>
          <w:rFonts w:ascii="宋体" w:eastAsia="宋体" w:hAnsi="宋体"/>
        </w:rPr>
      </w:pPr>
      <w:r w:rsidRPr="000665B4">
        <w:rPr>
          <w:rFonts w:ascii="宋体" w:eastAsia="宋体" w:hAnsi="宋体"/>
        </w:rPr>
        <w:t>struct node{</w:t>
      </w:r>
    </w:p>
    <w:p w:rsidR="007341D3" w:rsidRPr="000665B4" w:rsidRDefault="007341D3" w:rsidP="007341D3">
      <w:pPr>
        <w:rPr>
          <w:rFonts w:ascii="宋体" w:eastAsia="宋体" w:hAnsi="宋体"/>
        </w:rPr>
      </w:pPr>
      <w:r w:rsidRPr="000665B4">
        <w:rPr>
          <w:rFonts w:ascii="宋体" w:eastAsia="宋体" w:hAnsi="宋体"/>
        </w:rPr>
        <w:t xml:space="preserve">    int l,r,id,block;</w:t>
      </w:r>
    </w:p>
    <w:p w:rsidR="007341D3" w:rsidRPr="000665B4" w:rsidRDefault="007341D3" w:rsidP="007341D3">
      <w:pPr>
        <w:rPr>
          <w:rFonts w:ascii="宋体" w:eastAsia="宋体" w:hAnsi="宋体"/>
        </w:rPr>
      </w:pPr>
      <w:r w:rsidRPr="000665B4">
        <w:rPr>
          <w:rFonts w:ascii="宋体" w:eastAsia="宋体" w:hAnsi="宋体"/>
        </w:rPr>
        <w:t>}Q[MAXN];</w:t>
      </w:r>
    </w:p>
    <w:p w:rsidR="007341D3" w:rsidRPr="000665B4" w:rsidRDefault="007341D3" w:rsidP="007341D3">
      <w:pPr>
        <w:rPr>
          <w:rFonts w:ascii="宋体" w:eastAsia="宋体" w:hAnsi="宋体"/>
        </w:rPr>
      </w:pPr>
    </w:p>
    <w:p w:rsidR="007341D3" w:rsidRPr="000665B4" w:rsidRDefault="007341D3" w:rsidP="007341D3">
      <w:pPr>
        <w:rPr>
          <w:rFonts w:ascii="宋体" w:eastAsia="宋体" w:hAnsi="宋体"/>
        </w:rPr>
      </w:pPr>
      <w:r w:rsidRPr="000665B4">
        <w:rPr>
          <w:rFonts w:ascii="宋体" w:eastAsia="宋体" w:hAnsi="宋体"/>
        </w:rPr>
        <w:t>bool cmp(node x,node y){</w:t>
      </w:r>
    </w:p>
    <w:p w:rsidR="007341D3" w:rsidRPr="000665B4" w:rsidRDefault="007341D3" w:rsidP="007341D3">
      <w:pPr>
        <w:rPr>
          <w:rFonts w:ascii="宋体" w:eastAsia="宋体" w:hAnsi="宋体"/>
        </w:rPr>
      </w:pPr>
      <w:r w:rsidRPr="000665B4">
        <w:rPr>
          <w:rFonts w:ascii="宋体" w:eastAsia="宋体" w:hAnsi="宋体"/>
        </w:rPr>
        <w:t xml:space="preserve">    if(x.block==y.block){</w:t>
      </w:r>
    </w:p>
    <w:p w:rsidR="007341D3" w:rsidRPr="000665B4" w:rsidRDefault="007341D3" w:rsidP="007341D3">
      <w:pPr>
        <w:rPr>
          <w:rFonts w:ascii="宋体" w:eastAsia="宋体" w:hAnsi="宋体"/>
        </w:rPr>
      </w:pPr>
      <w:r w:rsidRPr="000665B4">
        <w:rPr>
          <w:rFonts w:ascii="宋体" w:eastAsia="宋体" w:hAnsi="宋体"/>
        </w:rPr>
        <w:t xml:space="preserve">        if(x.r==y.r) return x.l&lt;y.l;</w:t>
      </w:r>
    </w:p>
    <w:p w:rsidR="007341D3" w:rsidRPr="000665B4" w:rsidRDefault="007341D3" w:rsidP="007341D3">
      <w:pPr>
        <w:rPr>
          <w:rFonts w:ascii="宋体" w:eastAsia="宋体" w:hAnsi="宋体"/>
        </w:rPr>
      </w:pPr>
      <w:r w:rsidRPr="000665B4">
        <w:rPr>
          <w:rFonts w:ascii="宋体" w:eastAsia="宋体" w:hAnsi="宋体"/>
        </w:rPr>
        <w:t xml:space="preserve">        return x.r&lt;y.r;</w:t>
      </w:r>
    </w:p>
    <w:p w:rsidR="007341D3" w:rsidRPr="000665B4" w:rsidRDefault="007341D3" w:rsidP="007341D3">
      <w:pPr>
        <w:rPr>
          <w:rFonts w:ascii="宋体" w:eastAsia="宋体" w:hAnsi="宋体"/>
        </w:rPr>
      </w:pPr>
      <w:r w:rsidRPr="000665B4">
        <w:rPr>
          <w:rFonts w:ascii="宋体" w:eastAsia="宋体" w:hAnsi="宋体"/>
        </w:rPr>
        <w:t xml:space="preserve">    }</w:t>
      </w:r>
    </w:p>
    <w:p w:rsidR="007341D3" w:rsidRPr="000665B4" w:rsidRDefault="007341D3" w:rsidP="007341D3">
      <w:pPr>
        <w:rPr>
          <w:rFonts w:ascii="宋体" w:eastAsia="宋体" w:hAnsi="宋体"/>
        </w:rPr>
      </w:pPr>
      <w:r w:rsidRPr="000665B4">
        <w:rPr>
          <w:rFonts w:ascii="宋体" w:eastAsia="宋体" w:hAnsi="宋体"/>
        </w:rPr>
        <w:t xml:space="preserve">    return x.block&lt;y.block;</w:t>
      </w:r>
    </w:p>
    <w:p w:rsidR="007341D3" w:rsidRPr="000665B4" w:rsidRDefault="007341D3" w:rsidP="007341D3">
      <w:pPr>
        <w:rPr>
          <w:rFonts w:ascii="宋体" w:eastAsia="宋体" w:hAnsi="宋体"/>
        </w:rPr>
      </w:pPr>
      <w:r w:rsidRPr="000665B4">
        <w:rPr>
          <w:rFonts w:ascii="宋体" w:eastAsia="宋体" w:hAnsi="宋体"/>
        </w:rPr>
        <w:t>}</w:t>
      </w:r>
    </w:p>
    <w:p w:rsidR="007341D3" w:rsidRPr="000665B4" w:rsidRDefault="007341D3" w:rsidP="007341D3">
      <w:pPr>
        <w:rPr>
          <w:rFonts w:ascii="宋体" w:eastAsia="宋体" w:hAnsi="宋体"/>
        </w:rPr>
      </w:pPr>
      <w:r w:rsidRPr="000665B4">
        <w:rPr>
          <w:rFonts w:ascii="宋体" w:eastAsia="宋体" w:hAnsi="宋体"/>
        </w:rPr>
        <w:t>int cnt[MAXN],nowans,a[MAXN];</w:t>
      </w:r>
    </w:p>
    <w:p w:rsidR="007341D3" w:rsidRPr="000665B4" w:rsidRDefault="007341D3" w:rsidP="007341D3">
      <w:pPr>
        <w:rPr>
          <w:rFonts w:ascii="宋体" w:eastAsia="宋体" w:hAnsi="宋体"/>
        </w:rPr>
      </w:pPr>
      <w:r w:rsidRPr="000665B4">
        <w:rPr>
          <w:rFonts w:ascii="宋体" w:eastAsia="宋体" w:hAnsi="宋体"/>
        </w:rPr>
        <w:t>void Add(int x){</w:t>
      </w:r>
    </w:p>
    <w:p w:rsidR="007341D3" w:rsidRPr="000665B4" w:rsidRDefault="007341D3" w:rsidP="007341D3">
      <w:pPr>
        <w:rPr>
          <w:rFonts w:ascii="宋体" w:eastAsia="宋体" w:hAnsi="宋体"/>
        </w:rPr>
      </w:pPr>
      <w:r w:rsidRPr="000665B4">
        <w:rPr>
          <w:rFonts w:ascii="宋体" w:eastAsia="宋体" w:hAnsi="宋体"/>
        </w:rPr>
        <w:t xml:space="preserve">    cnt[a[x]]++;</w:t>
      </w:r>
    </w:p>
    <w:p w:rsidR="007341D3" w:rsidRPr="000665B4" w:rsidRDefault="007341D3" w:rsidP="007341D3">
      <w:pPr>
        <w:rPr>
          <w:rFonts w:ascii="宋体" w:eastAsia="宋体" w:hAnsi="宋体"/>
        </w:rPr>
      </w:pPr>
      <w:r w:rsidRPr="000665B4">
        <w:rPr>
          <w:rFonts w:ascii="宋体" w:eastAsia="宋体" w:hAnsi="宋体"/>
        </w:rPr>
        <w:t xml:space="preserve">    if(cnt[a[x]]==1) nowans++;</w:t>
      </w:r>
    </w:p>
    <w:p w:rsidR="007341D3" w:rsidRPr="000665B4" w:rsidRDefault="007341D3" w:rsidP="007341D3">
      <w:pPr>
        <w:rPr>
          <w:rFonts w:ascii="宋体" w:eastAsia="宋体" w:hAnsi="宋体"/>
        </w:rPr>
      </w:pPr>
      <w:r w:rsidRPr="000665B4">
        <w:rPr>
          <w:rFonts w:ascii="宋体" w:eastAsia="宋体" w:hAnsi="宋体"/>
        </w:rPr>
        <w:t xml:space="preserve">    return;</w:t>
      </w:r>
    </w:p>
    <w:p w:rsidR="007341D3" w:rsidRPr="000665B4" w:rsidRDefault="007341D3" w:rsidP="007341D3">
      <w:pPr>
        <w:rPr>
          <w:rFonts w:ascii="宋体" w:eastAsia="宋体" w:hAnsi="宋体"/>
        </w:rPr>
      </w:pPr>
      <w:r w:rsidRPr="000665B4">
        <w:rPr>
          <w:rFonts w:ascii="宋体" w:eastAsia="宋体" w:hAnsi="宋体"/>
        </w:rPr>
        <w:t>}</w:t>
      </w:r>
    </w:p>
    <w:p w:rsidR="007341D3" w:rsidRPr="000665B4" w:rsidRDefault="007341D3" w:rsidP="007341D3">
      <w:pPr>
        <w:rPr>
          <w:rFonts w:ascii="宋体" w:eastAsia="宋体" w:hAnsi="宋体"/>
        </w:rPr>
      </w:pPr>
      <w:r w:rsidRPr="000665B4">
        <w:rPr>
          <w:rFonts w:ascii="宋体" w:eastAsia="宋体" w:hAnsi="宋体"/>
        </w:rPr>
        <w:t>void Remove(int x){</w:t>
      </w:r>
    </w:p>
    <w:p w:rsidR="007341D3" w:rsidRPr="000665B4" w:rsidRDefault="007341D3" w:rsidP="007341D3">
      <w:pPr>
        <w:rPr>
          <w:rFonts w:ascii="宋体" w:eastAsia="宋体" w:hAnsi="宋体"/>
        </w:rPr>
      </w:pPr>
      <w:r w:rsidRPr="000665B4">
        <w:rPr>
          <w:rFonts w:ascii="宋体" w:eastAsia="宋体" w:hAnsi="宋体"/>
        </w:rPr>
        <w:t xml:space="preserve">    cnt[a[x]]--;</w:t>
      </w:r>
    </w:p>
    <w:p w:rsidR="007341D3" w:rsidRPr="000665B4" w:rsidRDefault="007341D3" w:rsidP="007341D3">
      <w:pPr>
        <w:rPr>
          <w:rFonts w:ascii="宋体" w:eastAsia="宋体" w:hAnsi="宋体"/>
        </w:rPr>
      </w:pPr>
      <w:r w:rsidRPr="000665B4">
        <w:rPr>
          <w:rFonts w:ascii="宋体" w:eastAsia="宋体" w:hAnsi="宋体"/>
        </w:rPr>
        <w:t xml:space="preserve">    if(cnt[a[x]]==0) nowans--;</w:t>
      </w:r>
    </w:p>
    <w:p w:rsidR="007341D3" w:rsidRPr="000665B4" w:rsidRDefault="007341D3" w:rsidP="007341D3">
      <w:pPr>
        <w:rPr>
          <w:rFonts w:ascii="宋体" w:eastAsia="宋体" w:hAnsi="宋体"/>
        </w:rPr>
      </w:pPr>
      <w:r w:rsidRPr="000665B4">
        <w:rPr>
          <w:rFonts w:ascii="宋体" w:eastAsia="宋体" w:hAnsi="宋体"/>
        </w:rPr>
        <w:t xml:space="preserve">    return;</w:t>
      </w:r>
    </w:p>
    <w:p w:rsidR="007341D3" w:rsidRPr="000665B4" w:rsidRDefault="007341D3" w:rsidP="007341D3">
      <w:pPr>
        <w:rPr>
          <w:rFonts w:ascii="宋体" w:eastAsia="宋体" w:hAnsi="宋体"/>
        </w:rPr>
      </w:pPr>
      <w:r w:rsidRPr="000665B4">
        <w:rPr>
          <w:rFonts w:ascii="宋体" w:eastAsia="宋体" w:hAnsi="宋体"/>
        </w:rPr>
        <w:t>}</w:t>
      </w:r>
    </w:p>
    <w:p w:rsidR="007341D3" w:rsidRPr="000665B4" w:rsidRDefault="007341D3" w:rsidP="007341D3">
      <w:pPr>
        <w:rPr>
          <w:rFonts w:ascii="宋体" w:eastAsia="宋体" w:hAnsi="宋体"/>
        </w:rPr>
      </w:pPr>
    </w:p>
    <w:p w:rsidR="007341D3" w:rsidRPr="000665B4" w:rsidRDefault="007341D3" w:rsidP="007341D3">
      <w:pPr>
        <w:rPr>
          <w:rFonts w:ascii="宋体" w:eastAsia="宋体" w:hAnsi="宋体"/>
        </w:rPr>
      </w:pPr>
      <w:r w:rsidRPr="000665B4">
        <w:rPr>
          <w:rFonts w:ascii="宋体" w:eastAsia="宋体" w:hAnsi="宋体"/>
        </w:rPr>
        <w:t>int main()</w:t>
      </w:r>
    </w:p>
    <w:p w:rsidR="007341D3" w:rsidRPr="000665B4" w:rsidRDefault="007341D3" w:rsidP="007341D3">
      <w:pPr>
        <w:rPr>
          <w:rFonts w:ascii="宋体" w:eastAsia="宋体" w:hAnsi="宋体"/>
        </w:rPr>
      </w:pPr>
      <w:r w:rsidRPr="000665B4">
        <w:rPr>
          <w:rFonts w:ascii="宋体" w:eastAsia="宋体" w:hAnsi="宋体"/>
        </w:rPr>
        <w:t>{</w:t>
      </w:r>
    </w:p>
    <w:p w:rsidR="007341D3" w:rsidRPr="000665B4" w:rsidRDefault="007341D3" w:rsidP="007341D3">
      <w:pPr>
        <w:rPr>
          <w:rFonts w:ascii="宋体" w:eastAsia="宋体" w:hAnsi="宋体"/>
        </w:rPr>
      </w:pPr>
      <w:r w:rsidRPr="000665B4">
        <w:rPr>
          <w:rFonts w:ascii="宋体" w:eastAsia="宋体" w:hAnsi="宋体"/>
        </w:rPr>
        <w:t xml:space="preserve">    int n,q;</w:t>
      </w:r>
    </w:p>
    <w:p w:rsidR="007341D3" w:rsidRPr="000665B4" w:rsidRDefault="007341D3" w:rsidP="007341D3">
      <w:pPr>
        <w:rPr>
          <w:rFonts w:ascii="宋体" w:eastAsia="宋体" w:hAnsi="宋体"/>
        </w:rPr>
      </w:pPr>
      <w:r w:rsidRPr="000665B4">
        <w:rPr>
          <w:rFonts w:ascii="宋体" w:eastAsia="宋体" w:hAnsi="宋体"/>
        </w:rPr>
        <w:t xml:space="preserve">    while(~scanf("%d%d",&amp;n,&amp;q)){</w:t>
      </w:r>
    </w:p>
    <w:p w:rsidR="007341D3" w:rsidRPr="000665B4" w:rsidRDefault="007341D3" w:rsidP="007341D3">
      <w:pPr>
        <w:rPr>
          <w:rFonts w:ascii="宋体" w:eastAsia="宋体" w:hAnsi="宋体"/>
        </w:rPr>
      </w:pPr>
      <w:r w:rsidRPr="000665B4">
        <w:rPr>
          <w:rFonts w:ascii="宋体" w:eastAsia="宋体" w:hAnsi="宋体"/>
        </w:rPr>
        <w:t xml:space="preserve">        for(int i=1;i&lt;=n;i++) scanf("%d",&amp;a[i]);</w:t>
      </w:r>
    </w:p>
    <w:p w:rsidR="007341D3" w:rsidRPr="000665B4" w:rsidRDefault="007341D3" w:rsidP="007341D3">
      <w:pPr>
        <w:rPr>
          <w:rFonts w:ascii="宋体" w:eastAsia="宋体" w:hAnsi="宋体"/>
        </w:rPr>
      </w:pPr>
      <w:r w:rsidRPr="000665B4">
        <w:rPr>
          <w:rFonts w:ascii="宋体" w:eastAsia="宋体" w:hAnsi="宋体"/>
        </w:rPr>
        <w:t xml:space="preserve">        int sz=sqrt(q);</w:t>
      </w:r>
    </w:p>
    <w:p w:rsidR="007341D3" w:rsidRPr="000665B4" w:rsidRDefault="007341D3" w:rsidP="007341D3">
      <w:pPr>
        <w:rPr>
          <w:rFonts w:ascii="宋体" w:eastAsia="宋体" w:hAnsi="宋体"/>
        </w:rPr>
      </w:pPr>
      <w:r w:rsidRPr="000665B4">
        <w:rPr>
          <w:rFonts w:ascii="宋体" w:eastAsia="宋体" w:hAnsi="宋体"/>
        </w:rPr>
        <w:t xml:space="preserve">        for(int i=0;i&lt;q;i++) </w:t>
      </w:r>
      <w:r w:rsidRPr="000665B4">
        <w:rPr>
          <w:rFonts w:ascii="宋体" w:eastAsia="宋体" w:hAnsi="宋体"/>
        </w:rPr>
        <w:lastRenderedPageBreak/>
        <w:t>scanf("%d%d",&amp;Q[i].l,&amp;Q[i].r),Q[i].id=i,Q[i].block=Q[i].l/sz;</w:t>
      </w:r>
    </w:p>
    <w:p w:rsidR="007341D3" w:rsidRPr="000665B4" w:rsidRDefault="007341D3" w:rsidP="007341D3">
      <w:pPr>
        <w:rPr>
          <w:rFonts w:ascii="宋体" w:eastAsia="宋体" w:hAnsi="宋体"/>
        </w:rPr>
      </w:pPr>
      <w:r w:rsidRPr="000665B4">
        <w:rPr>
          <w:rFonts w:ascii="宋体" w:eastAsia="宋体" w:hAnsi="宋体"/>
        </w:rPr>
        <w:t xml:space="preserve">        sort(Q,Q+q,cmp);</w:t>
      </w:r>
    </w:p>
    <w:p w:rsidR="007341D3" w:rsidRPr="000665B4" w:rsidRDefault="007341D3" w:rsidP="007341D3">
      <w:pPr>
        <w:rPr>
          <w:rFonts w:ascii="宋体" w:eastAsia="宋体" w:hAnsi="宋体"/>
        </w:rPr>
      </w:pPr>
      <w:r w:rsidRPr="000665B4">
        <w:rPr>
          <w:rFonts w:ascii="宋体" w:eastAsia="宋体" w:hAnsi="宋体"/>
        </w:rPr>
        <w:t xml:space="preserve">        //init</w:t>
      </w:r>
    </w:p>
    <w:p w:rsidR="007341D3" w:rsidRPr="000665B4" w:rsidRDefault="007341D3" w:rsidP="007341D3">
      <w:pPr>
        <w:rPr>
          <w:rFonts w:ascii="宋体" w:eastAsia="宋体" w:hAnsi="宋体"/>
        </w:rPr>
      </w:pPr>
      <w:r w:rsidRPr="000665B4">
        <w:rPr>
          <w:rFonts w:ascii="宋体" w:eastAsia="宋体" w:hAnsi="宋体"/>
        </w:rPr>
        <w:t xml:space="preserve">        int nowl=1,nowr=n;</w:t>
      </w:r>
    </w:p>
    <w:p w:rsidR="007341D3" w:rsidRPr="000665B4" w:rsidRDefault="007341D3" w:rsidP="007341D3">
      <w:pPr>
        <w:rPr>
          <w:rFonts w:ascii="宋体" w:eastAsia="宋体" w:hAnsi="宋体"/>
        </w:rPr>
      </w:pPr>
      <w:r w:rsidRPr="000665B4">
        <w:rPr>
          <w:rFonts w:ascii="宋体" w:eastAsia="宋体" w:hAnsi="宋体"/>
        </w:rPr>
        <w:t xml:space="preserve">        memset(cnt,0,sizeof(cnt)),nowans=0;</w:t>
      </w:r>
    </w:p>
    <w:p w:rsidR="007341D3" w:rsidRPr="000665B4" w:rsidRDefault="007341D3" w:rsidP="007341D3">
      <w:pPr>
        <w:rPr>
          <w:rFonts w:ascii="宋体" w:eastAsia="宋体" w:hAnsi="宋体"/>
        </w:rPr>
      </w:pPr>
      <w:r w:rsidRPr="000665B4">
        <w:rPr>
          <w:rFonts w:ascii="宋体" w:eastAsia="宋体" w:hAnsi="宋体"/>
        </w:rPr>
        <w:t xml:space="preserve">        cnt[a[1]]++,cnt[a[n]]++;</w:t>
      </w:r>
    </w:p>
    <w:p w:rsidR="007341D3" w:rsidRPr="000665B4" w:rsidRDefault="007341D3" w:rsidP="007341D3">
      <w:pPr>
        <w:rPr>
          <w:rFonts w:ascii="宋体" w:eastAsia="宋体" w:hAnsi="宋体"/>
        </w:rPr>
      </w:pPr>
      <w:r w:rsidRPr="000665B4">
        <w:rPr>
          <w:rFonts w:ascii="宋体" w:eastAsia="宋体" w:hAnsi="宋体"/>
        </w:rPr>
        <w:t xml:space="preserve">        if(a[1]==a[n]) nowans=1;else nowans=2;</w:t>
      </w:r>
    </w:p>
    <w:p w:rsidR="007341D3" w:rsidRPr="000665B4" w:rsidRDefault="007341D3" w:rsidP="007341D3">
      <w:pPr>
        <w:rPr>
          <w:rFonts w:ascii="宋体" w:eastAsia="宋体" w:hAnsi="宋体"/>
        </w:rPr>
      </w:pPr>
      <w:r w:rsidRPr="000665B4">
        <w:rPr>
          <w:rFonts w:ascii="宋体" w:eastAsia="宋体" w:hAnsi="宋体"/>
        </w:rPr>
        <w:t xml:space="preserve">        int ans[MAXN];</w:t>
      </w:r>
    </w:p>
    <w:p w:rsidR="007341D3" w:rsidRPr="000665B4" w:rsidRDefault="007341D3" w:rsidP="007341D3">
      <w:pPr>
        <w:rPr>
          <w:rFonts w:ascii="宋体" w:eastAsia="宋体" w:hAnsi="宋体"/>
        </w:rPr>
      </w:pPr>
      <w:r w:rsidRPr="000665B4">
        <w:rPr>
          <w:rFonts w:ascii="宋体" w:eastAsia="宋体" w:hAnsi="宋体"/>
        </w:rPr>
        <w:t xml:space="preserve">        for(int i=0;i&lt;q;i++){</w:t>
      </w:r>
    </w:p>
    <w:p w:rsidR="007341D3" w:rsidRPr="000665B4" w:rsidRDefault="007341D3" w:rsidP="007341D3">
      <w:pPr>
        <w:rPr>
          <w:rFonts w:ascii="宋体" w:eastAsia="宋体" w:hAnsi="宋体"/>
        </w:rPr>
      </w:pPr>
      <w:r w:rsidRPr="000665B4">
        <w:rPr>
          <w:rFonts w:ascii="宋体" w:eastAsia="宋体" w:hAnsi="宋体"/>
        </w:rPr>
        <w:t xml:space="preserve">            while(nowr&gt;Q[i].r) Add(--nowr);</w:t>
      </w:r>
    </w:p>
    <w:p w:rsidR="007341D3" w:rsidRPr="000665B4" w:rsidRDefault="007341D3" w:rsidP="007341D3">
      <w:pPr>
        <w:rPr>
          <w:rFonts w:ascii="宋体" w:eastAsia="宋体" w:hAnsi="宋体"/>
        </w:rPr>
      </w:pPr>
      <w:r w:rsidRPr="000665B4">
        <w:rPr>
          <w:rFonts w:ascii="宋体" w:eastAsia="宋体" w:hAnsi="宋体"/>
        </w:rPr>
        <w:t xml:space="preserve">            while(nowl&lt;Q[i].l) Add(++nowl);</w:t>
      </w:r>
    </w:p>
    <w:p w:rsidR="007341D3" w:rsidRPr="000665B4" w:rsidRDefault="007341D3" w:rsidP="007341D3">
      <w:pPr>
        <w:rPr>
          <w:rFonts w:ascii="宋体" w:eastAsia="宋体" w:hAnsi="宋体"/>
        </w:rPr>
      </w:pPr>
      <w:r w:rsidRPr="000665B4">
        <w:rPr>
          <w:rFonts w:ascii="宋体" w:eastAsia="宋体" w:hAnsi="宋体"/>
        </w:rPr>
        <w:t xml:space="preserve">            while(nowr&lt;Q[i].r) Remove(nowr++);</w:t>
      </w:r>
    </w:p>
    <w:p w:rsidR="007341D3" w:rsidRPr="000665B4" w:rsidRDefault="007341D3" w:rsidP="007341D3">
      <w:pPr>
        <w:rPr>
          <w:rFonts w:ascii="宋体" w:eastAsia="宋体" w:hAnsi="宋体"/>
        </w:rPr>
      </w:pPr>
      <w:r w:rsidRPr="000665B4">
        <w:rPr>
          <w:rFonts w:ascii="宋体" w:eastAsia="宋体" w:hAnsi="宋体"/>
        </w:rPr>
        <w:t xml:space="preserve">            while(nowl&gt;Q[i].l) Remove(nowl--);</w:t>
      </w:r>
    </w:p>
    <w:p w:rsidR="007341D3" w:rsidRPr="000665B4" w:rsidRDefault="007341D3" w:rsidP="007341D3">
      <w:pPr>
        <w:rPr>
          <w:rFonts w:ascii="宋体" w:eastAsia="宋体" w:hAnsi="宋体"/>
        </w:rPr>
      </w:pPr>
      <w:r w:rsidRPr="000665B4">
        <w:rPr>
          <w:rFonts w:ascii="宋体" w:eastAsia="宋体" w:hAnsi="宋体"/>
        </w:rPr>
        <w:t xml:space="preserve">            ans[Q[i].id]=nowans;</w:t>
      </w:r>
    </w:p>
    <w:p w:rsidR="007341D3" w:rsidRPr="000665B4" w:rsidRDefault="007341D3" w:rsidP="007341D3">
      <w:pPr>
        <w:rPr>
          <w:rFonts w:ascii="宋体" w:eastAsia="宋体" w:hAnsi="宋体"/>
        </w:rPr>
      </w:pPr>
      <w:r w:rsidRPr="000665B4">
        <w:rPr>
          <w:rFonts w:ascii="宋体" w:eastAsia="宋体" w:hAnsi="宋体"/>
        </w:rPr>
        <w:t xml:space="preserve">        }</w:t>
      </w:r>
    </w:p>
    <w:p w:rsidR="007341D3" w:rsidRPr="000665B4" w:rsidRDefault="007341D3" w:rsidP="007341D3">
      <w:pPr>
        <w:rPr>
          <w:rFonts w:ascii="宋体" w:eastAsia="宋体" w:hAnsi="宋体"/>
        </w:rPr>
      </w:pPr>
      <w:r w:rsidRPr="000665B4">
        <w:rPr>
          <w:rFonts w:ascii="宋体" w:eastAsia="宋体" w:hAnsi="宋体"/>
        </w:rPr>
        <w:t xml:space="preserve">        for(int i=0;i&lt;q;i++) printf("%d\n",ans[i]);</w:t>
      </w:r>
    </w:p>
    <w:p w:rsidR="007341D3" w:rsidRPr="000665B4" w:rsidRDefault="007341D3" w:rsidP="007341D3">
      <w:pPr>
        <w:rPr>
          <w:rFonts w:ascii="宋体" w:eastAsia="宋体" w:hAnsi="宋体"/>
        </w:rPr>
      </w:pPr>
      <w:r w:rsidRPr="000665B4">
        <w:rPr>
          <w:rFonts w:ascii="宋体" w:eastAsia="宋体" w:hAnsi="宋体"/>
        </w:rPr>
        <w:t xml:space="preserve">    }</w:t>
      </w:r>
    </w:p>
    <w:p w:rsidR="007341D3" w:rsidRPr="000665B4" w:rsidRDefault="007341D3" w:rsidP="007341D3">
      <w:pPr>
        <w:rPr>
          <w:rFonts w:ascii="宋体" w:eastAsia="宋体" w:hAnsi="宋体"/>
        </w:rPr>
      </w:pPr>
      <w:r w:rsidRPr="000665B4">
        <w:rPr>
          <w:rFonts w:ascii="宋体" w:eastAsia="宋体" w:hAnsi="宋体"/>
        </w:rPr>
        <w:t xml:space="preserve">    return 0;</w:t>
      </w:r>
    </w:p>
    <w:p w:rsidR="007341D3" w:rsidRPr="000665B4" w:rsidRDefault="007341D3" w:rsidP="007341D3">
      <w:pPr>
        <w:rPr>
          <w:rFonts w:ascii="宋体" w:eastAsia="宋体" w:hAnsi="宋体"/>
        </w:rPr>
      </w:pPr>
      <w:r w:rsidRPr="000665B4">
        <w:rPr>
          <w:rFonts w:ascii="宋体" w:eastAsia="宋体" w:hAnsi="宋体"/>
        </w:rPr>
        <w:t>}</w:t>
      </w:r>
    </w:p>
    <w:p w:rsidR="006D3D9E" w:rsidRPr="000665B4" w:rsidRDefault="006D3D9E" w:rsidP="006D3D9E">
      <w:pPr>
        <w:pStyle w:val="3"/>
        <w:rPr>
          <w:rFonts w:ascii="宋体" w:eastAsia="宋体" w:hAnsi="宋体"/>
          <w:b w:val="0"/>
        </w:rPr>
      </w:pPr>
      <w:bookmarkStart w:id="186" w:name="_Toc524383087"/>
      <w:r w:rsidRPr="000665B4">
        <w:rPr>
          <w:rFonts w:ascii="宋体" w:eastAsia="宋体" w:hAnsi="宋体" w:hint="eastAsia"/>
          <w:b w:val="0"/>
        </w:rPr>
        <w:t>题库</w:t>
      </w:r>
      <w:bookmarkEnd w:id="186"/>
    </w:p>
    <w:p w:rsidR="006D3D9E" w:rsidRPr="000665B4" w:rsidRDefault="0023482A" w:rsidP="006D3D9E">
      <w:pPr>
        <w:rPr>
          <w:rFonts w:ascii="宋体" w:eastAsia="宋体" w:hAnsi="宋体" w:cs="Arial"/>
          <w:color w:val="4F4F4F"/>
          <w:shd w:val="clear" w:color="auto" w:fill="FFFFFF"/>
        </w:rPr>
      </w:pPr>
      <w:hyperlink r:id="rId104" w:anchor="%E4%B9%A0%E9%A2%98%E5%92%8C%E7%A4%BA%E4%BE%8B%E4%BB%A3%E7%A0%81" w:history="1">
        <w:r w:rsidR="006D3D9E" w:rsidRPr="000665B4">
          <w:rPr>
            <w:rStyle w:val="a3"/>
            <w:rFonts w:ascii="宋体" w:eastAsia="宋体" w:hAnsi="宋体" w:cs="Arial"/>
            <w:shd w:val="clear" w:color="auto" w:fill="FFFFFF"/>
          </w:rPr>
          <w:t>https://blog.csdn.net/hnshhslsh/article/details/50582926#%E4%B9%A0%E9%A2%98%E5%92%8C%E7%A4%BA%E4%BE%8B%E4%BB%A3%E7%A0%81</w:t>
        </w:r>
      </w:hyperlink>
    </w:p>
    <w:p w:rsidR="006D3D9E" w:rsidRPr="000665B4" w:rsidRDefault="006D3D9E" w:rsidP="006D3D9E">
      <w:pPr>
        <w:rPr>
          <w:rFonts w:ascii="宋体" w:eastAsia="宋体" w:hAnsi="宋体"/>
        </w:rPr>
      </w:pPr>
      <w:r w:rsidRPr="000665B4">
        <w:rPr>
          <w:rFonts w:ascii="宋体" w:eastAsia="宋体" w:hAnsi="宋体" w:hint="eastAsia"/>
        </w:rPr>
        <w:t>SPOJ-</w:t>
      </w:r>
      <w:r w:rsidRPr="000665B4">
        <w:rPr>
          <w:rFonts w:ascii="宋体" w:eastAsia="宋体" w:hAnsi="宋体"/>
        </w:rPr>
        <w:t>DQUERY-D-query</w:t>
      </w:r>
    </w:p>
    <w:p w:rsidR="006D3D9E" w:rsidRPr="000665B4" w:rsidRDefault="006D3D9E" w:rsidP="006D3D9E">
      <w:pPr>
        <w:rPr>
          <w:rFonts w:ascii="宋体" w:eastAsia="宋体" w:hAnsi="宋体"/>
        </w:rPr>
      </w:pPr>
      <w:r w:rsidRPr="000665B4">
        <w:rPr>
          <w:rFonts w:ascii="宋体" w:eastAsia="宋体" w:hAnsi="宋体"/>
        </w:rPr>
        <w:t>CF</w:t>
      </w:r>
      <w:r w:rsidRPr="000665B4">
        <w:rPr>
          <w:rFonts w:ascii="宋体" w:eastAsia="宋体" w:hAnsi="宋体" w:hint="eastAsia"/>
        </w:rPr>
        <w:t>-</w:t>
      </w:r>
      <w:r w:rsidRPr="000665B4">
        <w:rPr>
          <w:rFonts w:ascii="宋体" w:eastAsia="宋体" w:hAnsi="宋体"/>
        </w:rPr>
        <w:t>86D</w:t>
      </w:r>
      <w:r w:rsidRPr="000665B4">
        <w:rPr>
          <w:rFonts w:ascii="宋体" w:eastAsia="宋体" w:hAnsi="宋体" w:hint="eastAsia"/>
        </w:rPr>
        <w:t>-</w:t>
      </w:r>
      <w:r w:rsidRPr="000665B4">
        <w:rPr>
          <w:rFonts w:ascii="宋体" w:eastAsia="宋体" w:hAnsi="宋体"/>
        </w:rPr>
        <w:t xml:space="preserve"> Powerful array</w:t>
      </w:r>
    </w:p>
    <w:p w:rsidR="006D3D9E" w:rsidRPr="000665B4" w:rsidRDefault="006D3D9E" w:rsidP="006D3D9E">
      <w:pPr>
        <w:rPr>
          <w:rFonts w:ascii="宋体" w:eastAsia="宋体" w:hAnsi="宋体"/>
        </w:rPr>
      </w:pPr>
      <w:r w:rsidRPr="000665B4">
        <w:rPr>
          <w:rFonts w:ascii="宋体" w:eastAsia="宋体" w:hAnsi="宋体"/>
        </w:rPr>
        <w:t>C</w:t>
      </w:r>
      <w:r w:rsidRPr="000665B4">
        <w:rPr>
          <w:rFonts w:ascii="宋体" w:eastAsia="宋体" w:hAnsi="宋体" w:hint="eastAsia"/>
        </w:rPr>
        <w:t>odechef-GERALD07-</w:t>
      </w:r>
      <w:r w:rsidRPr="000665B4">
        <w:rPr>
          <w:rFonts w:ascii="宋体" w:eastAsia="宋体" w:hAnsi="宋体"/>
        </w:rPr>
        <w:t xml:space="preserve"> </w:t>
      </w:r>
      <w:hyperlink r:id="rId105" w:history="1">
        <w:r w:rsidRPr="000665B4">
          <w:rPr>
            <w:rFonts w:ascii="宋体" w:eastAsia="宋体" w:hAnsi="宋体"/>
          </w:rPr>
          <w:t>Chef and Graph Queries</w:t>
        </w:r>
      </w:hyperlink>
    </w:p>
    <w:p w:rsidR="006D3D9E" w:rsidRPr="000665B4" w:rsidRDefault="006D3D9E" w:rsidP="006D3D9E">
      <w:pPr>
        <w:widowControl/>
        <w:rPr>
          <w:rFonts w:ascii="宋体" w:eastAsia="宋体" w:hAnsi="宋体"/>
        </w:rPr>
      </w:pPr>
      <w:r w:rsidRPr="000665B4">
        <w:rPr>
          <w:rFonts w:ascii="宋体" w:eastAsia="宋体" w:hAnsi="宋体"/>
        </w:rPr>
        <w:t>Codechef-GERALD3-</w:t>
      </w:r>
      <w:hyperlink r:id="rId106" w:history="1">
        <w:r w:rsidRPr="000665B4">
          <w:rPr>
            <w:rFonts w:ascii="宋体" w:eastAsia="宋体" w:hAnsi="宋体"/>
          </w:rPr>
          <w:t>Chef and Substrings</w:t>
        </w:r>
      </w:hyperlink>
    </w:p>
    <w:p w:rsidR="006D3D9E" w:rsidRPr="000665B4" w:rsidRDefault="006D3D9E" w:rsidP="006D3D9E">
      <w:pPr>
        <w:rPr>
          <w:rFonts w:ascii="宋体" w:eastAsia="宋体" w:hAnsi="宋体"/>
        </w:rPr>
      </w:pPr>
      <w:r w:rsidRPr="000665B4">
        <w:rPr>
          <w:rFonts w:ascii="宋体" w:eastAsia="宋体" w:hAnsi="宋体"/>
        </w:rPr>
        <w:t>CF</w:t>
      </w:r>
      <w:r w:rsidRPr="000665B4">
        <w:rPr>
          <w:rFonts w:ascii="宋体" w:eastAsia="宋体" w:hAnsi="宋体" w:hint="eastAsia"/>
        </w:rPr>
        <w:t>-</w:t>
      </w:r>
      <w:r w:rsidRPr="000665B4">
        <w:rPr>
          <w:rFonts w:ascii="宋体" w:eastAsia="宋体" w:hAnsi="宋体"/>
        </w:rPr>
        <w:t>375</w:t>
      </w:r>
      <w:r w:rsidRPr="000665B4">
        <w:rPr>
          <w:rFonts w:ascii="宋体" w:eastAsia="宋体" w:hAnsi="宋体" w:hint="eastAsia"/>
        </w:rPr>
        <w:t>D-</w:t>
      </w:r>
      <w:r w:rsidRPr="000665B4">
        <w:rPr>
          <w:rFonts w:ascii="宋体" w:eastAsia="宋体" w:hAnsi="宋体"/>
        </w:rPr>
        <w:t xml:space="preserve"> Tree and Queries</w:t>
      </w:r>
    </w:p>
    <w:p w:rsidR="006D3D9E" w:rsidRPr="000665B4" w:rsidRDefault="006D3D9E" w:rsidP="006D3D9E">
      <w:pPr>
        <w:rPr>
          <w:rFonts w:ascii="宋体" w:eastAsia="宋体" w:hAnsi="宋体"/>
        </w:rPr>
      </w:pPr>
      <w:r w:rsidRPr="000665B4">
        <w:rPr>
          <w:rFonts w:ascii="宋体" w:eastAsia="宋体" w:hAnsi="宋体"/>
        </w:rPr>
        <w:t>CF-351D</w:t>
      </w:r>
      <w:r w:rsidRPr="000665B4">
        <w:rPr>
          <w:rFonts w:ascii="宋体" w:eastAsia="宋体" w:hAnsi="宋体" w:hint="eastAsia"/>
        </w:rPr>
        <w:t>-</w:t>
      </w:r>
      <w:r w:rsidRPr="000665B4">
        <w:rPr>
          <w:rFonts w:ascii="宋体" w:eastAsia="宋体" w:hAnsi="宋体"/>
        </w:rPr>
        <w:t xml:space="preserve"> Jeff and Removing Periods</w:t>
      </w:r>
    </w:p>
    <w:p w:rsidR="006D3D9E" w:rsidRPr="000665B4" w:rsidRDefault="006D3D9E" w:rsidP="006D3D9E">
      <w:pPr>
        <w:rPr>
          <w:rFonts w:ascii="宋体" w:eastAsia="宋体" w:hAnsi="宋体"/>
        </w:rPr>
      </w:pPr>
      <w:r w:rsidRPr="000665B4">
        <w:rPr>
          <w:rFonts w:ascii="宋体" w:eastAsia="宋体" w:hAnsi="宋体"/>
        </w:rPr>
        <w:t>Codechef</w:t>
      </w:r>
      <w:r w:rsidRPr="000665B4">
        <w:rPr>
          <w:rFonts w:ascii="宋体" w:eastAsia="宋体" w:hAnsi="宋体" w:hint="eastAsia"/>
        </w:rPr>
        <w:t>-</w:t>
      </w:r>
      <w:r w:rsidRPr="000665B4">
        <w:rPr>
          <w:rFonts w:ascii="宋体" w:eastAsia="宋体" w:hAnsi="宋体"/>
        </w:rPr>
        <w:t xml:space="preserve"> </w:t>
      </w:r>
      <w:hyperlink r:id="rId107" w:tgtFrame="_blank" w:history="1">
        <w:r w:rsidRPr="000665B4">
          <w:rPr>
            <w:rFonts w:ascii="宋体" w:eastAsia="宋体" w:hAnsi="宋体"/>
          </w:rPr>
          <w:t>IITI15</w:t>
        </w:r>
      </w:hyperlink>
      <w:r w:rsidRPr="000665B4">
        <w:rPr>
          <w:rFonts w:ascii="宋体" w:eastAsia="宋体" w:hAnsi="宋体" w:hint="eastAsia"/>
        </w:rPr>
        <w:t>-</w:t>
      </w:r>
      <w:r w:rsidRPr="000665B4">
        <w:rPr>
          <w:rFonts w:ascii="宋体" w:eastAsia="宋体" w:hAnsi="宋体"/>
        </w:rPr>
        <w:t xml:space="preserve"> Sherlock and Inversions </w:t>
      </w:r>
    </w:p>
    <w:p w:rsidR="006D3D9E" w:rsidRPr="000665B4" w:rsidRDefault="006D3D9E" w:rsidP="007341D3">
      <w:pPr>
        <w:rPr>
          <w:rFonts w:ascii="宋体" w:eastAsia="宋体" w:hAnsi="宋体"/>
        </w:rPr>
      </w:pPr>
    </w:p>
    <w:p w:rsidR="007341D3" w:rsidRPr="000665B4" w:rsidRDefault="007341D3" w:rsidP="007341D3">
      <w:pPr>
        <w:pStyle w:val="2"/>
        <w:rPr>
          <w:rStyle w:val="a3"/>
          <w:rFonts w:ascii="宋体" w:eastAsia="宋体" w:hAnsi="宋体"/>
          <w:b w:val="0"/>
          <w:color w:val="auto"/>
          <w:u w:val="none"/>
        </w:rPr>
      </w:pPr>
      <w:bookmarkStart w:id="187" w:name="_Toc524383088"/>
      <w:r w:rsidRPr="000665B4">
        <w:rPr>
          <w:rStyle w:val="a3"/>
          <w:rFonts w:ascii="宋体" w:eastAsia="宋体" w:hAnsi="宋体" w:hint="eastAsia"/>
          <w:b w:val="0"/>
          <w:color w:val="auto"/>
          <w:u w:val="none"/>
        </w:rPr>
        <w:t>ST表（Sparse Table）</w:t>
      </w:r>
      <w:bookmarkEnd w:id="187"/>
    </w:p>
    <w:p w:rsidR="007341D3" w:rsidRPr="000665B4" w:rsidRDefault="007341D3" w:rsidP="007341D3">
      <w:pPr>
        <w:rPr>
          <w:rStyle w:val="a3"/>
          <w:rFonts w:ascii="宋体" w:eastAsia="宋体" w:hAnsi="宋体"/>
          <w:color w:val="auto"/>
          <w:u w:val="none"/>
        </w:rPr>
      </w:pPr>
      <w:r w:rsidRPr="000665B4">
        <w:rPr>
          <w:rStyle w:val="a3"/>
          <w:rFonts w:ascii="宋体" w:eastAsia="宋体" w:hAnsi="宋体" w:hint="eastAsia"/>
          <w:color w:val="auto"/>
          <w:u w:val="none"/>
        </w:rPr>
        <w:t>解决静态RMQ问题（Range Minim</w:t>
      </w:r>
      <w:r w:rsidRPr="000665B4">
        <w:rPr>
          <w:rStyle w:val="a3"/>
          <w:rFonts w:ascii="宋体" w:eastAsia="宋体" w:hAnsi="宋体"/>
          <w:color w:val="auto"/>
          <w:u w:val="none"/>
        </w:rPr>
        <w:t>um/Maximum Query</w:t>
      </w:r>
      <w:r w:rsidRPr="000665B4">
        <w:rPr>
          <w:rStyle w:val="a3"/>
          <w:rFonts w:ascii="宋体" w:eastAsia="宋体" w:hAnsi="宋体" w:hint="eastAsia"/>
          <w:color w:val="auto"/>
          <w:u w:val="none"/>
        </w:rPr>
        <w:t>）</w:t>
      </w:r>
      <w:r w:rsidR="00F07CF7" w:rsidRPr="000665B4">
        <w:rPr>
          <w:rStyle w:val="a3"/>
          <w:rFonts w:ascii="宋体" w:eastAsia="宋体" w:hAnsi="宋体" w:hint="eastAsia"/>
          <w:color w:val="auto"/>
          <w:u w:val="none"/>
        </w:rPr>
        <w:t>区间最值问题</w:t>
      </w:r>
    </w:p>
    <w:p w:rsidR="0064213B" w:rsidRPr="000665B4" w:rsidRDefault="0023482A" w:rsidP="007341D3">
      <w:pPr>
        <w:rPr>
          <w:rStyle w:val="a3"/>
          <w:rFonts w:ascii="宋体" w:eastAsia="宋体" w:hAnsi="宋体"/>
        </w:rPr>
      </w:pPr>
      <w:hyperlink r:id="rId108" w:history="1">
        <w:r w:rsidR="0064213B" w:rsidRPr="000665B4">
          <w:rPr>
            <w:rStyle w:val="a3"/>
            <w:rFonts w:ascii="宋体" w:eastAsia="宋体" w:hAnsi="宋体"/>
          </w:rPr>
          <w:t>https://www.bilibili.com/video/av18735440?from=search&amp;seid=1530520915414646384</w:t>
        </w:r>
      </w:hyperlink>
    </w:p>
    <w:p w:rsidR="00F07CF7" w:rsidRPr="000665B4" w:rsidRDefault="00F07CF7" w:rsidP="00F07CF7">
      <w:pPr>
        <w:rPr>
          <w:rStyle w:val="a3"/>
          <w:rFonts w:ascii="宋体" w:eastAsia="宋体" w:hAnsi="宋体"/>
          <w:color w:val="auto"/>
          <w:u w:val="none"/>
        </w:rPr>
      </w:pPr>
      <w:r w:rsidRPr="000665B4">
        <w:rPr>
          <w:rStyle w:val="a3"/>
          <w:rFonts w:ascii="宋体" w:eastAsia="宋体" w:hAnsi="宋体" w:hint="eastAsia"/>
          <w:color w:val="auto"/>
          <w:u w:val="none"/>
        </w:rPr>
        <w:t>ST表使用了动态规划的思想。</w:t>
      </w:r>
    </w:p>
    <w:p w:rsidR="00F07CF7" w:rsidRPr="000665B4" w:rsidRDefault="00F07CF7" w:rsidP="00F07CF7">
      <w:pPr>
        <w:rPr>
          <w:rStyle w:val="a3"/>
          <w:rFonts w:ascii="宋体" w:eastAsia="宋体" w:hAnsi="宋体"/>
          <w:color w:val="auto"/>
          <w:u w:val="none"/>
        </w:rPr>
      </w:pPr>
      <w:r w:rsidRPr="000665B4">
        <w:rPr>
          <w:rStyle w:val="a3"/>
          <w:rFonts w:ascii="宋体" w:eastAsia="宋体" w:hAnsi="宋体" w:hint="eastAsia"/>
          <w:color w:val="auto"/>
          <w:u w:val="none"/>
        </w:rPr>
        <w:t>dp[i][j]表示从i开始，长度为2^j的区间</w:t>
      </w:r>
    </w:p>
    <w:p w:rsidR="00F07CF7" w:rsidRPr="000665B4" w:rsidRDefault="00F07CF7" w:rsidP="00F07CF7">
      <w:pPr>
        <w:rPr>
          <w:rStyle w:val="a3"/>
          <w:rFonts w:ascii="宋体" w:eastAsia="宋体" w:hAnsi="宋体"/>
          <w:color w:val="auto"/>
          <w:u w:val="none"/>
        </w:rPr>
      </w:pPr>
      <w:r w:rsidRPr="000665B4">
        <w:rPr>
          <w:rStyle w:val="a3"/>
          <w:rFonts w:ascii="宋体" w:eastAsia="宋体" w:hAnsi="宋体" w:hint="eastAsia"/>
          <w:color w:val="auto"/>
          <w:u w:val="none"/>
        </w:rPr>
        <w:t>比方说对于最小值查询</w:t>
      </w:r>
    </w:p>
    <w:p w:rsidR="00F07CF7" w:rsidRPr="000665B4" w:rsidRDefault="00F07CF7" w:rsidP="00F07CF7">
      <w:pPr>
        <w:rPr>
          <w:rStyle w:val="a3"/>
          <w:rFonts w:ascii="宋体" w:eastAsia="宋体" w:hAnsi="宋体"/>
          <w:color w:val="auto"/>
          <w:u w:val="none"/>
        </w:rPr>
      </w:pPr>
      <w:r w:rsidRPr="000665B4">
        <w:rPr>
          <w:rStyle w:val="a3"/>
          <w:rFonts w:ascii="宋体" w:eastAsia="宋体" w:hAnsi="宋体" w:hint="eastAsia"/>
          <w:color w:val="auto"/>
          <w:u w:val="none"/>
        </w:rPr>
        <w:t>dp[i][j]=min(</w:t>
      </w:r>
      <w:r w:rsidRPr="000665B4">
        <w:rPr>
          <w:rStyle w:val="a3"/>
          <w:rFonts w:ascii="宋体" w:eastAsia="宋体" w:hAnsi="宋体"/>
          <w:color w:val="auto"/>
          <w:u w:val="none"/>
        </w:rPr>
        <w:t>dp[i][j-1],dp[i+1&lt;&lt;(j-1)][j-1]</w:t>
      </w:r>
      <w:r w:rsidRPr="000665B4">
        <w:rPr>
          <w:rStyle w:val="a3"/>
          <w:rFonts w:ascii="宋体" w:eastAsia="宋体" w:hAnsi="宋体" w:hint="eastAsia"/>
          <w:color w:val="auto"/>
          <w:u w:val="none"/>
        </w:rPr>
        <w:t>)</w:t>
      </w:r>
    </w:p>
    <w:p w:rsidR="00F07CF7" w:rsidRPr="000665B4" w:rsidRDefault="00F07CF7" w:rsidP="00F07CF7">
      <w:pPr>
        <w:rPr>
          <w:rStyle w:val="a3"/>
          <w:rFonts w:ascii="宋体" w:eastAsia="宋体" w:hAnsi="宋体"/>
          <w:color w:val="auto"/>
          <w:u w:val="none"/>
        </w:rPr>
      </w:pPr>
      <w:r w:rsidRPr="000665B4">
        <w:rPr>
          <w:rStyle w:val="a3"/>
          <w:rFonts w:ascii="宋体" w:eastAsia="宋体" w:hAnsi="宋体" w:hint="eastAsia"/>
          <w:color w:val="auto"/>
          <w:u w:val="none"/>
        </w:rPr>
        <w:t>更新的时候就是从区间长度为1的往上更新</w:t>
      </w:r>
    </w:p>
    <w:p w:rsidR="00F07CF7" w:rsidRPr="000665B4" w:rsidRDefault="00F07CF7" w:rsidP="00F07CF7">
      <w:pPr>
        <w:rPr>
          <w:rStyle w:val="a3"/>
          <w:rFonts w:ascii="宋体" w:eastAsia="宋体" w:hAnsi="宋体"/>
          <w:color w:val="auto"/>
          <w:u w:val="none"/>
        </w:rPr>
      </w:pPr>
      <w:r w:rsidRPr="000665B4">
        <w:rPr>
          <w:rStyle w:val="a3"/>
          <w:rFonts w:ascii="宋体" w:eastAsia="宋体" w:hAnsi="宋体" w:hint="eastAsia"/>
          <w:color w:val="auto"/>
          <w:u w:val="none"/>
        </w:rPr>
        <w:t>查询的时候，比方说给定区间（5,10）长度为6</w:t>
      </w:r>
    </w:p>
    <w:p w:rsidR="00F07CF7" w:rsidRPr="000665B4" w:rsidRDefault="00F07CF7" w:rsidP="00F07CF7">
      <w:pPr>
        <w:rPr>
          <w:rStyle w:val="a3"/>
          <w:rFonts w:ascii="宋体" w:eastAsia="宋体" w:hAnsi="宋体"/>
          <w:color w:val="auto"/>
          <w:u w:val="none"/>
        </w:rPr>
      </w:pPr>
      <w:r w:rsidRPr="000665B4">
        <w:rPr>
          <w:rStyle w:val="a3"/>
          <w:rFonts w:ascii="宋体" w:eastAsia="宋体" w:hAnsi="宋体" w:hint="eastAsia"/>
          <w:color w:val="auto"/>
          <w:u w:val="none"/>
        </w:rPr>
        <w:lastRenderedPageBreak/>
        <w:t>那么比这个区间小的最大2的幂次长度的区间为2^2（这个直接用</w:t>
      </w:r>
      <w:r w:rsidRPr="000665B4">
        <w:rPr>
          <w:rStyle w:val="a3"/>
          <w:rFonts w:ascii="宋体" w:eastAsia="宋体" w:hAnsi="宋体"/>
          <w:color w:val="auto"/>
          <w:u w:val="none"/>
        </w:rPr>
        <w:object w:dxaOrig="1200" w:dyaOrig="400">
          <v:shape id="_x0000_i1053" type="#_x0000_t75" style="width:60pt;height:20.25pt" o:ole="">
            <v:imagedata r:id="rId109" o:title=""/>
          </v:shape>
          <o:OLEObject Type="Embed" ProgID="Equation.DSMT4" ShapeID="_x0000_i1053" DrawAspect="Content" ObjectID="_1598124739" r:id="rId110"/>
        </w:object>
      </w:r>
      <w:r w:rsidRPr="000665B4">
        <w:rPr>
          <w:rStyle w:val="a3"/>
          <w:rFonts w:ascii="宋体" w:eastAsia="宋体" w:hAnsi="宋体" w:hint="eastAsia"/>
          <w:color w:val="auto"/>
          <w:u w:val="none"/>
        </w:rPr>
        <w:t>）</w:t>
      </w:r>
    </w:p>
    <w:p w:rsidR="00F07CF7" w:rsidRPr="000665B4" w:rsidRDefault="00F07CF7" w:rsidP="00F07CF7">
      <w:pPr>
        <w:rPr>
          <w:rStyle w:val="a3"/>
          <w:rFonts w:ascii="宋体" w:eastAsia="宋体" w:hAnsi="宋体"/>
          <w:color w:val="auto"/>
          <w:u w:val="none"/>
        </w:rPr>
      </w:pPr>
      <w:r w:rsidRPr="000665B4">
        <w:rPr>
          <w:rStyle w:val="a3"/>
          <w:rFonts w:ascii="宋体" w:eastAsia="宋体" w:hAnsi="宋体" w:hint="eastAsia"/>
          <w:color w:val="auto"/>
          <w:u w:val="none"/>
        </w:rPr>
        <w:t>那么拆成2个重叠区间的最小值，(5,8)和(7,10)，这2个值都是dp中现成的</w:t>
      </w:r>
    </w:p>
    <w:p w:rsidR="00F07CF7" w:rsidRPr="000665B4" w:rsidRDefault="00F07CF7" w:rsidP="00F07CF7">
      <w:pPr>
        <w:rPr>
          <w:rStyle w:val="a3"/>
          <w:rFonts w:ascii="宋体" w:eastAsia="宋体" w:hAnsi="宋体"/>
          <w:color w:val="auto"/>
          <w:u w:val="none"/>
        </w:rPr>
      </w:pPr>
      <w:r w:rsidRPr="000665B4">
        <w:rPr>
          <w:rStyle w:val="a3"/>
          <w:rFonts w:ascii="宋体" w:eastAsia="宋体" w:hAnsi="宋体" w:hint="eastAsia"/>
          <w:color w:val="auto"/>
          <w:u w:val="none"/>
        </w:rPr>
        <w:t>即min(5,10)=min(</w:t>
      </w:r>
      <w:r w:rsidRPr="000665B4">
        <w:rPr>
          <w:rStyle w:val="a3"/>
          <w:rFonts w:ascii="宋体" w:eastAsia="宋体" w:hAnsi="宋体"/>
          <w:color w:val="auto"/>
          <w:u w:val="none"/>
        </w:rPr>
        <w:t>min(5,8),min(7,10)</w:t>
      </w:r>
      <w:r w:rsidRPr="000665B4">
        <w:rPr>
          <w:rStyle w:val="a3"/>
          <w:rFonts w:ascii="宋体" w:eastAsia="宋体" w:hAnsi="宋体" w:hint="eastAsia"/>
          <w:color w:val="auto"/>
          <w:u w:val="none"/>
        </w:rPr>
        <w:t>)</w:t>
      </w:r>
    </w:p>
    <w:p w:rsidR="00F07CF7" w:rsidRPr="000665B4" w:rsidRDefault="00F07CF7" w:rsidP="00F07CF7">
      <w:pPr>
        <w:rPr>
          <w:rStyle w:val="a3"/>
          <w:rFonts w:ascii="宋体" w:eastAsia="宋体" w:hAnsi="宋体"/>
          <w:color w:val="auto"/>
          <w:u w:val="none"/>
        </w:rPr>
      </w:pPr>
      <w:r w:rsidRPr="000665B4">
        <w:rPr>
          <w:rStyle w:val="a3"/>
          <w:rFonts w:ascii="宋体" w:eastAsia="宋体" w:hAnsi="宋体" w:hint="eastAsia"/>
          <w:color w:val="auto"/>
          <w:u w:val="none"/>
        </w:rPr>
        <w:t>【模板代码】</w:t>
      </w:r>
    </w:p>
    <w:p w:rsidR="00706F9B" w:rsidRPr="000665B4" w:rsidRDefault="0086768C" w:rsidP="00B8249A">
      <w:pPr>
        <w:pStyle w:val="3"/>
        <w:rPr>
          <w:rStyle w:val="a3"/>
          <w:rFonts w:ascii="宋体" w:eastAsia="宋体" w:hAnsi="宋体"/>
          <w:b w:val="0"/>
          <w:color w:val="auto"/>
          <w:u w:val="none"/>
        </w:rPr>
      </w:pPr>
      <w:bookmarkStart w:id="188" w:name="_Toc524383089"/>
      <w:r w:rsidRPr="000665B4">
        <w:rPr>
          <w:rStyle w:val="a3"/>
          <w:rFonts w:ascii="宋体" w:eastAsia="宋体" w:hAnsi="宋体" w:hint="eastAsia"/>
          <w:b w:val="0"/>
          <w:color w:val="auto"/>
          <w:u w:val="none"/>
        </w:rPr>
        <w:t>ST表与线段树</w:t>
      </w:r>
      <w:bookmarkEnd w:id="188"/>
    </w:p>
    <w:p w:rsidR="0086768C" w:rsidRPr="000665B4" w:rsidRDefault="0086768C" w:rsidP="007341D3">
      <w:pPr>
        <w:rPr>
          <w:rStyle w:val="a3"/>
          <w:rFonts w:ascii="宋体" w:eastAsia="宋体" w:hAnsi="宋体"/>
          <w:color w:val="auto"/>
          <w:u w:val="none"/>
        </w:rPr>
      </w:pPr>
      <w:r w:rsidRPr="000665B4">
        <w:rPr>
          <w:rStyle w:val="a3"/>
          <w:rFonts w:ascii="宋体" w:eastAsia="宋体" w:hAnsi="宋体" w:hint="eastAsia"/>
          <w:color w:val="auto"/>
          <w:u w:val="none"/>
        </w:rPr>
        <w:t>线段树的时空复杂度：</w:t>
      </w:r>
    </w:p>
    <w:p w:rsidR="0086768C" w:rsidRPr="000665B4" w:rsidRDefault="0086768C" w:rsidP="007341D3">
      <w:pPr>
        <w:rPr>
          <w:rStyle w:val="a3"/>
          <w:rFonts w:ascii="宋体" w:eastAsia="宋体" w:hAnsi="宋体"/>
          <w:color w:val="auto"/>
          <w:u w:val="none"/>
        </w:rPr>
      </w:pPr>
      <w:r w:rsidRPr="000665B4">
        <w:rPr>
          <w:rStyle w:val="a3"/>
          <w:rFonts w:ascii="宋体" w:eastAsia="宋体" w:hAnsi="宋体" w:hint="eastAsia"/>
          <w:color w:val="auto"/>
          <w:u w:val="none"/>
        </w:rPr>
        <w:t>预处理</w:t>
      </w:r>
      <w:r w:rsidRPr="000665B4">
        <w:rPr>
          <w:rStyle w:val="a3"/>
          <w:rFonts w:ascii="宋体" w:eastAsia="宋体" w:hAnsi="宋体"/>
          <w:color w:val="auto"/>
          <w:u w:val="none"/>
        </w:rPr>
        <w:object w:dxaOrig="1120" w:dyaOrig="360">
          <v:shape id="_x0000_i1054" type="#_x0000_t75" style="width:56.25pt;height:18pt" o:ole="">
            <v:imagedata r:id="rId111" o:title=""/>
          </v:shape>
          <o:OLEObject Type="Embed" ProgID="Equation.DSMT4" ShapeID="_x0000_i1054" DrawAspect="Content" ObjectID="_1598124740" r:id="rId112"/>
        </w:object>
      </w:r>
      <w:r w:rsidRPr="000665B4">
        <w:rPr>
          <w:rStyle w:val="a3"/>
          <w:rFonts w:ascii="宋体" w:eastAsia="宋体" w:hAnsi="宋体" w:hint="eastAsia"/>
          <w:color w:val="auto"/>
          <w:u w:val="none"/>
        </w:rPr>
        <w:t>，单次查询</w:t>
      </w:r>
      <w:r w:rsidRPr="000665B4">
        <w:rPr>
          <w:rStyle w:val="a3"/>
          <w:rFonts w:ascii="宋体" w:eastAsia="宋体" w:hAnsi="宋体"/>
          <w:color w:val="auto"/>
          <w:u w:val="none"/>
        </w:rPr>
        <w:object w:dxaOrig="1120" w:dyaOrig="360">
          <v:shape id="_x0000_i1055" type="#_x0000_t75" style="width:56.25pt;height:18pt" o:ole="">
            <v:imagedata r:id="rId111" o:title=""/>
          </v:shape>
          <o:OLEObject Type="Embed" ProgID="Equation.DSMT4" ShapeID="_x0000_i1055" DrawAspect="Content" ObjectID="_1598124741" r:id="rId113"/>
        </w:object>
      </w:r>
      <w:r w:rsidRPr="000665B4">
        <w:rPr>
          <w:rStyle w:val="a3"/>
          <w:rFonts w:ascii="宋体" w:eastAsia="宋体" w:hAnsi="宋体" w:hint="eastAsia"/>
          <w:color w:val="auto"/>
          <w:u w:val="none"/>
        </w:rPr>
        <w:t>，空间复杂度</w:t>
      </w:r>
      <w:r w:rsidRPr="000665B4">
        <w:rPr>
          <w:rStyle w:val="a3"/>
          <w:rFonts w:ascii="宋体" w:eastAsia="宋体" w:hAnsi="宋体"/>
          <w:color w:val="auto"/>
          <w:u w:val="none"/>
        </w:rPr>
        <w:object w:dxaOrig="540" w:dyaOrig="320">
          <v:shape id="_x0000_i1056" type="#_x0000_t75" style="width:27pt;height:15.75pt" o:ole="">
            <v:imagedata r:id="rId114" o:title=""/>
          </v:shape>
          <o:OLEObject Type="Embed" ProgID="Equation.DSMT4" ShapeID="_x0000_i1056" DrawAspect="Content" ObjectID="_1598124742" r:id="rId115"/>
        </w:object>
      </w:r>
    </w:p>
    <w:p w:rsidR="0086768C" w:rsidRPr="000665B4" w:rsidRDefault="0086768C" w:rsidP="007341D3">
      <w:pPr>
        <w:rPr>
          <w:rStyle w:val="a3"/>
          <w:rFonts w:ascii="宋体" w:eastAsia="宋体" w:hAnsi="宋体"/>
          <w:color w:val="auto"/>
          <w:u w:val="none"/>
        </w:rPr>
      </w:pPr>
      <w:r w:rsidRPr="000665B4">
        <w:rPr>
          <w:rStyle w:val="a3"/>
          <w:rFonts w:ascii="宋体" w:eastAsia="宋体" w:hAnsi="宋体" w:hint="eastAsia"/>
          <w:color w:val="auto"/>
          <w:u w:val="none"/>
        </w:rPr>
        <w:t>S</w:t>
      </w:r>
      <w:r w:rsidRPr="000665B4">
        <w:rPr>
          <w:rStyle w:val="a3"/>
          <w:rFonts w:ascii="宋体" w:eastAsia="宋体" w:hAnsi="宋体"/>
          <w:color w:val="auto"/>
          <w:u w:val="none"/>
        </w:rPr>
        <w:t>T</w:t>
      </w:r>
      <w:r w:rsidRPr="000665B4">
        <w:rPr>
          <w:rStyle w:val="a3"/>
          <w:rFonts w:ascii="宋体" w:eastAsia="宋体" w:hAnsi="宋体" w:hint="eastAsia"/>
          <w:color w:val="auto"/>
          <w:u w:val="none"/>
        </w:rPr>
        <w:t>表的时空复杂度：</w:t>
      </w:r>
    </w:p>
    <w:p w:rsidR="000C622F" w:rsidRPr="000665B4" w:rsidRDefault="000C622F" w:rsidP="007341D3">
      <w:pPr>
        <w:rPr>
          <w:rStyle w:val="a3"/>
          <w:rFonts w:ascii="宋体" w:eastAsia="宋体" w:hAnsi="宋体"/>
          <w:color w:val="auto"/>
          <w:u w:val="none"/>
        </w:rPr>
      </w:pPr>
      <w:r w:rsidRPr="000665B4">
        <w:rPr>
          <w:rStyle w:val="a3"/>
          <w:rFonts w:ascii="宋体" w:eastAsia="宋体" w:hAnsi="宋体" w:hint="eastAsia"/>
          <w:color w:val="auto"/>
          <w:u w:val="none"/>
        </w:rPr>
        <w:t>预处理</w:t>
      </w:r>
      <w:r w:rsidRPr="000665B4">
        <w:rPr>
          <w:rStyle w:val="a3"/>
          <w:rFonts w:ascii="宋体" w:eastAsia="宋体" w:hAnsi="宋体"/>
          <w:color w:val="auto"/>
          <w:u w:val="none"/>
        </w:rPr>
        <w:object w:dxaOrig="1120" w:dyaOrig="360">
          <v:shape id="_x0000_i1057" type="#_x0000_t75" style="width:56.25pt;height:18pt" o:ole="">
            <v:imagedata r:id="rId111" o:title=""/>
          </v:shape>
          <o:OLEObject Type="Embed" ProgID="Equation.DSMT4" ShapeID="_x0000_i1057" DrawAspect="Content" ObjectID="_1598124743" r:id="rId116"/>
        </w:object>
      </w:r>
      <w:r w:rsidRPr="000665B4">
        <w:rPr>
          <w:rStyle w:val="a3"/>
          <w:rFonts w:ascii="宋体" w:eastAsia="宋体" w:hAnsi="宋体" w:hint="eastAsia"/>
          <w:color w:val="auto"/>
          <w:u w:val="none"/>
        </w:rPr>
        <w:t>，</w:t>
      </w:r>
      <w:r w:rsidR="0086768C" w:rsidRPr="000665B4">
        <w:rPr>
          <w:rStyle w:val="a3"/>
          <w:rFonts w:ascii="宋体" w:eastAsia="宋体" w:hAnsi="宋体" w:hint="eastAsia"/>
          <w:color w:val="auto"/>
          <w:u w:val="none"/>
        </w:rPr>
        <w:t>单次</w:t>
      </w:r>
      <w:r w:rsidRPr="000665B4">
        <w:rPr>
          <w:rStyle w:val="a3"/>
          <w:rFonts w:ascii="宋体" w:eastAsia="宋体" w:hAnsi="宋体" w:hint="eastAsia"/>
          <w:color w:val="auto"/>
          <w:u w:val="none"/>
        </w:rPr>
        <w:t>查询</w:t>
      </w:r>
      <w:r w:rsidRPr="000665B4">
        <w:rPr>
          <w:rStyle w:val="a3"/>
          <w:rFonts w:ascii="宋体" w:eastAsia="宋体" w:hAnsi="宋体"/>
          <w:color w:val="auto"/>
          <w:u w:val="none"/>
        </w:rPr>
        <w:object w:dxaOrig="499" w:dyaOrig="320">
          <v:shape id="_x0000_i1058" type="#_x0000_t75" style="width:24.75pt;height:15.75pt" o:ole="">
            <v:imagedata r:id="rId117" o:title=""/>
          </v:shape>
          <o:OLEObject Type="Embed" ProgID="Equation.DSMT4" ShapeID="_x0000_i1058" DrawAspect="Content" ObjectID="_1598124744" r:id="rId118"/>
        </w:object>
      </w:r>
      <w:r w:rsidR="00BB4EFD" w:rsidRPr="000665B4">
        <w:rPr>
          <w:rStyle w:val="a3"/>
          <w:rFonts w:ascii="宋体" w:eastAsia="宋体" w:hAnsi="宋体" w:hint="eastAsia"/>
          <w:color w:val="auto"/>
          <w:u w:val="none"/>
        </w:rPr>
        <w:t>，空间复杂度</w:t>
      </w:r>
      <w:r w:rsidR="00BB4EFD" w:rsidRPr="000665B4">
        <w:rPr>
          <w:rStyle w:val="a3"/>
          <w:rFonts w:ascii="宋体" w:eastAsia="宋体" w:hAnsi="宋体"/>
          <w:color w:val="auto"/>
          <w:u w:val="none"/>
        </w:rPr>
        <w:object w:dxaOrig="1120" w:dyaOrig="360">
          <v:shape id="_x0000_i1059" type="#_x0000_t75" style="width:56.25pt;height:18pt" o:ole="">
            <v:imagedata r:id="rId111" o:title=""/>
          </v:shape>
          <o:OLEObject Type="Embed" ProgID="Equation.DSMT4" ShapeID="_x0000_i1059" DrawAspect="Content" ObjectID="_1598124745" r:id="rId119"/>
        </w:object>
      </w:r>
    </w:p>
    <w:p w:rsidR="00BB4EFD" w:rsidRPr="000665B4" w:rsidRDefault="0086768C" w:rsidP="007341D3">
      <w:pPr>
        <w:rPr>
          <w:rStyle w:val="a3"/>
          <w:rFonts w:ascii="宋体" w:eastAsia="宋体" w:hAnsi="宋体"/>
          <w:color w:val="auto"/>
          <w:u w:val="none"/>
        </w:rPr>
      </w:pPr>
      <w:r w:rsidRPr="000665B4">
        <w:rPr>
          <w:rStyle w:val="a3"/>
          <w:rFonts w:ascii="宋体" w:eastAsia="宋体" w:hAnsi="宋体" w:hint="eastAsia"/>
          <w:color w:val="auto"/>
          <w:u w:val="none"/>
        </w:rPr>
        <w:t>ST表</w:t>
      </w:r>
      <w:r w:rsidR="00BB4EFD" w:rsidRPr="000665B4">
        <w:rPr>
          <w:rStyle w:val="a3"/>
          <w:rFonts w:ascii="宋体" w:eastAsia="宋体" w:hAnsi="宋体" w:hint="eastAsia"/>
          <w:color w:val="auto"/>
          <w:u w:val="none"/>
        </w:rPr>
        <w:t>相比线段树查询更快，空间复杂度更高（空间换时间）</w:t>
      </w:r>
    </w:p>
    <w:p w:rsidR="00514629" w:rsidRPr="000665B4" w:rsidRDefault="00514629" w:rsidP="00514629">
      <w:pPr>
        <w:pStyle w:val="3"/>
        <w:rPr>
          <w:rStyle w:val="a3"/>
          <w:rFonts w:ascii="宋体" w:eastAsia="宋体" w:hAnsi="宋体"/>
          <w:b w:val="0"/>
          <w:color w:val="auto"/>
          <w:u w:val="none"/>
        </w:rPr>
      </w:pPr>
      <w:bookmarkStart w:id="189" w:name="_Toc524383090"/>
      <w:r w:rsidRPr="000665B4">
        <w:rPr>
          <w:rStyle w:val="a3"/>
          <w:rFonts w:ascii="宋体" w:eastAsia="宋体" w:hAnsi="宋体" w:hint="eastAsia"/>
          <w:b w:val="0"/>
          <w:color w:val="auto"/>
          <w:u w:val="none"/>
        </w:rPr>
        <w:t>题库</w:t>
      </w:r>
      <w:bookmarkEnd w:id="189"/>
    </w:p>
    <w:p w:rsidR="00514629" w:rsidRPr="000665B4" w:rsidRDefault="00514629" w:rsidP="007341D3">
      <w:pPr>
        <w:rPr>
          <w:rFonts w:ascii="宋体" w:eastAsia="宋体" w:hAnsi="宋体"/>
        </w:rPr>
      </w:pPr>
      <w:r w:rsidRPr="000665B4">
        <w:rPr>
          <w:rStyle w:val="a3"/>
          <w:rFonts w:ascii="宋体" w:eastAsia="宋体" w:hAnsi="宋体" w:hint="eastAsia"/>
          <w:color w:val="auto"/>
          <w:u w:val="none"/>
        </w:rPr>
        <w:t>CDOJ-</w:t>
      </w:r>
      <w:r w:rsidRPr="000665B4">
        <w:rPr>
          <w:rStyle w:val="a3"/>
          <w:rFonts w:ascii="宋体" w:eastAsia="宋体" w:hAnsi="宋体"/>
          <w:color w:val="auto"/>
          <w:u w:val="none"/>
        </w:rPr>
        <w:t>1591</w:t>
      </w:r>
      <w:r w:rsidRPr="000665B4">
        <w:rPr>
          <w:rStyle w:val="a3"/>
          <w:rFonts w:ascii="宋体" w:eastAsia="宋体" w:hAnsi="宋体" w:hint="eastAsia"/>
          <w:color w:val="auto"/>
          <w:u w:val="none"/>
        </w:rPr>
        <w:t>-</w:t>
      </w:r>
      <w:r w:rsidRPr="000665B4">
        <w:rPr>
          <w:rStyle w:val="a3"/>
          <w:rFonts w:ascii="宋体" w:eastAsia="宋体" w:hAnsi="宋体"/>
          <w:color w:val="auto"/>
          <w:u w:val="none"/>
        </w:rPr>
        <w:t>An Easy Problem A</w:t>
      </w:r>
      <w:r w:rsidRPr="000665B4">
        <w:rPr>
          <w:rStyle w:val="a3"/>
          <w:rFonts w:ascii="宋体" w:eastAsia="宋体" w:hAnsi="宋体" w:hint="eastAsia"/>
          <w:color w:val="auto"/>
          <w:u w:val="none"/>
        </w:rPr>
        <w:t>-板子题</w:t>
      </w:r>
    </w:p>
    <w:p w:rsidR="003B47FF" w:rsidRPr="000665B4" w:rsidRDefault="003B47FF" w:rsidP="003B47FF">
      <w:pPr>
        <w:pStyle w:val="2"/>
        <w:rPr>
          <w:rFonts w:ascii="宋体" w:eastAsia="宋体" w:hAnsi="宋体"/>
          <w:b w:val="0"/>
        </w:rPr>
      </w:pPr>
      <w:bookmarkStart w:id="190" w:name="_Toc524383091"/>
      <w:r w:rsidRPr="000665B4">
        <w:rPr>
          <w:rFonts w:ascii="宋体" w:eastAsia="宋体" w:hAnsi="宋体" w:hint="eastAsia"/>
          <w:b w:val="0"/>
        </w:rPr>
        <w:t>主席树</w:t>
      </w:r>
      <w:bookmarkEnd w:id="190"/>
    </w:p>
    <w:p w:rsidR="00EE5D3F" w:rsidRPr="000665B4" w:rsidRDefault="004B1ACF" w:rsidP="009B11BF">
      <w:pPr>
        <w:pStyle w:val="1"/>
        <w:rPr>
          <w:rFonts w:ascii="宋体" w:eastAsia="宋体" w:hAnsi="宋体"/>
        </w:rPr>
      </w:pPr>
      <w:bookmarkStart w:id="191" w:name="_Toc524383092"/>
      <w:r w:rsidRPr="000665B4">
        <w:rPr>
          <w:rFonts w:ascii="宋体" w:eastAsia="宋体" w:hAnsi="宋体" w:hint="eastAsia"/>
        </w:rPr>
        <w:t>七、</w:t>
      </w:r>
      <w:r w:rsidR="009A4A0B" w:rsidRPr="000665B4">
        <w:rPr>
          <w:rFonts w:ascii="宋体" w:eastAsia="宋体" w:hAnsi="宋体" w:hint="eastAsia"/>
        </w:rPr>
        <w:t>数学</w:t>
      </w:r>
      <w:bookmarkEnd w:id="191"/>
    </w:p>
    <w:p w:rsidR="00A308C6" w:rsidRPr="000665B4" w:rsidRDefault="00556AF6" w:rsidP="00A308C6">
      <w:pPr>
        <w:pStyle w:val="2"/>
        <w:rPr>
          <w:rFonts w:ascii="宋体" w:eastAsia="宋体" w:hAnsi="宋体"/>
          <w:b w:val="0"/>
        </w:rPr>
      </w:pPr>
      <w:bookmarkStart w:id="192" w:name="_Toc524383093"/>
      <w:r w:rsidRPr="000665B4">
        <w:rPr>
          <w:rFonts w:ascii="宋体" w:eastAsia="宋体" w:hAnsi="宋体" w:hint="eastAsia"/>
          <w:b w:val="0"/>
        </w:rPr>
        <w:t>补题</w:t>
      </w:r>
      <w:bookmarkEnd w:id="192"/>
    </w:p>
    <w:p w:rsidR="00553F71" w:rsidRPr="000665B4" w:rsidRDefault="00553F71" w:rsidP="00553F71">
      <w:pPr>
        <w:pStyle w:val="3"/>
        <w:rPr>
          <w:rFonts w:ascii="宋体" w:eastAsia="宋体" w:hAnsi="宋体"/>
          <w:b w:val="0"/>
        </w:rPr>
      </w:pPr>
      <w:bookmarkStart w:id="193" w:name="_Toc524383094"/>
      <w:r w:rsidRPr="000665B4">
        <w:rPr>
          <w:rFonts w:ascii="宋体" w:eastAsia="宋体" w:hAnsi="宋体" w:hint="eastAsia"/>
          <w:b w:val="0"/>
        </w:rPr>
        <w:t>银牌题-前置：凸包/随机化算法</w:t>
      </w:r>
      <w:bookmarkEnd w:id="193"/>
    </w:p>
    <w:p w:rsidR="00553F71" w:rsidRPr="000665B4" w:rsidRDefault="00553F71" w:rsidP="00553F71">
      <w:pPr>
        <w:rPr>
          <w:rFonts w:ascii="宋体" w:eastAsia="宋体" w:hAnsi="宋体"/>
        </w:rPr>
      </w:pPr>
      <w:r w:rsidRPr="000665B4">
        <w:rPr>
          <w:rFonts w:ascii="宋体" w:eastAsia="宋体" w:hAnsi="宋体" w:hint="eastAsia"/>
        </w:rPr>
        <w:t>牛客网2018暑期多校3I-</w:t>
      </w:r>
      <w:hyperlink r:id="rId120" w:tgtFrame="_blank" w:history="1">
        <w:r w:rsidRPr="000665B4">
          <w:rPr>
            <w:rFonts w:ascii="宋体" w:eastAsia="宋体" w:hAnsi="宋体"/>
          </w:rPr>
          <w:t>Expected Size of Random Convex Hull</w:t>
        </w:r>
      </w:hyperlink>
    </w:p>
    <w:p w:rsidR="00553F71" w:rsidRPr="000665B4" w:rsidRDefault="00553F71" w:rsidP="00553F71">
      <w:pPr>
        <w:rPr>
          <w:rFonts w:ascii="宋体" w:eastAsia="宋体" w:hAnsi="宋体"/>
        </w:rPr>
      </w:pPr>
      <w:r w:rsidRPr="000665B4">
        <w:rPr>
          <w:rFonts w:ascii="宋体" w:eastAsia="宋体" w:hAnsi="宋体" w:hint="eastAsia"/>
        </w:rPr>
        <w:t>【题意】</w:t>
      </w:r>
    </w:p>
    <w:p w:rsidR="00553F71" w:rsidRPr="000665B4" w:rsidRDefault="00553F71" w:rsidP="00553F71">
      <w:pPr>
        <w:rPr>
          <w:rFonts w:ascii="宋体" w:eastAsia="宋体" w:hAnsi="宋体"/>
        </w:rPr>
      </w:pPr>
      <w:r w:rsidRPr="000665B4">
        <w:rPr>
          <w:rFonts w:ascii="宋体" w:eastAsia="宋体" w:hAnsi="宋体" w:hint="eastAsia"/>
        </w:rPr>
        <w:t>【TAG】凸包</w:t>
      </w:r>
    </w:p>
    <w:p w:rsidR="00553F71" w:rsidRPr="000665B4" w:rsidRDefault="00553F71" w:rsidP="00553F71">
      <w:pPr>
        <w:rPr>
          <w:rFonts w:ascii="宋体" w:eastAsia="宋体" w:hAnsi="宋体"/>
        </w:rPr>
      </w:pPr>
      <w:r w:rsidRPr="000665B4">
        <w:rPr>
          <w:rFonts w:ascii="宋体" w:eastAsia="宋体" w:hAnsi="宋体" w:hint="eastAsia"/>
        </w:rPr>
        <w:t>【题解】</w:t>
      </w:r>
    </w:p>
    <w:p w:rsidR="00553F71" w:rsidRPr="000665B4" w:rsidRDefault="00553F71" w:rsidP="00553F71">
      <w:pPr>
        <w:rPr>
          <w:rFonts w:ascii="宋体" w:eastAsia="宋体" w:hAnsi="宋体"/>
        </w:rPr>
      </w:pPr>
      <w:r w:rsidRPr="000665B4">
        <w:rPr>
          <w:rFonts w:ascii="宋体" w:eastAsia="宋体" w:hAnsi="宋体" w:hint="eastAsia"/>
        </w:rPr>
        <w:t>【代码】</w:t>
      </w:r>
    </w:p>
    <w:p w:rsidR="00BB51E3" w:rsidRPr="000665B4" w:rsidRDefault="00BB51E3" w:rsidP="00BB51E3">
      <w:pPr>
        <w:pStyle w:val="3"/>
        <w:rPr>
          <w:rFonts w:ascii="宋体" w:eastAsia="宋体" w:hAnsi="宋体"/>
          <w:b w:val="0"/>
        </w:rPr>
      </w:pPr>
      <w:bookmarkStart w:id="194" w:name="_Toc524383095"/>
      <w:r w:rsidRPr="000665B4">
        <w:rPr>
          <w:rFonts w:ascii="宋体" w:eastAsia="宋体" w:hAnsi="宋体" w:hint="eastAsia"/>
          <w:b w:val="0"/>
        </w:rPr>
        <w:t>银牌题</w:t>
      </w:r>
      <w:r w:rsidRPr="000665B4">
        <w:rPr>
          <w:rFonts w:ascii="宋体" w:eastAsia="宋体" w:hAnsi="宋体"/>
          <w:b w:val="0"/>
        </w:rPr>
        <w:t>-</w:t>
      </w:r>
      <w:r w:rsidRPr="000665B4">
        <w:rPr>
          <w:rFonts w:ascii="宋体" w:eastAsia="宋体" w:hAnsi="宋体" w:hint="eastAsia"/>
          <w:b w:val="0"/>
        </w:rPr>
        <w:t>前置：</w:t>
      </w:r>
      <w:r w:rsidRPr="000665B4">
        <w:rPr>
          <w:rFonts w:ascii="宋体" w:eastAsia="宋体" w:hAnsi="宋体"/>
          <w:b w:val="0"/>
        </w:rPr>
        <w:t>指数循环节问题</w:t>
      </w:r>
      <w:r w:rsidRPr="000665B4">
        <w:rPr>
          <w:rFonts w:ascii="宋体" w:eastAsia="宋体" w:hAnsi="宋体" w:hint="eastAsia"/>
          <w:b w:val="0"/>
        </w:rPr>
        <w:t>/扩展</w:t>
      </w:r>
      <w:r w:rsidRPr="000665B4">
        <w:rPr>
          <w:rFonts w:ascii="宋体" w:eastAsia="宋体" w:hAnsi="宋体"/>
          <w:b w:val="0"/>
        </w:rPr>
        <w:t>欧拉定理</w:t>
      </w:r>
      <w:bookmarkEnd w:id="194"/>
    </w:p>
    <w:p w:rsidR="00556AF6" w:rsidRPr="000665B4" w:rsidRDefault="00556AF6" w:rsidP="00BB51E3">
      <w:pPr>
        <w:rPr>
          <w:rFonts w:ascii="宋体" w:eastAsia="宋体" w:hAnsi="宋体"/>
        </w:rPr>
      </w:pPr>
      <w:r w:rsidRPr="000665B4">
        <w:rPr>
          <w:rFonts w:ascii="宋体" w:eastAsia="宋体" w:hAnsi="宋体" w:hint="eastAsia"/>
        </w:rPr>
        <w:t>牛客网2018暑期多校第4场-</w:t>
      </w:r>
      <w:r w:rsidRPr="000665B4">
        <w:rPr>
          <w:rFonts w:ascii="宋体" w:eastAsia="宋体" w:hAnsi="宋体"/>
        </w:rPr>
        <w:t>A</w:t>
      </w:r>
    </w:p>
    <w:p w:rsidR="00556AF6" w:rsidRPr="000665B4" w:rsidRDefault="00556AF6" w:rsidP="00556AF6">
      <w:pPr>
        <w:rPr>
          <w:rFonts w:ascii="宋体" w:eastAsia="宋体" w:hAnsi="宋体"/>
        </w:rPr>
      </w:pPr>
      <w:r w:rsidRPr="000665B4">
        <w:rPr>
          <w:rFonts w:ascii="宋体" w:eastAsia="宋体" w:hAnsi="宋体" w:hint="eastAsia"/>
        </w:rPr>
        <w:t>【题意】一个包含0、1、2的字符串，每秒每个1后面会多1个0，每个2后面会多1个1，</w:t>
      </w:r>
      <w:r w:rsidRPr="000665B4">
        <w:rPr>
          <w:rFonts w:ascii="宋体" w:eastAsia="宋体" w:hAnsi="宋体" w:hint="eastAsia"/>
        </w:rPr>
        <w:lastRenderedPageBreak/>
        <w:t>在每一秒结束时，第1个字符会被删除。给定字符串（长度1e5，所有测试数据总长度数量级1e6），输出该字符串多久变为空串，如果永远不会变为空串，输出-</w:t>
      </w:r>
      <w:r w:rsidRPr="000665B4">
        <w:rPr>
          <w:rFonts w:ascii="宋体" w:eastAsia="宋体" w:hAnsi="宋体"/>
        </w:rPr>
        <w:t>1.</w:t>
      </w:r>
    </w:p>
    <w:p w:rsidR="00556AF6" w:rsidRPr="000665B4" w:rsidRDefault="00556AF6" w:rsidP="00556AF6">
      <w:pPr>
        <w:rPr>
          <w:rFonts w:ascii="宋体" w:eastAsia="宋体" w:hAnsi="宋体"/>
        </w:rPr>
      </w:pPr>
      <w:r w:rsidRPr="000665B4">
        <w:rPr>
          <w:rFonts w:ascii="宋体" w:eastAsia="宋体" w:hAnsi="宋体" w:hint="eastAsia"/>
        </w:rPr>
        <w:t>【题解】</w:t>
      </w:r>
    </w:p>
    <w:p w:rsidR="00556AF6" w:rsidRPr="000665B4" w:rsidRDefault="00556AF6" w:rsidP="00556AF6">
      <w:pPr>
        <w:rPr>
          <w:rFonts w:ascii="宋体" w:eastAsia="宋体" w:hAnsi="宋体"/>
        </w:rPr>
      </w:pPr>
      <w:r w:rsidRPr="000665B4">
        <w:rPr>
          <w:rFonts w:ascii="宋体" w:eastAsia="宋体" w:hAnsi="宋体" w:hint="eastAsia"/>
        </w:rPr>
        <w:t>解决本题要经过3道关卡</w:t>
      </w:r>
    </w:p>
    <w:p w:rsidR="00556AF6" w:rsidRPr="000665B4" w:rsidRDefault="00556AF6" w:rsidP="00556AF6">
      <w:pPr>
        <w:rPr>
          <w:rFonts w:ascii="宋体" w:eastAsia="宋体" w:hAnsi="宋体"/>
        </w:rPr>
      </w:pPr>
      <w:r w:rsidRPr="000665B4">
        <w:rPr>
          <w:rFonts w:ascii="宋体" w:eastAsia="宋体" w:hAnsi="宋体" w:hint="eastAsia"/>
        </w:rPr>
        <w:t>第一关：找规律得到递推式</w:t>
      </w:r>
    </w:p>
    <w:p w:rsidR="00556AF6" w:rsidRPr="000665B4" w:rsidRDefault="00556AF6" w:rsidP="00556AF6">
      <w:pPr>
        <w:rPr>
          <w:rFonts w:ascii="宋体" w:eastAsia="宋体" w:hAnsi="宋体"/>
        </w:rPr>
      </w:pPr>
      <w:r w:rsidRPr="000665B4">
        <w:rPr>
          <w:rFonts w:ascii="宋体" w:eastAsia="宋体" w:hAnsi="宋体" w:hint="eastAsia"/>
        </w:rPr>
        <w:t>首先，分析出一个字符串不会永远为空串。考虑1个字符串在第1个2之前出现的第1个1，其之前只有0，所以这个1会在有限时间内被消灭，考虑第1个2之前出现的第2个1，由于它前面的1会在有限的时间被消灭，之后第2个1也会变为与第1个1相同的情形，依次类推，第1个2之前的所有1都会在有限时间内被消灭，因此经过有限时间第1个2之前只有0，因此第1个2也会在有限时间被消灭，此时之后的1和2就相继在有限时间内变成了第1个1和第1个2，同理，所有的数都将在有限时间内被消灭。</w:t>
      </w:r>
    </w:p>
    <w:p w:rsidR="00556AF6" w:rsidRPr="000665B4" w:rsidRDefault="00556AF6" w:rsidP="00556AF6">
      <w:pPr>
        <w:rPr>
          <w:rFonts w:ascii="宋体" w:eastAsia="宋体" w:hAnsi="宋体"/>
        </w:rPr>
      </w:pPr>
      <w:r w:rsidRPr="000665B4">
        <w:rPr>
          <w:rFonts w:ascii="宋体" w:eastAsia="宋体" w:hAnsi="宋体" w:hint="eastAsia"/>
        </w:rPr>
        <w:t>考虑当消灭初始串的1个0时，需要花1个单位时间。</w:t>
      </w:r>
    </w:p>
    <w:p w:rsidR="00556AF6" w:rsidRPr="000665B4" w:rsidRDefault="00556AF6" w:rsidP="00556AF6">
      <w:pPr>
        <w:rPr>
          <w:rFonts w:ascii="宋体" w:eastAsia="宋体" w:hAnsi="宋体"/>
        </w:rPr>
      </w:pPr>
      <w:r w:rsidRPr="000665B4">
        <w:rPr>
          <w:rFonts w:ascii="宋体" w:eastAsia="宋体" w:hAnsi="宋体" w:hint="eastAsia"/>
        </w:rPr>
        <w:t>而当消灭初始串的1个1时，假定之前已经过去了n个单位时间，那么这个1已经繁衍出了n个0，于是要花费n+1单位时间才能将初始串的这个1及其后代都消灭。</w:t>
      </w:r>
    </w:p>
    <w:p w:rsidR="00556AF6" w:rsidRPr="000665B4" w:rsidRDefault="00556AF6" w:rsidP="00556AF6">
      <w:pPr>
        <w:rPr>
          <w:rFonts w:ascii="宋体" w:eastAsia="宋体" w:hAnsi="宋体"/>
        </w:rPr>
      </w:pPr>
      <w:r w:rsidRPr="000665B4">
        <w:rPr>
          <w:rFonts w:ascii="宋体" w:eastAsia="宋体" w:hAnsi="宋体" w:hint="eastAsia"/>
        </w:rPr>
        <w:t>当消灭初始串的1个2时，假定之前已经过去了n个单位时间，则2在这n个单位时间的繁衍规律如下：</w:t>
      </w:r>
    </w:p>
    <w:p w:rsidR="00556AF6" w:rsidRPr="000665B4" w:rsidRDefault="00556AF6" w:rsidP="00556AF6">
      <w:pPr>
        <w:rPr>
          <w:rFonts w:ascii="宋体" w:eastAsia="宋体" w:hAnsi="宋体"/>
        </w:rPr>
      </w:pPr>
      <w:r w:rsidRPr="000665B4">
        <w:rPr>
          <w:rFonts w:ascii="宋体" w:eastAsia="宋体" w:hAnsi="宋体" w:hint="eastAsia"/>
        </w:rPr>
        <w:t>2</w:t>
      </w:r>
    </w:p>
    <w:p w:rsidR="00556AF6" w:rsidRPr="000665B4" w:rsidRDefault="00556AF6" w:rsidP="00556AF6">
      <w:pPr>
        <w:rPr>
          <w:rFonts w:ascii="宋体" w:eastAsia="宋体" w:hAnsi="宋体"/>
        </w:rPr>
      </w:pPr>
      <w:r w:rsidRPr="000665B4">
        <w:rPr>
          <w:rFonts w:ascii="宋体" w:eastAsia="宋体" w:hAnsi="宋体"/>
        </w:rPr>
        <w:t>21</w:t>
      </w:r>
    </w:p>
    <w:p w:rsidR="00556AF6" w:rsidRPr="000665B4" w:rsidRDefault="00556AF6" w:rsidP="00556AF6">
      <w:pPr>
        <w:rPr>
          <w:rFonts w:ascii="宋体" w:eastAsia="宋体" w:hAnsi="宋体"/>
        </w:rPr>
      </w:pPr>
      <w:r w:rsidRPr="000665B4">
        <w:rPr>
          <w:rFonts w:ascii="宋体" w:eastAsia="宋体" w:hAnsi="宋体"/>
        </w:rPr>
        <w:t>2110</w:t>
      </w:r>
    </w:p>
    <w:p w:rsidR="00556AF6" w:rsidRPr="000665B4" w:rsidRDefault="00556AF6" w:rsidP="00556AF6">
      <w:pPr>
        <w:rPr>
          <w:rFonts w:ascii="宋体" w:eastAsia="宋体" w:hAnsi="宋体"/>
        </w:rPr>
      </w:pPr>
      <w:r w:rsidRPr="000665B4">
        <w:rPr>
          <w:rFonts w:ascii="宋体" w:eastAsia="宋体" w:hAnsi="宋体"/>
        </w:rPr>
        <w:t>2101001000</w:t>
      </w:r>
    </w:p>
    <w:p w:rsidR="00556AF6" w:rsidRPr="000665B4" w:rsidRDefault="00556AF6" w:rsidP="00556AF6">
      <w:pPr>
        <w:rPr>
          <w:rFonts w:ascii="宋体" w:eastAsia="宋体" w:hAnsi="宋体"/>
        </w:rPr>
      </w:pPr>
      <w:r w:rsidRPr="000665B4">
        <w:rPr>
          <w:rFonts w:ascii="宋体" w:eastAsia="宋体" w:hAnsi="宋体"/>
        </w:rPr>
        <w:t>2110100100010000</w:t>
      </w:r>
    </w:p>
    <w:p w:rsidR="00556AF6" w:rsidRPr="000665B4" w:rsidRDefault="00556AF6" w:rsidP="00556AF6">
      <w:pPr>
        <w:rPr>
          <w:rFonts w:ascii="宋体" w:eastAsia="宋体" w:hAnsi="宋体"/>
        </w:rPr>
      </w:pPr>
      <w:r w:rsidRPr="000665B4">
        <w:rPr>
          <w:rFonts w:ascii="宋体" w:eastAsia="宋体" w:hAnsi="宋体" w:hint="eastAsia"/>
        </w:rPr>
        <w:t>输入模拟程序，得到存活序列为</w:t>
      </w:r>
    </w:p>
    <w:p w:rsidR="00556AF6" w:rsidRPr="000665B4" w:rsidRDefault="00556AF6" w:rsidP="00556AF6">
      <w:pPr>
        <w:rPr>
          <w:rFonts w:ascii="宋体" w:eastAsia="宋体" w:hAnsi="宋体"/>
        </w:rPr>
      </w:pPr>
      <w:r w:rsidRPr="000665B4">
        <w:rPr>
          <w:rFonts w:ascii="宋体" w:eastAsia="宋体" w:hAnsi="宋体" w:hint="eastAsia"/>
        </w:rPr>
        <w:t>8,19,42，89,184</w:t>
      </w:r>
      <w:r w:rsidRPr="000665B4">
        <w:rPr>
          <w:rFonts w:ascii="宋体" w:eastAsia="宋体" w:hAnsi="宋体"/>
        </w:rPr>
        <w:t>…</w:t>
      </w:r>
    </w:p>
    <w:p w:rsidR="00556AF6" w:rsidRPr="000665B4" w:rsidRDefault="00556AF6" w:rsidP="00556AF6">
      <w:pPr>
        <w:rPr>
          <w:rFonts w:ascii="宋体" w:eastAsia="宋体" w:hAnsi="宋体"/>
        </w:rPr>
      </w:pPr>
      <w:r w:rsidRPr="000665B4">
        <w:rPr>
          <w:rFonts w:ascii="宋体" w:eastAsia="宋体" w:hAnsi="宋体" w:hint="eastAsia"/>
        </w:rPr>
        <w:t>（0）找（E）规（I）律（S）后可以发现满足如下式子</w:t>
      </w:r>
    </w:p>
    <w:p w:rsidR="00556AF6" w:rsidRPr="000665B4" w:rsidRDefault="00556AF6" w:rsidP="00556AF6">
      <w:pPr>
        <w:rPr>
          <w:rFonts w:ascii="宋体" w:eastAsia="宋体" w:hAnsi="宋体"/>
        </w:rPr>
      </w:pPr>
      <w:r w:rsidRPr="000665B4">
        <w:rPr>
          <w:rFonts w:ascii="宋体" w:eastAsia="宋体" w:hAnsi="宋体" w:hint="eastAsia"/>
        </w:rPr>
        <w:t>a[n]=3*2^（n+</w:t>
      </w:r>
      <w:r w:rsidRPr="000665B4">
        <w:rPr>
          <w:rFonts w:ascii="宋体" w:eastAsia="宋体" w:hAnsi="宋体"/>
        </w:rPr>
        <w:t>1</w:t>
      </w:r>
      <w:r w:rsidRPr="000665B4">
        <w:rPr>
          <w:rFonts w:ascii="宋体" w:eastAsia="宋体" w:hAnsi="宋体" w:hint="eastAsia"/>
        </w:rPr>
        <w:t>）-（n+</w:t>
      </w:r>
      <w:r w:rsidRPr="000665B4">
        <w:rPr>
          <w:rFonts w:ascii="宋体" w:eastAsia="宋体" w:hAnsi="宋体"/>
        </w:rPr>
        <w:t>1</w:t>
      </w:r>
      <w:r w:rsidRPr="000665B4">
        <w:rPr>
          <w:rFonts w:ascii="宋体" w:eastAsia="宋体" w:hAnsi="宋体" w:hint="eastAsia"/>
        </w:rPr>
        <w:t>）-2</w:t>
      </w:r>
    </w:p>
    <w:p w:rsidR="00556AF6" w:rsidRPr="000665B4" w:rsidRDefault="00556AF6" w:rsidP="00556AF6">
      <w:pPr>
        <w:rPr>
          <w:rFonts w:ascii="宋体" w:eastAsia="宋体" w:hAnsi="宋体"/>
        </w:rPr>
      </w:pPr>
      <w:r w:rsidRPr="000665B4">
        <w:rPr>
          <w:rFonts w:ascii="宋体" w:eastAsia="宋体" w:hAnsi="宋体" w:hint="eastAsia"/>
        </w:rPr>
        <w:t>即扫描原串，记录当前已经经过的时间t</w:t>
      </w:r>
    </w:p>
    <w:p w:rsidR="00556AF6" w:rsidRPr="000665B4" w:rsidRDefault="00556AF6" w:rsidP="00556AF6">
      <w:pPr>
        <w:rPr>
          <w:rFonts w:ascii="宋体" w:eastAsia="宋体" w:hAnsi="宋体"/>
        </w:rPr>
      </w:pPr>
      <w:r w:rsidRPr="000665B4">
        <w:rPr>
          <w:rFonts w:ascii="宋体" w:eastAsia="宋体" w:hAnsi="宋体" w:hint="eastAsia"/>
        </w:rPr>
        <w:t>遇到0</w:t>
      </w:r>
      <w:r w:rsidRPr="000665B4">
        <w:rPr>
          <w:rFonts w:ascii="宋体" w:eastAsia="宋体" w:hAnsi="宋体"/>
        </w:rPr>
        <w:t xml:space="preserve"> t=t+1</w:t>
      </w:r>
    </w:p>
    <w:p w:rsidR="00556AF6" w:rsidRPr="000665B4" w:rsidRDefault="00556AF6" w:rsidP="00556AF6">
      <w:pPr>
        <w:rPr>
          <w:rFonts w:ascii="宋体" w:eastAsia="宋体" w:hAnsi="宋体"/>
        </w:rPr>
      </w:pPr>
      <w:r w:rsidRPr="000665B4">
        <w:rPr>
          <w:rFonts w:ascii="宋体" w:eastAsia="宋体" w:hAnsi="宋体" w:hint="eastAsia"/>
        </w:rPr>
        <w:t xml:space="preserve">遇到1 </w:t>
      </w:r>
      <w:r w:rsidRPr="000665B4">
        <w:rPr>
          <w:rFonts w:ascii="宋体" w:eastAsia="宋体" w:hAnsi="宋体"/>
        </w:rPr>
        <w:t>t=2*t+2</w:t>
      </w:r>
    </w:p>
    <w:p w:rsidR="00556AF6" w:rsidRPr="000665B4" w:rsidRDefault="00556AF6" w:rsidP="00556AF6">
      <w:pPr>
        <w:rPr>
          <w:rFonts w:ascii="宋体" w:eastAsia="宋体" w:hAnsi="宋体"/>
        </w:rPr>
      </w:pPr>
      <w:r w:rsidRPr="000665B4">
        <w:rPr>
          <w:rFonts w:ascii="宋体" w:eastAsia="宋体" w:hAnsi="宋体" w:hint="eastAsia"/>
        </w:rPr>
        <w:t>遇到2</w:t>
      </w:r>
      <w:r w:rsidRPr="000665B4">
        <w:rPr>
          <w:rFonts w:ascii="宋体" w:eastAsia="宋体" w:hAnsi="宋体"/>
        </w:rPr>
        <w:t xml:space="preserve"> t=3*2^(t+1)-3</w:t>
      </w:r>
    </w:p>
    <w:p w:rsidR="00556AF6" w:rsidRPr="000665B4" w:rsidRDefault="00556AF6" w:rsidP="00556AF6">
      <w:pPr>
        <w:rPr>
          <w:rFonts w:ascii="宋体" w:eastAsia="宋体" w:hAnsi="宋体"/>
        </w:rPr>
      </w:pPr>
      <w:r w:rsidRPr="000665B4">
        <w:rPr>
          <w:rFonts w:ascii="宋体" w:eastAsia="宋体" w:hAnsi="宋体" w:hint="eastAsia"/>
        </w:rPr>
        <w:t>第二关：正确取模-应用扩展欧拉定理（指数循环节问题）</w:t>
      </w:r>
    </w:p>
    <w:p w:rsidR="00556AF6" w:rsidRPr="000665B4" w:rsidRDefault="00556AF6" w:rsidP="00556AF6">
      <w:pPr>
        <w:rPr>
          <w:rFonts w:ascii="宋体" w:eastAsia="宋体" w:hAnsi="宋体"/>
        </w:rPr>
      </w:pPr>
      <w:r w:rsidRPr="000665B4">
        <w:rPr>
          <w:rFonts w:ascii="宋体" w:eastAsia="宋体" w:hAnsi="宋体" w:hint="eastAsia"/>
        </w:rPr>
        <w:t>当通过第1关后就可以过样例了，然后就可喜的WA了。然后就会发现这里会有指数循环取模的问题，所以应用扩展欧拉定理进行解决，要维护模phi(N)、phi(phi(N))</w:t>
      </w:r>
      <w:r w:rsidRPr="000665B4">
        <w:rPr>
          <w:rFonts w:ascii="宋体" w:eastAsia="宋体" w:hAnsi="宋体"/>
        </w:rPr>
        <w:t>……</w:t>
      </w:r>
      <w:r w:rsidRPr="000665B4">
        <w:rPr>
          <w:rFonts w:ascii="宋体" w:eastAsia="宋体" w:hAnsi="宋体" w:hint="eastAsia"/>
        </w:rPr>
        <w:t>的值。</w:t>
      </w:r>
    </w:p>
    <w:p w:rsidR="00556AF6" w:rsidRPr="000665B4" w:rsidRDefault="00556AF6" w:rsidP="00556AF6">
      <w:pPr>
        <w:rPr>
          <w:rFonts w:ascii="宋体" w:eastAsia="宋体" w:hAnsi="宋体"/>
        </w:rPr>
      </w:pPr>
      <w:r w:rsidRPr="000665B4">
        <w:rPr>
          <w:rFonts w:ascii="宋体" w:eastAsia="宋体" w:hAnsi="宋体" w:hint="eastAsia"/>
        </w:rPr>
        <w:t>第三关：优化时间复杂度</w:t>
      </w:r>
    </w:p>
    <w:p w:rsidR="00556AF6" w:rsidRPr="000665B4" w:rsidRDefault="00556AF6" w:rsidP="00556AF6">
      <w:pPr>
        <w:rPr>
          <w:rFonts w:ascii="宋体" w:eastAsia="宋体" w:hAnsi="宋体"/>
        </w:rPr>
      </w:pPr>
      <w:r w:rsidRPr="000665B4">
        <w:rPr>
          <w:rFonts w:ascii="宋体" w:eastAsia="宋体" w:hAnsi="宋体" w:hint="eastAsia"/>
        </w:rPr>
        <w:t>当弥补了取模的BUG后，就会可喜的发现有TLE了，于是要进行时间复杂度的优化</w:t>
      </w:r>
      <w:r w:rsidRPr="000665B4">
        <w:rPr>
          <w:rFonts w:ascii="宋体" w:eastAsia="宋体" w:hAnsi="宋体"/>
        </w:rPr>
        <w:t>……</w:t>
      </w:r>
      <w:r w:rsidRPr="000665B4">
        <w:rPr>
          <w:rFonts w:ascii="宋体" w:eastAsia="宋体" w:hAnsi="宋体" w:hint="eastAsia"/>
        </w:rPr>
        <w:t>这里并没有理解的很到位，首先预处理掉要用到的phi值是很好理解的，毕竟这里phi值不多，能节省一些时间复杂度，单单这样还是不能解决TLE的问题。发现了网上可以AC的程序中有一个使用了DFS，可能由于对于上一层phi的维护值不需要算完，于是就可以剪枝。至于标程中顺推过程遇到2的优化，还没有很理解。可以考虑先解决以下问题（指数循环节）：</w:t>
      </w:r>
    </w:p>
    <w:p w:rsidR="00556AF6" w:rsidRPr="000665B4" w:rsidRDefault="0023482A" w:rsidP="00556AF6">
      <w:pPr>
        <w:widowControl/>
        <w:jc w:val="left"/>
        <w:rPr>
          <w:rFonts w:ascii="宋体" w:eastAsia="宋体" w:hAnsi="宋体" w:cs="宋体"/>
          <w:kern w:val="0"/>
          <w:sz w:val="24"/>
          <w:szCs w:val="24"/>
        </w:rPr>
      </w:pPr>
      <w:hyperlink r:id="rId121" w:history="1">
        <w:r w:rsidR="00556AF6" w:rsidRPr="000665B4">
          <w:rPr>
            <w:rStyle w:val="a3"/>
            <w:rFonts w:ascii="宋体" w:eastAsia="宋体" w:hAnsi="宋体" w:cs="宋体"/>
            <w:kern w:val="0"/>
            <w:sz w:val="24"/>
            <w:szCs w:val="24"/>
          </w:rPr>
          <w:t>https://blog.csdn.net/acdreamers/article/details/8236942</w:t>
        </w:r>
      </w:hyperlink>
    </w:p>
    <w:p w:rsidR="00556AF6" w:rsidRPr="000665B4" w:rsidRDefault="00556AF6" w:rsidP="00556AF6">
      <w:pPr>
        <w:rPr>
          <w:rFonts w:ascii="宋体" w:eastAsia="宋体" w:hAnsi="宋体"/>
        </w:rPr>
      </w:pPr>
      <w:r w:rsidRPr="000665B4">
        <w:rPr>
          <w:rFonts w:ascii="宋体" w:eastAsia="宋体" w:hAnsi="宋体" w:hint="eastAsia"/>
        </w:rPr>
        <w:t>【代码1】//dfs版本</w:t>
      </w:r>
    </w:p>
    <w:p w:rsidR="00556AF6" w:rsidRPr="000665B4" w:rsidRDefault="00556AF6" w:rsidP="00556AF6">
      <w:pPr>
        <w:rPr>
          <w:rFonts w:ascii="宋体" w:eastAsia="宋体" w:hAnsi="宋体"/>
        </w:rPr>
      </w:pPr>
      <w:r w:rsidRPr="000665B4">
        <w:rPr>
          <w:rFonts w:ascii="宋体" w:eastAsia="宋体" w:hAnsi="宋体"/>
        </w:rPr>
        <w:t>#include &lt;bits/stdc++.h&gt;</w:t>
      </w:r>
    </w:p>
    <w:p w:rsidR="00556AF6" w:rsidRPr="000665B4" w:rsidRDefault="00556AF6" w:rsidP="00556AF6">
      <w:pPr>
        <w:rPr>
          <w:rFonts w:ascii="宋体" w:eastAsia="宋体" w:hAnsi="宋体"/>
        </w:rPr>
      </w:pPr>
      <w:r w:rsidRPr="000665B4">
        <w:rPr>
          <w:rFonts w:ascii="宋体" w:eastAsia="宋体" w:hAnsi="宋体"/>
        </w:rPr>
        <w:t>#define MAXN 100010</w:t>
      </w:r>
    </w:p>
    <w:p w:rsidR="00556AF6" w:rsidRPr="000665B4" w:rsidRDefault="00556AF6" w:rsidP="00556AF6">
      <w:pPr>
        <w:rPr>
          <w:rFonts w:ascii="宋体" w:eastAsia="宋体" w:hAnsi="宋体"/>
        </w:rPr>
      </w:pPr>
      <w:r w:rsidRPr="000665B4">
        <w:rPr>
          <w:rFonts w:ascii="宋体" w:eastAsia="宋体" w:hAnsi="宋体"/>
        </w:rPr>
        <w:t>#define ll long long</w:t>
      </w:r>
    </w:p>
    <w:p w:rsidR="00556AF6" w:rsidRPr="000665B4" w:rsidRDefault="00556AF6" w:rsidP="00556AF6">
      <w:pPr>
        <w:rPr>
          <w:rFonts w:ascii="宋体" w:eastAsia="宋体" w:hAnsi="宋体"/>
        </w:rPr>
      </w:pPr>
      <w:r w:rsidRPr="000665B4">
        <w:rPr>
          <w:rFonts w:ascii="宋体" w:eastAsia="宋体" w:hAnsi="宋体"/>
        </w:rPr>
        <w:t>#define debug false</w:t>
      </w:r>
    </w:p>
    <w:p w:rsidR="00556AF6" w:rsidRPr="000665B4" w:rsidRDefault="00556AF6" w:rsidP="00556AF6">
      <w:pPr>
        <w:rPr>
          <w:rFonts w:ascii="宋体" w:eastAsia="宋体" w:hAnsi="宋体"/>
        </w:rPr>
      </w:pPr>
    </w:p>
    <w:p w:rsidR="00556AF6" w:rsidRPr="000665B4" w:rsidRDefault="00556AF6" w:rsidP="00556AF6">
      <w:pPr>
        <w:rPr>
          <w:rFonts w:ascii="宋体" w:eastAsia="宋体" w:hAnsi="宋体"/>
        </w:rPr>
      </w:pPr>
      <w:r w:rsidRPr="000665B4">
        <w:rPr>
          <w:rFonts w:ascii="宋体" w:eastAsia="宋体" w:hAnsi="宋体"/>
        </w:rPr>
        <w:t>using namespace std;</w:t>
      </w:r>
    </w:p>
    <w:p w:rsidR="00556AF6" w:rsidRPr="000665B4" w:rsidRDefault="00556AF6" w:rsidP="00556AF6">
      <w:pPr>
        <w:rPr>
          <w:rFonts w:ascii="宋体" w:eastAsia="宋体" w:hAnsi="宋体"/>
        </w:rPr>
      </w:pPr>
    </w:p>
    <w:p w:rsidR="00556AF6" w:rsidRPr="000665B4" w:rsidRDefault="00556AF6" w:rsidP="00556AF6">
      <w:pPr>
        <w:rPr>
          <w:rFonts w:ascii="宋体" w:eastAsia="宋体" w:hAnsi="宋体"/>
        </w:rPr>
      </w:pPr>
      <w:r w:rsidRPr="000665B4">
        <w:rPr>
          <w:rFonts w:ascii="宋体" w:eastAsia="宋体" w:hAnsi="宋体"/>
        </w:rPr>
        <w:t>char s[MAXN];</w:t>
      </w:r>
    </w:p>
    <w:p w:rsidR="00556AF6" w:rsidRPr="000665B4" w:rsidRDefault="00556AF6" w:rsidP="00556AF6">
      <w:pPr>
        <w:rPr>
          <w:rFonts w:ascii="宋体" w:eastAsia="宋体" w:hAnsi="宋体"/>
        </w:rPr>
      </w:pPr>
      <w:r w:rsidRPr="000665B4">
        <w:rPr>
          <w:rFonts w:ascii="宋体" w:eastAsia="宋体" w:hAnsi="宋体"/>
        </w:rPr>
        <w:t>const ll MODN=1000000007ll;</w:t>
      </w:r>
    </w:p>
    <w:p w:rsidR="00556AF6" w:rsidRPr="000665B4" w:rsidRDefault="00556AF6" w:rsidP="00556AF6">
      <w:pPr>
        <w:rPr>
          <w:rFonts w:ascii="宋体" w:eastAsia="宋体" w:hAnsi="宋体"/>
        </w:rPr>
      </w:pPr>
      <w:r w:rsidRPr="000665B4">
        <w:rPr>
          <w:rFonts w:ascii="宋体" w:eastAsia="宋体" w:hAnsi="宋体"/>
        </w:rPr>
        <w:t>map&lt;ll,ll&gt; phi;</w:t>
      </w:r>
    </w:p>
    <w:p w:rsidR="00556AF6" w:rsidRPr="000665B4" w:rsidRDefault="00556AF6" w:rsidP="00556AF6">
      <w:pPr>
        <w:rPr>
          <w:rFonts w:ascii="宋体" w:eastAsia="宋体" w:hAnsi="宋体"/>
        </w:rPr>
      </w:pPr>
      <w:r w:rsidRPr="000665B4">
        <w:rPr>
          <w:rFonts w:ascii="宋体" w:eastAsia="宋体" w:hAnsi="宋体"/>
        </w:rPr>
        <w:t>const ll modnum[29] = {</w:t>
      </w:r>
    </w:p>
    <w:p w:rsidR="00556AF6" w:rsidRPr="000665B4" w:rsidRDefault="00556AF6" w:rsidP="00556AF6">
      <w:pPr>
        <w:rPr>
          <w:rFonts w:ascii="宋体" w:eastAsia="宋体" w:hAnsi="宋体"/>
        </w:rPr>
      </w:pPr>
      <w:r w:rsidRPr="000665B4">
        <w:rPr>
          <w:rFonts w:ascii="宋体" w:eastAsia="宋体" w:hAnsi="宋体"/>
        </w:rPr>
        <w:t xml:space="preserve">  1000000007, 1000000006, 500000002, 243900800, 79872000,</w:t>
      </w:r>
    </w:p>
    <w:p w:rsidR="00556AF6" w:rsidRPr="000665B4" w:rsidRDefault="00556AF6" w:rsidP="00556AF6">
      <w:pPr>
        <w:rPr>
          <w:rFonts w:ascii="宋体" w:eastAsia="宋体" w:hAnsi="宋体"/>
        </w:rPr>
      </w:pPr>
      <w:r w:rsidRPr="000665B4">
        <w:rPr>
          <w:rFonts w:ascii="宋体" w:eastAsia="宋体" w:hAnsi="宋体"/>
        </w:rPr>
        <w:t xml:space="preserve">  19660800, 5242880, 2097152, 1048576, 524288,</w:t>
      </w:r>
    </w:p>
    <w:p w:rsidR="00556AF6" w:rsidRPr="000665B4" w:rsidRDefault="00556AF6" w:rsidP="00556AF6">
      <w:pPr>
        <w:rPr>
          <w:rFonts w:ascii="宋体" w:eastAsia="宋体" w:hAnsi="宋体"/>
        </w:rPr>
      </w:pPr>
      <w:r w:rsidRPr="000665B4">
        <w:rPr>
          <w:rFonts w:ascii="宋体" w:eastAsia="宋体" w:hAnsi="宋体"/>
        </w:rPr>
        <w:t xml:space="preserve">  262144, 131072, 65536, 32768, 16384,</w:t>
      </w:r>
    </w:p>
    <w:p w:rsidR="00556AF6" w:rsidRPr="000665B4" w:rsidRDefault="00556AF6" w:rsidP="00556AF6">
      <w:pPr>
        <w:rPr>
          <w:rFonts w:ascii="宋体" w:eastAsia="宋体" w:hAnsi="宋体"/>
        </w:rPr>
      </w:pPr>
      <w:r w:rsidRPr="000665B4">
        <w:rPr>
          <w:rFonts w:ascii="宋体" w:eastAsia="宋体" w:hAnsi="宋体"/>
        </w:rPr>
        <w:t xml:space="preserve">  8192, 4096, 2048, 1024, 512,</w:t>
      </w:r>
    </w:p>
    <w:p w:rsidR="00556AF6" w:rsidRPr="000665B4" w:rsidRDefault="00556AF6" w:rsidP="00556AF6">
      <w:pPr>
        <w:rPr>
          <w:rFonts w:ascii="宋体" w:eastAsia="宋体" w:hAnsi="宋体"/>
        </w:rPr>
      </w:pPr>
      <w:r w:rsidRPr="000665B4">
        <w:rPr>
          <w:rFonts w:ascii="宋体" w:eastAsia="宋体" w:hAnsi="宋体"/>
        </w:rPr>
        <w:t xml:space="preserve">  256, 128, 64, 32, 16,</w:t>
      </w:r>
    </w:p>
    <w:p w:rsidR="00556AF6" w:rsidRPr="000665B4" w:rsidRDefault="00556AF6" w:rsidP="00556AF6">
      <w:pPr>
        <w:rPr>
          <w:rFonts w:ascii="宋体" w:eastAsia="宋体" w:hAnsi="宋体"/>
        </w:rPr>
      </w:pPr>
      <w:r w:rsidRPr="000665B4">
        <w:rPr>
          <w:rFonts w:ascii="宋体" w:eastAsia="宋体" w:hAnsi="宋体"/>
        </w:rPr>
        <w:t xml:space="preserve">  8, 4, 2, 1</w:t>
      </w:r>
    </w:p>
    <w:p w:rsidR="00556AF6" w:rsidRPr="000665B4" w:rsidRDefault="00556AF6" w:rsidP="00556AF6">
      <w:pPr>
        <w:rPr>
          <w:rFonts w:ascii="宋体" w:eastAsia="宋体" w:hAnsi="宋体"/>
        </w:rPr>
      </w:pPr>
      <w:r w:rsidRPr="000665B4">
        <w:rPr>
          <w:rFonts w:ascii="宋体" w:eastAsia="宋体" w:hAnsi="宋体"/>
        </w:rPr>
        <w:t>};</w:t>
      </w:r>
    </w:p>
    <w:p w:rsidR="00556AF6" w:rsidRPr="000665B4" w:rsidRDefault="00556AF6" w:rsidP="00556AF6">
      <w:pPr>
        <w:rPr>
          <w:rFonts w:ascii="宋体" w:eastAsia="宋体" w:hAnsi="宋体"/>
        </w:rPr>
      </w:pPr>
      <w:r w:rsidRPr="000665B4">
        <w:rPr>
          <w:rFonts w:ascii="宋体" w:eastAsia="宋体" w:hAnsi="宋体"/>
        </w:rPr>
        <w:t>const ll modcnt=28;</w:t>
      </w:r>
    </w:p>
    <w:p w:rsidR="00556AF6" w:rsidRPr="000665B4" w:rsidRDefault="00556AF6" w:rsidP="00556AF6">
      <w:pPr>
        <w:rPr>
          <w:rFonts w:ascii="宋体" w:eastAsia="宋体" w:hAnsi="宋体"/>
        </w:rPr>
      </w:pPr>
      <w:r w:rsidRPr="000665B4">
        <w:rPr>
          <w:rFonts w:ascii="宋体" w:eastAsia="宋体" w:hAnsi="宋体"/>
        </w:rPr>
        <w:t>ll fast_pow(ll a,ll b,ll N){</w:t>
      </w:r>
    </w:p>
    <w:p w:rsidR="00556AF6" w:rsidRPr="000665B4" w:rsidRDefault="00556AF6" w:rsidP="00556AF6">
      <w:pPr>
        <w:rPr>
          <w:rFonts w:ascii="宋体" w:eastAsia="宋体" w:hAnsi="宋体"/>
        </w:rPr>
      </w:pPr>
      <w:r w:rsidRPr="000665B4">
        <w:rPr>
          <w:rFonts w:ascii="宋体" w:eastAsia="宋体" w:hAnsi="宋体"/>
        </w:rPr>
        <w:t xml:space="preserve">    ll eN=phi[N];</w:t>
      </w:r>
    </w:p>
    <w:p w:rsidR="00556AF6" w:rsidRPr="000665B4" w:rsidRDefault="00556AF6" w:rsidP="00556AF6">
      <w:pPr>
        <w:rPr>
          <w:rFonts w:ascii="宋体" w:eastAsia="宋体" w:hAnsi="宋体"/>
        </w:rPr>
      </w:pPr>
      <w:r w:rsidRPr="000665B4">
        <w:rPr>
          <w:rFonts w:ascii="宋体" w:eastAsia="宋体" w:hAnsi="宋体"/>
        </w:rPr>
        <w:t xml:space="preserve">    if(b&lt;eN){</w:t>
      </w:r>
    </w:p>
    <w:p w:rsidR="00556AF6" w:rsidRPr="000665B4" w:rsidRDefault="00556AF6" w:rsidP="00556AF6">
      <w:pPr>
        <w:rPr>
          <w:rFonts w:ascii="宋体" w:eastAsia="宋体" w:hAnsi="宋体"/>
        </w:rPr>
      </w:pPr>
      <w:r w:rsidRPr="000665B4">
        <w:rPr>
          <w:rFonts w:ascii="宋体" w:eastAsia="宋体" w:hAnsi="宋体"/>
        </w:rPr>
        <w:t xml:space="preserve">        a%=N;</w:t>
      </w:r>
    </w:p>
    <w:p w:rsidR="00556AF6" w:rsidRPr="000665B4" w:rsidRDefault="00556AF6" w:rsidP="00556AF6">
      <w:pPr>
        <w:rPr>
          <w:rFonts w:ascii="宋体" w:eastAsia="宋体" w:hAnsi="宋体"/>
        </w:rPr>
      </w:pPr>
      <w:r w:rsidRPr="000665B4">
        <w:rPr>
          <w:rFonts w:ascii="宋体" w:eastAsia="宋体" w:hAnsi="宋体"/>
        </w:rPr>
        <w:t xml:space="preserve">        ll base=a,ans=1ll;</w:t>
      </w:r>
    </w:p>
    <w:p w:rsidR="00556AF6" w:rsidRPr="000665B4" w:rsidRDefault="00556AF6" w:rsidP="00556AF6">
      <w:pPr>
        <w:rPr>
          <w:rFonts w:ascii="宋体" w:eastAsia="宋体" w:hAnsi="宋体"/>
        </w:rPr>
      </w:pPr>
      <w:r w:rsidRPr="000665B4">
        <w:rPr>
          <w:rFonts w:ascii="宋体" w:eastAsia="宋体" w:hAnsi="宋体"/>
        </w:rPr>
        <w:t xml:space="preserve">        while(b){</w:t>
      </w:r>
    </w:p>
    <w:p w:rsidR="00556AF6" w:rsidRPr="000665B4" w:rsidRDefault="00556AF6" w:rsidP="00556AF6">
      <w:pPr>
        <w:rPr>
          <w:rFonts w:ascii="宋体" w:eastAsia="宋体" w:hAnsi="宋体"/>
        </w:rPr>
      </w:pPr>
      <w:r w:rsidRPr="000665B4">
        <w:rPr>
          <w:rFonts w:ascii="宋体" w:eastAsia="宋体" w:hAnsi="宋体"/>
        </w:rPr>
        <w:t xml:space="preserve">            if(b&amp;1) ans=(ans*base)%N;</w:t>
      </w:r>
    </w:p>
    <w:p w:rsidR="00556AF6" w:rsidRPr="000665B4" w:rsidRDefault="00556AF6" w:rsidP="00556AF6">
      <w:pPr>
        <w:rPr>
          <w:rFonts w:ascii="宋体" w:eastAsia="宋体" w:hAnsi="宋体"/>
        </w:rPr>
      </w:pPr>
      <w:r w:rsidRPr="000665B4">
        <w:rPr>
          <w:rFonts w:ascii="宋体" w:eastAsia="宋体" w:hAnsi="宋体"/>
        </w:rPr>
        <w:t xml:space="preserve">            b&gt;&gt;=1;</w:t>
      </w:r>
    </w:p>
    <w:p w:rsidR="00556AF6" w:rsidRPr="000665B4" w:rsidRDefault="00556AF6" w:rsidP="00556AF6">
      <w:pPr>
        <w:rPr>
          <w:rFonts w:ascii="宋体" w:eastAsia="宋体" w:hAnsi="宋体"/>
        </w:rPr>
      </w:pPr>
      <w:r w:rsidRPr="000665B4">
        <w:rPr>
          <w:rFonts w:ascii="宋体" w:eastAsia="宋体" w:hAnsi="宋体"/>
        </w:rPr>
        <w:t xml:space="preserve">            base=(base*base)%N;</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return ans;</w:t>
      </w:r>
    </w:p>
    <w:p w:rsidR="00556AF6" w:rsidRPr="000665B4" w:rsidRDefault="00556AF6" w:rsidP="00556AF6">
      <w:pPr>
        <w:rPr>
          <w:rFonts w:ascii="宋体" w:eastAsia="宋体" w:hAnsi="宋体"/>
        </w:rPr>
      </w:pPr>
      <w:r w:rsidRPr="000665B4">
        <w:rPr>
          <w:rFonts w:ascii="宋体" w:eastAsia="宋体" w:hAnsi="宋体"/>
        </w:rPr>
        <w:t xml:space="preserve">    }else{</w:t>
      </w:r>
    </w:p>
    <w:p w:rsidR="00556AF6" w:rsidRPr="000665B4" w:rsidRDefault="00556AF6" w:rsidP="00556AF6">
      <w:pPr>
        <w:rPr>
          <w:rFonts w:ascii="宋体" w:eastAsia="宋体" w:hAnsi="宋体"/>
        </w:rPr>
      </w:pPr>
      <w:r w:rsidRPr="000665B4">
        <w:rPr>
          <w:rFonts w:ascii="宋体" w:eastAsia="宋体" w:hAnsi="宋体"/>
        </w:rPr>
        <w:t xml:space="preserve">        b=b%eN+eN;</w:t>
      </w:r>
    </w:p>
    <w:p w:rsidR="00556AF6" w:rsidRPr="000665B4" w:rsidRDefault="00556AF6" w:rsidP="00556AF6">
      <w:pPr>
        <w:rPr>
          <w:rFonts w:ascii="宋体" w:eastAsia="宋体" w:hAnsi="宋体"/>
        </w:rPr>
      </w:pPr>
      <w:r w:rsidRPr="000665B4">
        <w:rPr>
          <w:rFonts w:ascii="宋体" w:eastAsia="宋体" w:hAnsi="宋体"/>
        </w:rPr>
        <w:t xml:space="preserve">        a%=N;</w:t>
      </w:r>
    </w:p>
    <w:p w:rsidR="00556AF6" w:rsidRPr="000665B4" w:rsidRDefault="00556AF6" w:rsidP="00556AF6">
      <w:pPr>
        <w:rPr>
          <w:rFonts w:ascii="宋体" w:eastAsia="宋体" w:hAnsi="宋体"/>
        </w:rPr>
      </w:pPr>
      <w:r w:rsidRPr="000665B4">
        <w:rPr>
          <w:rFonts w:ascii="宋体" w:eastAsia="宋体" w:hAnsi="宋体"/>
        </w:rPr>
        <w:t xml:space="preserve">        ll base=a,ans=1ll;</w:t>
      </w:r>
    </w:p>
    <w:p w:rsidR="00556AF6" w:rsidRPr="000665B4" w:rsidRDefault="00556AF6" w:rsidP="00556AF6">
      <w:pPr>
        <w:rPr>
          <w:rFonts w:ascii="宋体" w:eastAsia="宋体" w:hAnsi="宋体"/>
        </w:rPr>
      </w:pPr>
      <w:r w:rsidRPr="000665B4">
        <w:rPr>
          <w:rFonts w:ascii="宋体" w:eastAsia="宋体" w:hAnsi="宋体"/>
        </w:rPr>
        <w:t xml:space="preserve">        while(b){</w:t>
      </w:r>
    </w:p>
    <w:p w:rsidR="00556AF6" w:rsidRPr="000665B4" w:rsidRDefault="00556AF6" w:rsidP="00556AF6">
      <w:pPr>
        <w:rPr>
          <w:rFonts w:ascii="宋体" w:eastAsia="宋体" w:hAnsi="宋体"/>
        </w:rPr>
      </w:pPr>
      <w:r w:rsidRPr="000665B4">
        <w:rPr>
          <w:rFonts w:ascii="宋体" w:eastAsia="宋体" w:hAnsi="宋体"/>
        </w:rPr>
        <w:t xml:space="preserve">            if(b&amp;1) ans=(ans*base)%N;</w:t>
      </w:r>
    </w:p>
    <w:p w:rsidR="00556AF6" w:rsidRPr="000665B4" w:rsidRDefault="00556AF6" w:rsidP="00556AF6">
      <w:pPr>
        <w:rPr>
          <w:rFonts w:ascii="宋体" w:eastAsia="宋体" w:hAnsi="宋体"/>
        </w:rPr>
      </w:pPr>
      <w:r w:rsidRPr="000665B4">
        <w:rPr>
          <w:rFonts w:ascii="宋体" w:eastAsia="宋体" w:hAnsi="宋体"/>
        </w:rPr>
        <w:t xml:space="preserve">            b&gt;&gt;=1;</w:t>
      </w:r>
    </w:p>
    <w:p w:rsidR="00556AF6" w:rsidRPr="000665B4" w:rsidRDefault="00556AF6" w:rsidP="00556AF6">
      <w:pPr>
        <w:rPr>
          <w:rFonts w:ascii="宋体" w:eastAsia="宋体" w:hAnsi="宋体"/>
        </w:rPr>
      </w:pPr>
      <w:r w:rsidRPr="000665B4">
        <w:rPr>
          <w:rFonts w:ascii="宋体" w:eastAsia="宋体" w:hAnsi="宋体"/>
        </w:rPr>
        <w:t xml:space="preserve">            base=(base*base)%N;</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return ans;</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w:t>
      </w:r>
    </w:p>
    <w:p w:rsidR="00556AF6" w:rsidRPr="000665B4" w:rsidRDefault="00556AF6" w:rsidP="00556AF6">
      <w:pPr>
        <w:rPr>
          <w:rFonts w:ascii="宋体" w:eastAsia="宋体" w:hAnsi="宋体"/>
        </w:rPr>
      </w:pPr>
      <w:r w:rsidRPr="000665B4">
        <w:rPr>
          <w:rFonts w:ascii="宋体" w:eastAsia="宋体" w:hAnsi="宋体"/>
        </w:rPr>
        <w:t>ll dfs(ll i,ll mod){</w:t>
      </w:r>
    </w:p>
    <w:p w:rsidR="00556AF6" w:rsidRPr="000665B4" w:rsidRDefault="00556AF6" w:rsidP="00556AF6">
      <w:pPr>
        <w:rPr>
          <w:rFonts w:ascii="宋体" w:eastAsia="宋体" w:hAnsi="宋体"/>
        </w:rPr>
      </w:pPr>
      <w:r w:rsidRPr="000665B4">
        <w:rPr>
          <w:rFonts w:ascii="宋体" w:eastAsia="宋体" w:hAnsi="宋体"/>
        </w:rPr>
        <w:t xml:space="preserve">    if(i==-1) return 0;</w:t>
      </w:r>
    </w:p>
    <w:p w:rsidR="00556AF6" w:rsidRPr="000665B4" w:rsidRDefault="00556AF6" w:rsidP="00556AF6">
      <w:pPr>
        <w:rPr>
          <w:rFonts w:ascii="宋体" w:eastAsia="宋体" w:hAnsi="宋体"/>
        </w:rPr>
      </w:pPr>
      <w:r w:rsidRPr="000665B4">
        <w:rPr>
          <w:rFonts w:ascii="宋体" w:eastAsia="宋体" w:hAnsi="宋体"/>
        </w:rPr>
        <w:t xml:space="preserve">    if(s[i]=='0') return (dfs(i-1,mod)+1)%mod;</w:t>
      </w:r>
    </w:p>
    <w:p w:rsidR="00556AF6" w:rsidRPr="000665B4" w:rsidRDefault="00556AF6" w:rsidP="00556AF6">
      <w:pPr>
        <w:rPr>
          <w:rFonts w:ascii="宋体" w:eastAsia="宋体" w:hAnsi="宋体"/>
        </w:rPr>
      </w:pPr>
      <w:r w:rsidRPr="000665B4">
        <w:rPr>
          <w:rFonts w:ascii="宋体" w:eastAsia="宋体" w:hAnsi="宋体"/>
        </w:rPr>
        <w:t xml:space="preserve">    if(s[i]=='1') return (2*dfs(i-1,mod)+2)%mod;</w:t>
      </w:r>
    </w:p>
    <w:p w:rsidR="00556AF6" w:rsidRPr="000665B4" w:rsidRDefault="00556AF6" w:rsidP="00556AF6">
      <w:pPr>
        <w:rPr>
          <w:rFonts w:ascii="宋体" w:eastAsia="宋体" w:hAnsi="宋体"/>
        </w:rPr>
      </w:pPr>
      <w:r w:rsidRPr="000665B4">
        <w:rPr>
          <w:rFonts w:ascii="宋体" w:eastAsia="宋体" w:hAnsi="宋体"/>
        </w:rPr>
        <w:t xml:space="preserve">    return ((3*fast_pow(2,dfs(i-1,phi[mod])+1,mod))%mod-3+mod)%mod;</w:t>
      </w:r>
    </w:p>
    <w:p w:rsidR="00556AF6" w:rsidRPr="000665B4" w:rsidRDefault="00556AF6" w:rsidP="00556AF6">
      <w:pPr>
        <w:rPr>
          <w:rFonts w:ascii="宋体" w:eastAsia="宋体" w:hAnsi="宋体"/>
        </w:rPr>
      </w:pPr>
      <w:r w:rsidRPr="000665B4">
        <w:rPr>
          <w:rFonts w:ascii="宋体" w:eastAsia="宋体" w:hAnsi="宋体"/>
        </w:rPr>
        <w:t>}</w:t>
      </w:r>
    </w:p>
    <w:p w:rsidR="00556AF6" w:rsidRPr="000665B4" w:rsidRDefault="00556AF6" w:rsidP="00556AF6">
      <w:pPr>
        <w:rPr>
          <w:rFonts w:ascii="宋体" w:eastAsia="宋体" w:hAnsi="宋体"/>
        </w:rPr>
      </w:pPr>
    </w:p>
    <w:p w:rsidR="00556AF6" w:rsidRPr="000665B4" w:rsidRDefault="00556AF6" w:rsidP="00556AF6">
      <w:pPr>
        <w:rPr>
          <w:rFonts w:ascii="宋体" w:eastAsia="宋体" w:hAnsi="宋体"/>
        </w:rPr>
      </w:pPr>
      <w:r w:rsidRPr="000665B4">
        <w:rPr>
          <w:rFonts w:ascii="宋体" w:eastAsia="宋体" w:hAnsi="宋体"/>
        </w:rPr>
        <w:t>int main(){</w:t>
      </w:r>
    </w:p>
    <w:p w:rsidR="00556AF6" w:rsidRPr="000665B4" w:rsidRDefault="00556AF6" w:rsidP="00556AF6">
      <w:pPr>
        <w:rPr>
          <w:rFonts w:ascii="宋体" w:eastAsia="宋体" w:hAnsi="宋体"/>
        </w:rPr>
      </w:pPr>
      <w:r w:rsidRPr="000665B4">
        <w:rPr>
          <w:rFonts w:ascii="宋体" w:eastAsia="宋体" w:hAnsi="宋体"/>
        </w:rPr>
        <w:t xml:space="preserve">    int t;</w:t>
      </w:r>
    </w:p>
    <w:p w:rsidR="00556AF6" w:rsidRPr="000665B4" w:rsidRDefault="00556AF6" w:rsidP="00556AF6">
      <w:pPr>
        <w:rPr>
          <w:rFonts w:ascii="宋体" w:eastAsia="宋体" w:hAnsi="宋体"/>
        </w:rPr>
      </w:pPr>
      <w:r w:rsidRPr="000665B4">
        <w:rPr>
          <w:rFonts w:ascii="宋体" w:eastAsia="宋体" w:hAnsi="宋体"/>
        </w:rPr>
        <w:t xml:space="preserve">    scanf("%d",&amp;t);</w:t>
      </w:r>
    </w:p>
    <w:p w:rsidR="00556AF6" w:rsidRPr="000665B4" w:rsidRDefault="00556AF6" w:rsidP="00556AF6">
      <w:pPr>
        <w:rPr>
          <w:rFonts w:ascii="宋体" w:eastAsia="宋体" w:hAnsi="宋体"/>
        </w:rPr>
      </w:pPr>
      <w:r w:rsidRPr="000665B4">
        <w:rPr>
          <w:rFonts w:ascii="宋体" w:eastAsia="宋体" w:hAnsi="宋体"/>
        </w:rPr>
        <w:t xml:space="preserve">    phi.clear();</w:t>
      </w:r>
    </w:p>
    <w:p w:rsidR="00556AF6" w:rsidRPr="000665B4" w:rsidRDefault="00556AF6" w:rsidP="00556AF6">
      <w:pPr>
        <w:rPr>
          <w:rFonts w:ascii="宋体" w:eastAsia="宋体" w:hAnsi="宋体"/>
        </w:rPr>
      </w:pPr>
      <w:r w:rsidRPr="000665B4">
        <w:rPr>
          <w:rFonts w:ascii="宋体" w:eastAsia="宋体" w:hAnsi="宋体"/>
        </w:rPr>
        <w:t xml:space="preserve">    for(int i=0;i&lt;=modcnt;i++){</w:t>
      </w:r>
    </w:p>
    <w:p w:rsidR="00556AF6" w:rsidRPr="000665B4" w:rsidRDefault="00556AF6" w:rsidP="00556AF6">
      <w:pPr>
        <w:rPr>
          <w:rFonts w:ascii="宋体" w:eastAsia="宋体" w:hAnsi="宋体"/>
        </w:rPr>
      </w:pPr>
      <w:r w:rsidRPr="000665B4">
        <w:rPr>
          <w:rFonts w:ascii="宋体" w:eastAsia="宋体" w:hAnsi="宋体"/>
        </w:rPr>
        <w:t xml:space="preserve">        phi[modnum[i]]=modnum[i+1];</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phi[1]=1;</w:t>
      </w:r>
    </w:p>
    <w:p w:rsidR="00556AF6" w:rsidRPr="000665B4" w:rsidRDefault="00556AF6" w:rsidP="00556AF6">
      <w:pPr>
        <w:rPr>
          <w:rFonts w:ascii="宋体" w:eastAsia="宋体" w:hAnsi="宋体"/>
        </w:rPr>
      </w:pPr>
      <w:r w:rsidRPr="000665B4">
        <w:rPr>
          <w:rFonts w:ascii="宋体" w:eastAsia="宋体" w:hAnsi="宋体"/>
        </w:rPr>
        <w:t xml:space="preserve">    while(t--){</w:t>
      </w:r>
    </w:p>
    <w:p w:rsidR="00556AF6" w:rsidRPr="000665B4" w:rsidRDefault="00556AF6" w:rsidP="00556AF6">
      <w:pPr>
        <w:rPr>
          <w:rFonts w:ascii="宋体" w:eastAsia="宋体" w:hAnsi="宋体"/>
        </w:rPr>
      </w:pPr>
      <w:r w:rsidRPr="000665B4">
        <w:rPr>
          <w:rFonts w:ascii="宋体" w:eastAsia="宋体" w:hAnsi="宋体"/>
        </w:rPr>
        <w:t xml:space="preserve">        scanf("%s",s);</w:t>
      </w:r>
    </w:p>
    <w:p w:rsidR="00556AF6" w:rsidRPr="000665B4" w:rsidRDefault="00556AF6" w:rsidP="00556AF6">
      <w:pPr>
        <w:rPr>
          <w:rFonts w:ascii="宋体" w:eastAsia="宋体" w:hAnsi="宋体"/>
        </w:rPr>
      </w:pPr>
      <w:r w:rsidRPr="000665B4">
        <w:rPr>
          <w:rFonts w:ascii="宋体" w:eastAsia="宋体" w:hAnsi="宋体"/>
        </w:rPr>
        <w:t xml:space="preserve">        ll len=strlen(s),m[MAXN];</w:t>
      </w:r>
    </w:p>
    <w:p w:rsidR="00556AF6" w:rsidRPr="000665B4" w:rsidRDefault="00556AF6" w:rsidP="00556AF6">
      <w:pPr>
        <w:rPr>
          <w:rFonts w:ascii="宋体" w:eastAsia="宋体" w:hAnsi="宋体"/>
        </w:rPr>
      </w:pPr>
      <w:r w:rsidRPr="000665B4">
        <w:rPr>
          <w:rFonts w:ascii="宋体" w:eastAsia="宋体" w:hAnsi="宋体"/>
        </w:rPr>
        <w:t xml:space="preserve">        memset(m,0,sizeof(m));</w:t>
      </w:r>
    </w:p>
    <w:p w:rsidR="00556AF6" w:rsidRPr="000665B4" w:rsidRDefault="00556AF6" w:rsidP="00556AF6">
      <w:pPr>
        <w:rPr>
          <w:rFonts w:ascii="宋体" w:eastAsia="宋体" w:hAnsi="宋体"/>
        </w:rPr>
      </w:pPr>
      <w:r w:rsidRPr="000665B4">
        <w:rPr>
          <w:rFonts w:ascii="宋体" w:eastAsia="宋体" w:hAnsi="宋体"/>
        </w:rPr>
        <w:t xml:space="preserve">        cout&lt;&lt;dfs(len-1,MODN)&lt;&lt;endl;</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return 0;</w:t>
      </w:r>
    </w:p>
    <w:p w:rsidR="00556AF6" w:rsidRPr="000665B4" w:rsidRDefault="00556AF6" w:rsidP="00556AF6">
      <w:pPr>
        <w:rPr>
          <w:rFonts w:ascii="宋体" w:eastAsia="宋体" w:hAnsi="宋体"/>
        </w:rPr>
      </w:pPr>
      <w:r w:rsidRPr="000665B4">
        <w:rPr>
          <w:rFonts w:ascii="宋体" w:eastAsia="宋体" w:hAnsi="宋体"/>
        </w:rPr>
        <w:t>}</w:t>
      </w:r>
    </w:p>
    <w:p w:rsidR="00556AF6" w:rsidRPr="000665B4" w:rsidRDefault="00556AF6" w:rsidP="00556AF6">
      <w:pPr>
        <w:rPr>
          <w:rFonts w:ascii="宋体" w:eastAsia="宋体" w:hAnsi="宋体"/>
        </w:rPr>
      </w:pPr>
      <w:r w:rsidRPr="000665B4">
        <w:rPr>
          <w:rFonts w:ascii="宋体" w:eastAsia="宋体" w:hAnsi="宋体" w:hint="eastAsia"/>
        </w:rPr>
        <w:t>【代码2】//标程-顺推版本（优化方法不明）</w:t>
      </w:r>
    </w:p>
    <w:p w:rsidR="00556AF6" w:rsidRPr="000665B4" w:rsidRDefault="00556AF6" w:rsidP="00556AF6">
      <w:pPr>
        <w:rPr>
          <w:rFonts w:ascii="宋体" w:eastAsia="宋体" w:hAnsi="宋体"/>
        </w:rPr>
      </w:pPr>
      <w:r w:rsidRPr="000665B4">
        <w:rPr>
          <w:rFonts w:ascii="宋体" w:eastAsia="宋体" w:hAnsi="宋体"/>
        </w:rPr>
        <w:t>#include &lt;cstdio&gt;</w:t>
      </w:r>
    </w:p>
    <w:p w:rsidR="00556AF6" w:rsidRPr="000665B4" w:rsidRDefault="00556AF6" w:rsidP="00556AF6">
      <w:pPr>
        <w:rPr>
          <w:rFonts w:ascii="宋体" w:eastAsia="宋体" w:hAnsi="宋体"/>
        </w:rPr>
      </w:pPr>
      <w:r w:rsidRPr="000665B4">
        <w:rPr>
          <w:rFonts w:ascii="宋体" w:eastAsia="宋体" w:hAnsi="宋体"/>
        </w:rPr>
        <w:t>#include &lt;cstring&gt;</w:t>
      </w:r>
    </w:p>
    <w:p w:rsidR="00556AF6" w:rsidRPr="000665B4" w:rsidRDefault="00556AF6" w:rsidP="00556AF6">
      <w:pPr>
        <w:rPr>
          <w:rFonts w:ascii="宋体" w:eastAsia="宋体" w:hAnsi="宋体"/>
        </w:rPr>
      </w:pPr>
      <w:r w:rsidRPr="000665B4">
        <w:rPr>
          <w:rFonts w:ascii="宋体" w:eastAsia="宋体" w:hAnsi="宋体"/>
        </w:rPr>
        <w:t>#include &lt;vector&gt;</w:t>
      </w:r>
    </w:p>
    <w:p w:rsidR="00556AF6" w:rsidRPr="000665B4" w:rsidRDefault="00556AF6" w:rsidP="00556AF6">
      <w:pPr>
        <w:rPr>
          <w:rFonts w:ascii="宋体" w:eastAsia="宋体" w:hAnsi="宋体"/>
        </w:rPr>
      </w:pPr>
      <w:r w:rsidRPr="000665B4">
        <w:rPr>
          <w:rFonts w:ascii="宋体" w:eastAsia="宋体" w:hAnsi="宋体"/>
        </w:rPr>
        <w:t>#include &lt;algorithm&gt;</w:t>
      </w:r>
    </w:p>
    <w:p w:rsidR="00556AF6" w:rsidRPr="000665B4" w:rsidRDefault="00556AF6" w:rsidP="00556AF6">
      <w:pPr>
        <w:rPr>
          <w:rFonts w:ascii="宋体" w:eastAsia="宋体" w:hAnsi="宋体"/>
        </w:rPr>
      </w:pPr>
    </w:p>
    <w:p w:rsidR="00556AF6" w:rsidRPr="000665B4" w:rsidRDefault="00556AF6" w:rsidP="00556AF6">
      <w:pPr>
        <w:rPr>
          <w:rFonts w:ascii="宋体" w:eastAsia="宋体" w:hAnsi="宋体"/>
        </w:rPr>
      </w:pPr>
      <w:r w:rsidRPr="000665B4">
        <w:rPr>
          <w:rFonts w:ascii="宋体" w:eastAsia="宋体" w:hAnsi="宋体"/>
        </w:rPr>
        <w:t>using int64 = long long;</w:t>
      </w:r>
    </w:p>
    <w:p w:rsidR="00556AF6" w:rsidRPr="000665B4" w:rsidRDefault="00556AF6" w:rsidP="00556AF6">
      <w:pPr>
        <w:rPr>
          <w:rFonts w:ascii="宋体" w:eastAsia="宋体" w:hAnsi="宋体"/>
        </w:rPr>
      </w:pPr>
    </w:p>
    <w:p w:rsidR="00556AF6" w:rsidRPr="000665B4" w:rsidRDefault="00556AF6" w:rsidP="00556AF6">
      <w:pPr>
        <w:rPr>
          <w:rFonts w:ascii="宋体" w:eastAsia="宋体" w:hAnsi="宋体"/>
        </w:rPr>
      </w:pPr>
      <w:r w:rsidRPr="000665B4">
        <w:rPr>
          <w:rFonts w:ascii="宋体" w:eastAsia="宋体" w:hAnsi="宋体"/>
        </w:rPr>
        <w:t>const int mods[29] = {</w:t>
      </w:r>
    </w:p>
    <w:p w:rsidR="00556AF6" w:rsidRPr="000665B4" w:rsidRDefault="00556AF6" w:rsidP="00556AF6">
      <w:pPr>
        <w:rPr>
          <w:rFonts w:ascii="宋体" w:eastAsia="宋体" w:hAnsi="宋体"/>
        </w:rPr>
      </w:pPr>
      <w:r w:rsidRPr="000665B4">
        <w:rPr>
          <w:rFonts w:ascii="宋体" w:eastAsia="宋体" w:hAnsi="宋体"/>
        </w:rPr>
        <w:t xml:space="preserve">  1000000007, 1000000006, 500000002, 243900800, 79872000,</w:t>
      </w:r>
    </w:p>
    <w:p w:rsidR="00556AF6" w:rsidRPr="000665B4" w:rsidRDefault="00556AF6" w:rsidP="00556AF6">
      <w:pPr>
        <w:rPr>
          <w:rFonts w:ascii="宋体" w:eastAsia="宋体" w:hAnsi="宋体"/>
        </w:rPr>
      </w:pPr>
      <w:r w:rsidRPr="000665B4">
        <w:rPr>
          <w:rFonts w:ascii="宋体" w:eastAsia="宋体" w:hAnsi="宋体"/>
        </w:rPr>
        <w:t xml:space="preserve">  19660800, 5242880, 2097152, 1048576, 524288,</w:t>
      </w:r>
    </w:p>
    <w:p w:rsidR="00556AF6" w:rsidRPr="000665B4" w:rsidRDefault="00556AF6" w:rsidP="00556AF6">
      <w:pPr>
        <w:rPr>
          <w:rFonts w:ascii="宋体" w:eastAsia="宋体" w:hAnsi="宋体"/>
        </w:rPr>
      </w:pPr>
      <w:r w:rsidRPr="000665B4">
        <w:rPr>
          <w:rFonts w:ascii="宋体" w:eastAsia="宋体" w:hAnsi="宋体"/>
        </w:rPr>
        <w:t xml:space="preserve">  262144, 131072, 65536, 32768, 16384,</w:t>
      </w:r>
    </w:p>
    <w:p w:rsidR="00556AF6" w:rsidRPr="000665B4" w:rsidRDefault="00556AF6" w:rsidP="00556AF6">
      <w:pPr>
        <w:rPr>
          <w:rFonts w:ascii="宋体" w:eastAsia="宋体" w:hAnsi="宋体"/>
        </w:rPr>
      </w:pPr>
      <w:r w:rsidRPr="000665B4">
        <w:rPr>
          <w:rFonts w:ascii="宋体" w:eastAsia="宋体" w:hAnsi="宋体"/>
        </w:rPr>
        <w:t xml:space="preserve">  8192, 4096, 2048, 1024, 512,</w:t>
      </w:r>
    </w:p>
    <w:p w:rsidR="00556AF6" w:rsidRPr="000665B4" w:rsidRDefault="00556AF6" w:rsidP="00556AF6">
      <w:pPr>
        <w:rPr>
          <w:rFonts w:ascii="宋体" w:eastAsia="宋体" w:hAnsi="宋体"/>
        </w:rPr>
      </w:pPr>
      <w:r w:rsidRPr="000665B4">
        <w:rPr>
          <w:rFonts w:ascii="宋体" w:eastAsia="宋体" w:hAnsi="宋体"/>
        </w:rPr>
        <w:t xml:space="preserve">  256, 128, 64, 32, 16,</w:t>
      </w:r>
    </w:p>
    <w:p w:rsidR="00556AF6" w:rsidRPr="000665B4" w:rsidRDefault="00556AF6" w:rsidP="00556AF6">
      <w:pPr>
        <w:rPr>
          <w:rFonts w:ascii="宋体" w:eastAsia="宋体" w:hAnsi="宋体"/>
        </w:rPr>
      </w:pPr>
      <w:r w:rsidRPr="000665B4">
        <w:rPr>
          <w:rFonts w:ascii="宋体" w:eastAsia="宋体" w:hAnsi="宋体"/>
        </w:rPr>
        <w:t xml:space="preserve">  8, 4, 2, 1</w:t>
      </w:r>
    </w:p>
    <w:p w:rsidR="00556AF6" w:rsidRPr="000665B4" w:rsidRDefault="00556AF6" w:rsidP="00556AF6">
      <w:pPr>
        <w:rPr>
          <w:rFonts w:ascii="宋体" w:eastAsia="宋体" w:hAnsi="宋体"/>
        </w:rPr>
      </w:pPr>
      <w:r w:rsidRPr="000665B4">
        <w:rPr>
          <w:rFonts w:ascii="宋体" w:eastAsia="宋体" w:hAnsi="宋体"/>
        </w:rPr>
        <w:t>};</w:t>
      </w:r>
    </w:p>
    <w:p w:rsidR="00556AF6" w:rsidRPr="000665B4" w:rsidRDefault="00556AF6" w:rsidP="00556AF6">
      <w:pPr>
        <w:rPr>
          <w:rFonts w:ascii="宋体" w:eastAsia="宋体" w:hAnsi="宋体"/>
        </w:rPr>
      </w:pPr>
    </w:p>
    <w:p w:rsidR="00556AF6" w:rsidRPr="000665B4" w:rsidRDefault="00556AF6" w:rsidP="00556AF6">
      <w:pPr>
        <w:rPr>
          <w:rFonts w:ascii="宋体" w:eastAsia="宋体" w:hAnsi="宋体"/>
        </w:rPr>
      </w:pPr>
      <w:r w:rsidRPr="000665B4">
        <w:rPr>
          <w:rFonts w:ascii="宋体" w:eastAsia="宋体" w:hAnsi="宋体"/>
        </w:rPr>
        <w:t>const int N = 1e6 + 10, S = 262144 * 3;</w:t>
      </w:r>
    </w:p>
    <w:p w:rsidR="00556AF6" w:rsidRPr="000665B4" w:rsidRDefault="00556AF6" w:rsidP="00556AF6">
      <w:pPr>
        <w:rPr>
          <w:rFonts w:ascii="宋体" w:eastAsia="宋体" w:hAnsi="宋体"/>
        </w:rPr>
      </w:pPr>
    </w:p>
    <w:p w:rsidR="00556AF6" w:rsidRPr="000665B4" w:rsidRDefault="00556AF6" w:rsidP="00556AF6">
      <w:pPr>
        <w:rPr>
          <w:rFonts w:ascii="宋体" w:eastAsia="宋体" w:hAnsi="宋体"/>
        </w:rPr>
      </w:pPr>
      <w:r w:rsidRPr="000665B4">
        <w:rPr>
          <w:rFonts w:ascii="宋体" w:eastAsia="宋体" w:hAnsi="宋体"/>
        </w:rPr>
        <w:t>int p2[29][S];</w:t>
      </w:r>
    </w:p>
    <w:p w:rsidR="00556AF6" w:rsidRPr="000665B4" w:rsidRDefault="00556AF6" w:rsidP="00556AF6">
      <w:pPr>
        <w:rPr>
          <w:rFonts w:ascii="宋体" w:eastAsia="宋体" w:hAnsi="宋体"/>
        </w:rPr>
      </w:pPr>
      <w:r w:rsidRPr="000665B4">
        <w:rPr>
          <w:rFonts w:ascii="宋体" w:eastAsia="宋体" w:hAnsi="宋体"/>
        </w:rPr>
        <w:t>char s[N];</w:t>
      </w:r>
    </w:p>
    <w:p w:rsidR="00556AF6" w:rsidRPr="000665B4" w:rsidRDefault="00556AF6" w:rsidP="00556AF6">
      <w:pPr>
        <w:rPr>
          <w:rFonts w:ascii="宋体" w:eastAsia="宋体" w:hAnsi="宋体"/>
        </w:rPr>
      </w:pPr>
    </w:p>
    <w:p w:rsidR="00556AF6" w:rsidRPr="000665B4" w:rsidRDefault="00556AF6" w:rsidP="00556AF6">
      <w:pPr>
        <w:rPr>
          <w:rFonts w:ascii="宋体" w:eastAsia="宋体" w:hAnsi="宋体"/>
        </w:rPr>
      </w:pPr>
      <w:r w:rsidRPr="000665B4">
        <w:rPr>
          <w:rFonts w:ascii="宋体" w:eastAsia="宋体" w:hAnsi="宋体"/>
        </w:rPr>
        <w:t>int64 pow_mod(int64 a, int64 n, int64 mod) {</w:t>
      </w:r>
    </w:p>
    <w:p w:rsidR="00556AF6" w:rsidRPr="000665B4" w:rsidRDefault="00556AF6" w:rsidP="00556AF6">
      <w:pPr>
        <w:rPr>
          <w:rFonts w:ascii="宋体" w:eastAsia="宋体" w:hAnsi="宋体"/>
        </w:rPr>
      </w:pPr>
      <w:r w:rsidRPr="000665B4">
        <w:rPr>
          <w:rFonts w:ascii="宋体" w:eastAsia="宋体" w:hAnsi="宋体"/>
        </w:rPr>
        <w:t xml:space="preserve">  if ((mod &amp; (mod - 1)) == 0 &amp;&amp; n &gt; 30) return 0;</w:t>
      </w:r>
    </w:p>
    <w:p w:rsidR="00556AF6" w:rsidRPr="000665B4" w:rsidRDefault="00556AF6" w:rsidP="00556AF6">
      <w:pPr>
        <w:rPr>
          <w:rFonts w:ascii="宋体" w:eastAsia="宋体" w:hAnsi="宋体"/>
        </w:rPr>
      </w:pPr>
      <w:r w:rsidRPr="000665B4">
        <w:rPr>
          <w:rFonts w:ascii="宋体" w:eastAsia="宋体" w:hAnsi="宋体"/>
        </w:rPr>
        <w:t xml:space="preserve">  int64 r = 1 % mod;</w:t>
      </w:r>
    </w:p>
    <w:p w:rsidR="00556AF6" w:rsidRPr="000665B4" w:rsidRDefault="00556AF6" w:rsidP="00556AF6">
      <w:pPr>
        <w:rPr>
          <w:rFonts w:ascii="宋体" w:eastAsia="宋体" w:hAnsi="宋体"/>
        </w:rPr>
      </w:pPr>
      <w:r w:rsidRPr="000665B4">
        <w:rPr>
          <w:rFonts w:ascii="宋体" w:eastAsia="宋体" w:hAnsi="宋体"/>
        </w:rPr>
        <w:t xml:space="preserve">  for (; n; n &gt;&gt;= 1) {</w:t>
      </w:r>
    </w:p>
    <w:p w:rsidR="00556AF6" w:rsidRPr="000665B4" w:rsidRDefault="00556AF6" w:rsidP="00556AF6">
      <w:pPr>
        <w:rPr>
          <w:rFonts w:ascii="宋体" w:eastAsia="宋体" w:hAnsi="宋体"/>
        </w:rPr>
      </w:pPr>
      <w:r w:rsidRPr="000665B4">
        <w:rPr>
          <w:rFonts w:ascii="宋体" w:eastAsia="宋体" w:hAnsi="宋体"/>
        </w:rPr>
        <w:t xml:space="preserve">    if (n &amp; 1) r = r * a % mod;</w:t>
      </w:r>
    </w:p>
    <w:p w:rsidR="00556AF6" w:rsidRPr="000665B4" w:rsidRDefault="00556AF6" w:rsidP="00556AF6">
      <w:pPr>
        <w:rPr>
          <w:rFonts w:ascii="宋体" w:eastAsia="宋体" w:hAnsi="宋体"/>
        </w:rPr>
      </w:pPr>
      <w:r w:rsidRPr="000665B4">
        <w:rPr>
          <w:rFonts w:ascii="宋体" w:eastAsia="宋体" w:hAnsi="宋体"/>
        </w:rPr>
        <w:lastRenderedPageBreak/>
        <w:t xml:space="preserve">    a = a * a % mod;</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return r;</w:t>
      </w:r>
    </w:p>
    <w:p w:rsidR="00556AF6" w:rsidRPr="000665B4" w:rsidRDefault="00556AF6" w:rsidP="00556AF6">
      <w:pPr>
        <w:rPr>
          <w:rFonts w:ascii="宋体" w:eastAsia="宋体" w:hAnsi="宋体"/>
        </w:rPr>
      </w:pPr>
      <w:r w:rsidRPr="000665B4">
        <w:rPr>
          <w:rFonts w:ascii="宋体" w:eastAsia="宋体" w:hAnsi="宋体"/>
        </w:rPr>
        <w:t>}</w:t>
      </w:r>
    </w:p>
    <w:p w:rsidR="00556AF6" w:rsidRPr="000665B4" w:rsidRDefault="00556AF6" w:rsidP="00556AF6">
      <w:pPr>
        <w:rPr>
          <w:rFonts w:ascii="宋体" w:eastAsia="宋体" w:hAnsi="宋体"/>
        </w:rPr>
      </w:pPr>
    </w:p>
    <w:p w:rsidR="00556AF6" w:rsidRPr="000665B4" w:rsidRDefault="00556AF6" w:rsidP="00556AF6">
      <w:pPr>
        <w:rPr>
          <w:rFonts w:ascii="宋体" w:eastAsia="宋体" w:hAnsi="宋体"/>
        </w:rPr>
      </w:pPr>
      <w:r w:rsidRPr="000665B4">
        <w:rPr>
          <w:rFonts w:ascii="宋体" w:eastAsia="宋体" w:hAnsi="宋体"/>
        </w:rPr>
        <w:t>int main() {</w:t>
      </w:r>
    </w:p>
    <w:p w:rsidR="00556AF6" w:rsidRPr="000665B4" w:rsidRDefault="00556AF6" w:rsidP="00556AF6">
      <w:pPr>
        <w:rPr>
          <w:rFonts w:ascii="宋体" w:eastAsia="宋体" w:hAnsi="宋体"/>
        </w:rPr>
      </w:pPr>
      <w:r w:rsidRPr="000665B4">
        <w:rPr>
          <w:rFonts w:ascii="宋体" w:eastAsia="宋体" w:hAnsi="宋体"/>
        </w:rPr>
        <w:t xml:space="preserve">  for (int i = 0; i &lt; 28; ++i) {</w:t>
      </w:r>
    </w:p>
    <w:p w:rsidR="00556AF6" w:rsidRPr="000665B4" w:rsidRDefault="00556AF6" w:rsidP="00556AF6">
      <w:pPr>
        <w:rPr>
          <w:rFonts w:ascii="宋体" w:eastAsia="宋体" w:hAnsi="宋体"/>
        </w:rPr>
      </w:pPr>
      <w:r w:rsidRPr="000665B4">
        <w:rPr>
          <w:rFonts w:ascii="宋体" w:eastAsia="宋体" w:hAnsi="宋体"/>
        </w:rPr>
        <w:t xml:space="preserve">    p2[i][0] = 1;</w:t>
      </w:r>
    </w:p>
    <w:p w:rsidR="00556AF6" w:rsidRPr="000665B4" w:rsidRDefault="00556AF6" w:rsidP="00556AF6">
      <w:pPr>
        <w:rPr>
          <w:rFonts w:ascii="宋体" w:eastAsia="宋体" w:hAnsi="宋体"/>
        </w:rPr>
      </w:pPr>
      <w:r w:rsidRPr="000665B4">
        <w:rPr>
          <w:rFonts w:ascii="宋体" w:eastAsia="宋体" w:hAnsi="宋体"/>
        </w:rPr>
        <w:t xml:space="preserve">    for (int j = 1; j &lt; S; ++j) {</w:t>
      </w:r>
    </w:p>
    <w:p w:rsidR="00556AF6" w:rsidRPr="000665B4" w:rsidRDefault="00556AF6" w:rsidP="00556AF6">
      <w:pPr>
        <w:rPr>
          <w:rFonts w:ascii="宋体" w:eastAsia="宋体" w:hAnsi="宋体"/>
        </w:rPr>
      </w:pPr>
      <w:r w:rsidRPr="000665B4">
        <w:rPr>
          <w:rFonts w:ascii="宋体" w:eastAsia="宋体" w:hAnsi="宋体"/>
        </w:rPr>
        <w:t xml:space="preserve">      p2[i][j] = p2[i][j - 1] * 2;</w:t>
      </w:r>
    </w:p>
    <w:p w:rsidR="00556AF6" w:rsidRPr="000665B4" w:rsidRDefault="00556AF6" w:rsidP="00556AF6">
      <w:pPr>
        <w:rPr>
          <w:rFonts w:ascii="宋体" w:eastAsia="宋体" w:hAnsi="宋体"/>
        </w:rPr>
      </w:pPr>
      <w:r w:rsidRPr="000665B4">
        <w:rPr>
          <w:rFonts w:ascii="宋体" w:eastAsia="宋体" w:hAnsi="宋体"/>
        </w:rPr>
        <w:t xml:space="preserve">      if (p2[i][j] &gt;= mods[i]) p2[i][j] -= mods[i];</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int T;</w:t>
      </w:r>
    </w:p>
    <w:p w:rsidR="00556AF6" w:rsidRPr="000665B4" w:rsidRDefault="00556AF6" w:rsidP="00556AF6">
      <w:pPr>
        <w:rPr>
          <w:rFonts w:ascii="宋体" w:eastAsia="宋体" w:hAnsi="宋体"/>
        </w:rPr>
      </w:pPr>
      <w:r w:rsidRPr="000665B4">
        <w:rPr>
          <w:rFonts w:ascii="宋体" w:eastAsia="宋体" w:hAnsi="宋体"/>
        </w:rPr>
        <w:t xml:space="preserve">  scanf("%d", &amp;T);</w:t>
      </w:r>
    </w:p>
    <w:p w:rsidR="00556AF6" w:rsidRPr="000665B4" w:rsidRDefault="00556AF6" w:rsidP="00556AF6">
      <w:pPr>
        <w:rPr>
          <w:rFonts w:ascii="宋体" w:eastAsia="宋体" w:hAnsi="宋体"/>
        </w:rPr>
      </w:pPr>
      <w:r w:rsidRPr="000665B4">
        <w:rPr>
          <w:rFonts w:ascii="宋体" w:eastAsia="宋体" w:hAnsi="宋体"/>
        </w:rPr>
        <w:t xml:space="preserve">  for (int cas = 1; cas &lt;= T; ++cas) {</w:t>
      </w:r>
    </w:p>
    <w:p w:rsidR="00556AF6" w:rsidRPr="000665B4" w:rsidRDefault="00556AF6" w:rsidP="00556AF6">
      <w:pPr>
        <w:rPr>
          <w:rFonts w:ascii="宋体" w:eastAsia="宋体" w:hAnsi="宋体"/>
        </w:rPr>
      </w:pPr>
      <w:r w:rsidRPr="000665B4">
        <w:rPr>
          <w:rFonts w:ascii="宋体" w:eastAsia="宋体" w:hAnsi="宋体"/>
        </w:rPr>
        <w:t xml:space="preserve">    std::vector&lt;int&gt; ret(29);</w:t>
      </w:r>
    </w:p>
    <w:p w:rsidR="00556AF6" w:rsidRPr="000665B4" w:rsidRDefault="00556AF6" w:rsidP="00556AF6">
      <w:pPr>
        <w:rPr>
          <w:rFonts w:ascii="宋体" w:eastAsia="宋体" w:hAnsi="宋体"/>
        </w:rPr>
      </w:pPr>
      <w:r w:rsidRPr="000665B4">
        <w:rPr>
          <w:rFonts w:ascii="宋体" w:eastAsia="宋体" w:hAnsi="宋体"/>
        </w:rPr>
        <w:t xml:space="preserve">    scanf("%s", s);</w:t>
      </w:r>
    </w:p>
    <w:p w:rsidR="00556AF6" w:rsidRPr="000665B4" w:rsidRDefault="00556AF6" w:rsidP="00556AF6">
      <w:pPr>
        <w:rPr>
          <w:rFonts w:ascii="宋体" w:eastAsia="宋体" w:hAnsi="宋体"/>
        </w:rPr>
      </w:pPr>
      <w:r w:rsidRPr="000665B4">
        <w:rPr>
          <w:rFonts w:ascii="宋体" w:eastAsia="宋体" w:hAnsi="宋体"/>
        </w:rPr>
        <w:t xml:space="preserve">    int n = strlen(s), now = 0;</w:t>
      </w:r>
    </w:p>
    <w:p w:rsidR="00556AF6" w:rsidRPr="000665B4" w:rsidRDefault="00556AF6" w:rsidP="00556AF6">
      <w:pPr>
        <w:rPr>
          <w:rFonts w:ascii="宋体" w:eastAsia="宋体" w:hAnsi="宋体"/>
        </w:rPr>
      </w:pPr>
      <w:r w:rsidRPr="000665B4">
        <w:rPr>
          <w:rFonts w:ascii="宋体" w:eastAsia="宋体" w:hAnsi="宋体"/>
        </w:rPr>
        <w:t xml:space="preserve">    for (int i = 0; i &lt; n; ++i) {</w:t>
      </w:r>
    </w:p>
    <w:p w:rsidR="00556AF6" w:rsidRPr="000665B4" w:rsidRDefault="00556AF6" w:rsidP="00556AF6">
      <w:pPr>
        <w:rPr>
          <w:rFonts w:ascii="宋体" w:eastAsia="宋体" w:hAnsi="宋体"/>
        </w:rPr>
      </w:pPr>
      <w:r w:rsidRPr="000665B4">
        <w:rPr>
          <w:rFonts w:ascii="宋体" w:eastAsia="宋体" w:hAnsi="宋体"/>
        </w:rPr>
        <w:t xml:space="preserve">      if (s[i] == '0') {</w:t>
      </w:r>
    </w:p>
    <w:p w:rsidR="00556AF6" w:rsidRPr="000665B4" w:rsidRDefault="00556AF6" w:rsidP="00556AF6">
      <w:pPr>
        <w:rPr>
          <w:rFonts w:ascii="宋体" w:eastAsia="宋体" w:hAnsi="宋体"/>
        </w:rPr>
      </w:pPr>
      <w:r w:rsidRPr="000665B4">
        <w:rPr>
          <w:rFonts w:ascii="宋体" w:eastAsia="宋体" w:hAnsi="宋体"/>
        </w:rPr>
        <w:t xml:space="preserve">        now = std::min(now + 1, mods[0]);</w:t>
      </w:r>
    </w:p>
    <w:p w:rsidR="00556AF6" w:rsidRPr="000665B4" w:rsidRDefault="00556AF6" w:rsidP="00556AF6">
      <w:pPr>
        <w:rPr>
          <w:rFonts w:ascii="宋体" w:eastAsia="宋体" w:hAnsi="宋体"/>
        </w:rPr>
      </w:pPr>
      <w:r w:rsidRPr="000665B4">
        <w:rPr>
          <w:rFonts w:ascii="宋体" w:eastAsia="宋体" w:hAnsi="宋体"/>
        </w:rPr>
        <w:t xml:space="preserve">        for (int j = 0; j &lt; 28; ++j) {</w:t>
      </w:r>
    </w:p>
    <w:p w:rsidR="00556AF6" w:rsidRPr="000665B4" w:rsidRDefault="00556AF6" w:rsidP="00556AF6">
      <w:pPr>
        <w:rPr>
          <w:rFonts w:ascii="宋体" w:eastAsia="宋体" w:hAnsi="宋体"/>
        </w:rPr>
      </w:pPr>
      <w:r w:rsidRPr="000665B4">
        <w:rPr>
          <w:rFonts w:ascii="宋体" w:eastAsia="宋体" w:hAnsi="宋体"/>
        </w:rPr>
        <w:t xml:space="preserve">          ++ret[j];</w:t>
      </w:r>
    </w:p>
    <w:p w:rsidR="00556AF6" w:rsidRPr="000665B4" w:rsidRDefault="00556AF6" w:rsidP="00556AF6">
      <w:pPr>
        <w:rPr>
          <w:rFonts w:ascii="宋体" w:eastAsia="宋体" w:hAnsi="宋体"/>
        </w:rPr>
      </w:pPr>
      <w:r w:rsidRPr="000665B4">
        <w:rPr>
          <w:rFonts w:ascii="宋体" w:eastAsia="宋体" w:hAnsi="宋体"/>
        </w:rPr>
        <w:t xml:space="preserve">          if (ret[j] &gt;= mods[j]) ret[j] -= mods[j];</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 else if (s[i] == '1') {</w:t>
      </w:r>
    </w:p>
    <w:p w:rsidR="00556AF6" w:rsidRPr="000665B4" w:rsidRDefault="00556AF6" w:rsidP="00556AF6">
      <w:pPr>
        <w:rPr>
          <w:rFonts w:ascii="宋体" w:eastAsia="宋体" w:hAnsi="宋体"/>
        </w:rPr>
      </w:pPr>
      <w:r w:rsidRPr="000665B4">
        <w:rPr>
          <w:rFonts w:ascii="宋体" w:eastAsia="宋体" w:hAnsi="宋体"/>
        </w:rPr>
        <w:t xml:space="preserve">        now = std::min(now * 2 + 2, mods[0]);</w:t>
      </w:r>
    </w:p>
    <w:p w:rsidR="00556AF6" w:rsidRPr="000665B4" w:rsidRDefault="00556AF6" w:rsidP="00556AF6">
      <w:pPr>
        <w:rPr>
          <w:rFonts w:ascii="宋体" w:eastAsia="宋体" w:hAnsi="宋体"/>
        </w:rPr>
      </w:pPr>
      <w:r w:rsidRPr="000665B4">
        <w:rPr>
          <w:rFonts w:ascii="宋体" w:eastAsia="宋体" w:hAnsi="宋体"/>
        </w:rPr>
        <w:t xml:space="preserve">        for (int j = 0; j &lt; 28; ++j) {</w:t>
      </w:r>
    </w:p>
    <w:p w:rsidR="00556AF6" w:rsidRPr="000665B4" w:rsidRDefault="00556AF6" w:rsidP="00556AF6">
      <w:pPr>
        <w:rPr>
          <w:rFonts w:ascii="宋体" w:eastAsia="宋体" w:hAnsi="宋体"/>
        </w:rPr>
      </w:pPr>
      <w:r w:rsidRPr="000665B4">
        <w:rPr>
          <w:rFonts w:ascii="宋体" w:eastAsia="宋体" w:hAnsi="宋体"/>
        </w:rPr>
        <w:t xml:space="preserve">          ret[j] = ret[j] * 2 + 2;</w:t>
      </w:r>
    </w:p>
    <w:p w:rsidR="00556AF6" w:rsidRPr="000665B4" w:rsidRDefault="00556AF6" w:rsidP="00556AF6">
      <w:pPr>
        <w:rPr>
          <w:rFonts w:ascii="宋体" w:eastAsia="宋体" w:hAnsi="宋体"/>
        </w:rPr>
      </w:pPr>
      <w:r w:rsidRPr="000665B4">
        <w:rPr>
          <w:rFonts w:ascii="宋体" w:eastAsia="宋体" w:hAnsi="宋体"/>
        </w:rPr>
        <w:t xml:space="preserve">          ret[j] %= mods[j];</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 else if (s[i] == '2') {</w:t>
      </w:r>
    </w:p>
    <w:p w:rsidR="00556AF6" w:rsidRPr="000665B4" w:rsidRDefault="00556AF6" w:rsidP="00556AF6">
      <w:pPr>
        <w:rPr>
          <w:rFonts w:ascii="宋体" w:eastAsia="宋体" w:hAnsi="宋体"/>
        </w:rPr>
      </w:pPr>
      <w:r w:rsidRPr="000665B4">
        <w:rPr>
          <w:rFonts w:ascii="宋体" w:eastAsia="宋体" w:hAnsi="宋体"/>
        </w:rPr>
        <w:t xml:space="preserve">        // x -&gt; 3 * (2 ^ (x + 1) - 1)</w:t>
      </w:r>
    </w:p>
    <w:p w:rsidR="00556AF6" w:rsidRPr="000665B4" w:rsidRDefault="00556AF6" w:rsidP="00556AF6">
      <w:pPr>
        <w:rPr>
          <w:rFonts w:ascii="宋体" w:eastAsia="宋体" w:hAnsi="宋体"/>
        </w:rPr>
      </w:pPr>
      <w:r w:rsidRPr="000665B4">
        <w:rPr>
          <w:rFonts w:ascii="宋体" w:eastAsia="宋体" w:hAnsi="宋体"/>
        </w:rPr>
        <w:t xml:space="preserve">        for (int j = 0, e; j &lt; 28; ++j) {</w:t>
      </w:r>
    </w:p>
    <w:p w:rsidR="00556AF6" w:rsidRPr="000665B4" w:rsidRDefault="00556AF6" w:rsidP="00556AF6">
      <w:pPr>
        <w:rPr>
          <w:rFonts w:ascii="宋体" w:eastAsia="宋体" w:hAnsi="宋体"/>
        </w:rPr>
      </w:pPr>
      <w:r w:rsidRPr="000665B4">
        <w:rPr>
          <w:rFonts w:ascii="宋体" w:eastAsia="宋体" w:hAnsi="宋体"/>
        </w:rPr>
        <w:t xml:space="preserve">          if (now + 1 &lt; mods[j + 1]) e = now + 1;</w:t>
      </w:r>
    </w:p>
    <w:p w:rsidR="00556AF6" w:rsidRPr="000665B4" w:rsidRDefault="00556AF6" w:rsidP="00556AF6">
      <w:pPr>
        <w:rPr>
          <w:rFonts w:ascii="宋体" w:eastAsia="宋体" w:hAnsi="宋体"/>
        </w:rPr>
      </w:pPr>
      <w:r w:rsidRPr="000665B4">
        <w:rPr>
          <w:rFonts w:ascii="宋体" w:eastAsia="宋体" w:hAnsi="宋体"/>
        </w:rPr>
        <w:t xml:space="preserve">          else e = ret[j + 1] + 1 + mods[j + 1];</w:t>
      </w:r>
    </w:p>
    <w:p w:rsidR="00556AF6" w:rsidRPr="000665B4" w:rsidRDefault="00556AF6" w:rsidP="00556AF6">
      <w:pPr>
        <w:rPr>
          <w:rFonts w:ascii="宋体" w:eastAsia="宋体" w:hAnsi="宋体"/>
        </w:rPr>
      </w:pPr>
      <w:r w:rsidRPr="000665B4">
        <w:rPr>
          <w:rFonts w:ascii="宋体" w:eastAsia="宋体" w:hAnsi="宋体"/>
        </w:rPr>
        <w:t xml:space="preserve">          if (e &lt; S) ret[j] = 3ll * (p2[j][e] - 1) % mods[j];</w:t>
      </w:r>
    </w:p>
    <w:p w:rsidR="00556AF6" w:rsidRPr="000665B4" w:rsidRDefault="00556AF6" w:rsidP="00556AF6">
      <w:pPr>
        <w:rPr>
          <w:rFonts w:ascii="宋体" w:eastAsia="宋体" w:hAnsi="宋体"/>
        </w:rPr>
      </w:pPr>
      <w:r w:rsidRPr="000665B4">
        <w:rPr>
          <w:rFonts w:ascii="宋体" w:eastAsia="宋体" w:hAnsi="宋体"/>
        </w:rPr>
        <w:t xml:space="preserve">          else ret[j] = 3 * (pow_mod(2, e, mods[j]) - 1) % mods[j];</w:t>
      </w:r>
    </w:p>
    <w:p w:rsidR="00556AF6" w:rsidRPr="000665B4" w:rsidRDefault="00556AF6" w:rsidP="00556AF6">
      <w:pPr>
        <w:rPr>
          <w:rFonts w:ascii="宋体" w:eastAsia="宋体" w:hAnsi="宋体"/>
        </w:rPr>
      </w:pPr>
      <w:r w:rsidRPr="000665B4">
        <w:rPr>
          <w:rFonts w:ascii="宋体" w:eastAsia="宋体" w:hAnsi="宋体"/>
        </w:rPr>
        <w:t xml:space="preserve">          if (ret[j] &lt; 0) ret[j] += mods[j];</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if (now &lt;= 30) {</w:t>
      </w:r>
    </w:p>
    <w:p w:rsidR="00556AF6" w:rsidRPr="000665B4" w:rsidRDefault="00556AF6" w:rsidP="00556AF6">
      <w:pPr>
        <w:rPr>
          <w:rFonts w:ascii="宋体" w:eastAsia="宋体" w:hAnsi="宋体"/>
        </w:rPr>
      </w:pPr>
      <w:r w:rsidRPr="000665B4">
        <w:rPr>
          <w:rFonts w:ascii="宋体" w:eastAsia="宋体" w:hAnsi="宋体"/>
        </w:rPr>
        <w:t xml:space="preserve">          now = std::min&lt;long long&gt;(mods[0], (3ll &lt;&lt; (now + 1)) - 3);</w:t>
      </w:r>
    </w:p>
    <w:p w:rsidR="00556AF6" w:rsidRPr="000665B4" w:rsidRDefault="00556AF6" w:rsidP="00556AF6">
      <w:pPr>
        <w:rPr>
          <w:rFonts w:ascii="宋体" w:eastAsia="宋体" w:hAnsi="宋体"/>
        </w:rPr>
      </w:pPr>
      <w:r w:rsidRPr="000665B4">
        <w:rPr>
          <w:rFonts w:ascii="宋体" w:eastAsia="宋体" w:hAnsi="宋体"/>
        </w:rPr>
        <w:t xml:space="preserve">        } else {</w:t>
      </w:r>
    </w:p>
    <w:p w:rsidR="00556AF6" w:rsidRPr="000665B4" w:rsidRDefault="00556AF6" w:rsidP="00556AF6">
      <w:pPr>
        <w:rPr>
          <w:rFonts w:ascii="宋体" w:eastAsia="宋体" w:hAnsi="宋体"/>
        </w:rPr>
      </w:pPr>
      <w:r w:rsidRPr="000665B4">
        <w:rPr>
          <w:rFonts w:ascii="宋体" w:eastAsia="宋体" w:hAnsi="宋体"/>
        </w:rPr>
        <w:lastRenderedPageBreak/>
        <w:t xml:space="preserve">          now = mods[0];</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printf("%d\n", ret[0]);</w:t>
      </w:r>
    </w:p>
    <w:p w:rsidR="00556AF6" w:rsidRPr="000665B4" w:rsidRDefault="00556AF6" w:rsidP="00556AF6">
      <w:pPr>
        <w:rPr>
          <w:rFonts w:ascii="宋体" w:eastAsia="宋体" w:hAnsi="宋体"/>
        </w:rPr>
      </w:pPr>
      <w:r w:rsidRPr="000665B4">
        <w:rPr>
          <w:rFonts w:ascii="宋体" w:eastAsia="宋体" w:hAnsi="宋体"/>
        </w:rPr>
        <w:t xml:space="preserve">  }</w:t>
      </w:r>
    </w:p>
    <w:p w:rsidR="00556AF6" w:rsidRPr="000665B4" w:rsidRDefault="00556AF6" w:rsidP="00556AF6">
      <w:pPr>
        <w:rPr>
          <w:rFonts w:ascii="宋体" w:eastAsia="宋体" w:hAnsi="宋体"/>
        </w:rPr>
      </w:pPr>
      <w:r w:rsidRPr="000665B4">
        <w:rPr>
          <w:rFonts w:ascii="宋体" w:eastAsia="宋体" w:hAnsi="宋体"/>
        </w:rPr>
        <w:t xml:space="preserve">  return 0;</w:t>
      </w:r>
    </w:p>
    <w:p w:rsidR="00556AF6" w:rsidRPr="000665B4" w:rsidRDefault="00556AF6" w:rsidP="00556AF6">
      <w:pPr>
        <w:rPr>
          <w:rFonts w:ascii="宋体" w:eastAsia="宋体" w:hAnsi="宋体"/>
        </w:rPr>
      </w:pPr>
      <w:r w:rsidRPr="000665B4">
        <w:rPr>
          <w:rFonts w:ascii="宋体" w:eastAsia="宋体" w:hAnsi="宋体"/>
        </w:rPr>
        <w:t>}</w:t>
      </w:r>
    </w:p>
    <w:p w:rsidR="00420065" w:rsidRPr="000665B4" w:rsidRDefault="00F4133E" w:rsidP="0035239B">
      <w:pPr>
        <w:pStyle w:val="3"/>
        <w:rPr>
          <w:rFonts w:ascii="宋体" w:eastAsia="宋体" w:hAnsi="宋体"/>
          <w:b w:val="0"/>
        </w:rPr>
      </w:pPr>
      <w:bookmarkStart w:id="195" w:name="_Toc524383096"/>
      <w:r w:rsidRPr="000665B4">
        <w:rPr>
          <w:rFonts w:ascii="宋体" w:eastAsia="宋体" w:hAnsi="宋体" w:hint="eastAsia"/>
          <w:b w:val="0"/>
        </w:rPr>
        <w:t>铜牌题-前置：</w:t>
      </w:r>
      <w:r w:rsidR="00740BAF" w:rsidRPr="000665B4">
        <w:rPr>
          <w:rFonts w:ascii="宋体" w:eastAsia="宋体" w:hAnsi="宋体" w:hint="eastAsia"/>
          <w:b w:val="0"/>
        </w:rPr>
        <w:t>凸包</w:t>
      </w:r>
      <w:bookmarkEnd w:id="195"/>
    </w:p>
    <w:p w:rsidR="00420065" w:rsidRPr="000665B4" w:rsidRDefault="00420065" w:rsidP="00556AF6">
      <w:pPr>
        <w:rPr>
          <w:rFonts w:ascii="宋体" w:eastAsia="宋体" w:hAnsi="宋体"/>
        </w:rPr>
      </w:pPr>
      <w:r w:rsidRPr="000665B4">
        <w:rPr>
          <w:rFonts w:ascii="宋体" w:eastAsia="宋体" w:hAnsi="宋体" w:hint="eastAsia"/>
        </w:rPr>
        <w:t>2018杭电暑期多校3</w:t>
      </w:r>
      <w:r w:rsidRPr="000665B4">
        <w:rPr>
          <w:rFonts w:ascii="宋体" w:eastAsia="宋体" w:hAnsi="宋体"/>
        </w:rPr>
        <w:t>G</w:t>
      </w:r>
      <w:r w:rsidRPr="000665B4">
        <w:rPr>
          <w:rFonts w:ascii="宋体" w:eastAsia="宋体" w:hAnsi="宋体" w:hint="eastAsia"/>
        </w:rPr>
        <w:t>-</w:t>
      </w:r>
      <w:r w:rsidRPr="000665B4">
        <w:rPr>
          <w:rFonts w:ascii="宋体" w:eastAsia="宋体" w:hAnsi="宋体"/>
        </w:rPr>
        <w:t>HDU6325</w:t>
      </w:r>
      <w:r w:rsidRPr="000665B4">
        <w:rPr>
          <w:rFonts w:ascii="宋体" w:eastAsia="宋体" w:hAnsi="宋体" w:hint="eastAsia"/>
        </w:rPr>
        <w:t>-</w:t>
      </w:r>
      <w:r w:rsidRPr="000665B4">
        <w:rPr>
          <w:rFonts w:ascii="宋体" w:eastAsia="宋体" w:hAnsi="宋体"/>
        </w:rPr>
        <w:t>Instellar Travel</w:t>
      </w:r>
    </w:p>
    <w:p w:rsidR="0035239B" w:rsidRPr="000665B4" w:rsidRDefault="0035239B" w:rsidP="00556AF6">
      <w:pPr>
        <w:rPr>
          <w:rFonts w:ascii="宋体" w:eastAsia="宋体" w:hAnsi="宋体"/>
        </w:rPr>
      </w:pPr>
      <w:r w:rsidRPr="000665B4">
        <w:rPr>
          <w:rFonts w:ascii="宋体" w:eastAsia="宋体" w:hAnsi="宋体" w:hint="eastAsia"/>
        </w:rPr>
        <w:t>【题意】</w:t>
      </w:r>
    </w:p>
    <w:p w:rsidR="0035239B" w:rsidRPr="000665B4" w:rsidRDefault="0035239B" w:rsidP="00556AF6">
      <w:pPr>
        <w:rPr>
          <w:rFonts w:ascii="宋体" w:eastAsia="宋体" w:hAnsi="宋体"/>
        </w:rPr>
      </w:pPr>
      <w:r w:rsidRPr="000665B4">
        <w:rPr>
          <w:rFonts w:ascii="宋体" w:eastAsia="宋体" w:hAnsi="宋体" w:hint="eastAsia"/>
        </w:rPr>
        <w:t>【TAG】计算几何 凸壳</w:t>
      </w:r>
    </w:p>
    <w:p w:rsidR="0035239B" w:rsidRPr="000665B4" w:rsidRDefault="0035239B" w:rsidP="00556AF6">
      <w:pPr>
        <w:rPr>
          <w:rFonts w:ascii="宋体" w:eastAsia="宋体" w:hAnsi="宋体"/>
        </w:rPr>
      </w:pPr>
      <w:r w:rsidRPr="000665B4">
        <w:rPr>
          <w:rFonts w:ascii="宋体" w:eastAsia="宋体" w:hAnsi="宋体" w:hint="eastAsia"/>
        </w:rPr>
        <w:t>【题解】</w:t>
      </w:r>
    </w:p>
    <w:p w:rsidR="0035239B" w:rsidRPr="000665B4" w:rsidRDefault="0035239B" w:rsidP="00556AF6">
      <w:pPr>
        <w:rPr>
          <w:rFonts w:ascii="宋体" w:eastAsia="宋体" w:hAnsi="宋体"/>
        </w:rPr>
      </w:pPr>
      <w:r w:rsidRPr="000665B4">
        <w:rPr>
          <w:rFonts w:ascii="宋体" w:eastAsia="宋体" w:hAnsi="宋体" w:hint="eastAsia"/>
        </w:rPr>
        <w:t>【代码】</w:t>
      </w:r>
    </w:p>
    <w:p w:rsidR="00BB51E3" w:rsidRPr="000665B4" w:rsidRDefault="00141DCC" w:rsidP="00BB51E3">
      <w:pPr>
        <w:pStyle w:val="3"/>
        <w:rPr>
          <w:rFonts w:ascii="宋体" w:eastAsia="宋体" w:hAnsi="宋体"/>
          <w:b w:val="0"/>
        </w:rPr>
      </w:pPr>
      <w:bookmarkStart w:id="196" w:name="_Toc524383097"/>
      <w:r w:rsidRPr="000665B4">
        <w:rPr>
          <w:rFonts w:ascii="宋体" w:eastAsia="宋体" w:hAnsi="宋体" w:hint="eastAsia"/>
          <w:b w:val="0"/>
        </w:rPr>
        <w:t>（队友AC）</w:t>
      </w:r>
      <w:r w:rsidR="00BB51E3" w:rsidRPr="000665B4">
        <w:rPr>
          <w:rFonts w:ascii="宋体" w:eastAsia="宋体" w:hAnsi="宋体" w:hint="eastAsia"/>
          <w:b w:val="0"/>
        </w:rPr>
        <w:t>签到题-</w:t>
      </w:r>
      <w:r w:rsidR="00B305CF" w:rsidRPr="000665B4">
        <w:rPr>
          <w:rFonts w:ascii="宋体" w:eastAsia="宋体" w:hAnsi="宋体" w:hint="eastAsia"/>
          <w:b w:val="0"/>
        </w:rPr>
        <w:t>前置：</w:t>
      </w:r>
      <w:r w:rsidR="0035239B" w:rsidRPr="000665B4">
        <w:rPr>
          <w:rFonts w:ascii="宋体" w:eastAsia="宋体" w:hAnsi="宋体" w:hint="eastAsia"/>
          <w:b w:val="0"/>
        </w:rPr>
        <w:t>无</w:t>
      </w:r>
      <w:bookmarkEnd w:id="196"/>
    </w:p>
    <w:p w:rsidR="00BB51E3" w:rsidRPr="000665B4" w:rsidRDefault="00BB51E3" w:rsidP="00BB51E3">
      <w:pPr>
        <w:rPr>
          <w:rFonts w:ascii="宋体" w:eastAsia="宋体" w:hAnsi="宋体"/>
        </w:rPr>
      </w:pPr>
      <w:r w:rsidRPr="000665B4">
        <w:rPr>
          <w:rFonts w:ascii="宋体" w:eastAsia="宋体" w:hAnsi="宋体" w:hint="eastAsia"/>
        </w:rPr>
        <w:t>2018杭电暑期多校3</w:t>
      </w:r>
      <w:r w:rsidRPr="000665B4">
        <w:rPr>
          <w:rFonts w:ascii="宋体" w:eastAsia="宋体" w:hAnsi="宋体"/>
        </w:rPr>
        <w:t>F</w:t>
      </w:r>
      <w:r w:rsidRPr="000665B4">
        <w:rPr>
          <w:rFonts w:ascii="宋体" w:eastAsia="宋体" w:hAnsi="宋体" w:hint="eastAsia"/>
        </w:rPr>
        <w:t>-</w:t>
      </w:r>
      <w:r w:rsidRPr="000665B4">
        <w:rPr>
          <w:rFonts w:ascii="宋体" w:eastAsia="宋体" w:hAnsi="宋体"/>
        </w:rPr>
        <w:t>Grab The Tree-HDU6324</w:t>
      </w:r>
    </w:p>
    <w:p w:rsidR="00BB51E3" w:rsidRPr="000665B4" w:rsidRDefault="00BB51E3" w:rsidP="00BB51E3">
      <w:pPr>
        <w:rPr>
          <w:rFonts w:ascii="宋体" w:eastAsia="宋体" w:hAnsi="宋体"/>
        </w:rPr>
      </w:pPr>
      <w:r w:rsidRPr="000665B4">
        <w:rPr>
          <w:rFonts w:ascii="宋体" w:eastAsia="宋体" w:hAnsi="宋体" w:hint="eastAsia"/>
        </w:rPr>
        <w:t>【题意】</w:t>
      </w:r>
    </w:p>
    <w:p w:rsidR="00141DCC" w:rsidRPr="000665B4" w:rsidRDefault="00141DCC" w:rsidP="00BB51E3">
      <w:pPr>
        <w:rPr>
          <w:rFonts w:ascii="宋体" w:eastAsia="宋体" w:hAnsi="宋体"/>
        </w:rPr>
      </w:pPr>
      <w:r w:rsidRPr="000665B4">
        <w:rPr>
          <w:rFonts w:ascii="宋体" w:eastAsia="宋体" w:hAnsi="宋体" w:hint="eastAsia"/>
        </w:rPr>
        <w:t>【TAG】异或 二进制 博弈</w:t>
      </w:r>
    </w:p>
    <w:p w:rsidR="00BB51E3" w:rsidRPr="000665B4" w:rsidRDefault="00BB51E3" w:rsidP="00BB51E3">
      <w:pPr>
        <w:rPr>
          <w:rFonts w:ascii="宋体" w:eastAsia="宋体" w:hAnsi="宋体"/>
        </w:rPr>
      </w:pPr>
      <w:r w:rsidRPr="000665B4">
        <w:rPr>
          <w:rFonts w:ascii="宋体" w:eastAsia="宋体" w:hAnsi="宋体" w:hint="eastAsia"/>
        </w:rPr>
        <w:t>【题解】</w:t>
      </w:r>
    </w:p>
    <w:p w:rsidR="00BB51E3" w:rsidRPr="000665B4" w:rsidRDefault="00BB51E3" w:rsidP="00BB51E3">
      <w:pPr>
        <w:rPr>
          <w:rFonts w:ascii="宋体" w:eastAsia="宋体" w:hAnsi="宋体"/>
        </w:rPr>
      </w:pPr>
      <w:r w:rsidRPr="000665B4">
        <w:rPr>
          <w:rFonts w:ascii="宋体" w:eastAsia="宋体" w:hAnsi="宋体" w:hint="eastAsia"/>
        </w:rPr>
        <w:t>【代码】</w:t>
      </w:r>
    </w:p>
    <w:p w:rsidR="00BB51E3" w:rsidRPr="000665B4" w:rsidRDefault="00141DCC" w:rsidP="00BB51E3">
      <w:pPr>
        <w:pStyle w:val="3"/>
        <w:rPr>
          <w:rFonts w:ascii="宋体" w:eastAsia="宋体" w:hAnsi="宋体"/>
          <w:b w:val="0"/>
        </w:rPr>
      </w:pPr>
      <w:bookmarkStart w:id="197" w:name="_Toc524383098"/>
      <w:r w:rsidRPr="000665B4">
        <w:rPr>
          <w:rFonts w:ascii="宋体" w:eastAsia="宋体" w:hAnsi="宋体" w:hint="eastAsia"/>
          <w:b w:val="0"/>
        </w:rPr>
        <w:t>（队友AC）</w:t>
      </w:r>
      <w:r w:rsidR="00BB51E3" w:rsidRPr="000665B4">
        <w:rPr>
          <w:rFonts w:ascii="宋体" w:eastAsia="宋体" w:hAnsi="宋体" w:hint="eastAsia"/>
          <w:b w:val="0"/>
        </w:rPr>
        <w:t>签到题-</w:t>
      </w:r>
      <w:r w:rsidR="00B305CF" w:rsidRPr="000665B4">
        <w:rPr>
          <w:rFonts w:ascii="宋体" w:eastAsia="宋体" w:hAnsi="宋体" w:hint="eastAsia"/>
          <w:b w:val="0"/>
        </w:rPr>
        <w:t>前置：</w:t>
      </w:r>
      <w:r w:rsidR="0035239B" w:rsidRPr="000665B4">
        <w:rPr>
          <w:rFonts w:ascii="宋体" w:eastAsia="宋体" w:hAnsi="宋体" w:hint="eastAsia"/>
          <w:b w:val="0"/>
        </w:rPr>
        <w:t>无</w:t>
      </w:r>
      <w:bookmarkEnd w:id="197"/>
    </w:p>
    <w:p w:rsidR="00BB51E3" w:rsidRPr="000665B4" w:rsidRDefault="00BB51E3" w:rsidP="00BB51E3">
      <w:pPr>
        <w:rPr>
          <w:rFonts w:ascii="宋体" w:eastAsia="宋体" w:hAnsi="宋体"/>
        </w:rPr>
      </w:pPr>
      <w:r w:rsidRPr="000665B4">
        <w:rPr>
          <w:rFonts w:ascii="宋体" w:eastAsia="宋体" w:hAnsi="宋体" w:hint="eastAsia"/>
        </w:rPr>
        <w:t>2018杭电暑期多校3</w:t>
      </w:r>
      <w:r w:rsidRPr="000665B4">
        <w:rPr>
          <w:rFonts w:ascii="宋体" w:eastAsia="宋体" w:hAnsi="宋体"/>
        </w:rPr>
        <w:t>D</w:t>
      </w:r>
      <w:r w:rsidRPr="000665B4">
        <w:rPr>
          <w:rFonts w:ascii="宋体" w:eastAsia="宋体" w:hAnsi="宋体" w:hint="eastAsia"/>
        </w:rPr>
        <w:t>-</w:t>
      </w:r>
      <w:r w:rsidRPr="000665B4">
        <w:rPr>
          <w:rFonts w:ascii="宋体" w:eastAsia="宋体" w:hAnsi="宋体"/>
        </w:rPr>
        <w:t>HDU6322</w:t>
      </w:r>
      <w:r w:rsidRPr="000665B4">
        <w:rPr>
          <w:rFonts w:ascii="宋体" w:eastAsia="宋体" w:hAnsi="宋体" w:hint="eastAsia"/>
        </w:rPr>
        <w:t>-</w:t>
      </w:r>
      <w:r w:rsidRPr="000665B4">
        <w:rPr>
          <w:rFonts w:ascii="宋体" w:eastAsia="宋体" w:hAnsi="宋体"/>
        </w:rPr>
        <w:t>Euler Function</w:t>
      </w:r>
    </w:p>
    <w:p w:rsidR="00BB51E3" w:rsidRPr="000665B4" w:rsidRDefault="00BB51E3" w:rsidP="00BB51E3">
      <w:pPr>
        <w:rPr>
          <w:rFonts w:ascii="宋体" w:eastAsia="宋体" w:hAnsi="宋体"/>
        </w:rPr>
      </w:pPr>
      <w:r w:rsidRPr="000665B4">
        <w:rPr>
          <w:rFonts w:ascii="宋体" w:eastAsia="宋体" w:hAnsi="宋体" w:hint="eastAsia"/>
        </w:rPr>
        <w:t>【题意】</w:t>
      </w:r>
    </w:p>
    <w:p w:rsidR="00141DCC" w:rsidRPr="000665B4" w:rsidRDefault="00141DCC" w:rsidP="00BB51E3">
      <w:pPr>
        <w:rPr>
          <w:rFonts w:ascii="宋体" w:eastAsia="宋体" w:hAnsi="宋体"/>
        </w:rPr>
      </w:pPr>
      <w:r w:rsidRPr="000665B4">
        <w:rPr>
          <w:rFonts w:ascii="宋体" w:eastAsia="宋体" w:hAnsi="宋体" w:hint="eastAsia"/>
        </w:rPr>
        <w:t>【TAG】数论 欧拉函数</w:t>
      </w:r>
    </w:p>
    <w:p w:rsidR="00BB51E3" w:rsidRPr="000665B4" w:rsidRDefault="00BB51E3" w:rsidP="00BB51E3">
      <w:pPr>
        <w:rPr>
          <w:rFonts w:ascii="宋体" w:eastAsia="宋体" w:hAnsi="宋体"/>
        </w:rPr>
      </w:pPr>
      <w:r w:rsidRPr="000665B4">
        <w:rPr>
          <w:rFonts w:ascii="宋体" w:eastAsia="宋体" w:hAnsi="宋体" w:hint="eastAsia"/>
        </w:rPr>
        <w:t>【题解】</w:t>
      </w:r>
    </w:p>
    <w:p w:rsidR="00556AF6" w:rsidRPr="000665B4" w:rsidRDefault="00BB51E3" w:rsidP="00556AF6">
      <w:pPr>
        <w:rPr>
          <w:rFonts w:ascii="宋体" w:eastAsia="宋体" w:hAnsi="宋体"/>
        </w:rPr>
      </w:pPr>
      <w:r w:rsidRPr="000665B4">
        <w:rPr>
          <w:rFonts w:ascii="宋体" w:eastAsia="宋体" w:hAnsi="宋体" w:hint="eastAsia"/>
        </w:rPr>
        <w:t>【代码】</w:t>
      </w:r>
    </w:p>
    <w:p w:rsidR="00141DCC" w:rsidRPr="000665B4" w:rsidRDefault="00141DCC" w:rsidP="00141DCC">
      <w:pPr>
        <w:pStyle w:val="3"/>
        <w:rPr>
          <w:rFonts w:ascii="宋体" w:eastAsia="宋体" w:hAnsi="宋体"/>
          <w:b w:val="0"/>
        </w:rPr>
      </w:pPr>
      <w:bookmarkStart w:id="198" w:name="_Toc524383099"/>
      <w:r w:rsidRPr="000665B4">
        <w:rPr>
          <w:rFonts w:ascii="宋体" w:eastAsia="宋体" w:hAnsi="宋体" w:hint="eastAsia"/>
          <w:b w:val="0"/>
        </w:rPr>
        <w:t>（队友AC）签到题-前置：无</w:t>
      </w:r>
      <w:bookmarkEnd w:id="198"/>
    </w:p>
    <w:p w:rsidR="00141DCC" w:rsidRPr="000665B4" w:rsidRDefault="00141DCC" w:rsidP="00556AF6">
      <w:pPr>
        <w:rPr>
          <w:rFonts w:ascii="宋体" w:eastAsia="宋体" w:hAnsi="宋体"/>
        </w:rPr>
      </w:pPr>
      <w:r w:rsidRPr="000665B4">
        <w:rPr>
          <w:rFonts w:ascii="宋体" w:eastAsia="宋体" w:hAnsi="宋体"/>
        </w:rPr>
        <w:t>2018</w:t>
      </w:r>
      <w:r w:rsidRPr="000665B4">
        <w:rPr>
          <w:rFonts w:ascii="宋体" w:eastAsia="宋体" w:hAnsi="宋体" w:hint="eastAsia"/>
        </w:rPr>
        <w:t>杭电</w:t>
      </w:r>
      <w:r w:rsidRPr="000665B4">
        <w:rPr>
          <w:rFonts w:ascii="宋体" w:eastAsia="宋体" w:hAnsi="宋体"/>
        </w:rPr>
        <w:t>暑期多校</w:t>
      </w:r>
      <w:r w:rsidRPr="000665B4">
        <w:rPr>
          <w:rFonts w:ascii="宋体" w:eastAsia="宋体" w:hAnsi="宋体" w:hint="eastAsia"/>
        </w:rPr>
        <w:t>4</w:t>
      </w:r>
      <w:r w:rsidRPr="000665B4">
        <w:rPr>
          <w:rFonts w:ascii="宋体" w:eastAsia="宋体" w:hAnsi="宋体"/>
        </w:rPr>
        <w:t>L</w:t>
      </w:r>
      <w:r w:rsidRPr="000665B4">
        <w:rPr>
          <w:rFonts w:ascii="宋体" w:eastAsia="宋体" w:hAnsi="宋体" w:hint="eastAsia"/>
        </w:rPr>
        <w:t>-</w:t>
      </w:r>
      <w:r w:rsidRPr="000665B4">
        <w:rPr>
          <w:rFonts w:ascii="宋体" w:eastAsia="宋体" w:hAnsi="宋体"/>
        </w:rPr>
        <w:t>HDU6343</w:t>
      </w:r>
      <w:r w:rsidRPr="000665B4">
        <w:rPr>
          <w:rFonts w:ascii="宋体" w:eastAsia="宋体" w:hAnsi="宋体" w:hint="eastAsia"/>
        </w:rPr>
        <w:t>-</w:t>
      </w:r>
      <w:r w:rsidRPr="000665B4">
        <w:rPr>
          <w:rFonts w:ascii="宋体" w:eastAsia="宋体" w:hAnsi="宋体"/>
        </w:rPr>
        <w:t>Graph Theory Homework</w:t>
      </w:r>
    </w:p>
    <w:p w:rsidR="00141DCC" w:rsidRPr="000665B4" w:rsidRDefault="00141DCC" w:rsidP="00556AF6">
      <w:pPr>
        <w:rPr>
          <w:rFonts w:ascii="宋体" w:eastAsia="宋体" w:hAnsi="宋体"/>
        </w:rPr>
      </w:pPr>
      <w:r w:rsidRPr="000665B4">
        <w:rPr>
          <w:rFonts w:ascii="宋体" w:eastAsia="宋体" w:hAnsi="宋体" w:hint="eastAsia"/>
        </w:rPr>
        <w:t>【题意】</w:t>
      </w:r>
    </w:p>
    <w:p w:rsidR="00141DCC" w:rsidRPr="000665B4" w:rsidRDefault="00141DCC" w:rsidP="00556AF6">
      <w:pPr>
        <w:rPr>
          <w:rFonts w:ascii="宋体" w:eastAsia="宋体" w:hAnsi="宋体"/>
        </w:rPr>
      </w:pPr>
      <w:r w:rsidRPr="000665B4">
        <w:rPr>
          <w:rFonts w:ascii="宋体" w:eastAsia="宋体" w:hAnsi="宋体" w:hint="eastAsia"/>
        </w:rPr>
        <w:t>【TAG】数学 最短路</w:t>
      </w:r>
      <w:r w:rsidR="00FF7930" w:rsidRPr="000665B4">
        <w:rPr>
          <w:rFonts w:ascii="宋体" w:eastAsia="宋体" w:hAnsi="宋体" w:hint="eastAsia"/>
        </w:rPr>
        <w:t xml:space="preserve"> 签到题</w:t>
      </w:r>
    </w:p>
    <w:p w:rsidR="00141DCC" w:rsidRPr="000665B4" w:rsidRDefault="00141DCC" w:rsidP="00556AF6">
      <w:pPr>
        <w:rPr>
          <w:rFonts w:ascii="宋体" w:eastAsia="宋体" w:hAnsi="宋体"/>
        </w:rPr>
      </w:pPr>
      <w:r w:rsidRPr="000665B4">
        <w:rPr>
          <w:rFonts w:ascii="宋体" w:eastAsia="宋体" w:hAnsi="宋体" w:hint="eastAsia"/>
        </w:rPr>
        <w:t>【题解】</w:t>
      </w:r>
    </w:p>
    <w:p w:rsidR="00141DCC" w:rsidRPr="000665B4" w:rsidRDefault="00141DCC" w:rsidP="00556AF6">
      <w:pPr>
        <w:rPr>
          <w:rFonts w:ascii="宋体" w:eastAsia="宋体" w:hAnsi="宋体"/>
        </w:rPr>
      </w:pPr>
      <w:r w:rsidRPr="000665B4">
        <w:rPr>
          <w:rFonts w:ascii="宋体" w:eastAsia="宋体" w:hAnsi="宋体" w:hint="eastAsia"/>
        </w:rPr>
        <w:t>【代码】</w:t>
      </w:r>
    </w:p>
    <w:p w:rsidR="00FF7930" w:rsidRPr="000665B4" w:rsidRDefault="00FF7930" w:rsidP="00FF7930">
      <w:pPr>
        <w:pStyle w:val="3"/>
        <w:rPr>
          <w:rFonts w:ascii="宋体" w:eastAsia="宋体" w:hAnsi="宋体"/>
          <w:b w:val="0"/>
        </w:rPr>
      </w:pPr>
      <w:bookmarkStart w:id="199" w:name="_Toc524383100"/>
      <w:r w:rsidRPr="000665B4">
        <w:rPr>
          <w:rFonts w:ascii="宋体" w:eastAsia="宋体" w:hAnsi="宋体" w:hint="eastAsia"/>
          <w:b w:val="0"/>
        </w:rPr>
        <w:lastRenderedPageBreak/>
        <w:t>（队友AC）签到题-前置：无</w:t>
      </w:r>
      <w:bookmarkEnd w:id="199"/>
    </w:p>
    <w:p w:rsidR="00FF7930" w:rsidRPr="000665B4" w:rsidRDefault="00FF7930" w:rsidP="00556AF6">
      <w:pPr>
        <w:rPr>
          <w:rFonts w:ascii="宋体" w:eastAsia="宋体" w:hAnsi="宋体"/>
        </w:rPr>
      </w:pPr>
      <w:r w:rsidRPr="000665B4">
        <w:rPr>
          <w:rFonts w:ascii="宋体" w:eastAsia="宋体" w:hAnsi="宋体" w:hint="eastAsia"/>
        </w:rPr>
        <w:t>2018杭电暑期多校2J-</w:t>
      </w:r>
      <w:r w:rsidRPr="000665B4">
        <w:rPr>
          <w:rFonts w:ascii="宋体" w:eastAsia="宋体" w:hAnsi="宋体"/>
        </w:rPr>
        <w:t>HDU6318</w:t>
      </w:r>
      <w:r w:rsidRPr="000665B4">
        <w:rPr>
          <w:rFonts w:ascii="宋体" w:eastAsia="宋体" w:hAnsi="宋体" w:hint="eastAsia"/>
        </w:rPr>
        <w:t>-</w:t>
      </w:r>
      <w:r w:rsidRPr="000665B4">
        <w:rPr>
          <w:rFonts w:ascii="宋体" w:eastAsia="宋体" w:hAnsi="宋体"/>
        </w:rPr>
        <w:t>Swaps and Inversions</w:t>
      </w:r>
    </w:p>
    <w:p w:rsidR="00FF7930" w:rsidRPr="000665B4" w:rsidRDefault="00FF7930" w:rsidP="00556AF6">
      <w:pPr>
        <w:rPr>
          <w:rFonts w:ascii="宋体" w:eastAsia="宋体" w:hAnsi="宋体"/>
        </w:rPr>
      </w:pPr>
      <w:r w:rsidRPr="000665B4">
        <w:rPr>
          <w:rFonts w:ascii="宋体" w:eastAsia="宋体" w:hAnsi="宋体" w:hint="eastAsia"/>
        </w:rPr>
        <w:t>【题意】</w:t>
      </w:r>
    </w:p>
    <w:p w:rsidR="00FF7930" w:rsidRPr="000665B4" w:rsidRDefault="00FF7930" w:rsidP="00556AF6">
      <w:pPr>
        <w:rPr>
          <w:rFonts w:ascii="宋体" w:eastAsia="宋体" w:hAnsi="宋体"/>
        </w:rPr>
      </w:pPr>
      <w:r w:rsidRPr="000665B4">
        <w:rPr>
          <w:rFonts w:ascii="宋体" w:eastAsia="宋体" w:hAnsi="宋体" w:hint="eastAsia"/>
        </w:rPr>
        <w:t>【TAG】逆序对 签到题</w:t>
      </w:r>
    </w:p>
    <w:p w:rsidR="00FF7930" w:rsidRPr="000665B4" w:rsidRDefault="00FF7930" w:rsidP="00556AF6">
      <w:pPr>
        <w:rPr>
          <w:rFonts w:ascii="宋体" w:eastAsia="宋体" w:hAnsi="宋体"/>
        </w:rPr>
      </w:pPr>
      <w:r w:rsidRPr="000665B4">
        <w:rPr>
          <w:rFonts w:ascii="宋体" w:eastAsia="宋体" w:hAnsi="宋体" w:hint="eastAsia"/>
        </w:rPr>
        <w:t>【题解】</w:t>
      </w:r>
    </w:p>
    <w:p w:rsidR="00FF7930" w:rsidRPr="000665B4" w:rsidRDefault="00FF7930" w:rsidP="00556AF6">
      <w:pPr>
        <w:rPr>
          <w:rFonts w:ascii="宋体" w:eastAsia="宋体" w:hAnsi="宋体"/>
        </w:rPr>
      </w:pPr>
      <w:r w:rsidRPr="000665B4">
        <w:rPr>
          <w:rFonts w:ascii="宋体" w:eastAsia="宋体" w:hAnsi="宋体" w:hint="eastAsia"/>
        </w:rPr>
        <w:t>【代码】</w:t>
      </w:r>
    </w:p>
    <w:p w:rsidR="00201025" w:rsidRPr="000665B4" w:rsidRDefault="00201025" w:rsidP="00201025">
      <w:pPr>
        <w:pStyle w:val="3"/>
        <w:rPr>
          <w:rFonts w:ascii="宋体" w:eastAsia="宋体" w:hAnsi="宋体"/>
          <w:b w:val="0"/>
        </w:rPr>
      </w:pPr>
      <w:bookmarkStart w:id="200" w:name="_Toc524383101"/>
      <w:r w:rsidRPr="000665B4">
        <w:rPr>
          <w:rFonts w:ascii="宋体" w:eastAsia="宋体" w:hAnsi="宋体" w:hint="eastAsia"/>
          <w:b w:val="0"/>
        </w:rPr>
        <w:t>（队友AC）签到题-前置：无</w:t>
      </w:r>
      <w:bookmarkEnd w:id="200"/>
    </w:p>
    <w:p w:rsidR="00201025" w:rsidRPr="000665B4" w:rsidRDefault="00201025" w:rsidP="00556AF6">
      <w:pPr>
        <w:rPr>
          <w:rFonts w:ascii="宋体" w:eastAsia="宋体" w:hAnsi="宋体"/>
        </w:rPr>
      </w:pPr>
      <w:r w:rsidRPr="000665B4">
        <w:rPr>
          <w:rFonts w:ascii="宋体" w:eastAsia="宋体" w:hAnsi="宋体" w:hint="eastAsia"/>
        </w:rPr>
        <w:t>2018杭电暑期多校1A-</w:t>
      </w:r>
      <w:r w:rsidRPr="000665B4">
        <w:rPr>
          <w:rFonts w:ascii="宋体" w:eastAsia="宋体" w:hAnsi="宋体"/>
        </w:rPr>
        <w:t>HDU6298</w:t>
      </w:r>
      <w:r w:rsidRPr="000665B4">
        <w:rPr>
          <w:rFonts w:ascii="宋体" w:eastAsia="宋体" w:hAnsi="宋体" w:hint="eastAsia"/>
        </w:rPr>
        <w:t>-</w:t>
      </w:r>
      <w:r w:rsidRPr="000665B4">
        <w:rPr>
          <w:rFonts w:ascii="宋体" w:eastAsia="宋体" w:hAnsi="宋体"/>
        </w:rPr>
        <w:t>Maximum Multiple</w:t>
      </w:r>
    </w:p>
    <w:p w:rsidR="00201025" w:rsidRPr="000665B4" w:rsidRDefault="00201025" w:rsidP="00556AF6">
      <w:pPr>
        <w:rPr>
          <w:rFonts w:ascii="宋体" w:eastAsia="宋体" w:hAnsi="宋体"/>
        </w:rPr>
      </w:pPr>
      <w:r w:rsidRPr="000665B4">
        <w:rPr>
          <w:rFonts w:ascii="宋体" w:eastAsia="宋体" w:hAnsi="宋体" w:hint="eastAsia"/>
        </w:rPr>
        <w:t>【题意】</w:t>
      </w:r>
    </w:p>
    <w:p w:rsidR="00201025" w:rsidRPr="000665B4" w:rsidRDefault="00201025" w:rsidP="00556AF6">
      <w:pPr>
        <w:rPr>
          <w:rFonts w:ascii="宋体" w:eastAsia="宋体" w:hAnsi="宋体"/>
        </w:rPr>
      </w:pPr>
      <w:r w:rsidRPr="000665B4">
        <w:rPr>
          <w:rFonts w:ascii="宋体" w:eastAsia="宋体" w:hAnsi="宋体" w:hint="eastAsia"/>
        </w:rPr>
        <w:t>【TAG】数论 签到题</w:t>
      </w:r>
    </w:p>
    <w:p w:rsidR="00201025" w:rsidRPr="000665B4" w:rsidRDefault="00201025" w:rsidP="00556AF6">
      <w:pPr>
        <w:rPr>
          <w:rFonts w:ascii="宋体" w:eastAsia="宋体" w:hAnsi="宋体"/>
        </w:rPr>
      </w:pPr>
      <w:r w:rsidRPr="000665B4">
        <w:rPr>
          <w:rFonts w:ascii="宋体" w:eastAsia="宋体" w:hAnsi="宋体" w:hint="eastAsia"/>
        </w:rPr>
        <w:t>【题解】</w:t>
      </w:r>
    </w:p>
    <w:p w:rsidR="00446FB4" w:rsidRPr="000665B4" w:rsidRDefault="00201025" w:rsidP="00446FB4">
      <w:pPr>
        <w:rPr>
          <w:rFonts w:ascii="宋体" w:eastAsia="宋体" w:hAnsi="宋体"/>
        </w:rPr>
      </w:pPr>
      <w:r w:rsidRPr="000665B4">
        <w:rPr>
          <w:rFonts w:ascii="宋体" w:eastAsia="宋体" w:hAnsi="宋体" w:hint="eastAsia"/>
        </w:rPr>
        <w:t>【代码】</w:t>
      </w:r>
    </w:p>
    <w:p w:rsidR="00201025" w:rsidRPr="000665B4" w:rsidRDefault="00553F71" w:rsidP="00446FB4">
      <w:pPr>
        <w:pStyle w:val="3"/>
        <w:rPr>
          <w:rFonts w:ascii="宋体" w:eastAsia="宋体" w:hAnsi="宋体"/>
        </w:rPr>
      </w:pPr>
      <w:bookmarkStart w:id="201" w:name="_Toc524383102"/>
      <w:r w:rsidRPr="000665B4">
        <w:rPr>
          <w:rFonts w:ascii="宋体" w:eastAsia="宋体" w:hAnsi="宋体" w:hint="eastAsia"/>
          <w:b w:val="0"/>
        </w:rPr>
        <w:t>（队友AC）签到题-前置：无</w:t>
      </w:r>
      <w:bookmarkEnd w:id="201"/>
    </w:p>
    <w:p w:rsidR="00553F71" w:rsidRPr="000665B4" w:rsidRDefault="00553F71" w:rsidP="00556AF6">
      <w:pPr>
        <w:rPr>
          <w:rFonts w:ascii="宋体" w:eastAsia="宋体" w:hAnsi="宋体"/>
        </w:rPr>
      </w:pPr>
      <w:r w:rsidRPr="000665B4">
        <w:rPr>
          <w:rFonts w:ascii="宋体" w:eastAsia="宋体" w:hAnsi="宋体" w:hint="eastAsia"/>
        </w:rPr>
        <w:t>牛客网2018暑期多校3</w:t>
      </w:r>
      <w:r w:rsidRPr="000665B4">
        <w:rPr>
          <w:rFonts w:ascii="宋体" w:eastAsia="宋体" w:hAnsi="宋体"/>
        </w:rPr>
        <w:t>H</w:t>
      </w:r>
      <w:r w:rsidRPr="000665B4">
        <w:rPr>
          <w:rFonts w:ascii="宋体" w:eastAsia="宋体" w:hAnsi="宋体" w:hint="eastAsia"/>
        </w:rPr>
        <w:t>-</w:t>
      </w:r>
      <w:r w:rsidRPr="000665B4">
        <w:rPr>
          <w:rFonts w:ascii="宋体" w:eastAsia="宋体" w:hAnsi="宋体"/>
        </w:rPr>
        <w:t>Diff-Prime Pairs</w:t>
      </w:r>
    </w:p>
    <w:p w:rsidR="00553F71" w:rsidRPr="000665B4" w:rsidRDefault="00553F71" w:rsidP="00556AF6">
      <w:pPr>
        <w:rPr>
          <w:rFonts w:ascii="宋体" w:eastAsia="宋体" w:hAnsi="宋体"/>
        </w:rPr>
      </w:pPr>
      <w:r w:rsidRPr="000665B4">
        <w:rPr>
          <w:rFonts w:ascii="宋体" w:eastAsia="宋体" w:hAnsi="宋体" w:hint="eastAsia"/>
        </w:rPr>
        <w:t>【题意】</w:t>
      </w:r>
    </w:p>
    <w:p w:rsidR="00553F71" w:rsidRPr="000665B4" w:rsidRDefault="00553F71" w:rsidP="00556AF6">
      <w:pPr>
        <w:rPr>
          <w:rFonts w:ascii="宋体" w:eastAsia="宋体" w:hAnsi="宋体"/>
        </w:rPr>
      </w:pPr>
      <w:r w:rsidRPr="000665B4">
        <w:rPr>
          <w:rFonts w:ascii="宋体" w:eastAsia="宋体" w:hAnsi="宋体" w:hint="eastAsia"/>
        </w:rPr>
        <w:t>【TAG】数论 签到题</w:t>
      </w:r>
    </w:p>
    <w:p w:rsidR="00553F71" w:rsidRPr="000665B4" w:rsidRDefault="00553F71" w:rsidP="00556AF6">
      <w:pPr>
        <w:rPr>
          <w:rFonts w:ascii="宋体" w:eastAsia="宋体" w:hAnsi="宋体"/>
        </w:rPr>
      </w:pPr>
      <w:r w:rsidRPr="000665B4">
        <w:rPr>
          <w:rFonts w:ascii="宋体" w:eastAsia="宋体" w:hAnsi="宋体" w:hint="eastAsia"/>
        </w:rPr>
        <w:t>【题解】</w:t>
      </w:r>
    </w:p>
    <w:p w:rsidR="00553F71" w:rsidRPr="000665B4" w:rsidRDefault="00553F71" w:rsidP="00556AF6">
      <w:pPr>
        <w:rPr>
          <w:rFonts w:ascii="宋体" w:eastAsia="宋体" w:hAnsi="宋体"/>
        </w:rPr>
      </w:pPr>
      <w:r w:rsidRPr="000665B4">
        <w:rPr>
          <w:rFonts w:ascii="宋体" w:eastAsia="宋体" w:hAnsi="宋体" w:hint="eastAsia"/>
        </w:rPr>
        <w:t>【代码】</w:t>
      </w:r>
    </w:p>
    <w:p w:rsidR="00BD43E0" w:rsidRPr="000665B4" w:rsidRDefault="00BD43E0" w:rsidP="00BD43E0">
      <w:pPr>
        <w:pStyle w:val="3"/>
        <w:rPr>
          <w:rFonts w:ascii="宋体" w:eastAsia="宋体" w:hAnsi="宋体"/>
          <w:b w:val="0"/>
        </w:rPr>
      </w:pPr>
      <w:bookmarkStart w:id="202" w:name="_Toc524383103"/>
      <w:r w:rsidRPr="000665B4">
        <w:rPr>
          <w:rFonts w:ascii="宋体" w:eastAsia="宋体" w:hAnsi="宋体" w:hint="eastAsia"/>
          <w:b w:val="0"/>
        </w:rPr>
        <w:t>银牌题-前置：无</w:t>
      </w:r>
      <w:bookmarkEnd w:id="202"/>
    </w:p>
    <w:p w:rsidR="00BD43E0" w:rsidRPr="000665B4" w:rsidRDefault="00BD43E0" w:rsidP="00556AF6">
      <w:pPr>
        <w:rPr>
          <w:rFonts w:ascii="宋体" w:eastAsia="宋体" w:hAnsi="宋体"/>
        </w:rPr>
      </w:pPr>
      <w:r w:rsidRPr="000665B4">
        <w:rPr>
          <w:rFonts w:ascii="宋体" w:eastAsia="宋体" w:hAnsi="宋体" w:hint="eastAsia"/>
        </w:rPr>
        <w:t>2</w:t>
      </w:r>
      <w:r w:rsidRPr="000665B4">
        <w:rPr>
          <w:rFonts w:ascii="宋体" w:eastAsia="宋体" w:hAnsi="宋体"/>
        </w:rPr>
        <w:t>018</w:t>
      </w:r>
      <w:r w:rsidRPr="000665B4">
        <w:rPr>
          <w:rFonts w:ascii="宋体" w:eastAsia="宋体" w:hAnsi="宋体" w:hint="eastAsia"/>
        </w:rPr>
        <w:t>杭电暑期多校2</w:t>
      </w:r>
      <w:r w:rsidRPr="000665B4">
        <w:rPr>
          <w:rFonts w:ascii="宋体" w:eastAsia="宋体" w:hAnsi="宋体"/>
        </w:rPr>
        <w:t>F</w:t>
      </w:r>
      <w:r w:rsidRPr="000665B4">
        <w:rPr>
          <w:rFonts w:ascii="宋体" w:eastAsia="宋体" w:hAnsi="宋体" w:hint="eastAsia"/>
        </w:rPr>
        <w:t>-</w:t>
      </w:r>
      <w:r w:rsidRPr="000665B4">
        <w:rPr>
          <w:rFonts w:ascii="宋体" w:eastAsia="宋体" w:hAnsi="宋体"/>
        </w:rPr>
        <w:t>HDU6314</w:t>
      </w:r>
      <w:r w:rsidRPr="000665B4">
        <w:rPr>
          <w:rFonts w:ascii="宋体" w:eastAsia="宋体" w:hAnsi="宋体" w:hint="eastAsia"/>
        </w:rPr>
        <w:t>-</w:t>
      </w:r>
      <w:r w:rsidRPr="000665B4">
        <w:rPr>
          <w:rFonts w:ascii="宋体" w:eastAsia="宋体" w:hAnsi="宋体"/>
        </w:rPr>
        <w:t>Matrix</w:t>
      </w:r>
    </w:p>
    <w:p w:rsidR="00BD43E0" w:rsidRPr="000665B4" w:rsidRDefault="00BD43E0" w:rsidP="00556AF6">
      <w:pPr>
        <w:rPr>
          <w:rFonts w:ascii="宋体" w:eastAsia="宋体" w:hAnsi="宋体"/>
        </w:rPr>
      </w:pPr>
      <w:r w:rsidRPr="000665B4">
        <w:rPr>
          <w:rFonts w:ascii="宋体" w:eastAsia="宋体" w:hAnsi="宋体" w:hint="eastAsia"/>
        </w:rPr>
        <w:t>【题意】</w:t>
      </w:r>
    </w:p>
    <w:p w:rsidR="00BD43E0" w:rsidRPr="000665B4" w:rsidRDefault="00BD43E0" w:rsidP="00556AF6">
      <w:pPr>
        <w:rPr>
          <w:rFonts w:ascii="宋体" w:eastAsia="宋体" w:hAnsi="宋体"/>
        </w:rPr>
      </w:pPr>
      <w:r w:rsidRPr="000665B4">
        <w:rPr>
          <w:rFonts w:ascii="宋体" w:eastAsia="宋体" w:hAnsi="宋体" w:hint="eastAsia"/>
        </w:rPr>
        <w:t>【TAG】容斥 组合数</w:t>
      </w:r>
    </w:p>
    <w:p w:rsidR="00BD43E0" w:rsidRPr="000665B4" w:rsidRDefault="00BD43E0" w:rsidP="00556AF6">
      <w:pPr>
        <w:rPr>
          <w:rFonts w:ascii="宋体" w:eastAsia="宋体" w:hAnsi="宋体"/>
        </w:rPr>
      </w:pPr>
      <w:r w:rsidRPr="000665B4">
        <w:rPr>
          <w:rFonts w:ascii="宋体" w:eastAsia="宋体" w:hAnsi="宋体" w:hint="eastAsia"/>
        </w:rPr>
        <w:t>【题解】</w:t>
      </w:r>
    </w:p>
    <w:p w:rsidR="00BD43E0" w:rsidRPr="000665B4" w:rsidRDefault="00BD43E0" w:rsidP="00556AF6">
      <w:pPr>
        <w:rPr>
          <w:rFonts w:ascii="宋体" w:eastAsia="宋体" w:hAnsi="宋体"/>
        </w:rPr>
      </w:pPr>
      <w:r w:rsidRPr="000665B4">
        <w:rPr>
          <w:rFonts w:ascii="宋体" w:eastAsia="宋体" w:hAnsi="宋体" w:hint="eastAsia"/>
        </w:rPr>
        <w:t>【代码】</w:t>
      </w:r>
    </w:p>
    <w:p w:rsidR="002E35D1" w:rsidRPr="000665B4" w:rsidRDefault="002E35D1" w:rsidP="002E35D1">
      <w:pPr>
        <w:pStyle w:val="3"/>
        <w:rPr>
          <w:rFonts w:ascii="宋体" w:eastAsia="宋体" w:hAnsi="宋体"/>
          <w:b w:val="0"/>
        </w:rPr>
      </w:pPr>
      <w:bookmarkStart w:id="203" w:name="_Toc524383104"/>
      <w:r w:rsidRPr="000665B4">
        <w:rPr>
          <w:rFonts w:ascii="宋体" w:eastAsia="宋体" w:hAnsi="宋体" w:hint="eastAsia"/>
          <w:b w:val="0"/>
        </w:rPr>
        <w:t>金牌题-前置：莫比乌斯反演/伯努利数/卷积/NTT</w:t>
      </w:r>
      <w:bookmarkEnd w:id="203"/>
    </w:p>
    <w:p w:rsidR="002E35D1" w:rsidRPr="000665B4" w:rsidRDefault="002E35D1" w:rsidP="00556AF6">
      <w:pPr>
        <w:rPr>
          <w:rFonts w:ascii="宋体" w:eastAsia="宋体" w:hAnsi="宋体"/>
        </w:rPr>
      </w:pPr>
      <w:r w:rsidRPr="000665B4">
        <w:rPr>
          <w:rFonts w:ascii="宋体" w:eastAsia="宋体" w:hAnsi="宋体"/>
        </w:rPr>
        <w:t>2018</w:t>
      </w:r>
      <w:r w:rsidRPr="000665B4">
        <w:rPr>
          <w:rFonts w:ascii="宋体" w:eastAsia="宋体" w:hAnsi="宋体" w:hint="eastAsia"/>
        </w:rPr>
        <w:t>杭电暑期多校4I-</w:t>
      </w:r>
      <w:r w:rsidRPr="000665B4">
        <w:rPr>
          <w:rFonts w:ascii="宋体" w:eastAsia="宋体" w:hAnsi="宋体"/>
        </w:rPr>
        <w:t>HDU6340</w:t>
      </w:r>
      <w:r w:rsidRPr="000665B4">
        <w:rPr>
          <w:rFonts w:ascii="宋体" w:eastAsia="宋体" w:hAnsi="宋体" w:hint="eastAsia"/>
        </w:rPr>
        <w:t>-</w:t>
      </w:r>
      <w:r w:rsidRPr="000665B4">
        <w:rPr>
          <w:rFonts w:ascii="宋体" w:eastAsia="宋体" w:hAnsi="宋体"/>
        </w:rPr>
        <w:t>Delightful Formulas</w:t>
      </w:r>
    </w:p>
    <w:p w:rsidR="002E35D1" w:rsidRPr="000665B4" w:rsidRDefault="002E35D1" w:rsidP="00556AF6">
      <w:pPr>
        <w:rPr>
          <w:rFonts w:ascii="宋体" w:eastAsia="宋体" w:hAnsi="宋体"/>
        </w:rPr>
      </w:pPr>
      <w:r w:rsidRPr="000665B4">
        <w:rPr>
          <w:rFonts w:ascii="宋体" w:eastAsia="宋体" w:hAnsi="宋体" w:hint="eastAsia"/>
        </w:rPr>
        <w:t>【题意】</w:t>
      </w:r>
    </w:p>
    <w:p w:rsidR="002E35D1" w:rsidRPr="000665B4" w:rsidRDefault="002E35D1" w:rsidP="00556AF6">
      <w:pPr>
        <w:rPr>
          <w:rFonts w:ascii="宋体" w:eastAsia="宋体" w:hAnsi="宋体"/>
        </w:rPr>
      </w:pPr>
      <w:r w:rsidRPr="000665B4">
        <w:rPr>
          <w:rFonts w:ascii="宋体" w:eastAsia="宋体" w:hAnsi="宋体" w:hint="eastAsia"/>
        </w:rPr>
        <w:t>【TAG】</w:t>
      </w:r>
    </w:p>
    <w:p w:rsidR="002E35D1" w:rsidRPr="000665B4" w:rsidRDefault="002E35D1" w:rsidP="00556AF6">
      <w:pPr>
        <w:rPr>
          <w:rFonts w:ascii="宋体" w:eastAsia="宋体" w:hAnsi="宋体"/>
        </w:rPr>
      </w:pPr>
      <w:r w:rsidRPr="000665B4">
        <w:rPr>
          <w:rFonts w:ascii="宋体" w:eastAsia="宋体" w:hAnsi="宋体" w:hint="eastAsia"/>
        </w:rPr>
        <w:t>【题解】</w:t>
      </w:r>
    </w:p>
    <w:p w:rsidR="002E35D1" w:rsidRPr="000665B4" w:rsidRDefault="002E35D1" w:rsidP="00556AF6">
      <w:pPr>
        <w:rPr>
          <w:rFonts w:ascii="宋体" w:eastAsia="宋体" w:hAnsi="宋体"/>
        </w:rPr>
      </w:pPr>
      <w:r w:rsidRPr="000665B4">
        <w:rPr>
          <w:rFonts w:ascii="宋体" w:eastAsia="宋体" w:hAnsi="宋体" w:hint="eastAsia"/>
        </w:rPr>
        <w:t>【代码】</w:t>
      </w:r>
    </w:p>
    <w:p w:rsidR="0070489F" w:rsidRPr="000665B4" w:rsidRDefault="0070489F" w:rsidP="0070489F">
      <w:pPr>
        <w:pStyle w:val="3"/>
        <w:rPr>
          <w:rFonts w:ascii="宋体" w:eastAsia="宋体" w:hAnsi="宋体"/>
          <w:b w:val="0"/>
        </w:rPr>
      </w:pPr>
      <w:bookmarkStart w:id="204" w:name="_Toc524383105"/>
      <w:r w:rsidRPr="000665B4">
        <w:rPr>
          <w:rFonts w:ascii="宋体" w:eastAsia="宋体" w:hAnsi="宋体" w:hint="eastAsia"/>
          <w:b w:val="0"/>
        </w:rPr>
        <w:lastRenderedPageBreak/>
        <w:t>金牌题-前置：多项式插值</w:t>
      </w:r>
      <w:bookmarkEnd w:id="204"/>
    </w:p>
    <w:p w:rsidR="0070489F" w:rsidRPr="000665B4" w:rsidRDefault="0070489F" w:rsidP="00556AF6">
      <w:pPr>
        <w:rPr>
          <w:rFonts w:ascii="宋体" w:eastAsia="宋体" w:hAnsi="宋体"/>
        </w:rPr>
      </w:pPr>
      <w:r w:rsidRPr="000665B4">
        <w:rPr>
          <w:rFonts w:ascii="宋体" w:eastAsia="宋体" w:hAnsi="宋体" w:hint="eastAsia"/>
        </w:rPr>
        <w:t>2018杭电暑期多校2B-</w:t>
      </w:r>
      <w:r w:rsidRPr="000665B4">
        <w:rPr>
          <w:rFonts w:ascii="宋体" w:eastAsia="宋体" w:hAnsi="宋体"/>
        </w:rPr>
        <w:t>HDU6310</w:t>
      </w:r>
      <w:r w:rsidRPr="000665B4">
        <w:rPr>
          <w:rFonts w:ascii="宋体" w:eastAsia="宋体" w:hAnsi="宋体" w:hint="eastAsia"/>
        </w:rPr>
        <w:t>-</w:t>
      </w:r>
      <w:r w:rsidRPr="000665B4">
        <w:rPr>
          <w:rFonts w:ascii="宋体" w:eastAsia="宋体" w:hAnsi="宋体"/>
        </w:rPr>
        <w:t>Counting Permutations</w:t>
      </w:r>
    </w:p>
    <w:p w:rsidR="0070489F" w:rsidRPr="000665B4" w:rsidRDefault="0070489F" w:rsidP="00556AF6">
      <w:pPr>
        <w:rPr>
          <w:rFonts w:ascii="宋体" w:eastAsia="宋体" w:hAnsi="宋体"/>
        </w:rPr>
      </w:pPr>
      <w:r w:rsidRPr="000665B4">
        <w:rPr>
          <w:rFonts w:ascii="宋体" w:eastAsia="宋体" w:hAnsi="宋体" w:hint="eastAsia"/>
        </w:rPr>
        <w:t>【题意】</w:t>
      </w:r>
    </w:p>
    <w:p w:rsidR="0070489F" w:rsidRPr="000665B4" w:rsidRDefault="0070489F" w:rsidP="00556AF6">
      <w:pPr>
        <w:rPr>
          <w:rFonts w:ascii="宋体" w:eastAsia="宋体" w:hAnsi="宋体"/>
        </w:rPr>
      </w:pPr>
      <w:r w:rsidRPr="000665B4">
        <w:rPr>
          <w:rFonts w:ascii="宋体" w:eastAsia="宋体" w:hAnsi="宋体" w:hint="eastAsia"/>
        </w:rPr>
        <w:t>【TAG】数学 多项式插值</w:t>
      </w:r>
    </w:p>
    <w:p w:rsidR="0070489F" w:rsidRPr="000665B4" w:rsidRDefault="0070489F" w:rsidP="00556AF6">
      <w:pPr>
        <w:rPr>
          <w:rFonts w:ascii="宋体" w:eastAsia="宋体" w:hAnsi="宋体"/>
        </w:rPr>
      </w:pPr>
      <w:r w:rsidRPr="000665B4">
        <w:rPr>
          <w:rFonts w:ascii="宋体" w:eastAsia="宋体" w:hAnsi="宋体" w:hint="eastAsia"/>
        </w:rPr>
        <w:t>【题解】</w:t>
      </w:r>
    </w:p>
    <w:p w:rsidR="0070489F" w:rsidRPr="000665B4" w:rsidRDefault="0070489F" w:rsidP="00556AF6">
      <w:pPr>
        <w:rPr>
          <w:rFonts w:ascii="宋体" w:eastAsia="宋体" w:hAnsi="宋体"/>
        </w:rPr>
      </w:pPr>
      <w:r w:rsidRPr="000665B4">
        <w:rPr>
          <w:rFonts w:ascii="宋体" w:eastAsia="宋体" w:hAnsi="宋体" w:hint="eastAsia"/>
        </w:rPr>
        <w:t>【代码】</w:t>
      </w:r>
    </w:p>
    <w:p w:rsidR="00FF7930" w:rsidRPr="000665B4" w:rsidRDefault="00FF7930" w:rsidP="00FF7930">
      <w:pPr>
        <w:pStyle w:val="3"/>
        <w:rPr>
          <w:rFonts w:ascii="宋体" w:eastAsia="宋体" w:hAnsi="宋体"/>
          <w:b w:val="0"/>
        </w:rPr>
      </w:pPr>
      <w:bookmarkStart w:id="205" w:name="_Toc524383106"/>
      <w:r w:rsidRPr="000665B4">
        <w:rPr>
          <w:rFonts w:ascii="宋体" w:eastAsia="宋体" w:hAnsi="宋体" w:hint="eastAsia"/>
          <w:b w:val="0"/>
        </w:rPr>
        <w:t>金牌题-前置：Freshman</w:t>
      </w:r>
      <w:r w:rsidRPr="000665B4">
        <w:rPr>
          <w:rFonts w:ascii="宋体" w:eastAsia="宋体" w:hAnsi="宋体"/>
          <w:b w:val="0"/>
        </w:rPr>
        <w:t>’s Dream</w:t>
      </w:r>
      <w:bookmarkEnd w:id="205"/>
    </w:p>
    <w:p w:rsidR="00FF7930" w:rsidRPr="000665B4" w:rsidRDefault="00FF7930" w:rsidP="00556AF6">
      <w:pPr>
        <w:rPr>
          <w:rFonts w:ascii="宋体" w:eastAsia="宋体" w:hAnsi="宋体"/>
        </w:rPr>
      </w:pPr>
      <w:r w:rsidRPr="000665B4">
        <w:rPr>
          <w:rFonts w:ascii="宋体" w:eastAsia="宋体" w:hAnsi="宋体"/>
        </w:rPr>
        <w:t>2018</w:t>
      </w:r>
      <w:r w:rsidRPr="000665B4">
        <w:rPr>
          <w:rFonts w:ascii="宋体" w:eastAsia="宋体" w:hAnsi="宋体" w:hint="eastAsia"/>
        </w:rPr>
        <w:t>杭电暑期多校2</w:t>
      </w:r>
      <w:r w:rsidRPr="000665B4">
        <w:rPr>
          <w:rFonts w:ascii="宋体" w:eastAsia="宋体" w:hAnsi="宋体"/>
        </w:rPr>
        <w:t>H</w:t>
      </w:r>
      <w:r w:rsidRPr="000665B4">
        <w:rPr>
          <w:rFonts w:ascii="宋体" w:eastAsia="宋体" w:hAnsi="宋体" w:hint="eastAsia"/>
        </w:rPr>
        <w:t>-</w:t>
      </w:r>
      <w:r w:rsidRPr="000665B4">
        <w:rPr>
          <w:rFonts w:ascii="宋体" w:eastAsia="宋体" w:hAnsi="宋体"/>
        </w:rPr>
        <w:t>HDU6316</w:t>
      </w:r>
      <w:r w:rsidRPr="000665B4">
        <w:rPr>
          <w:rFonts w:ascii="宋体" w:eastAsia="宋体" w:hAnsi="宋体" w:hint="eastAsia"/>
        </w:rPr>
        <w:t>-</w:t>
      </w:r>
      <w:r w:rsidRPr="000665B4">
        <w:rPr>
          <w:rFonts w:ascii="宋体" w:eastAsia="宋体" w:hAnsi="宋体"/>
        </w:rPr>
        <w:t>Odd Shops</w:t>
      </w:r>
    </w:p>
    <w:p w:rsidR="00FF7930" w:rsidRPr="000665B4" w:rsidRDefault="00FF7930" w:rsidP="00556AF6">
      <w:pPr>
        <w:rPr>
          <w:rFonts w:ascii="宋体" w:eastAsia="宋体" w:hAnsi="宋体"/>
        </w:rPr>
      </w:pPr>
      <w:r w:rsidRPr="000665B4">
        <w:rPr>
          <w:rFonts w:ascii="宋体" w:eastAsia="宋体" w:hAnsi="宋体" w:hint="eastAsia"/>
        </w:rPr>
        <w:t>【题意】</w:t>
      </w:r>
    </w:p>
    <w:p w:rsidR="00FF7930" w:rsidRPr="000665B4" w:rsidRDefault="00FF7930" w:rsidP="00556AF6">
      <w:pPr>
        <w:rPr>
          <w:rFonts w:ascii="宋体" w:eastAsia="宋体" w:hAnsi="宋体"/>
        </w:rPr>
      </w:pPr>
      <w:r w:rsidRPr="000665B4">
        <w:rPr>
          <w:rFonts w:ascii="宋体" w:eastAsia="宋体" w:hAnsi="宋体" w:hint="eastAsia"/>
        </w:rPr>
        <w:t>【TAG】</w:t>
      </w:r>
    </w:p>
    <w:p w:rsidR="00FF7930" w:rsidRPr="000665B4" w:rsidRDefault="00FF7930" w:rsidP="00556AF6">
      <w:pPr>
        <w:rPr>
          <w:rFonts w:ascii="宋体" w:eastAsia="宋体" w:hAnsi="宋体"/>
        </w:rPr>
      </w:pPr>
      <w:r w:rsidRPr="000665B4">
        <w:rPr>
          <w:rFonts w:ascii="宋体" w:eastAsia="宋体" w:hAnsi="宋体" w:hint="eastAsia"/>
        </w:rPr>
        <w:t>【题解】</w:t>
      </w:r>
    </w:p>
    <w:p w:rsidR="00FF7930" w:rsidRPr="000665B4" w:rsidRDefault="00FF7930" w:rsidP="00556AF6">
      <w:pPr>
        <w:rPr>
          <w:rFonts w:ascii="宋体" w:eastAsia="宋体" w:hAnsi="宋体"/>
        </w:rPr>
      </w:pPr>
      <w:r w:rsidRPr="000665B4">
        <w:rPr>
          <w:rFonts w:ascii="宋体" w:eastAsia="宋体" w:hAnsi="宋体" w:hint="eastAsia"/>
        </w:rPr>
        <w:t>【代码】</w:t>
      </w:r>
    </w:p>
    <w:p w:rsidR="00AF2A14" w:rsidRPr="000665B4" w:rsidRDefault="00AF2A14" w:rsidP="00AF2A14">
      <w:pPr>
        <w:pStyle w:val="3"/>
        <w:rPr>
          <w:rFonts w:ascii="宋体" w:eastAsia="宋体" w:hAnsi="宋体"/>
          <w:b w:val="0"/>
        </w:rPr>
      </w:pPr>
      <w:bookmarkStart w:id="206" w:name="_Toc524383107"/>
      <w:r w:rsidRPr="000665B4">
        <w:rPr>
          <w:rFonts w:ascii="宋体" w:eastAsia="宋体" w:hAnsi="宋体" w:hint="eastAsia"/>
          <w:b w:val="0"/>
        </w:rPr>
        <w:t>金牌题-前置：矩阵秩</w:t>
      </w:r>
      <w:bookmarkEnd w:id="206"/>
    </w:p>
    <w:p w:rsidR="00AF2A14" w:rsidRPr="000665B4" w:rsidRDefault="00AF2A14" w:rsidP="00AF2A14">
      <w:pPr>
        <w:rPr>
          <w:rFonts w:ascii="宋体" w:eastAsia="宋体" w:hAnsi="宋体"/>
        </w:rPr>
      </w:pPr>
      <w:r w:rsidRPr="000665B4">
        <w:rPr>
          <w:rFonts w:ascii="宋体" w:eastAsia="宋体" w:hAnsi="宋体" w:hint="eastAsia"/>
        </w:rPr>
        <w:t>牛客网2018暑期多校1C-</w:t>
      </w:r>
      <w:r w:rsidRPr="000665B4">
        <w:rPr>
          <w:rFonts w:ascii="宋体" w:eastAsia="宋体" w:hAnsi="宋体"/>
        </w:rPr>
        <w:t>Fluorescent 2</w:t>
      </w:r>
    </w:p>
    <w:p w:rsidR="00AF2A14" w:rsidRPr="000665B4" w:rsidRDefault="00AF2A14" w:rsidP="00AF2A14">
      <w:pPr>
        <w:rPr>
          <w:rFonts w:ascii="宋体" w:eastAsia="宋体" w:hAnsi="宋体"/>
        </w:rPr>
      </w:pPr>
      <w:r w:rsidRPr="000665B4">
        <w:rPr>
          <w:rFonts w:ascii="宋体" w:eastAsia="宋体" w:hAnsi="宋体" w:hint="eastAsia"/>
        </w:rPr>
        <w:t>【TAG】数学 矩阵 秩</w:t>
      </w:r>
    </w:p>
    <w:p w:rsidR="00AF2A14" w:rsidRPr="000665B4" w:rsidRDefault="00AF2A14" w:rsidP="00AF2A14">
      <w:pPr>
        <w:pStyle w:val="3"/>
        <w:rPr>
          <w:rFonts w:ascii="宋体" w:eastAsia="宋体" w:hAnsi="宋体"/>
          <w:b w:val="0"/>
        </w:rPr>
      </w:pPr>
      <w:bookmarkStart w:id="207" w:name="_Toc524383108"/>
      <w:r w:rsidRPr="000665B4">
        <w:rPr>
          <w:rFonts w:ascii="宋体" w:eastAsia="宋体" w:hAnsi="宋体" w:hint="eastAsia"/>
          <w:b w:val="0"/>
        </w:rPr>
        <w:t>银牌题-前置：拉格朗日插值</w:t>
      </w:r>
      <w:bookmarkEnd w:id="207"/>
    </w:p>
    <w:p w:rsidR="00AF2A14" w:rsidRPr="000665B4" w:rsidRDefault="00AF2A14" w:rsidP="00AF2A14">
      <w:pPr>
        <w:rPr>
          <w:rFonts w:ascii="宋体" w:eastAsia="宋体" w:hAnsi="宋体"/>
        </w:rPr>
      </w:pPr>
      <w:r w:rsidRPr="000665B4">
        <w:rPr>
          <w:rFonts w:ascii="宋体" w:eastAsia="宋体" w:hAnsi="宋体" w:hint="eastAsia"/>
        </w:rPr>
        <w:t>牛客网2018暑期多校1F-</w:t>
      </w:r>
      <w:r w:rsidRPr="000665B4">
        <w:rPr>
          <w:rFonts w:ascii="宋体" w:eastAsia="宋体" w:hAnsi="宋体"/>
        </w:rPr>
        <w:t>Sum of Maximum</w:t>
      </w:r>
    </w:p>
    <w:p w:rsidR="00AF2A14" w:rsidRPr="000665B4" w:rsidRDefault="00AF2A14" w:rsidP="00AF2A14">
      <w:pPr>
        <w:rPr>
          <w:rFonts w:ascii="宋体" w:eastAsia="宋体" w:hAnsi="宋体"/>
        </w:rPr>
      </w:pPr>
      <w:r w:rsidRPr="000665B4">
        <w:rPr>
          <w:rFonts w:ascii="宋体" w:eastAsia="宋体" w:hAnsi="宋体" w:hint="eastAsia"/>
        </w:rPr>
        <w:t>【TAG】数学 拉格朗日插值</w:t>
      </w:r>
    </w:p>
    <w:p w:rsidR="00AF2A14" w:rsidRPr="000665B4" w:rsidRDefault="00AF2A14" w:rsidP="00556AF6">
      <w:pPr>
        <w:rPr>
          <w:rFonts w:ascii="宋体" w:eastAsia="宋体" w:hAnsi="宋体"/>
        </w:rPr>
      </w:pPr>
    </w:p>
    <w:p w:rsidR="0077693F" w:rsidRPr="000665B4" w:rsidRDefault="0077693F" w:rsidP="0077693F">
      <w:pPr>
        <w:pStyle w:val="2"/>
        <w:rPr>
          <w:rStyle w:val="a3"/>
          <w:rFonts w:ascii="宋体" w:eastAsia="宋体" w:hAnsi="宋体"/>
          <w:color w:val="auto"/>
          <w:u w:val="none"/>
        </w:rPr>
      </w:pPr>
      <w:bookmarkStart w:id="208" w:name="_Toc524383109"/>
      <w:r w:rsidRPr="000665B4">
        <w:rPr>
          <w:rStyle w:val="a3"/>
          <w:rFonts w:ascii="宋体" w:eastAsia="宋体" w:hAnsi="宋体" w:hint="eastAsia"/>
          <w:color w:val="auto"/>
          <w:u w:val="none"/>
        </w:rPr>
        <w:t>打表</w:t>
      </w:r>
      <w:bookmarkEnd w:id="208"/>
    </w:p>
    <w:p w:rsidR="0077693F" w:rsidRPr="000665B4" w:rsidRDefault="0077693F" w:rsidP="0077693F">
      <w:pPr>
        <w:pStyle w:val="3"/>
        <w:rPr>
          <w:rFonts w:ascii="宋体" w:eastAsia="宋体" w:hAnsi="宋体" w:cs="Arial"/>
          <w:color w:val="333333"/>
          <w:sz w:val="36"/>
          <w:szCs w:val="36"/>
        </w:rPr>
      </w:pPr>
      <w:bookmarkStart w:id="209" w:name="_Toc524383110"/>
      <w:r w:rsidRPr="000665B4">
        <w:rPr>
          <w:rFonts w:ascii="宋体" w:eastAsia="宋体" w:hAnsi="宋体" w:cs="Arial" w:hint="eastAsia"/>
          <w:color w:val="333333"/>
          <w:sz w:val="36"/>
          <w:szCs w:val="36"/>
        </w:rPr>
        <w:t>OEIS</w:t>
      </w:r>
      <w:bookmarkEnd w:id="209"/>
    </w:p>
    <w:p w:rsidR="0077693F" w:rsidRPr="000665B4" w:rsidRDefault="0023482A" w:rsidP="0077693F">
      <w:pPr>
        <w:rPr>
          <w:rStyle w:val="a3"/>
          <w:rFonts w:ascii="宋体" w:eastAsia="宋体" w:hAnsi="宋体"/>
        </w:rPr>
      </w:pPr>
      <w:hyperlink r:id="rId122" w:history="1">
        <w:r w:rsidR="0077693F" w:rsidRPr="000665B4">
          <w:rPr>
            <w:rStyle w:val="a3"/>
            <w:rFonts w:ascii="宋体" w:eastAsia="宋体" w:hAnsi="宋体"/>
          </w:rPr>
          <w:t>https://oeis.org/</w:t>
        </w:r>
      </w:hyperlink>
    </w:p>
    <w:p w:rsidR="0077693F" w:rsidRPr="000665B4" w:rsidRDefault="0077693F" w:rsidP="0077693F">
      <w:pPr>
        <w:pStyle w:val="4"/>
        <w:rPr>
          <w:rFonts w:ascii="宋体" w:eastAsia="宋体" w:hAnsi="宋体"/>
          <w:b w:val="0"/>
        </w:rPr>
      </w:pPr>
      <w:r w:rsidRPr="000665B4">
        <w:rPr>
          <w:rFonts w:ascii="宋体" w:eastAsia="宋体" w:hAnsi="宋体" w:hint="eastAsia"/>
          <w:b w:val="0"/>
        </w:rPr>
        <w:t>√-IC</w:t>
      </w:r>
      <w:r w:rsidRPr="000665B4">
        <w:rPr>
          <w:rFonts w:ascii="宋体" w:eastAsia="宋体" w:hAnsi="宋体"/>
          <w:b w:val="0"/>
        </w:rPr>
        <w:t>PC2018</w:t>
      </w:r>
      <w:r w:rsidRPr="000665B4">
        <w:rPr>
          <w:rFonts w:ascii="宋体" w:eastAsia="宋体" w:hAnsi="宋体" w:hint="eastAsia"/>
          <w:b w:val="0"/>
        </w:rPr>
        <w:t>南京站网络预选赛A题（计蒜客）-</w:t>
      </w:r>
      <w:r w:rsidRPr="000665B4">
        <w:rPr>
          <w:rFonts w:ascii="宋体" w:eastAsia="宋体" w:hAnsi="宋体"/>
          <w:b w:val="0"/>
        </w:rPr>
        <w:t xml:space="preserve"> An Olympian Math Problem</w:t>
      </w:r>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√-IC</w:instrText>
      </w:r>
      <w:r w:rsidRPr="000665B4">
        <w:rPr>
          <w:rFonts w:ascii="宋体" w:eastAsia="宋体" w:hAnsi="宋体"/>
          <w:b w:val="0"/>
        </w:rPr>
        <w:instrText>PC2018</w:instrText>
      </w:r>
      <w:r w:rsidRPr="000665B4">
        <w:rPr>
          <w:rFonts w:ascii="宋体" w:eastAsia="宋体" w:hAnsi="宋体" w:hint="eastAsia"/>
          <w:b w:val="0"/>
        </w:rPr>
        <w:instrText>南京站网络预选赛A题（计蒜客）-</w:instrText>
      </w:r>
      <w:r w:rsidRPr="000665B4">
        <w:rPr>
          <w:rFonts w:ascii="宋体" w:eastAsia="宋体" w:hAnsi="宋体"/>
          <w:b w:val="0"/>
        </w:rPr>
        <w:instrText xml:space="preserve"> An Olympian Math Problem</w:instrText>
      </w:r>
      <w:r w:rsidRPr="000665B4">
        <w:rPr>
          <w:rFonts w:ascii="宋体" w:eastAsia="宋体" w:hAnsi="宋体"/>
        </w:rPr>
        <w:instrText xml:space="preserve">" \y "计蒜客" </w:instrText>
      </w:r>
      <w:r w:rsidRPr="000665B4">
        <w:rPr>
          <w:rFonts w:ascii="宋体" w:eastAsia="宋体" w:hAnsi="宋体"/>
          <w:b w:val="0"/>
        </w:rPr>
        <w:fldChar w:fldCharType="end"/>
      </w:r>
    </w:p>
    <w:p w:rsidR="0077693F" w:rsidRPr="000665B4" w:rsidRDefault="0077693F" w:rsidP="0077693F">
      <w:pPr>
        <w:rPr>
          <w:rFonts w:ascii="宋体" w:eastAsia="宋体" w:hAnsi="宋体"/>
        </w:rPr>
      </w:pPr>
      <w:r w:rsidRPr="000665B4">
        <w:rPr>
          <w:rFonts w:ascii="宋体" w:eastAsia="宋体" w:hAnsi="宋体" w:hint="eastAsia"/>
        </w:rPr>
        <w:t>【题意】</w:t>
      </w:r>
    </w:p>
    <w:p w:rsidR="0077693F" w:rsidRPr="000665B4" w:rsidRDefault="0077693F" w:rsidP="0077693F">
      <w:pPr>
        <w:rPr>
          <w:rFonts w:ascii="宋体" w:eastAsia="宋体" w:hAnsi="宋体"/>
        </w:rPr>
      </w:pPr>
      <w:r w:rsidRPr="000665B4">
        <w:rPr>
          <w:rFonts w:ascii="宋体" w:eastAsia="宋体" w:hAnsi="宋体" w:hint="eastAsia"/>
        </w:rPr>
        <w:t>【TAG】签到题 找规律 数学 阶乘</w:t>
      </w:r>
    </w:p>
    <w:p w:rsidR="0077693F" w:rsidRPr="000665B4" w:rsidRDefault="0077693F" w:rsidP="0077693F">
      <w:pPr>
        <w:rPr>
          <w:rFonts w:ascii="宋体" w:eastAsia="宋体" w:hAnsi="宋体"/>
        </w:rPr>
      </w:pPr>
      <w:r w:rsidRPr="000665B4">
        <w:rPr>
          <w:rFonts w:ascii="宋体" w:eastAsia="宋体" w:hAnsi="宋体" w:hint="eastAsia"/>
        </w:rPr>
        <w:lastRenderedPageBreak/>
        <w:t>【题解】尝试打表找规律</w:t>
      </w:r>
    </w:p>
    <w:p w:rsidR="0077693F" w:rsidRPr="000665B4" w:rsidRDefault="0077693F" w:rsidP="0077693F">
      <w:pPr>
        <w:rPr>
          <w:rFonts w:ascii="宋体" w:eastAsia="宋体" w:hAnsi="宋体"/>
        </w:rPr>
      </w:pPr>
      <w:r w:rsidRPr="000665B4">
        <w:rPr>
          <w:rFonts w:ascii="宋体" w:eastAsia="宋体" w:hAnsi="宋体"/>
        </w:rPr>
        <w:t>#include &lt;bits/stdc++.h&gt;</w:t>
      </w:r>
    </w:p>
    <w:p w:rsidR="0077693F" w:rsidRPr="000665B4" w:rsidRDefault="0077693F" w:rsidP="0077693F">
      <w:pPr>
        <w:rPr>
          <w:rFonts w:ascii="宋体" w:eastAsia="宋体" w:hAnsi="宋体"/>
        </w:rPr>
      </w:pPr>
    </w:p>
    <w:p w:rsidR="0077693F" w:rsidRPr="000665B4" w:rsidRDefault="0077693F" w:rsidP="0077693F">
      <w:pPr>
        <w:rPr>
          <w:rFonts w:ascii="宋体" w:eastAsia="宋体" w:hAnsi="宋体"/>
        </w:rPr>
      </w:pPr>
      <w:r w:rsidRPr="000665B4">
        <w:rPr>
          <w:rFonts w:ascii="宋体" w:eastAsia="宋体" w:hAnsi="宋体"/>
        </w:rPr>
        <w:t>using namespace std;</w:t>
      </w:r>
    </w:p>
    <w:p w:rsidR="0077693F" w:rsidRPr="000665B4" w:rsidRDefault="0077693F" w:rsidP="0077693F">
      <w:pPr>
        <w:rPr>
          <w:rFonts w:ascii="宋体" w:eastAsia="宋体" w:hAnsi="宋体"/>
        </w:rPr>
      </w:pPr>
    </w:p>
    <w:p w:rsidR="0077693F" w:rsidRPr="000665B4" w:rsidRDefault="0077693F" w:rsidP="0077693F">
      <w:pPr>
        <w:rPr>
          <w:rFonts w:ascii="宋体" w:eastAsia="宋体" w:hAnsi="宋体"/>
        </w:rPr>
      </w:pPr>
      <w:r w:rsidRPr="000665B4">
        <w:rPr>
          <w:rFonts w:ascii="宋体" w:eastAsia="宋体" w:hAnsi="宋体"/>
        </w:rPr>
        <w:t>int f(int x,int n){</w:t>
      </w:r>
    </w:p>
    <w:p w:rsidR="0077693F" w:rsidRPr="000665B4" w:rsidRDefault="0077693F" w:rsidP="0077693F">
      <w:pPr>
        <w:rPr>
          <w:rFonts w:ascii="宋体" w:eastAsia="宋体" w:hAnsi="宋体"/>
        </w:rPr>
      </w:pPr>
      <w:r w:rsidRPr="000665B4">
        <w:rPr>
          <w:rFonts w:ascii="宋体" w:eastAsia="宋体" w:hAnsi="宋体"/>
        </w:rPr>
        <w:t xml:space="preserve">    int ans=1;</w:t>
      </w:r>
    </w:p>
    <w:p w:rsidR="0077693F" w:rsidRPr="000665B4" w:rsidRDefault="0077693F" w:rsidP="0077693F">
      <w:pPr>
        <w:rPr>
          <w:rFonts w:ascii="宋体" w:eastAsia="宋体" w:hAnsi="宋体"/>
        </w:rPr>
      </w:pPr>
      <w:r w:rsidRPr="000665B4">
        <w:rPr>
          <w:rFonts w:ascii="宋体" w:eastAsia="宋体" w:hAnsi="宋体"/>
        </w:rPr>
        <w:t xml:space="preserve">    for(int i=1;i&lt;=x;i++) ans=(ans*i)%n;</w:t>
      </w:r>
    </w:p>
    <w:p w:rsidR="0077693F" w:rsidRPr="000665B4" w:rsidRDefault="0077693F" w:rsidP="0077693F">
      <w:pPr>
        <w:rPr>
          <w:rFonts w:ascii="宋体" w:eastAsia="宋体" w:hAnsi="宋体"/>
        </w:rPr>
      </w:pPr>
      <w:r w:rsidRPr="000665B4">
        <w:rPr>
          <w:rFonts w:ascii="宋体" w:eastAsia="宋体" w:hAnsi="宋体"/>
        </w:rPr>
        <w:t xml:space="preserve">    return ans;</w:t>
      </w:r>
    </w:p>
    <w:p w:rsidR="0077693F" w:rsidRPr="000665B4" w:rsidRDefault="0077693F" w:rsidP="0077693F">
      <w:pPr>
        <w:rPr>
          <w:rFonts w:ascii="宋体" w:eastAsia="宋体" w:hAnsi="宋体"/>
        </w:rPr>
      </w:pPr>
      <w:r w:rsidRPr="000665B4">
        <w:rPr>
          <w:rFonts w:ascii="宋体" w:eastAsia="宋体" w:hAnsi="宋体"/>
        </w:rPr>
        <w:t>}</w:t>
      </w:r>
    </w:p>
    <w:p w:rsidR="0077693F" w:rsidRPr="000665B4" w:rsidRDefault="0077693F" w:rsidP="0077693F">
      <w:pPr>
        <w:rPr>
          <w:rFonts w:ascii="宋体" w:eastAsia="宋体" w:hAnsi="宋体"/>
        </w:rPr>
      </w:pPr>
    </w:p>
    <w:p w:rsidR="0077693F" w:rsidRPr="000665B4" w:rsidRDefault="0077693F" w:rsidP="0077693F">
      <w:pPr>
        <w:rPr>
          <w:rFonts w:ascii="宋体" w:eastAsia="宋体" w:hAnsi="宋体"/>
        </w:rPr>
      </w:pPr>
      <w:r w:rsidRPr="000665B4">
        <w:rPr>
          <w:rFonts w:ascii="宋体" w:eastAsia="宋体" w:hAnsi="宋体"/>
        </w:rPr>
        <w:t>int main()</w:t>
      </w:r>
    </w:p>
    <w:p w:rsidR="0077693F" w:rsidRPr="000665B4" w:rsidRDefault="0077693F" w:rsidP="0077693F">
      <w:pPr>
        <w:rPr>
          <w:rFonts w:ascii="宋体" w:eastAsia="宋体" w:hAnsi="宋体"/>
        </w:rPr>
      </w:pPr>
      <w:r w:rsidRPr="000665B4">
        <w:rPr>
          <w:rFonts w:ascii="宋体" w:eastAsia="宋体" w:hAnsi="宋体"/>
        </w:rPr>
        <w:t>{</w:t>
      </w:r>
    </w:p>
    <w:p w:rsidR="0077693F" w:rsidRPr="000665B4" w:rsidRDefault="0077693F" w:rsidP="0077693F">
      <w:pPr>
        <w:rPr>
          <w:rFonts w:ascii="宋体" w:eastAsia="宋体" w:hAnsi="宋体"/>
        </w:rPr>
      </w:pPr>
      <w:r w:rsidRPr="000665B4">
        <w:rPr>
          <w:rFonts w:ascii="宋体" w:eastAsia="宋体" w:hAnsi="宋体"/>
        </w:rPr>
        <w:t xml:space="preserve">    int n;</w:t>
      </w:r>
    </w:p>
    <w:p w:rsidR="0077693F" w:rsidRPr="000665B4" w:rsidRDefault="0077693F" w:rsidP="0077693F">
      <w:pPr>
        <w:rPr>
          <w:rFonts w:ascii="宋体" w:eastAsia="宋体" w:hAnsi="宋体"/>
        </w:rPr>
      </w:pPr>
      <w:r w:rsidRPr="000665B4">
        <w:rPr>
          <w:rFonts w:ascii="宋体" w:eastAsia="宋体" w:hAnsi="宋体"/>
        </w:rPr>
        <w:t xml:space="preserve">    while(cin&gt;&gt;n){</w:t>
      </w:r>
    </w:p>
    <w:p w:rsidR="0077693F" w:rsidRPr="000665B4" w:rsidRDefault="0077693F" w:rsidP="0077693F">
      <w:pPr>
        <w:rPr>
          <w:rFonts w:ascii="宋体" w:eastAsia="宋体" w:hAnsi="宋体"/>
        </w:rPr>
      </w:pPr>
      <w:r w:rsidRPr="000665B4">
        <w:rPr>
          <w:rFonts w:ascii="宋体" w:eastAsia="宋体" w:hAnsi="宋体"/>
        </w:rPr>
        <w:t xml:space="preserve">        int ans=0;</w:t>
      </w:r>
    </w:p>
    <w:p w:rsidR="0077693F" w:rsidRPr="000665B4" w:rsidRDefault="0077693F" w:rsidP="0077693F">
      <w:pPr>
        <w:rPr>
          <w:rFonts w:ascii="宋体" w:eastAsia="宋体" w:hAnsi="宋体"/>
        </w:rPr>
      </w:pPr>
      <w:r w:rsidRPr="000665B4">
        <w:rPr>
          <w:rFonts w:ascii="宋体" w:eastAsia="宋体" w:hAnsi="宋体"/>
        </w:rPr>
        <w:t xml:space="preserve">        for(int i=1;i&lt;=n-1;i++){</w:t>
      </w:r>
    </w:p>
    <w:p w:rsidR="0077693F" w:rsidRPr="000665B4" w:rsidRDefault="0077693F" w:rsidP="0077693F">
      <w:pPr>
        <w:rPr>
          <w:rFonts w:ascii="宋体" w:eastAsia="宋体" w:hAnsi="宋体"/>
        </w:rPr>
      </w:pPr>
      <w:r w:rsidRPr="000665B4">
        <w:rPr>
          <w:rFonts w:ascii="宋体" w:eastAsia="宋体" w:hAnsi="宋体"/>
        </w:rPr>
        <w:t xml:space="preserve">            ans=(ans+(i*f(i,n))%n)%n;</w:t>
      </w:r>
    </w:p>
    <w:p w:rsidR="0077693F" w:rsidRPr="000665B4" w:rsidRDefault="0077693F" w:rsidP="0077693F">
      <w:pPr>
        <w:rPr>
          <w:rFonts w:ascii="宋体" w:eastAsia="宋体" w:hAnsi="宋体"/>
        </w:rPr>
      </w:pPr>
      <w:r w:rsidRPr="000665B4">
        <w:rPr>
          <w:rFonts w:ascii="宋体" w:eastAsia="宋体" w:hAnsi="宋体"/>
        </w:rPr>
        <w:t xml:space="preserve">        }</w:t>
      </w:r>
    </w:p>
    <w:p w:rsidR="0077693F" w:rsidRPr="000665B4" w:rsidRDefault="0077693F" w:rsidP="0077693F">
      <w:pPr>
        <w:rPr>
          <w:rFonts w:ascii="宋体" w:eastAsia="宋体" w:hAnsi="宋体"/>
        </w:rPr>
      </w:pPr>
      <w:r w:rsidRPr="000665B4">
        <w:rPr>
          <w:rFonts w:ascii="宋体" w:eastAsia="宋体" w:hAnsi="宋体"/>
        </w:rPr>
        <w:t xml:space="preserve">        cout&lt;&lt;ans&lt;&lt;endl;</w:t>
      </w:r>
    </w:p>
    <w:p w:rsidR="0077693F" w:rsidRPr="000665B4" w:rsidRDefault="0077693F" w:rsidP="0077693F">
      <w:pPr>
        <w:rPr>
          <w:rFonts w:ascii="宋体" w:eastAsia="宋体" w:hAnsi="宋体"/>
        </w:rPr>
      </w:pPr>
      <w:r w:rsidRPr="000665B4">
        <w:rPr>
          <w:rFonts w:ascii="宋体" w:eastAsia="宋体" w:hAnsi="宋体"/>
        </w:rPr>
        <w:t xml:space="preserve">    }</w:t>
      </w:r>
    </w:p>
    <w:p w:rsidR="0077693F" w:rsidRPr="000665B4" w:rsidRDefault="0077693F" w:rsidP="0077693F">
      <w:pPr>
        <w:rPr>
          <w:rFonts w:ascii="宋体" w:eastAsia="宋体" w:hAnsi="宋体"/>
        </w:rPr>
      </w:pPr>
      <w:r w:rsidRPr="000665B4">
        <w:rPr>
          <w:rFonts w:ascii="宋体" w:eastAsia="宋体" w:hAnsi="宋体"/>
        </w:rPr>
        <w:t xml:space="preserve">    return 0;</w:t>
      </w:r>
    </w:p>
    <w:p w:rsidR="0077693F" w:rsidRPr="000665B4" w:rsidRDefault="0077693F" w:rsidP="0077693F">
      <w:pPr>
        <w:rPr>
          <w:rFonts w:ascii="宋体" w:eastAsia="宋体" w:hAnsi="宋体"/>
        </w:rPr>
      </w:pPr>
      <w:r w:rsidRPr="000665B4">
        <w:rPr>
          <w:rFonts w:ascii="宋体" w:eastAsia="宋体" w:hAnsi="宋体"/>
        </w:rPr>
        <w:t>}</w:t>
      </w:r>
    </w:p>
    <w:p w:rsidR="0077693F" w:rsidRPr="000665B4" w:rsidRDefault="0077693F" w:rsidP="0077693F">
      <w:pPr>
        <w:rPr>
          <w:rFonts w:ascii="宋体" w:eastAsia="宋体" w:hAnsi="宋体"/>
        </w:rPr>
      </w:pPr>
      <w:r w:rsidRPr="000665B4">
        <w:rPr>
          <w:rFonts w:ascii="宋体" w:eastAsia="宋体" w:hAnsi="宋体"/>
          <w:noProof/>
        </w:rPr>
        <w:drawing>
          <wp:inline distT="0" distB="0" distL="0" distR="0" wp14:anchorId="501EB8B3" wp14:editId="45A08CE2">
            <wp:extent cx="1123315" cy="34480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b="4933"/>
                    <a:stretch/>
                  </pic:blipFill>
                  <pic:spPr bwMode="auto">
                    <a:xfrm>
                      <a:off x="0" y="0"/>
                      <a:ext cx="1123810" cy="3449569"/>
                    </a:xfrm>
                    <a:prstGeom prst="rect">
                      <a:avLst/>
                    </a:prstGeom>
                    <a:ln>
                      <a:noFill/>
                    </a:ln>
                    <a:extLst>
                      <a:ext uri="{53640926-AAD7-44D8-BBD7-CCE9431645EC}">
                        <a14:shadowObscured xmlns:a14="http://schemas.microsoft.com/office/drawing/2010/main"/>
                      </a:ext>
                    </a:extLst>
                  </pic:spPr>
                </pic:pic>
              </a:graphicData>
            </a:graphic>
          </wp:inline>
        </w:drawing>
      </w:r>
    </w:p>
    <w:p w:rsidR="0077693F" w:rsidRPr="000665B4" w:rsidRDefault="0077693F" w:rsidP="0077693F">
      <w:pPr>
        <w:rPr>
          <w:rFonts w:ascii="宋体" w:eastAsia="宋体" w:hAnsi="宋体"/>
        </w:rPr>
      </w:pPr>
      <w:r w:rsidRPr="000665B4">
        <w:rPr>
          <w:rFonts w:ascii="宋体" w:eastAsia="宋体" w:hAnsi="宋体" w:hint="eastAsia"/>
        </w:rPr>
        <w:t>猜想答案就是n</w:t>
      </w:r>
      <w:r w:rsidRPr="000665B4">
        <w:rPr>
          <w:rFonts w:ascii="宋体" w:eastAsia="宋体" w:hAnsi="宋体"/>
        </w:rPr>
        <w:t>-1</w:t>
      </w:r>
    </w:p>
    <w:p w:rsidR="0077693F" w:rsidRPr="000665B4" w:rsidRDefault="0077693F" w:rsidP="0077693F">
      <w:pPr>
        <w:rPr>
          <w:rFonts w:ascii="宋体" w:eastAsia="宋体" w:hAnsi="宋体"/>
        </w:rPr>
      </w:pPr>
      <w:r w:rsidRPr="000665B4">
        <w:rPr>
          <w:rFonts w:ascii="宋体" w:eastAsia="宋体" w:hAnsi="宋体" w:hint="eastAsia"/>
        </w:rPr>
        <w:t>【AC代码】</w:t>
      </w:r>
    </w:p>
    <w:p w:rsidR="0077693F" w:rsidRPr="000665B4" w:rsidRDefault="0077693F" w:rsidP="0077693F">
      <w:pPr>
        <w:rPr>
          <w:rFonts w:ascii="宋体" w:eastAsia="宋体" w:hAnsi="宋体"/>
        </w:rPr>
      </w:pPr>
      <w:r w:rsidRPr="000665B4">
        <w:rPr>
          <w:rFonts w:ascii="宋体" w:eastAsia="宋体" w:hAnsi="宋体"/>
        </w:rPr>
        <w:t>#include &lt;bits/stdc++.h&gt;</w:t>
      </w:r>
    </w:p>
    <w:p w:rsidR="0077693F" w:rsidRPr="000665B4" w:rsidRDefault="0077693F" w:rsidP="0077693F">
      <w:pPr>
        <w:rPr>
          <w:rFonts w:ascii="宋体" w:eastAsia="宋体" w:hAnsi="宋体"/>
        </w:rPr>
      </w:pPr>
      <w:r w:rsidRPr="000665B4">
        <w:rPr>
          <w:rFonts w:ascii="宋体" w:eastAsia="宋体" w:hAnsi="宋体"/>
        </w:rPr>
        <w:lastRenderedPageBreak/>
        <w:t>using namespace std;</w:t>
      </w:r>
    </w:p>
    <w:p w:rsidR="0077693F" w:rsidRPr="000665B4" w:rsidRDefault="0077693F" w:rsidP="0077693F">
      <w:pPr>
        <w:rPr>
          <w:rFonts w:ascii="宋体" w:eastAsia="宋体" w:hAnsi="宋体"/>
        </w:rPr>
      </w:pPr>
      <w:r w:rsidRPr="000665B4">
        <w:rPr>
          <w:rFonts w:ascii="宋体" w:eastAsia="宋体" w:hAnsi="宋体"/>
        </w:rPr>
        <w:t>int main(){</w:t>
      </w:r>
    </w:p>
    <w:p w:rsidR="0077693F" w:rsidRPr="000665B4" w:rsidRDefault="0077693F" w:rsidP="0077693F">
      <w:pPr>
        <w:rPr>
          <w:rFonts w:ascii="宋体" w:eastAsia="宋体" w:hAnsi="宋体"/>
        </w:rPr>
      </w:pPr>
      <w:r w:rsidRPr="000665B4">
        <w:rPr>
          <w:rFonts w:ascii="宋体" w:eastAsia="宋体" w:hAnsi="宋体"/>
        </w:rPr>
        <w:t xml:space="preserve">    int t;</w:t>
      </w:r>
    </w:p>
    <w:p w:rsidR="0077693F" w:rsidRPr="000665B4" w:rsidRDefault="0077693F" w:rsidP="0077693F">
      <w:pPr>
        <w:rPr>
          <w:rFonts w:ascii="宋体" w:eastAsia="宋体" w:hAnsi="宋体"/>
        </w:rPr>
      </w:pPr>
      <w:r w:rsidRPr="000665B4">
        <w:rPr>
          <w:rFonts w:ascii="宋体" w:eastAsia="宋体" w:hAnsi="宋体"/>
        </w:rPr>
        <w:t xml:space="preserve">    cin&gt;&gt;t;</w:t>
      </w:r>
    </w:p>
    <w:p w:rsidR="0077693F" w:rsidRPr="000665B4" w:rsidRDefault="0077693F" w:rsidP="0077693F">
      <w:pPr>
        <w:rPr>
          <w:rFonts w:ascii="宋体" w:eastAsia="宋体" w:hAnsi="宋体"/>
        </w:rPr>
      </w:pPr>
      <w:r w:rsidRPr="000665B4">
        <w:rPr>
          <w:rFonts w:ascii="宋体" w:eastAsia="宋体" w:hAnsi="宋体"/>
        </w:rPr>
        <w:t xml:space="preserve">    while(t--){</w:t>
      </w:r>
    </w:p>
    <w:p w:rsidR="0077693F" w:rsidRPr="000665B4" w:rsidRDefault="0077693F" w:rsidP="0077693F">
      <w:pPr>
        <w:rPr>
          <w:rFonts w:ascii="宋体" w:eastAsia="宋体" w:hAnsi="宋体"/>
        </w:rPr>
      </w:pPr>
      <w:r w:rsidRPr="000665B4">
        <w:rPr>
          <w:rFonts w:ascii="宋体" w:eastAsia="宋体" w:hAnsi="宋体"/>
        </w:rPr>
        <w:t xml:space="preserve">        long long n;</w:t>
      </w:r>
    </w:p>
    <w:p w:rsidR="0077693F" w:rsidRPr="000665B4" w:rsidRDefault="0077693F" w:rsidP="0077693F">
      <w:pPr>
        <w:rPr>
          <w:rFonts w:ascii="宋体" w:eastAsia="宋体" w:hAnsi="宋体"/>
        </w:rPr>
      </w:pPr>
      <w:r w:rsidRPr="000665B4">
        <w:rPr>
          <w:rFonts w:ascii="宋体" w:eastAsia="宋体" w:hAnsi="宋体"/>
        </w:rPr>
        <w:t xml:space="preserve">        cin&gt;&gt;n;</w:t>
      </w:r>
    </w:p>
    <w:p w:rsidR="0077693F" w:rsidRPr="000665B4" w:rsidRDefault="0077693F" w:rsidP="0077693F">
      <w:pPr>
        <w:rPr>
          <w:rFonts w:ascii="宋体" w:eastAsia="宋体" w:hAnsi="宋体"/>
        </w:rPr>
      </w:pPr>
      <w:r w:rsidRPr="000665B4">
        <w:rPr>
          <w:rFonts w:ascii="宋体" w:eastAsia="宋体" w:hAnsi="宋体"/>
        </w:rPr>
        <w:t xml:space="preserve">        cout&lt;&lt;n-1&lt;&lt;endl;</w:t>
      </w:r>
    </w:p>
    <w:p w:rsidR="0077693F" w:rsidRPr="000665B4" w:rsidRDefault="0077693F" w:rsidP="0077693F">
      <w:pPr>
        <w:rPr>
          <w:rFonts w:ascii="宋体" w:eastAsia="宋体" w:hAnsi="宋体"/>
        </w:rPr>
      </w:pPr>
      <w:r w:rsidRPr="000665B4">
        <w:rPr>
          <w:rFonts w:ascii="宋体" w:eastAsia="宋体" w:hAnsi="宋体"/>
        </w:rPr>
        <w:t xml:space="preserve">    }</w:t>
      </w:r>
    </w:p>
    <w:p w:rsidR="0077693F" w:rsidRPr="000665B4" w:rsidRDefault="0077693F" w:rsidP="0077693F">
      <w:pPr>
        <w:rPr>
          <w:rFonts w:ascii="宋体" w:eastAsia="宋体" w:hAnsi="宋体"/>
        </w:rPr>
      </w:pPr>
      <w:r w:rsidRPr="000665B4">
        <w:rPr>
          <w:rFonts w:ascii="宋体" w:eastAsia="宋体" w:hAnsi="宋体"/>
        </w:rPr>
        <w:t>}</w:t>
      </w:r>
    </w:p>
    <w:p w:rsidR="007B59ED" w:rsidRPr="000665B4" w:rsidRDefault="007B59ED" w:rsidP="00B91FF9">
      <w:pPr>
        <w:pStyle w:val="2"/>
        <w:rPr>
          <w:rFonts w:ascii="宋体" w:eastAsia="宋体" w:hAnsi="宋体" w:cs="Arial"/>
          <w:color w:val="333333"/>
          <w:sz w:val="36"/>
          <w:szCs w:val="36"/>
        </w:rPr>
      </w:pPr>
      <w:bookmarkStart w:id="210" w:name="_Toc524383111"/>
      <w:r w:rsidRPr="000665B4">
        <w:rPr>
          <w:rFonts w:ascii="宋体" w:eastAsia="宋体" w:hAnsi="宋体" w:cs="Arial" w:hint="eastAsia"/>
          <w:color w:val="333333"/>
          <w:sz w:val="36"/>
          <w:szCs w:val="36"/>
        </w:rPr>
        <w:t>快速幂</w:t>
      </w:r>
      <w:bookmarkEnd w:id="210"/>
    </w:p>
    <w:p w:rsidR="004C2621" w:rsidRPr="000665B4" w:rsidRDefault="004C2621" w:rsidP="004C2621">
      <w:pPr>
        <w:rPr>
          <w:rFonts w:ascii="宋体" w:eastAsia="宋体" w:hAnsi="宋体"/>
        </w:rPr>
      </w:pPr>
      <w:r w:rsidRPr="000665B4">
        <w:rPr>
          <w:rFonts w:ascii="宋体" w:eastAsia="宋体" w:hAnsi="宋体" w:hint="eastAsia"/>
        </w:rPr>
        <w:t>2的x次方直接写成1&lt;&lt;x即可</w:t>
      </w:r>
    </w:p>
    <w:p w:rsidR="002C3277" w:rsidRPr="000665B4" w:rsidRDefault="002C3277" w:rsidP="009A4A0B">
      <w:pPr>
        <w:pStyle w:val="3"/>
        <w:rPr>
          <w:rFonts w:ascii="宋体" w:eastAsia="宋体" w:hAnsi="宋体"/>
          <w:b w:val="0"/>
        </w:rPr>
      </w:pPr>
      <w:bookmarkStart w:id="211" w:name="_Toc524383112"/>
      <w:r w:rsidRPr="000665B4">
        <w:rPr>
          <w:rFonts w:ascii="宋体" w:eastAsia="宋体" w:hAnsi="宋体" w:hint="eastAsia"/>
          <w:b w:val="0"/>
        </w:rPr>
        <w:t>一般快速幂</w:t>
      </w:r>
      <w:bookmarkEnd w:id="211"/>
    </w:p>
    <w:p w:rsidR="002C3277" w:rsidRPr="000665B4" w:rsidRDefault="002C3277" w:rsidP="002C3277">
      <w:pPr>
        <w:rPr>
          <w:rFonts w:ascii="宋体" w:eastAsia="宋体" w:hAnsi="宋体"/>
        </w:rPr>
      </w:pPr>
      <w:r w:rsidRPr="000665B4">
        <w:rPr>
          <w:rFonts w:ascii="宋体" w:eastAsia="宋体" w:hAnsi="宋体"/>
        </w:rPr>
        <w:t>ll fast_pow(ll a,ll b,ll N){</w:t>
      </w:r>
    </w:p>
    <w:p w:rsidR="002C3277" w:rsidRPr="000665B4" w:rsidRDefault="002C3277" w:rsidP="002C3277">
      <w:pPr>
        <w:rPr>
          <w:rFonts w:ascii="宋体" w:eastAsia="宋体" w:hAnsi="宋体"/>
        </w:rPr>
      </w:pPr>
      <w:r w:rsidRPr="000665B4">
        <w:rPr>
          <w:rFonts w:ascii="宋体" w:eastAsia="宋体" w:hAnsi="宋体"/>
        </w:rPr>
        <w:t xml:space="preserve">    a%=N;</w:t>
      </w:r>
    </w:p>
    <w:p w:rsidR="002C3277" w:rsidRPr="000665B4" w:rsidRDefault="002C3277" w:rsidP="002C3277">
      <w:pPr>
        <w:rPr>
          <w:rFonts w:ascii="宋体" w:eastAsia="宋体" w:hAnsi="宋体"/>
        </w:rPr>
      </w:pPr>
      <w:r w:rsidRPr="000665B4">
        <w:rPr>
          <w:rFonts w:ascii="宋体" w:eastAsia="宋体" w:hAnsi="宋体"/>
        </w:rPr>
        <w:t xml:space="preserve">    ll base=a,ans=1;</w:t>
      </w:r>
    </w:p>
    <w:p w:rsidR="002C3277" w:rsidRPr="000665B4" w:rsidRDefault="002C3277" w:rsidP="002C3277">
      <w:pPr>
        <w:rPr>
          <w:rFonts w:ascii="宋体" w:eastAsia="宋体" w:hAnsi="宋体"/>
        </w:rPr>
      </w:pPr>
      <w:r w:rsidRPr="000665B4">
        <w:rPr>
          <w:rFonts w:ascii="宋体" w:eastAsia="宋体" w:hAnsi="宋体"/>
        </w:rPr>
        <w:t xml:space="preserve">    while(b){</w:t>
      </w:r>
    </w:p>
    <w:p w:rsidR="002C3277" w:rsidRPr="000665B4" w:rsidRDefault="002C3277" w:rsidP="002C3277">
      <w:pPr>
        <w:rPr>
          <w:rFonts w:ascii="宋体" w:eastAsia="宋体" w:hAnsi="宋体"/>
        </w:rPr>
      </w:pPr>
      <w:r w:rsidRPr="000665B4">
        <w:rPr>
          <w:rFonts w:ascii="宋体" w:eastAsia="宋体" w:hAnsi="宋体"/>
        </w:rPr>
        <w:t xml:space="preserve">        if(b&amp;1) ans=(ans*base)%N;</w:t>
      </w:r>
    </w:p>
    <w:p w:rsidR="002C3277" w:rsidRPr="000665B4" w:rsidRDefault="002C3277" w:rsidP="002C3277">
      <w:pPr>
        <w:rPr>
          <w:rFonts w:ascii="宋体" w:eastAsia="宋体" w:hAnsi="宋体"/>
        </w:rPr>
      </w:pPr>
      <w:r w:rsidRPr="000665B4">
        <w:rPr>
          <w:rFonts w:ascii="宋体" w:eastAsia="宋体" w:hAnsi="宋体"/>
        </w:rPr>
        <w:t xml:space="preserve">        b&gt;&gt;=1;</w:t>
      </w:r>
    </w:p>
    <w:p w:rsidR="002C3277" w:rsidRPr="000665B4" w:rsidRDefault="002C3277" w:rsidP="002C3277">
      <w:pPr>
        <w:rPr>
          <w:rFonts w:ascii="宋体" w:eastAsia="宋体" w:hAnsi="宋体"/>
        </w:rPr>
      </w:pPr>
      <w:r w:rsidRPr="000665B4">
        <w:rPr>
          <w:rFonts w:ascii="宋体" w:eastAsia="宋体" w:hAnsi="宋体"/>
        </w:rPr>
        <w:t xml:space="preserve">        base=(base*base)%N;</w:t>
      </w:r>
    </w:p>
    <w:p w:rsidR="002C3277" w:rsidRPr="000665B4" w:rsidRDefault="002C3277" w:rsidP="002C3277">
      <w:pPr>
        <w:rPr>
          <w:rFonts w:ascii="宋体" w:eastAsia="宋体" w:hAnsi="宋体"/>
        </w:rPr>
      </w:pPr>
      <w:r w:rsidRPr="000665B4">
        <w:rPr>
          <w:rFonts w:ascii="宋体" w:eastAsia="宋体" w:hAnsi="宋体"/>
        </w:rPr>
        <w:t xml:space="preserve">    }</w:t>
      </w:r>
    </w:p>
    <w:p w:rsidR="002C3277" w:rsidRPr="000665B4" w:rsidRDefault="002C3277" w:rsidP="002C3277">
      <w:pPr>
        <w:rPr>
          <w:rFonts w:ascii="宋体" w:eastAsia="宋体" w:hAnsi="宋体"/>
        </w:rPr>
      </w:pPr>
      <w:r w:rsidRPr="000665B4">
        <w:rPr>
          <w:rFonts w:ascii="宋体" w:eastAsia="宋体" w:hAnsi="宋体"/>
        </w:rPr>
        <w:t xml:space="preserve">    return ans;</w:t>
      </w:r>
    </w:p>
    <w:p w:rsidR="002C3277" w:rsidRPr="000665B4" w:rsidRDefault="002C3277" w:rsidP="002C3277">
      <w:pPr>
        <w:rPr>
          <w:rFonts w:ascii="宋体" w:eastAsia="宋体" w:hAnsi="宋体"/>
        </w:rPr>
      </w:pPr>
      <w:r w:rsidRPr="000665B4">
        <w:rPr>
          <w:rFonts w:ascii="宋体" w:eastAsia="宋体" w:hAnsi="宋体"/>
        </w:rPr>
        <w:t>}</w:t>
      </w:r>
    </w:p>
    <w:p w:rsidR="009A4A0B" w:rsidRPr="000665B4" w:rsidRDefault="002C3277" w:rsidP="009A4A0B">
      <w:pPr>
        <w:pStyle w:val="3"/>
        <w:rPr>
          <w:rFonts w:ascii="宋体" w:eastAsia="宋体" w:hAnsi="宋体"/>
          <w:b w:val="0"/>
        </w:rPr>
      </w:pPr>
      <w:bookmarkStart w:id="212" w:name="_Toc524383113"/>
      <w:r w:rsidRPr="000665B4">
        <w:rPr>
          <w:rFonts w:ascii="宋体" w:eastAsia="宋体" w:hAnsi="宋体" w:hint="eastAsia"/>
          <w:b w:val="0"/>
        </w:rPr>
        <w:t>根据递推式构造系数矩阵</w:t>
      </w:r>
      <w:bookmarkEnd w:id="212"/>
    </w:p>
    <w:p w:rsidR="009A4A0B" w:rsidRPr="000665B4" w:rsidRDefault="0023482A" w:rsidP="009A4A0B">
      <w:pPr>
        <w:rPr>
          <w:rFonts w:ascii="宋体" w:eastAsia="宋体" w:hAnsi="宋体"/>
        </w:rPr>
      </w:pPr>
      <w:hyperlink r:id="rId124" w:history="1">
        <w:r w:rsidR="009A4A0B" w:rsidRPr="000665B4">
          <w:rPr>
            <w:rStyle w:val="a3"/>
            <w:rFonts w:ascii="宋体" w:eastAsia="宋体" w:hAnsi="宋体"/>
          </w:rPr>
          <w:t>https://blog.csdn.net/u012061345/article/details/52224623</w:t>
        </w:r>
      </w:hyperlink>
    </w:p>
    <w:p w:rsidR="009A4A0B" w:rsidRPr="000665B4" w:rsidRDefault="009A4A0B" w:rsidP="009A4A0B">
      <w:pPr>
        <w:pStyle w:val="3"/>
        <w:rPr>
          <w:rFonts w:ascii="宋体" w:eastAsia="宋体" w:hAnsi="宋体"/>
          <w:b w:val="0"/>
        </w:rPr>
      </w:pPr>
      <w:bookmarkStart w:id="213" w:name="_Toc524383114"/>
      <w:r w:rsidRPr="000665B4">
        <w:rPr>
          <w:rFonts w:ascii="宋体" w:eastAsia="宋体" w:hAnsi="宋体" w:hint="eastAsia"/>
          <w:b w:val="0"/>
        </w:rPr>
        <w:lastRenderedPageBreak/>
        <w:t>矩阵快速幂</w:t>
      </w:r>
      <w:bookmarkEnd w:id="213"/>
    </w:p>
    <w:p w:rsidR="002E35D1" w:rsidRPr="000665B4" w:rsidRDefault="002E35D1" w:rsidP="002E35D1">
      <w:pPr>
        <w:pStyle w:val="2"/>
        <w:rPr>
          <w:rFonts w:ascii="宋体" w:eastAsia="宋体" w:hAnsi="宋体"/>
          <w:b w:val="0"/>
        </w:rPr>
      </w:pPr>
      <w:bookmarkStart w:id="214" w:name="_Toc524383115"/>
      <w:r w:rsidRPr="000665B4">
        <w:rPr>
          <w:rFonts w:ascii="宋体" w:eastAsia="宋体" w:hAnsi="宋体" w:hint="eastAsia"/>
          <w:b w:val="0"/>
        </w:rPr>
        <w:t>快速傅里叶变换（FTT）</w:t>
      </w:r>
      <w:bookmarkEnd w:id="214"/>
    </w:p>
    <w:p w:rsidR="002E35D1" w:rsidRPr="000665B4" w:rsidRDefault="002E35D1" w:rsidP="002E35D1">
      <w:pPr>
        <w:pStyle w:val="2"/>
        <w:rPr>
          <w:rFonts w:ascii="宋体" w:eastAsia="宋体" w:hAnsi="宋体"/>
          <w:b w:val="0"/>
        </w:rPr>
      </w:pPr>
      <w:bookmarkStart w:id="215" w:name="_Toc524383116"/>
      <w:r w:rsidRPr="000665B4">
        <w:rPr>
          <w:rFonts w:ascii="宋体" w:eastAsia="宋体" w:hAnsi="宋体" w:hint="eastAsia"/>
          <w:b w:val="0"/>
        </w:rPr>
        <w:t>快速数论变换（NTT）</w:t>
      </w:r>
      <w:bookmarkEnd w:id="215"/>
    </w:p>
    <w:p w:rsidR="004763B6" w:rsidRPr="000665B4" w:rsidRDefault="004763B6" w:rsidP="004763B6">
      <w:pPr>
        <w:pStyle w:val="2"/>
        <w:rPr>
          <w:rFonts w:ascii="宋体" w:eastAsia="宋体" w:hAnsi="宋体"/>
          <w:b w:val="0"/>
        </w:rPr>
      </w:pPr>
      <w:bookmarkStart w:id="216" w:name="_Toc524383117"/>
      <w:r w:rsidRPr="000665B4">
        <w:rPr>
          <w:rFonts w:ascii="宋体" w:eastAsia="宋体" w:hAnsi="宋体" w:hint="eastAsia"/>
          <w:b w:val="0"/>
        </w:rPr>
        <w:t>快速沃尔什变换（FWT）</w:t>
      </w:r>
      <w:bookmarkEnd w:id="216"/>
    </w:p>
    <w:p w:rsidR="004763B6" w:rsidRPr="000665B4" w:rsidRDefault="0023482A" w:rsidP="004763B6">
      <w:pPr>
        <w:rPr>
          <w:rFonts w:ascii="宋体" w:eastAsia="宋体" w:hAnsi="宋体"/>
        </w:rPr>
      </w:pPr>
      <w:hyperlink r:id="rId125" w:history="1">
        <w:r w:rsidR="004763B6" w:rsidRPr="000665B4">
          <w:rPr>
            <w:rStyle w:val="a3"/>
            <w:rFonts w:ascii="宋体" w:eastAsia="宋体" w:hAnsi="宋体"/>
          </w:rPr>
          <w:t>https://www.cnblogs.com/ACMLCZH/p/8022502.html</w:t>
        </w:r>
      </w:hyperlink>
    </w:p>
    <w:p w:rsidR="004763B6" w:rsidRPr="000665B4" w:rsidRDefault="004763B6" w:rsidP="004763B6">
      <w:pPr>
        <w:rPr>
          <w:rFonts w:ascii="宋体" w:eastAsia="宋体" w:hAnsi="宋体"/>
        </w:rPr>
      </w:pPr>
    </w:p>
    <w:p w:rsidR="00BA5BF1" w:rsidRPr="000665B4" w:rsidRDefault="00BA5BF1" w:rsidP="00BA5BF1">
      <w:pPr>
        <w:pStyle w:val="2"/>
        <w:rPr>
          <w:rFonts w:ascii="宋体" w:eastAsia="宋体" w:hAnsi="宋体"/>
          <w:b w:val="0"/>
        </w:rPr>
      </w:pPr>
      <w:bookmarkStart w:id="217" w:name="_Toc524383118"/>
      <w:r w:rsidRPr="000665B4">
        <w:rPr>
          <w:rFonts w:ascii="宋体" w:eastAsia="宋体" w:hAnsi="宋体" w:hint="eastAsia"/>
          <w:b w:val="0"/>
        </w:rPr>
        <w:t>集合</w:t>
      </w:r>
      <w:bookmarkEnd w:id="217"/>
    </w:p>
    <w:p w:rsidR="00BA5BF1" w:rsidRPr="000665B4" w:rsidRDefault="00BA5BF1" w:rsidP="00BA5BF1">
      <w:pPr>
        <w:pStyle w:val="3"/>
        <w:rPr>
          <w:rFonts w:ascii="宋体" w:eastAsia="宋体" w:hAnsi="宋体"/>
          <w:b w:val="0"/>
        </w:rPr>
      </w:pPr>
      <w:bookmarkStart w:id="218" w:name="_Toc524383119"/>
      <w:r w:rsidRPr="000665B4">
        <w:rPr>
          <w:rFonts w:ascii="宋体" w:eastAsia="宋体" w:hAnsi="宋体" w:hint="eastAsia"/>
          <w:b w:val="0"/>
        </w:rPr>
        <w:t>交</w:t>
      </w:r>
      <w:bookmarkEnd w:id="218"/>
    </w:p>
    <w:p w:rsidR="00BA5BF1" w:rsidRPr="000665B4" w:rsidRDefault="00BA5BF1" w:rsidP="00BA5BF1">
      <w:pPr>
        <w:pStyle w:val="3"/>
        <w:rPr>
          <w:rFonts w:ascii="宋体" w:eastAsia="宋体" w:hAnsi="宋体"/>
          <w:b w:val="0"/>
        </w:rPr>
      </w:pPr>
      <w:bookmarkStart w:id="219" w:name="_Toc524383120"/>
      <w:r w:rsidRPr="000665B4">
        <w:rPr>
          <w:rFonts w:ascii="宋体" w:eastAsia="宋体" w:hAnsi="宋体" w:hint="eastAsia"/>
          <w:b w:val="0"/>
        </w:rPr>
        <w:t>并</w:t>
      </w:r>
      <w:bookmarkEnd w:id="219"/>
    </w:p>
    <w:p w:rsidR="00BA5BF1" w:rsidRPr="000665B4" w:rsidRDefault="00BA5BF1" w:rsidP="00BA5BF1">
      <w:pPr>
        <w:pStyle w:val="3"/>
        <w:rPr>
          <w:rFonts w:ascii="宋体" w:eastAsia="宋体" w:hAnsi="宋体"/>
          <w:b w:val="0"/>
        </w:rPr>
      </w:pPr>
      <w:bookmarkStart w:id="220" w:name="_Toc524383121"/>
      <w:r w:rsidRPr="000665B4">
        <w:rPr>
          <w:rFonts w:ascii="宋体" w:eastAsia="宋体" w:hAnsi="宋体" w:hint="eastAsia"/>
          <w:b w:val="0"/>
        </w:rPr>
        <w:t>差</w:t>
      </w:r>
      <w:bookmarkEnd w:id="220"/>
    </w:p>
    <w:p w:rsidR="00AE273A" w:rsidRPr="000665B4" w:rsidRDefault="00AE273A" w:rsidP="00825D2A">
      <w:pPr>
        <w:pStyle w:val="2"/>
        <w:rPr>
          <w:rFonts w:ascii="宋体" w:eastAsia="宋体" w:hAnsi="宋体"/>
          <w:b w:val="0"/>
        </w:rPr>
      </w:pPr>
      <w:bookmarkStart w:id="221" w:name="_Toc524383122"/>
      <w:r w:rsidRPr="000665B4">
        <w:rPr>
          <w:rFonts w:ascii="宋体" w:eastAsia="宋体" w:hAnsi="宋体" w:hint="eastAsia"/>
          <w:b w:val="0"/>
        </w:rPr>
        <w:t>不定积分</w:t>
      </w:r>
      <w:bookmarkEnd w:id="221"/>
    </w:p>
    <w:p w:rsidR="00AE273A" w:rsidRPr="000665B4" w:rsidRDefault="00AE273A" w:rsidP="00825D2A">
      <w:pPr>
        <w:pStyle w:val="3"/>
        <w:rPr>
          <w:rFonts w:ascii="宋体" w:eastAsia="宋体" w:hAnsi="宋体"/>
          <w:b w:val="0"/>
        </w:rPr>
      </w:pPr>
      <w:bookmarkStart w:id="222" w:name="_Toc524383123"/>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6362</w:t>
      </w:r>
      <w:r w:rsidRPr="000665B4">
        <w:rPr>
          <w:rFonts w:ascii="宋体" w:eastAsia="宋体" w:hAnsi="宋体" w:hint="eastAsia"/>
          <w:b w:val="0"/>
        </w:rPr>
        <w:t>-</w:t>
      </w:r>
      <w:r w:rsidRPr="000665B4">
        <w:rPr>
          <w:rFonts w:ascii="宋体" w:eastAsia="宋体" w:hAnsi="宋体"/>
          <w:b w:val="0"/>
        </w:rPr>
        <w:t>Oval and Rectangle</w:t>
      </w:r>
      <w:bookmarkEnd w:id="222"/>
      <w:r w:rsidR="00825D2A" w:rsidRPr="000665B4">
        <w:rPr>
          <w:rFonts w:ascii="宋体" w:eastAsia="宋体" w:hAnsi="宋体"/>
          <w:b w:val="0"/>
        </w:rPr>
        <w:fldChar w:fldCharType="begin"/>
      </w:r>
      <w:r w:rsidR="00825D2A" w:rsidRPr="000665B4">
        <w:rPr>
          <w:rFonts w:ascii="宋体" w:eastAsia="宋体" w:hAnsi="宋体"/>
        </w:rPr>
        <w:instrText xml:space="preserve"> XE "</w:instrText>
      </w:r>
      <w:r w:rsidR="00825D2A" w:rsidRPr="000665B4">
        <w:rPr>
          <w:rFonts w:ascii="宋体" w:eastAsia="宋体" w:hAnsi="宋体" w:hint="eastAsia"/>
          <w:b w:val="0"/>
        </w:rPr>
        <w:instrText>√-</w:instrText>
      </w:r>
      <w:r w:rsidR="00825D2A" w:rsidRPr="000665B4">
        <w:rPr>
          <w:rFonts w:ascii="宋体" w:eastAsia="宋体" w:hAnsi="宋体"/>
          <w:b w:val="0"/>
        </w:rPr>
        <w:instrText>HDU</w:instrText>
      </w:r>
      <w:r w:rsidR="00825D2A" w:rsidRPr="000665B4">
        <w:rPr>
          <w:rFonts w:ascii="宋体" w:eastAsia="宋体" w:hAnsi="宋体" w:hint="eastAsia"/>
          <w:b w:val="0"/>
        </w:rPr>
        <w:instrText>-</w:instrText>
      </w:r>
      <w:r w:rsidR="00825D2A" w:rsidRPr="000665B4">
        <w:rPr>
          <w:rFonts w:ascii="宋体" w:eastAsia="宋体" w:hAnsi="宋体"/>
          <w:b w:val="0"/>
        </w:rPr>
        <w:instrText>6362</w:instrText>
      </w:r>
      <w:r w:rsidR="00825D2A" w:rsidRPr="000665B4">
        <w:rPr>
          <w:rFonts w:ascii="宋体" w:eastAsia="宋体" w:hAnsi="宋体" w:hint="eastAsia"/>
          <w:b w:val="0"/>
        </w:rPr>
        <w:instrText>-</w:instrText>
      </w:r>
      <w:r w:rsidR="00825D2A" w:rsidRPr="000665B4">
        <w:rPr>
          <w:rFonts w:ascii="宋体" w:eastAsia="宋体" w:hAnsi="宋体"/>
          <w:b w:val="0"/>
        </w:rPr>
        <w:instrText>Oval and Rectangle:</w:instrText>
      </w:r>
      <w:r w:rsidR="00825D2A" w:rsidRPr="000665B4">
        <w:rPr>
          <w:rFonts w:ascii="宋体" w:eastAsia="宋体" w:hAnsi="宋体"/>
        </w:rPr>
        <w:instrText xml:space="preserve">6362" \y "HDU:6362" </w:instrText>
      </w:r>
      <w:r w:rsidR="00825D2A" w:rsidRPr="000665B4">
        <w:rPr>
          <w:rFonts w:ascii="宋体" w:eastAsia="宋体" w:hAnsi="宋体"/>
          <w:b w:val="0"/>
        </w:rPr>
        <w:fldChar w:fldCharType="end"/>
      </w:r>
    </w:p>
    <w:p w:rsidR="00AE273A" w:rsidRPr="000665B4" w:rsidRDefault="00AE273A" w:rsidP="00AE273A">
      <w:pPr>
        <w:rPr>
          <w:rFonts w:ascii="宋体" w:eastAsia="宋体" w:hAnsi="宋体"/>
        </w:rPr>
      </w:pPr>
      <w:r w:rsidRPr="000665B4">
        <w:rPr>
          <w:rFonts w:ascii="宋体" w:eastAsia="宋体" w:hAnsi="宋体" w:hint="eastAsia"/>
        </w:rPr>
        <w:t>【题意】</w:t>
      </w:r>
    </w:p>
    <w:p w:rsidR="00825D2A" w:rsidRPr="000665B4" w:rsidRDefault="00825D2A" w:rsidP="00AE273A">
      <w:pPr>
        <w:rPr>
          <w:rFonts w:ascii="宋体" w:eastAsia="宋体" w:hAnsi="宋体"/>
        </w:rPr>
      </w:pPr>
      <w:r w:rsidRPr="000665B4">
        <w:rPr>
          <w:rFonts w:ascii="宋体" w:eastAsia="宋体" w:hAnsi="宋体" w:hint="eastAsia"/>
        </w:rPr>
        <w:t>【source】2018杭电暑期多校第6场1001</w:t>
      </w:r>
    </w:p>
    <w:p w:rsidR="00AE273A" w:rsidRPr="000665B4" w:rsidRDefault="00AE273A" w:rsidP="00AE273A">
      <w:pPr>
        <w:rPr>
          <w:rFonts w:ascii="宋体" w:eastAsia="宋体" w:hAnsi="宋体"/>
        </w:rPr>
      </w:pPr>
      <w:r w:rsidRPr="000665B4">
        <w:rPr>
          <w:rFonts w:ascii="宋体" w:eastAsia="宋体" w:hAnsi="宋体" w:hint="eastAsia"/>
        </w:rPr>
        <w:t>【难度】</w:t>
      </w:r>
      <w:r w:rsidR="00825D2A" w:rsidRPr="000665B4">
        <w:rPr>
          <w:rFonts w:ascii="宋体" w:eastAsia="宋体" w:hAnsi="宋体" w:hint="eastAsia"/>
        </w:rPr>
        <w:t>签到题</w:t>
      </w:r>
    </w:p>
    <w:p w:rsidR="00AE273A" w:rsidRPr="000665B4" w:rsidRDefault="00AE273A" w:rsidP="00AE273A">
      <w:pPr>
        <w:rPr>
          <w:rFonts w:ascii="宋体" w:eastAsia="宋体" w:hAnsi="宋体"/>
        </w:rPr>
      </w:pPr>
      <w:r w:rsidRPr="000665B4">
        <w:rPr>
          <w:rFonts w:ascii="宋体" w:eastAsia="宋体" w:hAnsi="宋体" w:hint="eastAsia"/>
        </w:rPr>
        <w:t xml:space="preserve">【TAG】不定积分 </w:t>
      </w:r>
      <w:r w:rsidR="00825D2A" w:rsidRPr="000665B4">
        <w:rPr>
          <w:rFonts w:ascii="宋体" w:eastAsia="宋体" w:hAnsi="宋体" w:hint="eastAsia"/>
        </w:rPr>
        <w:t>数学</w:t>
      </w:r>
      <w:r w:rsidRPr="000665B4">
        <w:rPr>
          <w:rFonts w:ascii="宋体" w:eastAsia="宋体" w:hAnsi="宋体" w:hint="eastAsia"/>
        </w:rPr>
        <w:t>期望 概率</w:t>
      </w:r>
      <w:r w:rsidR="00825D2A" w:rsidRPr="000665B4">
        <w:rPr>
          <w:rFonts w:ascii="宋体" w:eastAsia="宋体" w:hAnsi="宋体" w:hint="eastAsia"/>
        </w:rPr>
        <w:t>论</w:t>
      </w:r>
    </w:p>
    <w:p w:rsidR="00AE273A" w:rsidRPr="000665B4" w:rsidRDefault="00AE273A" w:rsidP="00AE273A">
      <w:pPr>
        <w:rPr>
          <w:rFonts w:ascii="宋体" w:eastAsia="宋体" w:hAnsi="宋体"/>
        </w:rPr>
      </w:pPr>
      <w:r w:rsidRPr="000665B4">
        <w:rPr>
          <w:rFonts w:ascii="宋体" w:eastAsia="宋体" w:hAnsi="宋体" w:hint="eastAsia"/>
        </w:rPr>
        <w:t>【题解】</w:t>
      </w:r>
    </w:p>
    <w:p w:rsidR="00AE273A" w:rsidRPr="000665B4" w:rsidRDefault="00AE273A" w:rsidP="00AE273A">
      <w:pPr>
        <w:rPr>
          <w:rFonts w:ascii="宋体" w:eastAsia="宋体" w:hAnsi="宋体"/>
        </w:rPr>
      </w:pPr>
      <w:r w:rsidRPr="000665B4">
        <w:rPr>
          <w:rFonts w:ascii="宋体" w:eastAsia="宋体" w:hAnsi="宋体" w:hint="eastAsia"/>
        </w:rPr>
        <w:t>求出公式</w:t>
      </w:r>
      <w:r w:rsidRPr="000665B4">
        <w:rPr>
          <w:rFonts w:ascii="宋体" w:eastAsia="宋体" w:hAnsi="宋体"/>
          <w:position w:val="-6"/>
        </w:rPr>
        <w:object w:dxaOrig="800" w:dyaOrig="279">
          <v:shape id="_x0000_i1060" type="#_x0000_t75" style="width:39.75pt;height:14.25pt" o:ole="">
            <v:imagedata r:id="rId126" o:title=""/>
          </v:shape>
          <o:OLEObject Type="Embed" ProgID="Equation.DSMT4" ShapeID="_x0000_i1060" DrawAspect="Content" ObjectID="_1598124746" r:id="rId127"/>
        </w:object>
      </w:r>
      <w:r w:rsidRPr="000665B4">
        <w:rPr>
          <w:rFonts w:ascii="宋体" w:eastAsia="宋体" w:hAnsi="宋体" w:hint="eastAsia"/>
        </w:rPr>
        <w:t>即可</w:t>
      </w:r>
    </w:p>
    <w:p w:rsidR="00AE273A" w:rsidRPr="000665B4" w:rsidRDefault="00AE273A" w:rsidP="00AE273A">
      <w:pPr>
        <w:rPr>
          <w:rFonts w:ascii="宋体" w:eastAsia="宋体" w:hAnsi="宋体"/>
        </w:rPr>
      </w:pPr>
      <w:r w:rsidRPr="000665B4">
        <w:rPr>
          <w:rFonts w:ascii="宋体" w:eastAsia="宋体" w:hAnsi="宋体" w:hint="eastAsia"/>
        </w:rPr>
        <w:t>注意推导公式过程中要乘概率密度函数</w:t>
      </w:r>
    </w:p>
    <w:p w:rsidR="00AE273A" w:rsidRPr="000665B4" w:rsidRDefault="00AE273A" w:rsidP="00AE273A">
      <w:pPr>
        <w:rPr>
          <w:rFonts w:ascii="宋体" w:eastAsia="宋体" w:hAnsi="宋体"/>
        </w:rPr>
      </w:pPr>
      <w:r w:rsidRPr="000665B4">
        <w:rPr>
          <w:rFonts w:ascii="宋体" w:eastAsia="宋体" w:hAnsi="宋体" w:hint="eastAsia"/>
        </w:rPr>
        <w:t>注意精度（去尾）</w:t>
      </w:r>
    </w:p>
    <w:p w:rsidR="00AE273A" w:rsidRPr="000665B4" w:rsidRDefault="00AE273A" w:rsidP="00AE273A">
      <w:pPr>
        <w:rPr>
          <w:rFonts w:ascii="宋体" w:eastAsia="宋体" w:hAnsi="宋体"/>
        </w:rPr>
      </w:pPr>
      <w:r w:rsidRPr="000665B4">
        <w:rPr>
          <w:rFonts w:ascii="宋体" w:eastAsia="宋体" w:hAnsi="宋体" w:hint="eastAsia"/>
        </w:rPr>
        <w:t>【代码】</w:t>
      </w:r>
    </w:p>
    <w:p w:rsidR="00825D2A" w:rsidRPr="000665B4" w:rsidRDefault="00825D2A" w:rsidP="00825D2A">
      <w:pPr>
        <w:rPr>
          <w:rFonts w:ascii="宋体" w:eastAsia="宋体" w:hAnsi="宋体"/>
        </w:rPr>
      </w:pPr>
      <w:r w:rsidRPr="000665B4">
        <w:rPr>
          <w:rFonts w:ascii="宋体" w:eastAsia="宋体" w:hAnsi="宋体"/>
        </w:rPr>
        <w:t>#include &lt;bits/stdc++.h&gt;</w:t>
      </w:r>
    </w:p>
    <w:p w:rsidR="00825D2A" w:rsidRPr="000665B4" w:rsidRDefault="00825D2A" w:rsidP="00825D2A">
      <w:pPr>
        <w:rPr>
          <w:rFonts w:ascii="宋体" w:eastAsia="宋体" w:hAnsi="宋体"/>
        </w:rPr>
      </w:pPr>
    </w:p>
    <w:p w:rsidR="00825D2A" w:rsidRPr="000665B4" w:rsidRDefault="00825D2A" w:rsidP="00825D2A">
      <w:pPr>
        <w:rPr>
          <w:rFonts w:ascii="宋体" w:eastAsia="宋体" w:hAnsi="宋体"/>
        </w:rPr>
      </w:pPr>
      <w:r w:rsidRPr="000665B4">
        <w:rPr>
          <w:rFonts w:ascii="宋体" w:eastAsia="宋体" w:hAnsi="宋体"/>
        </w:rPr>
        <w:t>using namespace std;</w:t>
      </w:r>
    </w:p>
    <w:p w:rsidR="00825D2A" w:rsidRPr="000665B4" w:rsidRDefault="00825D2A" w:rsidP="00825D2A">
      <w:pPr>
        <w:rPr>
          <w:rFonts w:ascii="宋体" w:eastAsia="宋体" w:hAnsi="宋体"/>
        </w:rPr>
      </w:pPr>
    </w:p>
    <w:p w:rsidR="00825D2A" w:rsidRPr="000665B4" w:rsidRDefault="00825D2A" w:rsidP="00825D2A">
      <w:pPr>
        <w:rPr>
          <w:rFonts w:ascii="宋体" w:eastAsia="宋体" w:hAnsi="宋体"/>
        </w:rPr>
      </w:pPr>
      <w:r w:rsidRPr="000665B4">
        <w:rPr>
          <w:rFonts w:ascii="宋体" w:eastAsia="宋体" w:hAnsi="宋体"/>
        </w:rPr>
        <w:lastRenderedPageBreak/>
        <w:t>int main()</w:t>
      </w:r>
    </w:p>
    <w:p w:rsidR="00825D2A" w:rsidRPr="000665B4" w:rsidRDefault="00825D2A" w:rsidP="00825D2A">
      <w:pPr>
        <w:rPr>
          <w:rFonts w:ascii="宋体" w:eastAsia="宋体" w:hAnsi="宋体"/>
        </w:rPr>
      </w:pPr>
      <w:r w:rsidRPr="000665B4">
        <w:rPr>
          <w:rFonts w:ascii="宋体" w:eastAsia="宋体" w:hAnsi="宋体"/>
        </w:rPr>
        <w:t>{</w:t>
      </w:r>
    </w:p>
    <w:p w:rsidR="00825D2A" w:rsidRPr="000665B4" w:rsidRDefault="00825D2A" w:rsidP="00825D2A">
      <w:pPr>
        <w:rPr>
          <w:rFonts w:ascii="宋体" w:eastAsia="宋体" w:hAnsi="宋体"/>
        </w:rPr>
      </w:pPr>
      <w:r w:rsidRPr="000665B4">
        <w:rPr>
          <w:rFonts w:ascii="宋体" w:eastAsia="宋体" w:hAnsi="宋体"/>
        </w:rPr>
        <w:t xml:space="preserve">    int t;</w:t>
      </w:r>
    </w:p>
    <w:p w:rsidR="00825D2A" w:rsidRPr="000665B4" w:rsidRDefault="00825D2A" w:rsidP="00825D2A">
      <w:pPr>
        <w:rPr>
          <w:rFonts w:ascii="宋体" w:eastAsia="宋体" w:hAnsi="宋体"/>
        </w:rPr>
      </w:pPr>
      <w:r w:rsidRPr="000665B4">
        <w:rPr>
          <w:rFonts w:ascii="宋体" w:eastAsia="宋体" w:hAnsi="宋体"/>
        </w:rPr>
        <w:t xml:space="preserve">    scanf("%d",&amp;t);</w:t>
      </w:r>
    </w:p>
    <w:p w:rsidR="00825D2A" w:rsidRPr="000665B4" w:rsidRDefault="00825D2A" w:rsidP="00825D2A">
      <w:pPr>
        <w:rPr>
          <w:rFonts w:ascii="宋体" w:eastAsia="宋体" w:hAnsi="宋体"/>
        </w:rPr>
      </w:pPr>
      <w:r w:rsidRPr="000665B4">
        <w:rPr>
          <w:rFonts w:ascii="宋体" w:eastAsia="宋体" w:hAnsi="宋体"/>
        </w:rPr>
        <w:t xml:space="preserve">    while(t--){</w:t>
      </w:r>
    </w:p>
    <w:p w:rsidR="00825D2A" w:rsidRPr="000665B4" w:rsidRDefault="00825D2A" w:rsidP="00825D2A">
      <w:pPr>
        <w:rPr>
          <w:rFonts w:ascii="宋体" w:eastAsia="宋体" w:hAnsi="宋体"/>
        </w:rPr>
      </w:pPr>
      <w:r w:rsidRPr="000665B4">
        <w:rPr>
          <w:rFonts w:ascii="宋体" w:eastAsia="宋体" w:hAnsi="宋体"/>
        </w:rPr>
        <w:t xml:space="preserve">        double a,b;</w:t>
      </w:r>
    </w:p>
    <w:p w:rsidR="00825D2A" w:rsidRPr="000665B4" w:rsidRDefault="00825D2A" w:rsidP="00825D2A">
      <w:pPr>
        <w:rPr>
          <w:rFonts w:ascii="宋体" w:eastAsia="宋体" w:hAnsi="宋体"/>
        </w:rPr>
      </w:pPr>
      <w:r w:rsidRPr="000665B4">
        <w:rPr>
          <w:rFonts w:ascii="宋体" w:eastAsia="宋体" w:hAnsi="宋体"/>
        </w:rPr>
        <w:t xml:space="preserve">        cin&gt;&gt;a&gt;&gt;b;</w:t>
      </w:r>
    </w:p>
    <w:p w:rsidR="00825D2A" w:rsidRPr="000665B4" w:rsidRDefault="00825D2A" w:rsidP="00825D2A">
      <w:pPr>
        <w:rPr>
          <w:rFonts w:ascii="宋体" w:eastAsia="宋体" w:hAnsi="宋体"/>
        </w:rPr>
      </w:pPr>
      <w:r w:rsidRPr="000665B4">
        <w:rPr>
          <w:rFonts w:ascii="宋体" w:eastAsia="宋体" w:hAnsi="宋体"/>
        </w:rPr>
        <w:t xml:space="preserve">        const double pi=acos(-1);</w:t>
      </w:r>
    </w:p>
    <w:p w:rsidR="00825D2A" w:rsidRPr="000665B4" w:rsidRDefault="00825D2A" w:rsidP="00825D2A">
      <w:pPr>
        <w:rPr>
          <w:rFonts w:ascii="宋体" w:eastAsia="宋体" w:hAnsi="宋体"/>
        </w:rPr>
      </w:pPr>
      <w:r w:rsidRPr="000665B4">
        <w:rPr>
          <w:rFonts w:ascii="宋体" w:eastAsia="宋体" w:hAnsi="宋体"/>
        </w:rPr>
        <w:t xml:space="preserve">        double ans=pi*a+2.0*b;</w:t>
      </w:r>
    </w:p>
    <w:p w:rsidR="00825D2A" w:rsidRPr="000665B4" w:rsidRDefault="00825D2A" w:rsidP="00825D2A">
      <w:pPr>
        <w:rPr>
          <w:rFonts w:ascii="宋体" w:eastAsia="宋体" w:hAnsi="宋体"/>
        </w:rPr>
      </w:pPr>
      <w:r w:rsidRPr="000665B4">
        <w:rPr>
          <w:rFonts w:ascii="宋体" w:eastAsia="宋体" w:hAnsi="宋体"/>
        </w:rPr>
        <w:t xml:space="preserve">        char s[1000];</w:t>
      </w:r>
    </w:p>
    <w:p w:rsidR="00825D2A" w:rsidRPr="000665B4" w:rsidRDefault="00825D2A" w:rsidP="00825D2A">
      <w:pPr>
        <w:rPr>
          <w:rFonts w:ascii="宋体" w:eastAsia="宋体" w:hAnsi="宋体"/>
        </w:rPr>
      </w:pPr>
      <w:r w:rsidRPr="000665B4">
        <w:rPr>
          <w:rFonts w:ascii="宋体" w:eastAsia="宋体" w:hAnsi="宋体"/>
        </w:rPr>
        <w:t xml:space="preserve">        sprintf(s,"%.7lf",ans);</w:t>
      </w:r>
    </w:p>
    <w:p w:rsidR="00825D2A" w:rsidRPr="000665B4" w:rsidRDefault="00825D2A" w:rsidP="00825D2A">
      <w:pPr>
        <w:rPr>
          <w:rFonts w:ascii="宋体" w:eastAsia="宋体" w:hAnsi="宋体"/>
        </w:rPr>
      </w:pPr>
      <w:r w:rsidRPr="000665B4">
        <w:rPr>
          <w:rFonts w:ascii="宋体" w:eastAsia="宋体" w:hAnsi="宋体"/>
        </w:rPr>
        <w:t xml:space="preserve">        int len=strlen(s);</w:t>
      </w:r>
    </w:p>
    <w:p w:rsidR="00825D2A" w:rsidRPr="000665B4" w:rsidRDefault="00825D2A" w:rsidP="00825D2A">
      <w:pPr>
        <w:rPr>
          <w:rFonts w:ascii="宋体" w:eastAsia="宋体" w:hAnsi="宋体"/>
        </w:rPr>
      </w:pPr>
      <w:r w:rsidRPr="000665B4">
        <w:rPr>
          <w:rFonts w:ascii="宋体" w:eastAsia="宋体" w:hAnsi="宋体"/>
        </w:rPr>
        <w:t xml:space="preserve">        for(int i=0;i&lt;len-1;i++){</w:t>
      </w:r>
    </w:p>
    <w:p w:rsidR="00825D2A" w:rsidRPr="000665B4" w:rsidRDefault="00825D2A" w:rsidP="00825D2A">
      <w:pPr>
        <w:rPr>
          <w:rFonts w:ascii="宋体" w:eastAsia="宋体" w:hAnsi="宋体"/>
        </w:rPr>
      </w:pPr>
      <w:r w:rsidRPr="000665B4">
        <w:rPr>
          <w:rFonts w:ascii="宋体" w:eastAsia="宋体" w:hAnsi="宋体"/>
        </w:rPr>
        <w:t xml:space="preserve">            printf("%c",s[i]);</w:t>
      </w:r>
    </w:p>
    <w:p w:rsidR="00825D2A" w:rsidRPr="000665B4" w:rsidRDefault="00825D2A" w:rsidP="00825D2A">
      <w:pPr>
        <w:rPr>
          <w:rFonts w:ascii="宋体" w:eastAsia="宋体" w:hAnsi="宋体"/>
        </w:rPr>
      </w:pPr>
      <w:r w:rsidRPr="000665B4">
        <w:rPr>
          <w:rFonts w:ascii="宋体" w:eastAsia="宋体" w:hAnsi="宋体"/>
        </w:rPr>
        <w:t xml:space="preserve">        }</w:t>
      </w:r>
    </w:p>
    <w:p w:rsidR="00825D2A" w:rsidRPr="000665B4" w:rsidRDefault="00825D2A" w:rsidP="00825D2A">
      <w:pPr>
        <w:rPr>
          <w:rFonts w:ascii="宋体" w:eastAsia="宋体" w:hAnsi="宋体"/>
        </w:rPr>
      </w:pPr>
      <w:r w:rsidRPr="000665B4">
        <w:rPr>
          <w:rFonts w:ascii="宋体" w:eastAsia="宋体" w:hAnsi="宋体"/>
        </w:rPr>
        <w:t xml:space="preserve">        printf("\n");</w:t>
      </w:r>
    </w:p>
    <w:p w:rsidR="00825D2A" w:rsidRPr="000665B4" w:rsidRDefault="00825D2A" w:rsidP="00825D2A">
      <w:pPr>
        <w:rPr>
          <w:rFonts w:ascii="宋体" w:eastAsia="宋体" w:hAnsi="宋体"/>
        </w:rPr>
      </w:pPr>
      <w:r w:rsidRPr="000665B4">
        <w:rPr>
          <w:rFonts w:ascii="宋体" w:eastAsia="宋体" w:hAnsi="宋体"/>
        </w:rPr>
        <w:t xml:space="preserve">    }</w:t>
      </w:r>
    </w:p>
    <w:p w:rsidR="00825D2A" w:rsidRPr="000665B4" w:rsidRDefault="00825D2A" w:rsidP="00825D2A">
      <w:pPr>
        <w:rPr>
          <w:rFonts w:ascii="宋体" w:eastAsia="宋体" w:hAnsi="宋体"/>
        </w:rPr>
      </w:pPr>
      <w:r w:rsidRPr="000665B4">
        <w:rPr>
          <w:rFonts w:ascii="宋体" w:eastAsia="宋体" w:hAnsi="宋体"/>
        </w:rPr>
        <w:t xml:space="preserve">    return 0;</w:t>
      </w:r>
    </w:p>
    <w:p w:rsidR="00825D2A" w:rsidRPr="000665B4" w:rsidRDefault="00825D2A" w:rsidP="00825D2A">
      <w:pPr>
        <w:rPr>
          <w:rFonts w:ascii="宋体" w:eastAsia="宋体" w:hAnsi="宋体"/>
        </w:rPr>
      </w:pPr>
      <w:r w:rsidRPr="000665B4">
        <w:rPr>
          <w:rFonts w:ascii="宋体" w:eastAsia="宋体" w:hAnsi="宋体"/>
        </w:rPr>
        <w:t>}</w:t>
      </w:r>
    </w:p>
    <w:p w:rsidR="007B59ED" w:rsidRPr="000665B4" w:rsidRDefault="007B59ED" w:rsidP="00B91FF9">
      <w:pPr>
        <w:pStyle w:val="2"/>
        <w:rPr>
          <w:rFonts w:ascii="宋体" w:eastAsia="宋体" w:hAnsi="宋体" w:cs="Arial"/>
          <w:b w:val="0"/>
          <w:color w:val="333333"/>
          <w:sz w:val="36"/>
          <w:szCs w:val="36"/>
        </w:rPr>
      </w:pPr>
      <w:bookmarkStart w:id="223" w:name="_Toc524383124"/>
      <w:r w:rsidRPr="000665B4">
        <w:rPr>
          <w:rFonts w:ascii="宋体" w:eastAsia="宋体" w:hAnsi="宋体" w:cs="Arial" w:hint="eastAsia"/>
          <w:b w:val="0"/>
          <w:color w:val="333333"/>
          <w:sz w:val="36"/>
          <w:szCs w:val="36"/>
        </w:rPr>
        <w:t>数论</w:t>
      </w:r>
      <w:bookmarkEnd w:id="223"/>
    </w:p>
    <w:p w:rsidR="002D372C" w:rsidRPr="000665B4" w:rsidRDefault="002D372C" w:rsidP="002D372C">
      <w:pPr>
        <w:pStyle w:val="3"/>
        <w:rPr>
          <w:rFonts w:ascii="宋体" w:eastAsia="宋体" w:hAnsi="宋体"/>
          <w:b w:val="0"/>
        </w:rPr>
      </w:pPr>
      <w:bookmarkStart w:id="224" w:name="_Toc524383125"/>
      <w:r w:rsidRPr="000665B4">
        <w:rPr>
          <w:rFonts w:ascii="宋体" w:eastAsia="宋体" w:hAnsi="宋体" w:hint="eastAsia"/>
          <w:b w:val="0"/>
        </w:rPr>
        <w:t>逆元</w:t>
      </w:r>
      <w:bookmarkEnd w:id="224"/>
    </w:p>
    <w:p w:rsidR="00CD3ACE" w:rsidRPr="000665B4" w:rsidRDefault="00CD3ACE" w:rsidP="00CD3ACE">
      <w:pPr>
        <w:rPr>
          <w:rFonts w:ascii="宋体" w:eastAsia="宋体" w:hAnsi="宋体"/>
        </w:rPr>
      </w:pPr>
      <w:r w:rsidRPr="000665B4">
        <w:rPr>
          <w:rFonts w:ascii="宋体" w:eastAsia="宋体" w:hAnsi="宋体" w:hint="eastAsia"/>
        </w:rPr>
        <w:t>x对mod求逆元，应用费马小定理</w:t>
      </w:r>
      <w:r w:rsidRPr="000665B4">
        <w:rPr>
          <w:rFonts w:ascii="宋体" w:eastAsia="宋体" w:hAnsi="宋体"/>
          <w:position w:val="-10"/>
        </w:rPr>
        <w:object w:dxaOrig="1960" w:dyaOrig="360">
          <v:shape id="_x0000_i1061" type="#_x0000_t75" style="width:98.25pt;height:18pt" o:ole="">
            <v:imagedata r:id="rId128" o:title=""/>
          </v:shape>
          <o:OLEObject Type="Embed" ProgID="Equation.DSMT4" ShapeID="_x0000_i1061" DrawAspect="Content" ObjectID="_1598124747" r:id="rId129"/>
        </w:object>
      </w:r>
      <w:r w:rsidRPr="000665B4">
        <w:rPr>
          <w:rFonts w:ascii="宋体" w:eastAsia="宋体" w:hAnsi="宋体" w:hint="eastAsia"/>
        </w:rPr>
        <w:t>，x和mod互素，一般题目给的mod本身就是素数，于是</w:t>
      </w:r>
      <w:r w:rsidRPr="000665B4">
        <w:rPr>
          <w:rFonts w:ascii="宋体" w:eastAsia="宋体" w:hAnsi="宋体"/>
          <w:position w:val="-10"/>
        </w:rPr>
        <w:object w:dxaOrig="2880" w:dyaOrig="360">
          <v:shape id="_x0000_i1062" type="#_x0000_t75" style="width:2in;height:18pt" o:ole="">
            <v:imagedata r:id="rId130" o:title=""/>
          </v:shape>
          <o:OLEObject Type="Embed" ProgID="Equation.DSMT4" ShapeID="_x0000_i1062" DrawAspect="Content" ObjectID="_1598124748" r:id="rId131"/>
        </w:object>
      </w:r>
      <w:r w:rsidRPr="000665B4">
        <w:rPr>
          <w:rFonts w:ascii="宋体" w:eastAsia="宋体" w:hAnsi="宋体" w:hint="eastAsia"/>
        </w:rPr>
        <w:t>所以x的逆元就是</w:t>
      </w:r>
      <w:r w:rsidRPr="000665B4">
        <w:rPr>
          <w:rFonts w:ascii="宋体" w:eastAsia="宋体" w:hAnsi="宋体"/>
          <w:position w:val="-6"/>
        </w:rPr>
        <w:object w:dxaOrig="620" w:dyaOrig="320">
          <v:shape id="_x0000_i1063" type="#_x0000_t75" style="width:30.75pt;height:15.75pt" o:ole="">
            <v:imagedata r:id="rId132" o:title=""/>
          </v:shape>
          <o:OLEObject Type="Embed" ProgID="Equation.DSMT4" ShapeID="_x0000_i1063" DrawAspect="Content" ObjectID="_1598124749" r:id="rId133"/>
        </w:object>
      </w:r>
    </w:p>
    <w:p w:rsidR="001777BC" w:rsidRPr="000665B4" w:rsidRDefault="001777BC" w:rsidP="00CD3ACE">
      <w:pPr>
        <w:rPr>
          <w:rFonts w:ascii="宋体" w:eastAsia="宋体" w:hAnsi="宋体"/>
        </w:rPr>
      </w:pPr>
      <w:r w:rsidRPr="000665B4">
        <w:rPr>
          <w:rFonts w:ascii="宋体" w:eastAsia="宋体" w:hAnsi="宋体" w:hint="eastAsia"/>
        </w:rPr>
        <w:t>使用快速幂求解</w:t>
      </w:r>
    </w:p>
    <w:p w:rsidR="00CD3ACE" w:rsidRPr="000665B4" w:rsidRDefault="00CD3ACE" w:rsidP="00CD3ACE">
      <w:pPr>
        <w:rPr>
          <w:rFonts w:ascii="宋体" w:eastAsia="宋体" w:hAnsi="宋体"/>
        </w:rPr>
      </w:pPr>
      <w:r w:rsidRPr="000665B4">
        <w:rPr>
          <w:rFonts w:ascii="宋体" w:eastAsia="宋体" w:hAnsi="宋体"/>
        </w:rPr>
        <w:t>ll inv(ll x,ll mod)</w:t>
      </w:r>
    </w:p>
    <w:p w:rsidR="00CD3ACE" w:rsidRPr="000665B4" w:rsidRDefault="00CD3ACE" w:rsidP="00CD3ACE">
      <w:pPr>
        <w:rPr>
          <w:rFonts w:ascii="宋体" w:eastAsia="宋体" w:hAnsi="宋体"/>
        </w:rPr>
      </w:pPr>
      <w:r w:rsidRPr="000665B4">
        <w:rPr>
          <w:rFonts w:ascii="宋体" w:eastAsia="宋体" w:hAnsi="宋体"/>
        </w:rPr>
        <w:t>{</w:t>
      </w:r>
    </w:p>
    <w:p w:rsidR="00CD3ACE" w:rsidRPr="000665B4" w:rsidRDefault="00CD3ACE" w:rsidP="00CD3ACE">
      <w:pPr>
        <w:rPr>
          <w:rFonts w:ascii="宋体" w:eastAsia="宋体" w:hAnsi="宋体"/>
        </w:rPr>
      </w:pPr>
      <w:r w:rsidRPr="000665B4">
        <w:rPr>
          <w:rFonts w:ascii="宋体" w:eastAsia="宋体" w:hAnsi="宋体"/>
        </w:rPr>
        <w:t xml:space="preserve">    ll k=mod-2,ans=1;</w:t>
      </w:r>
    </w:p>
    <w:p w:rsidR="00CD3ACE" w:rsidRPr="000665B4" w:rsidRDefault="00CD3ACE" w:rsidP="00CD3ACE">
      <w:pPr>
        <w:rPr>
          <w:rFonts w:ascii="宋体" w:eastAsia="宋体" w:hAnsi="宋体"/>
        </w:rPr>
      </w:pPr>
      <w:r w:rsidRPr="000665B4">
        <w:rPr>
          <w:rFonts w:ascii="宋体" w:eastAsia="宋体" w:hAnsi="宋体"/>
        </w:rPr>
        <w:t xml:space="preserve">    while(k)</w:t>
      </w:r>
    </w:p>
    <w:p w:rsidR="00CD3ACE" w:rsidRPr="000665B4" w:rsidRDefault="00CD3ACE" w:rsidP="00CD3ACE">
      <w:pPr>
        <w:rPr>
          <w:rFonts w:ascii="宋体" w:eastAsia="宋体" w:hAnsi="宋体"/>
        </w:rPr>
      </w:pPr>
      <w:r w:rsidRPr="000665B4">
        <w:rPr>
          <w:rFonts w:ascii="宋体" w:eastAsia="宋体" w:hAnsi="宋体"/>
        </w:rPr>
        <w:t xml:space="preserve">    {</w:t>
      </w:r>
    </w:p>
    <w:p w:rsidR="00CD3ACE" w:rsidRPr="000665B4" w:rsidRDefault="00CD3ACE" w:rsidP="00CD3ACE">
      <w:pPr>
        <w:rPr>
          <w:rFonts w:ascii="宋体" w:eastAsia="宋体" w:hAnsi="宋体"/>
        </w:rPr>
      </w:pPr>
      <w:r w:rsidRPr="000665B4">
        <w:rPr>
          <w:rFonts w:ascii="宋体" w:eastAsia="宋体" w:hAnsi="宋体"/>
        </w:rPr>
        <w:t xml:space="preserve">        if (k&amp;1) ans=(ans*x)%mod;</w:t>
      </w:r>
    </w:p>
    <w:p w:rsidR="00CD3ACE" w:rsidRPr="000665B4" w:rsidRDefault="00CD3ACE" w:rsidP="00CD3ACE">
      <w:pPr>
        <w:rPr>
          <w:rFonts w:ascii="宋体" w:eastAsia="宋体" w:hAnsi="宋体"/>
        </w:rPr>
      </w:pPr>
      <w:r w:rsidRPr="000665B4">
        <w:rPr>
          <w:rFonts w:ascii="宋体" w:eastAsia="宋体" w:hAnsi="宋体"/>
        </w:rPr>
        <w:t xml:space="preserve">        x=(x*x)%mod;</w:t>
      </w:r>
    </w:p>
    <w:p w:rsidR="00CD3ACE" w:rsidRPr="000665B4" w:rsidRDefault="00CD3ACE" w:rsidP="00CD3ACE">
      <w:pPr>
        <w:rPr>
          <w:rFonts w:ascii="宋体" w:eastAsia="宋体" w:hAnsi="宋体"/>
        </w:rPr>
      </w:pPr>
      <w:r w:rsidRPr="000665B4">
        <w:rPr>
          <w:rFonts w:ascii="宋体" w:eastAsia="宋体" w:hAnsi="宋体"/>
        </w:rPr>
        <w:t xml:space="preserve">        k&gt;&gt;=1;</w:t>
      </w:r>
    </w:p>
    <w:p w:rsidR="00CD3ACE" w:rsidRPr="000665B4" w:rsidRDefault="00CD3ACE" w:rsidP="00CD3ACE">
      <w:pPr>
        <w:rPr>
          <w:rFonts w:ascii="宋体" w:eastAsia="宋体" w:hAnsi="宋体"/>
        </w:rPr>
      </w:pPr>
      <w:r w:rsidRPr="000665B4">
        <w:rPr>
          <w:rFonts w:ascii="宋体" w:eastAsia="宋体" w:hAnsi="宋体"/>
        </w:rPr>
        <w:t xml:space="preserve">    }</w:t>
      </w:r>
    </w:p>
    <w:p w:rsidR="00CD3ACE" w:rsidRPr="000665B4" w:rsidRDefault="00CD3ACE" w:rsidP="00CD3ACE">
      <w:pPr>
        <w:rPr>
          <w:rFonts w:ascii="宋体" w:eastAsia="宋体" w:hAnsi="宋体"/>
        </w:rPr>
      </w:pPr>
      <w:r w:rsidRPr="000665B4">
        <w:rPr>
          <w:rFonts w:ascii="宋体" w:eastAsia="宋体" w:hAnsi="宋体"/>
        </w:rPr>
        <w:t xml:space="preserve">    return ans;</w:t>
      </w:r>
    </w:p>
    <w:p w:rsidR="00CD3ACE" w:rsidRPr="000665B4" w:rsidRDefault="00CD3ACE" w:rsidP="00CD3ACE">
      <w:pPr>
        <w:rPr>
          <w:rFonts w:ascii="宋体" w:eastAsia="宋体" w:hAnsi="宋体"/>
        </w:rPr>
      </w:pPr>
      <w:r w:rsidRPr="000665B4">
        <w:rPr>
          <w:rFonts w:ascii="宋体" w:eastAsia="宋体" w:hAnsi="宋体"/>
        </w:rPr>
        <w:t>}</w:t>
      </w:r>
    </w:p>
    <w:p w:rsidR="00446FB4" w:rsidRPr="000665B4" w:rsidRDefault="00446FB4" w:rsidP="00FE3453">
      <w:pPr>
        <w:pStyle w:val="4"/>
        <w:rPr>
          <w:rFonts w:ascii="宋体" w:eastAsia="宋体" w:hAnsi="宋体"/>
          <w:b w:val="0"/>
        </w:rPr>
      </w:pPr>
      <w:r w:rsidRPr="000665B4">
        <w:rPr>
          <w:rFonts w:ascii="宋体" w:eastAsia="宋体" w:hAnsi="宋体" w:hint="eastAsia"/>
          <w:b w:val="0"/>
        </w:rPr>
        <w:lastRenderedPageBreak/>
        <w:t>阶乘逆元</w:t>
      </w:r>
    </w:p>
    <w:p w:rsidR="00FE3453" w:rsidRPr="000665B4"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0665B4">
        <w:rPr>
          <w:rFonts w:cstheme="minorBidi"/>
          <w:kern w:val="2"/>
          <w:sz w:val="21"/>
          <w:szCs w:val="22"/>
        </w:rPr>
        <w:t>fac[0]=fac[1]=1;</w:t>
      </w:r>
    </w:p>
    <w:p w:rsidR="00FE3453" w:rsidRPr="000665B4"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0665B4">
        <w:rPr>
          <w:rFonts w:cstheme="minorBidi"/>
          <w:kern w:val="2"/>
          <w:sz w:val="21"/>
          <w:szCs w:val="22"/>
        </w:rPr>
        <w:t>for(int i=2;i&lt;=MAXN;i++)fac[i]=fac[i-1]*i%mod;</w:t>
      </w:r>
    </w:p>
    <w:p w:rsidR="00FE3453" w:rsidRPr="000665B4"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0665B4">
        <w:rPr>
          <w:rFonts w:cstheme="minorBidi"/>
          <w:kern w:val="2"/>
          <w:sz w:val="21"/>
          <w:szCs w:val="22"/>
        </w:rPr>
        <w:t>inv[MAXN]=quipow(fac[MAXN],mod-2);</w:t>
      </w:r>
    </w:p>
    <w:p w:rsidR="00FE3453" w:rsidRPr="000665B4"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0665B4">
        <w:rPr>
          <w:rFonts w:cstheme="minorBidi"/>
          <w:kern w:val="2"/>
          <w:sz w:val="21"/>
          <w:szCs w:val="22"/>
        </w:rPr>
        <w:t>for(int i=MAXN-1;i&gt;=0;i--)inv[i]=inv[i+1]*(i+1)%mod;</w:t>
      </w:r>
    </w:p>
    <w:p w:rsidR="00FF63C2" w:rsidRPr="000665B4" w:rsidRDefault="00FF63C2"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0665B4">
        <w:rPr>
          <w:rFonts w:cstheme="minorBidi" w:hint="eastAsia"/>
          <w:kern w:val="2"/>
          <w:sz w:val="21"/>
          <w:szCs w:val="22"/>
        </w:rPr>
        <w:t>【代码示例】</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const </w:t>
      </w:r>
      <w:r w:rsidRPr="000665B4">
        <w:rPr>
          <w:rFonts w:ascii="宋体" w:eastAsia="宋体" w:hAnsi="宋体" w:cs="Consolas"/>
          <w:color w:val="000088"/>
          <w:kern w:val="0"/>
          <w:szCs w:val="21"/>
        </w:rPr>
        <w:t>long</w:t>
      </w: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long</w:t>
      </w: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006666"/>
          <w:kern w:val="0"/>
          <w:szCs w:val="21"/>
        </w:rPr>
        <w:t>1000000007</w:t>
      </w:r>
      <w:r w:rsidRPr="000665B4">
        <w:rPr>
          <w:rFonts w:ascii="宋体" w:eastAsia="宋体" w:hAnsi="宋体" w:cs="Consolas"/>
          <w:color w:val="000000"/>
          <w:kern w:val="0"/>
          <w:szCs w:val="21"/>
          <w:shd w:val="clear" w:color="auto" w:fill="F6F8FA"/>
        </w:rPr>
        <w:t>;</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const </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maxn=</w:t>
      </w:r>
      <w:r w:rsidRPr="000665B4">
        <w:rPr>
          <w:rFonts w:ascii="宋体" w:eastAsia="宋体" w:hAnsi="宋体" w:cs="Consolas"/>
          <w:color w:val="006666"/>
          <w:kern w:val="0"/>
          <w:szCs w:val="21"/>
        </w:rPr>
        <w:t>100000</w:t>
      </w:r>
      <w:r w:rsidRPr="000665B4">
        <w:rPr>
          <w:rFonts w:ascii="宋体" w:eastAsia="宋体" w:hAnsi="宋体" w:cs="Consolas"/>
          <w:color w:val="000000"/>
          <w:kern w:val="0"/>
          <w:szCs w:val="21"/>
          <w:shd w:val="clear" w:color="auto" w:fill="F6F8FA"/>
        </w:rPr>
        <w:t>;</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typedef </w:t>
      </w:r>
      <w:r w:rsidRPr="000665B4">
        <w:rPr>
          <w:rFonts w:ascii="宋体" w:eastAsia="宋体" w:hAnsi="宋体" w:cs="Consolas"/>
          <w:color w:val="000088"/>
          <w:kern w:val="0"/>
          <w:szCs w:val="21"/>
        </w:rPr>
        <w:t>long</w:t>
      </w: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long</w:t>
      </w:r>
      <w:r w:rsidRPr="000665B4">
        <w:rPr>
          <w:rFonts w:ascii="宋体" w:eastAsia="宋体" w:hAnsi="宋体" w:cs="Consolas"/>
          <w:color w:val="000000"/>
          <w:kern w:val="0"/>
          <w:szCs w:val="21"/>
          <w:shd w:val="clear" w:color="auto" w:fill="F6F8FA"/>
        </w:rPr>
        <w:t xml:space="preserve"> LL;</w:t>
      </w:r>
    </w:p>
    <w:p w:rsidR="00FF63C2" w:rsidRPr="000665B4" w:rsidRDefault="00FF63C2" w:rsidP="00FF63C2">
      <w:pPr>
        <w:widowControl/>
        <w:jc w:val="left"/>
        <w:rPr>
          <w:rFonts w:ascii="宋体" w:eastAsia="宋体" w:hAnsi="宋体" w:cs="Consolas"/>
          <w:color w:val="000000"/>
          <w:kern w:val="0"/>
          <w:szCs w:val="21"/>
          <w:shd w:val="clear" w:color="auto" w:fill="F6F8FA"/>
        </w:rPr>
      </w:pP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LL fac[maxn+</w:t>
      </w:r>
      <w:r w:rsidRPr="000665B4">
        <w:rPr>
          <w:rFonts w:ascii="宋体" w:eastAsia="宋体" w:hAnsi="宋体" w:cs="Consolas"/>
          <w:color w:val="006666"/>
          <w:kern w:val="0"/>
          <w:szCs w:val="21"/>
        </w:rPr>
        <w:t>9</w:t>
      </w:r>
      <w:r w:rsidRPr="000665B4">
        <w:rPr>
          <w:rFonts w:ascii="宋体" w:eastAsia="宋体" w:hAnsi="宋体" w:cs="Consolas"/>
          <w:color w:val="000000"/>
          <w:kern w:val="0"/>
          <w:szCs w:val="21"/>
          <w:shd w:val="clear" w:color="auto" w:fill="F6F8FA"/>
        </w:rPr>
        <w:t>],inv_fac[maxn];</w:t>
      </w:r>
    </w:p>
    <w:p w:rsidR="00FF63C2" w:rsidRPr="000665B4" w:rsidRDefault="00FF63C2" w:rsidP="00FF63C2">
      <w:pPr>
        <w:widowControl/>
        <w:jc w:val="left"/>
        <w:rPr>
          <w:rFonts w:ascii="宋体" w:eastAsia="宋体" w:hAnsi="宋体" w:cs="Consolas"/>
          <w:color w:val="000000"/>
          <w:kern w:val="0"/>
          <w:szCs w:val="21"/>
          <w:shd w:val="clear" w:color="auto" w:fill="F6F8FA"/>
        </w:rPr>
      </w:pP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LL quickpow(LL x,LL n)</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LL res=</w:t>
      </w:r>
      <w:r w:rsidRPr="000665B4">
        <w:rPr>
          <w:rFonts w:ascii="宋体" w:eastAsia="宋体" w:hAnsi="宋体" w:cs="Consolas"/>
          <w:color w:val="006666"/>
          <w:kern w:val="0"/>
          <w:szCs w:val="21"/>
        </w:rPr>
        <w:t>1</w:t>
      </w:r>
      <w:r w:rsidRPr="000665B4">
        <w:rPr>
          <w:rFonts w:ascii="宋体" w:eastAsia="宋体" w:hAnsi="宋体" w:cs="Consolas"/>
          <w:color w:val="000000"/>
          <w:kern w:val="0"/>
          <w:szCs w:val="21"/>
          <w:shd w:val="clear" w:color="auto" w:fill="F6F8FA"/>
        </w:rPr>
        <w:t>;</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x=x%</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while</w:t>
      </w:r>
      <w:r w:rsidRPr="000665B4">
        <w:rPr>
          <w:rFonts w:ascii="宋体" w:eastAsia="宋体" w:hAnsi="宋体" w:cs="Consolas"/>
          <w:color w:val="000000"/>
          <w:kern w:val="0"/>
          <w:szCs w:val="21"/>
          <w:shd w:val="clear" w:color="auto" w:fill="F6F8FA"/>
        </w:rPr>
        <w:t>(n)</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if</w:t>
      </w:r>
      <w:r w:rsidRPr="000665B4">
        <w:rPr>
          <w:rFonts w:ascii="宋体" w:eastAsia="宋体" w:hAnsi="宋体" w:cs="Consolas"/>
          <w:color w:val="000000"/>
          <w:kern w:val="0"/>
          <w:szCs w:val="21"/>
          <w:shd w:val="clear" w:color="auto" w:fill="F6F8FA"/>
        </w:rPr>
        <w:t>(n%</w:t>
      </w:r>
      <w:r w:rsidRPr="000665B4">
        <w:rPr>
          <w:rFonts w:ascii="宋体" w:eastAsia="宋体" w:hAnsi="宋体" w:cs="Consolas"/>
          <w:color w:val="006666"/>
          <w:kern w:val="0"/>
          <w:szCs w:val="21"/>
        </w:rPr>
        <w:t>2</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006666"/>
          <w:kern w:val="0"/>
          <w:szCs w:val="21"/>
        </w:rPr>
        <w:t>1</w:t>
      </w:r>
      <w:r w:rsidRPr="000665B4">
        <w:rPr>
          <w:rFonts w:ascii="宋体" w:eastAsia="宋体" w:hAnsi="宋体" w:cs="Consolas"/>
          <w:color w:val="000000"/>
          <w:kern w:val="0"/>
          <w:szCs w:val="21"/>
          <w:shd w:val="clear" w:color="auto" w:fill="F6F8FA"/>
        </w:rPr>
        <w:t>)res=(res*x)%</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n=n/</w:t>
      </w:r>
      <w:r w:rsidRPr="000665B4">
        <w:rPr>
          <w:rFonts w:ascii="宋体" w:eastAsia="宋体" w:hAnsi="宋体" w:cs="Consolas"/>
          <w:color w:val="006666"/>
          <w:kern w:val="0"/>
          <w:szCs w:val="21"/>
        </w:rPr>
        <w:t>2</w:t>
      </w:r>
      <w:r w:rsidRPr="000665B4">
        <w:rPr>
          <w:rFonts w:ascii="宋体" w:eastAsia="宋体" w:hAnsi="宋体" w:cs="Consolas"/>
          <w:color w:val="000000"/>
          <w:kern w:val="0"/>
          <w:szCs w:val="21"/>
          <w:shd w:val="clear" w:color="auto" w:fill="F6F8FA"/>
        </w:rPr>
        <w:t>;</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x=(x*x)%</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return</w:t>
      </w:r>
      <w:r w:rsidRPr="000665B4">
        <w:rPr>
          <w:rFonts w:ascii="宋体" w:eastAsia="宋体" w:hAnsi="宋体" w:cs="Consolas"/>
          <w:color w:val="000000"/>
          <w:kern w:val="0"/>
          <w:szCs w:val="21"/>
          <w:shd w:val="clear" w:color="auto" w:fill="F6F8FA"/>
        </w:rPr>
        <w:t xml:space="preserve"> res;</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w:t>
      </w:r>
    </w:p>
    <w:p w:rsidR="00FF63C2" w:rsidRPr="000665B4" w:rsidRDefault="00FF63C2" w:rsidP="00FF63C2">
      <w:pPr>
        <w:widowControl/>
        <w:jc w:val="left"/>
        <w:rPr>
          <w:rFonts w:ascii="宋体" w:eastAsia="宋体" w:hAnsi="宋体" w:cs="Consolas"/>
          <w:color w:val="000000"/>
          <w:kern w:val="0"/>
          <w:szCs w:val="21"/>
          <w:shd w:val="clear" w:color="auto" w:fill="F6F8FA"/>
        </w:rPr>
      </w:pPr>
    </w:p>
    <w:p w:rsidR="00FF63C2" w:rsidRPr="000665B4" w:rsidRDefault="00FF63C2" w:rsidP="00FF63C2">
      <w:pPr>
        <w:widowControl/>
        <w:jc w:val="left"/>
        <w:rPr>
          <w:rFonts w:ascii="宋体" w:eastAsia="宋体" w:hAnsi="宋体" w:cs="Consolas"/>
          <w:color w:val="000000"/>
          <w:kern w:val="0"/>
          <w:szCs w:val="21"/>
          <w:shd w:val="clear" w:color="auto" w:fill="F6F8FA"/>
        </w:rPr>
      </w:pP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88"/>
          <w:kern w:val="0"/>
          <w:szCs w:val="21"/>
        </w:rPr>
        <w:t>void</w:t>
      </w:r>
      <w:r w:rsidRPr="000665B4">
        <w:rPr>
          <w:rFonts w:ascii="宋体" w:eastAsia="宋体" w:hAnsi="宋体" w:cs="Consolas"/>
          <w:color w:val="000000"/>
          <w:kern w:val="0"/>
          <w:szCs w:val="21"/>
          <w:shd w:val="clear" w:color="auto" w:fill="F6F8FA"/>
        </w:rPr>
        <w:t xml:space="preserve"> print()</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fac[</w:t>
      </w:r>
      <w:r w:rsidRPr="000665B4">
        <w:rPr>
          <w:rFonts w:ascii="宋体" w:eastAsia="宋体" w:hAnsi="宋体" w:cs="Consolas"/>
          <w:color w:val="006666"/>
          <w:kern w:val="0"/>
          <w:szCs w:val="21"/>
        </w:rPr>
        <w:t>0</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006666"/>
          <w:kern w:val="0"/>
          <w:szCs w:val="21"/>
        </w:rPr>
        <w:t>1</w:t>
      </w:r>
      <w:r w:rsidRPr="000665B4">
        <w:rPr>
          <w:rFonts w:ascii="宋体" w:eastAsia="宋体" w:hAnsi="宋体" w:cs="Consolas"/>
          <w:color w:val="000000"/>
          <w:kern w:val="0"/>
          <w:szCs w:val="21"/>
          <w:shd w:val="clear" w:color="auto" w:fill="F6F8FA"/>
        </w:rPr>
        <w:t>;</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for</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i=</w:t>
      </w:r>
      <w:r w:rsidRPr="000665B4">
        <w:rPr>
          <w:rFonts w:ascii="宋体" w:eastAsia="宋体" w:hAnsi="宋体" w:cs="Consolas"/>
          <w:color w:val="006666"/>
          <w:kern w:val="0"/>
          <w:szCs w:val="21"/>
        </w:rPr>
        <w:t>1</w:t>
      </w:r>
      <w:r w:rsidRPr="000665B4">
        <w:rPr>
          <w:rFonts w:ascii="宋体" w:eastAsia="宋体" w:hAnsi="宋体" w:cs="Consolas"/>
          <w:color w:val="000000"/>
          <w:kern w:val="0"/>
          <w:szCs w:val="21"/>
          <w:shd w:val="clear" w:color="auto" w:fill="F6F8FA"/>
        </w:rPr>
        <w:t>;i&lt;=maxn;i++)</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fac[i]=(fac[i-</w:t>
      </w:r>
      <w:r w:rsidRPr="000665B4">
        <w:rPr>
          <w:rFonts w:ascii="宋体" w:eastAsia="宋体" w:hAnsi="宋体" w:cs="Consolas"/>
          <w:color w:val="006666"/>
          <w:kern w:val="0"/>
          <w:szCs w:val="21"/>
        </w:rPr>
        <w:t>1</w:t>
      </w:r>
      <w:r w:rsidRPr="000665B4">
        <w:rPr>
          <w:rFonts w:ascii="宋体" w:eastAsia="宋体" w:hAnsi="宋体" w:cs="Consolas"/>
          <w:color w:val="000000"/>
          <w:kern w:val="0"/>
          <w:szCs w:val="21"/>
          <w:shd w:val="clear" w:color="auto" w:fill="F6F8FA"/>
        </w:rPr>
        <w:t>]*i)%</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880000"/>
          <w:kern w:val="0"/>
          <w:szCs w:val="21"/>
        </w:rPr>
        <w:t>//阶乘取余打表</w:t>
      </w:r>
    </w:p>
    <w:p w:rsidR="00FF63C2" w:rsidRPr="000665B4" w:rsidRDefault="00FF63C2" w:rsidP="00FF63C2">
      <w:pPr>
        <w:widowControl/>
        <w:jc w:val="left"/>
        <w:rPr>
          <w:rFonts w:ascii="宋体" w:eastAsia="宋体" w:hAnsi="宋体" w:cs="Consolas"/>
          <w:color w:val="000000"/>
          <w:kern w:val="0"/>
          <w:szCs w:val="21"/>
          <w:shd w:val="clear" w:color="auto" w:fill="F6F8FA"/>
        </w:rPr>
      </w:pP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880000"/>
          <w:kern w:val="0"/>
          <w:szCs w:val="21"/>
        </w:rPr>
        <w:t>//切记,求阶乘逆元时maxn最大值为mod-1，因为用这个公式时要保证待求逆元的数（此处为n!）要和mod互质。</w:t>
      </w:r>
    </w:p>
    <w:p w:rsidR="00FF63C2" w:rsidRPr="000665B4" w:rsidRDefault="00FF63C2" w:rsidP="00FF63C2">
      <w:pPr>
        <w:widowControl/>
        <w:jc w:val="left"/>
        <w:rPr>
          <w:rFonts w:ascii="宋体" w:eastAsia="宋体" w:hAnsi="宋体" w:cs="Consolas"/>
          <w:color w:val="000000"/>
          <w:kern w:val="0"/>
          <w:szCs w:val="21"/>
          <w:shd w:val="clear" w:color="auto" w:fill="F6F8FA"/>
        </w:rPr>
      </w:pP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inv_fac[maxn]=quickpow(fac[maxn],</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006666"/>
          <w:kern w:val="0"/>
          <w:szCs w:val="21"/>
        </w:rPr>
        <w:t>2</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880000"/>
          <w:kern w:val="0"/>
          <w:szCs w:val="21"/>
        </w:rPr>
        <w:t>//最大阶乘逆元</w:t>
      </w:r>
    </w:p>
    <w:p w:rsidR="00FF63C2" w:rsidRPr="000665B4" w:rsidRDefault="00FF63C2" w:rsidP="00FF63C2">
      <w:pPr>
        <w:widowControl/>
        <w:jc w:val="left"/>
        <w:rPr>
          <w:rFonts w:ascii="宋体" w:eastAsia="宋体" w:hAnsi="宋体" w:cs="Consolas"/>
          <w:color w:val="000000"/>
          <w:kern w:val="0"/>
          <w:szCs w:val="21"/>
          <w:shd w:val="clear" w:color="auto" w:fill="F6F8FA"/>
        </w:rPr>
      </w:pP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lastRenderedPageBreak/>
        <w:t xml:space="preserve">    </w:t>
      </w:r>
      <w:r w:rsidRPr="000665B4">
        <w:rPr>
          <w:rFonts w:ascii="宋体" w:eastAsia="宋体" w:hAnsi="宋体" w:cs="Consolas"/>
          <w:color w:val="000088"/>
          <w:kern w:val="0"/>
          <w:szCs w:val="21"/>
        </w:rPr>
        <w:t>for</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000088"/>
          <w:kern w:val="0"/>
          <w:szCs w:val="21"/>
        </w:rPr>
        <w:t>int</w:t>
      </w:r>
      <w:r w:rsidRPr="000665B4">
        <w:rPr>
          <w:rFonts w:ascii="宋体" w:eastAsia="宋体" w:hAnsi="宋体" w:cs="Consolas"/>
          <w:color w:val="000000"/>
          <w:kern w:val="0"/>
          <w:szCs w:val="21"/>
          <w:shd w:val="clear" w:color="auto" w:fill="F6F8FA"/>
        </w:rPr>
        <w:t xml:space="preserve"> i=maxn-</w:t>
      </w:r>
      <w:r w:rsidRPr="000665B4">
        <w:rPr>
          <w:rFonts w:ascii="宋体" w:eastAsia="宋体" w:hAnsi="宋体" w:cs="Consolas"/>
          <w:color w:val="006666"/>
          <w:kern w:val="0"/>
          <w:szCs w:val="21"/>
        </w:rPr>
        <w:t>1</w:t>
      </w:r>
      <w:r w:rsidRPr="000665B4">
        <w:rPr>
          <w:rFonts w:ascii="宋体" w:eastAsia="宋体" w:hAnsi="宋体" w:cs="Consolas"/>
          <w:color w:val="000000"/>
          <w:kern w:val="0"/>
          <w:szCs w:val="21"/>
          <w:shd w:val="clear" w:color="auto" w:fill="F6F8FA"/>
        </w:rPr>
        <w:t>;i&gt;=</w:t>
      </w:r>
      <w:r w:rsidRPr="000665B4">
        <w:rPr>
          <w:rFonts w:ascii="宋体" w:eastAsia="宋体" w:hAnsi="宋体" w:cs="Consolas"/>
          <w:color w:val="006666"/>
          <w:kern w:val="0"/>
          <w:szCs w:val="21"/>
        </w:rPr>
        <w:t>0</w:t>
      </w:r>
      <w:r w:rsidRPr="000665B4">
        <w:rPr>
          <w:rFonts w:ascii="宋体" w:eastAsia="宋体" w:hAnsi="宋体" w:cs="Consolas"/>
          <w:color w:val="000000"/>
          <w:kern w:val="0"/>
          <w:szCs w:val="21"/>
          <w:shd w:val="clear" w:color="auto" w:fill="F6F8FA"/>
        </w:rPr>
        <w:t>;i--)</w:t>
      </w:r>
    </w:p>
    <w:p w:rsidR="00FF63C2" w:rsidRPr="000665B4" w:rsidRDefault="00FF63C2" w:rsidP="00FF63C2">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inv_fac[i]=(inv_fac[i+</w:t>
      </w:r>
      <w:r w:rsidRPr="000665B4">
        <w:rPr>
          <w:rFonts w:ascii="宋体" w:eastAsia="宋体" w:hAnsi="宋体" w:cs="Consolas"/>
          <w:color w:val="006666"/>
          <w:kern w:val="0"/>
          <w:szCs w:val="21"/>
        </w:rPr>
        <w:t>1</w:t>
      </w:r>
      <w:r w:rsidRPr="000665B4">
        <w:rPr>
          <w:rFonts w:ascii="宋体" w:eastAsia="宋体" w:hAnsi="宋体" w:cs="Consolas"/>
          <w:color w:val="000000"/>
          <w:kern w:val="0"/>
          <w:szCs w:val="21"/>
          <w:shd w:val="clear" w:color="auto" w:fill="F6F8FA"/>
        </w:rPr>
        <w:t>]*(i+</w:t>
      </w:r>
      <w:r w:rsidRPr="000665B4">
        <w:rPr>
          <w:rFonts w:ascii="宋体" w:eastAsia="宋体" w:hAnsi="宋体" w:cs="Consolas"/>
          <w:color w:val="006666"/>
          <w:kern w:val="0"/>
          <w:szCs w:val="21"/>
        </w:rPr>
        <w:t>1</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w:t>
      </w:r>
      <w:r w:rsidRPr="000665B4">
        <w:rPr>
          <w:rFonts w:ascii="宋体" w:eastAsia="宋体" w:hAnsi="宋体" w:cs="Consolas"/>
          <w:color w:val="880000"/>
          <w:kern w:val="0"/>
          <w:szCs w:val="21"/>
        </w:rPr>
        <w:t>//递推阶乘逆元</w:t>
      </w:r>
    </w:p>
    <w:p w:rsidR="00FF63C2" w:rsidRPr="000665B4" w:rsidRDefault="00FF63C2" w:rsidP="00FF63C2">
      <w:pPr>
        <w:pStyle w:val="a4"/>
        <w:shd w:val="clear" w:color="auto" w:fill="FFFFFF"/>
        <w:wordWrap w:val="0"/>
        <w:spacing w:before="0" w:beforeAutospacing="0" w:after="240" w:afterAutospacing="0" w:line="390" w:lineRule="atLeast"/>
        <w:jc w:val="both"/>
        <w:rPr>
          <w:rFonts w:cstheme="minorBidi"/>
          <w:kern w:val="2"/>
          <w:sz w:val="21"/>
          <w:szCs w:val="22"/>
        </w:rPr>
      </w:pPr>
      <w:r w:rsidRPr="000665B4">
        <w:rPr>
          <w:rFonts w:cs="Consolas"/>
          <w:color w:val="000000"/>
          <w:sz w:val="21"/>
          <w:szCs w:val="21"/>
          <w:shd w:val="clear" w:color="auto" w:fill="F6F8FA"/>
        </w:rPr>
        <w:t>}</w:t>
      </w:r>
    </w:p>
    <w:p w:rsidR="00266F25" w:rsidRPr="000665B4" w:rsidRDefault="00376DB9" w:rsidP="00266F25">
      <w:pPr>
        <w:pStyle w:val="3"/>
        <w:rPr>
          <w:rFonts w:ascii="宋体" w:eastAsia="宋体" w:hAnsi="宋体"/>
          <w:b w:val="0"/>
        </w:rPr>
      </w:pPr>
      <w:bookmarkStart w:id="225" w:name="_Toc524383126"/>
      <w:r w:rsidRPr="000665B4">
        <w:rPr>
          <w:rFonts w:ascii="宋体" w:eastAsia="宋体" w:hAnsi="宋体" w:hint="eastAsia"/>
          <w:b w:val="0"/>
        </w:rPr>
        <w:t>欧拉函数</w:t>
      </w:r>
      <w:bookmarkEnd w:id="225"/>
    </w:p>
    <w:p w:rsidR="00266F25" w:rsidRPr="000665B4" w:rsidRDefault="00266F25" w:rsidP="00266F25">
      <w:pPr>
        <w:rPr>
          <w:rFonts w:ascii="宋体" w:eastAsia="宋体" w:hAnsi="宋体"/>
        </w:rPr>
      </w:pPr>
      <w:r w:rsidRPr="000665B4">
        <w:rPr>
          <w:rFonts w:ascii="宋体" w:eastAsia="宋体" w:hAnsi="宋体" w:hint="eastAsia"/>
        </w:rPr>
        <w:t>//单个欧拉值</w:t>
      </w:r>
    </w:p>
    <w:p w:rsidR="00266F25" w:rsidRPr="000665B4" w:rsidRDefault="00266F25" w:rsidP="00266F25">
      <w:pPr>
        <w:rPr>
          <w:rFonts w:ascii="宋体" w:eastAsia="宋体" w:hAnsi="宋体"/>
        </w:rPr>
      </w:pPr>
      <w:r w:rsidRPr="000665B4">
        <w:rPr>
          <w:rFonts w:ascii="宋体" w:eastAsia="宋体" w:hAnsi="宋体"/>
        </w:rPr>
        <w:t>ll euler(ll x)</w:t>
      </w:r>
    </w:p>
    <w:p w:rsidR="00266F25" w:rsidRPr="000665B4" w:rsidRDefault="00266F25" w:rsidP="00266F25">
      <w:pPr>
        <w:rPr>
          <w:rFonts w:ascii="宋体" w:eastAsia="宋体" w:hAnsi="宋体"/>
        </w:rPr>
      </w:pPr>
      <w:r w:rsidRPr="000665B4">
        <w:rPr>
          <w:rFonts w:ascii="宋体" w:eastAsia="宋体" w:hAnsi="宋体"/>
        </w:rPr>
        <w:t>{</w:t>
      </w:r>
    </w:p>
    <w:p w:rsidR="00266F25" w:rsidRPr="000665B4" w:rsidRDefault="00266F25" w:rsidP="00266F25">
      <w:pPr>
        <w:rPr>
          <w:rFonts w:ascii="宋体" w:eastAsia="宋体" w:hAnsi="宋体"/>
        </w:rPr>
      </w:pPr>
      <w:r w:rsidRPr="000665B4">
        <w:rPr>
          <w:rFonts w:ascii="宋体" w:eastAsia="宋体" w:hAnsi="宋体"/>
        </w:rPr>
        <w:t xml:space="preserve">    ll num=x;</w:t>
      </w:r>
    </w:p>
    <w:p w:rsidR="00266F25" w:rsidRPr="000665B4" w:rsidRDefault="00266F25" w:rsidP="00266F25">
      <w:pPr>
        <w:rPr>
          <w:rFonts w:ascii="宋体" w:eastAsia="宋体" w:hAnsi="宋体"/>
        </w:rPr>
      </w:pPr>
      <w:r w:rsidRPr="000665B4">
        <w:rPr>
          <w:rFonts w:ascii="宋体" w:eastAsia="宋体" w:hAnsi="宋体"/>
        </w:rPr>
        <w:t xml:space="preserve">    for (ll i=2ll;i*i&lt;=x;i++)</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if (x%i==0ll)</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num=(num/i)*(i-1ll);</w:t>
      </w:r>
    </w:p>
    <w:p w:rsidR="00266F25" w:rsidRPr="000665B4" w:rsidRDefault="00266F25" w:rsidP="00266F25">
      <w:pPr>
        <w:rPr>
          <w:rFonts w:ascii="宋体" w:eastAsia="宋体" w:hAnsi="宋体"/>
        </w:rPr>
      </w:pPr>
      <w:r w:rsidRPr="000665B4">
        <w:rPr>
          <w:rFonts w:ascii="宋体" w:eastAsia="宋体" w:hAnsi="宋体"/>
        </w:rPr>
        <w:t xml:space="preserve">            while (x%i==0ll) x/=i;</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if (x!=1ll) num=(num/x)*(x-1ll);</w:t>
      </w:r>
    </w:p>
    <w:p w:rsidR="00266F25" w:rsidRPr="000665B4" w:rsidRDefault="00266F25" w:rsidP="00266F25">
      <w:pPr>
        <w:rPr>
          <w:rFonts w:ascii="宋体" w:eastAsia="宋体" w:hAnsi="宋体"/>
        </w:rPr>
      </w:pPr>
      <w:r w:rsidRPr="000665B4">
        <w:rPr>
          <w:rFonts w:ascii="宋体" w:eastAsia="宋体" w:hAnsi="宋体"/>
        </w:rPr>
        <w:t xml:space="preserve">    return num;</w:t>
      </w:r>
    </w:p>
    <w:p w:rsidR="00266F25" w:rsidRPr="000665B4" w:rsidRDefault="00266F25" w:rsidP="00266F25">
      <w:pPr>
        <w:rPr>
          <w:rFonts w:ascii="宋体" w:eastAsia="宋体" w:hAnsi="宋体"/>
        </w:rPr>
      </w:pPr>
      <w:r w:rsidRPr="000665B4">
        <w:rPr>
          <w:rFonts w:ascii="宋体" w:eastAsia="宋体" w:hAnsi="宋体"/>
        </w:rPr>
        <w:t>}</w:t>
      </w:r>
    </w:p>
    <w:p w:rsidR="00266F25" w:rsidRPr="000665B4" w:rsidRDefault="00266F25" w:rsidP="00266F25">
      <w:pPr>
        <w:rPr>
          <w:rFonts w:ascii="宋体" w:eastAsia="宋体" w:hAnsi="宋体"/>
        </w:rPr>
      </w:pPr>
      <w:r w:rsidRPr="000665B4">
        <w:rPr>
          <w:rFonts w:ascii="宋体" w:eastAsia="宋体" w:hAnsi="宋体" w:hint="eastAsia"/>
        </w:rPr>
        <w:t>/</w:t>
      </w:r>
      <w:r w:rsidRPr="000665B4">
        <w:rPr>
          <w:rFonts w:ascii="宋体" w:eastAsia="宋体" w:hAnsi="宋体"/>
        </w:rPr>
        <w:t>/</w:t>
      </w:r>
      <w:r w:rsidRPr="000665B4">
        <w:rPr>
          <w:rFonts w:ascii="宋体" w:eastAsia="宋体" w:hAnsi="宋体" w:hint="eastAsia"/>
        </w:rPr>
        <w:t>单个欧拉值</w:t>
      </w:r>
    </w:p>
    <w:p w:rsidR="00266F25" w:rsidRPr="000665B4" w:rsidRDefault="00266F25" w:rsidP="00266F25">
      <w:pPr>
        <w:rPr>
          <w:rFonts w:ascii="宋体" w:eastAsia="宋体" w:hAnsi="宋体"/>
          <w:color w:val="FF0000"/>
        </w:rPr>
      </w:pPr>
      <w:r w:rsidRPr="000665B4">
        <w:rPr>
          <w:rFonts w:ascii="宋体" w:eastAsia="宋体" w:hAnsi="宋体" w:hint="eastAsia"/>
        </w:rPr>
        <w:t>/</w:t>
      </w:r>
      <w:r w:rsidRPr="000665B4">
        <w:rPr>
          <w:rFonts w:ascii="宋体" w:eastAsia="宋体" w:hAnsi="宋体"/>
        </w:rPr>
        <w:t>/</w:t>
      </w:r>
      <w:r w:rsidRPr="000665B4">
        <w:rPr>
          <w:rFonts w:ascii="宋体" w:eastAsia="宋体" w:hAnsi="宋体" w:hint="eastAsia"/>
          <w:b/>
          <w:color w:val="FF0000"/>
        </w:rPr>
        <w:t>模板未验证</w:t>
      </w:r>
    </w:p>
    <w:p w:rsidR="00266F25" w:rsidRPr="000665B4" w:rsidRDefault="00266F25" w:rsidP="00266F25">
      <w:pPr>
        <w:rPr>
          <w:rFonts w:ascii="宋体" w:eastAsia="宋体" w:hAnsi="宋体"/>
        </w:rPr>
      </w:pPr>
      <w:r w:rsidRPr="000665B4">
        <w:rPr>
          <w:rFonts w:ascii="宋体" w:eastAsia="宋体" w:hAnsi="宋体"/>
        </w:rPr>
        <w:t>#include &lt;cmath&gt;</w:t>
      </w:r>
    </w:p>
    <w:p w:rsidR="00266F25" w:rsidRPr="000665B4" w:rsidRDefault="00266F25" w:rsidP="00266F25">
      <w:pPr>
        <w:rPr>
          <w:rFonts w:ascii="宋体" w:eastAsia="宋体" w:hAnsi="宋体"/>
        </w:rPr>
      </w:pPr>
      <w:r w:rsidRPr="000665B4">
        <w:rPr>
          <w:rFonts w:ascii="宋体" w:eastAsia="宋体" w:hAnsi="宋体"/>
        </w:rPr>
        <w:t>int GetPhi(int n)</w:t>
      </w:r>
    </w:p>
    <w:p w:rsidR="00266F25" w:rsidRPr="000665B4" w:rsidRDefault="00266F25" w:rsidP="00266F25">
      <w:pPr>
        <w:rPr>
          <w:rFonts w:ascii="宋体" w:eastAsia="宋体" w:hAnsi="宋体"/>
        </w:rPr>
      </w:pPr>
      <w:r w:rsidRPr="000665B4">
        <w:rPr>
          <w:rFonts w:ascii="宋体" w:eastAsia="宋体" w:hAnsi="宋体"/>
        </w:rPr>
        <w:t>{</w:t>
      </w:r>
    </w:p>
    <w:p w:rsidR="00266F25" w:rsidRPr="000665B4" w:rsidRDefault="00266F25" w:rsidP="00266F25">
      <w:pPr>
        <w:rPr>
          <w:rFonts w:ascii="宋体" w:eastAsia="宋体" w:hAnsi="宋体"/>
        </w:rPr>
      </w:pPr>
      <w:r w:rsidRPr="000665B4">
        <w:rPr>
          <w:rFonts w:ascii="宋体" w:eastAsia="宋体" w:hAnsi="宋体"/>
        </w:rPr>
        <w:t xml:space="preserve">    int m = sqrt(n+0.5);</w:t>
      </w:r>
    </w:p>
    <w:p w:rsidR="00266F25" w:rsidRPr="000665B4" w:rsidRDefault="00266F25" w:rsidP="00266F25">
      <w:pPr>
        <w:rPr>
          <w:rFonts w:ascii="宋体" w:eastAsia="宋体" w:hAnsi="宋体"/>
        </w:rPr>
      </w:pPr>
      <w:r w:rsidRPr="000665B4">
        <w:rPr>
          <w:rFonts w:ascii="宋体" w:eastAsia="宋体" w:hAnsi="宋体"/>
        </w:rPr>
        <w:t xml:space="preserve">    int ans = n;</w:t>
      </w:r>
    </w:p>
    <w:p w:rsidR="00266F25" w:rsidRPr="000665B4" w:rsidRDefault="00266F25" w:rsidP="00266F25">
      <w:pPr>
        <w:rPr>
          <w:rFonts w:ascii="宋体" w:eastAsia="宋体" w:hAnsi="宋体"/>
        </w:rPr>
      </w:pPr>
      <w:r w:rsidRPr="000665B4">
        <w:rPr>
          <w:rFonts w:ascii="宋体" w:eastAsia="宋体" w:hAnsi="宋体"/>
        </w:rPr>
        <w:t xml:space="preserve">    for(int i=2; i&lt;=m; ++i) if(n%i == 0)</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ans = ans/i * (i-1);</w:t>
      </w:r>
    </w:p>
    <w:p w:rsidR="00266F25" w:rsidRPr="000665B4" w:rsidRDefault="00266F25" w:rsidP="00266F25">
      <w:pPr>
        <w:rPr>
          <w:rFonts w:ascii="宋体" w:eastAsia="宋体" w:hAnsi="宋体"/>
        </w:rPr>
      </w:pPr>
      <w:r w:rsidRPr="000665B4">
        <w:rPr>
          <w:rFonts w:ascii="宋体" w:eastAsia="宋体" w:hAnsi="宋体"/>
        </w:rPr>
        <w:t xml:space="preserve">        while(n%i == 0) n /= i;</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if(n &gt; 1) ans = ans/n * (n-1);</w:t>
      </w:r>
    </w:p>
    <w:p w:rsidR="00266F25" w:rsidRPr="000665B4" w:rsidRDefault="00266F25" w:rsidP="00266F25">
      <w:pPr>
        <w:rPr>
          <w:rFonts w:ascii="宋体" w:eastAsia="宋体" w:hAnsi="宋体"/>
        </w:rPr>
      </w:pPr>
      <w:r w:rsidRPr="000665B4">
        <w:rPr>
          <w:rFonts w:ascii="宋体" w:eastAsia="宋体" w:hAnsi="宋体"/>
        </w:rPr>
        <w:t xml:space="preserve">    return ans;</w:t>
      </w:r>
    </w:p>
    <w:p w:rsidR="00266F25" w:rsidRPr="000665B4" w:rsidRDefault="00266F25" w:rsidP="00266F25">
      <w:pPr>
        <w:rPr>
          <w:rFonts w:ascii="宋体" w:eastAsia="宋体" w:hAnsi="宋体"/>
        </w:rPr>
      </w:pPr>
      <w:r w:rsidRPr="000665B4">
        <w:rPr>
          <w:rFonts w:ascii="宋体" w:eastAsia="宋体" w:hAnsi="宋体"/>
        </w:rPr>
        <w:t>}</w:t>
      </w:r>
    </w:p>
    <w:p w:rsidR="00266F25" w:rsidRPr="000665B4" w:rsidRDefault="00266F25" w:rsidP="00266F25">
      <w:pPr>
        <w:rPr>
          <w:rFonts w:ascii="宋体" w:eastAsia="宋体" w:hAnsi="宋体" w:cs="Arial"/>
          <w:color w:val="4F4F4F"/>
          <w:shd w:val="clear" w:color="auto" w:fill="FFFFFF"/>
        </w:rPr>
      </w:pPr>
      <w:r w:rsidRPr="000665B4">
        <w:rPr>
          <w:rFonts w:ascii="宋体" w:eastAsia="宋体" w:hAnsi="宋体" w:cs="Arial" w:hint="eastAsia"/>
          <w:color w:val="4F4F4F"/>
          <w:shd w:val="clear" w:color="auto" w:fill="FFFFFF"/>
        </w:rPr>
        <w:t>//</w:t>
      </w:r>
      <w:r w:rsidRPr="000665B4">
        <w:rPr>
          <w:rFonts w:ascii="宋体" w:eastAsia="宋体" w:hAnsi="宋体" w:cs="Arial"/>
          <w:color w:val="4F4F4F"/>
          <w:shd w:val="clear" w:color="auto" w:fill="FFFFFF"/>
        </w:rPr>
        <w:t>下面的代码求出了1~n中所有数的欧拉函数值，并保存在了phi数组中</w:t>
      </w:r>
    </w:p>
    <w:p w:rsidR="00266F25" w:rsidRPr="000665B4" w:rsidRDefault="00266F25" w:rsidP="00266F25">
      <w:pPr>
        <w:rPr>
          <w:rFonts w:ascii="宋体" w:eastAsia="宋体" w:hAnsi="宋体"/>
        </w:rPr>
      </w:pPr>
      <w:r w:rsidRPr="000665B4">
        <w:rPr>
          <w:rFonts w:ascii="宋体" w:eastAsia="宋体" w:hAnsi="宋体" w:hint="eastAsia"/>
        </w:rPr>
        <w:t>/</w:t>
      </w:r>
      <w:r w:rsidRPr="000665B4">
        <w:rPr>
          <w:rFonts w:ascii="宋体" w:eastAsia="宋体" w:hAnsi="宋体"/>
        </w:rPr>
        <w:t>/</w:t>
      </w:r>
      <w:r w:rsidRPr="000665B4">
        <w:rPr>
          <w:rFonts w:ascii="宋体" w:eastAsia="宋体" w:hAnsi="宋体" w:hint="eastAsia"/>
          <w:b/>
          <w:color w:val="FF0000"/>
        </w:rPr>
        <w:t>模板未验证</w:t>
      </w:r>
    </w:p>
    <w:p w:rsidR="00266F25" w:rsidRPr="000665B4" w:rsidRDefault="00266F25" w:rsidP="00266F25">
      <w:pPr>
        <w:rPr>
          <w:rFonts w:ascii="宋体" w:eastAsia="宋体" w:hAnsi="宋体"/>
        </w:rPr>
      </w:pPr>
      <w:r w:rsidRPr="000665B4">
        <w:rPr>
          <w:rFonts w:ascii="宋体" w:eastAsia="宋体" w:hAnsi="宋体"/>
        </w:rPr>
        <w:t>const int MAXN = 3e6+5;</w:t>
      </w:r>
    </w:p>
    <w:p w:rsidR="00266F25" w:rsidRPr="000665B4" w:rsidRDefault="00266F25" w:rsidP="00266F25">
      <w:pPr>
        <w:rPr>
          <w:rFonts w:ascii="宋体" w:eastAsia="宋体" w:hAnsi="宋体"/>
        </w:rPr>
      </w:pPr>
      <w:r w:rsidRPr="000665B4">
        <w:rPr>
          <w:rFonts w:ascii="宋体" w:eastAsia="宋体" w:hAnsi="宋体"/>
        </w:rPr>
        <w:t>__int64 phi[MAXN];</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void PhiTable(int n)</w:t>
      </w:r>
    </w:p>
    <w:p w:rsidR="00266F25" w:rsidRPr="000665B4" w:rsidRDefault="00266F25" w:rsidP="00266F25">
      <w:pPr>
        <w:rPr>
          <w:rFonts w:ascii="宋体" w:eastAsia="宋体" w:hAnsi="宋体"/>
        </w:rPr>
      </w:pPr>
      <w:r w:rsidRPr="000665B4">
        <w:rPr>
          <w:rFonts w:ascii="宋体" w:eastAsia="宋体" w:hAnsi="宋体"/>
        </w:rPr>
        <w:t>{</w:t>
      </w:r>
    </w:p>
    <w:p w:rsidR="00266F25" w:rsidRPr="000665B4" w:rsidRDefault="00266F25" w:rsidP="00266F25">
      <w:pPr>
        <w:rPr>
          <w:rFonts w:ascii="宋体" w:eastAsia="宋体" w:hAnsi="宋体"/>
        </w:rPr>
      </w:pPr>
      <w:r w:rsidRPr="000665B4">
        <w:rPr>
          <w:rFonts w:ascii="宋体" w:eastAsia="宋体" w:hAnsi="宋体"/>
        </w:rPr>
        <w:lastRenderedPageBreak/>
        <w:t xml:space="preserve">    for(int i=2; i&lt;=n; ++i)</w:t>
      </w:r>
    </w:p>
    <w:p w:rsidR="00266F25" w:rsidRPr="000665B4" w:rsidRDefault="00266F25" w:rsidP="00266F25">
      <w:pPr>
        <w:rPr>
          <w:rFonts w:ascii="宋体" w:eastAsia="宋体" w:hAnsi="宋体"/>
        </w:rPr>
      </w:pPr>
      <w:r w:rsidRPr="000665B4">
        <w:rPr>
          <w:rFonts w:ascii="宋体" w:eastAsia="宋体" w:hAnsi="宋体"/>
        </w:rPr>
        <w:t xml:space="preserve">        phi[i] = 0;</w:t>
      </w:r>
    </w:p>
    <w:p w:rsidR="00266F25" w:rsidRPr="000665B4" w:rsidRDefault="00266F25" w:rsidP="00266F25">
      <w:pPr>
        <w:rPr>
          <w:rFonts w:ascii="宋体" w:eastAsia="宋体" w:hAnsi="宋体"/>
        </w:rPr>
      </w:pPr>
      <w:r w:rsidRPr="000665B4">
        <w:rPr>
          <w:rFonts w:ascii="宋体" w:eastAsia="宋体" w:hAnsi="宋体"/>
        </w:rPr>
        <w:t xml:space="preserve">    phi[1] = 1;</w:t>
      </w:r>
    </w:p>
    <w:p w:rsidR="00266F25" w:rsidRPr="000665B4" w:rsidRDefault="00266F25" w:rsidP="00266F25">
      <w:pPr>
        <w:rPr>
          <w:rFonts w:ascii="宋体" w:eastAsia="宋体" w:hAnsi="宋体"/>
        </w:rPr>
      </w:pPr>
      <w:r w:rsidRPr="000665B4">
        <w:rPr>
          <w:rFonts w:ascii="宋体" w:eastAsia="宋体" w:hAnsi="宋体"/>
        </w:rPr>
        <w:t xml:space="preserve">    for(int i=2; i&lt;=n; ++i) if((!phi[i]))</w:t>
      </w:r>
    </w:p>
    <w:p w:rsidR="00266F25" w:rsidRPr="000665B4" w:rsidRDefault="00266F25" w:rsidP="00266F25">
      <w:pPr>
        <w:rPr>
          <w:rFonts w:ascii="宋体" w:eastAsia="宋体" w:hAnsi="宋体"/>
        </w:rPr>
      </w:pPr>
      <w:r w:rsidRPr="000665B4">
        <w:rPr>
          <w:rFonts w:ascii="宋体" w:eastAsia="宋体" w:hAnsi="宋体"/>
        </w:rPr>
        <w:t xml:space="preserve">        for(int j=i; j&lt;=n; j+=i)</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if(!phi[j]) phi[j] = j;</w:t>
      </w:r>
    </w:p>
    <w:p w:rsidR="00266F25" w:rsidRPr="000665B4" w:rsidRDefault="00266F25" w:rsidP="00266F25">
      <w:pPr>
        <w:rPr>
          <w:rFonts w:ascii="宋体" w:eastAsia="宋体" w:hAnsi="宋体"/>
        </w:rPr>
      </w:pPr>
      <w:r w:rsidRPr="000665B4">
        <w:rPr>
          <w:rFonts w:ascii="宋体" w:eastAsia="宋体" w:hAnsi="宋体"/>
        </w:rPr>
        <w:t xml:space="preserve">            phi[j] = phi[j]/i * (i-1);</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w:t>
      </w:r>
    </w:p>
    <w:p w:rsidR="00266F25" w:rsidRPr="000665B4" w:rsidRDefault="00266F25" w:rsidP="00266F25">
      <w:pPr>
        <w:rPr>
          <w:rFonts w:ascii="宋体" w:eastAsia="宋体" w:hAnsi="宋体" w:cs="Arial"/>
          <w:color w:val="333333"/>
          <w:szCs w:val="21"/>
          <w:shd w:val="clear" w:color="auto" w:fill="FFFFFF"/>
        </w:rPr>
      </w:pPr>
      <w:r w:rsidRPr="000665B4">
        <w:rPr>
          <w:rFonts w:ascii="宋体" w:eastAsia="宋体" w:hAnsi="宋体" w:hint="eastAsia"/>
        </w:rPr>
        <w:t>/</w:t>
      </w:r>
      <w:r w:rsidRPr="000665B4">
        <w:rPr>
          <w:rFonts w:ascii="宋体" w:eastAsia="宋体" w:hAnsi="宋体"/>
        </w:rPr>
        <w:t>/</w:t>
      </w:r>
      <w:r w:rsidRPr="000665B4">
        <w:rPr>
          <w:rFonts w:ascii="宋体" w:eastAsia="宋体" w:hAnsi="宋体" w:cs="Arial"/>
          <w:color w:val="333333"/>
          <w:szCs w:val="21"/>
          <w:shd w:val="clear" w:color="auto" w:fill="FFFFFF"/>
        </w:rPr>
        <w:t>求出了1~n中所有数的欧拉函数值的前缀和，并保存在了f数组中</w:t>
      </w:r>
    </w:p>
    <w:p w:rsidR="00266F25" w:rsidRPr="000665B4" w:rsidRDefault="00266F25" w:rsidP="00266F25">
      <w:pPr>
        <w:rPr>
          <w:rFonts w:ascii="宋体" w:eastAsia="宋体" w:hAnsi="宋体"/>
        </w:rPr>
      </w:pPr>
      <w:r w:rsidRPr="000665B4">
        <w:rPr>
          <w:rFonts w:ascii="宋体" w:eastAsia="宋体" w:hAnsi="宋体" w:hint="eastAsia"/>
        </w:rPr>
        <w:t>/</w:t>
      </w:r>
      <w:r w:rsidRPr="000665B4">
        <w:rPr>
          <w:rFonts w:ascii="宋体" w:eastAsia="宋体" w:hAnsi="宋体"/>
        </w:rPr>
        <w:t>/</w:t>
      </w:r>
      <w:r w:rsidRPr="000665B4">
        <w:rPr>
          <w:rFonts w:ascii="宋体" w:eastAsia="宋体" w:hAnsi="宋体" w:hint="eastAsia"/>
          <w:b/>
          <w:color w:val="FF0000"/>
        </w:rPr>
        <w:t>模板未验证</w:t>
      </w:r>
    </w:p>
    <w:p w:rsidR="00266F25" w:rsidRPr="000665B4" w:rsidRDefault="00266F25" w:rsidP="00266F25">
      <w:pPr>
        <w:rPr>
          <w:rFonts w:ascii="宋体" w:eastAsia="宋体" w:hAnsi="宋体"/>
        </w:rPr>
      </w:pPr>
      <w:r w:rsidRPr="000665B4">
        <w:rPr>
          <w:rFonts w:ascii="宋体" w:eastAsia="宋体" w:hAnsi="宋体"/>
        </w:rPr>
        <w:t>const int MAXN = 3e6+5;</w:t>
      </w:r>
    </w:p>
    <w:p w:rsidR="00266F25" w:rsidRPr="000665B4" w:rsidRDefault="00266F25" w:rsidP="00266F25">
      <w:pPr>
        <w:rPr>
          <w:rFonts w:ascii="宋体" w:eastAsia="宋体" w:hAnsi="宋体"/>
        </w:rPr>
      </w:pPr>
      <w:r w:rsidRPr="000665B4">
        <w:rPr>
          <w:rFonts w:ascii="宋体" w:eastAsia="宋体" w:hAnsi="宋体"/>
        </w:rPr>
        <w:t>__int64 f[MAXN];</w:t>
      </w:r>
    </w:p>
    <w:p w:rsidR="00266F25" w:rsidRPr="000665B4" w:rsidRDefault="00266F25" w:rsidP="00266F25">
      <w:pPr>
        <w:rPr>
          <w:rFonts w:ascii="宋体" w:eastAsia="宋体" w:hAnsi="宋体"/>
        </w:rPr>
      </w:pPr>
      <w:r w:rsidRPr="000665B4">
        <w:rPr>
          <w:rFonts w:ascii="宋体" w:eastAsia="宋体" w:hAnsi="宋体"/>
        </w:rPr>
        <w:t>void SumPhiTable(int n)</w:t>
      </w:r>
    </w:p>
    <w:p w:rsidR="00266F25" w:rsidRPr="000665B4" w:rsidRDefault="00266F25" w:rsidP="00266F25">
      <w:pPr>
        <w:rPr>
          <w:rFonts w:ascii="宋体" w:eastAsia="宋体" w:hAnsi="宋体"/>
        </w:rPr>
      </w:pPr>
      <w:r w:rsidRPr="000665B4">
        <w:rPr>
          <w:rFonts w:ascii="宋体" w:eastAsia="宋体" w:hAnsi="宋体"/>
        </w:rPr>
        <w:t>{</w:t>
      </w:r>
    </w:p>
    <w:p w:rsidR="00266F25" w:rsidRPr="000665B4" w:rsidRDefault="00266F25" w:rsidP="00266F25">
      <w:pPr>
        <w:rPr>
          <w:rFonts w:ascii="宋体" w:eastAsia="宋体" w:hAnsi="宋体"/>
        </w:rPr>
      </w:pPr>
      <w:r w:rsidRPr="000665B4">
        <w:rPr>
          <w:rFonts w:ascii="宋体" w:eastAsia="宋体" w:hAnsi="宋体"/>
        </w:rPr>
        <w:t xml:space="preserve">    f[1] = 1;</w:t>
      </w:r>
    </w:p>
    <w:p w:rsidR="00266F25" w:rsidRPr="000665B4" w:rsidRDefault="00266F25" w:rsidP="00266F25">
      <w:pPr>
        <w:rPr>
          <w:rFonts w:ascii="宋体" w:eastAsia="宋体" w:hAnsi="宋体"/>
        </w:rPr>
      </w:pPr>
      <w:r w:rsidRPr="000665B4">
        <w:rPr>
          <w:rFonts w:ascii="宋体" w:eastAsia="宋体" w:hAnsi="宋体"/>
        </w:rPr>
        <w:t xml:space="preserve">    for(int i=2; i&lt;n; ++i)</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if(!f[i])</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for(int j=i; j&lt;n; j+=i)</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if(!f[j]) f[j] = j;</w:t>
      </w:r>
    </w:p>
    <w:p w:rsidR="00266F25" w:rsidRPr="000665B4" w:rsidRDefault="00266F25" w:rsidP="00266F25">
      <w:pPr>
        <w:rPr>
          <w:rFonts w:ascii="宋体" w:eastAsia="宋体" w:hAnsi="宋体"/>
        </w:rPr>
      </w:pPr>
      <w:r w:rsidRPr="000665B4">
        <w:rPr>
          <w:rFonts w:ascii="宋体" w:eastAsia="宋体" w:hAnsi="宋体"/>
        </w:rPr>
        <w:t xml:space="preserve">                f[j] = f[j]/i * (i-1);</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 xml:space="preserve">        f[i] += f[i-1];</w:t>
      </w:r>
    </w:p>
    <w:p w:rsidR="00266F25" w:rsidRPr="000665B4" w:rsidRDefault="00266F25" w:rsidP="00266F25">
      <w:pPr>
        <w:rPr>
          <w:rFonts w:ascii="宋体" w:eastAsia="宋体" w:hAnsi="宋体"/>
        </w:rPr>
      </w:pPr>
      <w:r w:rsidRPr="000665B4">
        <w:rPr>
          <w:rFonts w:ascii="宋体" w:eastAsia="宋体" w:hAnsi="宋体"/>
        </w:rPr>
        <w:t xml:space="preserve">    }</w:t>
      </w:r>
    </w:p>
    <w:p w:rsidR="00266F25" w:rsidRPr="000665B4" w:rsidRDefault="00266F25" w:rsidP="00266F25">
      <w:pPr>
        <w:rPr>
          <w:rFonts w:ascii="宋体" w:eastAsia="宋体" w:hAnsi="宋体"/>
        </w:rPr>
      </w:pPr>
      <w:r w:rsidRPr="000665B4">
        <w:rPr>
          <w:rFonts w:ascii="宋体" w:eastAsia="宋体" w:hAnsi="宋体"/>
        </w:rPr>
        <w:t>}</w:t>
      </w:r>
    </w:p>
    <w:p w:rsidR="005E048A" w:rsidRPr="000665B4" w:rsidRDefault="005E048A" w:rsidP="005E048A">
      <w:pPr>
        <w:pStyle w:val="3"/>
        <w:rPr>
          <w:rFonts w:ascii="宋体" w:eastAsia="宋体" w:hAnsi="宋体"/>
          <w:b w:val="0"/>
        </w:rPr>
      </w:pPr>
      <w:bookmarkStart w:id="226" w:name="_Toc524383127"/>
      <w:r w:rsidRPr="000665B4">
        <w:rPr>
          <w:rFonts w:ascii="宋体" w:eastAsia="宋体" w:hAnsi="宋体" w:hint="eastAsia"/>
          <w:b w:val="0"/>
        </w:rPr>
        <w:t>威尔逊定理</w:t>
      </w:r>
      <w:bookmarkEnd w:id="226"/>
    </w:p>
    <w:p w:rsidR="005E048A" w:rsidRPr="000665B4" w:rsidRDefault="005E048A" w:rsidP="005E048A">
      <w:pPr>
        <w:rPr>
          <w:rFonts w:ascii="宋体" w:eastAsia="宋体" w:hAnsi="宋体"/>
        </w:rPr>
      </w:pPr>
      <w:r w:rsidRPr="000665B4">
        <w:rPr>
          <w:rFonts w:ascii="宋体" w:eastAsia="宋体" w:hAnsi="宋体"/>
        </w:rPr>
        <w:t>p为素数，则((p-1)! + 1) % p == 0</w:t>
      </w:r>
    </w:p>
    <w:p w:rsidR="00483DA4" w:rsidRPr="000665B4" w:rsidRDefault="00483DA4" w:rsidP="00483DA4">
      <w:pPr>
        <w:pStyle w:val="3"/>
        <w:rPr>
          <w:rFonts w:ascii="宋体" w:eastAsia="宋体" w:hAnsi="宋体"/>
          <w:b w:val="0"/>
        </w:rPr>
      </w:pPr>
      <w:bookmarkStart w:id="227" w:name="_Toc524383128"/>
      <w:r w:rsidRPr="000665B4">
        <w:rPr>
          <w:rFonts w:ascii="宋体" w:eastAsia="宋体" w:hAnsi="宋体" w:hint="eastAsia"/>
          <w:b w:val="0"/>
        </w:rPr>
        <w:lastRenderedPageBreak/>
        <w:t>幂取模</w:t>
      </w:r>
      <w:r w:rsidR="00626C85" w:rsidRPr="000665B4">
        <w:rPr>
          <w:rFonts w:ascii="宋体" w:eastAsia="宋体" w:hAnsi="宋体" w:hint="eastAsia"/>
          <w:b w:val="0"/>
        </w:rPr>
        <w:t>(欧拉定理、费马小定理、扩展欧拉定理)</w:t>
      </w:r>
      <w:bookmarkEnd w:id="227"/>
    </w:p>
    <w:p w:rsidR="00626C85" w:rsidRPr="000665B4" w:rsidRDefault="00626C85" w:rsidP="00F323C4">
      <w:pPr>
        <w:pStyle w:val="4"/>
        <w:rPr>
          <w:rFonts w:ascii="宋体" w:eastAsia="宋体" w:hAnsi="宋体"/>
          <w:b w:val="0"/>
        </w:rPr>
      </w:pPr>
      <w:r w:rsidRPr="000665B4">
        <w:rPr>
          <w:rFonts w:ascii="宋体" w:eastAsia="宋体" w:hAnsi="宋体" w:hint="eastAsia"/>
          <w:b w:val="0"/>
        </w:rPr>
        <w:t>欧拉定理</w:t>
      </w:r>
    </w:p>
    <w:p w:rsidR="00626C85" w:rsidRPr="000665B4" w:rsidRDefault="00F323C4" w:rsidP="00626C85">
      <w:pPr>
        <w:rPr>
          <w:rFonts w:ascii="宋体" w:eastAsia="宋体" w:hAnsi="宋体"/>
        </w:rPr>
      </w:pPr>
      <w:r w:rsidRPr="000665B4">
        <w:rPr>
          <w:rFonts w:ascii="宋体" w:eastAsia="宋体" w:hAnsi="宋体"/>
          <w:position w:val="-50"/>
        </w:rPr>
        <w:object w:dxaOrig="1920" w:dyaOrig="1140">
          <v:shape id="_x0000_i1064" type="#_x0000_t75" style="width:132.75pt;height:78.75pt" o:ole="">
            <v:imagedata r:id="rId134" o:title=""/>
          </v:shape>
          <o:OLEObject Type="Embed" ProgID="Equation.DSMT4" ShapeID="_x0000_i1064" DrawAspect="Content" ObjectID="_1598124750" r:id="rId135"/>
        </w:object>
      </w:r>
    </w:p>
    <w:p w:rsidR="00626C85" w:rsidRPr="000665B4" w:rsidRDefault="00626C85" w:rsidP="00F323C4">
      <w:pPr>
        <w:pStyle w:val="4"/>
        <w:rPr>
          <w:rFonts w:ascii="宋体" w:eastAsia="宋体" w:hAnsi="宋体"/>
          <w:b w:val="0"/>
        </w:rPr>
      </w:pPr>
      <w:r w:rsidRPr="000665B4">
        <w:rPr>
          <w:rFonts w:ascii="宋体" w:eastAsia="宋体" w:hAnsi="宋体" w:hint="eastAsia"/>
          <w:b w:val="0"/>
        </w:rPr>
        <w:t>费马小定理</w:t>
      </w:r>
    </w:p>
    <w:p w:rsidR="00626C85" w:rsidRPr="000665B4" w:rsidRDefault="00F323C4" w:rsidP="00626C85">
      <w:pPr>
        <w:rPr>
          <w:rFonts w:ascii="宋体" w:eastAsia="宋体" w:hAnsi="宋体"/>
        </w:rPr>
      </w:pPr>
      <w:r w:rsidRPr="000665B4">
        <w:rPr>
          <w:rFonts w:ascii="宋体" w:eastAsia="宋体" w:hAnsi="宋体"/>
          <w:position w:val="-50"/>
        </w:rPr>
        <w:object w:dxaOrig="3240" w:dyaOrig="1140">
          <v:shape id="_x0000_i1065" type="#_x0000_t75" style="width:217.5pt;height:76.5pt" o:ole="">
            <v:imagedata r:id="rId136" o:title=""/>
          </v:shape>
          <o:OLEObject Type="Embed" ProgID="Equation.DSMT4" ShapeID="_x0000_i1065" DrawAspect="Content" ObjectID="_1598124751" r:id="rId137"/>
        </w:object>
      </w:r>
    </w:p>
    <w:p w:rsidR="00F323C4" w:rsidRPr="000665B4" w:rsidRDefault="00F323C4" w:rsidP="00F323C4">
      <w:pPr>
        <w:pStyle w:val="4"/>
        <w:rPr>
          <w:rFonts w:ascii="宋体" w:eastAsia="宋体" w:hAnsi="宋体"/>
          <w:b w:val="0"/>
        </w:rPr>
      </w:pPr>
      <w:r w:rsidRPr="000665B4">
        <w:rPr>
          <w:rFonts w:ascii="宋体" w:eastAsia="宋体" w:hAnsi="宋体" w:hint="eastAsia"/>
          <w:b w:val="0"/>
        </w:rPr>
        <w:t>扩展欧拉定理</w:t>
      </w:r>
    </w:p>
    <w:p w:rsidR="00483DA4" w:rsidRPr="000665B4" w:rsidRDefault="00F323C4" w:rsidP="00CD3ACE">
      <w:pPr>
        <w:rPr>
          <w:rFonts w:ascii="宋体" w:eastAsia="宋体" w:hAnsi="宋体"/>
        </w:rPr>
      </w:pPr>
      <w:r w:rsidRPr="000665B4">
        <w:rPr>
          <w:rFonts w:ascii="宋体" w:eastAsia="宋体" w:hAnsi="宋体" w:hint="eastAsia"/>
        </w:rPr>
        <w:t>（不要求a,c互质）</w:t>
      </w:r>
    </w:p>
    <w:p w:rsidR="00483DA4" w:rsidRPr="000665B4" w:rsidRDefault="00483DA4" w:rsidP="00CD3ACE">
      <w:pPr>
        <w:rPr>
          <w:rFonts w:ascii="宋体" w:eastAsia="宋体" w:hAnsi="宋体"/>
        </w:rPr>
      </w:pPr>
      <w:r w:rsidRPr="000665B4">
        <w:rPr>
          <w:rFonts w:ascii="宋体" w:eastAsia="宋体" w:hAnsi="宋体"/>
          <w:noProof/>
        </w:rPr>
        <w:drawing>
          <wp:inline distT="0" distB="0" distL="0" distR="0" wp14:anchorId="3B499C7C" wp14:editId="1205077C">
            <wp:extent cx="4619625" cy="485775"/>
            <wp:effectExtent l="0" t="0" r="9525" b="9525"/>
            <wp:docPr id="5" name="图片 5" descr="http://dl.iteye.com/upload/attachment/531761/b2c93169-8323-37f9-8dda-4999cb23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l.iteye.com/upload/attachment/531761/b2c93169-8323-37f9-8dda-4999cb233343.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19625" cy="485775"/>
                    </a:xfrm>
                    <a:prstGeom prst="rect">
                      <a:avLst/>
                    </a:prstGeom>
                    <a:noFill/>
                    <a:ln>
                      <a:noFill/>
                    </a:ln>
                  </pic:spPr>
                </pic:pic>
              </a:graphicData>
            </a:graphic>
          </wp:inline>
        </w:drawing>
      </w:r>
    </w:p>
    <w:p w:rsidR="00626C85" w:rsidRPr="000665B4" w:rsidRDefault="00626C85" w:rsidP="00CD3ACE">
      <w:pPr>
        <w:rPr>
          <w:rFonts w:ascii="宋体" w:eastAsia="宋体" w:hAnsi="宋体"/>
        </w:rPr>
      </w:pPr>
      <w:r w:rsidRPr="000665B4">
        <w:rPr>
          <w:rFonts w:ascii="宋体" w:eastAsia="宋体" w:hAnsi="宋体" w:hint="eastAsia"/>
        </w:rPr>
        <w:t>当x&lt;phi(C)时直接使用快速幂即可</w:t>
      </w:r>
    </w:p>
    <w:p w:rsidR="00BF310F" w:rsidRPr="000665B4" w:rsidRDefault="00BF310F" w:rsidP="00BF310F">
      <w:pPr>
        <w:pStyle w:val="4"/>
        <w:rPr>
          <w:rFonts w:ascii="宋体" w:eastAsia="宋体" w:hAnsi="宋体"/>
          <w:b w:val="0"/>
        </w:rPr>
      </w:pPr>
      <w:r w:rsidRPr="000665B4">
        <w:rPr>
          <w:rFonts w:ascii="宋体" w:eastAsia="宋体" w:hAnsi="宋体" w:hint="eastAsia"/>
          <w:b w:val="0"/>
        </w:rPr>
        <w:t>指数循环节问题</w:t>
      </w:r>
    </w:p>
    <w:p w:rsidR="00BF310F" w:rsidRPr="000665B4" w:rsidRDefault="0023482A" w:rsidP="00BF310F">
      <w:pPr>
        <w:rPr>
          <w:rFonts w:ascii="宋体" w:eastAsia="宋体" w:hAnsi="宋体"/>
        </w:rPr>
      </w:pPr>
      <w:hyperlink r:id="rId139" w:history="1">
        <w:r w:rsidR="00BF310F" w:rsidRPr="000665B4">
          <w:rPr>
            <w:rStyle w:val="a3"/>
            <w:rFonts w:ascii="宋体" w:eastAsia="宋体" w:hAnsi="宋体"/>
          </w:rPr>
          <w:t>https://blog.csdn.net/acdreamers/article/details/8236942</w:t>
        </w:r>
      </w:hyperlink>
    </w:p>
    <w:p w:rsidR="00BF310F" w:rsidRPr="000665B4" w:rsidRDefault="00BF310F" w:rsidP="00BF310F">
      <w:pPr>
        <w:rPr>
          <w:rFonts w:ascii="宋体" w:eastAsia="宋体" w:hAnsi="宋体"/>
        </w:rPr>
      </w:pPr>
      <w:r w:rsidRPr="000665B4">
        <w:rPr>
          <w:rFonts w:ascii="宋体" w:eastAsia="宋体" w:hAnsi="宋体"/>
        </w:rPr>
        <w:t>FZU-1759</w:t>
      </w:r>
    </w:p>
    <w:p w:rsidR="00BF310F" w:rsidRPr="000665B4" w:rsidRDefault="00BF310F" w:rsidP="00BF310F">
      <w:pPr>
        <w:rPr>
          <w:rFonts w:ascii="宋体" w:eastAsia="宋体" w:hAnsi="宋体"/>
        </w:rPr>
      </w:pPr>
      <w:r w:rsidRPr="000665B4">
        <w:rPr>
          <w:rFonts w:ascii="宋体" w:eastAsia="宋体" w:hAnsi="宋体" w:hint="eastAsia"/>
        </w:rPr>
        <w:t>HDU-2837</w:t>
      </w:r>
    </w:p>
    <w:p w:rsidR="00BF310F" w:rsidRPr="000665B4" w:rsidRDefault="00BF310F" w:rsidP="00BF310F">
      <w:pPr>
        <w:rPr>
          <w:rFonts w:ascii="宋体" w:eastAsia="宋体" w:hAnsi="宋体"/>
        </w:rPr>
      </w:pPr>
      <w:r w:rsidRPr="000665B4">
        <w:rPr>
          <w:rFonts w:ascii="宋体" w:eastAsia="宋体" w:hAnsi="宋体"/>
        </w:rPr>
        <w:t>ZOJ-1674</w:t>
      </w:r>
    </w:p>
    <w:p w:rsidR="00BF310F" w:rsidRPr="000665B4" w:rsidRDefault="00BF310F" w:rsidP="00BF310F">
      <w:pPr>
        <w:rPr>
          <w:rFonts w:ascii="宋体" w:eastAsia="宋体" w:hAnsi="宋体"/>
        </w:rPr>
      </w:pPr>
      <w:r w:rsidRPr="000665B4">
        <w:rPr>
          <w:rFonts w:ascii="宋体" w:eastAsia="宋体" w:hAnsi="宋体"/>
        </w:rPr>
        <w:t>HDU-4335</w:t>
      </w:r>
    </w:p>
    <w:p w:rsidR="00BF310F" w:rsidRPr="000665B4" w:rsidRDefault="0023482A" w:rsidP="00BF310F">
      <w:pPr>
        <w:rPr>
          <w:rFonts w:ascii="宋体" w:eastAsia="宋体" w:hAnsi="宋体"/>
        </w:rPr>
      </w:pPr>
      <w:hyperlink r:id="rId140" w:history="1">
        <w:r w:rsidR="00BF310F" w:rsidRPr="000665B4">
          <w:rPr>
            <w:rStyle w:val="a3"/>
            <w:rFonts w:ascii="宋体" w:eastAsia="宋体" w:hAnsi="宋体"/>
          </w:rPr>
          <w:t>https://blog.csdn.net/wust_zzwh/article/details/51966450</w:t>
        </w:r>
      </w:hyperlink>
    </w:p>
    <w:p w:rsidR="00BF310F" w:rsidRPr="000665B4" w:rsidRDefault="00BF310F" w:rsidP="00BF310F">
      <w:pPr>
        <w:rPr>
          <w:rFonts w:ascii="宋体" w:eastAsia="宋体" w:hAnsi="宋体"/>
        </w:rPr>
      </w:pPr>
      <w:r w:rsidRPr="000665B4">
        <w:rPr>
          <w:rFonts w:ascii="宋体" w:eastAsia="宋体" w:hAnsi="宋体" w:hint="eastAsia"/>
        </w:rPr>
        <w:t>（HDU-</w:t>
      </w:r>
      <w:r w:rsidRPr="000665B4">
        <w:rPr>
          <w:rFonts w:ascii="宋体" w:eastAsia="宋体" w:hAnsi="宋体"/>
        </w:rPr>
        <w:t>5728</w:t>
      </w:r>
      <w:r w:rsidRPr="000665B4">
        <w:rPr>
          <w:rFonts w:ascii="宋体" w:eastAsia="宋体" w:hAnsi="宋体" w:hint="eastAsia"/>
        </w:rPr>
        <w:t>-</w:t>
      </w:r>
      <w:r w:rsidRPr="000665B4">
        <w:rPr>
          <w:rFonts w:ascii="宋体" w:eastAsia="宋体" w:hAnsi="宋体"/>
        </w:rPr>
        <w:t>2016</w:t>
      </w:r>
      <w:r w:rsidRPr="000665B4">
        <w:rPr>
          <w:rFonts w:ascii="宋体" w:eastAsia="宋体" w:hAnsi="宋体" w:hint="eastAsia"/>
        </w:rPr>
        <w:t>多校）</w:t>
      </w:r>
    </w:p>
    <w:p w:rsidR="00655F3C" w:rsidRPr="000665B4" w:rsidRDefault="00655F3C" w:rsidP="00655F3C">
      <w:pPr>
        <w:pStyle w:val="3"/>
        <w:rPr>
          <w:rFonts w:ascii="宋体" w:eastAsia="宋体" w:hAnsi="宋体"/>
          <w:b w:val="0"/>
        </w:rPr>
      </w:pPr>
      <w:bookmarkStart w:id="228" w:name="_Toc524383129"/>
      <w:r w:rsidRPr="000665B4">
        <w:rPr>
          <w:rFonts w:ascii="宋体" w:eastAsia="宋体" w:hAnsi="宋体" w:hint="eastAsia"/>
          <w:b w:val="0"/>
        </w:rPr>
        <w:lastRenderedPageBreak/>
        <w:t>不定方程</w:t>
      </w:r>
      <w:bookmarkEnd w:id="228"/>
    </w:p>
    <w:p w:rsidR="00655F3C" w:rsidRPr="000665B4" w:rsidRDefault="00E62827" w:rsidP="00655F3C">
      <w:pPr>
        <w:pStyle w:val="4"/>
        <w:rPr>
          <w:rFonts w:ascii="宋体" w:eastAsia="宋体" w:hAnsi="宋体"/>
          <w:b w:val="0"/>
        </w:rPr>
      </w:pPr>
      <w:r w:rsidRPr="000665B4">
        <w:rPr>
          <w:rFonts w:ascii="宋体" w:eastAsia="宋体" w:hAnsi="宋体" w:hint="eastAsia"/>
          <w:b w:val="0"/>
        </w:rPr>
        <w:t>√-</w:t>
      </w:r>
      <w:r w:rsidR="00655F3C" w:rsidRPr="000665B4">
        <w:rPr>
          <w:rFonts w:ascii="宋体" w:eastAsia="宋体" w:hAnsi="宋体" w:hint="eastAsia"/>
          <w:b w:val="0"/>
        </w:rPr>
        <w:t>HD</w:t>
      </w:r>
      <w:r w:rsidR="00655F3C" w:rsidRPr="000665B4">
        <w:rPr>
          <w:rFonts w:ascii="宋体" w:eastAsia="宋体" w:hAnsi="宋体"/>
          <w:b w:val="0"/>
        </w:rPr>
        <w:t>U</w:t>
      </w:r>
      <w:r w:rsidR="00655F3C" w:rsidRPr="000665B4">
        <w:rPr>
          <w:rFonts w:ascii="宋体" w:eastAsia="宋体" w:hAnsi="宋体" w:hint="eastAsia"/>
          <w:b w:val="0"/>
        </w:rPr>
        <w:t>-</w:t>
      </w:r>
      <w:r w:rsidR="00655F3C" w:rsidRPr="000665B4">
        <w:rPr>
          <w:rFonts w:ascii="宋体" w:eastAsia="宋体" w:hAnsi="宋体"/>
          <w:b w:val="0"/>
        </w:rPr>
        <w:t>6298</w:t>
      </w:r>
      <w:r w:rsidR="00655F3C" w:rsidRPr="000665B4">
        <w:rPr>
          <w:rFonts w:ascii="宋体" w:eastAsia="宋体" w:hAnsi="宋体" w:hint="eastAsia"/>
          <w:b w:val="0"/>
        </w:rPr>
        <w:t>-</w:t>
      </w:r>
      <w:r w:rsidR="00655F3C" w:rsidRPr="000665B4">
        <w:rPr>
          <w:rFonts w:ascii="宋体" w:eastAsia="宋体" w:hAnsi="宋体"/>
          <w:b w:val="0"/>
        </w:rPr>
        <w:t>2018</w:t>
      </w:r>
      <w:r w:rsidR="00655F3C" w:rsidRPr="000665B4">
        <w:rPr>
          <w:rFonts w:ascii="宋体" w:eastAsia="宋体" w:hAnsi="宋体" w:hint="eastAsia"/>
          <w:b w:val="0"/>
        </w:rPr>
        <w:t>多校1-签到题</w:t>
      </w:r>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√-HD</w:instrText>
      </w:r>
      <w:r w:rsidRPr="000665B4">
        <w:rPr>
          <w:rFonts w:ascii="宋体" w:eastAsia="宋体" w:hAnsi="宋体"/>
          <w:b w:val="0"/>
        </w:rPr>
        <w:instrText>U</w:instrText>
      </w:r>
      <w:r w:rsidRPr="000665B4">
        <w:rPr>
          <w:rFonts w:ascii="宋体" w:eastAsia="宋体" w:hAnsi="宋体" w:hint="eastAsia"/>
          <w:b w:val="0"/>
        </w:rPr>
        <w:instrText>-</w:instrText>
      </w:r>
      <w:r w:rsidRPr="000665B4">
        <w:rPr>
          <w:rFonts w:ascii="宋体" w:eastAsia="宋体" w:hAnsi="宋体"/>
          <w:b w:val="0"/>
        </w:rPr>
        <w:instrText>6298</w:instrText>
      </w:r>
      <w:r w:rsidRPr="000665B4">
        <w:rPr>
          <w:rFonts w:ascii="宋体" w:eastAsia="宋体" w:hAnsi="宋体" w:hint="eastAsia"/>
          <w:b w:val="0"/>
        </w:rPr>
        <w:instrText>-</w:instrText>
      </w:r>
      <w:r w:rsidRPr="000665B4">
        <w:rPr>
          <w:rFonts w:ascii="宋体" w:eastAsia="宋体" w:hAnsi="宋体"/>
          <w:b w:val="0"/>
        </w:rPr>
        <w:instrText>2018</w:instrText>
      </w:r>
      <w:r w:rsidRPr="000665B4">
        <w:rPr>
          <w:rFonts w:ascii="宋体" w:eastAsia="宋体" w:hAnsi="宋体" w:hint="eastAsia"/>
          <w:b w:val="0"/>
        </w:rPr>
        <w:instrText>多校1-签到题</w:instrText>
      </w:r>
      <w:r w:rsidRPr="000665B4">
        <w:rPr>
          <w:rFonts w:ascii="宋体" w:eastAsia="宋体" w:hAnsi="宋体"/>
          <w:b w:val="0"/>
        </w:rPr>
        <w:instrText>:</w:instrText>
      </w:r>
      <w:r w:rsidRPr="000665B4">
        <w:rPr>
          <w:rFonts w:ascii="宋体" w:eastAsia="宋体" w:hAnsi="宋体" w:hint="eastAsia"/>
        </w:rPr>
        <w:instrText>6</w:instrText>
      </w:r>
      <w:r w:rsidRPr="000665B4">
        <w:rPr>
          <w:rFonts w:ascii="宋体" w:eastAsia="宋体" w:hAnsi="宋体"/>
        </w:rPr>
        <w:instrText xml:space="preserve">298" \y "HDU:6298" </w:instrText>
      </w:r>
      <w:r w:rsidRPr="000665B4">
        <w:rPr>
          <w:rFonts w:ascii="宋体" w:eastAsia="宋体" w:hAnsi="宋体"/>
          <w:b w:val="0"/>
        </w:rPr>
        <w:fldChar w:fldCharType="end"/>
      </w:r>
    </w:p>
    <w:p w:rsidR="00655F3C" w:rsidRPr="000665B4" w:rsidRDefault="00655F3C" w:rsidP="00CD3ACE">
      <w:pPr>
        <w:rPr>
          <w:rFonts w:ascii="宋体" w:eastAsia="宋体" w:hAnsi="宋体"/>
        </w:rPr>
      </w:pPr>
      <w:r w:rsidRPr="000665B4">
        <w:rPr>
          <w:rFonts w:ascii="宋体" w:eastAsia="宋体" w:hAnsi="宋体" w:hint="eastAsia"/>
        </w:rPr>
        <w:t>【题意】</w:t>
      </w:r>
    </w:p>
    <w:p w:rsidR="00E62827" w:rsidRPr="000665B4" w:rsidRDefault="00E62827" w:rsidP="00CD3ACE">
      <w:pPr>
        <w:rPr>
          <w:rFonts w:ascii="宋体" w:eastAsia="宋体" w:hAnsi="宋体"/>
        </w:rPr>
      </w:pPr>
      <w:r w:rsidRPr="000665B4">
        <w:rPr>
          <w:rFonts w:ascii="宋体" w:eastAsia="宋体" w:hAnsi="宋体"/>
          <w:position w:val="-100"/>
        </w:rPr>
        <w:object w:dxaOrig="2200" w:dyaOrig="2120">
          <v:shape id="_x0000_i1066" type="#_x0000_t75" style="width:110.25pt;height:105.75pt" o:ole="">
            <v:imagedata r:id="rId141" o:title=""/>
          </v:shape>
          <o:OLEObject Type="Embed" ProgID="Equation.DSMT4" ShapeID="_x0000_i1066" DrawAspect="Content" ObjectID="_1598124752" r:id="rId142"/>
        </w:object>
      </w:r>
    </w:p>
    <w:p w:rsidR="00655F3C" w:rsidRPr="000665B4" w:rsidRDefault="00655F3C" w:rsidP="00CD3ACE">
      <w:pPr>
        <w:rPr>
          <w:rFonts w:ascii="宋体" w:eastAsia="宋体" w:hAnsi="宋体"/>
        </w:rPr>
      </w:pPr>
      <w:r w:rsidRPr="000665B4">
        <w:rPr>
          <w:rFonts w:ascii="宋体" w:eastAsia="宋体" w:hAnsi="宋体" w:hint="eastAsia"/>
        </w:rPr>
        <w:t>【题解】</w:t>
      </w:r>
    </w:p>
    <w:p w:rsidR="00E62827" w:rsidRPr="000665B4" w:rsidRDefault="00E62827" w:rsidP="00CD3ACE">
      <w:pPr>
        <w:rPr>
          <w:rFonts w:ascii="宋体" w:eastAsia="宋体" w:hAnsi="宋体"/>
        </w:rPr>
      </w:pPr>
      <w:r w:rsidRPr="000665B4">
        <w:rPr>
          <w:rFonts w:ascii="宋体" w:eastAsia="宋体" w:hAnsi="宋体"/>
          <w:position w:val="-154"/>
        </w:rPr>
        <w:object w:dxaOrig="1960" w:dyaOrig="3200">
          <v:shape id="_x0000_i1067" type="#_x0000_t75" style="width:98.25pt;height:159.75pt" o:ole="">
            <v:imagedata r:id="rId143" o:title=""/>
          </v:shape>
          <o:OLEObject Type="Embed" ProgID="Equation.DSMT4" ShapeID="_x0000_i1067" DrawAspect="Content" ObjectID="_1598124753" r:id="rId144"/>
        </w:object>
      </w:r>
    </w:p>
    <w:p w:rsidR="00E62827" w:rsidRPr="000665B4" w:rsidRDefault="007F40D3" w:rsidP="00CD3ACE">
      <w:pPr>
        <w:rPr>
          <w:rFonts w:ascii="宋体" w:eastAsia="宋体" w:hAnsi="宋体"/>
        </w:rPr>
      </w:pPr>
      <w:r w:rsidRPr="000665B4">
        <w:rPr>
          <w:rFonts w:ascii="宋体" w:eastAsia="宋体" w:hAnsi="宋体"/>
          <w:position w:val="-230"/>
        </w:rPr>
        <w:object w:dxaOrig="1860" w:dyaOrig="4720">
          <v:shape id="_x0000_i1068" type="#_x0000_t75" style="width:93pt;height:236.25pt" o:ole="">
            <v:imagedata r:id="rId145" o:title=""/>
          </v:shape>
          <o:OLEObject Type="Embed" ProgID="Equation.DSMT4" ShapeID="_x0000_i1068" DrawAspect="Content" ObjectID="_1598124754" r:id="rId146"/>
        </w:object>
      </w:r>
    </w:p>
    <w:p w:rsidR="007F40D3" w:rsidRPr="000665B4" w:rsidRDefault="007F40D3" w:rsidP="00CD3ACE">
      <w:pPr>
        <w:rPr>
          <w:rFonts w:ascii="宋体" w:eastAsia="宋体" w:hAnsi="宋体"/>
        </w:rPr>
      </w:pPr>
      <w:r w:rsidRPr="000665B4">
        <w:rPr>
          <w:rFonts w:ascii="宋体" w:eastAsia="宋体" w:hAnsi="宋体"/>
          <w:position w:val="-66"/>
        </w:rPr>
        <w:object w:dxaOrig="1900" w:dyaOrig="1440">
          <v:shape id="_x0000_i1069" type="#_x0000_t75" style="width:95.25pt;height:1in" o:ole="">
            <v:imagedata r:id="rId147" o:title=""/>
          </v:shape>
          <o:OLEObject Type="Embed" ProgID="Equation.DSMT4" ShapeID="_x0000_i1069" DrawAspect="Content" ObjectID="_1598124755" r:id="rId148"/>
        </w:object>
      </w:r>
    </w:p>
    <w:p w:rsidR="00E62827" w:rsidRPr="000665B4" w:rsidRDefault="007F40D3" w:rsidP="00CD3ACE">
      <w:pPr>
        <w:rPr>
          <w:rFonts w:ascii="宋体" w:eastAsia="宋体" w:hAnsi="宋体"/>
        </w:rPr>
      </w:pPr>
      <w:r w:rsidRPr="000665B4">
        <w:rPr>
          <w:rFonts w:ascii="宋体" w:eastAsia="宋体" w:hAnsi="宋体"/>
          <w:position w:val="-30"/>
        </w:rPr>
        <w:object w:dxaOrig="3739" w:dyaOrig="720">
          <v:shape id="_x0000_i1070" type="#_x0000_t75" style="width:186.75pt;height:36pt" o:ole="">
            <v:imagedata r:id="rId149" o:title=""/>
          </v:shape>
          <o:OLEObject Type="Embed" ProgID="Equation.DSMT4" ShapeID="_x0000_i1070" DrawAspect="Content" ObjectID="_1598124756" r:id="rId150"/>
        </w:object>
      </w:r>
    </w:p>
    <w:p w:rsidR="007F40D3" w:rsidRPr="000665B4" w:rsidRDefault="007F40D3" w:rsidP="00CD3ACE">
      <w:pPr>
        <w:rPr>
          <w:rFonts w:ascii="宋体" w:eastAsia="宋体" w:hAnsi="宋体"/>
        </w:rPr>
      </w:pPr>
      <w:r w:rsidRPr="000665B4">
        <w:rPr>
          <w:rFonts w:ascii="宋体" w:eastAsia="宋体" w:hAnsi="宋体"/>
          <w:position w:val="-78"/>
        </w:rPr>
        <w:object w:dxaOrig="1620" w:dyaOrig="1380">
          <v:shape id="_x0000_i1071" type="#_x0000_t75" style="width:81pt;height:69pt" o:ole="">
            <v:imagedata r:id="rId151" o:title=""/>
          </v:shape>
          <o:OLEObject Type="Embed" ProgID="Equation.DSMT4" ShapeID="_x0000_i1071" DrawAspect="Content" ObjectID="_1598124757" r:id="rId152"/>
        </w:object>
      </w:r>
    </w:p>
    <w:p w:rsidR="007F40D3" w:rsidRPr="000665B4" w:rsidRDefault="007F40D3" w:rsidP="00CD3ACE">
      <w:pPr>
        <w:rPr>
          <w:rFonts w:ascii="宋体" w:eastAsia="宋体" w:hAnsi="宋体"/>
        </w:rPr>
      </w:pPr>
      <w:r w:rsidRPr="000665B4">
        <w:rPr>
          <w:rFonts w:ascii="宋体" w:eastAsia="宋体" w:hAnsi="宋体"/>
          <w:position w:val="-114"/>
        </w:rPr>
        <w:object w:dxaOrig="2980" w:dyaOrig="2120">
          <v:shape id="_x0000_i1072" type="#_x0000_t75" style="width:149.25pt;height:105.75pt" o:ole="">
            <v:imagedata r:id="rId153" o:title=""/>
          </v:shape>
          <o:OLEObject Type="Embed" ProgID="Equation.DSMT4" ShapeID="_x0000_i1072" DrawAspect="Content" ObjectID="_1598124758" r:id="rId154"/>
        </w:object>
      </w:r>
    </w:p>
    <w:p w:rsidR="007F40D3" w:rsidRPr="000665B4" w:rsidRDefault="007F40D3" w:rsidP="00CD3ACE">
      <w:pPr>
        <w:rPr>
          <w:rFonts w:ascii="宋体" w:eastAsia="宋体" w:hAnsi="宋体"/>
        </w:rPr>
      </w:pPr>
      <w:r w:rsidRPr="000665B4">
        <w:rPr>
          <w:rFonts w:ascii="宋体" w:eastAsia="宋体" w:hAnsi="宋体"/>
          <w:position w:val="-78"/>
        </w:rPr>
        <w:object w:dxaOrig="1660" w:dyaOrig="1380">
          <v:shape id="_x0000_i1073" type="#_x0000_t75" style="width:83.25pt;height:69pt" o:ole="">
            <v:imagedata r:id="rId155" o:title=""/>
          </v:shape>
          <o:OLEObject Type="Embed" ProgID="Equation.DSMT4" ShapeID="_x0000_i1073" DrawAspect="Content" ObjectID="_1598124759" r:id="rId156"/>
        </w:object>
      </w:r>
    </w:p>
    <w:p w:rsidR="00655F3C" w:rsidRPr="000665B4" w:rsidRDefault="00655F3C" w:rsidP="00CD3ACE">
      <w:pPr>
        <w:rPr>
          <w:rFonts w:ascii="宋体" w:eastAsia="宋体" w:hAnsi="宋体"/>
        </w:rPr>
      </w:pPr>
      <w:r w:rsidRPr="000665B4">
        <w:rPr>
          <w:rFonts w:ascii="宋体" w:eastAsia="宋体" w:hAnsi="宋体" w:hint="eastAsia"/>
        </w:rPr>
        <w:t>【代码】</w:t>
      </w:r>
    </w:p>
    <w:p w:rsidR="00E62827" w:rsidRPr="000665B4" w:rsidRDefault="00E62827" w:rsidP="00E62827">
      <w:pPr>
        <w:rPr>
          <w:rFonts w:ascii="宋体" w:eastAsia="宋体" w:hAnsi="宋体"/>
        </w:rPr>
      </w:pPr>
      <w:r w:rsidRPr="000665B4">
        <w:rPr>
          <w:rFonts w:ascii="宋体" w:eastAsia="宋体" w:hAnsi="宋体"/>
        </w:rPr>
        <w:t>#include &lt;bits/stdc++.h&gt;</w:t>
      </w:r>
    </w:p>
    <w:p w:rsidR="00E62827" w:rsidRPr="000665B4" w:rsidRDefault="00E62827" w:rsidP="00E62827">
      <w:pPr>
        <w:rPr>
          <w:rFonts w:ascii="宋体" w:eastAsia="宋体" w:hAnsi="宋体"/>
        </w:rPr>
      </w:pPr>
      <w:r w:rsidRPr="000665B4">
        <w:rPr>
          <w:rFonts w:ascii="宋体" w:eastAsia="宋体" w:hAnsi="宋体"/>
        </w:rPr>
        <w:t>#define ll long long</w:t>
      </w:r>
    </w:p>
    <w:p w:rsidR="00E62827" w:rsidRPr="000665B4" w:rsidRDefault="00E62827" w:rsidP="00E62827">
      <w:pPr>
        <w:rPr>
          <w:rFonts w:ascii="宋体" w:eastAsia="宋体" w:hAnsi="宋体"/>
        </w:rPr>
      </w:pPr>
    </w:p>
    <w:p w:rsidR="00E62827" w:rsidRPr="000665B4" w:rsidRDefault="00E62827" w:rsidP="00E62827">
      <w:pPr>
        <w:rPr>
          <w:rFonts w:ascii="宋体" w:eastAsia="宋体" w:hAnsi="宋体"/>
        </w:rPr>
      </w:pPr>
      <w:r w:rsidRPr="000665B4">
        <w:rPr>
          <w:rFonts w:ascii="宋体" w:eastAsia="宋体" w:hAnsi="宋体"/>
        </w:rPr>
        <w:t>using namespace std;</w:t>
      </w:r>
    </w:p>
    <w:p w:rsidR="00E62827" w:rsidRPr="000665B4" w:rsidRDefault="00E62827" w:rsidP="00E62827">
      <w:pPr>
        <w:rPr>
          <w:rFonts w:ascii="宋体" w:eastAsia="宋体" w:hAnsi="宋体"/>
        </w:rPr>
      </w:pPr>
    </w:p>
    <w:p w:rsidR="00E62827" w:rsidRPr="000665B4" w:rsidRDefault="00E62827" w:rsidP="00E62827">
      <w:pPr>
        <w:rPr>
          <w:rFonts w:ascii="宋体" w:eastAsia="宋体" w:hAnsi="宋体"/>
        </w:rPr>
      </w:pPr>
      <w:r w:rsidRPr="000665B4">
        <w:rPr>
          <w:rFonts w:ascii="宋体" w:eastAsia="宋体" w:hAnsi="宋体"/>
        </w:rPr>
        <w:t>int main()</w:t>
      </w:r>
    </w:p>
    <w:p w:rsidR="00E62827" w:rsidRPr="000665B4" w:rsidRDefault="00E62827" w:rsidP="00E62827">
      <w:pPr>
        <w:rPr>
          <w:rFonts w:ascii="宋体" w:eastAsia="宋体" w:hAnsi="宋体"/>
        </w:rPr>
      </w:pPr>
      <w:r w:rsidRPr="000665B4">
        <w:rPr>
          <w:rFonts w:ascii="宋体" w:eastAsia="宋体" w:hAnsi="宋体"/>
        </w:rPr>
        <w:t>{</w:t>
      </w:r>
    </w:p>
    <w:p w:rsidR="00E62827" w:rsidRPr="000665B4" w:rsidRDefault="00E62827" w:rsidP="00E62827">
      <w:pPr>
        <w:rPr>
          <w:rFonts w:ascii="宋体" w:eastAsia="宋体" w:hAnsi="宋体"/>
        </w:rPr>
      </w:pPr>
      <w:r w:rsidRPr="000665B4">
        <w:rPr>
          <w:rFonts w:ascii="宋体" w:eastAsia="宋体" w:hAnsi="宋体"/>
        </w:rPr>
        <w:t xml:space="preserve">    int t;</w:t>
      </w:r>
    </w:p>
    <w:p w:rsidR="00E62827" w:rsidRPr="000665B4" w:rsidRDefault="00E62827" w:rsidP="00E62827">
      <w:pPr>
        <w:rPr>
          <w:rFonts w:ascii="宋体" w:eastAsia="宋体" w:hAnsi="宋体"/>
        </w:rPr>
      </w:pPr>
      <w:r w:rsidRPr="000665B4">
        <w:rPr>
          <w:rFonts w:ascii="宋体" w:eastAsia="宋体" w:hAnsi="宋体"/>
        </w:rPr>
        <w:t xml:space="preserve">    scanf("%d",&amp;t);</w:t>
      </w:r>
    </w:p>
    <w:p w:rsidR="00E62827" w:rsidRPr="000665B4" w:rsidRDefault="00E62827" w:rsidP="00E62827">
      <w:pPr>
        <w:rPr>
          <w:rFonts w:ascii="宋体" w:eastAsia="宋体" w:hAnsi="宋体"/>
        </w:rPr>
      </w:pPr>
      <w:r w:rsidRPr="000665B4">
        <w:rPr>
          <w:rFonts w:ascii="宋体" w:eastAsia="宋体" w:hAnsi="宋体"/>
        </w:rPr>
        <w:t xml:space="preserve">    while(t--){</w:t>
      </w:r>
    </w:p>
    <w:p w:rsidR="00E62827" w:rsidRPr="000665B4" w:rsidRDefault="00E62827" w:rsidP="00E62827">
      <w:pPr>
        <w:rPr>
          <w:rFonts w:ascii="宋体" w:eastAsia="宋体" w:hAnsi="宋体"/>
        </w:rPr>
      </w:pPr>
      <w:r w:rsidRPr="000665B4">
        <w:rPr>
          <w:rFonts w:ascii="宋体" w:eastAsia="宋体" w:hAnsi="宋体"/>
        </w:rPr>
        <w:t xml:space="preserve">        ll n;</w:t>
      </w:r>
    </w:p>
    <w:p w:rsidR="00E62827" w:rsidRPr="000665B4" w:rsidRDefault="00E62827" w:rsidP="00E62827">
      <w:pPr>
        <w:rPr>
          <w:rFonts w:ascii="宋体" w:eastAsia="宋体" w:hAnsi="宋体"/>
        </w:rPr>
      </w:pPr>
      <w:r w:rsidRPr="000665B4">
        <w:rPr>
          <w:rFonts w:ascii="宋体" w:eastAsia="宋体" w:hAnsi="宋体"/>
        </w:rPr>
        <w:t xml:space="preserve">        scanf("%I64d",&amp;n);</w:t>
      </w:r>
    </w:p>
    <w:p w:rsidR="00E62827" w:rsidRPr="000665B4" w:rsidRDefault="00E62827" w:rsidP="00E62827">
      <w:pPr>
        <w:rPr>
          <w:rFonts w:ascii="宋体" w:eastAsia="宋体" w:hAnsi="宋体"/>
        </w:rPr>
      </w:pPr>
      <w:r w:rsidRPr="000665B4">
        <w:rPr>
          <w:rFonts w:ascii="宋体" w:eastAsia="宋体" w:hAnsi="宋体"/>
        </w:rPr>
        <w:t xml:space="preserve">        if(n%3==0) cout&lt;&lt;n*n*n/27&lt;&lt;endl;</w:t>
      </w:r>
    </w:p>
    <w:p w:rsidR="00E62827" w:rsidRPr="000665B4" w:rsidRDefault="00E62827" w:rsidP="00E62827">
      <w:pPr>
        <w:rPr>
          <w:rFonts w:ascii="宋体" w:eastAsia="宋体" w:hAnsi="宋体"/>
        </w:rPr>
      </w:pPr>
      <w:r w:rsidRPr="000665B4">
        <w:rPr>
          <w:rFonts w:ascii="宋体" w:eastAsia="宋体" w:hAnsi="宋体"/>
        </w:rPr>
        <w:t xml:space="preserve">        else if(n%4==0)cout&lt;&lt;n*n*n/32&lt;&lt;endl;</w:t>
      </w:r>
    </w:p>
    <w:p w:rsidR="00E62827" w:rsidRPr="000665B4" w:rsidRDefault="00E62827" w:rsidP="00E62827">
      <w:pPr>
        <w:rPr>
          <w:rFonts w:ascii="宋体" w:eastAsia="宋体" w:hAnsi="宋体"/>
        </w:rPr>
      </w:pPr>
      <w:r w:rsidRPr="000665B4">
        <w:rPr>
          <w:rFonts w:ascii="宋体" w:eastAsia="宋体" w:hAnsi="宋体"/>
        </w:rPr>
        <w:t xml:space="preserve">        else cout&lt;&lt;-1&lt;&lt;endl;</w:t>
      </w:r>
    </w:p>
    <w:p w:rsidR="00E62827" w:rsidRPr="000665B4" w:rsidRDefault="00E62827" w:rsidP="00E62827">
      <w:pPr>
        <w:rPr>
          <w:rFonts w:ascii="宋体" w:eastAsia="宋体" w:hAnsi="宋体"/>
        </w:rPr>
      </w:pPr>
      <w:r w:rsidRPr="000665B4">
        <w:rPr>
          <w:rFonts w:ascii="宋体" w:eastAsia="宋体" w:hAnsi="宋体"/>
        </w:rPr>
        <w:t xml:space="preserve">    }</w:t>
      </w:r>
    </w:p>
    <w:p w:rsidR="00E62827" w:rsidRPr="000665B4" w:rsidRDefault="00E62827" w:rsidP="00E62827">
      <w:pPr>
        <w:rPr>
          <w:rFonts w:ascii="宋体" w:eastAsia="宋体" w:hAnsi="宋体"/>
        </w:rPr>
      </w:pPr>
      <w:r w:rsidRPr="000665B4">
        <w:rPr>
          <w:rFonts w:ascii="宋体" w:eastAsia="宋体" w:hAnsi="宋体"/>
        </w:rPr>
        <w:t xml:space="preserve">    return 0;</w:t>
      </w:r>
    </w:p>
    <w:p w:rsidR="00E62827" w:rsidRPr="000665B4" w:rsidRDefault="00E62827" w:rsidP="00E62827">
      <w:pPr>
        <w:rPr>
          <w:rFonts w:ascii="宋体" w:eastAsia="宋体" w:hAnsi="宋体"/>
        </w:rPr>
      </w:pPr>
      <w:r w:rsidRPr="000665B4">
        <w:rPr>
          <w:rFonts w:ascii="宋体" w:eastAsia="宋体" w:hAnsi="宋体"/>
        </w:rPr>
        <w:t>}</w:t>
      </w:r>
    </w:p>
    <w:p w:rsidR="001B4035" w:rsidRPr="000665B4" w:rsidRDefault="001B4035" w:rsidP="001B4035">
      <w:pPr>
        <w:pStyle w:val="3"/>
        <w:rPr>
          <w:rFonts w:ascii="宋体" w:eastAsia="宋体" w:hAnsi="宋体"/>
        </w:rPr>
      </w:pPr>
      <w:bookmarkStart w:id="229" w:name="_Toc524383130"/>
      <w:r w:rsidRPr="000665B4">
        <w:rPr>
          <w:rFonts w:ascii="宋体" w:eastAsia="宋体" w:hAnsi="宋体" w:hint="eastAsia"/>
        </w:rPr>
        <w:lastRenderedPageBreak/>
        <w:t>综合题</w:t>
      </w:r>
      <w:bookmarkEnd w:id="229"/>
    </w:p>
    <w:p w:rsidR="001B4035" w:rsidRPr="000665B4" w:rsidRDefault="001B4035" w:rsidP="000665B4">
      <w:pPr>
        <w:pStyle w:val="4"/>
        <w:rPr>
          <w:rFonts w:ascii="宋体" w:eastAsia="宋体" w:hAnsi="宋体"/>
          <w:b w:val="0"/>
        </w:rPr>
      </w:pPr>
      <w:r w:rsidRPr="000665B4">
        <w:rPr>
          <w:rFonts w:ascii="宋体" w:eastAsia="宋体" w:hAnsi="宋体" w:hint="eastAsia"/>
          <w:b w:val="0"/>
        </w:rPr>
        <w:t>√-ECNU ICPC/CCPC Trial Round #1-</w:t>
      </w:r>
      <w:r w:rsidRPr="000665B4">
        <w:rPr>
          <w:rFonts w:ascii="宋体" w:eastAsia="宋体" w:hAnsi="宋体"/>
          <w:b w:val="0"/>
        </w:rPr>
        <w:t>M</w:t>
      </w:r>
      <w:r w:rsidRPr="000665B4">
        <w:rPr>
          <w:rFonts w:ascii="宋体" w:eastAsia="宋体" w:hAnsi="宋体" w:hint="eastAsia"/>
          <w:b w:val="0"/>
        </w:rPr>
        <w:t>-Memory Penalty</w:t>
      </w:r>
      <w:r w:rsidR="00391D2E">
        <w:rPr>
          <w:rFonts w:ascii="宋体" w:eastAsia="宋体" w:hAnsi="宋体"/>
          <w:b w:val="0"/>
        </w:rPr>
        <w:fldChar w:fldCharType="begin"/>
      </w:r>
      <w:r w:rsidR="00391D2E">
        <w:instrText xml:space="preserve"> XE "</w:instrText>
      </w:r>
      <w:r w:rsidR="00391D2E" w:rsidRPr="00FD60E1">
        <w:rPr>
          <w:rFonts w:ascii="宋体" w:eastAsia="宋体" w:hAnsi="宋体" w:hint="eastAsia"/>
          <w:b w:val="0"/>
        </w:rPr>
        <w:instrText>√-ECNU ICPC/CCPC Trial Round #1-</w:instrText>
      </w:r>
      <w:r w:rsidR="00391D2E" w:rsidRPr="00FD60E1">
        <w:rPr>
          <w:rFonts w:ascii="宋体" w:eastAsia="宋体" w:hAnsi="宋体"/>
          <w:b w:val="0"/>
        </w:rPr>
        <w:instrText>M</w:instrText>
      </w:r>
      <w:r w:rsidR="00391D2E" w:rsidRPr="00FD60E1">
        <w:rPr>
          <w:rFonts w:ascii="宋体" w:eastAsia="宋体" w:hAnsi="宋体" w:hint="eastAsia"/>
          <w:b w:val="0"/>
        </w:rPr>
        <w:instrText>-Memory Penalty</w:instrText>
      </w:r>
      <w:r w:rsidR="00391D2E">
        <w:instrText xml:space="preserve">" \y "EOJ" </w:instrText>
      </w:r>
      <w:r w:rsidR="00391D2E">
        <w:rPr>
          <w:rFonts w:ascii="宋体" w:eastAsia="宋体" w:hAnsi="宋体"/>
          <w:b w:val="0"/>
        </w:rPr>
        <w:fldChar w:fldCharType="end"/>
      </w:r>
    </w:p>
    <w:p w:rsidR="000665B4" w:rsidRPr="000665B4" w:rsidRDefault="000665B4" w:rsidP="000665B4">
      <w:pPr>
        <w:rPr>
          <w:rFonts w:ascii="宋体" w:eastAsia="宋体" w:hAnsi="宋体"/>
        </w:rPr>
      </w:pPr>
      <w:r w:rsidRPr="000665B4">
        <w:rPr>
          <w:rFonts w:ascii="宋体" w:eastAsia="宋体" w:hAnsi="宋体" w:hint="eastAsia"/>
        </w:rPr>
        <w:t>【TAG】签到题</w:t>
      </w:r>
    </w:p>
    <w:p w:rsidR="001B4035" w:rsidRPr="000665B4" w:rsidRDefault="001B4035" w:rsidP="001B4035">
      <w:pPr>
        <w:rPr>
          <w:rFonts w:ascii="宋体" w:eastAsia="宋体" w:hAnsi="宋体"/>
        </w:rPr>
      </w:pPr>
      <w:r w:rsidRPr="000665B4">
        <w:rPr>
          <w:rFonts w:ascii="宋体" w:eastAsia="宋体" w:hAnsi="宋体" w:hint="eastAsia"/>
        </w:rPr>
        <w:t>【题意】求1,2,3,</w:t>
      </w:r>
      <w:r w:rsidRPr="000665B4">
        <w:rPr>
          <w:rFonts w:ascii="宋体" w:eastAsia="宋体" w:hAnsi="宋体"/>
        </w:rPr>
        <w:t>…,n</w:t>
      </w:r>
      <w:r w:rsidRPr="000665B4">
        <w:rPr>
          <w:rFonts w:ascii="宋体" w:eastAsia="宋体" w:hAnsi="宋体" w:hint="eastAsia"/>
        </w:rPr>
        <w:t>中某一段区间，使得和为</w:t>
      </w:r>
      <w:r w:rsidR="00BF5A87" w:rsidRPr="000665B4">
        <w:rPr>
          <w:rFonts w:ascii="宋体" w:eastAsia="宋体" w:hAnsi="宋体" w:hint="eastAsia"/>
        </w:rPr>
        <w:t>给定数字，并且区间长度最大</w:t>
      </w:r>
    </w:p>
    <w:p w:rsidR="001B4035" w:rsidRPr="000665B4" w:rsidRDefault="001B4035" w:rsidP="001B4035">
      <w:pPr>
        <w:rPr>
          <w:rFonts w:ascii="宋体" w:eastAsia="宋体" w:hAnsi="宋体"/>
        </w:rPr>
      </w:pPr>
      <w:r w:rsidRPr="000665B4">
        <w:rPr>
          <w:rFonts w:ascii="宋体" w:eastAsia="宋体" w:hAnsi="宋体" w:hint="eastAsia"/>
        </w:rPr>
        <w:t>【题解】</w:t>
      </w:r>
      <w:r w:rsidR="00BF5A87" w:rsidRPr="000665B4">
        <w:rPr>
          <w:rFonts w:ascii="宋体" w:eastAsia="宋体" w:hAnsi="宋体" w:hint="eastAsia"/>
        </w:rPr>
        <w:t>设区间为[S,T]，给定和为K，分解2K的素因数（复杂度</w:t>
      </w:r>
      <w:r w:rsidR="000665B4" w:rsidRPr="000665B4">
        <w:rPr>
          <w:rFonts w:ascii="宋体" w:eastAsia="宋体" w:hAnsi="宋体"/>
        </w:rPr>
        <w:object w:dxaOrig="720" w:dyaOrig="380">
          <v:shape id="_x0000_i1074" type="#_x0000_t75" style="width:36pt;height:18.75pt" o:ole="">
            <v:imagedata r:id="rId157" o:title=""/>
          </v:shape>
          <o:OLEObject Type="Embed" ProgID="Equation.DSMT4" ShapeID="_x0000_i1074" DrawAspect="Content" ObjectID="_1598124760" r:id="rId158"/>
        </w:object>
      </w:r>
      <w:r w:rsidR="00BF5A87" w:rsidRPr="000665B4">
        <w:rPr>
          <w:rFonts w:ascii="宋体" w:eastAsia="宋体" w:hAnsi="宋体" w:hint="eastAsia"/>
        </w:rPr>
        <w:t>）</w:t>
      </w:r>
    </w:p>
    <w:p w:rsidR="00BF5A87" w:rsidRPr="000665B4" w:rsidRDefault="000665B4" w:rsidP="001B4035">
      <w:pPr>
        <w:rPr>
          <w:rFonts w:ascii="宋体" w:eastAsia="宋体" w:hAnsi="宋体"/>
        </w:rPr>
      </w:pPr>
      <w:r w:rsidRPr="000665B4">
        <w:rPr>
          <w:rFonts w:ascii="宋体" w:eastAsia="宋体" w:hAnsi="宋体"/>
          <w:position w:val="-10"/>
        </w:rPr>
        <w:object w:dxaOrig="2659" w:dyaOrig="320">
          <v:shape id="_x0000_i1075" type="#_x0000_t75" style="width:132.75pt;height:15.75pt" o:ole="">
            <v:imagedata r:id="rId159" o:title=""/>
          </v:shape>
          <o:OLEObject Type="Embed" ProgID="Equation.DSMT4" ShapeID="_x0000_i1075" DrawAspect="Content" ObjectID="_1598124761" r:id="rId160"/>
        </w:object>
      </w:r>
    </w:p>
    <w:p w:rsidR="00BF5A87" w:rsidRPr="000665B4" w:rsidRDefault="000665B4" w:rsidP="001B4035">
      <w:pPr>
        <w:rPr>
          <w:rFonts w:ascii="宋体" w:eastAsia="宋体" w:hAnsi="宋体"/>
        </w:rPr>
      </w:pPr>
      <w:r w:rsidRPr="000665B4">
        <w:rPr>
          <w:rFonts w:ascii="宋体" w:eastAsia="宋体" w:hAnsi="宋体"/>
          <w:position w:val="-30"/>
        </w:rPr>
        <w:object w:dxaOrig="2780" w:dyaOrig="720">
          <v:shape id="_x0000_i1076" type="#_x0000_t75" style="width:138.75pt;height:36pt" o:ole="">
            <v:imagedata r:id="rId161" o:title=""/>
          </v:shape>
          <o:OLEObject Type="Embed" ProgID="Equation.DSMT4" ShapeID="_x0000_i1076" DrawAspect="Content" ObjectID="_1598124762" r:id="rId162"/>
        </w:object>
      </w:r>
    </w:p>
    <w:p w:rsidR="000665B4" w:rsidRPr="000665B4" w:rsidRDefault="000665B4" w:rsidP="001B4035">
      <w:pPr>
        <w:rPr>
          <w:rFonts w:ascii="宋体" w:eastAsia="宋体" w:hAnsi="宋体"/>
        </w:rPr>
      </w:pPr>
      <w:r w:rsidRPr="000665B4">
        <w:rPr>
          <w:rFonts w:ascii="宋体" w:eastAsia="宋体" w:hAnsi="宋体"/>
          <w:position w:val="-10"/>
        </w:rPr>
        <w:object w:dxaOrig="4560" w:dyaOrig="340">
          <v:shape id="_x0000_i1077" type="#_x0000_t75" style="width:228pt;height:17.25pt" o:ole="">
            <v:imagedata r:id="rId163" o:title=""/>
          </v:shape>
          <o:OLEObject Type="Embed" ProgID="Equation.DSMT4" ShapeID="_x0000_i1077" DrawAspect="Content" ObjectID="_1598124763" r:id="rId164"/>
        </w:object>
      </w:r>
    </w:p>
    <w:p w:rsidR="000665B4" w:rsidRPr="000665B4" w:rsidRDefault="000665B4" w:rsidP="001B4035">
      <w:pPr>
        <w:rPr>
          <w:rFonts w:ascii="宋体" w:eastAsia="宋体" w:hAnsi="宋体"/>
        </w:rPr>
      </w:pPr>
      <w:r w:rsidRPr="000665B4">
        <w:rPr>
          <w:rFonts w:ascii="宋体" w:eastAsia="宋体" w:hAnsi="宋体" w:hint="eastAsia"/>
        </w:rPr>
        <w:t>且</w:t>
      </w:r>
      <w:r w:rsidRPr="000665B4">
        <w:rPr>
          <w:rFonts w:ascii="宋体" w:eastAsia="宋体" w:hAnsi="宋体"/>
          <w:position w:val="-6"/>
        </w:rPr>
        <w:object w:dxaOrig="560" w:dyaOrig="279">
          <v:shape id="_x0000_i1078" type="#_x0000_t75" style="width:27.75pt;height:14.25pt" o:ole="">
            <v:imagedata r:id="rId165" o:title=""/>
          </v:shape>
          <o:OLEObject Type="Embed" ProgID="Equation.DSMT4" ShapeID="_x0000_i1078" DrawAspect="Content" ObjectID="_1598124764" r:id="rId166"/>
        </w:object>
      </w:r>
    </w:p>
    <w:p w:rsidR="000665B4" w:rsidRPr="000665B4" w:rsidRDefault="000665B4" w:rsidP="001B4035">
      <w:pPr>
        <w:rPr>
          <w:rFonts w:ascii="宋体" w:eastAsia="宋体" w:hAnsi="宋体"/>
        </w:rPr>
      </w:pPr>
      <w:r w:rsidRPr="000665B4">
        <w:rPr>
          <w:rFonts w:ascii="宋体" w:eastAsia="宋体" w:hAnsi="宋体" w:hint="eastAsia"/>
        </w:rPr>
        <w:t>故从</w:t>
      </w:r>
      <w:r w:rsidRPr="000665B4">
        <w:rPr>
          <w:rFonts w:ascii="宋体" w:eastAsia="宋体" w:hAnsi="宋体"/>
          <w:position w:val="-18"/>
        </w:rPr>
        <w:object w:dxaOrig="800" w:dyaOrig="480">
          <v:shape id="_x0000_i1079" type="#_x0000_t75" style="width:39.75pt;height:24pt" o:ole="">
            <v:imagedata r:id="rId167" o:title=""/>
          </v:shape>
          <o:OLEObject Type="Embed" ProgID="Equation.DSMT4" ShapeID="_x0000_i1079" DrawAspect="Content" ObjectID="_1598124765" r:id="rId168"/>
        </w:object>
      </w:r>
      <w:r w:rsidRPr="000665B4">
        <w:rPr>
          <w:rFonts w:ascii="宋体" w:eastAsia="宋体" w:hAnsi="宋体" w:hint="eastAsia"/>
        </w:rPr>
        <w:t>向下枚举b，有解即输出（b=1一定是一组解）</w:t>
      </w:r>
    </w:p>
    <w:p w:rsidR="001B4035" w:rsidRPr="000665B4" w:rsidRDefault="001B4035" w:rsidP="001B4035">
      <w:pPr>
        <w:rPr>
          <w:rFonts w:ascii="宋体" w:eastAsia="宋体" w:hAnsi="宋体"/>
        </w:rPr>
      </w:pPr>
      <w:r w:rsidRPr="000665B4">
        <w:rPr>
          <w:rFonts w:ascii="宋体" w:eastAsia="宋体" w:hAnsi="宋体" w:hint="eastAsia"/>
        </w:rPr>
        <w:t>【代码】</w:t>
      </w:r>
    </w:p>
    <w:p w:rsidR="00BF5A87" w:rsidRPr="000665B4" w:rsidRDefault="00BF5A87" w:rsidP="00BF5A87">
      <w:pPr>
        <w:rPr>
          <w:rFonts w:ascii="宋体" w:eastAsia="宋体" w:hAnsi="宋体"/>
        </w:rPr>
      </w:pPr>
      <w:r w:rsidRPr="000665B4">
        <w:rPr>
          <w:rFonts w:ascii="宋体" w:eastAsia="宋体" w:hAnsi="宋体"/>
        </w:rPr>
        <w:t>#include &lt;bits/stdc++.h&gt;</w:t>
      </w:r>
    </w:p>
    <w:p w:rsidR="00BF5A87" w:rsidRPr="000665B4" w:rsidRDefault="00BF5A87" w:rsidP="00BF5A87">
      <w:pPr>
        <w:rPr>
          <w:rFonts w:ascii="宋体" w:eastAsia="宋体" w:hAnsi="宋体"/>
        </w:rPr>
      </w:pPr>
      <w:r w:rsidRPr="000665B4">
        <w:rPr>
          <w:rFonts w:ascii="宋体" w:eastAsia="宋体" w:hAnsi="宋体"/>
        </w:rPr>
        <w:t>#define ll long long</w:t>
      </w:r>
    </w:p>
    <w:p w:rsidR="00BF5A87" w:rsidRPr="000665B4" w:rsidRDefault="00BF5A87" w:rsidP="00BF5A87">
      <w:pPr>
        <w:rPr>
          <w:rFonts w:ascii="宋体" w:eastAsia="宋体" w:hAnsi="宋体"/>
        </w:rPr>
      </w:pPr>
    </w:p>
    <w:p w:rsidR="00BF5A87" w:rsidRPr="000665B4" w:rsidRDefault="00BF5A87" w:rsidP="00BF5A87">
      <w:pPr>
        <w:rPr>
          <w:rFonts w:ascii="宋体" w:eastAsia="宋体" w:hAnsi="宋体"/>
        </w:rPr>
      </w:pPr>
      <w:r w:rsidRPr="000665B4">
        <w:rPr>
          <w:rFonts w:ascii="宋体" w:eastAsia="宋体" w:hAnsi="宋体"/>
        </w:rPr>
        <w:t>using namespace std;</w:t>
      </w:r>
    </w:p>
    <w:p w:rsidR="00BF5A87" w:rsidRPr="000665B4" w:rsidRDefault="00BF5A87" w:rsidP="00BF5A87">
      <w:pPr>
        <w:rPr>
          <w:rFonts w:ascii="宋体" w:eastAsia="宋体" w:hAnsi="宋体"/>
        </w:rPr>
      </w:pPr>
    </w:p>
    <w:p w:rsidR="00BF5A87" w:rsidRPr="000665B4" w:rsidRDefault="00BF5A87" w:rsidP="00BF5A87">
      <w:pPr>
        <w:rPr>
          <w:rFonts w:ascii="宋体" w:eastAsia="宋体" w:hAnsi="宋体"/>
        </w:rPr>
      </w:pPr>
      <w:r w:rsidRPr="000665B4">
        <w:rPr>
          <w:rFonts w:ascii="宋体" w:eastAsia="宋体" w:hAnsi="宋体"/>
        </w:rPr>
        <w:t>int main()</w:t>
      </w:r>
    </w:p>
    <w:p w:rsidR="00BF5A87" w:rsidRPr="000665B4" w:rsidRDefault="00BF5A87" w:rsidP="00BF5A87">
      <w:pPr>
        <w:rPr>
          <w:rFonts w:ascii="宋体" w:eastAsia="宋体" w:hAnsi="宋体"/>
        </w:rPr>
      </w:pPr>
      <w:r w:rsidRPr="000665B4">
        <w:rPr>
          <w:rFonts w:ascii="宋体" w:eastAsia="宋体" w:hAnsi="宋体"/>
        </w:rPr>
        <w:t>{</w:t>
      </w:r>
    </w:p>
    <w:p w:rsidR="00BF5A87" w:rsidRPr="000665B4" w:rsidRDefault="00BF5A87" w:rsidP="00BF5A87">
      <w:pPr>
        <w:rPr>
          <w:rFonts w:ascii="宋体" w:eastAsia="宋体" w:hAnsi="宋体"/>
        </w:rPr>
      </w:pPr>
      <w:r w:rsidRPr="000665B4">
        <w:rPr>
          <w:rFonts w:ascii="宋体" w:eastAsia="宋体" w:hAnsi="宋体"/>
        </w:rPr>
        <w:t xml:space="preserve">    int t;</w:t>
      </w:r>
    </w:p>
    <w:p w:rsidR="00BF5A87" w:rsidRPr="000665B4" w:rsidRDefault="00BF5A87" w:rsidP="00BF5A87">
      <w:pPr>
        <w:rPr>
          <w:rFonts w:ascii="宋体" w:eastAsia="宋体" w:hAnsi="宋体"/>
        </w:rPr>
      </w:pPr>
      <w:r w:rsidRPr="000665B4">
        <w:rPr>
          <w:rFonts w:ascii="宋体" w:eastAsia="宋体" w:hAnsi="宋体"/>
        </w:rPr>
        <w:t xml:space="preserve">    scanf("%d",&amp;t);</w:t>
      </w:r>
    </w:p>
    <w:p w:rsidR="00BF5A87" w:rsidRPr="000665B4" w:rsidRDefault="00BF5A87" w:rsidP="00BF5A87">
      <w:pPr>
        <w:rPr>
          <w:rFonts w:ascii="宋体" w:eastAsia="宋体" w:hAnsi="宋体"/>
        </w:rPr>
      </w:pPr>
      <w:r w:rsidRPr="000665B4">
        <w:rPr>
          <w:rFonts w:ascii="宋体" w:eastAsia="宋体" w:hAnsi="宋体"/>
        </w:rPr>
        <w:t xml:space="preserve">    while(t--){</w:t>
      </w:r>
    </w:p>
    <w:p w:rsidR="00BF5A87" w:rsidRPr="000665B4" w:rsidRDefault="00BF5A87" w:rsidP="00BF5A87">
      <w:pPr>
        <w:rPr>
          <w:rFonts w:ascii="宋体" w:eastAsia="宋体" w:hAnsi="宋体"/>
        </w:rPr>
      </w:pPr>
      <w:r w:rsidRPr="000665B4">
        <w:rPr>
          <w:rFonts w:ascii="宋体" w:eastAsia="宋体" w:hAnsi="宋体"/>
        </w:rPr>
        <w:t xml:space="preserve">        ll k;</w:t>
      </w:r>
    </w:p>
    <w:p w:rsidR="00BF5A87" w:rsidRPr="000665B4" w:rsidRDefault="00BF5A87" w:rsidP="00BF5A87">
      <w:pPr>
        <w:rPr>
          <w:rFonts w:ascii="宋体" w:eastAsia="宋体" w:hAnsi="宋体"/>
        </w:rPr>
      </w:pPr>
      <w:r w:rsidRPr="000665B4">
        <w:rPr>
          <w:rFonts w:ascii="宋体" w:eastAsia="宋体" w:hAnsi="宋体"/>
        </w:rPr>
        <w:t xml:space="preserve">        cin&gt;&gt;k;</w:t>
      </w:r>
    </w:p>
    <w:p w:rsidR="00BF5A87" w:rsidRPr="000665B4" w:rsidRDefault="00BF5A87" w:rsidP="00BF5A87">
      <w:pPr>
        <w:rPr>
          <w:rFonts w:ascii="宋体" w:eastAsia="宋体" w:hAnsi="宋体"/>
        </w:rPr>
      </w:pPr>
      <w:r w:rsidRPr="000665B4">
        <w:rPr>
          <w:rFonts w:ascii="宋体" w:eastAsia="宋体" w:hAnsi="宋体"/>
        </w:rPr>
        <w:t xml:space="preserve">        k*=2;</w:t>
      </w:r>
    </w:p>
    <w:p w:rsidR="00BF5A87" w:rsidRPr="000665B4" w:rsidRDefault="00BF5A87" w:rsidP="00BF5A87">
      <w:pPr>
        <w:rPr>
          <w:rFonts w:ascii="宋体" w:eastAsia="宋体" w:hAnsi="宋体"/>
        </w:rPr>
      </w:pPr>
      <w:r w:rsidRPr="000665B4">
        <w:rPr>
          <w:rFonts w:ascii="宋体" w:eastAsia="宋体" w:hAnsi="宋体"/>
        </w:rPr>
        <w:t xml:space="preserve">        ll b=sqrt(k)+1;</w:t>
      </w:r>
    </w:p>
    <w:p w:rsidR="00BF5A87" w:rsidRPr="000665B4" w:rsidRDefault="00BF5A87" w:rsidP="00BF5A87">
      <w:pPr>
        <w:rPr>
          <w:rFonts w:ascii="宋体" w:eastAsia="宋体" w:hAnsi="宋体"/>
        </w:rPr>
      </w:pPr>
      <w:r w:rsidRPr="000665B4">
        <w:rPr>
          <w:rFonts w:ascii="宋体" w:eastAsia="宋体" w:hAnsi="宋体"/>
        </w:rPr>
        <w:t xml:space="preserve">        for(;b&gt;=1;b--){</w:t>
      </w:r>
    </w:p>
    <w:p w:rsidR="00BF5A87" w:rsidRPr="000665B4" w:rsidRDefault="00BF5A87" w:rsidP="00BF5A87">
      <w:pPr>
        <w:rPr>
          <w:rFonts w:ascii="宋体" w:eastAsia="宋体" w:hAnsi="宋体"/>
        </w:rPr>
      </w:pPr>
      <w:r w:rsidRPr="000665B4">
        <w:rPr>
          <w:rFonts w:ascii="宋体" w:eastAsia="宋体" w:hAnsi="宋体"/>
        </w:rPr>
        <w:t xml:space="preserve">            if(k%b==0&amp;&amp;(b&lt;=(k/b))){</w:t>
      </w:r>
    </w:p>
    <w:p w:rsidR="00BF5A87" w:rsidRPr="000665B4" w:rsidRDefault="00BF5A87" w:rsidP="00BF5A87">
      <w:pPr>
        <w:rPr>
          <w:rFonts w:ascii="宋体" w:eastAsia="宋体" w:hAnsi="宋体"/>
        </w:rPr>
      </w:pPr>
      <w:r w:rsidRPr="000665B4">
        <w:rPr>
          <w:rFonts w:ascii="宋体" w:eastAsia="宋体" w:hAnsi="宋体"/>
        </w:rPr>
        <w:t xml:space="preserve">                ll a=k/b;</w:t>
      </w:r>
    </w:p>
    <w:p w:rsidR="00BF5A87" w:rsidRPr="000665B4" w:rsidRDefault="00BF5A87" w:rsidP="00BF5A87">
      <w:pPr>
        <w:rPr>
          <w:rFonts w:ascii="宋体" w:eastAsia="宋体" w:hAnsi="宋体"/>
        </w:rPr>
      </w:pPr>
      <w:r w:rsidRPr="000665B4">
        <w:rPr>
          <w:rFonts w:ascii="宋体" w:eastAsia="宋体" w:hAnsi="宋体"/>
        </w:rPr>
        <w:t xml:space="preserve">                if((a+b-1)%2==0&amp;&amp;(a-b+1)%2==0){</w:t>
      </w:r>
    </w:p>
    <w:p w:rsidR="00BF5A87" w:rsidRPr="000665B4" w:rsidRDefault="00BF5A87" w:rsidP="00BF5A87">
      <w:pPr>
        <w:rPr>
          <w:rFonts w:ascii="宋体" w:eastAsia="宋体" w:hAnsi="宋体"/>
        </w:rPr>
      </w:pPr>
      <w:r w:rsidRPr="000665B4">
        <w:rPr>
          <w:rFonts w:ascii="宋体" w:eastAsia="宋体" w:hAnsi="宋体"/>
        </w:rPr>
        <w:t xml:space="preserve">                    ll t=(a+b-1)/2,s=(a-b+1)/2;</w:t>
      </w:r>
    </w:p>
    <w:p w:rsidR="00BF5A87" w:rsidRPr="000665B4" w:rsidRDefault="00BF5A87" w:rsidP="00BF5A87">
      <w:pPr>
        <w:rPr>
          <w:rFonts w:ascii="宋体" w:eastAsia="宋体" w:hAnsi="宋体"/>
        </w:rPr>
      </w:pPr>
      <w:r w:rsidRPr="000665B4">
        <w:rPr>
          <w:rFonts w:ascii="宋体" w:eastAsia="宋体" w:hAnsi="宋体"/>
        </w:rPr>
        <w:t xml:space="preserve">                    cout&lt;&lt;s&lt;&lt;" "&lt;&lt;t&lt;&lt;endl;</w:t>
      </w:r>
    </w:p>
    <w:p w:rsidR="00BF5A87" w:rsidRPr="000665B4" w:rsidRDefault="00BF5A87" w:rsidP="00BF5A87">
      <w:pPr>
        <w:rPr>
          <w:rFonts w:ascii="宋体" w:eastAsia="宋体" w:hAnsi="宋体"/>
        </w:rPr>
      </w:pPr>
      <w:r w:rsidRPr="000665B4">
        <w:rPr>
          <w:rFonts w:ascii="宋体" w:eastAsia="宋体" w:hAnsi="宋体"/>
        </w:rPr>
        <w:t xml:space="preserve">                    break;</w:t>
      </w:r>
    </w:p>
    <w:p w:rsidR="00BF5A87" w:rsidRPr="000665B4" w:rsidRDefault="00BF5A87" w:rsidP="00BF5A87">
      <w:pPr>
        <w:rPr>
          <w:rFonts w:ascii="宋体" w:eastAsia="宋体" w:hAnsi="宋体"/>
        </w:rPr>
      </w:pPr>
      <w:r w:rsidRPr="000665B4">
        <w:rPr>
          <w:rFonts w:ascii="宋体" w:eastAsia="宋体" w:hAnsi="宋体"/>
        </w:rPr>
        <w:t xml:space="preserve">                }</w:t>
      </w:r>
    </w:p>
    <w:p w:rsidR="00BF5A87" w:rsidRPr="000665B4" w:rsidRDefault="00BF5A87" w:rsidP="00BF5A87">
      <w:pPr>
        <w:rPr>
          <w:rFonts w:ascii="宋体" w:eastAsia="宋体" w:hAnsi="宋体"/>
        </w:rPr>
      </w:pPr>
      <w:r w:rsidRPr="000665B4">
        <w:rPr>
          <w:rFonts w:ascii="宋体" w:eastAsia="宋体" w:hAnsi="宋体"/>
        </w:rPr>
        <w:t xml:space="preserve">            }</w:t>
      </w:r>
    </w:p>
    <w:p w:rsidR="00BF5A87" w:rsidRPr="000665B4" w:rsidRDefault="00BF5A87" w:rsidP="00BF5A87">
      <w:pPr>
        <w:rPr>
          <w:rFonts w:ascii="宋体" w:eastAsia="宋体" w:hAnsi="宋体"/>
        </w:rPr>
      </w:pPr>
      <w:r w:rsidRPr="000665B4">
        <w:rPr>
          <w:rFonts w:ascii="宋体" w:eastAsia="宋体" w:hAnsi="宋体"/>
        </w:rPr>
        <w:lastRenderedPageBreak/>
        <w:t xml:space="preserve">        }</w:t>
      </w:r>
    </w:p>
    <w:p w:rsidR="00BF5A87" w:rsidRPr="000665B4" w:rsidRDefault="00BF5A87" w:rsidP="00BF5A87">
      <w:pPr>
        <w:rPr>
          <w:rFonts w:ascii="宋体" w:eastAsia="宋体" w:hAnsi="宋体"/>
        </w:rPr>
      </w:pPr>
      <w:r w:rsidRPr="000665B4">
        <w:rPr>
          <w:rFonts w:ascii="宋体" w:eastAsia="宋体" w:hAnsi="宋体"/>
        </w:rPr>
        <w:t xml:space="preserve">    }</w:t>
      </w:r>
    </w:p>
    <w:p w:rsidR="00BF5A87" w:rsidRPr="000665B4" w:rsidRDefault="00BF5A87" w:rsidP="00BF5A87">
      <w:pPr>
        <w:rPr>
          <w:rFonts w:ascii="宋体" w:eastAsia="宋体" w:hAnsi="宋体"/>
        </w:rPr>
      </w:pPr>
      <w:r w:rsidRPr="000665B4">
        <w:rPr>
          <w:rFonts w:ascii="宋体" w:eastAsia="宋体" w:hAnsi="宋体"/>
        </w:rPr>
        <w:t xml:space="preserve">    return 0;</w:t>
      </w:r>
    </w:p>
    <w:p w:rsidR="001B4035" w:rsidRPr="000665B4" w:rsidRDefault="00BF5A87" w:rsidP="00BF5A87">
      <w:pPr>
        <w:rPr>
          <w:rFonts w:ascii="宋体" w:eastAsia="宋体" w:hAnsi="宋体"/>
        </w:rPr>
      </w:pPr>
      <w:r w:rsidRPr="000665B4">
        <w:rPr>
          <w:rFonts w:ascii="宋体" w:eastAsia="宋体" w:hAnsi="宋体"/>
        </w:rPr>
        <w:t>}</w:t>
      </w:r>
    </w:p>
    <w:p w:rsidR="00BA29B5" w:rsidRPr="000665B4" w:rsidRDefault="007B59ED" w:rsidP="00B91FF9">
      <w:pPr>
        <w:pStyle w:val="2"/>
        <w:rPr>
          <w:rFonts w:ascii="宋体" w:eastAsia="宋体" w:hAnsi="宋体" w:cs="Arial"/>
          <w:color w:val="333333"/>
          <w:sz w:val="36"/>
          <w:szCs w:val="36"/>
        </w:rPr>
      </w:pPr>
      <w:bookmarkStart w:id="230" w:name="_Toc524383131"/>
      <w:r w:rsidRPr="000665B4">
        <w:rPr>
          <w:rFonts w:ascii="宋体" w:eastAsia="宋体" w:hAnsi="宋体" w:cs="Arial" w:hint="eastAsia"/>
          <w:color w:val="333333"/>
          <w:sz w:val="36"/>
          <w:szCs w:val="36"/>
        </w:rPr>
        <w:t>组合数学</w:t>
      </w:r>
      <w:bookmarkEnd w:id="230"/>
    </w:p>
    <w:p w:rsidR="001C02ED" w:rsidRPr="000665B4" w:rsidRDefault="001C02ED" w:rsidP="001C02ED">
      <w:pPr>
        <w:pStyle w:val="3"/>
        <w:rPr>
          <w:rFonts w:ascii="宋体" w:eastAsia="宋体" w:hAnsi="宋体"/>
          <w:b w:val="0"/>
        </w:rPr>
      </w:pPr>
      <w:bookmarkStart w:id="231" w:name="_Toc524383132"/>
      <w:r w:rsidRPr="000665B4">
        <w:rPr>
          <w:rFonts w:ascii="宋体" w:eastAsia="宋体" w:hAnsi="宋体" w:hint="eastAsia"/>
          <w:b w:val="0"/>
        </w:rPr>
        <w:t>组合数</w:t>
      </w:r>
      <w:bookmarkEnd w:id="231"/>
    </w:p>
    <w:p w:rsidR="001C02ED" w:rsidRPr="000665B4" w:rsidRDefault="0023482A" w:rsidP="001C02ED">
      <w:pPr>
        <w:rPr>
          <w:rFonts w:ascii="宋体" w:eastAsia="宋体" w:hAnsi="宋体"/>
        </w:rPr>
      </w:pPr>
      <w:hyperlink r:id="rId169" w:history="1">
        <w:r w:rsidR="001C02ED" w:rsidRPr="000665B4">
          <w:rPr>
            <w:rStyle w:val="a3"/>
            <w:rFonts w:ascii="宋体" w:eastAsia="宋体" w:hAnsi="宋体"/>
          </w:rPr>
          <w:t>https://blog.csdn.net/u010582475/article/details/47707739</w:t>
        </w:r>
      </w:hyperlink>
    </w:p>
    <w:p w:rsidR="001C02ED" w:rsidRPr="000665B4" w:rsidRDefault="001C02ED" w:rsidP="001C02ED">
      <w:pPr>
        <w:rPr>
          <w:rFonts w:ascii="宋体" w:eastAsia="宋体" w:hAnsi="宋体"/>
        </w:rPr>
      </w:pPr>
      <w:r w:rsidRPr="000665B4">
        <w:rPr>
          <w:rFonts w:ascii="宋体" w:eastAsia="宋体" w:hAnsi="宋体" w:hint="eastAsia"/>
        </w:rPr>
        <w:t>求1个组合数，使用递推公式O(n)求解</w:t>
      </w:r>
    </w:p>
    <w:p w:rsidR="001C02ED" w:rsidRPr="000665B4" w:rsidRDefault="001C02ED" w:rsidP="001C02ED">
      <w:pPr>
        <w:rPr>
          <w:rFonts w:ascii="宋体" w:eastAsia="宋体" w:hAnsi="宋体"/>
        </w:rPr>
      </w:pPr>
      <w:r w:rsidRPr="000665B4">
        <w:rPr>
          <w:rFonts w:ascii="宋体" w:eastAsia="宋体" w:hAnsi="宋体" w:hint="eastAsia"/>
        </w:rPr>
        <w:t>求n个组合数，可以预处理阶乘逆元，O(n)求解，参考阶乘逆元</w:t>
      </w:r>
    </w:p>
    <w:p w:rsidR="00446FB4" w:rsidRPr="000665B4" w:rsidRDefault="00446FB4" w:rsidP="00446FB4">
      <w:pPr>
        <w:pStyle w:val="3"/>
        <w:rPr>
          <w:rFonts w:ascii="宋体" w:eastAsia="宋体" w:hAnsi="宋体"/>
          <w:b w:val="0"/>
        </w:rPr>
      </w:pPr>
      <w:bookmarkStart w:id="232" w:name="_Toc524383133"/>
      <w:r w:rsidRPr="000665B4">
        <w:rPr>
          <w:rFonts w:ascii="宋体" w:eastAsia="宋体" w:hAnsi="宋体" w:hint="eastAsia"/>
          <w:b w:val="0"/>
        </w:rPr>
        <w:t>卢卡斯定理</w:t>
      </w:r>
      <w:bookmarkEnd w:id="232"/>
    </w:p>
    <w:p w:rsidR="00446FB4" w:rsidRPr="000665B4" w:rsidRDefault="00446FB4" w:rsidP="00446FB4">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LL Lucas(LL a, LL b)</w:t>
      </w:r>
    </w:p>
    <w:p w:rsidR="00446FB4" w:rsidRPr="000665B4" w:rsidRDefault="00446FB4" w:rsidP="00446FB4">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w:t>
      </w:r>
    </w:p>
    <w:p w:rsidR="00446FB4" w:rsidRPr="000665B4" w:rsidRDefault="00446FB4" w:rsidP="00446FB4">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if</w:t>
      </w:r>
      <w:r w:rsidRPr="000665B4">
        <w:rPr>
          <w:rFonts w:ascii="宋体" w:eastAsia="宋体" w:hAnsi="宋体" w:cs="Consolas"/>
          <w:color w:val="000000"/>
          <w:kern w:val="0"/>
          <w:szCs w:val="21"/>
          <w:shd w:val="clear" w:color="auto" w:fill="F6F8FA"/>
        </w:rPr>
        <w:t xml:space="preserve">(a &lt; </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 xml:space="preserve"> &amp;&amp; b &lt; </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w:t>
      </w:r>
    </w:p>
    <w:p w:rsidR="00446FB4" w:rsidRPr="000665B4" w:rsidRDefault="00446FB4" w:rsidP="00446FB4">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return</w:t>
      </w:r>
      <w:r w:rsidRPr="000665B4">
        <w:rPr>
          <w:rFonts w:ascii="宋体" w:eastAsia="宋体" w:hAnsi="宋体" w:cs="Consolas"/>
          <w:color w:val="000000"/>
          <w:kern w:val="0"/>
          <w:szCs w:val="21"/>
          <w:shd w:val="clear" w:color="auto" w:fill="F6F8FA"/>
        </w:rPr>
        <w:t xml:space="preserve"> C(a, b);</w:t>
      </w:r>
    </w:p>
    <w:p w:rsidR="00446FB4" w:rsidRPr="000665B4" w:rsidRDefault="00446FB4" w:rsidP="00446FB4">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w:t>
      </w:r>
      <w:r w:rsidRPr="000665B4">
        <w:rPr>
          <w:rFonts w:ascii="宋体" w:eastAsia="宋体" w:hAnsi="宋体" w:cs="Consolas"/>
          <w:color w:val="000088"/>
          <w:kern w:val="0"/>
          <w:szCs w:val="21"/>
        </w:rPr>
        <w:t>return</w:t>
      </w:r>
    </w:p>
    <w:p w:rsidR="00446FB4" w:rsidRPr="000665B4" w:rsidRDefault="00446FB4" w:rsidP="00446FB4">
      <w:pPr>
        <w:widowControl/>
        <w:jc w:val="left"/>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 xml:space="preserve">        C(a % </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 xml:space="preserve">, b % </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 xml:space="preserve">) * Lucas(a / </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 xml:space="preserve">, b / </w:t>
      </w:r>
      <w:r w:rsidRPr="000665B4">
        <w:rPr>
          <w:rFonts w:ascii="宋体" w:eastAsia="宋体" w:hAnsi="宋体" w:cs="Consolas"/>
          <w:color w:val="000088"/>
          <w:kern w:val="0"/>
          <w:szCs w:val="21"/>
        </w:rPr>
        <w:t>mod</w:t>
      </w:r>
      <w:r w:rsidRPr="000665B4">
        <w:rPr>
          <w:rFonts w:ascii="宋体" w:eastAsia="宋体" w:hAnsi="宋体" w:cs="Consolas"/>
          <w:color w:val="000000"/>
          <w:kern w:val="0"/>
          <w:szCs w:val="21"/>
          <w:shd w:val="clear" w:color="auto" w:fill="F6F8FA"/>
        </w:rPr>
        <w:t>);</w:t>
      </w:r>
    </w:p>
    <w:p w:rsidR="00446FB4" w:rsidRPr="000665B4" w:rsidRDefault="00446FB4" w:rsidP="00446FB4">
      <w:pPr>
        <w:rPr>
          <w:rFonts w:ascii="宋体" w:eastAsia="宋体" w:hAnsi="宋体" w:cs="Consolas"/>
          <w:color w:val="000000"/>
          <w:kern w:val="0"/>
          <w:szCs w:val="21"/>
          <w:shd w:val="clear" w:color="auto" w:fill="F6F8FA"/>
        </w:rPr>
      </w:pPr>
      <w:r w:rsidRPr="000665B4">
        <w:rPr>
          <w:rFonts w:ascii="宋体" w:eastAsia="宋体" w:hAnsi="宋体" w:cs="Consolas"/>
          <w:color w:val="000000"/>
          <w:kern w:val="0"/>
          <w:szCs w:val="21"/>
          <w:shd w:val="clear" w:color="auto" w:fill="F6F8FA"/>
        </w:rPr>
        <w:t>}</w:t>
      </w:r>
    </w:p>
    <w:p w:rsidR="00923D19" w:rsidRPr="000665B4" w:rsidRDefault="0023482A" w:rsidP="00446FB4">
      <w:pPr>
        <w:rPr>
          <w:rFonts w:ascii="宋体" w:eastAsia="宋体" w:hAnsi="宋体"/>
        </w:rPr>
      </w:pPr>
      <w:hyperlink r:id="rId170" w:history="1">
        <w:r w:rsidR="00923D19" w:rsidRPr="000665B4">
          <w:rPr>
            <w:rStyle w:val="a3"/>
            <w:rFonts w:ascii="宋体" w:eastAsia="宋体" w:hAnsi="宋体"/>
          </w:rPr>
          <w:t>https://blog.csdn.net/liangzhaoyang1/article/details/52132986?locationNum=7</w:t>
        </w:r>
      </w:hyperlink>
    </w:p>
    <w:p w:rsidR="00923D19" w:rsidRPr="000665B4" w:rsidRDefault="00923D19" w:rsidP="00446FB4">
      <w:pPr>
        <w:rPr>
          <w:rFonts w:ascii="宋体" w:eastAsia="宋体" w:hAnsi="宋体"/>
        </w:rPr>
      </w:pPr>
    </w:p>
    <w:p w:rsidR="003D2C3F" w:rsidRPr="000665B4" w:rsidRDefault="003D2C3F" w:rsidP="003D2C3F">
      <w:pPr>
        <w:pStyle w:val="3"/>
        <w:rPr>
          <w:rFonts w:ascii="宋体" w:eastAsia="宋体" w:hAnsi="宋体"/>
          <w:b w:val="0"/>
        </w:rPr>
      </w:pPr>
      <w:bookmarkStart w:id="233" w:name="_Toc524383134"/>
      <w:r w:rsidRPr="000665B4">
        <w:rPr>
          <w:rFonts w:ascii="宋体" w:eastAsia="宋体" w:hAnsi="宋体" w:hint="eastAsia"/>
          <w:b w:val="0"/>
        </w:rPr>
        <w:t>卡特兰数</w:t>
      </w:r>
      <w:bookmarkEnd w:id="233"/>
    </w:p>
    <w:p w:rsidR="00554631" w:rsidRPr="000665B4" w:rsidRDefault="00554631" w:rsidP="00554631">
      <w:pPr>
        <w:rPr>
          <w:rFonts w:ascii="宋体" w:eastAsia="宋体" w:hAnsi="宋体"/>
        </w:rPr>
      </w:pPr>
      <w:r w:rsidRPr="000665B4">
        <w:rPr>
          <w:rFonts w:ascii="宋体" w:eastAsia="宋体" w:hAnsi="宋体" w:hint="eastAsia"/>
        </w:rPr>
        <w:t>出栈次序</w:t>
      </w:r>
    </w:p>
    <w:p w:rsidR="00554631" w:rsidRPr="000665B4" w:rsidRDefault="00554631" w:rsidP="00554631">
      <w:pPr>
        <w:rPr>
          <w:rFonts w:ascii="宋体" w:eastAsia="宋体" w:hAnsi="宋体"/>
        </w:rPr>
      </w:pPr>
      <w:r w:rsidRPr="000665B4">
        <w:rPr>
          <w:rFonts w:ascii="宋体" w:eastAsia="宋体" w:hAnsi="宋体" w:hint="eastAsia"/>
        </w:rPr>
        <w:t>二叉树构成</w:t>
      </w:r>
    </w:p>
    <w:p w:rsidR="00554631" w:rsidRPr="000665B4" w:rsidRDefault="00554631" w:rsidP="00554631">
      <w:pPr>
        <w:rPr>
          <w:rFonts w:ascii="宋体" w:eastAsia="宋体" w:hAnsi="宋体"/>
        </w:rPr>
      </w:pPr>
      <w:r w:rsidRPr="000665B4">
        <w:rPr>
          <w:rFonts w:ascii="宋体" w:eastAsia="宋体" w:hAnsi="宋体" w:hint="eastAsia"/>
        </w:rPr>
        <w:t>凸多边形的三角形划分</w:t>
      </w:r>
    </w:p>
    <w:p w:rsidR="00554631" w:rsidRPr="000665B4" w:rsidRDefault="00554631" w:rsidP="00554631">
      <w:pPr>
        <w:rPr>
          <w:rFonts w:ascii="宋体" w:eastAsia="宋体" w:hAnsi="宋体"/>
        </w:rPr>
      </w:pPr>
    </w:p>
    <w:p w:rsidR="00DC224B" w:rsidRPr="000665B4" w:rsidRDefault="00DC224B" w:rsidP="00DC224B">
      <w:pPr>
        <w:pStyle w:val="3"/>
        <w:rPr>
          <w:rFonts w:ascii="宋体" w:eastAsia="宋体" w:hAnsi="宋体"/>
          <w:b w:val="0"/>
        </w:rPr>
      </w:pPr>
      <w:bookmarkStart w:id="234" w:name="_Toc524383135"/>
      <w:r w:rsidRPr="000665B4">
        <w:rPr>
          <w:rFonts w:ascii="宋体" w:eastAsia="宋体" w:hAnsi="宋体" w:hint="eastAsia"/>
          <w:b w:val="0"/>
        </w:rPr>
        <w:t>Polya定理</w:t>
      </w:r>
      <w:bookmarkEnd w:id="234"/>
    </w:p>
    <w:p w:rsidR="00514B0D" w:rsidRPr="000665B4" w:rsidRDefault="0023482A" w:rsidP="00514B0D">
      <w:pPr>
        <w:rPr>
          <w:rFonts w:ascii="宋体" w:eastAsia="宋体" w:hAnsi="宋体"/>
        </w:rPr>
      </w:pPr>
      <w:hyperlink r:id="rId171" w:history="1">
        <w:r w:rsidR="00514B0D" w:rsidRPr="000665B4">
          <w:rPr>
            <w:rStyle w:val="a3"/>
            <w:rFonts w:ascii="宋体" w:eastAsia="宋体" w:hAnsi="宋体"/>
          </w:rPr>
          <w:t>https://www.bilibili.com/video/av6357073?from=search&amp;seid=4827637457650479048</w:t>
        </w:r>
      </w:hyperlink>
    </w:p>
    <w:p w:rsidR="00BA29B5" w:rsidRPr="000665B4" w:rsidRDefault="007F4421" w:rsidP="00DC224B">
      <w:pPr>
        <w:pStyle w:val="4"/>
        <w:rPr>
          <w:rFonts w:ascii="宋体" w:eastAsia="宋体" w:hAnsi="宋体"/>
          <w:b w:val="0"/>
        </w:rPr>
      </w:pPr>
      <w:r w:rsidRPr="000665B4">
        <w:rPr>
          <w:rFonts w:ascii="宋体" w:eastAsia="宋体" w:hAnsi="宋体" w:hint="eastAsia"/>
          <w:b w:val="0"/>
        </w:rPr>
        <w:t>原理不会</w:t>
      </w:r>
      <w:r w:rsidR="00185E3E" w:rsidRPr="000665B4">
        <w:rPr>
          <w:rFonts w:ascii="宋体" w:eastAsia="宋体" w:hAnsi="宋体" w:hint="eastAsia"/>
          <w:b w:val="0"/>
        </w:rPr>
        <w:t>-</w:t>
      </w:r>
      <w:r w:rsidR="00BA29B5" w:rsidRPr="000665B4">
        <w:rPr>
          <w:rFonts w:ascii="宋体" w:eastAsia="宋体" w:hAnsi="宋体" w:hint="eastAsia"/>
          <w:b w:val="0"/>
        </w:rPr>
        <w:t>HDU-3923</w:t>
      </w:r>
      <w:r w:rsidR="008507B9" w:rsidRPr="000665B4">
        <w:rPr>
          <w:rFonts w:ascii="宋体" w:eastAsia="宋体" w:hAnsi="宋体" w:hint="eastAsia"/>
          <w:b w:val="0"/>
        </w:rPr>
        <w:t>-</w:t>
      </w:r>
      <w:r w:rsidR="008507B9" w:rsidRPr="000665B4">
        <w:rPr>
          <w:rFonts w:ascii="宋体" w:eastAsia="宋体" w:hAnsi="宋体"/>
          <w:b w:val="0"/>
        </w:rPr>
        <w:t>Invoker</w:t>
      </w:r>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原理不会-HDU-3923-</w:instrText>
      </w:r>
      <w:r w:rsidR="00C478A5" w:rsidRPr="000665B4">
        <w:rPr>
          <w:rFonts w:ascii="宋体" w:eastAsia="宋体" w:hAnsi="宋体"/>
          <w:b w:val="0"/>
        </w:rPr>
        <w:instrText>Invoker</w:instrText>
      </w:r>
      <w:r w:rsidR="00C478A5" w:rsidRPr="000665B4">
        <w:rPr>
          <w:rFonts w:ascii="宋体" w:eastAsia="宋体" w:hAnsi="宋体"/>
        </w:rPr>
        <w:instrText>:</w:instrText>
      </w:r>
      <w:r w:rsidR="00C478A5" w:rsidRPr="000665B4">
        <w:rPr>
          <w:rFonts w:ascii="宋体" w:eastAsia="宋体" w:hAnsi="宋体" w:hint="eastAsia"/>
        </w:rPr>
        <w:instrText>3</w:instrText>
      </w:r>
      <w:r w:rsidR="00C478A5" w:rsidRPr="000665B4">
        <w:rPr>
          <w:rFonts w:ascii="宋体" w:eastAsia="宋体" w:hAnsi="宋体"/>
        </w:rPr>
        <w:instrText xml:space="preserve">923" \y "HDU:3923" </w:instrText>
      </w:r>
      <w:r w:rsidR="00C478A5" w:rsidRPr="000665B4">
        <w:rPr>
          <w:rFonts w:ascii="宋体" w:eastAsia="宋体" w:hAnsi="宋体"/>
          <w:b w:val="0"/>
        </w:rPr>
        <w:fldChar w:fldCharType="end"/>
      </w:r>
    </w:p>
    <w:p w:rsidR="00185E3E" w:rsidRPr="000665B4" w:rsidRDefault="00185E3E" w:rsidP="00185E3E">
      <w:pPr>
        <w:rPr>
          <w:rFonts w:ascii="宋体" w:eastAsia="宋体" w:hAnsi="宋体"/>
        </w:rPr>
      </w:pPr>
      <w:r w:rsidRPr="000665B4">
        <w:rPr>
          <w:rFonts w:ascii="宋体" w:eastAsia="宋体" w:hAnsi="宋体" w:hint="eastAsia"/>
        </w:rPr>
        <w:t>【题意】</w:t>
      </w:r>
      <w:r w:rsidR="008A54B2" w:rsidRPr="000665B4">
        <w:rPr>
          <w:rFonts w:ascii="宋体" w:eastAsia="宋体" w:hAnsi="宋体" w:hint="eastAsia"/>
        </w:rPr>
        <w:t>n种元素（可以同一种元素拿多个）放m个位置，经过旋转和翻转重合的算一种，统计总的个数</w:t>
      </w:r>
    </w:p>
    <w:p w:rsidR="00185E3E" w:rsidRPr="000665B4" w:rsidRDefault="00185E3E" w:rsidP="00185E3E">
      <w:pPr>
        <w:rPr>
          <w:rFonts w:ascii="宋体" w:eastAsia="宋体" w:hAnsi="宋体"/>
        </w:rPr>
      </w:pPr>
      <w:r w:rsidRPr="000665B4">
        <w:rPr>
          <w:rFonts w:ascii="宋体" w:eastAsia="宋体" w:hAnsi="宋体" w:hint="eastAsia"/>
        </w:rPr>
        <w:lastRenderedPageBreak/>
        <w:t>【题解】</w:t>
      </w:r>
      <w:r w:rsidR="008A54B2" w:rsidRPr="000665B4">
        <w:rPr>
          <w:rFonts w:ascii="宋体" w:eastAsia="宋体" w:hAnsi="宋体" w:hint="eastAsia"/>
        </w:rPr>
        <w:t>应用（Burnsid引理）Polya定理，目前还不会</w:t>
      </w:r>
    </w:p>
    <w:p w:rsidR="00185E3E" w:rsidRPr="000665B4" w:rsidRDefault="00185E3E" w:rsidP="00185E3E">
      <w:pPr>
        <w:rPr>
          <w:rFonts w:ascii="宋体" w:eastAsia="宋体" w:hAnsi="宋体"/>
        </w:rPr>
      </w:pPr>
      <w:r w:rsidRPr="000665B4">
        <w:rPr>
          <w:rFonts w:ascii="宋体" w:eastAsia="宋体" w:hAnsi="宋体" w:hint="eastAsia"/>
        </w:rPr>
        <w:t>【参考AC代码】</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61AEEE"/>
          <w:kern w:val="0"/>
          <w:szCs w:val="21"/>
        </w:rPr>
        <w:t xml:space="preserve">#include </w:t>
      </w:r>
      <w:r w:rsidRPr="000665B4">
        <w:rPr>
          <w:rFonts w:ascii="宋体" w:eastAsia="宋体" w:hAnsi="宋体" w:cs="Consolas"/>
          <w:color w:val="98C379"/>
          <w:kern w:val="0"/>
          <w:szCs w:val="21"/>
        </w:rPr>
        <w:t>&lt;cstdio&gt;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61AEEE"/>
          <w:kern w:val="0"/>
          <w:szCs w:val="21"/>
        </w:rPr>
        <w:t>#define LL __int64</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C678DD"/>
          <w:kern w:val="0"/>
          <w:szCs w:val="21"/>
        </w:rPr>
        <w:t>const</w:t>
      </w:r>
      <w:r w:rsidRPr="000665B4">
        <w:rPr>
          <w:rFonts w:ascii="宋体" w:eastAsia="宋体" w:hAnsi="宋体" w:cs="Consolas"/>
          <w:color w:val="ABB2BF"/>
          <w:kern w:val="0"/>
          <w:szCs w:val="21"/>
        </w:rPr>
        <w:t xml:space="preserve"> LL mm=</w:t>
      </w:r>
      <w:r w:rsidRPr="000665B4">
        <w:rPr>
          <w:rFonts w:ascii="宋体" w:eastAsia="宋体" w:hAnsi="宋体" w:cs="Consolas"/>
          <w:color w:val="D19A66"/>
          <w:kern w:val="0"/>
          <w:szCs w:val="21"/>
        </w:rPr>
        <w:t>1000000007</w:t>
      </w: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LL mod, </w:t>
      </w:r>
      <w:r w:rsidRPr="000665B4">
        <w:rPr>
          <w:rFonts w:ascii="宋体" w:eastAsia="宋体" w:hAnsi="宋体" w:cs="Consolas"/>
          <w:color w:val="E6C07B"/>
          <w:kern w:val="0"/>
          <w:szCs w:val="21"/>
        </w:rPr>
        <w:t>pow</w:t>
      </w:r>
      <w:r w:rsidRPr="000665B4">
        <w:rPr>
          <w:rFonts w:ascii="宋体" w:eastAsia="宋体" w:hAnsi="宋体" w:cs="Consolas"/>
          <w:color w:val="ABB2BF"/>
          <w:kern w:val="0"/>
          <w:szCs w:val="21"/>
        </w:rPr>
        <w:t>[</w:t>
      </w:r>
      <w:r w:rsidRPr="000665B4">
        <w:rPr>
          <w:rFonts w:ascii="宋体" w:eastAsia="宋体" w:hAnsi="宋体" w:cs="Consolas"/>
          <w:color w:val="D19A66"/>
          <w:kern w:val="0"/>
          <w:szCs w:val="21"/>
        </w:rPr>
        <w:t>10005</w:t>
      </w: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C678DD"/>
          <w:kern w:val="0"/>
          <w:szCs w:val="21"/>
        </w:rPr>
        <w:t>int</w:t>
      </w:r>
      <w:r w:rsidRPr="000665B4">
        <w:rPr>
          <w:rFonts w:ascii="宋体" w:eastAsia="宋体" w:hAnsi="宋体" w:cs="Consolas"/>
          <w:color w:val="ABB2BF"/>
          <w:kern w:val="0"/>
          <w:szCs w:val="21"/>
        </w:rPr>
        <w:t xml:space="preserve"> n, m;</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LL </w:t>
      </w:r>
      <w:r w:rsidRPr="000665B4">
        <w:rPr>
          <w:rFonts w:ascii="宋体" w:eastAsia="宋体" w:hAnsi="宋体" w:cs="Consolas"/>
          <w:color w:val="61AEEE"/>
          <w:kern w:val="0"/>
          <w:szCs w:val="21"/>
        </w:rPr>
        <w:t>gcd</w:t>
      </w:r>
      <w:r w:rsidRPr="000665B4">
        <w:rPr>
          <w:rFonts w:ascii="宋体" w:eastAsia="宋体" w:hAnsi="宋体" w:cs="Consolas"/>
          <w:color w:val="ABB2BF"/>
          <w:kern w:val="0"/>
          <w:szCs w:val="21"/>
        </w:rPr>
        <w:t>(LL a, LL b)</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C678DD"/>
          <w:kern w:val="0"/>
          <w:szCs w:val="21"/>
        </w:rPr>
        <w:t>return</w:t>
      </w:r>
      <w:r w:rsidRPr="000665B4">
        <w:rPr>
          <w:rFonts w:ascii="宋体" w:eastAsia="宋体" w:hAnsi="宋体" w:cs="Consolas"/>
          <w:color w:val="ABB2BF"/>
          <w:kern w:val="0"/>
          <w:szCs w:val="21"/>
        </w:rPr>
        <w:t xml:space="preserve"> b==</w:t>
      </w:r>
      <w:r w:rsidRPr="000665B4">
        <w:rPr>
          <w:rFonts w:ascii="宋体" w:eastAsia="宋体" w:hAnsi="宋体" w:cs="Consolas"/>
          <w:color w:val="D19A66"/>
          <w:kern w:val="0"/>
          <w:szCs w:val="21"/>
        </w:rPr>
        <w:t>0</w:t>
      </w:r>
      <w:r w:rsidRPr="000665B4">
        <w:rPr>
          <w:rFonts w:ascii="宋体" w:eastAsia="宋体" w:hAnsi="宋体" w:cs="Consolas"/>
          <w:color w:val="ABB2BF"/>
          <w:kern w:val="0"/>
          <w:szCs w:val="21"/>
        </w:rPr>
        <w:t xml:space="preserve"> ? a : gcd(b,a%b);</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LL </w:t>
      </w:r>
      <w:r w:rsidRPr="000665B4">
        <w:rPr>
          <w:rFonts w:ascii="宋体" w:eastAsia="宋体" w:hAnsi="宋体" w:cs="Consolas"/>
          <w:color w:val="61AEEE"/>
          <w:kern w:val="0"/>
          <w:szCs w:val="21"/>
        </w:rPr>
        <w:t>rotat</w:t>
      </w:r>
      <w:r w:rsidRPr="000665B4">
        <w:rPr>
          <w:rFonts w:ascii="宋体" w:eastAsia="宋体" w:hAnsi="宋体" w:cs="Consolas"/>
          <w:color w:val="ABB2BF"/>
          <w:kern w:val="0"/>
          <w:szCs w:val="21"/>
        </w:rPr>
        <w:t xml:space="preserve">()     </w:t>
      </w:r>
      <w:r w:rsidRPr="000665B4">
        <w:rPr>
          <w:rFonts w:ascii="宋体" w:eastAsia="宋体" w:hAnsi="宋体" w:cs="Consolas"/>
          <w:i/>
          <w:iCs/>
          <w:color w:val="5C6370"/>
          <w:kern w:val="0"/>
          <w:szCs w:val="21"/>
        </w:rPr>
        <w:t>//旋转时的不动点</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LL ans = </w:t>
      </w:r>
      <w:r w:rsidRPr="000665B4">
        <w:rPr>
          <w:rFonts w:ascii="宋体" w:eastAsia="宋体" w:hAnsi="宋体" w:cs="Consolas"/>
          <w:color w:val="D19A66"/>
          <w:kern w:val="0"/>
          <w:szCs w:val="21"/>
        </w:rPr>
        <w:t>0</w:t>
      </w: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C678DD"/>
          <w:kern w:val="0"/>
          <w:szCs w:val="21"/>
        </w:rPr>
        <w:t>for</w:t>
      </w:r>
      <w:r w:rsidRPr="000665B4">
        <w:rPr>
          <w:rFonts w:ascii="宋体" w:eastAsia="宋体" w:hAnsi="宋体" w:cs="Consolas"/>
          <w:color w:val="ABB2BF"/>
          <w:kern w:val="0"/>
          <w:szCs w:val="21"/>
        </w:rPr>
        <w:t xml:space="preserve"> (</w:t>
      </w:r>
      <w:r w:rsidRPr="000665B4">
        <w:rPr>
          <w:rFonts w:ascii="宋体" w:eastAsia="宋体" w:hAnsi="宋体" w:cs="Consolas"/>
          <w:color w:val="C678DD"/>
          <w:kern w:val="0"/>
          <w:szCs w:val="21"/>
        </w:rPr>
        <w:t>int</w:t>
      </w:r>
      <w:r w:rsidRPr="000665B4">
        <w:rPr>
          <w:rFonts w:ascii="宋体" w:eastAsia="宋体" w:hAnsi="宋体" w:cs="Consolas"/>
          <w:color w:val="ABB2BF"/>
          <w:kern w:val="0"/>
          <w:szCs w:val="21"/>
        </w:rPr>
        <w:t xml:space="preserve"> i=</w:t>
      </w:r>
      <w:r w:rsidRPr="000665B4">
        <w:rPr>
          <w:rFonts w:ascii="宋体" w:eastAsia="宋体" w:hAnsi="宋体" w:cs="Consolas"/>
          <w:color w:val="D19A66"/>
          <w:kern w:val="0"/>
          <w:szCs w:val="21"/>
        </w:rPr>
        <w:t>0</w:t>
      </w:r>
      <w:r w:rsidRPr="000665B4">
        <w:rPr>
          <w:rFonts w:ascii="宋体" w:eastAsia="宋体" w:hAnsi="宋体" w:cs="Consolas"/>
          <w:color w:val="ABB2BF"/>
          <w:kern w:val="0"/>
          <w:szCs w:val="21"/>
        </w:rPr>
        <w:t>; i&lt;m; ++i)</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ans = (ans+</w:t>
      </w:r>
      <w:r w:rsidRPr="000665B4">
        <w:rPr>
          <w:rFonts w:ascii="宋体" w:eastAsia="宋体" w:hAnsi="宋体" w:cs="Consolas"/>
          <w:color w:val="E6C07B"/>
          <w:kern w:val="0"/>
          <w:szCs w:val="21"/>
        </w:rPr>
        <w:t>pow</w:t>
      </w:r>
      <w:r w:rsidRPr="000665B4">
        <w:rPr>
          <w:rFonts w:ascii="宋体" w:eastAsia="宋体" w:hAnsi="宋体" w:cs="Consolas"/>
          <w:color w:val="ABB2BF"/>
          <w:kern w:val="0"/>
          <w:szCs w:val="21"/>
        </w:rPr>
        <w:t>[gcd(i,m)]) % mod;</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C678DD"/>
          <w:kern w:val="0"/>
          <w:szCs w:val="21"/>
        </w:rPr>
        <w:t>return</w:t>
      </w:r>
      <w:r w:rsidRPr="000665B4">
        <w:rPr>
          <w:rFonts w:ascii="宋体" w:eastAsia="宋体" w:hAnsi="宋体" w:cs="Consolas"/>
          <w:color w:val="ABB2BF"/>
          <w:kern w:val="0"/>
          <w:szCs w:val="21"/>
        </w:rPr>
        <w:t xml:space="preserve"> ans;</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LL </w:t>
      </w:r>
      <w:r w:rsidRPr="000665B4">
        <w:rPr>
          <w:rFonts w:ascii="宋体" w:eastAsia="宋体" w:hAnsi="宋体" w:cs="Consolas"/>
          <w:color w:val="61AEEE"/>
          <w:kern w:val="0"/>
          <w:szCs w:val="21"/>
        </w:rPr>
        <w:t>overturn</w:t>
      </w:r>
      <w:r w:rsidRPr="000665B4">
        <w:rPr>
          <w:rFonts w:ascii="宋体" w:eastAsia="宋体" w:hAnsi="宋体" w:cs="Consolas"/>
          <w:color w:val="ABB2BF"/>
          <w:kern w:val="0"/>
          <w:szCs w:val="21"/>
        </w:rPr>
        <w:t xml:space="preserve">()  </w:t>
      </w:r>
      <w:r w:rsidRPr="000665B4">
        <w:rPr>
          <w:rFonts w:ascii="宋体" w:eastAsia="宋体" w:hAnsi="宋体" w:cs="Consolas"/>
          <w:i/>
          <w:iCs/>
          <w:color w:val="5C6370"/>
          <w:kern w:val="0"/>
          <w:szCs w:val="21"/>
        </w:rPr>
        <w:t>//翻转时的不动点，分奇偶讨论</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LL ans = </w:t>
      </w:r>
      <w:r w:rsidRPr="000665B4">
        <w:rPr>
          <w:rFonts w:ascii="宋体" w:eastAsia="宋体" w:hAnsi="宋体" w:cs="Consolas"/>
          <w:color w:val="D19A66"/>
          <w:kern w:val="0"/>
          <w:szCs w:val="21"/>
        </w:rPr>
        <w:t>0</w:t>
      </w: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C678DD"/>
          <w:kern w:val="0"/>
          <w:szCs w:val="21"/>
        </w:rPr>
        <w:t>if</w:t>
      </w:r>
      <w:r w:rsidRPr="000665B4">
        <w:rPr>
          <w:rFonts w:ascii="宋体" w:eastAsia="宋体" w:hAnsi="宋体" w:cs="Consolas"/>
          <w:color w:val="ABB2BF"/>
          <w:kern w:val="0"/>
          <w:szCs w:val="21"/>
        </w:rPr>
        <w:t xml:space="preserve">(m &amp; </w:t>
      </w:r>
      <w:r w:rsidRPr="000665B4">
        <w:rPr>
          <w:rFonts w:ascii="宋体" w:eastAsia="宋体" w:hAnsi="宋体" w:cs="Consolas"/>
          <w:color w:val="D19A66"/>
          <w:kern w:val="0"/>
          <w:szCs w:val="21"/>
        </w:rPr>
        <w:t>1</w:t>
      </w: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ans = (ans+m*</w:t>
      </w:r>
      <w:r w:rsidRPr="000665B4">
        <w:rPr>
          <w:rFonts w:ascii="宋体" w:eastAsia="宋体" w:hAnsi="宋体" w:cs="Consolas"/>
          <w:color w:val="E6C07B"/>
          <w:kern w:val="0"/>
          <w:szCs w:val="21"/>
        </w:rPr>
        <w:t>pow</w:t>
      </w:r>
      <w:r w:rsidRPr="000665B4">
        <w:rPr>
          <w:rFonts w:ascii="宋体" w:eastAsia="宋体" w:hAnsi="宋体" w:cs="Consolas"/>
          <w:color w:val="ABB2BF"/>
          <w:kern w:val="0"/>
          <w:szCs w:val="21"/>
        </w:rPr>
        <w:t>[(m+</w:t>
      </w:r>
      <w:r w:rsidRPr="000665B4">
        <w:rPr>
          <w:rFonts w:ascii="宋体" w:eastAsia="宋体" w:hAnsi="宋体" w:cs="Consolas"/>
          <w:color w:val="D19A66"/>
          <w:kern w:val="0"/>
          <w:szCs w:val="21"/>
        </w:rPr>
        <w:t>1</w:t>
      </w:r>
      <w:r w:rsidRPr="000665B4">
        <w:rPr>
          <w:rFonts w:ascii="宋体" w:eastAsia="宋体" w:hAnsi="宋体" w:cs="Consolas"/>
          <w:color w:val="ABB2BF"/>
          <w:kern w:val="0"/>
          <w:szCs w:val="21"/>
        </w:rPr>
        <w:t>)/</w:t>
      </w:r>
      <w:r w:rsidRPr="000665B4">
        <w:rPr>
          <w:rFonts w:ascii="宋体" w:eastAsia="宋体" w:hAnsi="宋体" w:cs="Consolas"/>
          <w:color w:val="D19A66"/>
          <w:kern w:val="0"/>
          <w:szCs w:val="21"/>
        </w:rPr>
        <w:t>2</w:t>
      </w:r>
      <w:r w:rsidRPr="000665B4">
        <w:rPr>
          <w:rFonts w:ascii="宋体" w:eastAsia="宋体" w:hAnsi="宋体" w:cs="Consolas"/>
          <w:color w:val="ABB2BF"/>
          <w:kern w:val="0"/>
          <w:szCs w:val="21"/>
        </w:rPr>
        <w:t>]) % mod;</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C678DD"/>
          <w:kern w:val="0"/>
          <w:szCs w:val="21"/>
        </w:rPr>
        <w:t>else</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ans = (ans+m/</w:t>
      </w:r>
      <w:r w:rsidRPr="000665B4">
        <w:rPr>
          <w:rFonts w:ascii="宋体" w:eastAsia="宋体" w:hAnsi="宋体" w:cs="Consolas"/>
          <w:color w:val="D19A66"/>
          <w:kern w:val="0"/>
          <w:szCs w:val="21"/>
        </w:rPr>
        <w:t>2</w:t>
      </w:r>
      <w:r w:rsidRPr="000665B4">
        <w:rPr>
          <w:rFonts w:ascii="宋体" w:eastAsia="宋体" w:hAnsi="宋体" w:cs="Consolas"/>
          <w:color w:val="ABB2BF"/>
          <w:kern w:val="0"/>
          <w:szCs w:val="21"/>
        </w:rPr>
        <w:t>*(</w:t>
      </w:r>
      <w:r w:rsidRPr="000665B4">
        <w:rPr>
          <w:rFonts w:ascii="宋体" w:eastAsia="宋体" w:hAnsi="宋体" w:cs="Consolas"/>
          <w:color w:val="E6C07B"/>
          <w:kern w:val="0"/>
          <w:szCs w:val="21"/>
        </w:rPr>
        <w:t>pow</w:t>
      </w:r>
      <w:r w:rsidRPr="000665B4">
        <w:rPr>
          <w:rFonts w:ascii="宋体" w:eastAsia="宋体" w:hAnsi="宋体" w:cs="Consolas"/>
          <w:color w:val="ABB2BF"/>
          <w:kern w:val="0"/>
          <w:szCs w:val="21"/>
        </w:rPr>
        <w:t>[m/</w:t>
      </w:r>
      <w:r w:rsidRPr="000665B4">
        <w:rPr>
          <w:rFonts w:ascii="宋体" w:eastAsia="宋体" w:hAnsi="宋体" w:cs="Consolas"/>
          <w:color w:val="D19A66"/>
          <w:kern w:val="0"/>
          <w:szCs w:val="21"/>
        </w:rPr>
        <w:t>2</w:t>
      </w:r>
      <w:r w:rsidRPr="000665B4">
        <w:rPr>
          <w:rFonts w:ascii="宋体" w:eastAsia="宋体" w:hAnsi="宋体" w:cs="Consolas"/>
          <w:color w:val="ABB2BF"/>
          <w:kern w:val="0"/>
          <w:szCs w:val="21"/>
        </w:rPr>
        <w:t>+</w:t>
      </w:r>
      <w:r w:rsidRPr="000665B4">
        <w:rPr>
          <w:rFonts w:ascii="宋体" w:eastAsia="宋体" w:hAnsi="宋体" w:cs="Consolas"/>
          <w:color w:val="D19A66"/>
          <w:kern w:val="0"/>
          <w:szCs w:val="21"/>
        </w:rPr>
        <w:t>1</w:t>
      </w:r>
      <w:r w:rsidRPr="000665B4">
        <w:rPr>
          <w:rFonts w:ascii="宋体" w:eastAsia="宋体" w:hAnsi="宋体" w:cs="Consolas"/>
          <w:color w:val="ABB2BF"/>
          <w:kern w:val="0"/>
          <w:szCs w:val="21"/>
        </w:rPr>
        <w:t>]+</w:t>
      </w:r>
      <w:r w:rsidRPr="000665B4">
        <w:rPr>
          <w:rFonts w:ascii="宋体" w:eastAsia="宋体" w:hAnsi="宋体" w:cs="Consolas"/>
          <w:color w:val="E6C07B"/>
          <w:kern w:val="0"/>
          <w:szCs w:val="21"/>
        </w:rPr>
        <w:t>pow</w:t>
      </w:r>
      <w:r w:rsidRPr="000665B4">
        <w:rPr>
          <w:rFonts w:ascii="宋体" w:eastAsia="宋体" w:hAnsi="宋体" w:cs="Consolas"/>
          <w:color w:val="ABB2BF"/>
          <w:kern w:val="0"/>
          <w:szCs w:val="21"/>
        </w:rPr>
        <w:t>[m/</w:t>
      </w:r>
      <w:r w:rsidRPr="000665B4">
        <w:rPr>
          <w:rFonts w:ascii="宋体" w:eastAsia="宋体" w:hAnsi="宋体" w:cs="Consolas"/>
          <w:color w:val="D19A66"/>
          <w:kern w:val="0"/>
          <w:szCs w:val="21"/>
        </w:rPr>
        <w:t>2</w:t>
      </w:r>
      <w:r w:rsidRPr="000665B4">
        <w:rPr>
          <w:rFonts w:ascii="宋体" w:eastAsia="宋体" w:hAnsi="宋体" w:cs="Consolas"/>
          <w:color w:val="ABB2BF"/>
          <w:kern w:val="0"/>
          <w:szCs w:val="21"/>
        </w:rPr>
        <w:t>])) % mod;</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C678DD"/>
          <w:kern w:val="0"/>
          <w:szCs w:val="21"/>
        </w:rPr>
        <w:t>return</w:t>
      </w:r>
      <w:r w:rsidRPr="000665B4">
        <w:rPr>
          <w:rFonts w:ascii="宋体" w:eastAsia="宋体" w:hAnsi="宋体" w:cs="Consolas"/>
          <w:color w:val="ABB2BF"/>
          <w:kern w:val="0"/>
          <w:szCs w:val="21"/>
        </w:rPr>
        <w:t xml:space="preserve"> ans;</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C678DD"/>
          <w:kern w:val="0"/>
          <w:szCs w:val="21"/>
        </w:rPr>
        <w:t>int</w:t>
      </w:r>
      <w:r w:rsidRPr="000665B4">
        <w:rPr>
          <w:rFonts w:ascii="宋体" w:eastAsia="宋体" w:hAnsi="宋体" w:cs="Consolas"/>
          <w:color w:val="ABB2BF"/>
          <w:kern w:val="0"/>
          <w:szCs w:val="21"/>
        </w:rPr>
        <w:t xml:space="preserve"> </w:t>
      </w:r>
      <w:r w:rsidRPr="000665B4">
        <w:rPr>
          <w:rFonts w:ascii="宋体" w:eastAsia="宋体" w:hAnsi="宋体" w:cs="Consolas"/>
          <w:color w:val="61AEEE"/>
          <w:kern w:val="0"/>
          <w:szCs w:val="21"/>
        </w:rPr>
        <w:t>main</w:t>
      </w:r>
      <w:r w:rsidRPr="000665B4">
        <w:rPr>
          <w:rFonts w:ascii="宋体" w:eastAsia="宋体" w:hAnsi="宋体" w:cs="Consolas"/>
          <w:color w:val="ABB2BF"/>
          <w:kern w:val="0"/>
          <w:szCs w:val="21"/>
        </w:rPr>
        <w:t xml:space="preserve"> ()</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C678DD"/>
          <w:kern w:val="0"/>
          <w:szCs w:val="21"/>
        </w:rPr>
        <w:t>int</w:t>
      </w:r>
      <w:r w:rsidRPr="000665B4">
        <w:rPr>
          <w:rFonts w:ascii="宋体" w:eastAsia="宋体" w:hAnsi="宋体" w:cs="Consolas"/>
          <w:color w:val="ABB2BF"/>
          <w:kern w:val="0"/>
          <w:szCs w:val="21"/>
        </w:rPr>
        <w:t xml:space="preserve"> cas, t=</w:t>
      </w:r>
      <w:r w:rsidRPr="000665B4">
        <w:rPr>
          <w:rFonts w:ascii="宋体" w:eastAsia="宋体" w:hAnsi="宋体" w:cs="Consolas"/>
          <w:color w:val="D19A66"/>
          <w:kern w:val="0"/>
          <w:szCs w:val="21"/>
        </w:rPr>
        <w:t>0</w:t>
      </w: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E6C07B"/>
          <w:kern w:val="0"/>
          <w:szCs w:val="21"/>
        </w:rPr>
        <w:t>scanf</w:t>
      </w:r>
      <w:r w:rsidRPr="000665B4">
        <w:rPr>
          <w:rFonts w:ascii="宋体" w:eastAsia="宋体" w:hAnsi="宋体" w:cs="Consolas"/>
          <w:color w:val="ABB2BF"/>
          <w:kern w:val="0"/>
          <w:szCs w:val="21"/>
        </w:rPr>
        <w:t>(</w:t>
      </w:r>
      <w:r w:rsidRPr="000665B4">
        <w:rPr>
          <w:rFonts w:ascii="宋体" w:eastAsia="宋体" w:hAnsi="宋体" w:cs="Consolas"/>
          <w:color w:val="98C379"/>
          <w:kern w:val="0"/>
          <w:szCs w:val="21"/>
        </w:rPr>
        <w:t>"%d"</w:t>
      </w:r>
      <w:r w:rsidRPr="000665B4">
        <w:rPr>
          <w:rFonts w:ascii="宋体" w:eastAsia="宋体" w:hAnsi="宋体" w:cs="Consolas"/>
          <w:color w:val="ABB2BF"/>
          <w:kern w:val="0"/>
          <w:szCs w:val="21"/>
        </w:rPr>
        <w:t>, &amp;cas);</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C678DD"/>
          <w:kern w:val="0"/>
          <w:szCs w:val="21"/>
        </w:rPr>
        <w:t>while</w:t>
      </w:r>
      <w:r w:rsidRPr="000665B4">
        <w:rPr>
          <w:rFonts w:ascii="宋体" w:eastAsia="宋体" w:hAnsi="宋体" w:cs="Consolas"/>
          <w:color w:val="ABB2BF"/>
          <w:kern w:val="0"/>
          <w:szCs w:val="21"/>
        </w:rPr>
        <w:t>(cas--)</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LL ans = </w:t>
      </w:r>
      <w:r w:rsidRPr="000665B4">
        <w:rPr>
          <w:rFonts w:ascii="宋体" w:eastAsia="宋体" w:hAnsi="宋体" w:cs="Consolas"/>
          <w:color w:val="D19A66"/>
          <w:kern w:val="0"/>
          <w:szCs w:val="21"/>
        </w:rPr>
        <w:t>0</w:t>
      </w: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E6C07B"/>
          <w:kern w:val="0"/>
          <w:szCs w:val="21"/>
        </w:rPr>
        <w:t>scanf</w:t>
      </w:r>
      <w:r w:rsidRPr="000665B4">
        <w:rPr>
          <w:rFonts w:ascii="宋体" w:eastAsia="宋体" w:hAnsi="宋体" w:cs="Consolas"/>
          <w:color w:val="ABB2BF"/>
          <w:kern w:val="0"/>
          <w:szCs w:val="21"/>
        </w:rPr>
        <w:t>(</w:t>
      </w:r>
      <w:r w:rsidRPr="000665B4">
        <w:rPr>
          <w:rFonts w:ascii="宋体" w:eastAsia="宋体" w:hAnsi="宋体" w:cs="Consolas"/>
          <w:color w:val="98C379"/>
          <w:kern w:val="0"/>
          <w:szCs w:val="21"/>
        </w:rPr>
        <w:t>"%d%d"</w:t>
      </w:r>
      <w:r w:rsidRPr="000665B4">
        <w:rPr>
          <w:rFonts w:ascii="宋体" w:eastAsia="宋体" w:hAnsi="宋体" w:cs="Consolas"/>
          <w:color w:val="ABB2BF"/>
          <w:kern w:val="0"/>
          <w:szCs w:val="21"/>
        </w:rPr>
        <w:t>, &amp;n, &amp;m);</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mod = </w:t>
      </w:r>
      <w:r w:rsidRPr="000665B4">
        <w:rPr>
          <w:rFonts w:ascii="宋体" w:eastAsia="宋体" w:hAnsi="宋体" w:cs="Consolas"/>
          <w:color w:val="D19A66"/>
          <w:kern w:val="0"/>
          <w:szCs w:val="21"/>
        </w:rPr>
        <w:t>2</w:t>
      </w:r>
      <w:r w:rsidRPr="000665B4">
        <w:rPr>
          <w:rFonts w:ascii="宋体" w:eastAsia="宋体" w:hAnsi="宋体" w:cs="Consolas"/>
          <w:color w:val="ABB2BF"/>
          <w:kern w:val="0"/>
          <w:szCs w:val="21"/>
        </w:rPr>
        <w:t>*m*mm;</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E6C07B"/>
          <w:kern w:val="0"/>
          <w:szCs w:val="21"/>
        </w:rPr>
        <w:t>pow</w:t>
      </w:r>
      <w:r w:rsidRPr="000665B4">
        <w:rPr>
          <w:rFonts w:ascii="宋体" w:eastAsia="宋体" w:hAnsi="宋体" w:cs="Consolas"/>
          <w:color w:val="ABB2BF"/>
          <w:kern w:val="0"/>
          <w:szCs w:val="21"/>
        </w:rPr>
        <w:t>[</w:t>
      </w:r>
      <w:r w:rsidRPr="000665B4">
        <w:rPr>
          <w:rFonts w:ascii="宋体" w:eastAsia="宋体" w:hAnsi="宋体" w:cs="Consolas"/>
          <w:color w:val="D19A66"/>
          <w:kern w:val="0"/>
          <w:szCs w:val="21"/>
        </w:rPr>
        <w:t>0</w:t>
      </w:r>
      <w:r w:rsidRPr="000665B4">
        <w:rPr>
          <w:rFonts w:ascii="宋体" w:eastAsia="宋体" w:hAnsi="宋体" w:cs="Consolas"/>
          <w:color w:val="ABB2BF"/>
          <w:kern w:val="0"/>
          <w:szCs w:val="21"/>
        </w:rPr>
        <w:t xml:space="preserve">] = </w:t>
      </w:r>
      <w:r w:rsidRPr="000665B4">
        <w:rPr>
          <w:rFonts w:ascii="宋体" w:eastAsia="宋体" w:hAnsi="宋体" w:cs="Consolas"/>
          <w:color w:val="D19A66"/>
          <w:kern w:val="0"/>
          <w:szCs w:val="21"/>
        </w:rPr>
        <w:t>1</w:t>
      </w: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C678DD"/>
          <w:kern w:val="0"/>
          <w:szCs w:val="21"/>
        </w:rPr>
        <w:t>for</w:t>
      </w:r>
      <w:r w:rsidRPr="000665B4">
        <w:rPr>
          <w:rFonts w:ascii="宋体" w:eastAsia="宋体" w:hAnsi="宋体" w:cs="Consolas"/>
          <w:color w:val="ABB2BF"/>
          <w:kern w:val="0"/>
          <w:szCs w:val="21"/>
        </w:rPr>
        <w:t>(</w:t>
      </w:r>
      <w:r w:rsidRPr="000665B4">
        <w:rPr>
          <w:rFonts w:ascii="宋体" w:eastAsia="宋体" w:hAnsi="宋体" w:cs="Consolas"/>
          <w:color w:val="C678DD"/>
          <w:kern w:val="0"/>
          <w:szCs w:val="21"/>
        </w:rPr>
        <w:t>int</w:t>
      </w:r>
      <w:r w:rsidRPr="000665B4">
        <w:rPr>
          <w:rFonts w:ascii="宋体" w:eastAsia="宋体" w:hAnsi="宋体" w:cs="Consolas"/>
          <w:color w:val="ABB2BF"/>
          <w:kern w:val="0"/>
          <w:szCs w:val="21"/>
        </w:rPr>
        <w:t xml:space="preserve"> i=</w:t>
      </w:r>
      <w:r w:rsidRPr="000665B4">
        <w:rPr>
          <w:rFonts w:ascii="宋体" w:eastAsia="宋体" w:hAnsi="宋体" w:cs="Consolas"/>
          <w:color w:val="D19A66"/>
          <w:kern w:val="0"/>
          <w:szCs w:val="21"/>
        </w:rPr>
        <w:t>1</w:t>
      </w:r>
      <w:r w:rsidRPr="000665B4">
        <w:rPr>
          <w:rFonts w:ascii="宋体" w:eastAsia="宋体" w:hAnsi="宋体" w:cs="Consolas"/>
          <w:color w:val="ABB2BF"/>
          <w:kern w:val="0"/>
          <w:szCs w:val="21"/>
        </w:rPr>
        <w:t>; i&lt;=m; ++i)</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E6C07B"/>
          <w:kern w:val="0"/>
          <w:szCs w:val="21"/>
        </w:rPr>
        <w:t>pow</w:t>
      </w:r>
      <w:r w:rsidRPr="000665B4">
        <w:rPr>
          <w:rFonts w:ascii="宋体" w:eastAsia="宋体" w:hAnsi="宋体" w:cs="Consolas"/>
          <w:color w:val="ABB2BF"/>
          <w:kern w:val="0"/>
          <w:szCs w:val="21"/>
        </w:rPr>
        <w:t>[i] = (</w:t>
      </w:r>
      <w:r w:rsidRPr="000665B4">
        <w:rPr>
          <w:rFonts w:ascii="宋体" w:eastAsia="宋体" w:hAnsi="宋体" w:cs="Consolas"/>
          <w:color w:val="E6C07B"/>
          <w:kern w:val="0"/>
          <w:szCs w:val="21"/>
        </w:rPr>
        <w:t>pow</w:t>
      </w:r>
      <w:r w:rsidRPr="000665B4">
        <w:rPr>
          <w:rFonts w:ascii="宋体" w:eastAsia="宋体" w:hAnsi="宋体" w:cs="Consolas"/>
          <w:color w:val="ABB2BF"/>
          <w:kern w:val="0"/>
          <w:szCs w:val="21"/>
        </w:rPr>
        <w:t>[i</w:t>
      </w:r>
      <w:r w:rsidRPr="000665B4">
        <w:rPr>
          <w:rFonts w:ascii="宋体" w:eastAsia="宋体" w:hAnsi="宋体" w:cs="Consolas"/>
          <w:color w:val="D19A66"/>
          <w:kern w:val="0"/>
          <w:szCs w:val="21"/>
        </w:rPr>
        <w:t>-1</w:t>
      </w:r>
      <w:r w:rsidRPr="000665B4">
        <w:rPr>
          <w:rFonts w:ascii="宋体" w:eastAsia="宋体" w:hAnsi="宋体" w:cs="Consolas"/>
          <w:color w:val="ABB2BF"/>
          <w:kern w:val="0"/>
          <w:szCs w:val="21"/>
        </w:rPr>
        <w:t>]*n) % mod;</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lastRenderedPageBreak/>
        <w:t xml:space="preserve">        ans += rotat();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ans  = (ans + overturn()) % mod;</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E6C07B"/>
          <w:kern w:val="0"/>
          <w:szCs w:val="21"/>
        </w:rPr>
        <w:t>printf</w:t>
      </w:r>
      <w:r w:rsidRPr="000665B4">
        <w:rPr>
          <w:rFonts w:ascii="宋体" w:eastAsia="宋体" w:hAnsi="宋体" w:cs="Consolas"/>
          <w:color w:val="ABB2BF"/>
          <w:kern w:val="0"/>
          <w:szCs w:val="21"/>
        </w:rPr>
        <w:t>(</w:t>
      </w:r>
      <w:r w:rsidRPr="000665B4">
        <w:rPr>
          <w:rFonts w:ascii="宋体" w:eastAsia="宋体" w:hAnsi="宋体" w:cs="Consolas"/>
          <w:color w:val="98C379"/>
          <w:kern w:val="0"/>
          <w:szCs w:val="21"/>
        </w:rPr>
        <w:t>"Case #%d: %I64d\n"</w:t>
      </w:r>
      <w:r w:rsidRPr="000665B4">
        <w:rPr>
          <w:rFonts w:ascii="宋体" w:eastAsia="宋体" w:hAnsi="宋体" w:cs="Consolas"/>
          <w:color w:val="ABB2BF"/>
          <w:kern w:val="0"/>
          <w:szCs w:val="21"/>
        </w:rPr>
        <w:t>, ++t, (ans/</w:t>
      </w:r>
      <w:r w:rsidRPr="000665B4">
        <w:rPr>
          <w:rFonts w:ascii="宋体" w:eastAsia="宋体" w:hAnsi="宋体" w:cs="Consolas"/>
          <w:color w:val="D19A66"/>
          <w:kern w:val="0"/>
          <w:szCs w:val="21"/>
        </w:rPr>
        <w:t>2</w:t>
      </w:r>
      <w:r w:rsidRPr="000665B4">
        <w:rPr>
          <w:rFonts w:ascii="宋体" w:eastAsia="宋体" w:hAnsi="宋体" w:cs="Consolas"/>
          <w:color w:val="ABB2BF"/>
          <w:kern w:val="0"/>
          <w:szCs w:val="21"/>
        </w:rPr>
        <w:t>/m)%mm);</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 xml:space="preserve">    </w:t>
      </w:r>
      <w:r w:rsidRPr="000665B4">
        <w:rPr>
          <w:rFonts w:ascii="宋体" w:eastAsia="宋体" w:hAnsi="宋体" w:cs="Consolas"/>
          <w:color w:val="C678DD"/>
          <w:kern w:val="0"/>
          <w:szCs w:val="21"/>
        </w:rPr>
        <w:t>return</w:t>
      </w:r>
      <w:r w:rsidRPr="000665B4">
        <w:rPr>
          <w:rFonts w:ascii="宋体" w:eastAsia="宋体" w:hAnsi="宋体" w:cs="Consolas"/>
          <w:color w:val="ABB2BF"/>
          <w:kern w:val="0"/>
          <w:szCs w:val="21"/>
        </w:rPr>
        <w:t xml:space="preserve"> </w:t>
      </w:r>
      <w:r w:rsidRPr="000665B4">
        <w:rPr>
          <w:rFonts w:ascii="宋体" w:eastAsia="宋体" w:hAnsi="宋体" w:cs="Consolas"/>
          <w:color w:val="D19A66"/>
          <w:kern w:val="0"/>
          <w:szCs w:val="21"/>
        </w:rPr>
        <w:t>0</w:t>
      </w:r>
      <w:r w:rsidRPr="000665B4">
        <w:rPr>
          <w:rFonts w:ascii="宋体" w:eastAsia="宋体" w:hAnsi="宋体" w:cs="Consolas"/>
          <w:color w:val="ABB2BF"/>
          <w:kern w:val="0"/>
          <w:szCs w:val="21"/>
        </w:rPr>
        <w:t>;</w:t>
      </w:r>
    </w:p>
    <w:p w:rsidR="00185E3E" w:rsidRPr="000665B4" w:rsidRDefault="00185E3E" w:rsidP="00185E3E">
      <w:pPr>
        <w:widowControl/>
        <w:numPr>
          <w:ilvl w:val="0"/>
          <w:numId w:val="1"/>
        </w:numPr>
        <w:wordWrap w:val="0"/>
        <w:ind w:left="120"/>
        <w:jc w:val="left"/>
        <w:rPr>
          <w:rFonts w:ascii="宋体" w:eastAsia="宋体" w:hAnsi="宋体" w:cs="Consolas"/>
          <w:color w:val="ABB2BF"/>
          <w:kern w:val="0"/>
          <w:szCs w:val="21"/>
        </w:rPr>
      </w:pPr>
      <w:r w:rsidRPr="000665B4">
        <w:rPr>
          <w:rFonts w:ascii="宋体" w:eastAsia="宋体" w:hAnsi="宋体" w:cs="Consolas"/>
          <w:color w:val="ABB2BF"/>
          <w:kern w:val="0"/>
          <w:szCs w:val="21"/>
        </w:rPr>
        <w:t>}</w:t>
      </w:r>
    </w:p>
    <w:p w:rsidR="00CA6B31" w:rsidRPr="000665B4" w:rsidRDefault="00CA6B31" w:rsidP="00CA6B31">
      <w:pPr>
        <w:pStyle w:val="4"/>
        <w:rPr>
          <w:rFonts w:ascii="宋体" w:eastAsia="宋体" w:hAnsi="宋体" w:cstheme="minorBidi"/>
          <w:b w:val="0"/>
          <w:bCs w:val="0"/>
          <w:sz w:val="21"/>
          <w:szCs w:val="22"/>
        </w:rPr>
      </w:pPr>
      <w:r w:rsidRPr="000665B4">
        <w:rPr>
          <w:rFonts w:ascii="宋体" w:eastAsia="宋体" w:hAnsi="宋体" w:cstheme="minorBidi" w:hint="eastAsia"/>
          <w:b w:val="0"/>
          <w:bCs w:val="0"/>
          <w:sz w:val="21"/>
          <w:szCs w:val="22"/>
        </w:rPr>
        <w:t>HD</w:t>
      </w:r>
      <w:r w:rsidRPr="000665B4">
        <w:rPr>
          <w:rFonts w:ascii="宋体" w:eastAsia="宋体" w:hAnsi="宋体" w:cstheme="minorBidi"/>
          <w:b w:val="0"/>
          <w:bCs w:val="0"/>
          <w:sz w:val="21"/>
          <w:szCs w:val="22"/>
        </w:rPr>
        <w:t>U</w:t>
      </w:r>
      <w:r w:rsidRPr="000665B4">
        <w:rPr>
          <w:rFonts w:ascii="宋体" w:eastAsia="宋体" w:hAnsi="宋体" w:cstheme="minorBidi" w:hint="eastAsia"/>
          <w:b w:val="0"/>
          <w:bCs w:val="0"/>
          <w:sz w:val="21"/>
          <w:szCs w:val="22"/>
        </w:rPr>
        <w:t>-</w:t>
      </w:r>
      <w:r w:rsidRPr="000665B4">
        <w:rPr>
          <w:rFonts w:ascii="宋体" w:eastAsia="宋体" w:hAnsi="宋体" w:cstheme="minorBidi"/>
          <w:b w:val="0"/>
          <w:bCs w:val="0"/>
          <w:sz w:val="21"/>
          <w:szCs w:val="22"/>
        </w:rPr>
        <w:t>1812</w:t>
      </w:r>
      <w:r w:rsidRPr="000665B4">
        <w:rPr>
          <w:rFonts w:ascii="宋体" w:eastAsia="宋体" w:hAnsi="宋体" w:cstheme="minorBidi" w:hint="eastAsia"/>
          <w:b w:val="0"/>
          <w:bCs w:val="0"/>
          <w:sz w:val="21"/>
          <w:szCs w:val="22"/>
        </w:rPr>
        <w:t>-</w:t>
      </w:r>
      <w:r w:rsidRPr="000665B4">
        <w:rPr>
          <w:rFonts w:ascii="宋体" w:eastAsia="宋体" w:hAnsi="宋体" w:cstheme="minorBidi"/>
          <w:b w:val="0"/>
          <w:bCs w:val="0"/>
          <w:sz w:val="21"/>
          <w:szCs w:val="22"/>
        </w:rPr>
        <w:t>Count Teris</w:t>
      </w:r>
      <w:r w:rsidR="00C478A5" w:rsidRPr="000665B4">
        <w:rPr>
          <w:rFonts w:ascii="宋体" w:eastAsia="宋体" w:hAnsi="宋体" w:cstheme="minorBidi"/>
          <w:b w:val="0"/>
          <w:bCs w:val="0"/>
          <w:sz w:val="21"/>
          <w:szCs w:val="22"/>
        </w:rPr>
        <w:fldChar w:fldCharType="begin"/>
      </w:r>
      <w:r w:rsidR="00C478A5" w:rsidRPr="000665B4">
        <w:rPr>
          <w:rFonts w:ascii="宋体" w:eastAsia="宋体" w:hAnsi="宋体"/>
        </w:rPr>
        <w:instrText xml:space="preserve"> XE "</w:instrText>
      </w:r>
      <w:r w:rsidR="00C478A5" w:rsidRPr="000665B4">
        <w:rPr>
          <w:rFonts w:ascii="宋体" w:eastAsia="宋体" w:hAnsi="宋体" w:cstheme="minorBidi" w:hint="eastAsia"/>
          <w:b w:val="0"/>
          <w:bCs w:val="0"/>
          <w:sz w:val="21"/>
          <w:szCs w:val="22"/>
        </w:rPr>
        <w:instrText>HD</w:instrText>
      </w:r>
      <w:r w:rsidR="00C478A5" w:rsidRPr="000665B4">
        <w:rPr>
          <w:rFonts w:ascii="宋体" w:eastAsia="宋体" w:hAnsi="宋体" w:cstheme="minorBidi"/>
          <w:b w:val="0"/>
          <w:bCs w:val="0"/>
          <w:sz w:val="21"/>
          <w:szCs w:val="22"/>
        </w:rPr>
        <w:instrText>U</w:instrText>
      </w:r>
      <w:r w:rsidR="00C478A5" w:rsidRPr="000665B4">
        <w:rPr>
          <w:rFonts w:ascii="宋体" w:eastAsia="宋体" w:hAnsi="宋体" w:cstheme="minorBidi" w:hint="eastAsia"/>
          <w:b w:val="0"/>
          <w:bCs w:val="0"/>
          <w:sz w:val="21"/>
          <w:szCs w:val="22"/>
        </w:rPr>
        <w:instrText>-</w:instrText>
      </w:r>
      <w:r w:rsidR="00C478A5" w:rsidRPr="000665B4">
        <w:rPr>
          <w:rFonts w:ascii="宋体" w:eastAsia="宋体" w:hAnsi="宋体" w:cstheme="minorBidi"/>
          <w:b w:val="0"/>
          <w:bCs w:val="0"/>
          <w:sz w:val="21"/>
          <w:szCs w:val="22"/>
        </w:rPr>
        <w:instrText>1812</w:instrText>
      </w:r>
      <w:r w:rsidR="00C478A5" w:rsidRPr="000665B4">
        <w:rPr>
          <w:rFonts w:ascii="宋体" w:eastAsia="宋体" w:hAnsi="宋体" w:cstheme="minorBidi" w:hint="eastAsia"/>
          <w:b w:val="0"/>
          <w:bCs w:val="0"/>
          <w:sz w:val="21"/>
          <w:szCs w:val="22"/>
        </w:rPr>
        <w:instrText>-</w:instrText>
      </w:r>
      <w:r w:rsidR="00C478A5" w:rsidRPr="000665B4">
        <w:rPr>
          <w:rFonts w:ascii="宋体" w:eastAsia="宋体" w:hAnsi="宋体" w:cstheme="minorBidi"/>
          <w:b w:val="0"/>
          <w:bCs w:val="0"/>
          <w:sz w:val="21"/>
          <w:szCs w:val="22"/>
        </w:rPr>
        <w:instrText>Count Teris</w:instrText>
      </w:r>
      <w:r w:rsidR="00C478A5" w:rsidRPr="000665B4">
        <w:rPr>
          <w:rFonts w:ascii="宋体" w:eastAsia="宋体" w:hAnsi="宋体"/>
        </w:rPr>
        <w:instrText>:</w:instrText>
      </w:r>
      <w:r w:rsidR="00C478A5" w:rsidRPr="000665B4">
        <w:rPr>
          <w:rFonts w:ascii="宋体" w:eastAsia="宋体" w:hAnsi="宋体" w:hint="eastAsia"/>
        </w:rPr>
        <w:instrText>1</w:instrText>
      </w:r>
      <w:r w:rsidR="00C478A5" w:rsidRPr="000665B4">
        <w:rPr>
          <w:rFonts w:ascii="宋体" w:eastAsia="宋体" w:hAnsi="宋体"/>
        </w:rPr>
        <w:instrText xml:space="preserve">812" \y "HDU:1812" </w:instrText>
      </w:r>
      <w:r w:rsidR="00C478A5" w:rsidRPr="000665B4">
        <w:rPr>
          <w:rFonts w:ascii="宋体" w:eastAsia="宋体" w:hAnsi="宋体" w:cstheme="minorBidi"/>
          <w:b w:val="0"/>
          <w:bCs w:val="0"/>
          <w:sz w:val="21"/>
          <w:szCs w:val="22"/>
        </w:rPr>
        <w:fldChar w:fldCharType="end"/>
      </w:r>
    </w:p>
    <w:p w:rsidR="00CA6B31" w:rsidRPr="000665B4" w:rsidRDefault="00CA6B31" w:rsidP="00CA6B31">
      <w:pPr>
        <w:widowControl/>
        <w:wordWrap w:val="0"/>
        <w:ind w:left="-240"/>
        <w:jc w:val="left"/>
        <w:rPr>
          <w:rFonts w:ascii="宋体" w:eastAsia="宋体" w:hAnsi="宋体"/>
        </w:rPr>
      </w:pPr>
      <w:r w:rsidRPr="000665B4">
        <w:rPr>
          <w:rFonts w:ascii="宋体" w:eastAsia="宋体" w:hAnsi="宋体" w:hint="eastAsia"/>
        </w:rPr>
        <w:t>【题意】n</w:t>
      </w:r>
      <w:r w:rsidRPr="000665B4">
        <w:rPr>
          <w:rFonts w:ascii="宋体" w:eastAsia="宋体" w:hAnsi="宋体"/>
        </w:rPr>
        <w:t>*n</w:t>
      </w:r>
      <w:r w:rsidRPr="000665B4">
        <w:rPr>
          <w:rFonts w:ascii="宋体" w:eastAsia="宋体" w:hAnsi="宋体" w:hint="eastAsia"/>
        </w:rPr>
        <w:t>的棋盘，用c种颜色染色，（旋转、反射算一种），问有多少种不同棋盘。</w:t>
      </w:r>
    </w:p>
    <w:p w:rsidR="00CA6B31" w:rsidRPr="000665B4" w:rsidRDefault="00CA6B31" w:rsidP="00CA6B31">
      <w:pPr>
        <w:widowControl/>
        <w:wordWrap w:val="0"/>
        <w:ind w:left="-240"/>
        <w:jc w:val="left"/>
        <w:rPr>
          <w:rFonts w:ascii="宋体" w:eastAsia="宋体" w:hAnsi="宋体"/>
        </w:rPr>
      </w:pPr>
      <w:r w:rsidRPr="000665B4">
        <w:rPr>
          <w:rFonts w:ascii="宋体" w:eastAsia="宋体" w:hAnsi="宋体" w:hint="eastAsia"/>
        </w:rPr>
        <w:t>数据规模 n</w:t>
      </w:r>
      <w:r w:rsidRPr="000665B4">
        <w:rPr>
          <w:rFonts w:ascii="宋体" w:eastAsia="宋体" w:hAnsi="宋体"/>
        </w:rPr>
        <w:t>,c&lt;31</w:t>
      </w:r>
    </w:p>
    <w:p w:rsidR="00CA6B31" w:rsidRPr="000665B4" w:rsidRDefault="00CA6B31" w:rsidP="00CA6B31">
      <w:pPr>
        <w:widowControl/>
        <w:wordWrap w:val="0"/>
        <w:ind w:left="-240"/>
        <w:jc w:val="left"/>
        <w:rPr>
          <w:rFonts w:ascii="宋体" w:eastAsia="宋体" w:hAnsi="宋体"/>
        </w:rPr>
      </w:pPr>
      <w:r w:rsidRPr="000665B4">
        <w:rPr>
          <w:rFonts w:ascii="宋体" w:eastAsia="宋体" w:hAnsi="宋体" w:hint="eastAsia"/>
        </w:rPr>
        <w:t>【题解】</w:t>
      </w:r>
    </w:p>
    <w:p w:rsidR="00CA6B31" w:rsidRPr="000665B4" w:rsidRDefault="00CA6B31" w:rsidP="00CA6B31">
      <w:pPr>
        <w:widowControl/>
        <w:wordWrap w:val="0"/>
        <w:ind w:left="-240"/>
        <w:jc w:val="left"/>
        <w:rPr>
          <w:rFonts w:ascii="宋体" w:eastAsia="宋体" w:hAnsi="宋体"/>
        </w:rPr>
      </w:pPr>
      <w:r w:rsidRPr="000665B4">
        <w:rPr>
          <w:rFonts w:ascii="宋体" w:eastAsia="宋体" w:hAnsi="宋体" w:hint="eastAsia"/>
        </w:rPr>
        <w:t>【代码】</w:t>
      </w:r>
    </w:p>
    <w:p w:rsidR="00A723FF" w:rsidRPr="000665B4" w:rsidRDefault="00BA29B5" w:rsidP="00B91FF9">
      <w:pPr>
        <w:pStyle w:val="2"/>
        <w:rPr>
          <w:rFonts w:ascii="宋体" w:eastAsia="宋体" w:hAnsi="宋体" w:cs="Arial"/>
          <w:color w:val="333333"/>
          <w:sz w:val="36"/>
          <w:szCs w:val="36"/>
        </w:rPr>
      </w:pPr>
      <w:bookmarkStart w:id="235" w:name="_Toc524383136"/>
      <w:r w:rsidRPr="000665B4">
        <w:rPr>
          <w:rFonts w:ascii="宋体" w:eastAsia="宋体" w:hAnsi="宋体" w:cs="Arial" w:hint="eastAsia"/>
          <w:color w:val="333333"/>
          <w:sz w:val="36"/>
          <w:szCs w:val="36"/>
        </w:rPr>
        <w:t>计算几何</w:t>
      </w:r>
      <w:bookmarkEnd w:id="235"/>
    </w:p>
    <w:p w:rsidR="006642EF" w:rsidRPr="000665B4" w:rsidRDefault="0023482A" w:rsidP="006642EF">
      <w:pPr>
        <w:rPr>
          <w:rFonts w:ascii="宋体" w:eastAsia="宋体" w:hAnsi="宋体"/>
        </w:rPr>
      </w:pPr>
      <w:hyperlink r:id="rId172" w:history="1">
        <w:r w:rsidR="006642EF" w:rsidRPr="000665B4">
          <w:rPr>
            <w:rStyle w:val="a3"/>
            <w:rFonts w:ascii="宋体" w:eastAsia="宋体" w:hAnsi="宋体"/>
          </w:rPr>
          <w:t>http://dev.gameres.com/Program/Abstract/Geometry.htm#</w:t>
        </w:r>
      </w:hyperlink>
    </w:p>
    <w:p w:rsidR="00B91FF9" w:rsidRPr="000665B4" w:rsidRDefault="00A723FF" w:rsidP="00A723FF">
      <w:pPr>
        <w:pStyle w:val="3"/>
        <w:rPr>
          <w:rFonts w:ascii="宋体" w:eastAsia="宋体" w:hAnsi="宋体" w:cs="Arial"/>
          <w:color w:val="333333"/>
          <w:sz w:val="36"/>
          <w:szCs w:val="36"/>
        </w:rPr>
      </w:pPr>
      <w:bookmarkStart w:id="236" w:name="_Toc524383137"/>
      <w:r w:rsidRPr="000665B4">
        <w:rPr>
          <w:rFonts w:ascii="宋体" w:eastAsia="宋体" w:hAnsi="宋体" w:cs="Arial"/>
          <w:color w:val="333333"/>
          <w:sz w:val="36"/>
          <w:szCs w:val="36"/>
        </w:rPr>
        <w:t>点到线段的最短距离——矢量法</w:t>
      </w:r>
      <w:bookmarkEnd w:id="236"/>
    </w:p>
    <w:p w:rsidR="00A22F3D" w:rsidRPr="000665B4" w:rsidRDefault="00A22F3D" w:rsidP="00E40EEF">
      <w:pPr>
        <w:rPr>
          <w:rFonts w:ascii="宋体" w:eastAsia="宋体" w:hAnsi="宋体"/>
        </w:rPr>
      </w:pPr>
      <w:r w:rsidRPr="000665B4">
        <w:rPr>
          <w:rFonts w:ascii="宋体" w:eastAsia="宋体" w:hAnsi="宋体"/>
          <w:noProof/>
        </w:rPr>
        <w:drawing>
          <wp:inline distT="0" distB="0" distL="0" distR="0" wp14:anchorId="65FCC9A1" wp14:editId="2DD01E6D">
            <wp:extent cx="5274310" cy="2690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74310" cy="2690495"/>
                    </a:xfrm>
                    <a:prstGeom prst="rect">
                      <a:avLst/>
                    </a:prstGeom>
                  </pic:spPr>
                </pic:pic>
              </a:graphicData>
            </a:graphic>
          </wp:inline>
        </w:drawing>
      </w:r>
    </w:p>
    <w:p w:rsidR="00E40EEF" w:rsidRPr="000665B4" w:rsidRDefault="00E40EEF" w:rsidP="00E40EEF">
      <w:pPr>
        <w:rPr>
          <w:rFonts w:ascii="宋体" w:eastAsia="宋体" w:hAnsi="宋体"/>
        </w:rPr>
      </w:pPr>
      <w:r w:rsidRPr="000665B4">
        <w:rPr>
          <w:rFonts w:ascii="宋体" w:eastAsia="宋体" w:hAnsi="宋体"/>
        </w:rPr>
        <w:t>const double eps=1e-6;</w:t>
      </w:r>
    </w:p>
    <w:p w:rsidR="00E40EEF" w:rsidRPr="000665B4" w:rsidRDefault="00E40EEF" w:rsidP="00E40EEF">
      <w:pPr>
        <w:rPr>
          <w:rFonts w:ascii="宋体" w:eastAsia="宋体" w:hAnsi="宋体"/>
        </w:rPr>
      </w:pPr>
      <w:r w:rsidRPr="000665B4">
        <w:rPr>
          <w:rFonts w:ascii="宋体" w:eastAsia="宋体" w:hAnsi="宋体"/>
        </w:rPr>
        <w:t>int fcmp(double x){</w:t>
      </w:r>
    </w:p>
    <w:p w:rsidR="00E40EEF" w:rsidRPr="000665B4" w:rsidRDefault="00E40EEF" w:rsidP="00E40EEF">
      <w:pPr>
        <w:rPr>
          <w:rFonts w:ascii="宋体" w:eastAsia="宋体" w:hAnsi="宋体"/>
        </w:rPr>
      </w:pPr>
      <w:r w:rsidRPr="000665B4">
        <w:rPr>
          <w:rFonts w:ascii="宋体" w:eastAsia="宋体" w:hAnsi="宋体"/>
        </w:rPr>
        <w:t xml:space="preserve">    if (fabs(x)&lt;=eps) return 0;</w:t>
      </w:r>
    </w:p>
    <w:p w:rsidR="00E40EEF" w:rsidRPr="000665B4" w:rsidRDefault="00E40EEF" w:rsidP="00E40EEF">
      <w:pPr>
        <w:rPr>
          <w:rFonts w:ascii="宋体" w:eastAsia="宋体" w:hAnsi="宋体"/>
        </w:rPr>
      </w:pPr>
      <w:r w:rsidRPr="000665B4">
        <w:rPr>
          <w:rFonts w:ascii="宋体" w:eastAsia="宋体" w:hAnsi="宋体"/>
        </w:rPr>
        <w:t xml:space="preserve">    return x&lt;0?-1:1;</w:t>
      </w:r>
    </w:p>
    <w:p w:rsidR="00E40EEF" w:rsidRPr="000665B4" w:rsidRDefault="00E40EEF" w:rsidP="00E40EEF">
      <w:pPr>
        <w:rPr>
          <w:rFonts w:ascii="宋体" w:eastAsia="宋体" w:hAnsi="宋体"/>
        </w:rPr>
      </w:pPr>
      <w:r w:rsidRPr="000665B4">
        <w:rPr>
          <w:rFonts w:ascii="宋体" w:eastAsia="宋体" w:hAnsi="宋体"/>
        </w:rPr>
        <w:t>}</w:t>
      </w:r>
    </w:p>
    <w:p w:rsidR="00E40EEF" w:rsidRPr="000665B4" w:rsidRDefault="00E40EEF" w:rsidP="00E40EEF">
      <w:pPr>
        <w:rPr>
          <w:rFonts w:ascii="宋体" w:eastAsia="宋体" w:hAnsi="宋体"/>
        </w:rPr>
      </w:pPr>
    </w:p>
    <w:p w:rsidR="00E40EEF" w:rsidRPr="000665B4" w:rsidRDefault="00E40EEF" w:rsidP="00E40EEF">
      <w:pPr>
        <w:rPr>
          <w:rFonts w:ascii="宋体" w:eastAsia="宋体" w:hAnsi="宋体"/>
        </w:rPr>
      </w:pPr>
      <w:r w:rsidRPr="000665B4">
        <w:rPr>
          <w:rFonts w:ascii="宋体" w:eastAsia="宋体" w:hAnsi="宋体"/>
        </w:rPr>
        <w:t>double PointToSegDist(double px, double py, double xa, double ya, double xb, double yb){</w:t>
      </w:r>
    </w:p>
    <w:p w:rsidR="00E40EEF" w:rsidRPr="000665B4" w:rsidRDefault="00E40EEF" w:rsidP="00E40EEF">
      <w:pPr>
        <w:rPr>
          <w:rFonts w:ascii="宋体" w:eastAsia="宋体" w:hAnsi="宋体"/>
        </w:rPr>
      </w:pPr>
      <w:r w:rsidRPr="000665B4">
        <w:rPr>
          <w:rFonts w:ascii="宋体" w:eastAsia="宋体" w:hAnsi="宋体"/>
        </w:rPr>
        <w:lastRenderedPageBreak/>
        <w:t xml:space="preserve">    double AP_AB=(px-xa)*(xb-xa)+(py-ya)*(yb-ya);</w:t>
      </w:r>
    </w:p>
    <w:p w:rsidR="00E40EEF" w:rsidRPr="000665B4" w:rsidRDefault="00E40EEF" w:rsidP="00E40EEF">
      <w:pPr>
        <w:rPr>
          <w:rFonts w:ascii="宋体" w:eastAsia="宋体" w:hAnsi="宋体"/>
        </w:rPr>
      </w:pPr>
      <w:r w:rsidRPr="000665B4">
        <w:rPr>
          <w:rFonts w:ascii="宋体" w:eastAsia="宋体" w:hAnsi="宋体"/>
        </w:rPr>
        <w:t xml:space="preserve">    double AB_AB=(xb-xa)*(xb-xa)+(yb-ya)*(yb-ya);</w:t>
      </w:r>
    </w:p>
    <w:p w:rsidR="00E40EEF" w:rsidRPr="000665B4" w:rsidRDefault="00E40EEF" w:rsidP="00E40EEF">
      <w:pPr>
        <w:rPr>
          <w:rFonts w:ascii="宋体" w:eastAsia="宋体" w:hAnsi="宋体"/>
        </w:rPr>
      </w:pPr>
      <w:r w:rsidRPr="000665B4">
        <w:rPr>
          <w:rFonts w:ascii="宋体" w:eastAsia="宋体" w:hAnsi="宋体"/>
        </w:rPr>
        <w:t xml:space="preserve">    double AB=sqrt(AB_AB);</w:t>
      </w:r>
    </w:p>
    <w:p w:rsidR="00E40EEF" w:rsidRPr="000665B4" w:rsidRDefault="00E40EEF" w:rsidP="00E40EEF">
      <w:pPr>
        <w:rPr>
          <w:rFonts w:ascii="宋体" w:eastAsia="宋体" w:hAnsi="宋体"/>
        </w:rPr>
      </w:pPr>
      <w:r w:rsidRPr="000665B4">
        <w:rPr>
          <w:rFonts w:ascii="宋体" w:eastAsia="宋体" w:hAnsi="宋体"/>
        </w:rPr>
        <w:t xml:space="preserve">    double k=AP_AB/AB_AB;</w:t>
      </w:r>
    </w:p>
    <w:p w:rsidR="00E40EEF" w:rsidRPr="000665B4" w:rsidRDefault="00E40EEF" w:rsidP="00E40EEF">
      <w:pPr>
        <w:rPr>
          <w:rFonts w:ascii="宋体" w:eastAsia="宋体" w:hAnsi="宋体"/>
        </w:rPr>
      </w:pPr>
      <w:r w:rsidRPr="000665B4">
        <w:rPr>
          <w:rFonts w:ascii="宋体" w:eastAsia="宋体" w:hAnsi="宋体"/>
        </w:rPr>
        <w:t xml:space="preserve">    double AP_AP=(px-xa)*(px-xa)+(py-ya)*(py-ya);</w:t>
      </w:r>
    </w:p>
    <w:p w:rsidR="00E40EEF" w:rsidRPr="000665B4" w:rsidRDefault="00E40EEF" w:rsidP="00E40EEF">
      <w:pPr>
        <w:rPr>
          <w:rFonts w:ascii="宋体" w:eastAsia="宋体" w:hAnsi="宋体"/>
        </w:rPr>
      </w:pPr>
      <w:r w:rsidRPr="000665B4">
        <w:rPr>
          <w:rFonts w:ascii="宋体" w:eastAsia="宋体" w:hAnsi="宋体"/>
        </w:rPr>
        <w:t xml:space="preserve">    double AP=sqrt(AP_AP);</w:t>
      </w:r>
    </w:p>
    <w:p w:rsidR="00E40EEF" w:rsidRPr="000665B4" w:rsidRDefault="00E40EEF" w:rsidP="00E40EEF">
      <w:pPr>
        <w:rPr>
          <w:rFonts w:ascii="宋体" w:eastAsia="宋体" w:hAnsi="宋体"/>
        </w:rPr>
      </w:pPr>
      <w:r w:rsidRPr="000665B4">
        <w:rPr>
          <w:rFonts w:ascii="宋体" w:eastAsia="宋体" w:hAnsi="宋体"/>
        </w:rPr>
        <w:t xml:space="preserve">    double BP_BP=(px-xb)*(px-xb)+(py-yb)*(py-yb);</w:t>
      </w:r>
    </w:p>
    <w:p w:rsidR="00E40EEF" w:rsidRPr="000665B4" w:rsidRDefault="00E40EEF" w:rsidP="00E40EEF">
      <w:pPr>
        <w:rPr>
          <w:rFonts w:ascii="宋体" w:eastAsia="宋体" w:hAnsi="宋体"/>
        </w:rPr>
      </w:pPr>
      <w:r w:rsidRPr="000665B4">
        <w:rPr>
          <w:rFonts w:ascii="宋体" w:eastAsia="宋体" w:hAnsi="宋体"/>
        </w:rPr>
        <w:t xml:space="preserve">    double BP=sqrt(BP_BP);</w:t>
      </w:r>
    </w:p>
    <w:p w:rsidR="00E40EEF" w:rsidRPr="000665B4" w:rsidRDefault="00E40EEF" w:rsidP="00E40EEF">
      <w:pPr>
        <w:rPr>
          <w:rFonts w:ascii="宋体" w:eastAsia="宋体" w:hAnsi="宋体"/>
        </w:rPr>
      </w:pPr>
      <w:r w:rsidRPr="000665B4">
        <w:rPr>
          <w:rFonts w:ascii="宋体" w:eastAsia="宋体" w:hAnsi="宋体"/>
        </w:rPr>
        <w:t xml:space="preserve">    if (fcmp(k)&lt;0){</w:t>
      </w:r>
    </w:p>
    <w:p w:rsidR="00E40EEF" w:rsidRPr="000665B4" w:rsidRDefault="00E40EEF" w:rsidP="00E40EEF">
      <w:pPr>
        <w:rPr>
          <w:rFonts w:ascii="宋体" w:eastAsia="宋体" w:hAnsi="宋体"/>
        </w:rPr>
      </w:pPr>
      <w:r w:rsidRPr="000665B4">
        <w:rPr>
          <w:rFonts w:ascii="宋体" w:eastAsia="宋体" w:hAnsi="宋体"/>
        </w:rPr>
        <w:t xml:space="preserve">        return AP;</w:t>
      </w:r>
    </w:p>
    <w:p w:rsidR="00E40EEF" w:rsidRPr="000665B4" w:rsidRDefault="00E40EEF" w:rsidP="00E40EEF">
      <w:pPr>
        <w:rPr>
          <w:rFonts w:ascii="宋体" w:eastAsia="宋体" w:hAnsi="宋体"/>
        </w:rPr>
      </w:pPr>
      <w:r w:rsidRPr="000665B4">
        <w:rPr>
          <w:rFonts w:ascii="宋体" w:eastAsia="宋体" w:hAnsi="宋体"/>
        </w:rPr>
        <w:t xml:space="preserve">    }else if (fcmp(k-1)&lt;=0){</w:t>
      </w:r>
    </w:p>
    <w:p w:rsidR="00E40EEF" w:rsidRPr="000665B4" w:rsidRDefault="00E40EEF" w:rsidP="00E40EEF">
      <w:pPr>
        <w:rPr>
          <w:rFonts w:ascii="宋体" w:eastAsia="宋体" w:hAnsi="宋体"/>
        </w:rPr>
      </w:pPr>
      <w:r w:rsidRPr="000665B4">
        <w:rPr>
          <w:rFonts w:ascii="宋体" w:eastAsia="宋体" w:hAnsi="宋体"/>
        </w:rPr>
        <w:t xml:space="preserve">        double d=sqrt(AP_AP-(AP_AB/AB)*(AP_AB/AB));</w:t>
      </w:r>
    </w:p>
    <w:p w:rsidR="00E40EEF" w:rsidRPr="000665B4" w:rsidRDefault="00E40EEF" w:rsidP="00E40EEF">
      <w:pPr>
        <w:rPr>
          <w:rFonts w:ascii="宋体" w:eastAsia="宋体" w:hAnsi="宋体"/>
        </w:rPr>
      </w:pPr>
      <w:r w:rsidRPr="000665B4">
        <w:rPr>
          <w:rFonts w:ascii="宋体" w:eastAsia="宋体" w:hAnsi="宋体"/>
        </w:rPr>
        <w:t xml:space="preserve">        return d;</w:t>
      </w:r>
    </w:p>
    <w:p w:rsidR="00E40EEF" w:rsidRPr="000665B4" w:rsidRDefault="00E40EEF" w:rsidP="00E40EEF">
      <w:pPr>
        <w:rPr>
          <w:rFonts w:ascii="宋体" w:eastAsia="宋体" w:hAnsi="宋体"/>
        </w:rPr>
      </w:pPr>
      <w:r w:rsidRPr="000665B4">
        <w:rPr>
          <w:rFonts w:ascii="宋体" w:eastAsia="宋体" w:hAnsi="宋体"/>
        </w:rPr>
        <w:t xml:space="preserve">    }else{</w:t>
      </w:r>
    </w:p>
    <w:p w:rsidR="00E40EEF" w:rsidRPr="000665B4" w:rsidRDefault="00E40EEF" w:rsidP="00E40EEF">
      <w:pPr>
        <w:rPr>
          <w:rFonts w:ascii="宋体" w:eastAsia="宋体" w:hAnsi="宋体"/>
        </w:rPr>
      </w:pPr>
      <w:r w:rsidRPr="000665B4">
        <w:rPr>
          <w:rFonts w:ascii="宋体" w:eastAsia="宋体" w:hAnsi="宋体"/>
        </w:rPr>
        <w:t xml:space="preserve">        return BP;</w:t>
      </w:r>
    </w:p>
    <w:p w:rsidR="00E40EEF" w:rsidRPr="000665B4" w:rsidRDefault="00E40EEF" w:rsidP="00E40EEF">
      <w:pPr>
        <w:rPr>
          <w:rFonts w:ascii="宋体" w:eastAsia="宋体" w:hAnsi="宋体"/>
        </w:rPr>
      </w:pPr>
      <w:r w:rsidRPr="000665B4">
        <w:rPr>
          <w:rFonts w:ascii="宋体" w:eastAsia="宋体" w:hAnsi="宋体"/>
        </w:rPr>
        <w:t xml:space="preserve">    }</w:t>
      </w:r>
    </w:p>
    <w:p w:rsidR="00B91FF9" w:rsidRPr="000665B4" w:rsidRDefault="00E40EEF" w:rsidP="00E40EEF">
      <w:pPr>
        <w:rPr>
          <w:rFonts w:ascii="宋体" w:eastAsia="宋体" w:hAnsi="宋体"/>
        </w:rPr>
      </w:pPr>
      <w:r w:rsidRPr="000665B4">
        <w:rPr>
          <w:rFonts w:ascii="宋体" w:eastAsia="宋体" w:hAnsi="宋体"/>
        </w:rPr>
        <w:t>}</w:t>
      </w:r>
    </w:p>
    <w:p w:rsidR="00933C1D" w:rsidRPr="000665B4" w:rsidRDefault="00933C1D" w:rsidP="00A723FF">
      <w:pPr>
        <w:pStyle w:val="4"/>
        <w:rPr>
          <w:rFonts w:ascii="宋体" w:eastAsia="宋体" w:hAnsi="宋体"/>
          <w:b w:val="0"/>
        </w:rPr>
      </w:pPr>
      <w:r w:rsidRPr="000665B4">
        <w:rPr>
          <w:rFonts w:ascii="宋体" w:eastAsia="宋体" w:hAnsi="宋体" w:hint="eastAsia"/>
          <w:b w:val="0"/>
        </w:rPr>
        <w:t>√-51nod-</w:t>
      </w:r>
      <w:r w:rsidRPr="000665B4">
        <w:rPr>
          <w:rFonts w:ascii="宋体" w:eastAsia="宋体" w:hAnsi="宋体"/>
          <w:b w:val="0"/>
        </w:rPr>
        <w:t>1298-</w:t>
      </w:r>
      <w:r w:rsidRPr="000665B4">
        <w:rPr>
          <w:rFonts w:ascii="宋体" w:eastAsia="宋体" w:hAnsi="宋体" w:hint="eastAsia"/>
          <w:b w:val="0"/>
        </w:rPr>
        <w:t>圆与三角形</w:t>
      </w:r>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√-51nod-</w:instrText>
      </w:r>
      <w:r w:rsidR="00C478A5" w:rsidRPr="000665B4">
        <w:rPr>
          <w:rFonts w:ascii="宋体" w:eastAsia="宋体" w:hAnsi="宋体"/>
          <w:b w:val="0"/>
        </w:rPr>
        <w:instrText>1298-</w:instrText>
      </w:r>
      <w:r w:rsidR="00C478A5" w:rsidRPr="000665B4">
        <w:rPr>
          <w:rFonts w:ascii="宋体" w:eastAsia="宋体" w:hAnsi="宋体" w:hint="eastAsia"/>
          <w:b w:val="0"/>
        </w:rPr>
        <w:instrText>圆与三角形</w:instrText>
      </w:r>
      <w:r w:rsidR="00C478A5" w:rsidRPr="000665B4">
        <w:rPr>
          <w:rFonts w:ascii="宋体" w:eastAsia="宋体" w:hAnsi="宋体"/>
          <w:b w:val="0"/>
        </w:rPr>
        <w:instrText>:</w:instrText>
      </w:r>
      <w:r w:rsidR="00C478A5" w:rsidRPr="000665B4">
        <w:rPr>
          <w:rFonts w:ascii="宋体" w:eastAsia="宋体" w:hAnsi="宋体"/>
        </w:rPr>
        <w:instrText xml:space="preserve">1298" \y "51nod:1298" </w:instrText>
      </w:r>
      <w:r w:rsidR="00C478A5" w:rsidRPr="000665B4">
        <w:rPr>
          <w:rFonts w:ascii="宋体" w:eastAsia="宋体" w:hAnsi="宋体"/>
          <w:b w:val="0"/>
        </w:rPr>
        <w:fldChar w:fldCharType="end"/>
      </w:r>
    </w:p>
    <w:p w:rsidR="00933C1D" w:rsidRPr="000665B4" w:rsidRDefault="00933C1D" w:rsidP="00933C1D">
      <w:pPr>
        <w:rPr>
          <w:rFonts w:ascii="宋体" w:eastAsia="宋体" w:hAnsi="宋体"/>
        </w:rPr>
      </w:pPr>
      <w:r w:rsidRPr="000665B4">
        <w:rPr>
          <w:rFonts w:ascii="宋体" w:eastAsia="宋体" w:hAnsi="宋体" w:hint="eastAsia"/>
        </w:rPr>
        <w:t>【题干】</w:t>
      </w:r>
    </w:p>
    <w:p w:rsidR="00933C1D" w:rsidRPr="000665B4" w:rsidRDefault="00933C1D" w:rsidP="00933C1D">
      <w:pPr>
        <w:rPr>
          <w:rFonts w:ascii="宋体" w:eastAsia="宋体" w:hAnsi="宋体"/>
        </w:rPr>
      </w:pPr>
      <w:r w:rsidRPr="000665B4">
        <w:rPr>
          <w:rFonts w:ascii="宋体" w:eastAsia="宋体" w:hAnsi="宋体"/>
        </w:rPr>
        <w:t>给出圆的圆心和半径，以及三角形的三个顶点，问圆同三角形是否相交。相交输出"Yes"，否则输出"No"。（三角形的面积大于0）。</w:t>
      </w:r>
    </w:p>
    <w:p w:rsidR="00933C1D" w:rsidRPr="000665B4" w:rsidRDefault="00933C1D" w:rsidP="00933C1D">
      <w:pPr>
        <w:rPr>
          <w:rFonts w:ascii="宋体" w:eastAsia="宋体" w:hAnsi="宋体"/>
        </w:rPr>
      </w:pPr>
      <w:r w:rsidRPr="000665B4">
        <w:rPr>
          <w:rFonts w:ascii="宋体" w:eastAsia="宋体" w:hAnsi="宋体" w:hint="eastAsia"/>
        </w:rPr>
        <w:t>【题解】</w:t>
      </w:r>
    </w:p>
    <w:p w:rsidR="00933C1D" w:rsidRPr="000665B4" w:rsidRDefault="00933C1D" w:rsidP="00933C1D">
      <w:pPr>
        <w:rPr>
          <w:rFonts w:ascii="宋体" w:eastAsia="宋体" w:hAnsi="宋体"/>
        </w:rPr>
      </w:pPr>
      <w:r w:rsidRPr="000665B4">
        <w:rPr>
          <w:rFonts w:ascii="宋体" w:eastAsia="宋体" w:hAnsi="宋体" w:hint="eastAsia"/>
        </w:rPr>
        <w:t>圆与三角形是否相交转换为圆与三角形的每一条边是否相交，圆与一条线段相交的条件是圆心到线段的距离小于等于半径且线段的端点至少有一个在圆外（含边）</w:t>
      </w:r>
    </w:p>
    <w:p w:rsidR="00933C1D" w:rsidRPr="000665B4" w:rsidRDefault="00933C1D" w:rsidP="00933C1D">
      <w:pPr>
        <w:rPr>
          <w:rFonts w:ascii="宋体" w:eastAsia="宋体" w:hAnsi="宋体"/>
        </w:rPr>
      </w:pPr>
      <w:r w:rsidRPr="000665B4">
        <w:rPr>
          <w:rFonts w:ascii="宋体" w:eastAsia="宋体" w:hAnsi="宋体" w:hint="eastAsia"/>
        </w:rPr>
        <w:t>【代码】</w:t>
      </w:r>
    </w:p>
    <w:p w:rsidR="00933C1D" w:rsidRPr="000665B4" w:rsidRDefault="00933C1D" w:rsidP="00933C1D">
      <w:pPr>
        <w:rPr>
          <w:rFonts w:ascii="宋体" w:eastAsia="宋体" w:hAnsi="宋体"/>
        </w:rPr>
      </w:pPr>
      <w:r w:rsidRPr="000665B4">
        <w:rPr>
          <w:rFonts w:ascii="宋体" w:eastAsia="宋体" w:hAnsi="宋体"/>
        </w:rPr>
        <w:t>#include &lt;bits/stdc++.h&gt;</w:t>
      </w:r>
    </w:p>
    <w:p w:rsidR="00933C1D" w:rsidRPr="000665B4" w:rsidRDefault="00933C1D" w:rsidP="00933C1D">
      <w:pPr>
        <w:rPr>
          <w:rFonts w:ascii="宋体" w:eastAsia="宋体" w:hAnsi="宋体"/>
        </w:rPr>
      </w:pPr>
      <w:r w:rsidRPr="000665B4">
        <w:rPr>
          <w:rFonts w:ascii="宋体" w:eastAsia="宋体" w:hAnsi="宋体"/>
        </w:rPr>
        <w:t>using namespace std;</w:t>
      </w:r>
    </w:p>
    <w:p w:rsidR="00933C1D" w:rsidRPr="000665B4" w:rsidRDefault="00933C1D" w:rsidP="00933C1D">
      <w:pPr>
        <w:rPr>
          <w:rFonts w:ascii="宋体" w:eastAsia="宋体" w:hAnsi="宋体"/>
        </w:rPr>
      </w:pPr>
    </w:p>
    <w:p w:rsidR="00933C1D" w:rsidRPr="000665B4" w:rsidRDefault="00933C1D" w:rsidP="00933C1D">
      <w:pPr>
        <w:rPr>
          <w:rFonts w:ascii="宋体" w:eastAsia="宋体" w:hAnsi="宋体"/>
        </w:rPr>
      </w:pPr>
      <w:r w:rsidRPr="000665B4">
        <w:rPr>
          <w:rFonts w:ascii="宋体" w:eastAsia="宋体" w:hAnsi="宋体"/>
        </w:rPr>
        <w:t>const double eps=1e-6;</w:t>
      </w:r>
    </w:p>
    <w:p w:rsidR="00933C1D" w:rsidRPr="000665B4" w:rsidRDefault="00933C1D" w:rsidP="00933C1D">
      <w:pPr>
        <w:rPr>
          <w:rFonts w:ascii="宋体" w:eastAsia="宋体" w:hAnsi="宋体"/>
        </w:rPr>
      </w:pPr>
      <w:r w:rsidRPr="000665B4">
        <w:rPr>
          <w:rFonts w:ascii="宋体" w:eastAsia="宋体" w:hAnsi="宋体"/>
        </w:rPr>
        <w:t>int fcmp(double x){</w:t>
      </w:r>
    </w:p>
    <w:p w:rsidR="00933C1D" w:rsidRPr="000665B4" w:rsidRDefault="00933C1D" w:rsidP="00933C1D">
      <w:pPr>
        <w:rPr>
          <w:rFonts w:ascii="宋体" w:eastAsia="宋体" w:hAnsi="宋体"/>
        </w:rPr>
      </w:pPr>
      <w:r w:rsidRPr="000665B4">
        <w:rPr>
          <w:rFonts w:ascii="宋体" w:eastAsia="宋体" w:hAnsi="宋体"/>
        </w:rPr>
        <w:t xml:space="preserve">    if (fabs(x)&lt;=eps) return 0;</w:t>
      </w:r>
    </w:p>
    <w:p w:rsidR="00933C1D" w:rsidRPr="000665B4" w:rsidRDefault="00933C1D" w:rsidP="00933C1D">
      <w:pPr>
        <w:rPr>
          <w:rFonts w:ascii="宋体" w:eastAsia="宋体" w:hAnsi="宋体"/>
        </w:rPr>
      </w:pPr>
      <w:r w:rsidRPr="000665B4">
        <w:rPr>
          <w:rFonts w:ascii="宋体" w:eastAsia="宋体" w:hAnsi="宋体"/>
        </w:rPr>
        <w:t xml:space="preserve">    return x&lt;0?-1:1;</w:t>
      </w:r>
    </w:p>
    <w:p w:rsidR="00933C1D" w:rsidRPr="000665B4" w:rsidRDefault="00933C1D" w:rsidP="00933C1D">
      <w:pPr>
        <w:rPr>
          <w:rFonts w:ascii="宋体" w:eastAsia="宋体" w:hAnsi="宋体"/>
        </w:rPr>
      </w:pPr>
      <w:r w:rsidRPr="000665B4">
        <w:rPr>
          <w:rFonts w:ascii="宋体" w:eastAsia="宋体" w:hAnsi="宋体"/>
        </w:rPr>
        <w:t>}</w:t>
      </w:r>
    </w:p>
    <w:p w:rsidR="00933C1D" w:rsidRPr="000665B4" w:rsidRDefault="00933C1D" w:rsidP="00933C1D">
      <w:pPr>
        <w:rPr>
          <w:rFonts w:ascii="宋体" w:eastAsia="宋体" w:hAnsi="宋体"/>
        </w:rPr>
      </w:pPr>
    </w:p>
    <w:p w:rsidR="00933C1D" w:rsidRPr="000665B4" w:rsidRDefault="00933C1D" w:rsidP="00933C1D">
      <w:pPr>
        <w:rPr>
          <w:rFonts w:ascii="宋体" w:eastAsia="宋体" w:hAnsi="宋体"/>
        </w:rPr>
      </w:pPr>
      <w:r w:rsidRPr="000665B4">
        <w:rPr>
          <w:rFonts w:ascii="宋体" w:eastAsia="宋体" w:hAnsi="宋体"/>
        </w:rPr>
        <w:t>double PointToSegDist(double px, double py, double xa, double ya, double xb, double yb){</w:t>
      </w:r>
    </w:p>
    <w:p w:rsidR="00933C1D" w:rsidRPr="000665B4" w:rsidRDefault="00933C1D" w:rsidP="00933C1D">
      <w:pPr>
        <w:rPr>
          <w:rFonts w:ascii="宋体" w:eastAsia="宋体" w:hAnsi="宋体"/>
        </w:rPr>
      </w:pPr>
      <w:r w:rsidRPr="000665B4">
        <w:rPr>
          <w:rFonts w:ascii="宋体" w:eastAsia="宋体" w:hAnsi="宋体"/>
        </w:rPr>
        <w:t xml:space="preserve">    double AP_AB=(px-xa)*(xb-xa)+(py-ya)*(yb-ya);</w:t>
      </w:r>
    </w:p>
    <w:p w:rsidR="00933C1D" w:rsidRPr="000665B4" w:rsidRDefault="00933C1D" w:rsidP="00933C1D">
      <w:pPr>
        <w:rPr>
          <w:rFonts w:ascii="宋体" w:eastAsia="宋体" w:hAnsi="宋体"/>
        </w:rPr>
      </w:pPr>
      <w:r w:rsidRPr="000665B4">
        <w:rPr>
          <w:rFonts w:ascii="宋体" w:eastAsia="宋体" w:hAnsi="宋体"/>
        </w:rPr>
        <w:t xml:space="preserve">    double AB_AB=(xb-xa)*(xb-xa)+(yb-ya)*(yb-ya);</w:t>
      </w:r>
    </w:p>
    <w:p w:rsidR="00933C1D" w:rsidRPr="000665B4" w:rsidRDefault="00933C1D" w:rsidP="00933C1D">
      <w:pPr>
        <w:rPr>
          <w:rFonts w:ascii="宋体" w:eastAsia="宋体" w:hAnsi="宋体"/>
        </w:rPr>
      </w:pPr>
      <w:r w:rsidRPr="000665B4">
        <w:rPr>
          <w:rFonts w:ascii="宋体" w:eastAsia="宋体" w:hAnsi="宋体"/>
        </w:rPr>
        <w:t xml:space="preserve">    double AB=sqrt(AB_AB);</w:t>
      </w:r>
    </w:p>
    <w:p w:rsidR="00933C1D" w:rsidRPr="000665B4" w:rsidRDefault="00933C1D" w:rsidP="00933C1D">
      <w:pPr>
        <w:rPr>
          <w:rFonts w:ascii="宋体" w:eastAsia="宋体" w:hAnsi="宋体"/>
        </w:rPr>
      </w:pPr>
      <w:r w:rsidRPr="000665B4">
        <w:rPr>
          <w:rFonts w:ascii="宋体" w:eastAsia="宋体" w:hAnsi="宋体"/>
        </w:rPr>
        <w:t xml:space="preserve">    double k=AP_AB/AB_AB;</w:t>
      </w:r>
    </w:p>
    <w:p w:rsidR="00933C1D" w:rsidRPr="000665B4" w:rsidRDefault="00933C1D" w:rsidP="00933C1D">
      <w:pPr>
        <w:rPr>
          <w:rFonts w:ascii="宋体" w:eastAsia="宋体" w:hAnsi="宋体"/>
        </w:rPr>
      </w:pPr>
      <w:r w:rsidRPr="000665B4">
        <w:rPr>
          <w:rFonts w:ascii="宋体" w:eastAsia="宋体" w:hAnsi="宋体"/>
        </w:rPr>
        <w:t xml:space="preserve">    double AP_AP=(px-xa)*(px-xa)+(py-ya)*(py-ya);</w:t>
      </w:r>
    </w:p>
    <w:p w:rsidR="00933C1D" w:rsidRPr="000665B4" w:rsidRDefault="00933C1D" w:rsidP="00933C1D">
      <w:pPr>
        <w:rPr>
          <w:rFonts w:ascii="宋体" w:eastAsia="宋体" w:hAnsi="宋体"/>
        </w:rPr>
      </w:pPr>
      <w:r w:rsidRPr="000665B4">
        <w:rPr>
          <w:rFonts w:ascii="宋体" w:eastAsia="宋体" w:hAnsi="宋体"/>
        </w:rPr>
        <w:lastRenderedPageBreak/>
        <w:t xml:space="preserve">    double AP=sqrt(AP_AP);</w:t>
      </w:r>
    </w:p>
    <w:p w:rsidR="00933C1D" w:rsidRPr="000665B4" w:rsidRDefault="00933C1D" w:rsidP="00933C1D">
      <w:pPr>
        <w:rPr>
          <w:rFonts w:ascii="宋体" w:eastAsia="宋体" w:hAnsi="宋体"/>
        </w:rPr>
      </w:pPr>
      <w:r w:rsidRPr="000665B4">
        <w:rPr>
          <w:rFonts w:ascii="宋体" w:eastAsia="宋体" w:hAnsi="宋体"/>
        </w:rPr>
        <w:t xml:space="preserve">    double BP_BP=(px-xb)*(px-xb)+(py-yb)*(py-yb);</w:t>
      </w:r>
    </w:p>
    <w:p w:rsidR="00933C1D" w:rsidRPr="000665B4" w:rsidRDefault="00933C1D" w:rsidP="00933C1D">
      <w:pPr>
        <w:rPr>
          <w:rFonts w:ascii="宋体" w:eastAsia="宋体" w:hAnsi="宋体"/>
        </w:rPr>
      </w:pPr>
      <w:r w:rsidRPr="000665B4">
        <w:rPr>
          <w:rFonts w:ascii="宋体" w:eastAsia="宋体" w:hAnsi="宋体"/>
        </w:rPr>
        <w:t xml:space="preserve">    double BP=sqrt(BP_BP);</w:t>
      </w:r>
    </w:p>
    <w:p w:rsidR="00933C1D" w:rsidRPr="000665B4" w:rsidRDefault="00933C1D" w:rsidP="00933C1D">
      <w:pPr>
        <w:rPr>
          <w:rFonts w:ascii="宋体" w:eastAsia="宋体" w:hAnsi="宋体"/>
        </w:rPr>
      </w:pPr>
      <w:r w:rsidRPr="000665B4">
        <w:rPr>
          <w:rFonts w:ascii="宋体" w:eastAsia="宋体" w:hAnsi="宋体"/>
        </w:rPr>
        <w:t xml:space="preserve">    if (fcmp(k)&lt;0){</w:t>
      </w:r>
    </w:p>
    <w:p w:rsidR="00933C1D" w:rsidRPr="000665B4" w:rsidRDefault="00933C1D" w:rsidP="00933C1D">
      <w:pPr>
        <w:rPr>
          <w:rFonts w:ascii="宋体" w:eastAsia="宋体" w:hAnsi="宋体"/>
        </w:rPr>
      </w:pPr>
      <w:r w:rsidRPr="000665B4">
        <w:rPr>
          <w:rFonts w:ascii="宋体" w:eastAsia="宋体" w:hAnsi="宋体"/>
        </w:rPr>
        <w:t xml:space="preserve">        return AP;</w:t>
      </w:r>
    </w:p>
    <w:p w:rsidR="00933C1D" w:rsidRPr="000665B4" w:rsidRDefault="00933C1D" w:rsidP="00933C1D">
      <w:pPr>
        <w:rPr>
          <w:rFonts w:ascii="宋体" w:eastAsia="宋体" w:hAnsi="宋体"/>
        </w:rPr>
      </w:pPr>
      <w:r w:rsidRPr="000665B4">
        <w:rPr>
          <w:rFonts w:ascii="宋体" w:eastAsia="宋体" w:hAnsi="宋体"/>
        </w:rPr>
        <w:t xml:space="preserve">    }else if (fcmp(k-1)&lt;=0){</w:t>
      </w:r>
    </w:p>
    <w:p w:rsidR="00933C1D" w:rsidRPr="000665B4" w:rsidRDefault="00933C1D" w:rsidP="00933C1D">
      <w:pPr>
        <w:rPr>
          <w:rFonts w:ascii="宋体" w:eastAsia="宋体" w:hAnsi="宋体"/>
        </w:rPr>
      </w:pPr>
      <w:r w:rsidRPr="000665B4">
        <w:rPr>
          <w:rFonts w:ascii="宋体" w:eastAsia="宋体" w:hAnsi="宋体"/>
        </w:rPr>
        <w:t xml:space="preserve">        double d=sqrt(AP_AP-(AP_AB/AB)*(AP_AB/AB));</w:t>
      </w:r>
    </w:p>
    <w:p w:rsidR="00933C1D" w:rsidRPr="000665B4" w:rsidRDefault="00933C1D" w:rsidP="00933C1D">
      <w:pPr>
        <w:rPr>
          <w:rFonts w:ascii="宋体" w:eastAsia="宋体" w:hAnsi="宋体"/>
        </w:rPr>
      </w:pPr>
      <w:r w:rsidRPr="000665B4">
        <w:rPr>
          <w:rFonts w:ascii="宋体" w:eastAsia="宋体" w:hAnsi="宋体"/>
        </w:rPr>
        <w:t xml:space="preserve">        return d;</w:t>
      </w:r>
    </w:p>
    <w:p w:rsidR="00933C1D" w:rsidRPr="000665B4" w:rsidRDefault="00933C1D" w:rsidP="00933C1D">
      <w:pPr>
        <w:rPr>
          <w:rFonts w:ascii="宋体" w:eastAsia="宋体" w:hAnsi="宋体"/>
        </w:rPr>
      </w:pPr>
      <w:r w:rsidRPr="000665B4">
        <w:rPr>
          <w:rFonts w:ascii="宋体" w:eastAsia="宋体" w:hAnsi="宋体"/>
        </w:rPr>
        <w:t xml:space="preserve">    }else{</w:t>
      </w:r>
    </w:p>
    <w:p w:rsidR="00933C1D" w:rsidRPr="000665B4" w:rsidRDefault="00933C1D" w:rsidP="00933C1D">
      <w:pPr>
        <w:rPr>
          <w:rFonts w:ascii="宋体" w:eastAsia="宋体" w:hAnsi="宋体"/>
        </w:rPr>
      </w:pPr>
      <w:r w:rsidRPr="000665B4">
        <w:rPr>
          <w:rFonts w:ascii="宋体" w:eastAsia="宋体" w:hAnsi="宋体"/>
        </w:rPr>
        <w:t xml:space="preserve">        return BP;</w:t>
      </w:r>
    </w:p>
    <w:p w:rsidR="00933C1D" w:rsidRPr="000665B4" w:rsidRDefault="00933C1D" w:rsidP="00933C1D">
      <w:pPr>
        <w:rPr>
          <w:rFonts w:ascii="宋体" w:eastAsia="宋体" w:hAnsi="宋体"/>
        </w:rPr>
      </w:pPr>
      <w:r w:rsidRPr="000665B4">
        <w:rPr>
          <w:rFonts w:ascii="宋体" w:eastAsia="宋体" w:hAnsi="宋体"/>
        </w:rPr>
        <w:t xml:space="preserve">    }</w:t>
      </w:r>
    </w:p>
    <w:p w:rsidR="00933C1D" w:rsidRPr="000665B4" w:rsidRDefault="00933C1D" w:rsidP="00933C1D">
      <w:pPr>
        <w:rPr>
          <w:rFonts w:ascii="宋体" w:eastAsia="宋体" w:hAnsi="宋体"/>
        </w:rPr>
      </w:pPr>
      <w:r w:rsidRPr="000665B4">
        <w:rPr>
          <w:rFonts w:ascii="宋体" w:eastAsia="宋体" w:hAnsi="宋体"/>
        </w:rPr>
        <w:t>}</w:t>
      </w:r>
    </w:p>
    <w:p w:rsidR="00933C1D" w:rsidRPr="000665B4" w:rsidRDefault="00933C1D" w:rsidP="00933C1D">
      <w:pPr>
        <w:rPr>
          <w:rFonts w:ascii="宋体" w:eastAsia="宋体" w:hAnsi="宋体"/>
        </w:rPr>
      </w:pPr>
    </w:p>
    <w:p w:rsidR="00933C1D" w:rsidRPr="000665B4" w:rsidRDefault="00933C1D" w:rsidP="00933C1D">
      <w:pPr>
        <w:rPr>
          <w:rFonts w:ascii="宋体" w:eastAsia="宋体" w:hAnsi="宋体"/>
        </w:rPr>
      </w:pPr>
      <w:r w:rsidRPr="000665B4">
        <w:rPr>
          <w:rFonts w:ascii="宋体" w:eastAsia="宋体" w:hAnsi="宋体"/>
        </w:rPr>
        <w:t>bool in_circle(double cx,double cy,double cr,double x,double y){</w:t>
      </w:r>
    </w:p>
    <w:p w:rsidR="00933C1D" w:rsidRPr="000665B4" w:rsidRDefault="00933C1D" w:rsidP="00933C1D">
      <w:pPr>
        <w:rPr>
          <w:rFonts w:ascii="宋体" w:eastAsia="宋体" w:hAnsi="宋体"/>
        </w:rPr>
      </w:pPr>
      <w:r w:rsidRPr="000665B4">
        <w:rPr>
          <w:rFonts w:ascii="宋体" w:eastAsia="宋体" w:hAnsi="宋体"/>
        </w:rPr>
        <w:t xml:space="preserve">    return fcmp((cx-x)*(cx-x)+(cy-y)*(cy-y)-cr*cr)&lt;=0;</w:t>
      </w:r>
    </w:p>
    <w:p w:rsidR="00933C1D" w:rsidRPr="000665B4" w:rsidRDefault="00933C1D" w:rsidP="00933C1D">
      <w:pPr>
        <w:rPr>
          <w:rFonts w:ascii="宋体" w:eastAsia="宋体" w:hAnsi="宋体"/>
        </w:rPr>
      </w:pPr>
      <w:r w:rsidRPr="000665B4">
        <w:rPr>
          <w:rFonts w:ascii="宋体" w:eastAsia="宋体" w:hAnsi="宋体"/>
        </w:rPr>
        <w:t>}</w:t>
      </w:r>
    </w:p>
    <w:p w:rsidR="00933C1D" w:rsidRPr="000665B4" w:rsidRDefault="00933C1D" w:rsidP="00933C1D">
      <w:pPr>
        <w:rPr>
          <w:rFonts w:ascii="宋体" w:eastAsia="宋体" w:hAnsi="宋体"/>
        </w:rPr>
      </w:pPr>
    </w:p>
    <w:p w:rsidR="00933C1D" w:rsidRPr="000665B4" w:rsidRDefault="00933C1D" w:rsidP="00933C1D">
      <w:pPr>
        <w:rPr>
          <w:rFonts w:ascii="宋体" w:eastAsia="宋体" w:hAnsi="宋体"/>
        </w:rPr>
      </w:pPr>
      <w:r w:rsidRPr="000665B4">
        <w:rPr>
          <w:rFonts w:ascii="宋体" w:eastAsia="宋体" w:hAnsi="宋体"/>
        </w:rPr>
        <w:t>bool is_intersect(double cx,double cy,double cr,double x1,double y1,double x2,double y2){</w:t>
      </w:r>
    </w:p>
    <w:p w:rsidR="00933C1D" w:rsidRPr="000665B4" w:rsidRDefault="00933C1D" w:rsidP="00933C1D">
      <w:pPr>
        <w:rPr>
          <w:rFonts w:ascii="宋体" w:eastAsia="宋体" w:hAnsi="宋体"/>
        </w:rPr>
      </w:pPr>
      <w:r w:rsidRPr="000665B4">
        <w:rPr>
          <w:rFonts w:ascii="宋体" w:eastAsia="宋体" w:hAnsi="宋体"/>
        </w:rPr>
        <w:t xml:space="preserve">    return fcmp(PointToSegDist(cx,cy,x1,y1,x2,y2)-cr)&lt;=0&amp;&amp;(!in_circle(cx,cy,cr,x1,y1)||!in_circle(cx,cy,cr,x2,y2));</w:t>
      </w:r>
    </w:p>
    <w:p w:rsidR="00933C1D" w:rsidRPr="000665B4" w:rsidRDefault="00933C1D" w:rsidP="00933C1D">
      <w:pPr>
        <w:rPr>
          <w:rFonts w:ascii="宋体" w:eastAsia="宋体" w:hAnsi="宋体"/>
        </w:rPr>
      </w:pPr>
      <w:r w:rsidRPr="000665B4">
        <w:rPr>
          <w:rFonts w:ascii="宋体" w:eastAsia="宋体" w:hAnsi="宋体"/>
        </w:rPr>
        <w:t>}</w:t>
      </w:r>
    </w:p>
    <w:p w:rsidR="00933C1D" w:rsidRPr="000665B4" w:rsidRDefault="00933C1D" w:rsidP="00933C1D">
      <w:pPr>
        <w:rPr>
          <w:rFonts w:ascii="宋体" w:eastAsia="宋体" w:hAnsi="宋体"/>
        </w:rPr>
      </w:pPr>
    </w:p>
    <w:p w:rsidR="00933C1D" w:rsidRPr="000665B4" w:rsidRDefault="00933C1D" w:rsidP="00933C1D">
      <w:pPr>
        <w:rPr>
          <w:rFonts w:ascii="宋体" w:eastAsia="宋体" w:hAnsi="宋体"/>
        </w:rPr>
      </w:pPr>
      <w:r w:rsidRPr="000665B4">
        <w:rPr>
          <w:rFonts w:ascii="宋体" w:eastAsia="宋体" w:hAnsi="宋体"/>
        </w:rPr>
        <w:t>int main()</w:t>
      </w:r>
    </w:p>
    <w:p w:rsidR="00933C1D" w:rsidRPr="000665B4" w:rsidRDefault="00933C1D" w:rsidP="00933C1D">
      <w:pPr>
        <w:rPr>
          <w:rFonts w:ascii="宋体" w:eastAsia="宋体" w:hAnsi="宋体"/>
        </w:rPr>
      </w:pPr>
      <w:r w:rsidRPr="000665B4">
        <w:rPr>
          <w:rFonts w:ascii="宋体" w:eastAsia="宋体" w:hAnsi="宋体"/>
        </w:rPr>
        <w:t>{</w:t>
      </w:r>
    </w:p>
    <w:p w:rsidR="00933C1D" w:rsidRPr="000665B4" w:rsidRDefault="00933C1D" w:rsidP="00933C1D">
      <w:pPr>
        <w:rPr>
          <w:rFonts w:ascii="宋体" w:eastAsia="宋体" w:hAnsi="宋体"/>
        </w:rPr>
      </w:pPr>
      <w:r w:rsidRPr="000665B4">
        <w:rPr>
          <w:rFonts w:ascii="宋体" w:eastAsia="宋体" w:hAnsi="宋体"/>
        </w:rPr>
        <w:t xml:space="preserve">    int t;</w:t>
      </w:r>
    </w:p>
    <w:p w:rsidR="00933C1D" w:rsidRPr="000665B4" w:rsidRDefault="00933C1D" w:rsidP="00933C1D">
      <w:pPr>
        <w:rPr>
          <w:rFonts w:ascii="宋体" w:eastAsia="宋体" w:hAnsi="宋体"/>
        </w:rPr>
      </w:pPr>
      <w:r w:rsidRPr="000665B4">
        <w:rPr>
          <w:rFonts w:ascii="宋体" w:eastAsia="宋体" w:hAnsi="宋体"/>
        </w:rPr>
        <w:t xml:space="preserve">    cin&gt;&gt;t;</w:t>
      </w:r>
    </w:p>
    <w:p w:rsidR="00933C1D" w:rsidRPr="000665B4" w:rsidRDefault="00933C1D" w:rsidP="00933C1D">
      <w:pPr>
        <w:rPr>
          <w:rFonts w:ascii="宋体" w:eastAsia="宋体" w:hAnsi="宋体"/>
        </w:rPr>
      </w:pPr>
      <w:r w:rsidRPr="000665B4">
        <w:rPr>
          <w:rFonts w:ascii="宋体" w:eastAsia="宋体" w:hAnsi="宋体"/>
        </w:rPr>
        <w:t xml:space="preserve">    while (t--){</w:t>
      </w:r>
    </w:p>
    <w:p w:rsidR="00933C1D" w:rsidRPr="000665B4" w:rsidRDefault="00933C1D" w:rsidP="00933C1D">
      <w:pPr>
        <w:rPr>
          <w:rFonts w:ascii="宋体" w:eastAsia="宋体" w:hAnsi="宋体"/>
        </w:rPr>
      </w:pPr>
      <w:r w:rsidRPr="000665B4">
        <w:rPr>
          <w:rFonts w:ascii="宋体" w:eastAsia="宋体" w:hAnsi="宋体"/>
        </w:rPr>
        <w:t xml:space="preserve">        bool ans=false;</w:t>
      </w:r>
    </w:p>
    <w:p w:rsidR="00933C1D" w:rsidRPr="000665B4" w:rsidRDefault="00933C1D" w:rsidP="00933C1D">
      <w:pPr>
        <w:rPr>
          <w:rFonts w:ascii="宋体" w:eastAsia="宋体" w:hAnsi="宋体"/>
        </w:rPr>
      </w:pPr>
      <w:r w:rsidRPr="000665B4">
        <w:rPr>
          <w:rFonts w:ascii="宋体" w:eastAsia="宋体" w:hAnsi="宋体"/>
        </w:rPr>
        <w:t xml:space="preserve">        int cx,cy,cr,x[3],y[3];</w:t>
      </w:r>
    </w:p>
    <w:p w:rsidR="00933C1D" w:rsidRPr="000665B4" w:rsidRDefault="00933C1D" w:rsidP="00933C1D">
      <w:pPr>
        <w:rPr>
          <w:rFonts w:ascii="宋体" w:eastAsia="宋体" w:hAnsi="宋体"/>
        </w:rPr>
      </w:pPr>
      <w:r w:rsidRPr="000665B4">
        <w:rPr>
          <w:rFonts w:ascii="宋体" w:eastAsia="宋体" w:hAnsi="宋体"/>
        </w:rPr>
        <w:t xml:space="preserve">        cin&gt;&gt;cx&gt;&gt;cy&gt;&gt;cr;</w:t>
      </w:r>
    </w:p>
    <w:p w:rsidR="00933C1D" w:rsidRPr="000665B4" w:rsidRDefault="00933C1D" w:rsidP="00933C1D">
      <w:pPr>
        <w:rPr>
          <w:rFonts w:ascii="宋体" w:eastAsia="宋体" w:hAnsi="宋体"/>
        </w:rPr>
      </w:pPr>
      <w:r w:rsidRPr="000665B4">
        <w:rPr>
          <w:rFonts w:ascii="宋体" w:eastAsia="宋体" w:hAnsi="宋体"/>
        </w:rPr>
        <w:t xml:space="preserve">        for (int i=0;i&lt;3;i++) cin&gt;&gt;x[i]&gt;&gt;y[i];</w:t>
      </w:r>
    </w:p>
    <w:p w:rsidR="00933C1D" w:rsidRPr="000665B4" w:rsidRDefault="00933C1D" w:rsidP="00933C1D">
      <w:pPr>
        <w:rPr>
          <w:rFonts w:ascii="宋体" w:eastAsia="宋体" w:hAnsi="宋体"/>
        </w:rPr>
      </w:pPr>
      <w:r w:rsidRPr="000665B4">
        <w:rPr>
          <w:rFonts w:ascii="宋体" w:eastAsia="宋体" w:hAnsi="宋体"/>
        </w:rPr>
        <w:t xml:space="preserve">        for (int i=0;i&lt;2;i++){</w:t>
      </w:r>
    </w:p>
    <w:p w:rsidR="00933C1D" w:rsidRPr="000665B4" w:rsidRDefault="00933C1D" w:rsidP="00933C1D">
      <w:pPr>
        <w:rPr>
          <w:rFonts w:ascii="宋体" w:eastAsia="宋体" w:hAnsi="宋体"/>
        </w:rPr>
      </w:pPr>
      <w:r w:rsidRPr="000665B4">
        <w:rPr>
          <w:rFonts w:ascii="宋体" w:eastAsia="宋体" w:hAnsi="宋体"/>
        </w:rPr>
        <w:t xml:space="preserve">            for (int j=i+1;j&lt;3;j++){</w:t>
      </w:r>
    </w:p>
    <w:p w:rsidR="00933C1D" w:rsidRPr="000665B4" w:rsidRDefault="00933C1D" w:rsidP="00933C1D">
      <w:pPr>
        <w:rPr>
          <w:rFonts w:ascii="宋体" w:eastAsia="宋体" w:hAnsi="宋体"/>
        </w:rPr>
      </w:pPr>
      <w:r w:rsidRPr="000665B4">
        <w:rPr>
          <w:rFonts w:ascii="宋体" w:eastAsia="宋体" w:hAnsi="宋体"/>
        </w:rPr>
        <w:t xml:space="preserve">                if (is_intersect(cx,cy,cr,x[i],y[i],x[j],y[j])){</w:t>
      </w:r>
    </w:p>
    <w:p w:rsidR="00933C1D" w:rsidRPr="000665B4" w:rsidRDefault="00933C1D" w:rsidP="00933C1D">
      <w:pPr>
        <w:rPr>
          <w:rFonts w:ascii="宋体" w:eastAsia="宋体" w:hAnsi="宋体"/>
        </w:rPr>
      </w:pPr>
      <w:r w:rsidRPr="000665B4">
        <w:rPr>
          <w:rFonts w:ascii="宋体" w:eastAsia="宋体" w:hAnsi="宋体"/>
        </w:rPr>
        <w:t xml:space="preserve">                    ans=true;</w:t>
      </w:r>
    </w:p>
    <w:p w:rsidR="00933C1D" w:rsidRPr="000665B4" w:rsidRDefault="00933C1D" w:rsidP="00933C1D">
      <w:pPr>
        <w:rPr>
          <w:rFonts w:ascii="宋体" w:eastAsia="宋体" w:hAnsi="宋体"/>
        </w:rPr>
      </w:pPr>
      <w:r w:rsidRPr="000665B4">
        <w:rPr>
          <w:rFonts w:ascii="宋体" w:eastAsia="宋体" w:hAnsi="宋体"/>
        </w:rPr>
        <w:t xml:space="preserve">                    break;</w:t>
      </w:r>
    </w:p>
    <w:p w:rsidR="00933C1D" w:rsidRPr="000665B4" w:rsidRDefault="00933C1D" w:rsidP="00933C1D">
      <w:pPr>
        <w:rPr>
          <w:rFonts w:ascii="宋体" w:eastAsia="宋体" w:hAnsi="宋体"/>
        </w:rPr>
      </w:pPr>
      <w:r w:rsidRPr="000665B4">
        <w:rPr>
          <w:rFonts w:ascii="宋体" w:eastAsia="宋体" w:hAnsi="宋体"/>
        </w:rPr>
        <w:t xml:space="preserve">                }</w:t>
      </w:r>
    </w:p>
    <w:p w:rsidR="00933C1D" w:rsidRPr="000665B4" w:rsidRDefault="00933C1D" w:rsidP="00933C1D">
      <w:pPr>
        <w:rPr>
          <w:rFonts w:ascii="宋体" w:eastAsia="宋体" w:hAnsi="宋体"/>
        </w:rPr>
      </w:pPr>
      <w:r w:rsidRPr="000665B4">
        <w:rPr>
          <w:rFonts w:ascii="宋体" w:eastAsia="宋体" w:hAnsi="宋体"/>
        </w:rPr>
        <w:t xml:space="preserve">            }</w:t>
      </w:r>
    </w:p>
    <w:p w:rsidR="00933C1D" w:rsidRPr="000665B4" w:rsidRDefault="00933C1D" w:rsidP="00933C1D">
      <w:pPr>
        <w:rPr>
          <w:rFonts w:ascii="宋体" w:eastAsia="宋体" w:hAnsi="宋体"/>
        </w:rPr>
      </w:pPr>
      <w:r w:rsidRPr="000665B4">
        <w:rPr>
          <w:rFonts w:ascii="宋体" w:eastAsia="宋体" w:hAnsi="宋体"/>
        </w:rPr>
        <w:t xml:space="preserve">            if (ans) break;</w:t>
      </w:r>
    </w:p>
    <w:p w:rsidR="00933C1D" w:rsidRPr="000665B4" w:rsidRDefault="00933C1D" w:rsidP="00933C1D">
      <w:pPr>
        <w:rPr>
          <w:rFonts w:ascii="宋体" w:eastAsia="宋体" w:hAnsi="宋体"/>
        </w:rPr>
      </w:pPr>
      <w:r w:rsidRPr="000665B4">
        <w:rPr>
          <w:rFonts w:ascii="宋体" w:eastAsia="宋体" w:hAnsi="宋体"/>
        </w:rPr>
        <w:t xml:space="preserve">        }</w:t>
      </w:r>
    </w:p>
    <w:p w:rsidR="00933C1D" w:rsidRPr="000665B4" w:rsidRDefault="00933C1D" w:rsidP="00933C1D">
      <w:pPr>
        <w:rPr>
          <w:rFonts w:ascii="宋体" w:eastAsia="宋体" w:hAnsi="宋体"/>
        </w:rPr>
      </w:pPr>
      <w:r w:rsidRPr="000665B4">
        <w:rPr>
          <w:rFonts w:ascii="宋体" w:eastAsia="宋体" w:hAnsi="宋体"/>
        </w:rPr>
        <w:t xml:space="preserve">        if (ans) cout&lt;&lt;"Yes"&lt;&lt;endl;else cout&lt;&lt;"No"&lt;&lt;endl;</w:t>
      </w:r>
    </w:p>
    <w:p w:rsidR="00933C1D" w:rsidRPr="000665B4" w:rsidRDefault="00933C1D" w:rsidP="00933C1D">
      <w:pPr>
        <w:rPr>
          <w:rFonts w:ascii="宋体" w:eastAsia="宋体" w:hAnsi="宋体"/>
        </w:rPr>
      </w:pPr>
      <w:r w:rsidRPr="000665B4">
        <w:rPr>
          <w:rFonts w:ascii="宋体" w:eastAsia="宋体" w:hAnsi="宋体"/>
        </w:rPr>
        <w:t xml:space="preserve">    }</w:t>
      </w:r>
    </w:p>
    <w:p w:rsidR="00933C1D" w:rsidRPr="000665B4" w:rsidRDefault="00933C1D" w:rsidP="00933C1D">
      <w:pPr>
        <w:rPr>
          <w:rFonts w:ascii="宋体" w:eastAsia="宋体" w:hAnsi="宋体"/>
        </w:rPr>
      </w:pPr>
      <w:r w:rsidRPr="000665B4">
        <w:rPr>
          <w:rFonts w:ascii="宋体" w:eastAsia="宋体" w:hAnsi="宋体"/>
        </w:rPr>
        <w:t xml:space="preserve">    return 0;</w:t>
      </w:r>
    </w:p>
    <w:p w:rsidR="00933C1D" w:rsidRPr="000665B4" w:rsidRDefault="00933C1D" w:rsidP="00933C1D">
      <w:pPr>
        <w:rPr>
          <w:rFonts w:ascii="宋体" w:eastAsia="宋体" w:hAnsi="宋体"/>
        </w:rPr>
      </w:pPr>
      <w:r w:rsidRPr="000665B4">
        <w:rPr>
          <w:rFonts w:ascii="宋体" w:eastAsia="宋体" w:hAnsi="宋体"/>
        </w:rPr>
        <w:lastRenderedPageBreak/>
        <w:t>}</w:t>
      </w:r>
    </w:p>
    <w:p w:rsidR="00933C1D" w:rsidRPr="000665B4" w:rsidRDefault="00933C1D" w:rsidP="00E40EEF">
      <w:pPr>
        <w:rPr>
          <w:rFonts w:ascii="宋体" w:eastAsia="宋体" w:hAnsi="宋体"/>
        </w:rPr>
      </w:pPr>
    </w:p>
    <w:p w:rsidR="00584DF2" w:rsidRPr="000665B4" w:rsidRDefault="00584DF2" w:rsidP="00A723FF">
      <w:pPr>
        <w:pStyle w:val="3"/>
        <w:rPr>
          <w:rFonts w:ascii="宋体" w:eastAsia="宋体" w:hAnsi="宋体"/>
          <w:b w:val="0"/>
        </w:rPr>
      </w:pPr>
      <w:bookmarkStart w:id="237" w:name="_Toc524383138"/>
      <w:r w:rsidRPr="000665B4">
        <w:rPr>
          <w:rFonts w:ascii="宋体" w:eastAsia="宋体" w:hAnsi="宋体" w:hint="eastAsia"/>
          <w:b w:val="0"/>
        </w:rPr>
        <w:t>四点共面</w:t>
      </w:r>
      <w:bookmarkEnd w:id="237"/>
    </w:p>
    <w:p w:rsidR="00990B07" w:rsidRPr="000665B4" w:rsidRDefault="00990B07" w:rsidP="00A723FF">
      <w:pPr>
        <w:pStyle w:val="4"/>
        <w:rPr>
          <w:rFonts w:ascii="宋体" w:eastAsia="宋体" w:hAnsi="宋体"/>
          <w:b w:val="0"/>
        </w:rPr>
      </w:pPr>
      <w:r w:rsidRPr="000665B4">
        <w:rPr>
          <w:rFonts w:ascii="宋体" w:eastAsia="宋体" w:hAnsi="宋体" w:hint="eastAsia"/>
          <w:b w:val="0"/>
        </w:rPr>
        <w:t>√-51</w:t>
      </w:r>
      <w:r w:rsidRPr="000665B4">
        <w:rPr>
          <w:rFonts w:ascii="宋体" w:eastAsia="宋体" w:hAnsi="宋体"/>
          <w:b w:val="0"/>
        </w:rPr>
        <w:t>nod</w:t>
      </w:r>
      <w:r w:rsidRPr="000665B4">
        <w:rPr>
          <w:rFonts w:ascii="宋体" w:eastAsia="宋体" w:hAnsi="宋体" w:hint="eastAsia"/>
          <w:b w:val="0"/>
        </w:rPr>
        <w:t>-</w:t>
      </w:r>
      <w:r w:rsidRPr="000665B4">
        <w:rPr>
          <w:rFonts w:ascii="宋体" w:eastAsia="宋体" w:hAnsi="宋体"/>
          <w:b w:val="0"/>
        </w:rPr>
        <w:t>1265</w:t>
      </w:r>
      <w:r w:rsidRPr="000665B4">
        <w:rPr>
          <w:rFonts w:ascii="宋体" w:eastAsia="宋体" w:hAnsi="宋体" w:hint="eastAsia"/>
          <w:b w:val="0"/>
        </w:rPr>
        <w:t>-四点共面</w:t>
      </w:r>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√-51</w:instrText>
      </w:r>
      <w:r w:rsidR="00C478A5" w:rsidRPr="000665B4">
        <w:rPr>
          <w:rFonts w:ascii="宋体" w:eastAsia="宋体" w:hAnsi="宋体"/>
          <w:b w:val="0"/>
        </w:rPr>
        <w:instrText>nod</w:instrText>
      </w:r>
      <w:r w:rsidR="00C478A5" w:rsidRPr="000665B4">
        <w:rPr>
          <w:rFonts w:ascii="宋体" w:eastAsia="宋体" w:hAnsi="宋体" w:hint="eastAsia"/>
          <w:b w:val="0"/>
        </w:rPr>
        <w:instrText>-</w:instrText>
      </w:r>
      <w:r w:rsidR="00C478A5" w:rsidRPr="000665B4">
        <w:rPr>
          <w:rFonts w:ascii="宋体" w:eastAsia="宋体" w:hAnsi="宋体"/>
          <w:b w:val="0"/>
        </w:rPr>
        <w:instrText>1265</w:instrText>
      </w:r>
      <w:r w:rsidR="00C478A5" w:rsidRPr="000665B4">
        <w:rPr>
          <w:rFonts w:ascii="宋体" w:eastAsia="宋体" w:hAnsi="宋体" w:hint="eastAsia"/>
          <w:b w:val="0"/>
        </w:rPr>
        <w:instrText>-四点共面</w:instrText>
      </w:r>
      <w:r w:rsidR="00C478A5" w:rsidRPr="000665B4">
        <w:rPr>
          <w:rFonts w:ascii="宋体" w:eastAsia="宋体" w:hAnsi="宋体"/>
        </w:rPr>
        <w:instrText xml:space="preserve">:1265" \y "51nod:1265" </w:instrText>
      </w:r>
      <w:r w:rsidR="00C478A5" w:rsidRPr="000665B4">
        <w:rPr>
          <w:rFonts w:ascii="宋体" w:eastAsia="宋体" w:hAnsi="宋体"/>
          <w:b w:val="0"/>
        </w:rPr>
        <w:fldChar w:fldCharType="end"/>
      </w:r>
    </w:p>
    <w:p w:rsidR="00990B07" w:rsidRPr="000665B4" w:rsidRDefault="00990B07" w:rsidP="00073603">
      <w:pPr>
        <w:rPr>
          <w:rFonts w:ascii="宋体" w:eastAsia="宋体" w:hAnsi="宋体"/>
        </w:rPr>
      </w:pPr>
      <w:r w:rsidRPr="000665B4">
        <w:rPr>
          <w:rFonts w:ascii="宋体" w:eastAsia="宋体" w:hAnsi="宋体" w:hint="eastAsia"/>
        </w:rPr>
        <w:t>【题意】输入4个点判断是否在同一平面</w:t>
      </w:r>
    </w:p>
    <w:p w:rsidR="00990B07" w:rsidRPr="000665B4" w:rsidRDefault="00990B07" w:rsidP="00073603">
      <w:pPr>
        <w:rPr>
          <w:rFonts w:ascii="宋体" w:eastAsia="宋体" w:hAnsi="宋体"/>
        </w:rPr>
      </w:pPr>
      <w:r w:rsidRPr="000665B4">
        <w:rPr>
          <w:rFonts w:ascii="宋体" w:eastAsia="宋体" w:hAnsi="宋体" w:hint="eastAsia"/>
        </w:rPr>
        <w:t>【题解】使用如下公式进行判断</w:t>
      </w:r>
    </w:p>
    <w:p w:rsidR="00990B07" w:rsidRPr="000665B4" w:rsidRDefault="00292534" w:rsidP="00073603">
      <w:pPr>
        <w:rPr>
          <w:rFonts w:ascii="宋体" w:eastAsia="宋体" w:hAnsi="宋体"/>
        </w:rPr>
      </w:pPr>
      <w:r w:rsidRPr="000665B4">
        <w:rPr>
          <w:rFonts w:ascii="宋体" w:eastAsia="宋体" w:hAnsi="宋体"/>
          <w:position w:val="-68"/>
        </w:rPr>
        <w:object w:dxaOrig="3180" w:dyaOrig="1480">
          <v:shape id="_x0000_i1080" type="#_x0000_t75" style="width:159pt;height:74.25pt" o:ole="">
            <v:imagedata r:id="rId174" o:title=""/>
          </v:shape>
          <o:OLEObject Type="Embed" ProgID="Equation.DSMT4" ShapeID="_x0000_i1080" DrawAspect="Content" ObjectID="_1598124766" r:id="rId175"/>
        </w:object>
      </w:r>
    </w:p>
    <w:p w:rsidR="00990B07" w:rsidRPr="000665B4" w:rsidRDefault="00990B07" w:rsidP="00073603">
      <w:pPr>
        <w:rPr>
          <w:rFonts w:ascii="宋体" w:eastAsia="宋体" w:hAnsi="宋体"/>
        </w:rPr>
      </w:pPr>
      <w:r w:rsidRPr="000665B4">
        <w:rPr>
          <w:rFonts w:ascii="宋体" w:eastAsia="宋体" w:hAnsi="宋体" w:hint="eastAsia"/>
        </w:rPr>
        <w:t>【代码】</w:t>
      </w:r>
    </w:p>
    <w:p w:rsidR="00990B07" w:rsidRPr="000665B4" w:rsidRDefault="00990B07" w:rsidP="00990B07">
      <w:pPr>
        <w:rPr>
          <w:rFonts w:ascii="宋体" w:eastAsia="宋体" w:hAnsi="宋体"/>
        </w:rPr>
      </w:pPr>
      <w:r w:rsidRPr="000665B4">
        <w:rPr>
          <w:rFonts w:ascii="宋体" w:eastAsia="宋体" w:hAnsi="宋体"/>
        </w:rPr>
        <w:t>#include &lt;bits/stdc++.h&gt;</w:t>
      </w:r>
    </w:p>
    <w:p w:rsidR="00990B07" w:rsidRPr="000665B4" w:rsidRDefault="00990B07" w:rsidP="00990B07">
      <w:pPr>
        <w:rPr>
          <w:rFonts w:ascii="宋体" w:eastAsia="宋体" w:hAnsi="宋体"/>
        </w:rPr>
      </w:pPr>
    </w:p>
    <w:p w:rsidR="00990B07" w:rsidRPr="000665B4" w:rsidRDefault="00990B07" w:rsidP="00990B07">
      <w:pPr>
        <w:rPr>
          <w:rFonts w:ascii="宋体" w:eastAsia="宋体" w:hAnsi="宋体"/>
        </w:rPr>
      </w:pPr>
      <w:r w:rsidRPr="000665B4">
        <w:rPr>
          <w:rFonts w:ascii="宋体" w:eastAsia="宋体" w:hAnsi="宋体"/>
        </w:rPr>
        <w:t>using namespace std;</w:t>
      </w:r>
    </w:p>
    <w:p w:rsidR="00990B07" w:rsidRPr="000665B4" w:rsidRDefault="00990B07" w:rsidP="00990B07">
      <w:pPr>
        <w:rPr>
          <w:rFonts w:ascii="宋体" w:eastAsia="宋体" w:hAnsi="宋体"/>
        </w:rPr>
      </w:pPr>
    </w:p>
    <w:p w:rsidR="00990B07" w:rsidRPr="000665B4" w:rsidRDefault="00990B07" w:rsidP="00990B07">
      <w:pPr>
        <w:rPr>
          <w:rFonts w:ascii="宋体" w:eastAsia="宋体" w:hAnsi="宋体"/>
        </w:rPr>
      </w:pPr>
      <w:r w:rsidRPr="000665B4">
        <w:rPr>
          <w:rFonts w:ascii="宋体" w:eastAsia="宋体" w:hAnsi="宋体"/>
        </w:rPr>
        <w:t>const double eps=1e-6;</w:t>
      </w:r>
    </w:p>
    <w:p w:rsidR="00990B07" w:rsidRPr="000665B4" w:rsidRDefault="00990B07" w:rsidP="00990B07">
      <w:pPr>
        <w:rPr>
          <w:rFonts w:ascii="宋体" w:eastAsia="宋体" w:hAnsi="宋体"/>
        </w:rPr>
      </w:pPr>
      <w:r w:rsidRPr="000665B4">
        <w:rPr>
          <w:rFonts w:ascii="宋体" w:eastAsia="宋体" w:hAnsi="宋体"/>
        </w:rPr>
        <w:t>int fcmp(double x){</w:t>
      </w:r>
    </w:p>
    <w:p w:rsidR="00990B07" w:rsidRPr="000665B4" w:rsidRDefault="00990B07" w:rsidP="00990B07">
      <w:pPr>
        <w:rPr>
          <w:rFonts w:ascii="宋体" w:eastAsia="宋体" w:hAnsi="宋体"/>
        </w:rPr>
      </w:pPr>
      <w:r w:rsidRPr="000665B4">
        <w:rPr>
          <w:rFonts w:ascii="宋体" w:eastAsia="宋体" w:hAnsi="宋体"/>
        </w:rPr>
        <w:t xml:space="preserve">    if (fabs(x)&lt;eps) return 0;</w:t>
      </w:r>
    </w:p>
    <w:p w:rsidR="00990B07" w:rsidRPr="000665B4" w:rsidRDefault="00990B07" w:rsidP="00990B07">
      <w:pPr>
        <w:rPr>
          <w:rFonts w:ascii="宋体" w:eastAsia="宋体" w:hAnsi="宋体"/>
        </w:rPr>
      </w:pPr>
      <w:r w:rsidRPr="000665B4">
        <w:rPr>
          <w:rFonts w:ascii="宋体" w:eastAsia="宋体" w:hAnsi="宋体"/>
        </w:rPr>
        <w:t xml:space="preserve">    return x&lt;0?-1:1;</w:t>
      </w:r>
    </w:p>
    <w:p w:rsidR="00990B07" w:rsidRPr="000665B4" w:rsidRDefault="00990B07" w:rsidP="00990B07">
      <w:pPr>
        <w:rPr>
          <w:rFonts w:ascii="宋体" w:eastAsia="宋体" w:hAnsi="宋体"/>
        </w:rPr>
      </w:pPr>
      <w:r w:rsidRPr="000665B4">
        <w:rPr>
          <w:rFonts w:ascii="宋体" w:eastAsia="宋体" w:hAnsi="宋体"/>
        </w:rPr>
        <w:t>}</w:t>
      </w:r>
    </w:p>
    <w:p w:rsidR="00990B07" w:rsidRPr="000665B4" w:rsidRDefault="00990B07" w:rsidP="00990B07">
      <w:pPr>
        <w:rPr>
          <w:rFonts w:ascii="宋体" w:eastAsia="宋体" w:hAnsi="宋体"/>
        </w:rPr>
      </w:pPr>
    </w:p>
    <w:p w:rsidR="00990B07" w:rsidRPr="000665B4" w:rsidRDefault="00990B07" w:rsidP="00990B07">
      <w:pPr>
        <w:rPr>
          <w:rFonts w:ascii="宋体" w:eastAsia="宋体" w:hAnsi="宋体"/>
        </w:rPr>
      </w:pPr>
      <w:r w:rsidRPr="000665B4">
        <w:rPr>
          <w:rFonts w:ascii="宋体" w:eastAsia="宋体" w:hAnsi="宋体"/>
        </w:rPr>
        <w:t>double matrix(double x11,double x12,double x13,double x21,double x22,double x23,double x31,double x32,double x33){</w:t>
      </w:r>
    </w:p>
    <w:p w:rsidR="00990B07" w:rsidRPr="000665B4" w:rsidRDefault="00990B07" w:rsidP="00990B07">
      <w:pPr>
        <w:rPr>
          <w:rFonts w:ascii="宋体" w:eastAsia="宋体" w:hAnsi="宋体"/>
        </w:rPr>
      </w:pPr>
      <w:r w:rsidRPr="000665B4">
        <w:rPr>
          <w:rFonts w:ascii="宋体" w:eastAsia="宋体" w:hAnsi="宋体"/>
        </w:rPr>
        <w:t xml:space="preserve">    return x11*x22*x33+x21*x32*x13+x31*x12*x23-x31*x22*x13-x11*x32*x23-x21*x12*x33;</w:t>
      </w:r>
    </w:p>
    <w:p w:rsidR="00990B07" w:rsidRPr="000665B4" w:rsidRDefault="00990B07" w:rsidP="00990B07">
      <w:pPr>
        <w:rPr>
          <w:rFonts w:ascii="宋体" w:eastAsia="宋体" w:hAnsi="宋体"/>
        </w:rPr>
      </w:pPr>
      <w:r w:rsidRPr="000665B4">
        <w:rPr>
          <w:rFonts w:ascii="宋体" w:eastAsia="宋体" w:hAnsi="宋体"/>
        </w:rPr>
        <w:t>}</w:t>
      </w:r>
    </w:p>
    <w:p w:rsidR="00990B07" w:rsidRPr="000665B4" w:rsidRDefault="00990B07" w:rsidP="00990B07">
      <w:pPr>
        <w:rPr>
          <w:rFonts w:ascii="宋体" w:eastAsia="宋体" w:hAnsi="宋体"/>
        </w:rPr>
      </w:pPr>
    </w:p>
    <w:p w:rsidR="00990B07" w:rsidRPr="000665B4" w:rsidRDefault="00990B07" w:rsidP="00990B07">
      <w:pPr>
        <w:rPr>
          <w:rFonts w:ascii="宋体" w:eastAsia="宋体" w:hAnsi="宋体"/>
        </w:rPr>
      </w:pPr>
      <w:r w:rsidRPr="000665B4">
        <w:rPr>
          <w:rFonts w:ascii="宋体" w:eastAsia="宋体" w:hAnsi="宋体"/>
        </w:rPr>
        <w:t>int main()</w:t>
      </w:r>
    </w:p>
    <w:p w:rsidR="00990B07" w:rsidRPr="000665B4" w:rsidRDefault="00990B07" w:rsidP="00990B07">
      <w:pPr>
        <w:rPr>
          <w:rFonts w:ascii="宋体" w:eastAsia="宋体" w:hAnsi="宋体"/>
        </w:rPr>
      </w:pPr>
      <w:r w:rsidRPr="000665B4">
        <w:rPr>
          <w:rFonts w:ascii="宋体" w:eastAsia="宋体" w:hAnsi="宋体"/>
        </w:rPr>
        <w:t>{</w:t>
      </w:r>
    </w:p>
    <w:p w:rsidR="00990B07" w:rsidRPr="000665B4" w:rsidRDefault="00990B07" w:rsidP="00990B07">
      <w:pPr>
        <w:rPr>
          <w:rFonts w:ascii="宋体" w:eastAsia="宋体" w:hAnsi="宋体"/>
        </w:rPr>
      </w:pPr>
      <w:r w:rsidRPr="000665B4">
        <w:rPr>
          <w:rFonts w:ascii="宋体" w:eastAsia="宋体" w:hAnsi="宋体"/>
        </w:rPr>
        <w:t xml:space="preserve">    int t;</w:t>
      </w:r>
    </w:p>
    <w:p w:rsidR="00990B07" w:rsidRPr="000665B4" w:rsidRDefault="00990B07" w:rsidP="00990B07">
      <w:pPr>
        <w:rPr>
          <w:rFonts w:ascii="宋体" w:eastAsia="宋体" w:hAnsi="宋体"/>
        </w:rPr>
      </w:pPr>
      <w:r w:rsidRPr="000665B4">
        <w:rPr>
          <w:rFonts w:ascii="宋体" w:eastAsia="宋体" w:hAnsi="宋体"/>
        </w:rPr>
        <w:t xml:space="preserve">    cin&gt;&gt;t;</w:t>
      </w:r>
    </w:p>
    <w:p w:rsidR="00990B07" w:rsidRPr="000665B4" w:rsidRDefault="00990B07" w:rsidP="00990B07">
      <w:pPr>
        <w:rPr>
          <w:rFonts w:ascii="宋体" w:eastAsia="宋体" w:hAnsi="宋体"/>
        </w:rPr>
      </w:pPr>
      <w:r w:rsidRPr="000665B4">
        <w:rPr>
          <w:rFonts w:ascii="宋体" w:eastAsia="宋体" w:hAnsi="宋体"/>
        </w:rPr>
        <w:t xml:space="preserve">    while (t--){</w:t>
      </w:r>
    </w:p>
    <w:p w:rsidR="00990B07" w:rsidRPr="000665B4" w:rsidRDefault="00990B07" w:rsidP="00990B07">
      <w:pPr>
        <w:rPr>
          <w:rFonts w:ascii="宋体" w:eastAsia="宋体" w:hAnsi="宋体"/>
        </w:rPr>
      </w:pPr>
      <w:r w:rsidRPr="000665B4">
        <w:rPr>
          <w:rFonts w:ascii="宋体" w:eastAsia="宋体" w:hAnsi="宋体"/>
        </w:rPr>
        <w:t xml:space="preserve">        double x[4],y[4],z[4];</w:t>
      </w:r>
    </w:p>
    <w:p w:rsidR="00990B07" w:rsidRPr="000665B4" w:rsidRDefault="00990B07" w:rsidP="00990B07">
      <w:pPr>
        <w:rPr>
          <w:rFonts w:ascii="宋体" w:eastAsia="宋体" w:hAnsi="宋体"/>
        </w:rPr>
      </w:pPr>
      <w:r w:rsidRPr="000665B4">
        <w:rPr>
          <w:rFonts w:ascii="宋体" w:eastAsia="宋体" w:hAnsi="宋体"/>
        </w:rPr>
        <w:t xml:space="preserve">        for (int i=0;i&lt;4;i++) cin&gt;&gt;x[i]&gt;&gt;y[i]&gt;&gt;z[i];</w:t>
      </w:r>
    </w:p>
    <w:p w:rsidR="00990B07" w:rsidRPr="000665B4" w:rsidRDefault="00990B07" w:rsidP="00990B07">
      <w:pPr>
        <w:rPr>
          <w:rFonts w:ascii="宋体" w:eastAsia="宋体" w:hAnsi="宋体"/>
        </w:rPr>
      </w:pPr>
      <w:r w:rsidRPr="000665B4">
        <w:rPr>
          <w:rFonts w:ascii="宋体" w:eastAsia="宋体" w:hAnsi="宋体"/>
        </w:rPr>
        <w:t xml:space="preserve">        double s=-matrix(x[1],y[1],z[1],x[2],y[2],z[2],x[3],y[3],z[3])</w:t>
      </w:r>
    </w:p>
    <w:p w:rsidR="00990B07" w:rsidRPr="000665B4" w:rsidRDefault="00990B07" w:rsidP="00990B07">
      <w:pPr>
        <w:rPr>
          <w:rFonts w:ascii="宋体" w:eastAsia="宋体" w:hAnsi="宋体"/>
        </w:rPr>
      </w:pPr>
      <w:r w:rsidRPr="000665B4">
        <w:rPr>
          <w:rFonts w:ascii="宋体" w:eastAsia="宋体" w:hAnsi="宋体"/>
        </w:rPr>
        <w:t xml:space="preserve">                 +matrix(x[0],y[0],z[0],x[2],y[2],z[2],x[3],y[3],z[3])</w:t>
      </w:r>
    </w:p>
    <w:p w:rsidR="00990B07" w:rsidRPr="000665B4" w:rsidRDefault="00990B07" w:rsidP="00990B07">
      <w:pPr>
        <w:rPr>
          <w:rFonts w:ascii="宋体" w:eastAsia="宋体" w:hAnsi="宋体"/>
        </w:rPr>
      </w:pPr>
      <w:r w:rsidRPr="000665B4">
        <w:rPr>
          <w:rFonts w:ascii="宋体" w:eastAsia="宋体" w:hAnsi="宋体"/>
        </w:rPr>
        <w:t xml:space="preserve">                 -matrix(x[0],y[0],z[0],x[1],y[1],z[1],x[3],y[3],z[3])</w:t>
      </w:r>
    </w:p>
    <w:p w:rsidR="00990B07" w:rsidRPr="000665B4" w:rsidRDefault="00990B07" w:rsidP="00990B07">
      <w:pPr>
        <w:rPr>
          <w:rFonts w:ascii="宋体" w:eastAsia="宋体" w:hAnsi="宋体"/>
        </w:rPr>
      </w:pPr>
      <w:r w:rsidRPr="000665B4">
        <w:rPr>
          <w:rFonts w:ascii="宋体" w:eastAsia="宋体" w:hAnsi="宋体"/>
        </w:rPr>
        <w:t xml:space="preserve">                 +matrix(x[0],y[0],z[0],x[1],y[1],z[1],x[2],y[2],z[2]);</w:t>
      </w:r>
    </w:p>
    <w:p w:rsidR="00990B07" w:rsidRPr="000665B4" w:rsidRDefault="00990B07" w:rsidP="00990B07">
      <w:pPr>
        <w:rPr>
          <w:rFonts w:ascii="宋体" w:eastAsia="宋体" w:hAnsi="宋体"/>
        </w:rPr>
      </w:pPr>
      <w:r w:rsidRPr="000665B4">
        <w:rPr>
          <w:rFonts w:ascii="宋体" w:eastAsia="宋体" w:hAnsi="宋体"/>
        </w:rPr>
        <w:t xml:space="preserve">        if (fcmp(s)==0) cout&lt;&lt;"Yes"&lt;&lt;endl;else cout&lt;&lt;"No"&lt;&lt;endl;</w:t>
      </w:r>
    </w:p>
    <w:p w:rsidR="00990B07" w:rsidRPr="000665B4" w:rsidRDefault="00990B07" w:rsidP="00990B07">
      <w:pPr>
        <w:rPr>
          <w:rFonts w:ascii="宋体" w:eastAsia="宋体" w:hAnsi="宋体"/>
        </w:rPr>
      </w:pPr>
      <w:r w:rsidRPr="000665B4">
        <w:rPr>
          <w:rFonts w:ascii="宋体" w:eastAsia="宋体" w:hAnsi="宋体"/>
        </w:rPr>
        <w:lastRenderedPageBreak/>
        <w:t xml:space="preserve">    }</w:t>
      </w:r>
    </w:p>
    <w:p w:rsidR="00990B07" w:rsidRPr="000665B4" w:rsidRDefault="00990B07" w:rsidP="00990B07">
      <w:pPr>
        <w:rPr>
          <w:rFonts w:ascii="宋体" w:eastAsia="宋体" w:hAnsi="宋体"/>
        </w:rPr>
      </w:pPr>
      <w:r w:rsidRPr="000665B4">
        <w:rPr>
          <w:rFonts w:ascii="宋体" w:eastAsia="宋体" w:hAnsi="宋体"/>
        </w:rPr>
        <w:t xml:space="preserve">    return 0;</w:t>
      </w:r>
    </w:p>
    <w:p w:rsidR="00990B07" w:rsidRPr="000665B4" w:rsidRDefault="00990B07" w:rsidP="00990B07">
      <w:pPr>
        <w:rPr>
          <w:rFonts w:ascii="宋体" w:eastAsia="宋体" w:hAnsi="宋体"/>
        </w:rPr>
      </w:pPr>
      <w:r w:rsidRPr="000665B4">
        <w:rPr>
          <w:rFonts w:ascii="宋体" w:eastAsia="宋体" w:hAnsi="宋体"/>
        </w:rPr>
        <w:t>}</w:t>
      </w:r>
    </w:p>
    <w:p w:rsidR="004761C9" w:rsidRPr="000665B4" w:rsidRDefault="004761C9" w:rsidP="00E90941">
      <w:pPr>
        <w:pStyle w:val="3"/>
        <w:rPr>
          <w:rFonts w:ascii="宋体" w:eastAsia="宋体" w:hAnsi="宋体"/>
          <w:b w:val="0"/>
        </w:rPr>
      </w:pPr>
      <w:bookmarkStart w:id="238" w:name="_Toc524383139"/>
      <w:r w:rsidRPr="000665B4">
        <w:rPr>
          <w:rFonts w:ascii="宋体" w:eastAsia="宋体" w:hAnsi="宋体" w:hint="eastAsia"/>
          <w:b w:val="0"/>
        </w:rPr>
        <w:t>线段相交</w:t>
      </w:r>
      <w:bookmarkEnd w:id="238"/>
    </w:p>
    <w:p w:rsidR="004761C9" w:rsidRPr="000665B4" w:rsidRDefault="004761C9" w:rsidP="00B26D9F">
      <w:pPr>
        <w:pStyle w:val="4"/>
        <w:rPr>
          <w:rFonts w:ascii="宋体" w:eastAsia="宋体" w:hAnsi="宋体"/>
          <w:b w:val="0"/>
        </w:rPr>
      </w:pPr>
      <w:r w:rsidRPr="000665B4">
        <w:rPr>
          <w:rFonts w:ascii="宋体" w:eastAsia="宋体" w:hAnsi="宋体" w:hint="eastAsia"/>
          <w:b w:val="0"/>
        </w:rPr>
        <w:t>√</w:t>
      </w:r>
      <w:r w:rsidR="00807260" w:rsidRPr="000665B4">
        <w:rPr>
          <w:rFonts w:ascii="宋体" w:eastAsia="宋体" w:hAnsi="宋体" w:hint="eastAsia"/>
          <w:b w:val="0"/>
        </w:rPr>
        <w:t>（模板）</w:t>
      </w:r>
      <w:r w:rsidRPr="000665B4">
        <w:rPr>
          <w:rFonts w:ascii="宋体" w:eastAsia="宋体" w:hAnsi="宋体" w:hint="eastAsia"/>
          <w:b w:val="0"/>
        </w:rPr>
        <w:t>-</w:t>
      </w:r>
      <w:r w:rsidRPr="000665B4">
        <w:rPr>
          <w:rFonts w:ascii="宋体" w:eastAsia="宋体" w:hAnsi="宋体"/>
          <w:b w:val="0"/>
        </w:rPr>
        <w:t>51nod</w:t>
      </w:r>
      <w:r w:rsidRPr="000665B4">
        <w:rPr>
          <w:rFonts w:ascii="宋体" w:eastAsia="宋体" w:hAnsi="宋体" w:hint="eastAsia"/>
          <w:b w:val="0"/>
        </w:rPr>
        <w:t>-</w:t>
      </w:r>
      <w:r w:rsidRPr="000665B4">
        <w:rPr>
          <w:rFonts w:ascii="宋体" w:eastAsia="宋体" w:hAnsi="宋体"/>
          <w:b w:val="0"/>
        </w:rPr>
        <w:t>1264</w:t>
      </w:r>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√（模板）-</w:instrText>
      </w:r>
      <w:r w:rsidR="00C478A5" w:rsidRPr="000665B4">
        <w:rPr>
          <w:rFonts w:ascii="宋体" w:eastAsia="宋体" w:hAnsi="宋体"/>
          <w:b w:val="0"/>
        </w:rPr>
        <w:instrText>51nod</w:instrText>
      </w:r>
      <w:r w:rsidR="00C478A5" w:rsidRPr="000665B4">
        <w:rPr>
          <w:rFonts w:ascii="宋体" w:eastAsia="宋体" w:hAnsi="宋体" w:hint="eastAsia"/>
          <w:b w:val="0"/>
        </w:rPr>
        <w:instrText>-</w:instrText>
      </w:r>
      <w:r w:rsidR="00C478A5" w:rsidRPr="000665B4">
        <w:rPr>
          <w:rFonts w:ascii="宋体" w:eastAsia="宋体" w:hAnsi="宋体"/>
          <w:b w:val="0"/>
        </w:rPr>
        <w:instrText>1264</w:instrText>
      </w:r>
      <w:r w:rsidR="00C478A5" w:rsidRPr="000665B4">
        <w:rPr>
          <w:rFonts w:ascii="宋体" w:eastAsia="宋体" w:hAnsi="宋体"/>
        </w:rPr>
        <w:instrText>:</w:instrText>
      </w:r>
      <w:r w:rsidR="00C478A5" w:rsidRPr="000665B4">
        <w:rPr>
          <w:rFonts w:ascii="宋体" w:eastAsia="宋体" w:hAnsi="宋体" w:hint="eastAsia"/>
        </w:rPr>
        <w:instrText>1</w:instrText>
      </w:r>
      <w:r w:rsidR="00C478A5" w:rsidRPr="000665B4">
        <w:rPr>
          <w:rFonts w:ascii="宋体" w:eastAsia="宋体" w:hAnsi="宋体"/>
        </w:rPr>
        <w:instrText xml:space="preserve">264" \y "51nod:1264" </w:instrText>
      </w:r>
      <w:r w:rsidR="00C478A5" w:rsidRPr="000665B4">
        <w:rPr>
          <w:rFonts w:ascii="宋体" w:eastAsia="宋体" w:hAnsi="宋体"/>
          <w:b w:val="0"/>
        </w:rPr>
        <w:fldChar w:fldCharType="end"/>
      </w:r>
    </w:p>
    <w:p w:rsidR="004761C9" w:rsidRPr="000665B4" w:rsidRDefault="004761C9" w:rsidP="00990B07">
      <w:pPr>
        <w:rPr>
          <w:rFonts w:ascii="宋体" w:eastAsia="宋体" w:hAnsi="宋体"/>
        </w:rPr>
      </w:pPr>
      <w:r w:rsidRPr="000665B4">
        <w:rPr>
          <w:rFonts w:ascii="宋体" w:eastAsia="宋体" w:hAnsi="宋体" w:hint="eastAsia"/>
        </w:rPr>
        <w:t>【</w:t>
      </w:r>
      <w:r w:rsidR="00807260" w:rsidRPr="000665B4">
        <w:rPr>
          <w:rFonts w:ascii="宋体" w:eastAsia="宋体" w:hAnsi="宋体" w:hint="eastAsia"/>
        </w:rPr>
        <w:t>题意</w:t>
      </w:r>
      <w:r w:rsidRPr="000665B4">
        <w:rPr>
          <w:rFonts w:ascii="宋体" w:eastAsia="宋体" w:hAnsi="宋体" w:hint="eastAsia"/>
        </w:rPr>
        <w:t>】</w:t>
      </w:r>
      <w:r w:rsidR="00807260" w:rsidRPr="000665B4">
        <w:rPr>
          <w:rFonts w:ascii="宋体" w:eastAsia="宋体" w:hAnsi="宋体" w:hint="eastAsia"/>
        </w:rPr>
        <w:t>输入2个线段的4个端点，判断是否相交</w:t>
      </w:r>
    </w:p>
    <w:p w:rsidR="00807260" w:rsidRPr="000665B4" w:rsidRDefault="00807260" w:rsidP="00990B07">
      <w:pPr>
        <w:rPr>
          <w:rFonts w:ascii="宋体" w:eastAsia="宋体" w:hAnsi="宋体"/>
        </w:rPr>
      </w:pPr>
      <w:r w:rsidRPr="000665B4">
        <w:rPr>
          <w:rFonts w:ascii="宋体" w:eastAsia="宋体" w:hAnsi="宋体" w:hint="eastAsia"/>
        </w:rPr>
        <w:t>【题解】直接使用浙大计算几何模板（</w:t>
      </w:r>
      <w:r w:rsidR="00E56B56" w:rsidRPr="000665B4">
        <w:rPr>
          <w:rFonts w:ascii="宋体" w:eastAsia="宋体" w:hAnsi="宋体" w:hint="eastAsia"/>
        </w:rPr>
        <w:t>1.5</w:t>
      </w:r>
      <w:r w:rsidRPr="000665B4">
        <w:rPr>
          <w:rFonts w:ascii="宋体" w:eastAsia="宋体" w:hAnsi="宋体" w:hint="eastAsia"/>
        </w:rPr>
        <w:t>浮点数）</w:t>
      </w:r>
      <w:r w:rsidR="003A19E6" w:rsidRPr="000665B4">
        <w:rPr>
          <w:rFonts w:ascii="宋体" w:eastAsia="宋体" w:hAnsi="宋体" w:hint="eastAsia"/>
        </w:rPr>
        <w:t>，注意该模板使用时不能加using namespace std;</w:t>
      </w:r>
    </w:p>
    <w:p w:rsidR="00457C16" w:rsidRPr="000665B4" w:rsidRDefault="00457C16" w:rsidP="00457C16">
      <w:pPr>
        <w:pStyle w:val="3"/>
        <w:rPr>
          <w:rFonts w:ascii="宋体" w:eastAsia="宋体" w:hAnsi="宋体"/>
          <w:b w:val="0"/>
        </w:rPr>
      </w:pPr>
      <w:bookmarkStart w:id="239" w:name="_Toc524383140"/>
      <w:r w:rsidRPr="000665B4">
        <w:rPr>
          <w:rFonts w:ascii="宋体" w:eastAsia="宋体" w:hAnsi="宋体" w:hint="eastAsia"/>
          <w:b w:val="0"/>
        </w:rPr>
        <w:t>简单多边形与圆面积交</w:t>
      </w:r>
      <w:bookmarkEnd w:id="239"/>
    </w:p>
    <w:p w:rsidR="00457C16" w:rsidRPr="000665B4" w:rsidRDefault="00457C16" w:rsidP="00457C16">
      <w:pPr>
        <w:pStyle w:val="4"/>
        <w:rPr>
          <w:rFonts w:ascii="宋体" w:eastAsia="宋体" w:hAnsi="宋体"/>
          <w:b w:val="0"/>
        </w:rPr>
      </w:pPr>
      <w:r w:rsidRPr="000665B4">
        <w:rPr>
          <w:rFonts w:ascii="宋体" w:eastAsia="宋体" w:hAnsi="宋体" w:hint="eastAsia"/>
          <w:b w:val="0"/>
        </w:rPr>
        <w:t>√-牛客网</w:t>
      </w:r>
      <w:r w:rsidRPr="000665B4">
        <w:rPr>
          <w:rFonts w:ascii="宋体" w:eastAsia="宋体" w:hAnsi="宋体"/>
          <w:b w:val="0"/>
        </w:rPr>
        <w:t>2018</w:t>
      </w:r>
      <w:r w:rsidRPr="000665B4">
        <w:rPr>
          <w:rFonts w:ascii="宋体" w:eastAsia="宋体" w:hAnsi="宋体" w:hint="eastAsia"/>
          <w:b w:val="0"/>
        </w:rPr>
        <w:t>暑期多校第3场-</w:t>
      </w:r>
      <w:r w:rsidRPr="000665B4">
        <w:rPr>
          <w:rFonts w:ascii="宋体" w:eastAsia="宋体" w:hAnsi="宋体"/>
          <w:b w:val="0"/>
        </w:rPr>
        <w:t>J</w:t>
      </w:r>
      <w:r w:rsidRPr="000665B4">
        <w:rPr>
          <w:rFonts w:ascii="宋体" w:eastAsia="宋体" w:hAnsi="宋体" w:hint="eastAsia"/>
          <w:b w:val="0"/>
        </w:rPr>
        <w:t>（简单多边形</w:t>
      </w:r>
      <w:r w:rsidRPr="000665B4">
        <w:rPr>
          <w:rFonts w:ascii="宋体" w:eastAsia="宋体" w:hAnsi="宋体"/>
          <w:b w:val="0"/>
        </w:rPr>
        <w:t>与圆面积交</w:t>
      </w:r>
      <w:r w:rsidRPr="000665B4">
        <w:rPr>
          <w:rFonts w:ascii="宋体" w:eastAsia="宋体" w:hAnsi="宋体" w:hint="eastAsia"/>
          <w:b w:val="0"/>
        </w:rPr>
        <w:t>）</w:t>
      </w:r>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√-牛客网</w:instrText>
      </w:r>
      <w:r w:rsidRPr="000665B4">
        <w:rPr>
          <w:rFonts w:ascii="宋体" w:eastAsia="宋体" w:hAnsi="宋体"/>
          <w:b w:val="0"/>
        </w:rPr>
        <w:instrText>2018</w:instrText>
      </w:r>
      <w:r w:rsidRPr="000665B4">
        <w:rPr>
          <w:rFonts w:ascii="宋体" w:eastAsia="宋体" w:hAnsi="宋体" w:hint="eastAsia"/>
          <w:b w:val="0"/>
        </w:rPr>
        <w:instrText>暑期多校第3场-</w:instrText>
      </w:r>
      <w:r w:rsidRPr="000665B4">
        <w:rPr>
          <w:rFonts w:ascii="宋体" w:eastAsia="宋体" w:hAnsi="宋体"/>
          <w:b w:val="0"/>
        </w:rPr>
        <w:instrText>J</w:instrText>
      </w:r>
      <w:r w:rsidRPr="000665B4">
        <w:rPr>
          <w:rFonts w:ascii="宋体" w:eastAsia="宋体" w:hAnsi="宋体" w:hint="eastAsia"/>
          <w:b w:val="0"/>
        </w:rPr>
        <w:instrText>（简单多边形</w:instrText>
      </w:r>
      <w:r w:rsidRPr="000665B4">
        <w:rPr>
          <w:rFonts w:ascii="宋体" w:eastAsia="宋体" w:hAnsi="宋体"/>
          <w:b w:val="0"/>
        </w:rPr>
        <w:instrText>与圆面积交</w:instrText>
      </w:r>
      <w:r w:rsidRPr="000665B4">
        <w:rPr>
          <w:rFonts w:ascii="宋体" w:eastAsia="宋体" w:hAnsi="宋体" w:hint="eastAsia"/>
          <w:b w:val="0"/>
        </w:rPr>
        <w:instrText>）</w:instrText>
      </w:r>
      <w:r w:rsidRPr="000665B4">
        <w:rPr>
          <w:rFonts w:ascii="宋体" w:eastAsia="宋体" w:hAnsi="宋体"/>
        </w:rPr>
        <w:instrText xml:space="preserve">" \y "牛客网" </w:instrText>
      </w:r>
      <w:r w:rsidRPr="000665B4">
        <w:rPr>
          <w:rFonts w:ascii="宋体" w:eastAsia="宋体" w:hAnsi="宋体"/>
          <w:b w:val="0"/>
        </w:rPr>
        <w:fldChar w:fldCharType="end"/>
      </w:r>
    </w:p>
    <w:p w:rsidR="00457C16" w:rsidRPr="000665B4" w:rsidRDefault="00457C16" w:rsidP="00990B07">
      <w:pPr>
        <w:rPr>
          <w:rFonts w:ascii="宋体" w:eastAsia="宋体" w:hAnsi="宋体"/>
        </w:rPr>
      </w:pPr>
      <w:r w:rsidRPr="000665B4">
        <w:rPr>
          <w:rFonts w:ascii="宋体" w:eastAsia="宋体" w:hAnsi="宋体" w:hint="eastAsia"/>
        </w:rPr>
        <w:t>【题意】给定简单多边形（定点顺时针或逆时针给出），给定圆心，要求圆的和简单多边形的面积交为给定值，输出圆的半径,坐标绝对值1000以内,n最多300</w:t>
      </w:r>
    </w:p>
    <w:p w:rsidR="00457C16" w:rsidRPr="000665B4" w:rsidRDefault="00457C16" w:rsidP="00990B07">
      <w:pPr>
        <w:rPr>
          <w:rFonts w:ascii="宋体" w:eastAsia="宋体" w:hAnsi="宋体"/>
        </w:rPr>
      </w:pPr>
      <w:r w:rsidRPr="000665B4">
        <w:rPr>
          <w:rFonts w:ascii="宋体" w:eastAsia="宋体" w:hAnsi="宋体" w:hint="eastAsia"/>
        </w:rPr>
        <w:t>【题解】使用模板简单多边形与圆面积交和凸多边形面积，这里二分半径r即可（最小0，最大3000）</w:t>
      </w:r>
    </w:p>
    <w:p w:rsidR="00457C16" w:rsidRPr="000665B4" w:rsidRDefault="00457C16" w:rsidP="00990B07">
      <w:pPr>
        <w:rPr>
          <w:rFonts w:ascii="宋体" w:eastAsia="宋体" w:hAnsi="宋体"/>
        </w:rPr>
      </w:pPr>
      <w:r w:rsidRPr="000665B4">
        <w:rPr>
          <w:rFonts w:ascii="宋体" w:eastAsia="宋体" w:hAnsi="宋体" w:hint="eastAsia"/>
        </w:rPr>
        <w:t>【代码】</w:t>
      </w:r>
    </w:p>
    <w:p w:rsidR="00457C16" w:rsidRPr="000665B4" w:rsidRDefault="00457C16" w:rsidP="00457C16">
      <w:pPr>
        <w:rPr>
          <w:rFonts w:ascii="宋体" w:eastAsia="宋体" w:hAnsi="宋体"/>
        </w:rPr>
      </w:pPr>
      <w:r w:rsidRPr="000665B4">
        <w:rPr>
          <w:rFonts w:ascii="宋体" w:eastAsia="宋体" w:hAnsi="宋体"/>
        </w:rPr>
        <w:t>#include&lt;bits/stdc++.h&gt;</w:t>
      </w: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r w:rsidRPr="000665B4">
        <w:rPr>
          <w:rFonts w:ascii="宋体" w:eastAsia="宋体" w:hAnsi="宋体"/>
        </w:rPr>
        <w:t>using namespace std;</w:t>
      </w: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r w:rsidRPr="000665B4">
        <w:rPr>
          <w:rFonts w:ascii="宋体" w:eastAsia="宋体" w:hAnsi="宋体"/>
        </w:rPr>
        <w:t>const double eps = 1e-12 ;</w:t>
      </w:r>
    </w:p>
    <w:p w:rsidR="00457C16" w:rsidRPr="000665B4" w:rsidRDefault="00457C16" w:rsidP="00457C16">
      <w:pPr>
        <w:rPr>
          <w:rFonts w:ascii="宋体" w:eastAsia="宋体" w:hAnsi="宋体"/>
        </w:rPr>
      </w:pPr>
      <w:r w:rsidRPr="000665B4">
        <w:rPr>
          <w:rFonts w:ascii="宋体" w:eastAsia="宋体" w:hAnsi="宋体"/>
        </w:rPr>
        <w:t>const double PI = acos( -1.0 ) ;</w:t>
      </w:r>
    </w:p>
    <w:p w:rsidR="00457C16" w:rsidRPr="000665B4" w:rsidRDefault="00457C16" w:rsidP="00457C16">
      <w:pPr>
        <w:rPr>
          <w:rFonts w:ascii="宋体" w:eastAsia="宋体" w:hAnsi="宋体"/>
        </w:rPr>
      </w:pPr>
      <w:r w:rsidRPr="000665B4">
        <w:rPr>
          <w:rFonts w:ascii="宋体" w:eastAsia="宋体" w:hAnsi="宋体"/>
        </w:rPr>
        <w:t>inline double sqr( double x ){ return x * x ; }</w:t>
      </w:r>
    </w:p>
    <w:p w:rsidR="00457C16" w:rsidRPr="000665B4" w:rsidRDefault="00457C16" w:rsidP="00457C16">
      <w:pPr>
        <w:rPr>
          <w:rFonts w:ascii="宋体" w:eastAsia="宋体" w:hAnsi="宋体"/>
        </w:rPr>
      </w:pPr>
      <w:r w:rsidRPr="000665B4">
        <w:rPr>
          <w:rFonts w:ascii="宋体" w:eastAsia="宋体" w:hAnsi="宋体"/>
        </w:rPr>
        <w:t>inline int sgn( double x ){</w:t>
      </w:r>
    </w:p>
    <w:p w:rsidR="00457C16" w:rsidRPr="000665B4" w:rsidRDefault="00457C16" w:rsidP="00457C16">
      <w:pPr>
        <w:rPr>
          <w:rFonts w:ascii="宋体" w:eastAsia="宋体" w:hAnsi="宋体"/>
        </w:rPr>
      </w:pPr>
      <w:r w:rsidRPr="000665B4">
        <w:rPr>
          <w:rFonts w:ascii="宋体" w:eastAsia="宋体" w:hAnsi="宋体"/>
        </w:rPr>
        <w:t xml:space="preserve">    if ( fabs(x) &lt; eps ) return 0 ;</w:t>
      </w:r>
    </w:p>
    <w:p w:rsidR="00457C16" w:rsidRPr="000665B4" w:rsidRDefault="00457C16" w:rsidP="00457C16">
      <w:pPr>
        <w:rPr>
          <w:rFonts w:ascii="宋体" w:eastAsia="宋体" w:hAnsi="宋体"/>
        </w:rPr>
      </w:pPr>
      <w:r w:rsidRPr="000665B4">
        <w:rPr>
          <w:rFonts w:ascii="宋体" w:eastAsia="宋体" w:hAnsi="宋体"/>
        </w:rPr>
        <w:t xml:space="preserve">    return x &gt; 0? 1 : -1 ;</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r w:rsidRPr="000665B4">
        <w:rPr>
          <w:rFonts w:ascii="宋体" w:eastAsia="宋体" w:hAnsi="宋体"/>
        </w:rPr>
        <w:t>struct Point{</w:t>
      </w:r>
    </w:p>
    <w:p w:rsidR="00457C16" w:rsidRPr="000665B4" w:rsidRDefault="00457C16" w:rsidP="00457C16">
      <w:pPr>
        <w:rPr>
          <w:rFonts w:ascii="宋体" w:eastAsia="宋体" w:hAnsi="宋体"/>
        </w:rPr>
      </w:pPr>
      <w:r w:rsidRPr="000665B4">
        <w:rPr>
          <w:rFonts w:ascii="宋体" w:eastAsia="宋体" w:hAnsi="宋体"/>
        </w:rPr>
        <w:t xml:space="preserve">    double x , y ;</w:t>
      </w:r>
    </w:p>
    <w:p w:rsidR="00457C16" w:rsidRPr="000665B4" w:rsidRDefault="00457C16" w:rsidP="00457C16">
      <w:pPr>
        <w:rPr>
          <w:rFonts w:ascii="宋体" w:eastAsia="宋体" w:hAnsi="宋体"/>
        </w:rPr>
      </w:pPr>
      <w:r w:rsidRPr="000665B4">
        <w:rPr>
          <w:rFonts w:ascii="宋体" w:eastAsia="宋体" w:hAnsi="宋体"/>
        </w:rPr>
        <w:t xml:space="preserve">    Point(){}</w:t>
      </w:r>
    </w:p>
    <w:p w:rsidR="00457C16" w:rsidRPr="000665B4" w:rsidRDefault="00457C16" w:rsidP="00457C16">
      <w:pPr>
        <w:rPr>
          <w:rFonts w:ascii="宋体" w:eastAsia="宋体" w:hAnsi="宋体"/>
        </w:rPr>
      </w:pPr>
      <w:r w:rsidRPr="000665B4">
        <w:rPr>
          <w:rFonts w:ascii="宋体" w:eastAsia="宋体" w:hAnsi="宋体"/>
        </w:rPr>
        <w:t xml:space="preserve">    Point( double _x , double _y ): x(_x) , y(_y) {}</w:t>
      </w:r>
    </w:p>
    <w:p w:rsidR="00457C16" w:rsidRPr="000665B4" w:rsidRDefault="00457C16" w:rsidP="00457C16">
      <w:pPr>
        <w:rPr>
          <w:rFonts w:ascii="宋体" w:eastAsia="宋体" w:hAnsi="宋体"/>
        </w:rPr>
      </w:pPr>
      <w:r w:rsidRPr="000665B4">
        <w:rPr>
          <w:rFonts w:ascii="宋体" w:eastAsia="宋体" w:hAnsi="宋体"/>
        </w:rPr>
        <w:t xml:space="preserve">    void input() { scanf( "%lf%lf" ,&amp;x ,&amp;y ); }</w:t>
      </w:r>
    </w:p>
    <w:p w:rsidR="00457C16" w:rsidRPr="000665B4" w:rsidRDefault="00457C16" w:rsidP="00457C16">
      <w:pPr>
        <w:rPr>
          <w:rFonts w:ascii="宋体" w:eastAsia="宋体" w:hAnsi="宋体"/>
        </w:rPr>
      </w:pPr>
      <w:r w:rsidRPr="000665B4">
        <w:rPr>
          <w:rFonts w:ascii="宋体" w:eastAsia="宋体" w:hAnsi="宋体"/>
        </w:rPr>
        <w:t xml:space="preserve">    double norm() { return sqrt( sqr(x) + sqr(y) ); }</w:t>
      </w: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r w:rsidRPr="000665B4">
        <w:rPr>
          <w:rFonts w:ascii="宋体" w:eastAsia="宋体" w:hAnsi="宋体"/>
        </w:rPr>
        <w:t xml:space="preserve">    friend Point operator + ( const Point &amp;a , const Point &amp;b ) { return Point( a.x </w:t>
      </w:r>
      <w:r w:rsidRPr="000665B4">
        <w:rPr>
          <w:rFonts w:ascii="宋体" w:eastAsia="宋体" w:hAnsi="宋体"/>
        </w:rPr>
        <w:lastRenderedPageBreak/>
        <w:t>+ b.x , a.y + b.y ) ; }</w:t>
      </w:r>
    </w:p>
    <w:p w:rsidR="00457C16" w:rsidRPr="000665B4" w:rsidRDefault="00457C16" w:rsidP="00457C16">
      <w:pPr>
        <w:rPr>
          <w:rFonts w:ascii="宋体" w:eastAsia="宋体" w:hAnsi="宋体"/>
        </w:rPr>
      </w:pPr>
      <w:r w:rsidRPr="000665B4">
        <w:rPr>
          <w:rFonts w:ascii="宋体" w:eastAsia="宋体" w:hAnsi="宋体"/>
        </w:rPr>
        <w:t xml:space="preserve">    friend Point operator - ( const Point &amp;a , const Point &amp;b ) { return Point( a.x - b.x , a.y - b.y ) ; }</w:t>
      </w:r>
    </w:p>
    <w:p w:rsidR="00457C16" w:rsidRPr="000665B4" w:rsidRDefault="00457C16" w:rsidP="00457C16">
      <w:pPr>
        <w:rPr>
          <w:rFonts w:ascii="宋体" w:eastAsia="宋体" w:hAnsi="宋体"/>
        </w:rPr>
      </w:pPr>
      <w:r w:rsidRPr="000665B4">
        <w:rPr>
          <w:rFonts w:ascii="宋体" w:eastAsia="宋体" w:hAnsi="宋体"/>
        </w:rPr>
        <w:t xml:space="preserve">    friend Point operator * ( const Point &amp;a , const double &amp;b ) { return Point( a.x * b , a.y * b ) ; }</w:t>
      </w:r>
    </w:p>
    <w:p w:rsidR="00457C16" w:rsidRPr="000665B4" w:rsidRDefault="00457C16" w:rsidP="00457C16">
      <w:pPr>
        <w:rPr>
          <w:rFonts w:ascii="宋体" w:eastAsia="宋体" w:hAnsi="宋体"/>
        </w:rPr>
      </w:pPr>
      <w:r w:rsidRPr="000665B4">
        <w:rPr>
          <w:rFonts w:ascii="宋体" w:eastAsia="宋体" w:hAnsi="宋体"/>
        </w:rPr>
        <w:t xml:space="preserve">    friend Point operator * ( const double &amp;a , const Point &amp;b ) { return Point( b.x * a , b.y * a ) ; }</w:t>
      </w:r>
    </w:p>
    <w:p w:rsidR="00457C16" w:rsidRPr="000665B4" w:rsidRDefault="00457C16" w:rsidP="00457C16">
      <w:pPr>
        <w:rPr>
          <w:rFonts w:ascii="宋体" w:eastAsia="宋体" w:hAnsi="宋体"/>
        </w:rPr>
      </w:pPr>
      <w:r w:rsidRPr="000665B4">
        <w:rPr>
          <w:rFonts w:ascii="宋体" w:eastAsia="宋体" w:hAnsi="宋体"/>
        </w:rPr>
        <w:t xml:space="preserve">    friend Point operator / ( const Point &amp;a , const double &amp;b ) { return Point( a.x / b , a.y / b ) ; }</w:t>
      </w:r>
    </w:p>
    <w:p w:rsidR="00457C16" w:rsidRPr="000665B4" w:rsidRDefault="00457C16" w:rsidP="00457C16">
      <w:pPr>
        <w:rPr>
          <w:rFonts w:ascii="宋体" w:eastAsia="宋体" w:hAnsi="宋体"/>
        </w:rPr>
      </w:pPr>
      <w:r w:rsidRPr="000665B4">
        <w:rPr>
          <w:rFonts w:ascii="宋体" w:eastAsia="宋体" w:hAnsi="宋体"/>
        </w:rPr>
        <w:t xml:space="preserve">    friend bool operator == ( const Point &amp;a , const Point &amp;b ) { return sgn( a.x - b.x ) == 0 &amp;&amp; sgn( a.y - b.y ) == 0 ; }</w:t>
      </w: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r w:rsidRPr="000665B4">
        <w:rPr>
          <w:rFonts w:ascii="宋体" w:eastAsia="宋体" w:hAnsi="宋体"/>
        </w:rPr>
        <w:t xml:space="preserve">    bool operator &lt; ( const Point &amp;a )const{</w:t>
      </w:r>
    </w:p>
    <w:p w:rsidR="00457C16" w:rsidRPr="000665B4" w:rsidRDefault="00457C16" w:rsidP="00457C16">
      <w:pPr>
        <w:rPr>
          <w:rFonts w:ascii="宋体" w:eastAsia="宋体" w:hAnsi="宋体"/>
        </w:rPr>
      </w:pPr>
      <w:r w:rsidRPr="000665B4">
        <w:rPr>
          <w:rFonts w:ascii="宋体" w:eastAsia="宋体" w:hAnsi="宋体"/>
        </w:rPr>
        <w:t xml:space="preserve">        return ( sgn( x - a.x ) &lt; 0 ) || ( sgn( x - a.x ) == 0 &amp;&amp; sgn( y - a.y ) &lt; 0 ) ;</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r w:rsidRPr="000665B4">
        <w:rPr>
          <w:rFonts w:ascii="宋体" w:eastAsia="宋体" w:hAnsi="宋体"/>
        </w:rPr>
        <w:t>double dot( Point a , Point b ) { return a.x * b.x + a.y * b.y ; }</w:t>
      </w:r>
    </w:p>
    <w:p w:rsidR="00457C16" w:rsidRPr="000665B4" w:rsidRDefault="00457C16" w:rsidP="00457C16">
      <w:pPr>
        <w:rPr>
          <w:rFonts w:ascii="宋体" w:eastAsia="宋体" w:hAnsi="宋体"/>
        </w:rPr>
      </w:pPr>
      <w:r w:rsidRPr="000665B4">
        <w:rPr>
          <w:rFonts w:ascii="宋体" w:eastAsia="宋体" w:hAnsi="宋体"/>
        </w:rPr>
        <w:t>double det( Point a , Point b ) { return a.x * b.y - a.y * b.x ; }</w:t>
      </w:r>
    </w:p>
    <w:p w:rsidR="00457C16" w:rsidRPr="000665B4" w:rsidRDefault="00457C16" w:rsidP="00457C16">
      <w:pPr>
        <w:rPr>
          <w:rFonts w:ascii="宋体" w:eastAsia="宋体" w:hAnsi="宋体"/>
        </w:rPr>
      </w:pPr>
      <w:r w:rsidRPr="000665B4">
        <w:rPr>
          <w:rFonts w:ascii="宋体" w:eastAsia="宋体" w:hAnsi="宋体"/>
        </w:rPr>
        <w:t>double dist( Point a , Point b ) { return ( a - b ).norm() ; }</w:t>
      </w: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r w:rsidRPr="000665B4">
        <w:rPr>
          <w:rFonts w:ascii="宋体" w:eastAsia="宋体" w:hAnsi="宋体"/>
        </w:rPr>
        <w:t>int n ;</w:t>
      </w:r>
    </w:p>
    <w:p w:rsidR="00457C16" w:rsidRPr="000665B4" w:rsidRDefault="00457C16" w:rsidP="00457C16">
      <w:pPr>
        <w:rPr>
          <w:rFonts w:ascii="宋体" w:eastAsia="宋体" w:hAnsi="宋体"/>
        </w:rPr>
      </w:pPr>
      <w:r w:rsidRPr="000665B4">
        <w:rPr>
          <w:rFonts w:ascii="宋体" w:eastAsia="宋体" w:hAnsi="宋体"/>
        </w:rPr>
        <w:t>double k ;</w:t>
      </w:r>
    </w:p>
    <w:p w:rsidR="00457C16" w:rsidRPr="000665B4" w:rsidRDefault="00457C16" w:rsidP="00457C16">
      <w:pPr>
        <w:rPr>
          <w:rFonts w:ascii="宋体" w:eastAsia="宋体" w:hAnsi="宋体"/>
        </w:rPr>
      </w:pPr>
      <w:r w:rsidRPr="000665B4">
        <w:rPr>
          <w:rFonts w:ascii="宋体" w:eastAsia="宋体" w:hAnsi="宋体"/>
        </w:rPr>
        <w:t>Point A,B ;</w:t>
      </w:r>
    </w:p>
    <w:p w:rsidR="00457C16" w:rsidRPr="000665B4" w:rsidRDefault="00457C16" w:rsidP="00457C16">
      <w:pPr>
        <w:rPr>
          <w:rFonts w:ascii="宋体" w:eastAsia="宋体" w:hAnsi="宋体"/>
        </w:rPr>
      </w:pPr>
      <w:r w:rsidRPr="000665B4">
        <w:rPr>
          <w:rFonts w:ascii="宋体" w:eastAsia="宋体" w:hAnsi="宋体"/>
        </w:rPr>
        <w:t>Point p[505] ;</w:t>
      </w:r>
    </w:p>
    <w:p w:rsidR="00457C16" w:rsidRPr="000665B4" w:rsidRDefault="00457C16" w:rsidP="00457C16">
      <w:pPr>
        <w:rPr>
          <w:rFonts w:ascii="宋体" w:eastAsia="宋体" w:hAnsi="宋体"/>
        </w:rPr>
      </w:pPr>
      <w:r w:rsidRPr="000665B4">
        <w:rPr>
          <w:rFonts w:ascii="宋体" w:eastAsia="宋体" w:hAnsi="宋体"/>
        </w:rPr>
        <w:t>Point o ;</w:t>
      </w:r>
    </w:p>
    <w:p w:rsidR="00457C16" w:rsidRPr="000665B4" w:rsidRDefault="00457C16" w:rsidP="00457C16">
      <w:pPr>
        <w:rPr>
          <w:rFonts w:ascii="宋体" w:eastAsia="宋体" w:hAnsi="宋体"/>
        </w:rPr>
      </w:pPr>
      <w:r w:rsidRPr="000665B4">
        <w:rPr>
          <w:rFonts w:ascii="宋体" w:eastAsia="宋体" w:hAnsi="宋体"/>
        </w:rPr>
        <w:t>double r ;</w:t>
      </w: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r w:rsidRPr="000665B4">
        <w:rPr>
          <w:rFonts w:ascii="宋体" w:eastAsia="宋体" w:hAnsi="宋体"/>
        </w:rPr>
        <w:t>int CircleInterLine( Point a, Point b, Point o, double r, Point *p )</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r w:rsidRPr="000665B4">
        <w:rPr>
          <w:rFonts w:ascii="宋体" w:eastAsia="宋体" w:hAnsi="宋体"/>
        </w:rPr>
        <w:t xml:space="preserve">    Point p1 = a - o ;</w:t>
      </w:r>
    </w:p>
    <w:p w:rsidR="00457C16" w:rsidRPr="000665B4" w:rsidRDefault="00457C16" w:rsidP="00457C16">
      <w:pPr>
        <w:rPr>
          <w:rFonts w:ascii="宋体" w:eastAsia="宋体" w:hAnsi="宋体"/>
        </w:rPr>
      </w:pPr>
      <w:r w:rsidRPr="000665B4">
        <w:rPr>
          <w:rFonts w:ascii="宋体" w:eastAsia="宋体" w:hAnsi="宋体"/>
        </w:rPr>
        <w:t xml:space="preserve">    Point d = b - a ;</w:t>
      </w:r>
    </w:p>
    <w:p w:rsidR="00457C16" w:rsidRPr="000665B4" w:rsidRDefault="00457C16" w:rsidP="00457C16">
      <w:pPr>
        <w:rPr>
          <w:rFonts w:ascii="宋体" w:eastAsia="宋体" w:hAnsi="宋体"/>
        </w:rPr>
      </w:pPr>
      <w:r w:rsidRPr="000665B4">
        <w:rPr>
          <w:rFonts w:ascii="宋体" w:eastAsia="宋体" w:hAnsi="宋体"/>
        </w:rPr>
        <w:t xml:space="preserve">    double A = dot( d, d ) ;</w:t>
      </w:r>
    </w:p>
    <w:p w:rsidR="00457C16" w:rsidRPr="000665B4" w:rsidRDefault="00457C16" w:rsidP="00457C16">
      <w:pPr>
        <w:rPr>
          <w:rFonts w:ascii="宋体" w:eastAsia="宋体" w:hAnsi="宋体"/>
        </w:rPr>
      </w:pPr>
      <w:r w:rsidRPr="000665B4">
        <w:rPr>
          <w:rFonts w:ascii="宋体" w:eastAsia="宋体" w:hAnsi="宋体"/>
        </w:rPr>
        <w:t xml:space="preserve">    double B = 2 * dot( d, p1 ) ;</w:t>
      </w:r>
    </w:p>
    <w:p w:rsidR="00457C16" w:rsidRPr="000665B4" w:rsidRDefault="00457C16" w:rsidP="00457C16">
      <w:pPr>
        <w:rPr>
          <w:rFonts w:ascii="宋体" w:eastAsia="宋体" w:hAnsi="宋体"/>
        </w:rPr>
      </w:pPr>
      <w:r w:rsidRPr="000665B4">
        <w:rPr>
          <w:rFonts w:ascii="宋体" w:eastAsia="宋体" w:hAnsi="宋体"/>
        </w:rPr>
        <w:t xml:space="preserve">    double C = dot( p1, p1 ) - sqr(r) ;</w:t>
      </w: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r w:rsidRPr="000665B4">
        <w:rPr>
          <w:rFonts w:ascii="宋体" w:eastAsia="宋体" w:hAnsi="宋体"/>
        </w:rPr>
        <w:t xml:space="preserve">    double delta = sqr(B) - 4*A*C ;</w:t>
      </w:r>
    </w:p>
    <w:p w:rsidR="00457C16" w:rsidRPr="000665B4" w:rsidRDefault="00457C16" w:rsidP="00457C16">
      <w:pPr>
        <w:rPr>
          <w:rFonts w:ascii="宋体" w:eastAsia="宋体" w:hAnsi="宋体"/>
        </w:rPr>
      </w:pPr>
      <w:r w:rsidRPr="000665B4">
        <w:rPr>
          <w:rFonts w:ascii="宋体" w:eastAsia="宋体" w:hAnsi="宋体"/>
        </w:rPr>
        <w:t xml:space="preserve">    if ( sgn(delta) &lt; 0 ) return 0 ;//相离</w:t>
      </w:r>
    </w:p>
    <w:p w:rsidR="00457C16" w:rsidRPr="000665B4" w:rsidRDefault="00457C16" w:rsidP="00457C16">
      <w:pPr>
        <w:rPr>
          <w:rFonts w:ascii="宋体" w:eastAsia="宋体" w:hAnsi="宋体"/>
        </w:rPr>
      </w:pPr>
      <w:r w:rsidRPr="000665B4">
        <w:rPr>
          <w:rFonts w:ascii="宋体" w:eastAsia="宋体" w:hAnsi="宋体"/>
        </w:rPr>
        <w:t xml:space="preserve">    if ( sgn(delta) == 0 ) { //相切</w:t>
      </w:r>
    </w:p>
    <w:p w:rsidR="00457C16" w:rsidRPr="000665B4" w:rsidRDefault="00457C16" w:rsidP="00457C16">
      <w:pPr>
        <w:rPr>
          <w:rFonts w:ascii="宋体" w:eastAsia="宋体" w:hAnsi="宋体"/>
        </w:rPr>
      </w:pPr>
      <w:r w:rsidRPr="000665B4">
        <w:rPr>
          <w:rFonts w:ascii="宋体" w:eastAsia="宋体" w:hAnsi="宋体"/>
        </w:rPr>
        <w:t xml:space="preserve">        double t = -B / (2*A) ; // 0 &lt;= t &lt;= 1说明交点在线段上</w:t>
      </w:r>
    </w:p>
    <w:p w:rsidR="00457C16" w:rsidRPr="000665B4" w:rsidRDefault="00457C16" w:rsidP="00457C16">
      <w:pPr>
        <w:rPr>
          <w:rFonts w:ascii="宋体" w:eastAsia="宋体" w:hAnsi="宋体"/>
        </w:rPr>
      </w:pPr>
      <w:r w:rsidRPr="000665B4">
        <w:rPr>
          <w:rFonts w:ascii="宋体" w:eastAsia="宋体" w:hAnsi="宋体"/>
        </w:rPr>
        <w:t xml:space="preserve">        if ( sgn( t - 1 ) &lt;= 0 &amp;&amp; sgn( t ) &gt;= 0 ) {</w:t>
      </w:r>
    </w:p>
    <w:p w:rsidR="00457C16" w:rsidRPr="000665B4" w:rsidRDefault="00457C16" w:rsidP="00457C16">
      <w:pPr>
        <w:rPr>
          <w:rFonts w:ascii="宋体" w:eastAsia="宋体" w:hAnsi="宋体"/>
        </w:rPr>
      </w:pPr>
      <w:r w:rsidRPr="000665B4">
        <w:rPr>
          <w:rFonts w:ascii="宋体" w:eastAsia="宋体" w:hAnsi="宋体"/>
        </w:rPr>
        <w:t xml:space="preserve">            p[0] = a + t * d ;</w:t>
      </w:r>
    </w:p>
    <w:p w:rsidR="00457C16" w:rsidRPr="000665B4" w:rsidRDefault="00457C16" w:rsidP="00457C16">
      <w:pPr>
        <w:rPr>
          <w:rFonts w:ascii="宋体" w:eastAsia="宋体" w:hAnsi="宋体"/>
        </w:rPr>
      </w:pPr>
      <w:r w:rsidRPr="000665B4">
        <w:rPr>
          <w:rFonts w:ascii="宋体" w:eastAsia="宋体" w:hAnsi="宋体"/>
        </w:rPr>
        <w:t xml:space="preserve">            return 1 ;</w:t>
      </w:r>
    </w:p>
    <w:p w:rsidR="00457C16" w:rsidRPr="000665B4" w:rsidRDefault="00457C16" w:rsidP="00457C16">
      <w:pPr>
        <w:rPr>
          <w:rFonts w:ascii="宋体" w:eastAsia="宋体" w:hAnsi="宋体"/>
        </w:rPr>
      </w:pPr>
      <w:r w:rsidRPr="000665B4">
        <w:rPr>
          <w:rFonts w:ascii="宋体" w:eastAsia="宋体" w:hAnsi="宋体"/>
        </w:rPr>
        <w:lastRenderedPageBreak/>
        <w:t xml:space="preserve">        }</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 xml:space="preserve">    if ( sgn(delta) &gt; 0 ) { //相交</w:t>
      </w:r>
    </w:p>
    <w:p w:rsidR="00457C16" w:rsidRPr="000665B4" w:rsidRDefault="00457C16" w:rsidP="00457C16">
      <w:pPr>
        <w:rPr>
          <w:rFonts w:ascii="宋体" w:eastAsia="宋体" w:hAnsi="宋体"/>
        </w:rPr>
      </w:pPr>
      <w:r w:rsidRPr="000665B4">
        <w:rPr>
          <w:rFonts w:ascii="宋体" w:eastAsia="宋体" w:hAnsi="宋体"/>
        </w:rPr>
        <w:t xml:space="preserve">        double t1 = ( -B - sqrt(delta) ) / (2*A) ;</w:t>
      </w:r>
    </w:p>
    <w:p w:rsidR="00457C16" w:rsidRPr="000665B4" w:rsidRDefault="00457C16" w:rsidP="00457C16">
      <w:pPr>
        <w:rPr>
          <w:rFonts w:ascii="宋体" w:eastAsia="宋体" w:hAnsi="宋体"/>
        </w:rPr>
      </w:pPr>
      <w:r w:rsidRPr="000665B4">
        <w:rPr>
          <w:rFonts w:ascii="宋体" w:eastAsia="宋体" w:hAnsi="宋体"/>
        </w:rPr>
        <w:t xml:space="preserve">        double t2 = ( -B + sqrt(delta) ) / (2*A) ; //0 &lt;= t1, t2 &lt;= 1说明交点在线段上</w:t>
      </w:r>
    </w:p>
    <w:p w:rsidR="00457C16" w:rsidRPr="000665B4" w:rsidRDefault="00457C16" w:rsidP="00457C16">
      <w:pPr>
        <w:rPr>
          <w:rFonts w:ascii="宋体" w:eastAsia="宋体" w:hAnsi="宋体"/>
        </w:rPr>
      </w:pPr>
      <w:r w:rsidRPr="000665B4">
        <w:rPr>
          <w:rFonts w:ascii="宋体" w:eastAsia="宋体" w:hAnsi="宋体"/>
        </w:rPr>
        <w:t xml:space="preserve">        int k = 0 ;</w:t>
      </w:r>
    </w:p>
    <w:p w:rsidR="00457C16" w:rsidRPr="000665B4" w:rsidRDefault="00457C16" w:rsidP="00457C16">
      <w:pPr>
        <w:rPr>
          <w:rFonts w:ascii="宋体" w:eastAsia="宋体" w:hAnsi="宋体"/>
        </w:rPr>
      </w:pPr>
      <w:r w:rsidRPr="000665B4">
        <w:rPr>
          <w:rFonts w:ascii="宋体" w:eastAsia="宋体" w:hAnsi="宋体"/>
        </w:rPr>
        <w:t xml:space="preserve">        if ( sgn( t1 - 1 ) &lt;= 0 &amp;&amp; sgn( t1 ) &gt;= 0 )</w:t>
      </w:r>
    </w:p>
    <w:p w:rsidR="00457C16" w:rsidRPr="000665B4" w:rsidRDefault="00457C16" w:rsidP="00457C16">
      <w:pPr>
        <w:rPr>
          <w:rFonts w:ascii="宋体" w:eastAsia="宋体" w:hAnsi="宋体"/>
        </w:rPr>
      </w:pPr>
      <w:r w:rsidRPr="000665B4">
        <w:rPr>
          <w:rFonts w:ascii="宋体" w:eastAsia="宋体" w:hAnsi="宋体"/>
        </w:rPr>
        <w:t xml:space="preserve">            p[k++] = a + t1 * d ;</w:t>
      </w:r>
    </w:p>
    <w:p w:rsidR="00457C16" w:rsidRPr="000665B4" w:rsidRDefault="00457C16" w:rsidP="00457C16">
      <w:pPr>
        <w:rPr>
          <w:rFonts w:ascii="宋体" w:eastAsia="宋体" w:hAnsi="宋体"/>
        </w:rPr>
      </w:pPr>
      <w:r w:rsidRPr="000665B4">
        <w:rPr>
          <w:rFonts w:ascii="宋体" w:eastAsia="宋体" w:hAnsi="宋体"/>
        </w:rPr>
        <w:t xml:space="preserve">        if ( sgn( t2 - 1 ) &lt;= 0 &amp;&amp; sgn( t2 ) &gt;= 0 )</w:t>
      </w:r>
    </w:p>
    <w:p w:rsidR="00457C16" w:rsidRPr="000665B4" w:rsidRDefault="00457C16" w:rsidP="00457C16">
      <w:pPr>
        <w:rPr>
          <w:rFonts w:ascii="宋体" w:eastAsia="宋体" w:hAnsi="宋体"/>
        </w:rPr>
      </w:pPr>
      <w:r w:rsidRPr="000665B4">
        <w:rPr>
          <w:rFonts w:ascii="宋体" w:eastAsia="宋体" w:hAnsi="宋体"/>
        </w:rPr>
        <w:t xml:space="preserve">            p[k++] = a + t2 * d ;</w:t>
      </w:r>
    </w:p>
    <w:p w:rsidR="00457C16" w:rsidRPr="000665B4" w:rsidRDefault="00457C16" w:rsidP="00457C16">
      <w:pPr>
        <w:rPr>
          <w:rFonts w:ascii="宋体" w:eastAsia="宋体" w:hAnsi="宋体"/>
        </w:rPr>
      </w:pPr>
      <w:r w:rsidRPr="000665B4">
        <w:rPr>
          <w:rFonts w:ascii="宋体" w:eastAsia="宋体" w:hAnsi="宋体"/>
        </w:rPr>
        <w:t xml:space="preserve">        return k ;</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 xml:space="preserve">    return 0;</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r w:rsidRPr="000665B4">
        <w:rPr>
          <w:rFonts w:ascii="宋体" w:eastAsia="宋体" w:hAnsi="宋体"/>
        </w:rPr>
        <w:t>double Triangle_area( Point a, Point b )</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r w:rsidRPr="000665B4">
        <w:rPr>
          <w:rFonts w:ascii="宋体" w:eastAsia="宋体" w:hAnsi="宋体"/>
        </w:rPr>
        <w:t xml:space="preserve">    return fabs( det( a , b ) ) / 2.0  ;</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r w:rsidRPr="000665B4">
        <w:rPr>
          <w:rFonts w:ascii="宋体" w:eastAsia="宋体" w:hAnsi="宋体"/>
        </w:rPr>
        <w:t>double Sector_area( Point a, Point b )</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r w:rsidRPr="000665B4">
        <w:rPr>
          <w:rFonts w:ascii="宋体" w:eastAsia="宋体" w:hAnsi="宋体"/>
        </w:rPr>
        <w:t xml:space="preserve">    double ang = atan2( a.y , a.x ) - atan2( b.y, b.x  ) ;</w:t>
      </w:r>
    </w:p>
    <w:p w:rsidR="00457C16" w:rsidRPr="000665B4" w:rsidRDefault="00457C16" w:rsidP="00457C16">
      <w:pPr>
        <w:rPr>
          <w:rFonts w:ascii="宋体" w:eastAsia="宋体" w:hAnsi="宋体"/>
        </w:rPr>
      </w:pPr>
      <w:r w:rsidRPr="000665B4">
        <w:rPr>
          <w:rFonts w:ascii="宋体" w:eastAsia="宋体" w:hAnsi="宋体"/>
        </w:rPr>
        <w:t xml:space="preserve">    while ( ang &lt;= 0 ) ang += 2 * PI ;</w:t>
      </w:r>
    </w:p>
    <w:p w:rsidR="00457C16" w:rsidRPr="000665B4" w:rsidRDefault="00457C16" w:rsidP="00457C16">
      <w:pPr>
        <w:rPr>
          <w:rFonts w:ascii="宋体" w:eastAsia="宋体" w:hAnsi="宋体"/>
        </w:rPr>
      </w:pPr>
      <w:r w:rsidRPr="000665B4">
        <w:rPr>
          <w:rFonts w:ascii="宋体" w:eastAsia="宋体" w:hAnsi="宋体"/>
        </w:rPr>
        <w:t xml:space="preserve">    while ( ang &gt; 2 * PI ) ang -= 2 * PI ;</w:t>
      </w:r>
    </w:p>
    <w:p w:rsidR="00457C16" w:rsidRPr="000665B4" w:rsidRDefault="00457C16" w:rsidP="00457C16">
      <w:pPr>
        <w:rPr>
          <w:rFonts w:ascii="宋体" w:eastAsia="宋体" w:hAnsi="宋体"/>
        </w:rPr>
      </w:pPr>
      <w:r w:rsidRPr="000665B4">
        <w:rPr>
          <w:rFonts w:ascii="宋体" w:eastAsia="宋体" w:hAnsi="宋体"/>
        </w:rPr>
        <w:t xml:space="preserve">    ang = min( ang, 2*PI - ang ) ;</w:t>
      </w:r>
    </w:p>
    <w:p w:rsidR="00457C16" w:rsidRPr="000665B4" w:rsidRDefault="00457C16" w:rsidP="00457C16">
      <w:pPr>
        <w:rPr>
          <w:rFonts w:ascii="宋体" w:eastAsia="宋体" w:hAnsi="宋体"/>
        </w:rPr>
      </w:pPr>
      <w:r w:rsidRPr="000665B4">
        <w:rPr>
          <w:rFonts w:ascii="宋体" w:eastAsia="宋体" w:hAnsi="宋体"/>
        </w:rPr>
        <w:t xml:space="preserve">    return sqr(r) * ang/2 ;</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r w:rsidRPr="000665B4">
        <w:rPr>
          <w:rFonts w:ascii="宋体" w:eastAsia="宋体" w:hAnsi="宋体"/>
        </w:rPr>
        <w:t>double calc( Point a , Point b , double r )</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r w:rsidRPr="000665B4">
        <w:rPr>
          <w:rFonts w:ascii="宋体" w:eastAsia="宋体" w:hAnsi="宋体"/>
        </w:rPr>
        <w:t xml:space="preserve">    Point pi[2] ;</w:t>
      </w:r>
    </w:p>
    <w:p w:rsidR="00457C16" w:rsidRPr="000665B4" w:rsidRDefault="00457C16" w:rsidP="00457C16">
      <w:pPr>
        <w:rPr>
          <w:rFonts w:ascii="宋体" w:eastAsia="宋体" w:hAnsi="宋体"/>
        </w:rPr>
      </w:pPr>
      <w:r w:rsidRPr="000665B4">
        <w:rPr>
          <w:rFonts w:ascii="宋体" w:eastAsia="宋体" w:hAnsi="宋体"/>
        </w:rPr>
        <w:t xml:space="preserve">    if ( sgn( a.norm() - r ) &lt; 0 ) {</w:t>
      </w:r>
    </w:p>
    <w:p w:rsidR="00457C16" w:rsidRPr="000665B4" w:rsidRDefault="00457C16" w:rsidP="00457C16">
      <w:pPr>
        <w:rPr>
          <w:rFonts w:ascii="宋体" w:eastAsia="宋体" w:hAnsi="宋体"/>
        </w:rPr>
      </w:pPr>
      <w:r w:rsidRPr="000665B4">
        <w:rPr>
          <w:rFonts w:ascii="宋体" w:eastAsia="宋体" w:hAnsi="宋体"/>
        </w:rPr>
        <w:t xml:space="preserve">        if ( sgn( b.norm() - r ) &lt; 0 ) {</w:t>
      </w:r>
    </w:p>
    <w:p w:rsidR="00457C16" w:rsidRPr="000665B4" w:rsidRDefault="00457C16" w:rsidP="00457C16">
      <w:pPr>
        <w:rPr>
          <w:rFonts w:ascii="宋体" w:eastAsia="宋体" w:hAnsi="宋体"/>
        </w:rPr>
      </w:pPr>
      <w:r w:rsidRPr="000665B4">
        <w:rPr>
          <w:rFonts w:ascii="宋体" w:eastAsia="宋体" w:hAnsi="宋体"/>
        </w:rPr>
        <w:t xml:space="preserve">            return Triangle_area( a, b ) ;</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 xml:space="preserve">        else {</w:t>
      </w:r>
    </w:p>
    <w:p w:rsidR="00457C16" w:rsidRPr="000665B4" w:rsidRDefault="00457C16" w:rsidP="00457C16">
      <w:pPr>
        <w:rPr>
          <w:rFonts w:ascii="宋体" w:eastAsia="宋体" w:hAnsi="宋体"/>
        </w:rPr>
      </w:pPr>
      <w:r w:rsidRPr="000665B4">
        <w:rPr>
          <w:rFonts w:ascii="宋体" w:eastAsia="宋体" w:hAnsi="宋体"/>
        </w:rPr>
        <w:t xml:space="preserve">            CircleInterLine( a, b, Point(0,0), r, pi) ;</w:t>
      </w:r>
    </w:p>
    <w:p w:rsidR="00457C16" w:rsidRPr="000665B4" w:rsidRDefault="00457C16" w:rsidP="00457C16">
      <w:pPr>
        <w:rPr>
          <w:rFonts w:ascii="宋体" w:eastAsia="宋体" w:hAnsi="宋体"/>
        </w:rPr>
      </w:pPr>
      <w:r w:rsidRPr="000665B4">
        <w:rPr>
          <w:rFonts w:ascii="宋体" w:eastAsia="宋体" w:hAnsi="宋体"/>
        </w:rPr>
        <w:t xml:space="preserve">            return Sector_area( b, pi[0] ) + Triangle_area( a, pi[0] ) ;</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 xml:space="preserve">    else {</w:t>
      </w:r>
    </w:p>
    <w:p w:rsidR="00457C16" w:rsidRPr="000665B4" w:rsidRDefault="00457C16" w:rsidP="00457C16">
      <w:pPr>
        <w:rPr>
          <w:rFonts w:ascii="宋体" w:eastAsia="宋体" w:hAnsi="宋体"/>
        </w:rPr>
      </w:pPr>
      <w:r w:rsidRPr="000665B4">
        <w:rPr>
          <w:rFonts w:ascii="宋体" w:eastAsia="宋体" w:hAnsi="宋体"/>
        </w:rPr>
        <w:t xml:space="preserve">        int cnt = CircleInterLine( a, b, Point(0,0), r, pi ) ;</w:t>
      </w:r>
    </w:p>
    <w:p w:rsidR="00457C16" w:rsidRPr="000665B4" w:rsidRDefault="00457C16" w:rsidP="00457C16">
      <w:pPr>
        <w:rPr>
          <w:rFonts w:ascii="宋体" w:eastAsia="宋体" w:hAnsi="宋体"/>
        </w:rPr>
      </w:pPr>
      <w:r w:rsidRPr="000665B4">
        <w:rPr>
          <w:rFonts w:ascii="宋体" w:eastAsia="宋体" w:hAnsi="宋体"/>
        </w:rPr>
        <w:t xml:space="preserve">        if ( sgn( b.norm() - r ) &lt; 0 ) {</w:t>
      </w:r>
    </w:p>
    <w:p w:rsidR="00457C16" w:rsidRPr="000665B4" w:rsidRDefault="00457C16" w:rsidP="00457C16">
      <w:pPr>
        <w:rPr>
          <w:rFonts w:ascii="宋体" w:eastAsia="宋体" w:hAnsi="宋体"/>
        </w:rPr>
      </w:pPr>
      <w:r w:rsidRPr="000665B4">
        <w:rPr>
          <w:rFonts w:ascii="宋体" w:eastAsia="宋体" w:hAnsi="宋体"/>
        </w:rPr>
        <w:t xml:space="preserve">            return Sector_area( a, pi[0] ) + Triangle_area( b, pi[0] ) ;</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lastRenderedPageBreak/>
        <w:t xml:space="preserve">        else {</w:t>
      </w:r>
    </w:p>
    <w:p w:rsidR="00457C16" w:rsidRPr="000665B4" w:rsidRDefault="00457C16" w:rsidP="00457C16">
      <w:pPr>
        <w:rPr>
          <w:rFonts w:ascii="宋体" w:eastAsia="宋体" w:hAnsi="宋体"/>
        </w:rPr>
      </w:pPr>
      <w:r w:rsidRPr="000665B4">
        <w:rPr>
          <w:rFonts w:ascii="宋体" w:eastAsia="宋体" w:hAnsi="宋体"/>
        </w:rPr>
        <w:t xml:space="preserve">            if ( cnt == 2 )</w:t>
      </w:r>
    </w:p>
    <w:p w:rsidR="00457C16" w:rsidRPr="000665B4" w:rsidRDefault="00457C16" w:rsidP="00457C16">
      <w:pPr>
        <w:rPr>
          <w:rFonts w:ascii="宋体" w:eastAsia="宋体" w:hAnsi="宋体"/>
        </w:rPr>
      </w:pPr>
      <w:r w:rsidRPr="000665B4">
        <w:rPr>
          <w:rFonts w:ascii="宋体" w:eastAsia="宋体" w:hAnsi="宋体"/>
        </w:rPr>
        <w:t xml:space="preserve">                return Sector_area( a, pi[0] ) + Sector_area( b, pi[1] ) + Triangle_area( pi[0], pi[1] ) ;</w:t>
      </w:r>
    </w:p>
    <w:p w:rsidR="00457C16" w:rsidRPr="000665B4" w:rsidRDefault="00457C16" w:rsidP="00457C16">
      <w:pPr>
        <w:rPr>
          <w:rFonts w:ascii="宋体" w:eastAsia="宋体" w:hAnsi="宋体"/>
        </w:rPr>
      </w:pPr>
      <w:r w:rsidRPr="000665B4">
        <w:rPr>
          <w:rFonts w:ascii="宋体" w:eastAsia="宋体" w:hAnsi="宋体"/>
        </w:rPr>
        <w:t xml:space="preserve">            else</w:t>
      </w:r>
    </w:p>
    <w:p w:rsidR="00457C16" w:rsidRPr="000665B4" w:rsidRDefault="00457C16" w:rsidP="00457C16">
      <w:pPr>
        <w:rPr>
          <w:rFonts w:ascii="宋体" w:eastAsia="宋体" w:hAnsi="宋体"/>
        </w:rPr>
      </w:pPr>
      <w:r w:rsidRPr="000665B4">
        <w:rPr>
          <w:rFonts w:ascii="宋体" w:eastAsia="宋体" w:hAnsi="宋体"/>
        </w:rPr>
        <w:t xml:space="preserve">                return Sector_area( a, b ) ;</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r w:rsidRPr="000665B4">
        <w:rPr>
          <w:rFonts w:ascii="宋体" w:eastAsia="宋体" w:hAnsi="宋体"/>
        </w:rPr>
        <w:t>double area_CircleAndPolygon( Point *p , int n , Point o , double r )</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r w:rsidRPr="000665B4">
        <w:rPr>
          <w:rFonts w:ascii="宋体" w:eastAsia="宋体" w:hAnsi="宋体"/>
        </w:rPr>
        <w:t xml:space="preserve">    double res = 0 ;</w:t>
      </w:r>
    </w:p>
    <w:p w:rsidR="00457C16" w:rsidRPr="000665B4" w:rsidRDefault="00457C16" w:rsidP="00457C16">
      <w:pPr>
        <w:rPr>
          <w:rFonts w:ascii="宋体" w:eastAsia="宋体" w:hAnsi="宋体"/>
        </w:rPr>
      </w:pPr>
      <w:r w:rsidRPr="000665B4">
        <w:rPr>
          <w:rFonts w:ascii="宋体" w:eastAsia="宋体" w:hAnsi="宋体"/>
        </w:rPr>
        <w:t xml:space="preserve">    p[n] = p[0] ;</w:t>
      </w:r>
    </w:p>
    <w:p w:rsidR="00457C16" w:rsidRPr="000665B4" w:rsidRDefault="00457C16" w:rsidP="00457C16">
      <w:pPr>
        <w:rPr>
          <w:rFonts w:ascii="宋体" w:eastAsia="宋体" w:hAnsi="宋体"/>
        </w:rPr>
      </w:pPr>
      <w:r w:rsidRPr="000665B4">
        <w:rPr>
          <w:rFonts w:ascii="宋体" w:eastAsia="宋体" w:hAnsi="宋体"/>
        </w:rPr>
        <w:t xml:space="preserve">    for ( int i = 0 ; i &lt; n ; i++ ) {</w:t>
      </w:r>
    </w:p>
    <w:p w:rsidR="00457C16" w:rsidRPr="000665B4" w:rsidRDefault="00457C16" w:rsidP="00457C16">
      <w:pPr>
        <w:rPr>
          <w:rFonts w:ascii="宋体" w:eastAsia="宋体" w:hAnsi="宋体"/>
        </w:rPr>
      </w:pPr>
      <w:r w:rsidRPr="000665B4">
        <w:rPr>
          <w:rFonts w:ascii="宋体" w:eastAsia="宋体" w:hAnsi="宋体"/>
        </w:rPr>
        <w:t xml:space="preserve">        int tmp = sgn( det( p[i] - o , p[i+1] - o ) ) ;</w:t>
      </w:r>
    </w:p>
    <w:p w:rsidR="00457C16" w:rsidRPr="000665B4" w:rsidRDefault="00457C16" w:rsidP="00457C16">
      <w:pPr>
        <w:rPr>
          <w:rFonts w:ascii="宋体" w:eastAsia="宋体" w:hAnsi="宋体"/>
        </w:rPr>
      </w:pPr>
      <w:r w:rsidRPr="000665B4">
        <w:rPr>
          <w:rFonts w:ascii="宋体" w:eastAsia="宋体" w:hAnsi="宋体"/>
        </w:rPr>
        <w:t xml:space="preserve">        if ( tmp )</w:t>
      </w:r>
    </w:p>
    <w:p w:rsidR="00457C16" w:rsidRPr="000665B4" w:rsidRDefault="00457C16" w:rsidP="00457C16">
      <w:pPr>
        <w:rPr>
          <w:rFonts w:ascii="宋体" w:eastAsia="宋体" w:hAnsi="宋体"/>
        </w:rPr>
      </w:pPr>
      <w:r w:rsidRPr="000665B4">
        <w:rPr>
          <w:rFonts w:ascii="宋体" w:eastAsia="宋体" w:hAnsi="宋体"/>
        </w:rPr>
        <w:t xml:space="preserve">            res += tmp * calc( p[i] - o , p[i+1] - o , r ) ;</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 xml:space="preserve">    return fabs( res ) ;</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r w:rsidRPr="000665B4">
        <w:rPr>
          <w:rFonts w:ascii="宋体" w:eastAsia="宋体" w:hAnsi="宋体"/>
        </w:rPr>
        <w:t>double area_polygon(int n,Point* p){</w:t>
      </w:r>
    </w:p>
    <w:p w:rsidR="00457C16" w:rsidRPr="000665B4" w:rsidRDefault="00457C16" w:rsidP="00457C16">
      <w:pPr>
        <w:rPr>
          <w:rFonts w:ascii="宋体" w:eastAsia="宋体" w:hAnsi="宋体"/>
        </w:rPr>
      </w:pPr>
      <w:r w:rsidRPr="000665B4">
        <w:rPr>
          <w:rFonts w:ascii="宋体" w:eastAsia="宋体" w:hAnsi="宋体"/>
        </w:rPr>
        <w:t xml:space="preserve">       double s1=0,s2=0;</w:t>
      </w:r>
    </w:p>
    <w:p w:rsidR="00457C16" w:rsidRPr="000665B4" w:rsidRDefault="00457C16" w:rsidP="00457C16">
      <w:pPr>
        <w:rPr>
          <w:rFonts w:ascii="宋体" w:eastAsia="宋体" w:hAnsi="宋体"/>
        </w:rPr>
      </w:pPr>
      <w:r w:rsidRPr="000665B4">
        <w:rPr>
          <w:rFonts w:ascii="宋体" w:eastAsia="宋体" w:hAnsi="宋体"/>
        </w:rPr>
        <w:t xml:space="preserve">       int i;</w:t>
      </w:r>
    </w:p>
    <w:p w:rsidR="00457C16" w:rsidRPr="000665B4" w:rsidRDefault="00457C16" w:rsidP="00457C16">
      <w:pPr>
        <w:rPr>
          <w:rFonts w:ascii="宋体" w:eastAsia="宋体" w:hAnsi="宋体"/>
        </w:rPr>
      </w:pPr>
      <w:r w:rsidRPr="000665B4">
        <w:rPr>
          <w:rFonts w:ascii="宋体" w:eastAsia="宋体" w:hAnsi="宋体"/>
        </w:rPr>
        <w:t xml:space="preserve">       for (i=0;i&lt;n;i++)</w:t>
      </w:r>
    </w:p>
    <w:p w:rsidR="00457C16" w:rsidRPr="000665B4" w:rsidRDefault="00457C16" w:rsidP="00457C16">
      <w:pPr>
        <w:rPr>
          <w:rFonts w:ascii="宋体" w:eastAsia="宋体" w:hAnsi="宋体"/>
        </w:rPr>
      </w:pPr>
      <w:r w:rsidRPr="000665B4">
        <w:rPr>
          <w:rFonts w:ascii="宋体" w:eastAsia="宋体" w:hAnsi="宋体"/>
        </w:rPr>
        <w:t xml:space="preserve">              s1+=p[(i+1)%n].y*p[i].x,s2+=p[(i+1)%n].y*p[(i+2)%n].x;</w:t>
      </w:r>
    </w:p>
    <w:p w:rsidR="00457C16" w:rsidRPr="000665B4" w:rsidRDefault="00457C16" w:rsidP="00457C16">
      <w:pPr>
        <w:rPr>
          <w:rFonts w:ascii="宋体" w:eastAsia="宋体" w:hAnsi="宋体"/>
        </w:rPr>
      </w:pPr>
      <w:r w:rsidRPr="000665B4">
        <w:rPr>
          <w:rFonts w:ascii="宋体" w:eastAsia="宋体" w:hAnsi="宋体"/>
        </w:rPr>
        <w:t xml:space="preserve">       return fabs(s1-s2)/2;</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p>
    <w:p w:rsidR="00457C16" w:rsidRPr="000665B4" w:rsidRDefault="00457C16" w:rsidP="00457C16">
      <w:pPr>
        <w:rPr>
          <w:rFonts w:ascii="宋体" w:eastAsia="宋体" w:hAnsi="宋体"/>
        </w:rPr>
      </w:pPr>
      <w:r w:rsidRPr="000665B4">
        <w:rPr>
          <w:rFonts w:ascii="宋体" w:eastAsia="宋体" w:hAnsi="宋体"/>
        </w:rPr>
        <w:t>int main()</w:t>
      </w:r>
    </w:p>
    <w:p w:rsidR="00457C16" w:rsidRPr="000665B4" w:rsidRDefault="00457C16" w:rsidP="00457C16">
      <w:pPr>
        <w:rPr>
          <w:rFonts w:ascii="宋体" w:eastAsia="宋体" w:hAnsi="宋体"/>
        </w:rPr>
      </w:pPr>
      <w:r w:rsidRPr="000665B4">
        <w:rPr>
          <w:rFonts w:ascii="宋体" w:eastAsia="宋体" w:hAnsi="宋体"/>
        </w:rPr>
        <w:t>{</w:t>
      </w:r>
    </w:p>
    <w:p w:rsidR="00457C16" w:rsidRPr="000665B4" w:rsidRDefault="00457C16" w:rsidP="00457C16">
      <w:pPr>
        <w:rPr>
          <w:rFonts w:ascii="宋体" w:eastAsia="宋体" w:hAnsi="宋体"/>
        </w:rPr>
      </w:pPr>
      <w:r w:rsidRPr="000665B4">
        <w:rPr>
          <w:rFonts w:ascii="宋体" w:eastAsia="宋体" w:hAnsi="宋体"/>
        </w:rPr>
        <w:t xml:space="preserve">    cin&gt;&gt;n;</w:t>
      </w:r>
    </w:p>
    <w:p w:rsidR="00457C16" w:rsidRPr="000665B4" w:rsidRDefault="00457C16" w:rsidP="00457C16">
      <w:pPr>
        <w:rPr>
          <w:rFonts w:ascii="宋体" w:eastAsia="宋体" w:hAnsi="宋体"/>
        </w:rPr>
      </w:pPr>
      <w:r w:rsidRPr="000665B4">
        <w:rPr>
          <w:rFonts w:ascii="宋体" w:eastAsia="宋体" w:hAnsi="宋体"/>
        </w:rPr>
        <w:t xml:space="preserve">    for (int i=0;i&lt;n;i++) p[i].input();</w:t>
      </w:r>
    </w:p>
    <w:p w:rsidR="00457C16" w:rsidRPr="000665B4" w:rsidRDefault="00457C16" w:rsidP="00457C16">
      <w:pPr>
        <w:rPr>
          <w:rFonts w:ascii="宋体" w:eastAsia="宋体" w:hAnsi="宋体"/>
        </w:rPr>
      </w:pPr>
      <w:r w:rsidRPr="000665B4">
        <w:rPr>
          <w:rFonts w:ascii="宋体" w:eastAsia="宋体" w:hAnsi="宋体"/>
        </w:rPr>
        <w:t xml:space="preserve">    int m;</w:t>
      </w:r>
    </w:p>
    <w:p w:rsidR="00457C16" w:rsidRPr="000665B4" w:rsidRDefault="00457C16" w:rsidP="00457C16">
      <w:pPr>
        <w:rPr>
          <w:rFonts w:ascii="宋体" w:eastAsia="宋体" w:hAnsi="宋体"/>
        </w:rPr>
      </w:pPr>
      <w:r w:rsidRPr="000665B4">
        <w:rPr>
          <w:rFonts w:ascii="宋体" w:eastAsia="宋体" w:hAnsi="宋体"/>
        </w:rPr>
        <w:t xml:space="preserve">    cin&gt;&gt;m;</w:t>
      </w:r>
    </w:p>
    <w:p w:rsidR="00457C16" w:rsidRPr="000665B4" w:rsidRDefault="00457C16" w:rsidP="00457C16">
      <w:pPr>
        <w:rPr>
          <w:rFonts w:ascii="宋体" w:eastAsia="宋体" w:hAnsi="宋体"/>
        </w:rPr>
      </w:pPr>
      <w:r w:rsidRPr="000665B4">
        <w:rPr>
          <w:rFonts w:ascii="宋体" w:eastAsia="宋体" w:hAnsi="宋体"/>
        </w:rPr>
        <w:t xml:space="preserve">    while(m--){</w:t>
      </w:r>
    </w:p>
    <w:p w:rsidR="00457C16" w:rsidRPr="000665B4" w:rsidRDefault="00457C16" w:rsidP="00457C16">
      <w:pPr>
        <w:rPr>
          <w:rFonts w:ascii="宋体" w:eastAsia="宋体" w:hAnsi="宋体"/>
        </w:rPr>
      </w:pPr>
      <w:r w:rsidRPr="000665B4">
        <w:rPr>
          <w:rFonts w:ascii="宋体" w:eastAsia="宋体" w:hAnsi="宋体"/>
        </w:rPr>
        <w:t xml:space="preserve">        o.input();</w:t>
      </w:r>
    </w:p>
    <w:p w:rsidR="00457C16" w:rsidRPr="000665B4" w:rsidRDefault="00457C16" w:rsidP="00457C16">
      <w:pPr>
        <w:rPr>
          <w:rFonts w:ascii="宋体" w:eastAsia="宋体" w:hAnsi="宋体"/>
        </w:rPr>
      </w:pPr>
      <w:r w:rsidRPr="000665B4">
        <w:rPr>
          <w:rFonts w:ascii="宋体" w:eastAsia="宋体" w:hAnsi="宋体"/>
        </w:rPr>
        <w:t xml:space="preserve">        //cout&lt;&lt;area_CircleAndPolygon(p,n,o,0.7324)&lt;&lt;endl;</w:t>
      </w:r>
    </w:p>
    <w:p w:rsidR="00457C16" w:rsidRPr="000665B4" w:rsidRDefault="00457C16" w:rsidP="00457C16">
      <w:pPr>
        <w:rPr>
          <w:rFonts w:ascii="宋体" w:eastAsia="宋体" w:hAnsi="宋体"/>
        </w:rPr>
      </w:pPr>
      <w:r w:rsidRPr="000665B4">
        <w:rPr>
          <w:rFonts w:ascii="宋体" w:eastAsia="宋体" w:hAnsi="宋体"/>
        </w:rPr>
        <w:t xml:space="preserve">        double pp,qq;</w:t>
      </w:r>
    </w:p>
    <w:p w:rsidR="00457C16" w:rsidRPr="000665B4" w:rsidRDefault="00457C16" w:rsidP="00457C16">
      <w:pPr>
        <w:rPr>
          <w:rFonts w:ascii="宋体" w:eastAsia="宋体" w:hAnsi="宋体"/>
        </w:rPr>
      </w:pPr>
      <w:r w:rsidRPr="000665B4">
        <w:rPr>
          <w:rFonts w:ascii="宋体" w:eastAsia="宋体" w:hAnsi="宋体"/>
        </w:rPr>
        <w:t xml:space="preserve">        scanf("%lf%lf",&amp;pp,&amp;qq);</w:t>
      </w:r>
    </w:p>
    <w:p w:rsidR="00457C16" w:rsidRPr="000665B4" w:rsidRDefault="00457C16" w:rsidP="00457C16">
      <w:pPr>
        <w:rPr>
          <w:rFonts w:ascii="宋体" w:eastAsia="宋体" w:hAnsi="宋体"/>
        </w:rPr>
      </w:pPr>
      <w:r w:rsidRPr="000665B4">
        <w:rPr>
          <w:rFonts w:ascii="宋体" w:eastAsia="宋体" w:hAnsi="宋体"/>
        </w:rPr>
        <w:t xml:space="preserve">        double targets=area_polygon(n,p)*(1-pp/qq);</w:t>
      </w:r>
    </w:p>
    <w:p w:rsidR="00457C16" w:rsidRPr="000665B4" w:rsidRDefault="00457C16" w:rsidP="00457C16">
      <w:pPr>
        <w:rPr>
          <w:rFonts w:ascii="宋体" w:eastAsia="宋体" w:hAnsi="宋体"/>
        </w:rPr>
      </w:pPr>
      <w:r w:rsidRPr="000665B4">
        <w:rPr>
          <w:rFonts w:ascii="宋体" w:eastAsia="宋体" w:hAnsi="宋体"/>
        </w:rPr>
        <w:t xml:space="preserve">        //cout&lt;&lt;targets&lt;&lt;endl;</w:t>
      </w:r>
    </w:p>
    <w:p w:rsidR="00457C16" w:rsidRPr="000665B4" w:rsidRDefault="00457C16" w:rsidP="00457C16">
      <w:pPr>
        <w:rPr>
          <w:rFonts w:ascii="宋体" w:eastAsia="宋体" w:hAnsi="宋体"/>
        </w:rPr>
      </w:pPr>
      <w:r w:rsidRPr="000665B4">
        <w:rPr>
          <w:rFonts w:ascii="宋体" w:eastAsia="宋体" w:hAnsi="宋体"/>
        </w:rPr>
        <w:t xml:space="preserve">        double rmin=0,rmax=3000,small=1e-12;</w:t>
      </w:r>
    </w:p>
    <w:p w:rsidR="00457C16" w:rsidRPr="000665B4" w:rsidRDefault="00457C16" w:rsidP="00457C16">
      <w:pPr>
        <w:rPr>
          <w:rFonts w:ascii="宋体" w:eastAsia="宋体" w:hAnsi="宋体"/>
        </w:rPr>
      </w:pPr>
      <w:r w:rsidRPr="000665B4">
        <w:rPr>
          <w:rFonts w:ascii="宋体" w:eastAsia="宋体" w:hAnsi="宋体"/>
        </w:rPr>
        <w:lastRenderedPageBreak/>
        <w:t xml:space="preserve">        r=(rmin+rmax)/2.0;</w:t>
      </w:r>
    </w:p>
    <w:p w:rsidR="00457C16" w:rsidRPr="000665B4" w:rsidRDefault="00457C16" w:rsidP="00457C16">
      <w:pPr>
        <w:rPr>
          <w:rFonts w:ascii="宋体" w:eastAsia="宋体" w:hAnsi="宋体"/>
        </w:rPr>
      </w:pPr>
      <w:r w:rsidRPr="000665B4">
        <w:rPr>
          <w:rFonts w:ascii="宋体" w:eastAsia="宋体" w:hAnsi="宋体"/>
        </w:rPr>
        <w:t xml:space="preserve">        while(sgn(rmin-rmax)&lt;=0){</w:t>
      </w:r>
    </w:p>
    <w:p w:rsidR="00457C16" w:rsidRPr="000665B4" w:rsidRDefault="00457C16" w:rsidP="00457C16">
      <w:pPr>
        <w:rPr>
          <w:rFonts w:ascii="宋体" w:eastAsia="宋体" w:hAnsi="宋体"/>
        </w:rPr>
      </w:pPr>
      <w:r w:rsidRPr="000665B4">
        <w:rPr>
          <w:rFonts w:ascii="宋体" w:eastAsia="宋体" w:hAnsi="宋体"/>
        </w:rPr>
        <w:t xml:space="preserve">            double nows=area_CircleAndPolygon(p,n,o,r);</w:t>
      </w:r>
    </w:p>
    <w:p w:rsidR="00457C16" w:rsidRPr="000665B4" w:rsidRDefault="00457C16" w:rsidP="00457C16">
      <w:pPr>
        <w:rPr>
          <w:rFonts w:ascii="宋体" w:eastAsia="宋体" w:hAnsi="宋体"/>
        </w:rPr>
      </w:pPr>
      <w:r w:rsidRPr="000665B4">
        <w:rPr>
          <w:rFonts w:ascii="宋体" w:eastAsia="宋体" w:hAnsi="宋体"/>
        </w:rPr>
        <w:t xml:space="preserve">            if(sgn(nows-targets)&lt;0){</w:t>
      </w:r>
    </w:p>
    <w:p w:rsidR="00457C16" w:rsidRPr="000665B4" w:rsidRDefault="00457C16" w:rsidP="00457C16">
      <w:pPr>
        <w:rPr>
          <w:rFonts w:ascii="宋体" w:eastAsia="宋体" w:hAnsi="宋体"/>
        </w:rPr>
      </w:pPr>
      <w:r w:rsidRPr="000665B4">
        <w:rPr>
          <w:rFonts w:ascii="宋体" w:eastAsia="宋体" w:hAnsi="宋体"/>
        </w:rPr>
        <w:t xml:space="preserve">                rmin=r+small;</w:t>
      </w:r>
    </w:p>
    <w:p w:rsidR="00457C16" w:rsidRPr="000665B4" w:rsidRDefault="00457C16" w:rsidP="00457C16">
      <w:pPr>
        <w:rPr>
          <w:rFonts w:ascii="宋体" w:eastAsia="宋体" w:hAnsi="宋体"/>
        </w:rPr>
      </w:pPr>
      <w:r w:rsidRPr="000665B4">
        <w:rPr>
          <w:rFonts w:ascii="宋体" w:eastAsia="宋体" w:hAnsi="宋体"/>
        </w:rPr>
        <w:t xml:space="preserve">                r=(rmin+rmax)/2.0;</w:t>
      </w:r>
    </w:p>
    <w:p w:rsidR="00457C16" w:rsidRPr="000665B4" w:rsidRDefault="00457C16" w:rsidP="00457C16">
      <w:pPr>
        <w:rPr>
          <w:rFonts w:ascii="宋体" w:eastAsia="宋体" w:hAnsi="宋体"/>
        </w:rPr>
      </w:pPr>
      <w:r w:rsidRPr="000665B4">
        <w:rPr>
          <w:rFonts w:ascii="宋体" w:eastAsia="宋体" w:hAnsi="宋体"/>
        </w:rPr>
        <w:t xml:space="preserve">            }else if(sgn(nows-targets)&gt;0){</w:t>
      </w:r>
    </w:p>
    <w:p w:rsidR="00457C16" w:rsidRPr="000665B4" w:rsidRDefault="00457C16" w:rsidP="00457C16">
      <w:pPr>
        <w:rPr>
          <w:rFonts w:ascii="宋体" w:eastAsia="宋体" w:hAnsi="宋体"/>
        </w:rPr>
      </w:pPr>
      <w:r w:rsidRPr="000665B4">
        <w:rPr>
          <w:rFonts w:ascii="宋体" w:eastAsia="宋体" w:hAnsi="宋体"/>
        </w:rPr>
        <w:t xml:space="preserve">                rmax=r-small;</w:t>
      </w:r>
    </w:p>
    <w:p w:rsidR="00457C16" w:rsidRPr="000665B4" w:rsidRDefault="00457C16" w:rsidP="00457C16">
      <w:pPr>
        <w:rPr>
          <w:rFonts w:ascii="宋体" w:eastAsia="宋体" w:hAnsi="宋体"/>
        </w:rPr>
      </w:pPr>
      <w:r w:rsidRPr="000665B4">
        <w:rPr>
          <w:rFonts w:ascii="宋体" w:eastAsia="宋体" w:hAnsi="宋体"/>
        </w:rPr>
        <w:t xml:space="preserve">                r=(rmin+rmax)/2.0;</w:t>
      </w:r>
    </w:p>
    <w:p w:rsidR="00457C16" w:rsidRPr="000665B4" w:rsidRDefault="00457C16" w:rsidP="00457C16">
      <w:pPr>
        <w:rPr>
          <w:rFonts w:ascii="宋体" w:eastAsia="宋体" w:hAnsi="宋体"/>
        </w:rPr>
      </w:pPr>
      <w:r w:rsidRPr="000665B4">
        <w:rPr>
          <w:rFonts w:ascii="宋体" w:eastAsia="宋体" w:hAnsi="宋体"/>
        </w:rPr>
        <w:t xml:space="preserve">            }else{</w:t>
      </w:r>
    </w:p>
    <w:p w:rsidR="00457C16" w:rsidRPr="000665B4" w:rsidRDefault="00457C16" w:rsidP="00457C16">
      <w:pPr>
        <w:rPr>
          <w:rFonts w:ascii="宋体" w:eastAsia="宋体" w:hAnsi="宋体"/>
        </w:rPr>
      </w:pPr>
      <w:r w:rsidRPr="000665B4">
        <w:rPr>
          <w:rFonts w:ascii="宋体" w:eastAsia="宋体" w:hAnsi="宋体"/>
        </w:rPr>
        <w:t xml:space="preserve">                break;</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 xml:space="preserve">        printf("%.12lf\n",r);</w:t>
      </w:r>
    </w:p>
    <w:p w:rsidR="00457C16" w:rsidRPr="000665B4" w:rsidRDefault="00457C16" w:rsidP="00457C16">
      <w:pPr>
        <w:rPr>
          <w:rFonts w:ascii="宋体" w:eastAsia="宋体" w:hAnsi="宋体"/>
        </w:rPr>
      </w:pPr>
      <w:r w:rsidRPr="000665B4">
        <w:rPr>
          <w:rFonts w:ascii="宋体" w:eastAsia="宋体" w:hAnsi="宋体"/>
        </w:rPr>
        <w:t xml:space="preserve">    }</w:t>
      </w:r>
    </w:p>
    <w:p w:rsidR="00457C16" w:rsidRPr="000665B4" w:rsidRDefault="00457C16" w:rsidP="00457C16">
      <w:pPr>
        <w:rPr>
          <w:rFonts w:ascii="宋体" w:eastAsia="宋体" w:hAnsi="宋体"/>
        </w:rPr>
      </w:pPr>
      <w:r w:rsidRPr="000665B4">
        <w:rPr>
          <w:rFonts w:ascii="宋体" w:eastAsia="宋体" w:hAnsi="宋体"/>
        </w:rPr>
        <w:t xml:space="preserve">    return 0;</w:t>
      </w:r>
    </w:p>
    <w:p w:rsidR="00457C16" w:rsidRPr="000665B4" w:rsidRDefault="00457C16" w:rsidP="00457C16">
      <w:pPr>
        <w:rPr>
          <w:rFonts w:ascii="宋体" w:eastAsia="宋体" w:hAnsi="宋体"/>
        </w:rPr>
      </w:pPr>
      <w:r w:rsidRPr="000665B4">
        <w:rPr>
          <w:rFonts w:ascii="宋体" w:eastAsia="宋体" w:hAnsi="宋体"/>
        </w:rPr>
        <w:t>}</w:t>
      </w:r>
    </w:p>
    <w:p w:rsidR="002832EA" w:rsidRPr="000665B4" w:rsidRDefault="002832EA" w:rsidP="002832EA">
      <w:pPr>
        <w:pStyle w:val="3"/>
        <w:rPr>
          <w:rFonts w:ascii="宋体" w:eastAsia="宋体" w:hAnsi="宋体"/>
          <w:b w:val="0"/>
        </w:rPr>
      </w:pPr>
      <w:bookmarkStart w:id="240" w:name="_Toc524383141"/>
      <w:r w:rsidRPr="000665B4">
        <w:rPr>
          <w:rFonts w:ascii="宋体" w:eastAsia="宋体" w:hAnsi="宋体" w:hint="eastAsia"/>
          <w:b w:val="0"/>
        </w:rPr>
        <w:t>两圆相交点</w:t>
      </w:r>
      <w:bookmarkEnd w:id="240"/>
    </w:p>
    <w:p w:rsidR="002832EA" w:rsidRPr="000665B4" w:rsidRDefault="0023482A" w:rsidP="00457C16">
      <w:pPr>
        <w:rPr>
          <w:rFonts w:ascii="宋体" w:eastAsia="宋体" w:hAnsi="宋体"/>
        </w:rPr>
      </w:pPr>
      <w:hyperlink r:id="rId176" w:history="1">
        <w:r w:rsidR="002832EA" w:rsidRPr="000665B4">
          <w:rPr>
            <w:rStyle w:val="a3"/>
            <w:rFonts w:ascii="宋体" w:eastAsia="宋体" w:hAnsi="宋体"/>
          </w:rPr>
          <w:t>https://blog.csdn.net/u013021513/article/details/43984497</w:t>
        </w:r>
      </w:hyperlink>
    </w:p>
    <w:p w:rsidR="002832EA" w:rsidRPr="000665B4" w:rsidRDefault="000D10AC" w:rsidP="000D10AC">
      <w:pPr>
        <w:pStyle w:val="3"/>
        <w:rPr>
          <w:rFonts w:ascii="宋体" w:eastAsia="宋体" w:hAnsi="宋体"/>
          <w:b w:val="0"/>
        </w:rPr>
      </w:pPr>
      <w:bookmarkStart w:id="241" w:name="_Toc524383142"/>
      <w:r w:rsidRPr="000665B4">
        <w:rPr>
          <w:rFonts w:ascii="宋体" w:eastAsia="宋体" w:hAnsi="宋体" w:hint="eastAsia"/>
          <w:b w:val="0"/>
        </w:rPr>
        <w:t>两圆相交弧长</w:t>
      </w:r>
      <w:bookmarkEnd w:id="241"/>
    </w:p>
    <w:p w:rsidR="000D10AC" w:rsidRPr="000665B4" w:rsidRDefault="00C55140" w:rsidP="000D10AC">
      <w:pPr>
        <w:pStyle w:val="4"/>
        <w:rPr>
          <w:rFonts w:ascii="宋体" w:eastAsia="宋体" w:hAnsi="宋体"/>
          <w:b w:val="0"/>
        </w:rPr>
      </w:pPr>
      <w:r w:rsidRPr="000665B4">
        <w:rPr>
          <w:rFonts w:ascii="宋体" w:eastAsia="宋体" w:hAnsi="宋体" w:hint="eastAsia"/>
          <w:b w:val="0"/>
        </w:rPr>
        <w:t>√-</w:t>
      </w:r>
      <w:r w:rsidR="000D10AC" w:rsidRPr="000665B4">
        <w:rPr>
          <w:rFonts w:ascii="宋体" w:eastAsia="宋体" w:hAnsi="宋体" w:hint="eastAsia"/>
          <w:b w:val="0"/>
        </w:rPr>
        <w:t>H</w:t>
      </w:r>
      <w:r w:rsidR="000D10AC" w:rsidRPr="000665B4">
        <w:rPr>
          <w:rFonts w:ascii="宋体" w:eastAsia="宋体" w:hAnsi="宋体"/>
          <w:b w:val="0"/>
        </w:rPr>
        <w:t>DU</w:t>
      </w:r>
      <w:r w:rsidR="000D10AC" w:rsidRPr="000665B4">
        <w:rPr>
          <w:rFonts w:ascii="宋体" w:eastAsia="宋体" w:hAnsi="宋体" w:hint="eastAsia"/>
          <w:b w:val="0"/>
        </w:rPr>
        <w:t>-</w:t>
      </w:r>
      <w:r w:rsidR="000D10AC" w:rsidRPr="000665B4">
        <w:rPr>
          <w:rFonts w:ascii="宋体" w:eastAsia="宋体" w:hAnsi="宋体"/>
          <w:b w:val="0"/>
        </w:rPr>
        <w:t>6354</w:t>
      </w:r>
      <w:r w:rsidR="000D10AC" w:rsidRPr="000665B4">
        <w:rPr>
          <w:rFonts w:ascii="宋体" w:eastAsia="宋体" w:hAnsi="宋体" w:hint="eastAsia"/>
          <w:b w:val="0"/>
        </w:rPr>
        <w:t>-</w:t>
      </w:r>
      <w:r w:rsidR="000D10AC" w:rsidRPr="000665B4">
        <w:rPr>
          <w:rFonts w:ascii="宋体" w:eastAsia="宋体" w:hAnsi="宋体"/>
          <w:b w:val="0"/>
        </w:rPr>
        <w:t>Everything Has Changed</w:t>
      </w:r>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√-H</w:instrText>
      </w:r>
      <w:r w:rsidRPr="000665B4">
        <w:rPr>
          <w:rFonts w:ascii="宋体" w:eastAsia="宋体" w:hAnsi="宋体"/>
          <w:b w:val="0"/>
        </w:rPr>
        <w:instrText>DU</w:instrText>
      </w:r>
      <w:r w:rsidRPr="000665B4">
        <w:rPr>
          <w:rFonts w:ascii="宋体" w:eastAsia="宋体" w:hAnsi="宋体" w:hint="eastAsia"/>
          <w:b w:val="0"/>
        </w:rPr>
        <w:instrText>-</w:instrText>
      </w:r>
      <w:r w:rsidRPr="000665B4">
        <w:rPr>
          <w:rFonts w:ascii="宋体" w:eastAsia="宋体" w:hAnsi="宋体"/>
          <w:b w:val="0"/>
        </w:rPr>
        <w:instrText>6354</w:instrText>
      </w:r>
      <w:r w:rsidRPr="000665B4">
        <w:rPr>
          <w:rFonts w:ascii="宋体" w:eastAsia="宋体" w:hAnsi="宋体" w:hint="eastAsia"/>
          <w:b w:val="0"/>
        </w:rPr>
        <w:instrText>-</w:instrText>
      </w:r>
      <w:r w:rsidRPr="000665B4">
        <w:rPr>
          <w:rFonts w:ascii="宋体" w:eastAsia="宋体" w:hAnsi="宋体"/>
          <w:b w:val="0"/>
        </w:rPr>
        <w:instrText>Everything Has Changed:</w:instrText>
      </w:r>
      <w:r w:rsidRPr="000665B4">
        <w:rPr>
          <w:rFonts w:ascii="宋体" w:eastAsia="宋体" w:hAnsi="宋体"/>
        </w:rPr>
        <w:instrText xml:space="preserve">6354" \y "HDU:6354" </w:instrText>
      </w:r>
      <w:r w:rsidRPr="000665B4">
        <w:rPr>
          <w:rFonts w:ascii="宋体" w:eastAsia="宋体" w:hAnsi="宋体"/>
          <w:b w:val="0"/>
        </w:rPr>
        <w:fldChar w:fldCharType="end"/>
      </w:r>
    </w:p>
    <w:p w:rsidR="00C55140" w:rsidRPr="000665B4" w:rsidRDefault="00C55140" w:rsidP="00457C16">
      <w:pPr>
        <w:rPr>
          <w:rFonts w:ascii="宋体" w:eastAsia="宋体" w:hAnsi="宋体"/>
        </w:rPr>
      </w:pPr>
      <w:r w:rsidRPr="000665B4">
        <w:rPr>
          <w:rFonts w:ascii="宋体" w:eastAsia="宋体" w:hAnsi="宋体" w:hint="eastAsia"/>
        </w:rPr>
        <w:t>【source】2018杭电暑期多校第5场1005-签到题</w:t>
      </w:r>
    </w:p>
    <w:p w:rsidR="000D10AC" w:rsidRPr="000665B4" w:rsidRDefault="000D10AC" w:rsidP="00457C16">
      <w:pPr>
        <w:rPr>
          <w:rFonts w:ascii="宋体" w:eastAsia="宋体" w:hAnsi="宋体"/>
        </w:rPr>
      </w:pPr>
      <w:r w:rsidRPr="000665B4">
        <w:rPr>
          <w:rFonts w:ascii="宋体" w:eastAsia="宋体" w:hAnsi="宋体" w:hint="eastAsia"/>
        </w:rPr>
        <w:t>【题意】如图给定一个大圆，再给定若干其他圆，求图中红色部分的长度和，给定的若干其他圆不会相交。</w:t>
      </w:r>
    </w:p>
    <w:p w:rsidR="000D10AC" w:rsidRPr="000665B4" w:rsidRDefault="000D10AC" w:rsidP="00457C16">
      <w:pPr>
        <w:rPr>
          <w:rFonts w:ascii="宋体" w:eastAsia="宋体" w:hAnsi="宋体"/>
        </w:rPr>
      </w:pPr>
      <w:r w:rsidRPr="000665B4">
        <w:rPr>
          <w:rFonts w:ascii="宋体" w:eastAsia="宋体" w:hAnsi="宋体"/>
          <w:noProof/>
        </w:rPr>
        <w:lastRenderedPageBreak/>
        <w:drawing>
          <wp:inline distT="0" distB="0" distL="0" distR="0" wp14:anchorId="242BF585" wp14:editId="4576B274">
            <wp:extent cx="5274310" cy="4395258"/>
            <wp:effectExtent l="0" t="0" r="2540" b="5715"/>
            <wp:docPr id="15" name="图片 15" descr="http://acm.hdu.edu.cn/data/images/C722-1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acm.hdu.edu.cn/data/images/C722-1005-1.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274310" cy="4395258"/>
                    </a:xfrm>
                    <a:prstGeom prst="rect">
                      <a:avLst/>
                    </a:prstGeom>
                    <a:noFill/>
                    <a:ln>
                      <a:noFill/>
                    </a:ln>
                  </pic:spPr>
                </pic:pic>
              </a:graphicData>
            </a:graphic>
          </wp:inline>
        </w:drawing>
      </w:r>
    </w:p>
    <w:p w:rsidR="00C55140" w:rsidRPr="000665B4" w:rsidRDefault="00C55140" w:rsidP="00457C16">
      <w:pPr>
        <w:rPr>
          <w:rFonts w:ascii="宋体" w:eastAsia="宋体" w:hAnsi="宋体"/>
        </w:rPr>
      </w:pPr>
      <w:r w:rsidRPr="000665B4">
        <w:rPr>
          <w:rFonts w:ascii="宋体" w:eastAsia="宋体" w:hAnsi="宋体" w:hint="eastAsia"/>
        </w:rPr>
        <w:t>【TAG】计算几何 签到题 弧长 圆 圆相交 优弧 劣弧</w:t>
      </w:r>
    </w:p>
    <w:p w:rsidR="000D10AC" w:rsidRPr="000665B4" w:rsidRDefault="000D10AC" w:rsidP="00457C16">
      <w:pPr>
        <w:rPr>
          <w:rFonts w:ascii="宋体" w:eastAsia="宋体" w:hAnsi="宋体"/>
        </w:rPr>
      </w:pPr>
      <w:r w:rsidRPr="000665B4">
        <w:rPr>
          <w:rFonts w:ascii="宋体" w:eastAsia="宋体" w:hAnsi="宋体" w:hint="eastAsia"/>
        </w:rPr>
        <w:t>【题解】</w:t>
      </w:r>
    </w:p>
    <w:p w:rsidR="000D10AC" w:rsidRPr="000665B4" w:rsidRDefault="000D10AC" w:rsidP="00457C16">
      <w:pPr>
        <w:rPr>
          <w:rFonts w:ascii="宋体" w:eastAsia="宋体" w:hAnsi="宋体"/>
        </w:rPr>
      </w:pPr>
      <w:r w:rsidRPr="000665B4">
        <w:rPr>
          <w:rFonts w:ascii="宋体" w:eastAsia="宋体" w:hAnsi="宋体" w:hint="eastAsia"/>
        </w:rPr>
        <w:t>给定两圆的圆心距和各自的半径，则两圆的相对位置确定。设圆心距为d，半径分别为</w:t>
      </w:r>
      <w:r w:rsidR="001A188A" w:rsidRPr="000665B4">
        <w:rPr>
          <w:rFonts w:ascii="宋体" w:eastAsia="宋体" w:hAnsi="宋体"/>
          <w:position w:val="-4"/>
        </w:rPr>
        <w:object w:dxaOrig="240" w:dyaOrig="260">
          <v:shape id="_x0000_i1081" type="#_x0000_t75" style="width:12pt;height:12.75pt" o:ole="">
            <v:imagedata r:id="rId178" o:title=""/>
          </v:shape>
          <o:OLEObject Type="Embed" ProgID="Equation.DSMT4" ShapeID="_x0000_i1081" DrawAspect="Content" ObjectID="_1598124767" r:id="rId179"/>
        </w:object>
      </w:r>
      <w:r w:rsidRPr="000665B4">
        <w:rPr>
          <w:rFonts w:ascii="宋体" w:eastAsia="宋体" w:hAnsi="宋体" w:hint="eastAsia"/>
        </w:rPr>
        <w:t>和</w:t>
      </w:r>
      <w:r w:rsidR="001A188A" w:rsidRPr="000665B4">
        <w:rPr>
          <w:rFonts w:ascii="宋体" w:eastAsia="宋体" w:hAnsi="宋体"/>
          <w:position w:val="-4"/>
        </w:rPr>
        <w:object w:dxaOrig="180" w:dyaOrig="200">
          <v:shape id="_x0000_i1082" type="#_x0000_t75" style="width:9pt;height:9.75pt" o:ole="">
            <v:imagedata r:id="rId180" o:title=""/>
          </v:shape>
          <o:OLEObject Type="Embed" ProgID="Equation.DSMT4" ShapeID="_x0000_i1082" DrawAspect="Content" ObjectID="_1598124768" r:id="rId181"/>
        </w:object>
      </w:r>
      <w:r w:rsidR="0068559A" w:rsidRPr="000665B4">
        <w:rPr>
          <w:rFonts w:ascii="宋体" w:eastAsia="宋体" w:hAnsi="宋体" w:hint="eastAsia"/>
        </w:rPr>
        <w:t>，要求圆1的弧长为</w:t>
      </w:r>
      <w:r w:rsidR="0068559A" w:rsidRPr="000665B4">
        <w:rPr>
          <w:rFonts w:ascii="宋体" w:eastAsia="宋体" w:hAnsi="宋体"/>
          <w:position w:val="-12"/>
        </w:rPr>
        <w:object w:dxaOrig="279" w:dyaOrig="360">
          <v:shape id="_x0000_i1083" type="#_x0000_t75" style="width:14.25pt;height:18pt" o:ole="">
            <v:imagedata r:id="rId182" o:title=""/>
          </v:shape>
          <o:OLEObject Type="Embed" ProgID="Equation.DSMT4" ShapeID="_x0000_i1083" DrawAspect="Content" ObjectID="_1598124769" r:id="rId183"/>
        </w:object>
      </w:r>
      <w:r w:rsidR="0068559A" w:rsidRPr="000665B4">
        <w:rPr>
          <w:rFonts w:ascii="宋体" w:eastAsia="宋体" w:hAnsi="宋体" w:hint="eastAsia"/>
        </w:rPr>
        <w:t>圆2的弧长为</w:t>
      </w:r>
      <w:r w:rsidR="0068559A" w:rsidRPr="000665B4">
        <w:rPr>
          <w:rFonts w:ascii="宋体" w:eastAsia="宋体" w:hAnsi="宋体"/>
          <w:position w:val="-12"/>
        </w:rPr>
        <w:object w:dxaOrig="300" w:dyaOrig="360">
          <v:shape id="_x0000_i1084" type="#_x0000_t75" style="width:15pt;height:18pt" o:ole="">
            <v:imagedata r:id="rId184" o:title=""/>
          </v:shape>
          <o:OLEObject Type="Embed" ProgID="Equation.DSMT4" ShapeID="_x0000_i1084" DrawAspect="Content" ObjectID="_1598124770" r:id="rId185"/>
        </w:object>
      </w:r>
      <w:r w:rsidR="0068559A" w:rsidRPr="000665B4">
        <w:rPr>
          <w:rFonts w:ascii="宋体" w:eastAsia="宋体" w:hAnsi="宋体" w:hint="eastAsia"/>
        </w:rPr>
        <w:t>，不妨设圆1是大圆，则弧长1总为优弧，</w:t>
      </w:r>
      <w:r w:rsidR="00887BED" w:rsidRPr="000665B4">
        <w:rPr>
          <w:rFonts w:ascii="宋体" w:eastAsia="宋体" w:hAnsi="宋体" w:hint="eastAsia"/>
        </w:rPr>
        <w:t>两圆</w:t>
      </w:r>
      <w:r w:rsidR="0068559A" w:rsidRPr="000665B4">
        <w:rPr>
          <w:rFonts w:ascii="宋体" w:eastAsia="宋体" w:hAnsi="宋体" w:hint="eastAsia"/>
        </w:rPr>
        <w:t>交点距离设为D，则优弧所对圆心角</w:t>
      </w:r>
      <w:r w:rsidR="00A8347C" w:rsidRPr="000665B4">
        <w:rPr>
          <w:rFonts w:ascii="宋体" w:eastAsia="宋体" w:hAnsi="宋体"/>
          <w:position w:val="-6"/>
        </w:rPr>
        <w:object w:dxaOrig="200" w:dyaOrig="279">
          <v:shape id="_x0000_i1085" type="#_x0000_t75" style="width:9.75pt;height:14.25pt" o:ole="">
            <v:imagedata r:id="rId186" o:title=""/>
          </v:shape>
          <o:OLEObject Type="Embed" ProgID="Equation.DSMT4" ShapeID="_x0000_i1085" DrawAspect="Content" ObjectID="_1598124771" r:id="rId187"/>
        </w:object>
      </w:r>
      <w:r w:rsidR="0068559A" w:rsidRPr="000665B4">
        <w:rPr>
          <w:rFonts w:ascii="宋体" w:eastAsia="宋体" w:hAnsi="宋体" w:hint="eastAsia"/>
        </w:rPr>
        <w:t>为</w:t>
      </w:r>
      <w:r w:rsidR="0068559A" w:rsidRPr="000665B4">
        <w:rPr>
          <w:rFonts w:ascii="宋体" w:eastAsia="宋体" w:hAnsi="宋体"/>
          <w:position w:val="-24"/>
        </w:rPr>
        <w:object w:dxaOrig="1280" w:dyaOrig="620">
          <v:shape id="_x0000_i1086" type="#_x0000_t75" style="width:63.75pt;height:30.75pt" o:ole="">
            <v:imagedata r:id="rId188" o:title=""/>
          </v:shape>
          <o:OLEObject Type="Embed" ProgID="Equation.DSMT4" ShapeID="_x0000_i1086" DrawAspect="Content" ObjectID="_1598124772" r:id="rId189"/>
        </w:object>
      </w:r>
      <w:r w:rsidR="00A8347C" w:rsidRPr="000665B4">
        <w:rPr>
          <w:rFonts w:ascii="宋体" w:eastAsia="宋体" w:hAnsi="宋体" w:hint="eastAsia"/>
        </w:rPr>
        <w:t>，弧长为</w:t>
      </w:r>
      <w:r w:rsidR="00A8347C" w:rsidRPr="000665B4">
        <w:rPr>
          <w:rFonts w:ascii="宋体" w:eastAsia="宋体" w:hAnsi="宋体"/>
          <w:position w:val="-6"/>
        </w:rPr>
        <w:object w:dxaOrig="360" w:dyaOrig="279">
          <v:shape id="_x0000_i1087" type="#_x0000_t75" style="width:18pt;height:14.25pt" o:ole="">
            <v:imagedata r:id="rId190" o:title=""/>
          </v:shape>
          <o:OLEObject Type="Embed" ProgID="Equation.DSMT4" ShapeID="_x0000_i1087" DrawAspect="Content" ObjectID="_1598124773" r:id="rId191"/>
        </w:object>
      </w:r>
    </w:p>
    <w:p w:rsidR="0068559A" w:rsidRPr="000665B4" w:rsidRDefault="00A8347C" w:rsidP="00457C16">
      <w:pPr>
        <w:rPr>
          <w:rFonts w:ascii="宋体" w:eastAsia="宋体" w:hAnsi="宋体"/>
        </w:rPr>
      </w:pPr>
      <w:r w:rsidRPr="000665B4">
        <w:rPr>
          <w:rFonts w:ascii="宋体" w:eastAsia="宋体" w:hAnsi="宋体"/>
          <w:position w:val="-10"/>
        </w:rPr>
        <w:object w:dxaOrig="3400" w:dyaOrig="360">
          <v:shape id="_x0000_i1088" type="#_x0000_t75" style="width:170.25pt;height:18pt" o:ole="">
            <v:imagedata r:id="rId192" o:title=""/>
          </v:shape>
          <o:OLEObject Type="Embed" ProgID="Equation.DSMT4" ShapeID="_x0000_i1088" DrawAspect="Content" ObjectID="_1598124774" r:id="rId193"/>
        </w:object>
      </w:r>
      <w:r w:rsidRPr="000665B4">
        <w:rPr>
          <w:rFonts w:ascii="宋体" w:eastAsia="宋体" w:hAnsi="宋体" w:hint="eastAsia"/>
        </w:rPr>
        <w:t>，可合并到下面任意一种情况中</w:t>
      </w:r>
    </w:p>
    <w:p w:rsidR="0068559A" w:rsidRPr="000665B4" w:rsidRDefault="00A8347C" w:rsidP="00457C16">
      <w:pPr>
        <w:rPr>
          <w:rFonts w:ascii="宋体" w:eastAsia="宋体" w:hAnsi="宋体"/>
        </w:rPr>
      </w:pPr>
      <w:r w:rsidRPr="000665B4">
        <w:rPr>
          <w:rFonts w:ascii="宋体" w:eastAsia="宋体" w:hAnsi="宋体"/>
          <w:position w:val="-10"/>
        </w:rPr>
        <w:object w:dxaOrig="2940" w:dyaOrig="360">
          <v:shape id="_x0000_i1089" type="#_x0000_t75" style="width:147pt;height:18pt" o:ole="">
            <v:imagedata r:id="rId194" o:title=""/>
          </v:shape>
          <o:OLEObject Type="Embed" ProgID="Equation.DSMT4" ShapeID="_x0000_i1089" DrawAspect="Content" ObjectID="_1598124775" r:id="rId195"/>
        </w:object>
      </w:r>
    </w:p>
    <w:p w:rsidR="00A8347C" w:rsidRPr="000665B4" w:rsidRDefault="00A8347C" w:rsidP="00457C16">
      <w:pPr>
        <w:rPr>
          <w:rFonts w:ascii="宋体" w:eastAsia="宋体" w:hAnsi="宋体"/>
        </w:rPr>
      </w:pPr>
      <w:r w:rsidRPr="000665B4">
        <w:rPr>
          <w:rFonts w:ascii="宋体" w:eastAsia="宋体" w:hAnsi="宋体"/>
          <w:position w:val="-30"/>
        </w:rPr>
        <w:object w:dxaOrig="2900" w:dyaOrig="800">
          <v:shape id="_x0000_i1090" type="#_x0000_t75" style="width:180.75pt;height:49.5pt" o:ole="">
            <v:imagedata r:id="rId196" o:title=""/>
          </v:shape>
          <o:OLEObject Type="Embed" ProgID="Equation.DSMT4" ShapeID="_x0000_i1090" DrawAspect="Content" ObjectID="_1598124776" r:id="rId197"/>
        </w:object>
      </w:r>
    </w:p>
    <w:p w:rsidR="00A8347C" w:rsidRPr="000665B4" w:rsidRDefault="00A8347C" w:rsidP="00457C16">
      <w:pPr>
        <w:rPr>
          <w:rFonts w:ascii="宋体" w:eastAsia="宋体" w:hAnsi="宋体"/>
        </w:rPr>
      </w:pPr>
      <w:r w:rsidRPr="000665B4">
        <w:rPr>
          <w:rFonts w:ascii="宋体" w:eastAsia="宋体" w:hAnsi="宋体"/>
          <w:position w:val="-30"/>
        </w:rPr>
        <w:object w:dxaOrig="2980" w:dyaOrig="800">
          <v:shape id="_x0000_i1091" type="#_x0000_t75" style="width:186pt;height:49.5pt" o:ole="">
            <v:imagedata r:id="rId198" o:title=""/>
          </v:shape>
          <o:OLEObject Type="Embed" ProgID="Equation.DSMT4" ShapeID="_x0000_i1091" DrawAspect="Content" ObjectID="_1598124777" r:id="rId199"/>
        </w:object>
      </w:r>
    </w:p>
    <w:p w:rsidR="00A8347C" w:rsidRPr="000665B4" w:rsidRDefault="00A8347C" w:rsidP="00457C16">
      <w:pPr>
        <w:rPr>
          <w:rFonts w:ascii="宋体" w:eastAsia="宋体" w:hAnsi="宋体"/>
        </w:rPr>
      </w:pPr>
      <w:r w:rsidRPr="000665B4">
        <w:rPr>
          <w:rFonts w:ascii="宋体" w:eastAsia="宋体" w:hAnsi="宋体"/>
          <w:position w:val="-30"/>
        </w:rPr>
        <w:object w:dxaOrig="4300" w:dyaOrig="800">
          <v:shape id="_x0000_i1092" type="#_x0000_t75" style="width:267.75pt;height:49.5pt" o:ole="">
            <v:imagedata r:id="rId200" o:title=""/>
          </v:shape>
          <o:OLEObject Type="Embed" ProgID="Equation.DSMT4" ShapeID="_x0000_i1092" DrawAspect="Content" ObjectID="_1598124778" r:id="rId201"/>
        </w:object>
      </w:r>
    </w:p>
    <w:p w:rsidR="00A8347C" w:rsidRPr="000665B4" w:rsidRDefault="00A8347C" w:rsidP="00457C16">
      <w:pPr>
        <w:rPr>
          <w:rFonts w:ascii="宋体" w:eastAsia="宋体" w:hAnsi="宋体"/>
        </w:rPr>
      </w:pPr>
      <w:r w:rsidRPr="000665B4">
        <w:rPr>
          <w:rFonts w:ascii="宋体" w:eastAsia="宋体" w:hAnsi="宋体"/>
          <w:position w:val="-30"/>
        </w:rPr>
        <w:object w:dxaOrig="2299" w:dyaOrig="800">
          <v:shape id="_x0000_i1093" type="#_x0000_t75" style="width:143.25pt;height:49.5pt" o:ole="">
            <v:imagedata r:id="rId202" o:title=""/>
          </v:shape>
          <o:OLEObject Type="Embed" ProgID="Equation.DSMT4" ShapeID="_x0000_i1093" DrawAspect="Content" ObjectID="_1598124779" r:id="rId203"/>
        </w:object>
      </w:r>
    </w:p>
    <w:p w:rsidR="002B06EB" w:rsidRPr="000665B4" w:rsidRDefault="002B06EB" w:rsidP="00457C16">
      <w:pPr>
        <w:rPr>
          <w:rFonts w:ascii="宋体" w:eastAsia="宋体" w:hAnsi="宋体"/>
        </w:rPr>
      </w:pPr>
      <w:r w:rsidRPr="000665B4">
        <w:rPr>
          <w:rFonts w:ascii="宋体" w:eastAsia="宋体" w:hAnsi="宋体"/>
          <w:position w:val="-32"/>
        </w:rPr>
        <w:object w:dxaOrig="2420" w:dyaOrig="800">
          <v:shape id="_x0000_i1094" type="#_x0000_t75" style="width:150.75pt;height:49.5pt" o:ole="">
            <v:imagedata r:id="rId204" o:title=""/>
          </v:shape>
          <o:OLEObject Type="Embed" ProgID="Equation.DSMT4" ShapeID="_x0000_i1094" DrawAspect="Content" ObjectID="_1598124780" r:id="rId205"/>
        </w:object>
      </w:r>
    </w:p>
    <w:p w:rsidR="00A8347C" w:rsidRPr="000665B4" w:rsidRDefault="009A4143" w:rsidP="00457C16">
      <w:pPr>
        <w:rPr>
          <w:rFonts w:ascii="宋体" w:eastAsia="宋体" w:hAnsi="宋体"/>
        </w:rPr>
      </w:pPr>
      <w:r w:rsidRPr="000665B4">
        <w:rPr>
          <w:rFonts w:ascii="宋体" w:eastAsia="宋体" w:hAnsi="宋体"/>
          <w:position w:val="-34"/>
        </w:rPr>
        <w:object w:dxaOrig="2340" w:dyaOrig="880">
          <v:shape id="_x0000_i1095" type="#_x0000_t75" style="width:146.25pt;height:54.75pt" o:ole="">
            <v:imagedata r:id="rId206" o:title=""/>
          </v:shape>
          <o:OLEObject Type="Embed" ProgID="Equation.DSMT4" ShapeID="_x0000_i1095" DrawAspect="Content" ObjectID="_1598124781" r:id="rId207"/>
        </w:object>
      </w:r>
    </w:p>
    <w:p w:rsidR="009A4143" w:rsidRPr="000665B4" w:rsidRDefault="009A4143" w:rsidP="00457C16">
      <w:pPr>
        <w:rPr>
          <w:rFonts w:ascii="宋体" w:eastAsia="宋体" w:hAnsi="宋体"/>
        </w:rPr>
      </w:pPr>
      <w:r w:rsidRPr="000665B4">
        <w:rPr>
          <w:rFonts w:ascii="宋体" w:eastAsia="宋体" w:hAnsi="宋体" w:hint="eastAsia"/>
        </w:rPr>
        <w:t>劣弧所对圆心角为</w:t>
      </w:r>
      <w:r w:rsidRPr="000665B4">
        <w:rPr>
          <w:rFonts w:ascii="宋体" w:eastAsia="宋体" w:hAnsi="宋体"/>
          <w:position w:val="-24"/>
        </w:rPr>
        <w:object w:dxaOrig="1640" w:dyaOrig="620">
          <v:shape id="_x0000_i1096" type="#_x0000_t75" style="width:81.75pt;height:30.75pt" o:ole="">
            <v:imagedata r:id="rId208" o:title=""/>
          </v:shape>
          <o:OLEObject Type="Embed" ProgID="Equation.DSMT4" ShapeID="_x0000_i1096" DrawAspect="Content" ObjectID="_1598124782" r:id="rId209"/>
        </w:object>
      </w:r>
    </w:p>
    <w:p w:rsidR="0068559A" w:rsidRPr="000665B4" w:rsidRDefault="00A8347C" w:rsidP="00457C16">
      <w:pPr>
        <w:rPr>
          <w:rFonts w:ascii="宋体" w:eastAsia="宋体" w:hAnsi="宋体"/>
        </w:rPr>
      </w:pPr>
      <w:r w:rsidRPr="000665B4">
        <w:rPr>
          <w:rFonts w:ascii="宋体" w:eastAsia="宋体" w:hAnsi="宋体"/>
          <w:position w:val="-10"/>
        </w:rPr>
        <w:object w:dxaOrig="2940" w:dyaOrig="360">
          <v:shape id="_x0000_i1097" type="#_x0000_t75" style="width:147pt;height:18pt" o:ole="">
            <v:imagedata r:id="rId210" o:title=""/>
          </v:shape>
          <o:OLEObject Type="Embed" ProgID="Equation.DSMT4" ShapeID="_x0000_i1097" DrawAspect="Content" ObjectID="_1598124783" r:id="rId211"/>
        </w:object>
      </w:r>
    </w:p>
    <w:p w:rsidR="00176EA6" w:rsidRPr="000665B4" w:rsidRDefault="00A8347C" w:rsidP="00457C16">
      <w:pPr>
        <w:rPr>
          <w:rFonts w:ascii="宋体" w:eastAsia="宋体" w:hAnsi="宋体"/>
        </w:rPr>
      </w:pPr>
      <w:r w:rsidRPr="000665B4">
        <w:rPr>
          <w:rFonts w:ascii="宋体" w:eastAsia="宋体" w:hAnsi="宋体"/>
          <w:position w:val="-30"/>
        </w:rPr>
        <w:object w:dxaOrig="3040" w:dyaOrig="800">
          <v:shape id="_x0000_i1098" type="#_x0000_t75" style="width:189.75pt;height:49.5pt" o:ole="">
            <v:imagedata r:id="rId212" o:title=""/>
          </v:shape>
          <o:OLEObject Type="Embed" ProgID="Equation.DSMT4" ShapeID="_x0000_i1098" DrawAspect="Content" ObjectID="_1598124784" r:id="rId213"/>
        </w:object>
      </w:r>
    </w:p>
    <w:p w:rsidR="009A4143" w:rsidRPr="000665B4" w:rsidRDefault="009A4143" w:rsidP="00457C16">
      <w:pPr>
        <w:rPr>
          <w:rFonts w:ascii="宋体" w:eastAsia="宋体" w:hAnsi="宋体"/>
        </w:rPr>
      </w:pPr>
      <w:r w:rsidRPr="000665B4">
        <w:rPr>
          <w:rFonts w:ascii="宋体" w:eastAsia="宋体" w:hAnsi="宋体"/>
          <w:position w:val="-34"/>
        </w:rPr>
        <w:object w:dxaOrig="4740" w:dyaOrig="880">
          <v:shape id="_x0000_i1099" type="#_x0000_t75" style="width:295.5pt;height:54.75pt" o:ole="">
            <v:imagedata r:id="rId214" o:title=""/>
          </v:shape>
          <o:OLEObject Type="Embed" ProgID="Equation.DSMT4" ShapeID="_x0000_i1099" DrawAspect="Content" ObjectID="_1598124785" r:id="rId215"/>
        </w:object>
      </w:r>
    </w:p>
    <w:p w:rsidR="009A4143" w:rsidRPr="000665B4" w:rsidRDefault="009A4143" w:rsidP="00457C16">
      <w:pPr>
        <w:rPr>
          <w:rFonts w:ascii="宋体" w:eastAsia="宋体" w:hAnsi="宋体"/>
        </w:rPr>
      </w:pPr>
      <w:r w:rsidRPr="000665B4">
        <w:rPr>
          <w:rFonts w:ascii="宋体" w:eastAsia="宋体" w:hAnsi="宋体" w:hint="eastAsia"/>
        </w:rPr>
        <w:t>优弧所对圆心角为</w:t>
      </w:r>
      <w:r w:rsidRPr="000665B4">
        <w:rPr>
          <w:rFonts w:ascii="宋体" w:eastAsia="宋体" w:hAnsi="宋体"/>
          <w:position w:val="-24"/>
        </w:rPr>
        <w:object w:dxaOrig="1280" w:dyaOrig="620">
          <v:shape id="_x0000_i1100" type="#_x0000_t75" style="width:63.75pt;height:30.75pt" o:ole="">
            <v:imagedata r:id="rId216" o:title=""/>
          </v:shape>
          <o:OLEObject Type="Embed" ProgID="Equation.DSMT4" ShapeID="_x0000_i1100" DrawAspect="Content" ObjectID="_1598124786" r:id="rId217"/>
        </w:object>
      </w:r>
    </w:p>
    <w:p w:rsidR="009A4143" w:rsidRPr="000665B4" w:rsidRDefault="009A4143" w:rsidP="00457C16">
      <w:pPr>
        <w:rPr>
          <w:rFonts w:ascii="宋体" w:eastAsia="宋体" w:hAnsi="宋体"/>
        </w:rPr>
      </w:pPr>
      <w:r w:rsidRPr="000665B4">
        <w:rPr>
          <w:rFonts w:ascii="宋体" w:eastAsia="宋体" w:hAnsi="宋体" w:hint="eastAsia"/>
        </w:rPr>
        <w:t>可见优劣弧的情况下D的表达式都是一样的，所以只需要处理圆心角的不同即可</w:t>
      </w:r>
    </w:p>
    <w:p w:rsidR="00162E06" w:rsidRPr="000665B4" w:rsidRDefault="00162E06" w:rsidP="00457C16">
      <w:pPr>
        <w:rPr>
          <w:rFonts w:ascii="宋体" w:eastAsia="宋体" w:hAnsi="宋体"/>
        </w:rPr>
      </w:pPr>
      <w:r w:rsidRPr="000665B4">
        <w:rPr>
          <w:rFonts w:ascii="宋体" w:eastAsia="宋体" w:hAnsi="宋体" w:hint="eastAsia"/>
        </w:rPr>
        <w:t>有可能给定的圆会大于原本的圆，这时候需要分类讨论，只要把上述情况中的R和r进行交换即可。</w:t>
      </w:r>
    </w:p>
    <w:p w:rsidR="00162E06" w:rsidRPr="000665B4" w:rsidRDefault="00162E06" w:rsidP="00457C16">
      <w:pPr>
        <w:rPr>
          <w:rFonts w:ascii="宋体" w:eastAsia="宋体" w:hAnsi="宋体"/>
        </w:rPr>
      </w:pPr>
      <w:r w:rsidRPr="000665B4">
        <w:rPr>
          <w:rFonts w:ascii="宋体" w:eastAsia="宋体" w:hAnsi="宋体" w:hint="eastAsia"/>
        </w:rPr>
        <w:t>比赛的时候从头WA到尾，赛后对拍应该是哪里写错了而不是精度问题，有地方double炸了，可能开根号开出负的了。</w:t>
      </w:r>
    </w:p>
    <w:p w:rsidR="000D10AC" w:rsidRPr="000665B4" w:rsidRDefault="000D10AC" w:rsidP="00457C16">
      <w:pPr>
        <w:rPr>
          <w:rFonts w:ascii="宋体" w:eastAsia="宋体" w:hAnsi="宋体"/>
        </w:rPr>
      </w:pPr>
      <w:r w:rsidRPr="000665B4">
        <w:rPr>
          <w:rFonts w:ascii="宋体" w:eastAsia="宋体" w:hAnsi="宋体" w:hint="eastAsia"/>
        </w:rPr>
        <w:t>【代码】</w:t>
      </w:r>
    </w:p>
    <w:p w:rsidR="00C55140" w:rsidRPr="000665B4" w:rsidRDefault="00C55140" w:rsidP="00C55140">
      <w:pPr>
        <w:rPr>
          <w:rFonts w:ascii="宋体" w:eastAsia="宋体" w:hAnsi="宋体"/>
        </w:rPr>
      </w:pPr>
      <w:r w:rsidRPr="000665B4">
        <w:rPr>
          <w:rFonts w:ascii="宋体" w:eastAsia="宋体" w:hAnsi="宋体"/>
        </w:rPr>
        <w:t>#include &lt;bits/stdc++.h&gt;</w:t>
      </w:r>
    </w:p>
    <w:p w:rsidR="00C55140" w:rsidRPr="000665B4" w:rsidRDefault="00C55140" w:rsidP="00C55140">
      <w:pPr>
        <w:rPr>
          <w:rFonts w:ascii="宋体" w:eastAsia="宋体" w:hAnsi="宋体"/>
        </w:rPr>
      </w:pPr>
      <w:r w:rsidRPr="000665B4">
        <w:rPr>
          <w:rFonts w:ascii="宋体" w:eastAsia="宋体" w:hAnsi="宋体"/>
        </w:rPr>
        <w:t>#define MAXT 1005</w:t>
      </w:r>
    </w:p>
    <w:p w:rsidR="00C55140" w:rsidRPr="000665B4" w:rsidRDefault="00C55140" w:rsidP="00C55140">
      <w:pPr>
        <w:rPr>
          <w:rFonts w:ascii="宋体" w:eastAsia="宋体" w:hAnsi="宋体"/>
        </w:rPr>
      </w:pPr>
      <w:r w:rsidRPr="000665B4">
        <w:rPr>
          <w:rFonts w:ascii="宋体" w:eastAsia="宋体" w:hAnsi="宋体"/>
        </w:rPr>
        <w:t>#define MAXN 110</w:t>
      </w:r>
    </w:p>
    <w:p w:rsidR="00C55140" w:rsidRPr="000665B4" w:rsidRDefault="00C55140" w:rsidP="00C55140">
      <w:pPr>
        <w:rPr>
          <w:rFonts w:ascii="宋体" w:eastAsia="宋体" w:hAnsi="宋体"/>
        </w:rPr>
      </w:pPr>
      <w:r w:rsidRPr="000665B4">
        <w:rPr>
          <w:rFonts w:ascii="宋体" w:eastAsia="宋体" w:hAnsi="宋体"/>
        </w:rPr>
        <w:t>#define debug false</w:t>
      </w:r>
    </w:p>
    <w:p w:rsidR="00C55140" w:rsidRPr="000665B4" w:rsidRDefault="00C55140" w:rsidP="00C55140">
      <w:pPr>
        <w:rPr>
          <w:rFonts w:ascii="宋体" w:eastAsia="宋体" w:hAnsi="宋体"/>
        </w:rPr>
      </w:pPr>
      <w:r w:rsidRPr="000665B4">
        <w:rPr>
          <w:rFonts w:ascii="宋体" w:eastAsia="宋体" w:hAnsi="宋体"/>
        </w:rPr>
        <w:t>const double pi=acos(-1);</w:t>
      </w:r>
    </w:p>
    <w:p w:rsidR="00C55140" w:rsidRPr="000665B4" w:rsidRDefault="00C55140" w:rsidP="00C55140">
      <w:pPr>
        <w:rPr>
          <w:rFonts w:ascii="宋体" w:eastAsia="宋体" w:hAnsi="宋体"/>
        </w:rPr>
      </w:pPr>
      <w:r w:rsidRPr="000665B4">
        <w:rPr>
          <w:rFonts w:ascii="宋体" w:eastAsia="宋体" w:hAnsi="宋体"/>
        </w:rPr>
        <w:t>const double eps=1e-8;</w:t>
      </w:r>
    </w:p>
    <w:p w:rsidR="00C55140" w:rsidRPr="000665B4" w:rsidRDefault="00C55140" w:rsidP="00C55140">
      <w:pPr>
        <w:rPr>
          <w:rFonts w:ascii="宋体" w:eastAsia="宋体" w:hAnsi="宋体"/>
        </w:rPr>
      </w:pPr>
      <w:r w:rsidRPr="000665B4">
        <w:rPr>
          <w:rFonts w:ascii="宋体" w:eastAsia="宋体" w:hAnsi="宋体"/>
        </w:rPr>
        <w:t>using namespace std;</w:t>
      </w:r>
    </w:p>
    <w:p w:rsidR="00C55140" w:rsidRPr="000665B4" w:rsidRDefault="00C55140" w:rsidP="00C55140">
      <w:pPr>
        <w:rPr>
          <w:rFonts w:ascii="宋体" w:eastAsia="宋体" w:hAnsi="宋体"/>
        </w:rPr>
      </w:pPr>
      <w:r w:rsidRPr="000665B4">
        <w:rPr>
          <w:rFonts w:ascii="宋体" w:eastAsia="宋体" w:hAnsi="宋体"/>
        </w:rPr>
        <w:t>struct inputnode{</w:t>
      </w:r>
    </w:p>
    <w:p w:rsidR="00C55140" w:rsidRPr="000665B4" w:rsidRDefault="00C55140" w:rsidP="00C55140">
      <w:pPr>
        <w:rPr>
          <w:rFonts w:ascii="宋体" w:eastAsia="宋体" w:hAnsi="宋体"/>
        </w:rPr>
      </w:pPr>
      <w:r w:rsidRPr="000665B4">
        <w:rPr>
          <w:rFonts w:ascii="宋体" w:eastAsia="宋体" w:hAnsi="宋体"/>
        </w:rPr>
        <w:lastRenderedPageBreak/>
        <w:t xml:space="preserve">    int m;</w:t>
      </w:r>
    </w:p>
    <w:p w:rsidR="00C55140" w:rsidRPr="000665B4" w:rsidRDefault="00C55140" w:rsidP="00C55140">
      <w:pPr>
        <w:rPr>
          <w:rFonts w:ascii="宋体" w:eastAsia="宋体" w:hAnsi="宋体"/>
        </w:rPr>
      </w:pPr>
      <w:r w:rsidRPr="000665B4">
        <w:rPr>
          <w:rFonts w:ascii="宋体" w:eastAsia="宋体" w:hAnsi="宋体"/>
        </w:rPr>
        <w:t xml:space="preserve">    double R;</w:t>
      </w:r>
    </w:p>
    <w:p w:rsidR="00C55140" w:rsidRPr="000665B4" w:rsidRDefault="00C55140" w:rsidP="00C55140">
      <w:pPr>
        <w:rPr>
          <w:rFonts w:ascii="宋体" w:eastAsia="宋体" w:hAnsi="宋体"/>
        </w:rPr>
      </w:pPr>
      <w:r w:rsidRPr="000665B4">
        <w:rPr>
          <w:rFonts w:ascii="宋体" w:eastAsia="宋体" w:hAnsi="宋体"/>
        </w:rPr>
        <w:t xml:space="preserve">    double x[MAXN],y[MAXN],r[MAXN];</w:t>
      </w:r>
    </w:p>
    <w:p w:rsidR="00C55140" w:rsidRPr="000665B4" w:rsidRDefault="00C55140" w:rsidP="00C55140">
      <w:pPr>
        <w:rPr>
          <w:rFonts w:ascii="宋体" w:eastAsia="宋体" w:hAnsi="宋体"/>
        </w:rPr>
      </w:pPr>
      <w:r w:rsidRPr="000665B4">
        <w:rPr>
          <w:rFonts w:ascii="宋体" w:eastAsia="宋体" w:hAnsi="宋体"/>
        </w:rPr>
        <w:t>};</w:t>
      </w:r>
    </w:p>
    <w:p w:rsidR="00C55140" w:rsidRPr="000665B4" w:rsidRDefault="00C55140" w:rsidP="00C55140">
      <w:pPr>
        <w:rPr>
          <w:rFonts w:ascii="宋体" w:eastAsia="宋体" w:hAnsi="宋体"/>
        </w:rPr>
      </w:pPr>
      <w:r w:rsidRPr="000665B4">
        <w:rPr>
          <w:rFonts w:ascii="宋体" w:eastAsia="宋体" w:hAnsi="宋体"/>
        </w:rPr>
        <w:t>struct outputnode{</w:t>
      </w:r>
    </w:p>
    <w:p w:rsidR="00C55140" w:rsidRPr="000665B4" w:rsidRDefault="00C55140" w:rsidP="00C55140">
      <w:pPr>
        <w:rPr>
          <w:rFonts w:ascii="宋体" w:eastAsia="宋体" w:hAnsi="宋体"/>
        </w:rPr>
      </w:pPr>
      <w:r w:rsidRPr="000665B4">
        <w:rPr>
          <w:rFonts w:ascii="宋体" w:eastAsia="宋体" w:hAnsi="宋体"/>
        </w:rPr>
        <w:t xml:space="preserve">    double myans,ans;</w:t>
      </w:r>
    </w:p>
    <w:p w:rsidR="00C55140" w:rsidRPr="000665B4" w:rsidRDefault="00C55140" w:rsidP="00C55140">
      <w:pPr>
        <w:rPr>
          <w:rFonts w:ascii="宋体" w:eastAsia="宋体" w:hAnsi="宋体"/>
        </w:rPr>
      </w:pPr>
      <w:r w:rsidRPr="000665B4">
        <w:rPr>
          <w:rFonts w:ascii="宋体" w:eastAsia="宋体" w:hAnsi="宋体"/>
        </w:rPr>
        <w:t>};</w:t>
      </w:r>
    </w:p>
    <w:p w:rsidR="00C55140" w:rsidRPr="000665B4" w:rsidRDefault="00C55140" w:rsidP="00C55140">
      <w:pPr>
        <w:rPr>
          <w:rFonts w:ascii="宋体" w:eastAsia="宋体" w:hAnsi="宋体"/>
        </w:rPr>
      </w:pPr>
      <w:r w:rsidRPr="000665B4">
        <w:rPr>
          <w:rFonts w:ascii="宋体" w:eastAsia="宋体" w:hAnsi="宋体"/>
        </w:rPr>
        <w:t>struct debugnode{</w:t>
      </w:r>
    </w:p>
    <w:p w:rsidR="00C55140" w:rsidRPr="000665B4" w:rsidRDefault="00C55140" w:rsidP="00C55140">
      <w:pPr>
        <w:rPr>
          <w:rFonts w:ascii="宋体" w:eastAsia="宋体" w:hAnsi="宋体"/>
        </w:rPr>
      </w:pPr>
      <w:r w:rsidRPr="000665B4">
        <w:rPr>
          <w:rFonts w:ascii="宋体" w:eastAsia="宋体" w:hAnsi="宋体"/>
        </w:rPr>
        <w:t xml:space="preserve">    inputnode i;</w:t>
      </w:r>
    </w:p>
    <w:p w:rsidR="00C55140" w:rsidRPr="000665B4" w:rsidRDefault="00C55140" w:rsidP="00C55140">
      <w:pPr>
        <w:rPr>
          <w:rFonts w:ascii="宋体" w:eastAsia="宋体" w:hAnsi="宋体"/>
        </w:rPr>
      </w:pPr>
      <w:r w:rsidRPr="000665B4">
        <w:rPr>
          <w:rFonts w:ascii="宋体" w:eastAsia="宋体" w:hAnsi="宋体"/>
        </w:rPr>
        <w:t xml:space="preserve">    outputnode o;</w:t>
      </w:r>
    </w:p>
    <w:p w:rsidR="00C55140" w:rsidRPr="000665B4" w:rsidRDefault="00C55140" w:rsidP="00C55140">
      <w:pPr>
        <w:rPr>
          <w:rFonts w:ascii="宋体" w:eastAsia="宋体" w:hAnsi="宋体"/>
        </w:rPr>
      </w:pPr>
      <w:r w:rsidRPr="000665B4">
        <w:rPr>
          <w:rFonts w:ascii="宋体" w:eastAsia="宋体" w:hAnsi="宋体"/>
        </w:rPr>
        <w:t>}DEBUG[MAXT];</w:t>
      </w:r>
    </w:p>
    <w:p w:rsidR="00C55140" w:rsidRPr="000665B4" w:rsidRDefault="00C55140" w:rsidP="00C55140">
      <w:pPr>
        <w:rPr>
          <w:rFonts w:ascii="宋体" w:eastAsia="宋体" w:hAnsi="宋体"/>
        </w:rPr>
      </w:pPr>
      <w:r w:rsidRPr="000665B4">
        <w:rPr>
          <w:rFonts w:ascii="宋体" w:eastAsia="宋体" w:hAnsi="宋体"/>
        </w:rPr>
        <w:t>void show_debugnode(debugnode x){</w:t>
      </w:r>
    </w:p>
    <w:p w:rsidR="00C55140" w:rsidRPr="000665B4" w:rsidRDefault="00C55140" w:rsidP="00C55140">
      <w:pPr>
        <w:rPr>
          <w:rFonts w:ascii="宋体" w:eastAsia="宋体" w:hAnsi="宋体"/>
        </w:rPr>
      </w:pPr>
      <w:r w:rsidRPr="000665B4">
        <w:rPr>
          <w:rFonts w:ascii="宋体" w:eastAsia="宋体" w:hAnsi="宋体"/>
        </w:rPr>
        <w:t xml:space="preserve">    cout&lt;&lt;x.i.m&lt;&lt;" "&lt;&lt;x.i.R&lt;&lt;endl;</w:t>
      </w:r>
    </w:p>
    <w:p w:rsidR="00C55140" w:rsidRPr="000665B4" w:rsidRDefault="00C55140" w:rsidP="00C55140">
      <w:pPr>
        <w:rPr>
          <w:rFonts w:ascii="宋体" w:eastAsia="宋体" w:hAnsi="宋体"/>
        </w:rPr>
      </w:pPr>
      <w:r w:rsidRPr="000665B4">
        <w:rPr>
          <w:rFonts w:ascii="宋体" w:eastAsia="宋体" w:hAnsi="宋体"/>
        </w:rPr>
        <w:t xml:space="preserve">    for(int i=0;i&lt;x.i.m;i++){</w:t>
      </w:r>
    </w:p>
    <w:p w:rsidR="00C55140" w:rsidRPr="000665B4" w:rsidRDefault="00C55140" w:rsidP="00C55140">
      <w:pPr>
        <w:rPr>
          <w:rFonts w:ascii="宋体" w:eastAsia="宋体" w:hAnsi="宋体"/>
        </w:rPr>
      </w:pPr>
      <w:r w:rsidRPr="000665B4">
        <w:rPr>
          <w:rFonts w:ascii="宋体" w:eastAsia="宋体" w:hAnsi="宋体"/>
        </w:rPr>
        <w:t xml:space="preserve">        cout&lt;&lt;x.i.x[i]&lt;&lt;" "&lt;&lt;x.i.y[i]&lt;&lt;" "&lt;&lt;x.i.r[i]&lt;&lt;endl;</w:t>
      </w:r>
    </w:p>
    <w:p w:rsidR="00C55140" w:rsidRPr="000665B4" w:rsidRDefault="00C55140" w:rsidP="00C55140">
      <w:pPr>
        <w:rPr>
          <w:rFonts w:ascii="宋体" w:eastAsia="宋体" w:hAnsi="宋体"/>
        </w:rPr>
      </w:pPr>
      <w:r w:rsidRPr="000665B4">
        <w:rPr>
          <w:rFonts w:ascii="宋体" w:eastAsia="宋体" w:hAnsi="宋体"/>
        </w:rPr>
        <w:t xml:space="preserve">    }</w:t>
      </w:r>
    </w:p>
    <w:p w:rsidR="00C55140" w:rsidRPr="000665B4" w:rsidRDefault="00C55140" w:rsidP="00C55140">
      <w:pPr>
        <w:rPr>
          <w:rFonts w:ascii="宋体" w:eastAsia="宋体" w:hAnsi="宋体"/>
        </w:rPr>
      </w:pPr>
      <w:r w:rsidRPr="000665B4">
        <w:rPr>
          <w:rFonts w:ascii="宋体" w:eastAsia="宋体" w:hAnsi="宋体"/>
        </w:rPr>
        <w:t xml:space="preserve">    cout&lt;&lt;"myans="&lt;&lt;x.o.myans&lt;&lt;endl;</w:t>
      </w:r>
    </w:p>
    <w:p w:rsidR="00C55140" w:rsidRPr="000665B4" w:rsidRDefault="00C55140" w:rsidP="00C55140">
      <w:pPr>
        <w:rPr>
          <w:rFonts w:ascii="宋体" w:eastAsia="宋体" w:hAnsi="宋体"/>
        </w:rPr>
      </w:pPr>
      <w:r w:rsidRPr="000665B4">
        <w:rPr>
          <w:rFonts w:ascii="宋体" w:eastAsia="宋体" w:hAnsi="宋体"/>
        </w:rPr>
        <w:t xml:space="preserve">    cout&lt;&lt;"ans="&lt;&lt;x.o.ans&lt;&lt;endl;</w:t>
      </w:r>
    </w:p>
    <w:p w:rsidR="00C55140" w:rsidRPr="000665B4" w:rsidRDefault="00C55140" w:rsidP="00C55140">
      <w:pPr>
        <w:rPr>
          <w:rFonts w:ascii="宋体" w:eastAsia="宋体" w:hAnsi="宋体"/>
        </w:rPr>
      </w:pPr>
      <w:r w:rsidRPr="000665B4">
        <w:rPr>
          <w:rFonts w:ascii="宋体" w:eastAsia="宋体" w:hAnsi="宋体"/>
        </w:rPr>
        <w:t xml:space="preserve">    return;</w:t>
      </w:r>
    </w:p>
    <w:p w:rsidR="00C55140" w:rsidRPr="000665B4" w:rsidRDefault="00C55140" w:rsidP="00C55140">
      <w:pPr>
        <w:rPr>
          <w:rFonts w:ascii="宋体" w:eastAsia="宋体" w:hAnsi="宋体"/>
        </w:rPr>
      </w:pPr>
      <w:r w:rsidRPr="000665B4">
        <w:rPr>
          <w:rFonts w:ascii="宋体" w:eastAsia="宋体" w:hAnsi="宋体"/>
        </w:rPr>
        <w:t>}</w:t>
      </w:r>
    </w:p>
    <w:p w:rsidR="00C55140" w:rsidRPr="000665B4" w:rsidRDefault="00C55140" w:rsidP="00C55140">
      <w:pPr>
        <w:rPr>
          <w:rFonts w:ascii="宋体" w:eastAsia="宋体" w:hAnsi="宋体"/>
        </w:rPr>
      </w:pPr>
      <w:r w:rsidRPr="000665B4">
        <w:rPr>
          <w:rFonts w:ascii="宋体" w:eastAsia="宋体" w:hAnsi="宋体"/>
        </w:rPr>
        <w:t>int fcmp(double x){</w:t>
      </w:r>
    </w:p>
    <w:p w:rsidR="00C55140" w:rsidRPr="000665B4" w:rsidRDefault="00C55140" w:rsidP="00C55140">
      <w:pPr>
        <w:rPr>
          <w:rFonts w:ascii="宋体" w:eastAsia="宋体" w:hAnsi="宋体"/>
        </w:rPr>
      </w:pPr>
      <w:r w:rsidRPr="000665B4">
        <w:rPr>
          <w:rFonts w:ascii="宋体" w:eastAsia="宋体" w:hAnsi="宋体"/>
        </w:rPr>
        <w:t xml:space="preserve">    if(fabs(x)&lt;eps) return 0;</w:t>
      </w:r>
    </w:p>
    <w:p w:rsidR="00C55140" w:rsidRPr="000665B4" w:rsidRDefault="00C55140" w:rsidP="00C55140">
      <w:pPr>
        <w:rPr>
          <w:rFonts w:ascii="宋体" w:eastAsia="宋体" w:hAnsi="宋体"/>
        </w:rPr>
      </w:pPr>
      <w:r w:rsidRPr="000665B4">
        <w:rPr>
          <w:rFonts w:ascii="宋体" w:eastAsia="宋体" w:hAnsi="宋体"/>
        </w:rPr>
        <w:t xml:space="preserve">    return x&lt;0?-1:1;</w:t>
      </w:r>
    </w:p>
    <w:p w:rsidR="00C55140" w:rsidRPr="000665B4" w:rsidRDefault="00C55140" w:rsidP="00C55140">
      <w:pPr>
        <w:rPr>
          <w:rFonts w:ascii="宋体" w:eastAsia="宋体" w:hAnsi="宋体"/>
        </w:rPr>
      </w:pPr>
      <w:r w:rsidRPr="000665B4">
        <w:rPr>
          <w:rFonts w:ascii="宋体" w:eastAsia="宋体" w:hAnsi="宋体"/>
        </w:rPr>
        <w:t>}</w:t>
      </w:r>
    </w:p>
    <w:p w:rsidR="00C55140" w:rsidRPr="000665B4" w:rsidRDefault="00C55140" w:rsidP="00C55140">
      <w:pPr>
        <w:rPr>
          <w:rFonts w:ascii="宋体" w:eastAsia="宋体" w:hAnsi="宋体"/>
        </w:rPr>
      </w:pPr>
      <w:r w:rsidRPr="000665B4">
        <w:rPr>
          <w:rFonts w:ascii="宋体" w:eastAsia="宋体" w:hAnsi="宋体"/>
        </w:rPr>
        <w:t>int main()</w:t>
      </w:r>
    </w:p>
    <w:p w:rsidR="00C55140" w:rsidRPr="000665B4" w:rsidRDefault="00C55140" w:rsidP="00C55140">
      <w:pPr>
        <w:rPr>
          <w:rFonts w:ascii="宋体" w:eastAsia="宋体" w:hAnsi="宋体"/>
        </w:rPr>
      </w:pPr>
      <w:r w:rsidRPr="000665B4">
        <w:rPr>
          <w:rFonts w:ascii="宋体" w:eastAsia="宋体" w:hAnsi="宋体"/>
        </w:rPr>
        <w:t>{</w:t>
      </w:r>
    </w:p>
    <w:p w:rsidR="00C55140" w:rsidRPr="000665B4" w:rsidRDefault="00C55140" w:rsidP="00C55140">
      <w:pPr>
        <w:rPr>
          <w:rFonts w:ascii="宋体" w:eastAsia="宋体" w:hAnsi="宋体"/>
        </w:rPr>
      </w:pPr>
      <w:r w:rsidRPr="000665B4">
        <w:rPr>
          <w:rFonts w:ascii="宋体" w:eastAsia="宋体" w:hAnsi="宋体"/>
        </w:rPr>
        <w:t xml:space="preserve">    if(debug) freopen("D:\\ACM\\2018MultiTraining\\hdu-5\\data\\1005.in","r",stdin);</w:t>
      </w:r>
    </w:p>
    <w:p w:rsidR="00C55140" w:rsidRPr="000665B4" w:rsidRDefault="00C55140" w:rsidP="00C55140">
      <w:pPr>
        <w:rPr>
          <w:rFonts w:ascii="宋体" w:eastAsia="宋体" w:hAnsi="宋体"/>
        </w:rPr>
      </w:pPr>
      <w:r w:rsidRPr="000665B4">
        <w:rPr>
          <w:rFonts w:ascii="宋体" w:eastAsia="宋体" w:hAnsi="宋体"/>
        </w:rPr>
        <w:t xml:space="preserve">    int t;</w:t>
      </w:r>
    </w:p>
    <w:p w:rsidR="00C55140" w:rsidRPr="000665B4" w:rsidRDefault="00C55140" w:rsidP="00C55140">
      <w:pPr>
        <w:rPr>
          <w:rFonts w:ascii="宋体" w:eastAsia="宋体" w:hAnsi="宋体"/>
        </w:rPr>
      </w:pPr>
      <w:r w:rsidRPr="000665B4">
        <w:rPr>
          <w:rFonts w:ascii="宋体" w:eastAsia="宋体" w:hAnsi="宋体"/>
        </w:rPr>
        <w:t xml:space="preserve">    scanf("%d",&amp;t);</w:t>
      </w:r>
    </w:p>
    <w:p w:rsidR="00C55140" w:rsidRPr="000665B4" w:rsidRDefault="00C55140" w:rsidP="00C55140">
      <w:pPr>
        <w:rPr>
          <w:rFonts w:ascii="宋体" w:eastAsia="宋体" w:hAnsi="宋体"/>
        </w:rPr>
      </w:pPr>
      <w:r w:rsidRPr="000665B4">
        <w:rPr>
          <w:rFonts w:ascii="宋体" w:eastAsia="宋体" w:hAnsi="宋体"/>
        </w:rPr>
        <w:t xml:space="preserve">    for(int casenum=0;casenum&lt;t;casenum++){</w:t>
      </w:r>
    </w:p>
    <w:p w:rsidR="00C55140" w:rsidRPr="000665B4" w:rsidRDefault="00C55140" w:rsidP="00C55140">
      <w:pPr>
        <w:rPr>
          <w:rFonts w:ascii="宋体" w:eastAsia="宋体" w:hAnsi="宋体"/>
        </w:rPr>
      </w:pPr>
      <w:r w:rsidRPr="000665B4">
        <w:rPr>
          <w:rFonts w:ascii="宋体" w:eastAsia="宋体" w:hAnsi="宋体"/>
        </w:rPr>
        <w:t xml:space="preserve">        int m;</w:t>
      </w:r>
    </w:p>
    <w:p w:rsidR="00C55140" w:rsidRPr="000665B4" w:rsidRDefault="00C55140" w:rsidP="00C55140">
      <w:pPr>
        <w:rPr>
          <w:rFonts w:ascii="宋体" w:eastAsia="宋体" w:hAnsi="宋体"/>
        </w:rPr>
      </w:pPr>
      <w:r w:rsidRPr="000665B4">
        <w:rPr>
          <w:rFonts w:ascii="宋体" w:eastAsia="宋体" w:hAnsi="宋体"/>
        </w:rPr>
        <w:t xml:space="preserve">        double R,ans=0;</w:t>
      </w:r>
    </w:p>
    <w:p w:rsidR="00C55140" w:rsidRPr="000665B4" w:rsidRDefault="00C55140" w:rsidP="00C55140">
      <w:pPr>
        <w:rPr>
          <w:rFonts w:ascii="宋体" w:eastAsia="宋体" w:hAnsi="宋体"/>
        </w:rPr>
      </w:pPr>
      <w:r w:rsidRPr="000665B4">
        <w:rPr>
          <w:rFonts w:ascii="宋体" w:eastAsia="宋体" w:hAnsi="宋体"/>
        </w:rPr>
        <w:t xml:space="preserve">        cin&gt;&gt;m&gt;&gt;R;</w:t>
      </w:r>
    </w:p>
    <w:p w:rsidR="00C55140" w:rsidRPr="000665B4" w:rsidRDefault="00C55140" w:rsidP="00C55140">
      <w:pPr>
        <w:rPr>
          <w:rFonts w:ascii="宋体" w:eastAsia="宋体" w:hAnsi="宋体"/>
        </w:rPr>
      </w:pPr>
      <w:r w:rsidRPr="000665B4">
        <w:rPr>
          <w:rFonts w:ascii="宋体" w:eastAsia="宋体" w:hAnsi="宋体"/>
        </w:rPr>
        <w:t xml:space="preserve">        if(debug) DEBUG[casenum].i.m=m,DEBUG[casenum].i.R=R;</w:t>
      </w:r>
    </w:p>
    <w:p w:rsidR="00C55140" w:rsidRPr="000665B4" w:rsidRDefault="00C55140" w:rsidP="00C55140">
      <w:pPr>
        <w:rPr>
          <w:rFonts w:ascii="宋体" w:eastAsia="宋体" w:hAnsi="宋体"/>
        </w:rPr>
      </w:pPr>
      <w:r w:rsidRPr="000665B4">
        <w:rPr>
          <w:rFonts w:ascii="宋体" w:eastAsia="宋体" w:hAnsi="宋体"/>
        </w:rPr>
        <w:t xml:space="preserve">        ans=2*pi*R;</w:t>
      </w:r>
    </w:p>
    <w:p w:rsidR="00C55140" w:rsidRPr="000665B4" w:rsidRDefault="00C55140" w:rsidP="00C55140">
      <w:pPr>
        <w:rPr>
          <w:rFonts w:ascii="宋体" w:eastAsia="宋体" w:hAnsi="宋体"/>
        </w:rPr>
      </w:pPr>
      <w:r w:rsidRPr="000665B4">
        <w:rPr>
          <w:rFonts w:ascii="宋体" w:eastAsia="宋体" w:hAnsi="宋体"/>
        </w:rPr>
        <w:t xml:space="preserve">        for(int debugm=0;debugm&lt;m;debugm++){</w:t>
      </w:r>
    </w:p>
    <w:p w:rsidR="00C55140" w:rsidRPr="000665B4" w:rsidRDefault="00C55140" w:rsidP="00C55140">
      <w:pPr>
        <w:rPr>
          <w:rFonts w:ascii="宋体" w:eastAsia="宋体" w:hAnsi="宋体"/>
        </w:rPr>
      </w:pPr>
      <w:r w:rsidRPr="000665B4">
        <w:rPr>
          <w:rFonts w:ascii="宋体" w:eastAsia="宋体" w:hAnsi="宋体"/>
        </w:rPr>
        <w:t xml:space="preserve">            double x,y,r;</w:t>
      </w:r>
    </w:p>
    <w:p w:rsidR="00C55140" w:rsidRPr="000665B4" w:rsidRDefault="00C55140" w:rsidP="00C55140">
      <w:pPr>
        <w:rPr>
          <w:rFonts w:ascii="宋体" w:eastAsia="宋体" w:hAnsi="宋体"/>
        </w:rPr>
      </w:pPr>
      <w:r w:rsidRPr="000665B4">
        <w:rPr>
          <w:rFonts w:ascii="宋体" w:eastAsia="宋体" w:hAnsi="宋体"/>
        </w:rPr>
        <w:t xml:space="preserve">            cin&gt;&gt;x&gt;&gt;y&gt;&gt;r;</w:t>
      </w:r>
    </w:p>
    <w:p w:rsidR="00C55140" w:rsidRPr="000665B4" w:rsidRDefault="00C55140" w:rsidP="00C55140">
      <w:pPr>
        <w:rPr>
          <w:rFonts w:ascii="宋体" w:eastAsia="宋体" w:hAnsi="宋体"/>
        </w:rPr>
      </w:pPr>
      <w:r w:rsidRPr="000665B4">
        <w:rPr>
          <w:rFonts w:ascii="宋体" w:eastAsia="宋体" w:hAnsi="宋体"/>
        </w:rPr>
        <w:t xml:space="preserve">            if(debug) DEBUG[casenum].i.x[debugm]=x,DEBUG[casenum].i.y[debugm]=y,DEBUG[casenum].i.r[debugm]=r;</w:t>
      </w:r>
    </w:p>
    <w:p w:rsidR="00C55140" w:rsidRPr="000665B4" w:rsidRDefault="00C55140" w:rsidP="00C55140">
      <w:pPr>
        <w:rPr>
          <w:rFonts w:ascii="宋体" w:eastAsia="宋体" w:hAnsi="宋体"/>
        </w:rPr>
      </w:pPr>
      <w:r w:rsidRPr="000665B4">
        <w:rPr>
          <w:rFonts w:ascii="宋体" w:eastAsia="宋体" w:hAnsi="宋体"/>
        </w:rPr>
        <w:t xml:space="preserve">            double dd=x*x+y*y;</w:t>
      </w:r>
    </w:p>
    <w:p w:rsidR="00C55140" w:rsidRPr="000665B4" w:rsidRDefault="00C55140" w:rsidP="00C55140">
      <w:pPr>
        <w:rPr>
          <w:rFonts w:ascii="宋体" w:eastAsia="宋体" w:hAnsi="宋体"/>
        </w:rPr>
      </w:pPr>
      <w:r w:rsidRPr="000665B4">
        <w:rPr>
          <w:rFonts w:ascii="宋体" w:eastAsia="宋体" w:hAnsi="宋体"/>
        </w:rPr>
        <w:t xml:space="preserve">            if((fcmp(sqrt(dd)-(R+r))&gt;=0)||(fcmp(sqrt(dd)-(R-r))&lt;0)) continue;</w:t>
      </w:r>
    </w:p>
    <w:p w:rsidR="00C55140" w:rsidRPr="000665B4" w:rsidRDefault="00C55140" w:rsidP="00C55140">
      <w:pPr>
        <w:rPr>
          <w:rFonts w:ascii="宋体" w:eastAsia="宋体" w:hAnsi="宋体"/>
        </w:rPr>
      </w:pPr>
      <w:r w:rsidRPr="000665B4">
        <w:rPr>
          <w:rFonts w:ascii="宋体" w:eastAsia="宋体" w:hAnsi="宋体"/>
        </w:rPr>
        <w:lastRenderedPageBreak/>
        <w:t xml:space="preserve">            if(fcmp(R-r)==0) continue;</w:t>
      </w:r>
    </w:p>
    <w:p w:rsidR="00C55140" w:rsidRPr="000665B4" w:rsidRDefault="00C55140" w:rsidP="00C55140">
      <w:pPr>
        <w:rPr>
          <w:rFonts w:ascii="宋体" w:eastAsia="宋体" w:hAnsi="宋体"/>
        </w:rPr>
      </w:pPr>
      <w:r w:rsidRPr="000665B4">
        <w:rPr>
          <w:rFonts w:ascii="宋体" w:eastAsia="宋体" w:hAnsi="宋体"/>
        </w:rPr>
        <w:t xml:space="preserve">            if(R&gt;r){</w:t>
      </w:r>
    </w:p>
    <w:p w:rsidR="00C55140" w:rsidRPr="000665B4" w:rsidRDefault="00C55140" w:rsidP="00C55140">
      <w:pPr>
        <w:rPr>
          <w:rFonts w:ascii="宋体" w:eastAsia="宋体" w:hAnsi="宋体"/>
        </w:rPr>
      </w:pPr>
      <w:r w:rsidRPr="000665B4">
        <w:rPr>
          <w:rFonts w:ascii="宋体" w:eastAsia="宋体" w:hAnsi="宋体"/>
        </w:rPr>
        <w:t xml:space="preserve">                double D=2.0*sqrt(r*r-((R*R-r*r-dd)*(R*R-r*r-dd)/(4.0*dd)));</w:t>
      </w:r>
    </w:p>
    <w:p w:rsidR="00C55140" w:rsidRPr="000665B4" w:rsidRDefault="00C55140" w:rsidP="00C55140">
      <w:pPr>
        <w:rPr>
          <w:rFonts w:ascii="宋体" w:eastAsia="宋体" w:hAnsi="宋体"/>
        </w:rPr>
      </w:pPr>
      <w:r w:rsidRPr="000665B4">
        <w:rPr>
          <w:rFonts w:ascii="宋体" w:eastAsia="宋体" w:hAnsi="宋体"/>
        </w:rPr>
        <w:t xml:space="preserve">                double angleR=2.0*asin(D/(2.0*R));</w:t>
      </w:r>
    </w:p>
    <w:p w:rsidR="00C55140" w:rsidRPr="000665B4" w:rsidRDefault="00C55140" w:rsidP="00C55140">
      <w:pPr>
        <w:rPr>
          <w:rFonts w:ascii="宋体" w:eastAsia="宋体" w:hAnsi="宋体"/>
        </w:rPr>
      </w:pPr>
      <w:r w:rsidRPr="000665B4">
        <w:rPr>
          <w:rFonts w:ascii="宋体" w:eastAsia="宋体" w:hAnsi="宋体"/>
        </w:rPr>
        <w:t xml:space="preserve">                ans-=angleR*R;</w:t>
      </w:r>
    </w:p>
    <w:p w:rsidR="00C55140" w:rsidRPr="000665B4" w:rsidRDefault="00C55140" w:rsidP="00C55140">
      <w:pPr>
        <w:rPr>
          <w:rFonts w:ascii="宋体" w:eastAsia="宋体" w:hAnsi="宋体"/>
        </w:rPr>
      </w:pPr>
      <w:r w:rsidRPr="000665B4">
        <w:rPr>
          <w:rFonts w:ascii="宋体" w:eastAsia="宋体" w:hAnsi="宋体"/>
        </w:rPr>
        <w:t xml:space="preserve">                double angler=2.0*asin(D/(2.0*r));</w:t>
      </w:r>
    </w:p>
    <w:p w:rsidR="00C55140" w:rsidRPr="000665B4" w:rsidRDefault="00C55140" w:rsidP="00C55140">
      <w:pPr>
        <w:rPr>
          <w:rFonts w:ascii="宋体" w:eastAsia="宋体" w:hAnsi="宋体"/>
        </w:rPr>
      </w:pPr>
      <w:r w:rsidRPr="000665B4">
        <w:rPr>
          <w:rFonts w:ascii="宋体" w:eastAsia="宋体" w:hAnsi="宋体"/>
        </w:rPr>
        <w:t xml:space="preserve">                if(dd+r*r&lt;R*R) ans+=(2*pi-angler)*r;else ans+=angler*r;</w:t>
      </w:r>
    </w:p>
    <w:p w:rsidR="00C55140" w:rsidRPr="000665B4" w:rsidRDefault="00C55140" w:rsidP="00C55140">
      <w:pPr>
        <w:rPr>
          <w:rFonts w:ascii="宋体" w:eastAsia="宋体" w:hAnsi="宋体"/>
        </w:rPr>
      </w:pPr>
      <w:r w:rsidRPr="000665B4">
        <w:rPr>
          <w:rFonts w:ascii="宋体" w:eastAsia="宋体" w:hAnsi="宋体"/>
        </w:rPr>
        <w:t xml:space="preserve">            }else{</w:t>
      </w:r>
    </w:p>
    <w:p w:rsidR="00C55140" w:rsidRPr="000665B4" w:rsidRDefault="00C55140" w:rsidP="00C55140">
      <w:pPr>
        <w:rPr>
          <w:rFonts w:ascii="宋体" w:eastAsia="宋体" w:hAnsi="宋体"/>
        </w:rPr>
      </w:pPr>
      <w:r w:rsidRPr="000665B4">
        <w:rPr>
          <w:rFonts w:ascii="宋体" w:eastAsia="宋体" w:hAnsi="宋体"/>
        </w:rPr>
        <w:t xml:space="preserve">                double D=2.0*sqrt(R*R-((r*r-R*R-dd)*(r*r-R*R-dd)/(4.0*dd)));</w:t>
      </w:r>
    </w:p>
    <w:p w:rsidR="00C55140" w:rsidRPr="000665B4" w:rsidRDefault="00C55140" w:rsidP="00C55140">
      <w:pPr>
        <w:rPr>
          <w:rFonts w:ascii="宋体" w:eastAsia="宋体" w:hAnsi="宋体"/>
        </w:rPr>
      </w:pPr>
      <w:r w:rsidRPr="000665B4">
        <w:rPr>
          <w:rFonts w:ascii="宋体" w:eastAsia="宋体" w:hAnsi="宋体"/>
        </w:rPr>
        <w:t xml:space="preserve">                double angler=2.0*asin(D/(2.0*r));</w:t>
      </w:r>
    </w:p>
    <w:p w:rsidR="00C55140" w:rsidRPr="000665B4" w:rsidRDefault="00C55140" w:rsidP="00C55140">
      <w:pPr>
        <w:rPr>
          <w:rFonts w:ascii="宋体" w:eastAsia="宋体" w:hAnsi="宋体"/>
        </w:rPr>
      </w:pPr>
      <w:r w:rsidRPr="000665B4">
        <w:rPr>
          <w:rFonts w:ascii="宋体" w:eastAsia="宋体" w:hAnsi="宋体"/>
        </w:rPr>
        <w:t xml:space="preserve">                ans+=angler*r;</w:t>
      </w:r>
    </w:p>
    <w:p w:rsidR="00C55140" w:rsidRPr="000665B4" w:rsidRDefault="00C55140" w:rsidP="00C55140">
      <w:pPr>
        <w:rPr>
          <w:rFonts w:ascii="宋体" w:eastAsia="宋体" w:hAnsi="宋体"/>
        </w:rPr>
      </w:pPr>
      <w:r w:rsidRPr="000665B4">
        <w:rPr>
          <w:rFonts w:ascii="宋体" w:eastAsia="宋体" w:hAnsi="宋体"/>
        </w:rPr>
        <w:t xml:space="preserve">                double angleR=2.0*asin(D/(2.0*R));</w:t>
      </w:r>
    </w:p>
    <w:p w:rsidR="00C55140" w:rsidRPr="000665B4" w:rsidRDefault="00C55140" w:rsidP="00C55140">
      <w:pPr>
        <w:rPr>
          <w:rFonts w:ascii="宋体" w:eastAsia="宋体" w:hAnsi="宋体"/>
        </w:rPr>
      </w:pPr>
      <w:r w:rsidRPr="000665B4">
        <w:rPr>
          <w:rFonts w:ascii="宋体" w:eastAsia="宋体" w:hAnsi="宋体"/>
        </w:rPr>
        <w:t xml:space="preserve">                if(dd+R*R&lt;r*r) ans-=(2*pi-angleR)*R;else ans-=angleR*R;</w:t>
      </w:r>
    </w:p>
    <w:p w:rsidR="00C55140" w:rsidRPr="000665B4" w:rsidRDefault="00C55140" w:rsidP="00C55140">
      <w:pPr>
        <w:rPr>
          <w:rFonts w:ascii="宋体" w:eastAsia="宋体" w:hAnsi="宋体"/>
        </w:rPr>
      </w:pPr>
      <w:r w:rsidRPr="000665B4">
        <w:rPr>
          <w:rFonts w:ascii="宋体" w:eastAsia="宋体" w:hAnsi="宋体"/>
        </w:rPr>
        <w:t xml:space="preserve">            }</w:t>
      </w:r>
    </w:p>
    <w:p w:rsidR="00C55140" w:rsidRPr="000665B4" w:rsidRDefault="00C55140" w:rsidP="00C55140">
      <w:pPr>
        <w:rPr>
          <w:rFonts w:ascii="宋体" w:eastAsia="宋体" w:hAnsi="宋体"/>
        </w:rPr>
      </w:pPr>
      <w:r w:rsidRPr="000665B4">
        <w:rPr>
          <w:rFonts w:ascii="宋体" w:eastAsia="宋体" w:hAnsi="宋体"/>
        </w:rPr>
        <w:t xml:space="preserve">        }</w:t>
      </w:r>
    </w:p>
    <w:p w:rsidR="00C55140" w:rsidRPr="000665B4" w:rsidRDefault="00C55140" w:rsidP="00C55140">
      <w:pPr>
        <w:rPr>
          <w:rFonts w:ascii="宋体" w:eastAsia="宋体" w:hAnsi="宋体"/>
        </w:rPr>
      </w:pPr>
      <w:r w:rsidRPr="000665B4">
        <w:rPr>
          <w:rFonts w:ascii="宋体" w:eastAsia="宋体" w:hAnsi="宋体"/>
        </w:rPr>
        <w:t xml:space="preserve">        if(!debug) printf("%.8lf\n",ans);</w:t>
      </w:r>
    </w:p>
    <w:p w:rsidR="00C55140" w:rsidRPr="000665B4" w:rsidRDefault="00C55140" w:rsidP="00C55140">
      <w:pPr>
        <w:rPr>
          <w:rFonts w:ascii="宋体" w:eastAsia="宋体" w:hAnsi="宋体"/>
        </w:rPr>
      </w:pPr>
      <w:r w:rsidRPr="000665B4">
        <w:rPr>
          <w:rFonts w:ascii="宋体" w:eastAsia="宋体" w:hAnsi="宋体"/>
        </w:rPr>
        <w:t xml:space="preserve">        if(debug) DEBUG[casenum].o.myans=ans;</w:t>
      </w:r>
    </w:p>
    <w:p w:rsidR="00C55140" w:rsidRPr="000665B4" w:rsidRDefault="00C55140" w:rsidP="00C55140">
      <w:pPr>
        <w:rPr>
          <w:rFonts w:ascii="宋体" w:eastAsia="宋体" w:hAnsi="宋体"/>
        </w:rPr>
      </w:pPr>
      <w:r w:rsidRPr="000665B4">
        <w:rPr>
          <w:rFonts w:ascii="宋体" w:eastAsia="宋体" w:hAnsi="宋体"/>
        </w:rPr>
        <w:t xml:space="preserve">    }</w:t>
      </w:r>
    </w:p>
    <w:p w:rsidR="00C55140" w:rsidRPr="000665B4" w:rsidRDefault="00C55140" w:rsidP="00C55140">
      <w:pPr>
        <w:rPr>
          <w:rFonts w:ascii="宋体" w:eastAsia="宋体" w:hAnsi="宋体"/>
        </w:rPr>
      </w:pPr>
      <w:r w:rsidRPr="000665B4">
        <w:rPr>
          <w:rFonts w:ascii="宋体" w:eastAsia="宋体" w:hAnsi="宋体"/>
        </w:rPr>
        <w:t xml:space="preserve">    if(debug) fclose(stdin);</w:t>
      </w:r>
    </w:p>
    <w:p w:rsidR="00C55140" w:rsidRPr="000665B4" w:rsidRDefault="00C55140" w:rsidP="00C55140">
      <w:pPr>
        <w:rPr>
          <w:rFonts w:ascii="宋体" w:eastAsia="宋体" w:hAnsi="宋体"/>
        </w:rPr>
      </w:pPr>
      <w:r w:rsidRPr="000665B4">
        <w:rPr>
          <w:rFonts w:ascii="宋体" w:eastAsia="宋体" w:hAnsi="宋体"/>
        </w:rPr>
        <w:t xml:space="preserve">    if(debug){</w:t>
      </w:r>
    </w:p>
    <w:p w:rsidR="00C55140" w:rsidRPr="000665B4" w:rsidRDefault="00C55140" w:rsidP="00C55140">
      <w:pPr>
        <w:rPr>
          <w:rFonts w:ascii="宋体" w:eastAsia="宋体" w:hAnsi="宋体"/>
        </w:rPr>
      </w:pPr>
      <w:r w:rsidRPr="000665B4">
        <w:rPr>
          <w:rFonts w:ascii="宋体" w:eastAsia="宋体" w:hAnsi="宋体"/>
        </w:rPr>
        <w:t xml:space="preserve">        freopen("D:\\ACM\\2018MultiTraining\\hdu-5\\data\\1005.out","r",stdin);</w:t>
      </w:r>
    </w:p>
    <w:p w:rsidR="00C55140" w:rsidRPr="000665B4" w:rsidRDefault="00C55140" w:rsidP="00C55140">
      <w:pPr>
        <w:rPr>
          <w:rFonts w:ascii="宋体" w:eastAsia="宋体" w:hAnsi="宋体"/>
        </w:rPr>
      </w:pPr>
      <w:r w:rsidRPr="000665B4">
        <w:rPr>
          <w:rFonts w:ascii="宋体" w:eastAsia="宋体" w:hAnsi="宋体"/>
        </w:rPr>
        <w:t xml:space="preserve">        int t=0;</w:t>
      </w:r>
    </w:p>
    <w:p w:rsidR="00C55140" w:rsidRPr="000665B4" w:rsidRDefault="00C55140" w:rsidP="00C55140">
      <w:pPr>
        <w:rPr>
          <w:rFonts w:ascii="宋体" w:eastAsia="宋体" w:hAnsi="宋体"/>
        </w:rPr>
      </w:pPr>
      <w:r w:rsidRPr="000665B4">
        <w:rPr>
          <w:rFonts w:ascii="宋体" w:eastAsia="宋体" w:hAnsi="宋体"/>
        </w:rPr>
        <w:t xml:space="preserve">        while(~scanf("%lf",&amp;DEBUG[t].o.ans)){</w:t>
      </w:r>
    </w:p>
    <w:p w:rsidR="00C55140" w:rsidRPr="000665B4" w:rsidRDefault="00C55140" w:rsidP="00C55140">
      <w:pPr>
        <w:rPr>
          <w:rFonts w:ascii="宋体" w:eastAsia="宋体" w:hAnsi="宋体"/>
        </w:rPr>
      </w:pPr>
      <w:r w:rsidRPr="000665B4">
        <w:rPr>
          <w:rFonts w:ascii="宋体" w:eastAsia="宋体" w:hAnsi="宋体"/>
        </w:rPr>
        <w:t xml:space="preserve">            if(fcmp(DEBUG[t].o.ans-DEBUG[t].o.myans)!=0){</w:t>
      </w:r>
    </w:p>
    <w:p w:rsidR="00C55140" w:rsidRPr="000665B4" w:rsidRDefault="00C55140" w:rsidP="00C55140">
      <w:pPr>
        <w:rPr>
          <w:rFonts w:ascii="宋体" w:eastAsia="宋体" w:hAnsi="宋体"/>
        </w:rPr>
      </w:pPr>
      <w:r w:rsidRPr="000665B4">
        <w:rPr>
          <w:rFonts w:ascii="宋体" w:eastAsia="宋体" w:hAnsi="宋体"/>
        </w:rPr>
        <w:t xml:space="preserve">                show_debugnode(DEBUG[t]);</w:t>
      </w:r>
    </w:p>
    <w:p w:rsidR="00C55140" w:rsidRPr="000665B4" w:rsidRDefault="00C55140" w:rsidP="00C55140">
      <w:pPr>
        <w:rPr>
          <w:rFonts w:ascii="宋体" w:eastAsia="宋体" w:hAnsi="宋体"/>
        </w:rPr>
      </w:pPr>
      <w:r w:rsidRPr="000665B4">
        <w:rPr>
          <w:rFonts w:ascii="宋体" w:eastAsia="宋体" w:hAnsi="宋体"/>
        </w:rPr>
        <w:t xml:space="preserve">                return 0;</w:t>
      </w:r>
    </w:p>
    <w:p w:rsidR="00C55140" w:rsidRPr="000665B4" w:rsidRDefault="00C55140" w:rsidP="00C55140">
      <w:pPr>
        <w:rPr>
          <w:rFonts w:ascii="宋体" w:eastAsia="宋体" w:hAnsi="宋体"/>
        </w:rPr>
      </w:pPr>
      <w:r w:rsidRPr="000665B4">
        <w:rPr>
          <w:rFonts w:ascii="宋体" w:eastAsia="宋体" w:hAnsi="宋体"/>
        </w:rPr>
        <w:t xml:space="preserve">            }</w:t>
      </w:r>
    </w:p>
    <w:p w:rsidR="00C55140" w:rsidRPr="000665B4" w:rsidRDefault="00C55140" w:rsidP="00C55140">
      <w:pPr>
        <w:rPr>
          <w:rFonts w:ascii="宋体" w:eastAsia="宋体" w:hAnsi="宋体"/>
        </w:rPr>
      </w:pPr>
      <w:r w:rsidRPr="000665B4">
        <w:rPr>
          <w:rFonts w:ascii="宋体" w:eastAsia="宋体" w:hAnsi="宋体"/>
        </w:rPr>
        <w:t xml:space="preserve">            t++;</w:t>
      </w:r>
    </w:p>
    <w:p w:rsidR="00C55140" w:rsidRPr="000665B4" w:rsidRDefault="00C55140" w:rsidP="00C55140">
      <w:pPr>
        <w:rPr>
          <w:rFonts w:ascii="宋体" w:eastAsia="宋体" w:hAnsi="宋体"/>
        </w:rPr>
      </w:pPr>
      <w:r w:rsidRPr="000665B4">
        <w:rPr>
          <w:rFonts w:ascii="宋体" w:eastAsia="宋体" w:hAnsi="宋体"/>
        </w:rPr>
        <w:t xml:space="preserve">        }</w:t>
      </w:r>
    </w:p>
    <w:p w:rsidR="00C55140" w:rsidRPr="000665B4" w:rsidRDefault="00C55140" w:rsidP="00C55140">
      <w:pPr>
        <w:rPr>
          <w:rFonts w:ascii="宋体" w:eastAsia="宋体" w:hAnsi="宋体"/>
        </w:rPr>
      </w:pPr>
      <w:r w:rsidRPr="000665B4">
        <w:rPr>
          <w:rFonts w:ascii="宋体" w:eastAsia="宋体" w:hAnsi="宋体"/>
        </w:rPr>
        <w:t xml:space="preserve">        cout&lt;&lt;"correct"&lt;&lt;endl;</w:t>
      </w:r>
    </w:p>
    <w:p w:rsidR="00C55140" w:rsidRPr="000665B4" w:rsidRDefault="00C55140" w:rsidP="00C55140">
      <w:pPr>
        <w:rPr>
          <w:rFonts w:ascii="宋体" w:eastAsia="宋体" w:hAnsi="宋体"/>
        </w:rPr>
      </w:pPr>
      <w:r w:rsidRPr="000665B4">
        <w:rPr>
          <w:rFonts w:ascii="宋体" w:eastAsia="宋体" w:hAnsi="宋体"/>
        </w:rPr>
        <w:t xml:space="preserve">    }</w:t>
      </w:r>
    </w:p>
    <w:p w:rsidR="00C55140" w:rsidRPr="000665B4" w:rsidRDefault="00C55140" w:rsidP="00C55140">
      <w:pPr>
        <w:rPr>
          <w:rFonts w:ascii="宋体" w:eastAsia="宋体" w:hAnsi="宋体"/>
        </w:rPr>
      </w:pPr>
      <w:r w:rsidRPr="000665B4">
        <w:rPr>
          <w:rFonts w:ascii="宋体" w:eastAsia="宋体" w:hAnsi="宋体"/>
        </w:rPr>
        <w:t xml:space="preserve">    if(debug) fclose(stdin);</w:t>
      </w:r>
    </w:p>
    <w:p w:rsidR="00C55140" w:rsidRPr="000665B4" w:rsidRDefault="00C55140" w:rsidP="00C55140">
      <w:pPr>
        <w:rPr>
          <w:rFonts w:ascii="宋体" w:eastAsia="宋体" w:hAnsi="宋体"/>
        </w:rPr>
      </w:pPr>
      <w:r w:rsidRPr="000665B4">
        <w:rPr>
          <w:rFonts w:ascii="宋体" w:eastAsia="宋体" w:hAnsi="宋体"/>
        </w:rPr>
        <w:t xml:space="preserve">    return 0;</w:t>
      </w:r>
    </w:p>
    <w:p w:rsidR="00162E06" w:rsidRPr="000665B4" w:rsidRDefault="00C55140" w:rsidP="00C55140">
      <w:pPr>
        <w:rPr>
          <w:rFonts w:ascii="宋体" w:eastAsia="宋体" w:hAnsi="宋体"/>
        </w:rPr>
      </w:pPr>
      <w:r w:rsidRPr="000665B4">
        <w:rPr>
          <w:rFonts w:ascii="宋体" w:eastAsia="宋体" w:hAnsi="宋体"/>
        </w:rPr>
        <w:t>}</w:t>
      </w:r>
    </w:p>
    <w:p w:rsidR="0035239B" w:rsidRPr="000665B4" w:rsidRDefault="0035239B" w:rsidP="0035239B">
      <w:pPr>
        <w:pStyle w:val="3"/>
        <w:rPr>
          <w:rFonts w:ascii="宋体" w:eastAsia="宋体" w:hAnsi="宋体"/>
          <w:b w:val="0"/>
        </w:rPr>
      </w:pPr>
      <w:bookmarkStart w:id="242" w:name="_Toc524383143"/>
      <w:r w:rsidRPr="000665B4">
        <w:rPr>
          <w:rFonts w:ascii="宋体" w:eastAsia="宋体" w:hAnsi="宋体" w:hint="eastAsia"/>
          <w:b w:val="0"/>
        </w:rPr>
        <w:lastRenderedPageBreak/>
        <w:t>极角排序</w:t>
      </w:r>
      <w:bookmarkEnd w:id="242"/>
    </w:p>
    <w:p w:rsidR="0035239B" w:rsidRPr="000665B4" w:rsidRDefault="0035239B" w:rsidP="0035239B">
      <w:pPr>
        <w:pStyle w:val="3"/>
        <w:rPr>
          <w:rFonts w:ascii="宋体" w:eastAsia="宋体" w:hAnsi="宋体"/>
          <w:b w:val="0"/>
        </w:rPr>
      </w:pPr>
      <w:bookmarkStart w:id="243" w:name="_Toc524383144"/>
      <w:r w:rsidRPr="000665B4">
        <w:rPr>
          <w:rFonts w:ascii="宋体" w:eastAsia="宋体" w:hAnsi="宋体" w:hint="eastAsia"/>
          <w:b w:val="0"/>
        </w:rPr>
        <w:t>凸包</w:t>
      </w:r>
      <w:bookmarkEnd w:id="243"/>
    </w:p>
    <w:p w:rsidR="00A723FF" w:rsidRPr="000665B4" w:rsidRDefault="00A723FF" w:rsidP="00A723FF">
      <w:pPr>
        <w:pStyle w:val="3"/>
        <w:rPr>
          <w:rFonts w:ascii="宋体" w:eastAsia="宋体" w:hAnsi="宋体"/>
          <w:b w:val="0"/>
        </w:rPr>
      </w:pPr>
      <w:bookmarkStart w:id="244" w:name="_Toc524383145"/>
      <w:r w:rsidRPr="000665B4">
        <w:rPr>
          <w:rFonts w:ascii="宋体" w:eastAsia="宋体" w:hAnsi="宋体" w:hint="eastAsia"/>
          <w:b w:val="0"/>
        </w:rPr>
        <w:t>其他题目</w:t>
      </w:r>
      <w:bookmarkEnd w:id="244"/>
    </w:p>
    <w:p w:rsidR="00A723FF" w:rsidRPr="000665B4" w:rsidRDefault="00A723FF" w:rsidP="00A723FF">
      <w:pPr>
        <w:pStyle w:val="4"/>
        <w:rPr>
          <w:rFonts w:ascii="宋体" w:eastAsia="宋体" w:hAnsi="宋体"/>
          <w:b w:val="0"/>
        </w:rPr>
      </w:pPr>
      <w:r w:rsidRPr="000665B4">
        <w:rPr>
          <w:rFonts w:ascii="宋体" w:eastAsia="宋体" w:hAnsi="宋体" w:hint="eastAsia"/>
          <w:b w:val="0"/>
        </w:rPr>
        <w:t>√-HDU-5858</w:t>
      </w:r>
      <w:r w:rsidRPr="000665B4">
        <w:rPr>
          <w:rFonts w:ascii="宋体" w:eastAsia="宋体" w:hAnsi="宋体"/>
          <w:b w:val="0"/>
        </w:rPr>
        <w:t>-2016</w:t>
      </w:r>
      <w:r w:rsidRPr="000665B4">
        <w:rPr>
          <w:rFonts w:ascii="宋体" w:eastAsia="宋体" w:hAnsi="宋体" w:hint="eastAsia"/>
          <w:b w:val="0"/>
        </w:rPr>
        <w:t>多校10-签到</w:t>
      </w:r>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√-HDU-5858</w:instrText>
      </w:r>
      <w:r w:rsidR="00C478A5" w:rsidRPr="000665B4">
        <w:rPr>
          <w:rFonts w:ascii="宋体" w:eastAsia="宋体" w:hAnsi="宋体"/>
          <w:b w:val="0"/>
        </w:rPr>
        <w:instrText>-2016</w:instrText>
      </w:r>
      <w:r w:rsidR="00C478A5" w:rsidRPr="000665B4">
        <w:rPr>
          <w:rFonts w:ascii="宋体" w:eastAsia="宋体" w:hAnsi="宋体" w:hint="eastAsia"/>
          <w:b w:val="0"/>
        </w:rPr>
        <w:instrText>多校10-签到</w:instrText>
      </w:r>
      <w:r w:rsidR="00C478A5" w:rsidRPr="000665B4">
        <w:rPr>
          <w:rFonts w:ascii="宋体" w:eastAsia="宋体" w:hAnsi="宋体"/>
        </w:rPr>
        <w:instrText>:</w:instrText>
      </w:r>
      <w:r w:rsidR="00C478A5" w:rsidRPr="000665B4">
        <w:rPr>
          <w:rFonts w:ascii="宋体" w:eastAsia="宋体" w:hAnsi="宋体" w:hint="eastAsia"/>
        </w:rPr>
        <w:instrText>5</w:instrText>
      </w:r>
      <w:r w:rsidR="00C478A5" w:rsidRPr="000665B4">
        <w:rPr>
          <w:rFonts w:ascii="宋体" w:eastAsia="宋体" w:hAnsi="宋体"/>
        </w:rPr>
        <w:instrText xml:space="preserve">858" \y "HDU:5858" </w:instrText>
      </w:r>
      <w:r w:rsidR="00C478A5" w:rsidRPr="000665B4">
        <w:rPr>
          <w:rFonts w:ascii="宋体" w:eastAsia="宋体" w:hAnsi="宋体"/>
          <w:b w:val="0"/>
        </w:rPr>
        <w:fldChar w:fldCharType="end"/>
      </w:r>
    </w:p>
    <w:p w:rsidR="00A723FF" w:rsidRPr="000665B4" w:rsidRDefault="00A723FF" w:rsidP="00A723FF">
      <w:pPr>
        <w:rPr>
          <w:rFonts w:ascii="宋体" w:eastAsia="宋体" w:hAnsi="宋体"/>
        </w:rPr>
      </w:pPr>
      <w:r w:rsidRPr="000665B4">
        <w:rPr>
          <w:rFonts w:ascii="宋体" w:eastAsia="宋体" w:hAnsi="宋体"/>
          <w:noProof/>
        </w:rPr>
        <w:drawing>
          <wp:inline distT="0" distB="0" distL="0" distR="0" wp14:anchorId="75A8DC63" wp14:editId="6A1BB068">
            <wp:extent cx="2011978" cy="1981024"/>
            <wp:effectExtent l="0" t="0" r="7620" b="635"/>
            <wp:docPr id="2" name="图片 2" descr="https://odzkskevi.qnssl.com/d8740ee759f31eb99b24e8d7a5c42d78?v=153118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dzkskevi.qnssl.com/d8740ee759f31eb99b24e8d7a5c42d78?v=153118046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019218" cy="1988153"/>
                    </a:xfrm>
                    <a:prstGeom prst="rect">
                      <a:avLst/>
                    </a:prstGeom>
                    <a:noFill/>
                    <a:ln>
                      <a:noFill/>
                    </a:ln>
                  </pic:spPr>
                </pic:pic>
              </a:graphicData>
            </a:graphic>
          </wp:inline>
        </w:drawing>
      </w:r>
    </w:p>
    <w:p w:rsidR="00A723FF" w:rsidRPr="000665B4" w:rsidRDefault="00A723FF" w:rsidP="00A723FF">
      <w:pPr>
        <w:rPr>
          <w:rFonts w:ascii="宋体" w:eastAsia="宋体" w:hAnsi="宋体"/>
        </w:rPr>
      </w:pPr>
      <w:r w:rsidRPr="000665B4">
        <w:rPr>
          <w:rFonts w:ascii="宋体" w:eastAsia="宋体" w:hAnsi="宋体" w:hint="eastAsia"/>
        </w:rPr>
        <w:t>【题意】求阴影部分面积</w:t>
      </w:r>
    </w:p>
    <w:p w:rsidR="00A723FF" w:rsidRPr="000665B4" w:rsidRDefault="00A723FF" w:rsidP="00A723FF">
      <w:pPr>
        <w:rPr>
          <w:rFonts w:ascii="宋体" w:eastAsia="宋体" w:hAnsi="宋体"/>
        </w:rPr>
      </w:pPr>
      <w:r w:rsidRPr="000665B4">
        <w:rPr>
          <w:rFonts w:ascii="宋体" w:eastAsia="宋体" w:hAnsi="宋体" w:hint="eastAsia"/>
        </w:rPr>
        <w:t>【公式】</w:t>
      </w:r>
    </w:p>
    <w:p w:rsidR="00A723FF" w:rsidRPr="000665B4" w:rsidRDefault="00A723FF" w:rsidP="00A723FF">
      <w:pPr>
        <w:rPr>
          <w:rFonts w:ascii="宋体" w:eastAsia="宋体" w:hAnsi="宋体"/>
        </w:rPr>
      </w:pPr>
      <w:r w:rsidRPr="000665B4">
        <w:rPr>
          <w:rFonts w:ascii="宋体" w:eastAsia="宋体" w:hAnsi="宋体"/>
          <w:position w:val="-24"/>
        </w:rPr>
        <w:object w:dxaOrig="3980" w:dyaOrig="680">
          <v:shape id="_x0000_i1101" type="#_x0000_t75" style="width:198.75pt;height:33.75pt" o:ole="">
            <v:imagedata r:id="rId219" o:title=""/>
          </v:shape>
          <o:OLEObject Type="Embed" ProgID="Equation.DSMT4" ShapeID="_x0000_i1101" DrawAspect="Content" ObjectID="_1598124787" r:id="rId220"/>
        </w:object>
      </w:r>
    </w:p>
    <w:p w:rsidR="00A723FF" w:rsidRPr="000665B4" w:rsidRDefault="00A723FF" w:rsidP="00A723FF">
      <w:pPr>
        <w:rPr>
          <w:rFonts w:ascii="宋体" w:eastAsia="宋体" w:hAnsi="宋体"/>
        </w:rPr>
      </w:pPr>
      <w:r w:rsidRPr="000665B4">
        <w:rPr>
          <w:rFonts w:ascii="宋体" w:eastAsia="宋体" w:hAnsi="宋体" w:hint="eastAsia"/>
        </w:rPr>
        <w:t>需要使用余弦定理与三角形面积公式</w:t>
      </w:r>
      <w:r w:rsidRPr="000665B4">
        <w:rPr>
          <w:rFonts w:ascii="宋体" w:eastAsia="宋体" w:hAnsi="宋体"/>
          <w:position w:val="-24"/>
        </w:rPr>
        <w:object w:dxaOrig="1359" w:dyaOrig="620">
          <v:shape id="_x0000_i1102" type="#_x0000_t75" style="width:68.25pt;height:30.75pt" o:ole="">
            <v:imagedata r:id="rId221" o:title=""/>
          </v:shape>
          <o:OLEObject Type="Embed" ProgID="Equation.DSMT4" ShapeID="_x0000_i1102" DrawAspect="Content" ObjectID="_1598124788" r:id="rId222"/>
        </w:object>
      </w:r>
    </w:p>
    <w:p w:rsidR="00A723FF" w:rsidRPr="000665B4" w:rsidRDefault="00A723FF" w:rsidP="00A723FF">
      <w:pPr>
        <w:rPr>
          <w:rFonts w:ascii="宋体" w:eastAsia="宋体" w:hAnsi="宋体"/>
        </w:rPr>
      </w:pPr>
      <w:r w:rsidRPr="000665B4">
        <w:rPr>
          <w:rFonts w:ascii="宋体" w:eastAsia="宋体" w:hAnsi="宋体"/>
          <w:noProof/>
        </w:rPr>
        <w:drawing>
          <wp:inline distT="0" distB="0" distL="0" distR="0" wp14:anchorId="434B7C18" wp14:editId="41E4774A">
            <wp:extent cx="1859669" cy="181883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1864579" cy="1823640"/>
                    </a:xfrm>
                    <a:prstGeom prst="rect">
                      <a:avLst/>
                    </a:prstGeom>
                  </pic:spPr>
                </pic:pic>
              </a:graphicData>
            </a:graphic>
          </wp:inline>
        </w:drawing>
      </w:r>
    </w:p>
    <w:p w:rsidR="00E66641" w:rsidRPr="000665B4" w:rsidRDefault="00E66641" w:rsidP="00E66641">
      <w:pPr>
        <w:pStyle w:val="2"/>
        <w:rPr>
          <w:rFonts w:ascii="宋体" w:eastAsia="宋体" w:hAnsi="宋体"/>
          <w:b w:val="0"/>
        </w:rPr>
      </w:pPr>
      <w:bookmarkStart w:id="245" w:name="_Toc524383146"/>
      <w:r w:rsidRPr="000665B4">
        <w:rPr>
          <w:rFonts w:ascii="宋体" w:eastAsia="宋体" w:hAnsi="宋体" w:hint="eastAsia"/>
          <w:b w:val="0"/>
        </w:rPr>
        <w:lastRenderedPageBreak/>
        <w:t>线性规划</w:t>
      </w:r>
      <w:bookmarkEnd w:id="245"/>
    </w:p>
    <w:p w:rsidR="00E66641" w:rsidRPr="000665B4" w:rsidRDefault="00E66641" w:rsidP="00E66641">
      <w:pPr>
        <w:pStyle w:val="3"/>
        <w:rPr>
          <w:rFonts w:ascii="宋体" w:eastAsia="宋体" w:hAnsi="宋体"/>
          <w:b w:val="0"/>
        </w:rPr>
      </w:pPr>
      <w:bookmarkStart w:id="246" w:name="_Toc524383147"/>
      <w:r w:rsidRPr="000665B4">
        <w:rPr>
          <w:rFonts w:ascii="宋体" w:eastAsia="宋体" w:hAnsi="宋体" w:hint="eastAsia"/>
          <w:b w:val="0"/>
        </w:rPr>
        <w:t>单纯形法</w:t>
      </w:r>
      <w:bookmarkEnd w:id="246"/>
    </w:p>
    <w:p w:rsidR="00E66641" w:rsidRPr="000665B4" w:rsidRDefault="0023482A" w:rsidP="00A723FF">
      <w:pPr>
        <w:rPr>
          <w:rFonts w:ascii="宋体" w:eastAsia="宋体" w:hAnsi="宋体"/>
        </w:rPr>
      </w:pPr>
      <w:hyperlink r:id="rId224" w:history="1">
        <w:r w:rsidR="00E66641" w:rsidRPr="000665B4">
          <w:rPr>
            <w:rStyle w:val="a3"/>
            <w:rFonts w:ascii="宋体" w:eastAsia="宋体" w:hAnsi="宋体"/>
          </w:rPr>
          <w:t>http://www.cnblogs.com/zzqsblog/p/5457091.html</w:t>
        </w:r>
      </w:hyperlink>
    </w:p>
    <w:p w:rsidR="00E66641" w:rsidRPr="000665B4" w:rsidRDefault="0023482A" w:rsidP="00A723FF">
      <w:pPr>
        <w:rPr>
          <w:rFonts w:ascii="宋体" w:eastAsia="宋体" w:hAnsi="宋体"/>
        </w:rPr>
      </w:pPr>
      <w:hyperlink r:id="rId225" w:history="1">
        <w:r w:rsidR="00E66641" w:rsidRPr="000665B4">
          <w:rPr>
            <w:rStyle w:val="a3"/>
            <w:rFonts w:ascii="宋体" w:eastAsia="宋体" w:hAnsi="宋体"/>
          </w:rPr>
          <w:t>https://blog.csdn.net/u010336344/article/details/62422284</w:t>
        </w:r>
      </w:hyperlink>
    </w:p>
    <w:p w:rsidR="00E66641" w:rsidRPr="000665B4" w:rsidRDefault="0023482A" w:rsidP="00A723FF">
      <w:pPr>
        <w:rPr>
          <w:rFonts w:ascii="宋体" w:eastAsia="宋体" w:hAnsi="宋体"/>
        </w:rPr>
      </w:pPr>
      <w:hyperlink r:id="rId226" w:history="1">
        <w:r w:rsidR="00E66641" w:rsidRPr="000665B4">
          <w:rPr>
            <w:rStyle w:val="a3"/>
            <w:rFonts w:ascii="宋体" w:eastAsia="宋体" w:hAnsi="宋体"/>
          </w:rPr>
          <w:t>https://www.bilibili.com/video/av7847726?from=search&amp;seid=8839682959904581481</w:t>
        </w:r>
      </w:hyperlink>
    </w:p>
    <w:p w:rsidR="00E66641" w:rsidRPr="000665B4" w:rsidRDefault="0023482A" w:rsidP="00A723FF">
      <w:pPr>
        <w:rPr>
          <w:rFonts w:ascii="宋体" w:eastAsia="宋体" w:hAnsi="宋体"/>
        </w:rPr>
      </w:pPr>
      <w:hyperlink r:id="rId227" w:history="1">
        <w:r w:rsidR="00E66641" w:rsidRPr="000665B4">
          <w:rPr>
            <w:rStyle w:val="a3"/>
            <w:rFonts w:ascii="宋体" w:eastAsia="宋体" w:hAnsi="宋体"/>
          </w:rPr>
          <w:t>http://www.doc88.com/p-846811841036.html</w:t>
        </w:r>
      </w:hyperlink>
    </w:p>
    <w:p w:rsidR="00867262" w:rsidRPr="000665B4" w:rsidRDefault="0023482A" w:rsidP="00A723FF">
      <w:pPr>
        <w:rPr>
          <w:rFonts w:ascii="宋体" w:eastAsia="宋体" w:hAnsi="宋体"/>
        </w:rPr>
      </w:pPr>
      <w:hyperlink r:id="rId228" w:history="1">
        <w:r w:rsidR="00867262" w:rsidRPr="000665B4">
          <w:rPr>
            <w:rStyle w:val="a3"/>
            <w:rFonts w:ascii="宋体" w:eastAsia="宋体" w:hAnsi="宋体"/>
          </w:rPr>
          <w:t>https://blog.csdn.net/hdu2014/article/details/51124340</w:t>
        </w:r>
      </w:hyperlink>
    </w:p>
    <w:p w:rsidR="00867262" w:rsidRPr="000665B4" w:rsidRDefault="0023482A" w:rsidP="00A723FF">
      <w:pPr>
        <w:rPr>
          <w:rFonts w:ascii="宋体" w:eastAsia="宋体" w:hAnsi="宋体"/>
        </w:rPr>
      </w:pPr>
      <w:hyperlink r:id="rId229" w:history="1">
        <w:r w:rsidR="00867262" w:rsidRPr="000665B4">
          <w:rPr>
            <w:rStyle w:val="a3"/>
            <w:rFonts w:ascii="宋体" w:eastAsia="宋体" w:hAnsi="宋体"/>
          </w:rPr>
          <w:t>https://blog.csdn.net/u012116229/article/details/44205943</w:t>
        </w:r>
      </w:hyperlink>
    </w:p>
    <w:p w:rsidR="00867262" w:rsidRPr="000665B4" w:rsidRDefault="0023482A" w:rsidP="00A723FF">
      <w:pPr>
        <w:rPr>
          <w:rFonts w:ascii="宋体" w:eastAsia="宋体" w:hAnsi="宋体"/>
        </w:rPr>
      </w:pPr>
      <w:hyperlink r:id="rId230" w:history="1">
        <w:r w:rsidR="00867262" w:rsidRPr="000665B4">
          <w:rPr>
            <w:rStyle w:val="a3"/>
            <w:rFonts w:ascii="宋体" w:eastAsia="宋体" w:hAnsi="宋体"/>
          </w:rPr>
          <w:t>https://blog.csdn.net/alan_cty/article/details/71716617</w:t>
        </w:r>
      </w:hyperlink>
    </w:p>
    <w:p w:rsidR="00867262" w:rsidRPr="000665B4" w:rsidRDefault="00867262" w:rsidP="00A723FF">
      <w:pPr>
        <w:rPr>
          <w:rFonts w:ascii="宋体" w:eastAsia="宋体" w:hAnsi="宋体"/>
        </w:rPr>
      </w:pPr>
    </w:p>
    <w:p w:rsidR="00BC733B" w:rsidRPr="000665B4" w:rsidRDefault="00BC733B" w:rsidP="00A723FF">
      <w:pPr>
        <w:rPr>
          <w:rFonts w:ascii="宋体" w:eastAsia="宋体" w:hAnsi="宋体"/>
        </w:rPr>
      </w:pPr>
      <w:r w:rsidRPr="000665B4">
        <w:rPr>
          <w:rFonts w:ascii="宋体" w:eastAsia="宋体" w:hAnsi="宋体"/>
        </w:rPr>
        <w:t>2018</w:t>
      </w:r>
      <w:r w:rsidRPr="000665B4">
        <w:rPr>
          <w:rFonts w:ascii="宋体" w:eastAsia="宋体" w:hAnsi="宋体" w:hint="eastAsia"/>
        </w:rPr>
        <w:t>百度之星资格赛1003-应该就是单纯形法</w:t>
      </w:r>
    </w:p>
    <w:p w:rsidR="00867262" w:rsidRPr="000665B4" w:rsidRDefault="00867262" w:rsidP="00A723FF">
      <w:pPr>
        <w:rPr>
          <w:rFonts w:ascii="宋体" w:eastAsia="宋体" w:hAnsi="宋体"/>
        </w:rPr>
      </w:pPr>
      <w:r w:rsidRPr="000665B4">
        <w:rPr>
          <w:rFonts w:ascii="宋体" w:eastAsia="宋体" w:hAnsi="宋体" w:hint="eastAsia"/>
        </w:rPr>
        <w:t>【题目】</w:t>
      </w:r>
    </w:p>
    <w:p w:rsidR="00C24C88" w:rsidRPr="000665B4" w:rsidRDefault="00C24C88" w:rsidP="00C24C88">
      <w:pPr>
        <w:jc w:val="left"/>
        <w:rPr>
          <w:rFonts w:ascii="宋体" w:eastAsia="宋体" w:hAnsi="宋体"/>
        </w:rPr>
      </w:pPr>
      <w:r w:rsidRPr="000665B4">
        <w:rPr>
          <w:rFonts w:ascii="宋体" w:eastAsia="宋体" w:hAnsi="宋体"/>
          <w:noProof/>
        </w:rPr>
        <w:drawing>
          <wp:inline distT="0" distB="0" distL="0" distR="0" wp14:anchorId="74C1322A" wp14:editId="32AE5EC2">
            <wp:extent cx="6209977" cy="26003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214753" cy="2602325"/>
                    </a:xfrm>
                    <a:prstGeom prst="rect">
                      <a:avLst/>
                    </a:prstGeom>
                  </pic:spPr>
                </pic:pic>
              </a:graphicData>
            </a:graphic>
          </wp:inline>
        </w:drawing>
      </w:r>
    </w:p>
    <w:p w:rsidR="00C24C88" w:rsidRPr="000665B4" w:rsidRDefault="00C24C88" w:rsidP="00A723FF">
      <w:pPr>
        <w:rPr>
          <w:rFonts w:ascii="宋体" w:eastAsia="宋体" w:hAnsi="宋体"/>
        </w:rPr>
      </w:pPr>
    </w:p>
    <w:p w:rsidR="00E66641" w:rsidRPr="000665B4" w:rsidRDefault="00746268" w:rsidP="00A723FF">
      <w:pPr>
        <w:rPr>
          <w:rFonts w:ascii="宋体" w:eastAsia="宋体" w:hAnsi="宋体"/>
        </w:rPr>
      </w:pPr>
      <w:r w:rsidRPr="000665B4">
        <w:rPr>
          <w:rFonts w:ascii="宋体" w:eastAsia="宋体" w:hAnsi="宋体" w:hint="eastAsia"/>
        </w:rPr>
        <w:t>【模板】</w:t>
      </w:r>
      <w:r w:rsidR="004714B5" w:rsidRPr="000665B4">
        <w:rPr>
          <w:rFonts w:ascii="宋体" w:eastAsia="宋体" w:hAnsi="宋体" w:hint="eastAsia"/>
        </w:rPr>
        <w:t>//偏工程的代码，目前没有拿他调通过题目,可以作为对拍</w:t>
      </w:r>
    </w:p>
    <w:p w:rsidR="00746268" w:rsidRPr="000665B4" w:rsidRDefault="00746268" w:rsidP="00746268">
      <w:pPr>
        <w:rPr>
          <w:rFonts w:ascii="宋体" w:eastAsia="宋体" w:hAnsi="宋体"/>
        </w:rPr>
      </w:pPr>
      <w:r w:rsidRPr="000665B4">
        <w:rPr>
          <w:rFonts w:ascii="宋体" w:eastAsia="宋体" w:hAnsi="宋体"/>
        </w:rPr>
        <w:t>//common.h</w:t>
      </w:r>
    </w:p>
    <w:p w:rsidR="00746268" w:rsidRPr="000665B4" w:rsidRDefault="00746268" w:rsidP="00746268">
      <w:pPr>
        <w:rPr>
          <w:rFonts w:ascii="宋体" w:eastAsia="宋体" w:hAnsi="宋体"/>
        </w:rPr>
      </w:pPr>
      <w:r w:rsidRPr="000665B4">
        <w:rPr>
          <w:rFonts w:ascii="宋体" w:eastAsia="宋体" w:hAnsi="宋体"/>
        </w:rPr>
        <w:t>#include &lt;stdio.h&gt;</w:t>
      </w:r>
    </w:p>
    <w:p w:rsidR="00746268" w:rsidRPr="000665B4" w:rsidRDefault="00746268" w:rsidP="00746268">
      <w:pPr>
        <w:rPr>
          <w:rFonts w:ascii="宋体" w:eastAsia="宋体" w:hAnsi="宋体"/>
        </w:rPr>
      </w:pPr>
      <w:r w:rsidRPr="000665B4">
        <w:rPr>
          <w:rFonts w:ascii="宋体" w:eastAsia="宋体" w:hAnsi="宋体"/>
        </w:rPr>
        <w:t>#include &lt;stdlib.h&gt;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#define u8</w:t>
      </w:r>
      <w:r w:rsidRPr="000665B4">
        <w:rPr>
          <w:rFonts w:ascii="宋体" w:eastAsia="宋体" w:hAnsi="宋体"/>
        </w:rPr>
        <w:tab/>
      </w:r>
      <w:r w:rsidRPr="000665B4">
        <w:rPr>
          <w:rFonts w:ascii="宋体" w:eastAsia="宋体" w:hAnsi="宋体"/>
        </w:rPr>
        <w:tab/>
        <w:t>unsigned char</w:t>
      </w:r>
    </w:p>
    <w:p w:rsidR="00746268" w:rsidRPr="000665B4" w:rsidRDefault="00746268" w:rsidP="00746268">
      <w:pPr>
        <w:rPr>
          <w:rFonts w:ascii="宋体" w:eastAsia="宋体" w:hAnsi="宋体"/>
        </w:rPr>
      </w:pPr>
      <w:r w:rsidRPr="000665B4">
        <w:rPr>
          <w:rFonts w:ascii="宋体" w:eastAsia="宋体" w:hAnsi="宋体"/>
        </w:rPr>
        <w:t>#define i8</w:t>
      </w:r>
      <w:r w:rsidRPr="000665B4">
        <w:rPr>
          <w:rFonts w:ascii="宋体" w:eastAsia="宋体" w:hAnsi="宋体"/>
        </w:rPr>
        <w:tab/>
      </w:r>
      <w:r w:rsidRPr="000665B4">
        <w:rPr>
          <w:rFonts w:ascii="宋体" w:eastAsia="宋体" w:hAnsi="宋体"/>
        </w:rPr>
        <w:tab/>
        <w:t>char</w:t>
      </w:r>
    </w:p>
    <w:p w:rsidR="00746268" w:rsidRPr="000665B4" w:rsidRDefault="00746268" w:rsidP="00746268">
      <w:pPr>
        <w:rPr>
          <w:rFonts w:ascii="宋体" w:eastAsia="宋体" w:hAnsi="宋体"/>
        </w:rPr>
      </w:pPr>
      <w:r w:rsidRPr="000665B4">
        <w:rPr>
          <w:rFonts w:ascii="宋体" w:eastAsia="宋体" w:hAnsi="宋体"/>
        </w:rPr>
        <w:t>#define u16</w:t>
      </w:r>
      <w:r w:rsidRPr="000665B4">
        <w:rPr>
          <w:rFonts w:ascii="宋体" w:eastAsia="宋体" w:hAnsi="宋体"/>
        </w:rPr>
        <w:tab/>
      </w:r>
      <w:r w:rsidRPr="000665B4">
        <w:rPr>
          <w:rFonts w:ascii="宋体" w:eastAsia="宋体" w:hAnsi="宋体"/>
        </w:rPr>
        <w:tab/>
        <w:t>unsigned short int</w:t>
      </w:r>
    </w:p>
    <w:p w:rsidR="00746268" w:rsidRPr="000665B4" w:rsidRDefault="00746268" w:rsidP="00746268">
      <w:pPr>
        <w:rPr>
          <w:rFonts w:ascii="宋体" w:eastAsia="宋体" w:hAnsi="宋体"/>
        </w:rPr>
      </w:pPr>
      <w:r w:rsidRPr="000665B4">
        <w:rPr>
          <w:rFonts w:ascii="宋体" w:eastAsia="宋体" w:hAnsi="宋体"/>
        </w:rPr>
        <w:t>#define i16</w:t>
      </w:r>
      <w:r w:rsidRPr="000665B4">
        <w:rPr>
          <w:rFonts w:ascii="宋体" w:eastAsia="宋体" w:hAnsi="宋体"/>
        </w:rPr>
        <w:tab/>
      </w:r>
      <w:r w:rsidRPr="000665B4">
        <w:rPr>
          <w:rFonts w:ascii="宋体" w:eastAsia="宋体" w:hAnsi="宋体"/>
        </w:rPr>
        <w:tab/>
        <w:t>short int</w:t>
      </w:r>
    </w:p>
    <w:p w:rsidR="00746268" w:rsidRPr="000665B4" w:rsidRDefault="00746268" w:rsidP="00746268">
      <w:pPr>
        <w:rPr>
          <w:rFonts w:ascii="宋体" w:eastAsia="宋体" w:hAnsi="宋体"/>
        </w:rPr>
      </w:pPr>
      <w:r w:rsidRPr="000665B4">
        <w:rPr>
          <w:rFonts w:ascii="宋体" w:eastAsia="宋体" w:hAnsi="宋体"/>
        </w:rPr>
        <w:t>#define u32</w:t>
      </w:r>
      <w:r w:rsidRPr="000665B4">
        <w:rPr>
          <w:rFonts w:ascii="宋体" w:eastAsia="宋体" w:hAnsi="宋体"/>
        </w:rPr>
        <w:tab/>
      </w:r>
      <w:r w:rsidRPr="000665B4">
        <w:rPr>
          <w:rFonts w:ascii="宋体" w:eastAsia="宋体" w:hAnsi="宋体"/>
        </w:rPr>
        <w:tab/>
        <w:t>unsigned int</w:t>
      </w:r>
    </w:p>
    <w:p w:rsidR="00746268" w:rsidRPr="000665B4" w:rsidRDefault="00746268" w:rsidP="00746268">
      <w:pPr>
        <w:rPr>
          <w:rFonts w:ascii="宋体" w:eastAsia="宋体" w:hAnsi="宋体"/>
        </w:rPr>
      </w:pPr>
      <w:r w:rsidRPr="000665B4">
        <w:rPr>
          <w:rFonts w:ascii="宋体" w:eastAsia="宋体" w:hAnsi="宋体"/>
        </w:rPr>
        <w:t>#define i32</w:t>
      </w:r>
      <w:r w:rsidRPr="000665B4">
        <w:rPr>
          <w:rFonts w:ascii="宋体" w:eastAsia="宋体" w:hAnsi="宋体"/>
        </w:rPr>
        <w:tab/>
      </w:r>
      <w:r w:rsidRPr="000665B4">
        <w:rPr>
          <w:rFonts w:ascii="宋体" w:eastAsia="宋体" w:hAnsi="宋体"/>
        </w:rPr>
        <w:tab/>
        <w:t>int</w:t>
      </w:r>
    </w:p>
    <w:p w:rsidR="00746268" w:rsidRPr="000665B4" w:rsidRDefault="00746268" w:rsidP="00746268">
      <w:pPr>
        <w:rPr>
          <w:rFonts w:ascii="宋体" w:eastAsia="宋体" w:hAnsi="宋体"/>
        </w:rPr>
      </w:pPr>
      <w:r w:rsidRPr="000665B4">
        <w:rPr>
          <w:rFonts w:ascii="宋体" w:eastAsia="宋体" w:hAnsi="宋体"/>
        </w:rPr>
        <w:t>//matrix.h</w:t>
      </w:r>
    </w:p>
    <w:p w:rsidR="00746268" w:rsidRPr="000665B4" w:rsidRDefault="00746268" w:rsidP="00746268">
      <w:pPr>
        <w:rPr>
          <w:rFonts w:ascii="宋体" w:eastAsia="宋体" w:hAnsi="宋体"/>
        </w:rPr>
      </w:pPr>
      <w:r w:rsidRPr="000665B4">
        <w:rPr>
          <w:rFonts w:ascii="宋体" w:eastAsia="宋体" w:hAnsi="宋体"/>
        </w:rPr>
        <w:t>typedef struct {</w:t>
      </w:r>
    </w:p>
    <w:p w:rsidR="00746268" w:rsidRPr="000665B4" w:rsidRDefault="00746268" w:rsidP="00746268">
      <w:pPr>
        <w:rPr>
          <w:rFonts w:ascii="宋体" w:eastAsia="宋体" w:hAnsi="宋体"/>
        </w:rPr>
      </w:pPr>
      <w:r w:rsidRPr="000665B4">
        <w:rPr>
          <w:rFonts w:ascii="宋体" w:eastAsia="宋体" w:hAnsi="宋体"/>
        </w:rPr>
        <w:tab/>
        <w:t>int</w:t>
      </w:r>
      <w:r w:rsidRPr="000665B4">
        <w:rPr>
          <w:rFonts w:ascii="宋体" w:eastAsia="宋体" w:hAnsi="宋体"/>
        </w:rPr>
        <w:tab/>
      </w:r>
      <w:r w:rsidRPr="000665B4">
        <w:rPr>
          <w:rFonts w:ascii="宋体" w:eastAsia="宋体" w:hAnsi="宋体"/>
        </w:rPr>
        <w:tab/>
        <w:t>row,col;</w:t>
      </w:r>
    </w:p>
    <w:p w:rsidR="00746268" w:rsidRPr="000665B4" w:rsidRDefault="00746268" w:rsidP="00746268">
      <w:pPr>
        <w:rPr>
          <w:rFonts w:ascii="宋体" w:eastAsia="宋体" w:hAnsi="宋体"/>
        </w:rPr>
      </w:pPr>
      <w:r w:rsidRPr="000665B4">
        <w:rPr>
          <w:rFonts w:ascii="宋体" w:eastAsia="宋体" w:hAnsi="宋体"/>
        </w:rPr>
        <w:lastRenderedPageBreak/>
        <w:tab/>
        <w:t>float**</w:t>
      </w:r>
      <w:r w:rsidRPr="000665B4">
        <w:rPr>
          <w:rFonts w:ascii="宋体" w:eastAsia="宋体" w:hAnsi="宋体"/>
        </w:rPr>
        <w:tab/>
        <w:t>mem;</w:t>
      </w:r>
    </w:p>
    <w:p w:rsidR="00746268" w:rsidRPr="000665B4" w:rsidRDefault="00746268" w:rsidP="00746268">
      <w:pPr>
        <w:rPr>
          <w:rFonts w:ascii="宋体" w:eastAsia="宋体" w:hAnsi="宋体"/>
        </w:rPr>
      </w:pPr>
      <w:r w:rsidRPr="000665B4">
        <w:rPr>
          <w:rFonts w:ascii="宋体" w:eastAsia="宋体" w:hAnsi="宋体"/>
        </w:rPr>
        <w:t>}MATRIX;</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u8 create_matrix(MATRIX* mat, int row, int col);</w:t>
      </w:r>
    </w:p>
    <w:p w:rsidR="00746268" w:rsidRPr="000665B4" w:rsidRDefault="00746268" w:rsidP="00746268">
      <w:pPr>
        <w:rPr>
          <w:rFonts w:ascii="宋体" w:eastAsia="宋体" w:hAnsi="宋体"/>
        </w:rPr>
      </w:pPr>
      <w:r w:rsidRPr="000665B4">
        <w:rPr>
          <w:rFonts w:ascii="宋体" w:eastAsia="宋体" w:hAnsi="宋体"/>
        </w:rPr>
        <w:t>void delete_matrix(MATRIX* mat);</w:t>
      </w:r>
    </w:p>
    <w:p w:rsidR="00746268" w:rsidRPr="000665B4" w:rsidRDefault="00746268" w:rsidP="00746268">
      <w:pPr>
        <w:rPr>
          <w:rFonts w:ascii="宋体" w:eastAsia="宋体" w:hAnsi="宋体"/>
        </w:rPr>
      </w:pPr>
      <w:r w:rsidRPr="000665B4">
        <w:rPr>
          <w:rFonts w:ascii="宋体" w:eastAsia="宋体" w:hAnsi="宋体"/>
        </w:rPr>
        <w:t>void set_matrix(MATRIX* mat, float* val);</w:t>
      </w:r>
    </w:p>
    <w:p w:rsidR="00746268" w:rsidRPr="000665B4" w:rsidRDefault="00746268" w:rsidP="00746268">
      <w:pPr>
        <w:rPr>
          <w:rFonts w:ascii="宋体" w:eastAsia="宋体" w:hAnsi="宋体"/>
        </w:rPr>
      </w:pPr>
      <w:r w:rsidRPr="000665B4">
        <w:rPr>
          <w:rFonts w:ascii="宋体" w:eastAsia="宋体" w:hAnsi="宋体"/>
        </w:rPr>
        <w:t>void copy_matrix(MATRIX* des_mat, MATRIX src_mat);</w:t>
      </w:r>
    </w:p>
    <w:p w:rsidR="00746268" w:rsidRPr="000665B4" w:rsidRDefault="00746268" w:rsidP="00746268">
      <w:pPr>
        <w:rPr>
          <w:rFonts w:ascii="宋体" w:eastAsia="宋体" w:hAnsi="宋体"/>
        </w:rPr>
      </w:pPr>
      <w:r w:rsidRPr="000665B4">
        <w:rPr>
          <w:rFonts w:ascii="宋体" w:eastAsia="宋体" w:hAnsi="宋体"/>
        </w:rPr>
        <w:t>void matrix_expand_row(MATRIX* mat, u32 exp_num, float* val);</w:t>
      </w:r>
    </w:p>
    <w:p w:rsidR="00746268" w:rsidRPr="000665B4" w:rsidRDefault="00746268" w:rsidP="00746268">
      <w:pPr>
        <w:rPr>
          <w:rFonts w:ascii="宋体" w:eastAsia="宋体" w:hAnsi="宋体"/>
        </w:rPr>
      </w:pPr>
      <w:r w:rsidRPr="000665B4">
        <w:rPr>
          <w:rFonts w:ascii="宋体" w:eastAsia="宋体" w:hAnsi="宋体"/>
        </w:rPr>
        <w:t>void matrix_expand_column(MATRIX* mat, u32 exp_num, float* val);</w:t>
      </w:r>
    </w:p>
    <w:p w:rsidR="00746268" w:rsidRPr="000665B4" w:rsidRDefault="00746268" w:rsidP="00746268">
      <w:pPr>
        <w:rPr>
          <w:rFonts w:ascii="宋体" w:eastAsia="宋体" w:hAnsi="宋体"/>
        </w:rPr>
      </w:pPr>
      <w:r w:rsidRPr="000665B4">
        <w:rPr>
          <w:rFonts w:ascii="宋体" w:eastAsia="宋体" w:hAnsi="宋体"/>
        </w:rPr>
        <w:t>void matrix_remove_column(MATRIX* mat, int col_index);</w:t>
      </w:r>
    </w:p>
    <w:p w:rsidR="00746268" w:rsidRPr="000665B4" w:rsidRDefault="00746268" w:rsidP="00746268">
      <w:pPr>
        <w:rPr>
          <w:rFonts w:ascii="宋体" w:eastAsia="宋体" w:hAnsi="宋体"/>
        </w:rPr>
      </w:pPr>
      <w:r w:rsidRPr="000665B4">
        <w:rPr>
          <w:rFonts w:ascii="宋体" w:eastAsia="宋体" w:hAnsi="宋体"/>
        </w:rPr>
        <w:t>void print_matrix(MATRIX mat);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//simplex.h</w:t>
      </w:r>
    </w:p>
    <w:p w:rsidR="00746268" w:rsidRPr="000665B4" w:rsidRDefault="00746268" w:rsidP="00746268">
      <w:pPr>
        <w:rPr>
          <w:rFonts w:ascii="宋体" w:eastAsia="宋体" w:hAnsi="宋体"/>
        </w:rPr>
      </w:pPr>
      <w:r w:rsidRPr="000665B4">
        <w:rPr>
          <w:rFonts w:ascii="宋体" w:eastAsia="宋体" w:hAnsi="宋体"/>
        </w:rPr>
        <w:t>typedef struct {</w:t>
      </w:r>
    </w:p>
    <w:p w:rsidR="00746268" w:rsidRPr="000665B4" w:rsidRDefault="00746268" w:rsidP="00746268">
      <w:pPr>
        <w:rPr>
          <w:rFonts w:ascii="宋体" w:eastAsia="宋体" w:hAnsi="宋体"/>
        </w:rPr>
      </w:pPr>
      <w:r w:rsidRPr="000665B4">
        <w:rPr>
          <w:rFonts w:ascii="宋体" w:eastAsia="宋体" w:hAnsi="宋体"/>
        </w:rPr>
        <w:tab/>
        <w:t>int bvar;</w:t>
      </w:r>
      <w:r w:rsidRPr="000665B4">
        <w:rPr>
          <w:rFonts w:ascii="宋体" w:eastAsia="宋体" w:hAnsi="宋体"/>
        </w:rPr>
        <w:tab/>
        <w:t>//basic variable: yi</w:t>
      </w:r>
    </w:p>
    <w:p w:rsidR="00746268" w:rsidRPr="000665B4" w:rsidRDefault="00746268" w:rsidP="00746268">
      <w:pPr>
        <w:rPr>
          <w:rFonts w:ascii="宋体" w:eastAsia="宋体" w:hAnsi="宋体"/>
        </w:rPr>
      </w:pPr>
      <w:r w:rsidRPr="000665B4">
        <w:rPr>
          <w:rFonts w:ascii="宋体" w:eastAsia="宋体" w:hAnsi="宋体"/>
        </w:rPr>
        <w:tab/>
        <w:t>int nbvar;</w:t>
      </w:r>
      <w:r w:rsidRPr="000665B4">
        <w:rPr>
          <w:rFonts w:ascii="宋体" w:eastAsia="宋体" w:hAnsi="宋体"/>
        </w:rPr>
        <w:tab/>
        <w:t>//non-basic variable: xi</w:t>
      </w:r>
    </w:p>
    <w:p w:rsidR="00746268" w:rsidRPr="000665B4" w:rsidRDefault="00746268" w:rsidP="00746268">
      <w:pPr>
        <w:rPr>
          <w:rFonts w:ascii="宋体" w:eastAsia="宋体" w:hAnsi="宋体"/>
        </w:rPr>
      </w:pPr>
      <w:r w:rsidRPr="000665B4">
        <w:rPr>
          <w:rFonts w:ascii="宋体" w:eastAsia="宋体" w:hAnsi="宋体"/>
        </w:rPr>
        <w:t>}PIVOT;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typedef enum {</w:t>
      </w:r>
    </w:p>
    <w:p w:rsidR="00746268" w:rsidRPr="000665B4" w:rsidRDefault="00746268" w:rsidP="00746268">
      <w:pPr>
        <w:rPr>
          <w:rFonts w:ascii="宋体" w:eastAsia="宋体" w:hAnsi="宋体"/>
        </w:rPr>
      </w:pPr>
      <w:r w:rsidRPr="000665B4">
        <w:rPr>
          <w:rFonts w:ascii="宋体" w:eastAsia="宋体" w:hAnsi="宋体"/>
        </w:rPr>
        <w:tab/>
        <w:t>LP = 0,</w:t>
      </w:r>
    </w:p>
    <w:p w:rsidR="00746268" w:rsidRPr="000665B4" w:rsidRDefault="00746268" w:rsidP="00746268">
      <w:pPr>
        <w:rPr>
          <w:rFonts w:ascii="宋体" w:eastAsia="宋体" w:hAnsi="宋体"/>
        </w:rPr>
      </w:pPr>
      <w:r w:rsidRPr="000665B4">
        <w:rPr>
          <w:rFonts w:ascii="宋体" w:eastAsia="宋体" w:hAnsi="宋体"/>
        </w:rPr>
        <w:tab/>
        <w:t>ILP</w:t>
      </w:r>
    </w:p>
    <w:p w:rsidR="00746268" w:rsidRPr="000665B4" w:rsidRDefault="00746268" w:rsidP="00746268">
      <w:pPr>
        <w:rPr>
          <w:rFonts w:ascii="宋体" w:eastAsia="宋体" w:hAnsi="宋体"/>
        </w:rPr>
      </w:pPr>
      <w:r w:rsidRPr="000665B4">
        <w:rPr>
          <w:rFonts w:ascii="宋体" w:eastAsia="宋体" w:hAnsi="宋体"/>
        </w:rPr>
        <w:t>}STRATEGY;</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u8 initSimplexModel(MATRIX mat, MATRIX g_mat, char* var_name[]);</w:t>
      </w:r>
    </w:p>
    <w:p w:rsidR="00746268" w:rsidRPr="000665B4" w:rsidRDefault="00746268" w:rsidP="00746268">
      <w:pPr>
        <w:rPr>
          <w:rFonts w:ascii="宋体" w:eastAsia="宋体" w:hAnsi="宋体"/>
        </w:rPr>
      </w:pPr>
      <w:r w:rsidRPr="000665B4">
        <w:rPr>
          <w:rFonts w:ascii="宋体" w:eastAsia="宋体" w:hAnsi="宋体"/>
        </w:rPr>
        <w:t>void deleteSimplexModel(void);</w:t>
      </w:r>
    </w:p>
    <w:p w:rsidR="00746268" w:rsidRPr="000665B4" w:rsidRDefault="00746268" w:rsidP="00746268">
      <w:pPr>
        <w:rPr>
          <w:rFonts w:ascii="宋体" w:eastAsia="宋体" w:hAnsi="宋体"/>
        </w:rPr>
      </w:pPr>
      <w:r w:rsidRPr="000665B4">
        <w:rPr>
          <w:rFonts w:ascii="宋体" w:eastAsia="宋体" w:hAnsi="宋体"/>
        </w:rPr>
        <w:t>u8 SimplexRun(STRATEGY strategy);</w:t>
      </w:r>
    </w:p>
    <w:p w:rsidR="00746268" w:rsidRPr="000665B4" w:rsidRDefault="00746268" w:rsidP="00746268">
      <w:pPr>
        <w:rPr>
          <w:rFonts w:ascii="宋体" w:eastAsia="宋体" w:hAnsi="宋体"/>
        </w:rPr>
      </w:pPr>
      <w:r w:rsidRPr="000665B4">
        <w:rPr>
          <w:rFonts w:ascii="宋体" w:eastAsia="宋体" w:hAnsi="宋体"/>
        </w:rPr>
        <w:t>int getMaxIntValue(void);</w:t>
      </w:r>
    </w:p>
    <w:p w:rsidR="00746268" w:rsidRPr="000665B4" w:rsidRDefault="00746268" w:rsidP="00746268">
      <w:pPr>
        <w:rPr>
          <w:rFonts w:ascii="宋体" w:eastAsia="宋体" w:hAnsi="宋体"/>
        </w:rPr>
      </w:pPr>
      <w:r w:rsidRPr="000665B4">
        <w:rPr>
          <w:rFonts w:ascii="宋体" w:eastAsia="宋体" w:hAnsi="宋体"/>
        </w:rPr>
        <w:t>void getIntSolution(int* solution);</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//main</w:t>
      </w:r>
    </w:p>
    <w:p w:rsidR="00746268" w:rsidRPr="000665B4" w:rsidRDefault="00746268" w:rsidP="00746268">
      <w:pPr>
        <w:rPr>
          <w:rFonts w:ascii="宋体" w:eastAsia="宋体" w:hAnsi="宋体"/>
        </w:rPr>
      </w:pPr>
      <w:r w:rsidRPr="000665B4">
        <w:rPr>
          <w:rFonts w:ascii="宋体" w:eastAsia="宋体" w:hAnsi="宋体"/>
        </w:rPr>
        <w:t>MATRIX mat;</w:t>
      </w:r>
    </w:p>
    <w:p w:rsidR="00746268" w:rsidRPr="000665B4" w:rsidRDefault="00746268" w:rsidP="00746268">
      <w:pPr>
        <w:rPr>
          <w:rFonts w:ascii="宋体" w:eastAsia="宋体" w:hAnsi="宋体"/>
        </w:rPr>
      </w:pPr>
      <w:r w:rsidRPr="000665B4">
        <w:rPr>
          <w:rFonts w:ascii="宋体" w:eastAsia="宋体" w:hAnsi="宋体"/>
        </w:rPr>
        <w:t>MATRIX Goal_mat;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Test1(STRATEGY strategy)</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char* var_name[] = {"","x1","x2", "x3", "x4"};</w:t>
      </w:r>
    </w:p>
    <w:p w:rsidR="00746268" w:rsidRPr="000665B4" w:rsidRDefault="00746268" w:rsidP="00746268">
      <w:pPr>
        <w:rPr>
          <w:rFonts w:ascii="宋体" w:eastAsia="宋体" w:hAnsi="宋体"/>
        </w:rPr>
      </w:pPr>
      <w:r w:rsidRPr="000665B4">
        <w:rPr>
          <w:rFonts w:ascii="宋体" w:eastAsia="宋体" w:hAnsi="宋体"/>
        </w:rPr>
        <w:tab/>
        <w:t>//</w:t>
      </w:r>
      <w:r w:rsidRPr="000665B4">
        <w:rPr>
          <w:rFonts w:ascii="宋体" w:eastAsia="宋体" w:hAnsi="宋体"/>
        </w:rPr>
        <w:tab/>
        <w:t xml:space="preserve"> x1 +     + 2x3       &lt;= 18</w:t>
      </w:r>
    </w:p>
    <w:p w:rsidR="00746268" w:rsidRPr="000665B4" w:rsidRDefault="00746268" w:rsidP="00746268">
      <w:pPr>
        <w:rPr>
          <w:rFonts w:ascii="宋体" w:eastAsia="宋体" w:hAnsi="宋体"/>
        </w:rPr>
      </w:pPr>
      <w:r w:rsidRPr="000665B4">
        <w:rPr>
          <w:rFonts w:ascii="宋体" w:eastAsia="宋体" w:hAnsi="宋体"/>
        </w:rPr>
        <w:tab/>
        <w:t>//      + 2x2       - 7x4 &lt;= 0</w:t>
      </w:r>
    </w:p>
    <w:p w:rsidR="00746268" w:rsidRPr="000665B4" w:rsidRDefault="00746268" w:rsidP="00746268">
      <w:pPr>
        <w:rPr>
          <w:rFonts w:ascii="宋体" w:eastAsia="宋体" w:hAnsi="宋体"/>
        </w:rPr>
      </w:pPr>
      <w:r w:rsidRPr="000665B4">
        <w:rPr>
          <w:rFonts w:ascii="宋体" w:eastAsia="宋体" w:hAnsi="宋体"/>
        </w:rPr>
        <w:tab/>
        <w:t>//   x1 +  x2 +  x3 +  x4 &lt;= 9</w:t>
      </w:r>
      <w:r w:rsidRPr="000665B4">
        <w:rPr>
          <w:rFonts w:ascii="宋体" w:eastAsia="宋体" w:hAnsi="宋体"/>
        </w:rPr>
        <w:tab/>
      </w:r>
      <w:r w:rsidRPr="000665B4">
        <w:rPr>
          <w:rFonts w:ascii="宋体" w:eastAsia="宋体" w:hAnsi="宋体"/>
        </w:rPr>
        <w:tab/>
      </w:r>
      <w:r w:rsidRPr="000665B4">
        <w:rPr>
          <w:rFonts w:ascii="宋体" w:eastAsia="宋体" w:hAnsi="宋体"/>
        </w:rPr>
        <w:tab/>
        <w:t>[ x1+x2=b &lt;=&gt; (x1+x2&gt;=b &amp;&amp; x1+x2&lt;=b) ]</w:t>
      </w:r>
    </w:p>
    <w:p w:rsidR="00746268" w:rsidRPr="000665B4" w:rsidRDefault="00746268" w:rsidP="00746268">
      <w:pPr>
        <w:rPr>
          <w:rFonts w:ascii="宋体" w:eastAsia="宋体" w:hAnsi="宋体"/>
        </w:rPr>
      </w:pPr>
      <w:r w:rsidRPr="000665B4">
        <w:rPr>
          <w:rFonts w:ascii="宋体" w:eastAsia="宋体" w:hAnsi="宋体"/>
        </w:rPr>
        <w:tab/>
        <w:t>// - x1 -  x2 -  x3 -  x4 &lt;= -9</w:t>
      </w:r>
    </w:p>
    <w:p w:rsidR="00746268" w:rsidRPr="000665B4" w:rsidRDefault="00746268" w:rsidP="00746268">
      <w:pPr>
        <w:rPr>
          <w:rFonts w:ascii="宋体" w:eastAsia="宋体" w:hAnsi="宋体"/>
        </w:rPr>
      </w:pPr>
      <w:r w:rsidRPr="000665B4">
        <w:rPr>
          <w:rFonts w:ascii="宋体" w:eastAsia="宋体" w:hAnsi="宋体"/>
        </w:rPr>
        <w:tab/>
        <w:t>//        -x2 +  x3 - 2x4 &lt;= -1</w:t>
      </w:r>
    </w:p>
    <w:p w:rsidR="00746268" w:rsidRPr="000665B4" w:rsidRDefault="00746268" w:rsidP="00746268">
      <w:pPr>
        <w:rPr>
          <w:rFonts w:ascii="宋体" w:eastAsia="宋体" w:hAnsi="宋体"/>
        </w:rPr>
      </w:pPr>
      <w:r w:rsidRPr="000665B4">
        <w:rPr>
          <w:rFonts w:ascii="宋体" w:eastAsia="宋体" w:hAnsi="宋体"/>
        </w:rPr>
        <w:tab/>
        <w:t>float val[] =</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lastRenderedPageBreak/>
        <w:tab/>
      </w:r>
      <w:r w:rsidRPr="000665B4">
        <w:rPr>
          <w:rFonts w:ascii="宋体" w:eastAsia="宋体" w:hAnsi="宋体"/>
        </w:rPr>
        <w:tab/>
        <w:t>18,  1,  0,  2,  0,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 xml:space="preserve"> 0,  0,  2,  0, -7,</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 xml:space="preserve"> 9,  1,  1,  1,  1,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-9, -1, -1, -1,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-1,  0,- 1,  1, -2,</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r w:rsidRPr="000665B4">
        <w:rPr>
          <w:rFonts w:ascii="宋体" w:eastAsia="宋体" w:hAnsi="宋体"/>
        </w:rPr>
        <w:tab/>
        <w:t>maximize U = x1 + x2 + 3x3 - x4</w:t>
      </w:r>
    </w:p>
    <w:p w:rsidR="00746268" w:rsidRPr="000665B4" w:rsidRDefault="00746268" w:rsidP="00746268">
      <w:pPr>
        <w:rPr>
          <w:rFonts w:ascii="宋体" w:eastAsia="宋体" w:hAnsi="宋体"/>
        </w:rPr>
      </w:pPr>
      <w:r w:rsidRPr="000665B4">
        <w:rPr>
          <w:rFonts w:ascii="宋体" w:eastAsia="宋体" w:hAnsi="宋体"/>
        </w:rPr>
        <w:tab/>
        <w:t>float goal[] = {0, 1, 1, 3, -1};</w:t>
      </w:r>
    </w:p>
    <w:p w:rsidR="00746268" w:rsidRPr="000665B4" w:rsidRDefault="00746268" w:rsidP="00746268">
      <w:pPr>
        <w:rPr>
          <w:rFonts w:ascii="宋体" w:eastAsia="宋体" w:hAnsi="宋体"/>
        </w:rPr>
      </w:pPr>
      <w:r w:rsidRPr="000665B4">
        <w:rPr>
          <w:rFonts w:ascii="宋体" w:eastAsia="宋体" w:hAnsi="宋体"/>
        </w:rPr>
        <w:tab/>
        <w:t>int max;</w:t>
      </w:r>
    </w:p>
    <w:p w:rsidR="00746268" w:rsidRPr="000665B4" w:rsidRDefault="00746268" w:rsidP="00746268">
      <w:pPr>
        <w:rPr>
          <w:rFonts w:ascii="宋体" w:eastAsia="宋体" w:hAnsi="宋体"/>
        </w:rPr>
      </w:pPr>
      <w:r w:rsidRPr="000665B4">
        <w:rPr>
          <w:rFonts w:ascii="宋体" w:eastAsia="宋体" w:hAnsi="宋体"/>
        </w:rPr>
        <w:tab/>
        <w:t>int solution[4];</w:t>
      </w:r>
    </w:p>
    <w:p w:rsidR="00746268" w:rsidRPr="000665B4" w:rsidRDefault="00746268" w:rsidP="00746268">
      <w:pPr>
        <w:rPr>
          <w:rFonts w:ascii="宋体" w:eastAsia="宋体" w:hAnsi="宋体"/>
        </w:rPr>
      </w:pPr>
      <w:r w:rsidRPr="000665B4">
        <w:rPr>
          <w:rFonts w:ascii="宋体" w:eastAsia="宋体" w:hAnsi="宋体"/>
        </w:rPr>
        <w:tab/>
        <w:t>int i;</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create_matrix(&amp;mat, 5, 5);</w:t>
      </w:r>
    </w:p>
    <w:p w:rsidR="00746268" w:rsidRPr="000665B4" w:rsidRDefault="00746268" w:rsidP="00746268">
      <w:pPr>
        <w:rPr>
          <w:rFonts w:ascii="宋体" w:eastAsia="宋体" w:hAnsi="宋体"/>
        </w:rPr>
      </w:pPr>
      <w:r w:rsidRPr="000665B4">
        <w:rPr>
          <w:rFonts w:ascii="宋体" w:eastAsia="宋体" w:hAnsi="宋体"/>
        </w:rPr>
        <w:tab/>
        <w:t>set_matrix(&amp;mat, val);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create_matrix(&amp;Goal_mat, 1, 5);</w:t>
      </w:r>
    </w:p>
    <w:p w:rsidR="00746268" w:rsidRPr="000665B4" w:rsidRDefault="00746268" w:rsidP="00746268">
      <w:pPr>
        <w:rPr>
          <w:rFonts w:ascii="宋体" w:eastAsia="宋体" w:hAnsi="宋体"/>
        </w:rPr>
      </w:pPr>
      <w:r w:rsidRPr="000665B4">
        <w:rPr>
          <w:rFonts w:ascii="宋体" w:eastAsia="宋体" w:hAnsi="宋体"/>
        </w:rPr>
        <w:tab/>
        <w:t>set_matrix(&amp;Goal_mat, goal);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initSimplexModel(mat, Goal_mat, var_name);</w:t>
      </w:r>
    </w:p>
    <w:p w:rsidR="00746268" w:rsidRPr="000665B4" w:rsidRDefault="00746268" w:rsidP="00746268">
      <w:pPr>
        <w:rPr>
          <w:rFonts w:ascii="宋体" w:eastAsia="宋体" w:hAnsi="宋体"/>
        </w:rPr>
      </w:pPr>
      <w:r w:rsidRPr="000665B4">
        <w:rPr>
          <w:rFonts w:ascii="宋体" w:eastAsia="宋体" w:hAnsi="宋体"/>
        </w:rPr>
        <w:tab/>
        <w:t>SimplexRun(strategy);</w:t>
      </w:r>
    </w:p>
    <w:p w:rsidR="00746268" w:rsidRPr="000665B4" w:rsidRDefault="00746268" w:rsidP="00746268">
      <w:pPr>
        <w:rPr>
          <w:rFonts w:ascii="宋体" w:eastAsia="宋体" w:hAnsi="宋体"/>
        </w:rPr>
      </w:pPr>
      <w:r w:rsidRPr="000665B4">
        <w:rPr>
          <w:rFonts w:ascii="宋体" w:eastAsia="宋体" w:hAnsi="宋体"/>
        </w:rPr>
        <w:tab/>
        <w:t>max = getMaxIntValue();</w:t>
      </w:r>
    </w:p>
    <w:p w:rsidR="00746268" w:rsidRPr="000665B4" w:rsidRDefault="00746268" w:rsidP="00746268">
      <w:pPr>
        <w:rPr>
          <w:rFonts w:ascii="宋体" w:eastAsia="宋体" w:hAnsi="宋体"/>
        </w:rPr>
      </w:pPr>
      <w:r w:rsidRPr="000665B4">
        <w:rPr>
          <w:rFonts w:ascii="宋体" w:eastAsia="宋体" w:hAnsi="宋体"/>
        </w:rPr>
        <w:tab/>
        <w:t>getIntSolution(solution);</w:t>
      </w:r>
    </w:p>
    <w:p w:rsidR="00746268" w:rsidRPr="000665B4" w:rsidRDefault="00746268" w:rsidP="00746268">
      <w:pPr>
        <w:rPr>
          <w:rFonts w:ascii="宋体" w:eastAsia="宋体" w:hAnsi="宋体"/>
        </w:rPr>
      </w:pPr>
      <w:r w:rsidRPr="000665B4">
        <w:rPr>
          <w:rFonts w:ascii="宋体" w:eastAsia="宋体" w:hAnsi="宋体"/>
        </w:rPr>
        <w:tab/>
        <w:t>deleteSimplexModel();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delete_matrix(&amp;mat);</w:t>
      </w:r>
    </w:p>
    <w:p w:rsidR="00746268" w:rsidRPr="000665B4" w:rsidRDefault="00746268" w:rsidP="00746268">
      <w:pPr>
        <w:rPr>
          <w:rFonts w:ascii="宋体" w:eastAsia="宋体" w:hAnsi="宋体"/>
        </w:rPr>
      </w:pPr>
      <w:r w:rsidRPr="000665B4">
        <w:rPr>
          <w:rFonts w:ascii="宋体" w:eastAsia="宋体" w:hAnsi="宋体"/>
        </w:rPr>
        <w:t xml:space="preserve"> </w:t>
      </w:r>
      <w:r w:rsidRPr="000665B4">
        <w:rPr>
          <w:rFonts w:ascii="宋体" w:eastAsia="宋体" w:hAnsi="宋体"/>
        </w:rPr>
        <w:tab/>
        <w:t>delete_matrix(&amp;Goal_mat);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Test2(STRATEGY strategy)</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u8 i;</w:t>
      </w:r>
    </w:p>
    <w:p w:rsidR="00746268" w:rsidRPr="000665B4" w:rsidRDefault="00746268" w:rsidP="00746268">
      <w:pPr>
        <w:rPr>
          <w:rFonts w:ascii="宋体" w:eastAsia="宋体" w:hAnsi="宋体"/>
        </w:rPr>
      </w:pPr>
      <w:r w:rsidRPr="000665B4">
        <w:rPr>
          <w:rFonts w:ascii="宋体" w:eastAsia="宋体" w:hAnsi="宋体"/>
        </w:rPr>
        <w:tab/>
        <w:t>char* var_name[] = { "", "x1", "x2"};</w:t>
      </w:r>
    </w:p>
    <w:p w:rsidR="00746268" w:rsidRPr="000665B4" w:rsidRDefault="00746268" w:rsidP="00746268">
      <w:pPr>
        <w:rPr>
          <w:rFonts w:ascii="宋体" w:eastAsia="宋体" w:hAnsi="宋体"/>
        </w:rPr>
      </w:pPr>
      <w:r w:rsidRPr="000665B4">
        <w:rPr>
          <w:rFonts w:ascii="宋体" w:eastAsia="宋体" w:hAnsi="宋体"/>
        </w:rPr>
        <w:tab/>
        <w:t>//  9x1  +  7x2  &lt;=   56</w:t>
      </w:r>
    </w:p>
    <w:p w:rsidR="00746268" w:rsidRPr="000665B4" w:rsidRDefault="00746268" w:rsidP="00746268">
      <w:pPr>
        <w:rPr>
          <w:rFonts w:ascii="宋体" w:eastAsia="宋体" w:hAnsi="宋体"/>
        </w:rPr>
      </w:pPr>
      <w:r w:rsidRPr="000665B4">
        <w:rPr>
          <w:rFonts w:ascii="宋体" w:eastAsia="宋体" w:hAnsi="宋体"/>
        </w:rPr>
        <w:tab/>
        <w:t>// 7x1  +  20x2  &lt;=  70</w:t>
      </w:r>
    </w:p>
    <w:p w:rsidR="00746268" w:rsidRPr="000665B4" w:rsidRDefault="00746268" w:rsidP="00746268">
      <w:pPr>
        <w:rPr>
          <w:rFonts w:ascii="宋体" w:eastAsia="宋体" w:hAnsi="宋体"/>
        </w:rPr>
      </w:pPr>
      <w:r w:rsidRPr="000665B4">
        <w:rPr>
          <w:rFonts w:ascii="宋体" w:eastAsia="宋体" w:hAnsi="宋体"/>
        </w:rPr>
        <w:tab/>
        <w:t>float val[] =</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 xml:space="preserve">    56,   9,  7,</w:t>
      </w:r>
    </w:p>
    <w:p w:rsidR="00746268" w:rsidRPr="000665B4" w:rsidRDefault="00746268" w:rsidP="00746268">
      <w:pPr>
        <w:rPr>
          <w:rFonts w:ascii="宋体" w:eastAsia="宋体" w:hAnsi="宋体"/>
        </w:rPr>
      </w:pPr>
      <w:r w:rsidRPr="000665B4">
        <w:rPr>
          <w:rFonts w:ascii="宋体" w:eastAsia="宋体" w:hAnsi="宋体"/>
        </w:rPr>
        <w:tab/>
        <w:t xml:space="preserve">   70,  7, 20,</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r w:rsidRPr="000665B4">
        <w:rPr>
          <w:rFonts w:ascii="宋体" w:eastAsia="宋体" w:hAnsi="宋体"/>
        </w:rPr>
        <w:tab/>
        <w:t>maximize U = 40x1 + 90x2</w:t>
      </w:r>
    </w:p>
    <w:p w:rsidR="00746268" w:rsidRPr="000665B4" w:rsidRDefault="00746268" w:rsidP="00746268">
      <w:pPr>
        <w:rPr>
          <w:rFonts w:ascii="宋体" w:eastAsia="宋体" w:hAnsi="宋体"/>
        </w:rPr>
      </w:pPr>
      <w:r w:rsidRPr="000665B4">
        <w:rPr>
          <w:rFonts w:ascii="宋体" w:eastAsia="宋体" w:hAnsi="宋体"/>
        </w:rPr>
        <w:tab/>
        <w:t>float goal[] = { 0, 40, 90 };</w:t>
      </w:r>
    </w:p>
    <w:p w:rsidR="00746268" w:rsidRPr="000665B4" w:rsidRDefault="00746268" w:rsidP="00746268">
      <w:pPr>
        <w:rPr>
          <w:rFonts w:ascii="宋体" w:eastAsia="宋体" w:hAnsi="宋体"/>
        </w:rPr>
      </w:pPr>
      <w:r w:rsidRPr="000665B4">
        <w:rPr>
          <w:rFonts w:ascii="宋体" w:eastAsia="宋体" w:hAnsi="宋体"/>
        </w:rPr>
        <w:tab/>
        <w:t>int max;</w:t>
      </w:r>
    </w:p>
    <w:p w:rsidR="00746268" w:rsidRPr="000665B4" w:rsidRDefault="00746268" w:rsidP="00746268">
      <w:pPr>
        <w:rPr>
          <w:rFonts w:ascii="宋体" w:eastAsia="宋体" w:hAnsi="宋体"/>
        </w:rPr>
      </w:pPr>
      <w:r w:rsidRPr="000665B4">
        <w:rPr>
          <w:rFonts w:ascii="宋体" w:eastAsia="宋体" w:hAnsi="宋体"/>
        </w:rPr>
        <w:tab/>
        <w:t>int solution[2];</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lastRenderedPageBreak/>
        <w:tab/>
        <w:t>create_matrix(&amp;mat, 2, 3);</w:t>
      </w:r>
    </w:p>
    <w:p w:rsidR="00746268" w:rsidRPr="000665B4" w:rsidRDefault="00746268" w:rsidP="00746268">
      <w:pPr>
        <w:rPr>
          <w:rFonts w:ascii="宋体" w:eastAsia="宋体" w:hAnsi="宋体"/>
        </w:rPr>
      </w:pPr>
      <w:r w:rsidRPr="000665B4">
        <w:rPr>
          <w:rFonts w:ascii="宋体" w:eastAsia="宋体" w:hAnsi="宋体"/>
        </w:rPr>
        <w:tab/>
        <w:t>set_matrix(&amp;mat, val);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create_matrix(&amp;Goal_mat, 1, 3);</w:t>
      </w:r>
    </w:p>
    <w:p w:rsidR="00746268" w:rsidRPr="000665B4" w:rsidRDefault="00746268" w:rsidP="00746268">
      <w:pPr>
        <w:rPr>
          <w:rFonts w:ascii="宋体" w:eastAsia="宋体" w:hAnsi="宋体"/>
        </w:rPr>
      </w:pPr>
      <w:r w:rsidRPr="000665B4">
        <w:rPr>
          <w:rFonts w:ascii="宋体" w:eastAsia="宋体" w:hAnsi="宋体"/>
        </w:rPr>
        <w:tab/>
        <w:t>set_matrix(&amp;Goal_mat, goal);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initSimplexModel(mat, Goal_mat, var_name);</w:t>
      </w:r>
    </w:p>
    <w:p w:rsidR="00746268" w:rsidRPr="000665B4" w:rsidRDefault="00746268" w:rsidP="00746268">
      <w:pPr>
        <w:rPr>
          <w:rFonts w:ascii="宋体" w:eastAsia="宋体" w:hAnsi="宋体"/>
        </w:rPr>
      </w:pPr>
      <w:r w:rsidRPr="000665B4">
        <w:rPr>
          <w:rFonts w:ascii="宋体" w:eastAsia="宋体" w:hAnsi="宋体"/>
        </w:rPr>
        <w:tab/>
        <w:t>SimplexRun(strategy);</w:t>
      </w:r>
    </w:p>
    <w:p w:rsidR="00746268" w:rsidRPr="000665B4" w:rsidRDefault="00746268" w:rsidP="00746268">
      <w:pPr>
        <w:rPr>
          <w:rFonts w:ascii="宋体" w:eastAsia="宋体" w:hAnsi="宋体"/>
        </w:rPr>
      </w:pPr>
      <w:r w:rsidRPr="000665B4">
        <w:rPr>
          <w:rFonts w:ascii="宋体" w:eastAsia="宋体" w:hAnsi="宋体"/>
        </w:rPr>
        <w:tab/>
        <w:t>max = getMaxIntValue();</w:t>
      </w:r>
    </w:p>
    <w:p w:rsidR="00746268" w:rsidRPr="000665B4" w:rsidRDefault="00746268" w:rsidP="00746268">
      <w:pPr>
        <w:rPr>
          <w:rFonts w:ascii="宋体" w:eastAsia="宋体" w:hAnsi="宋体"/>
        </w:rPr>
      </w:pPr>
      <w:r w:rsidRPr="000665B4">
        <w:rPr>
          <w:rFonts w:ascii="宋体" w:eastAsia="宋体" w:hAnsi="宋体"/>
        </w:rPr>
        <w:tab/>
        <w:t>getIntSolution(solution);</w:t>
      </w:r>
    </w:p>
    <w:p w:rsidR="00746268" w:rsidRPr="000665B4" w:rsidRDefault="00746268" w:rsidP="00746268">
      <w:pPr>
        <w:rPr>
          <w:rFonts w:ascii="宋体" w:eastAsia="宋体" w:hAnsi="宋体"/>
        </w:rPr>
      </w:pPr>
      <w:r w:rsidRPr="000665B4">
        <w:rPr>
          <w:rFonts w:ascii="宋体" w:eastAsia="宋体" w:hAnsi="宋体"/>
        </w:rPr>
        <w:tab/>
        <w:t>deleteSimplexModel();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delete_matrix(&amp;mat);</w:t>
      </w:r>
    </w:p>
    <w:p w:rsidR="00746268" w:rsidRPr="000665B4" w:rsidRDefault="00746268" w:rsidP="00746268">
      <w:pPr>
        <w:rPr>
          <w:rFonts w:ascii="宋体" w:eastAsia="宋体" w:hAnsi="宋体"/>
        </w:rPr>
      </w:pPr>
      <w:r w:rsidRPr="000665B4">
        <w:rPr>
          <w:rFonts w:ascii="宋体" w:eastAsia="宋体" w:hAnsi="宋体"/>
        </w:rPr>
        <w:t xml:space="preserve"> </w:t>
      </w:r>
      <w:r w:rsidRPr="000665B4">
        <w:rPr>
          <w:rFonts w:ascii="宋体" w:eastAsia="宋体" w:hAnsi="宋体"/>
        </w:rPr>
        <w:tab/>
        <w:t>delete_matrix(&amp;Goal_mat);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initSolver();</w:t>
      </w:r>
    </w:p>
    <w:p w:rsidR="00746268" w:rsidRPr="000665B4" w:rsidRDefault="00746268" w:rsidP="00746268">
      <w:pPr>
        <w:rPr>
          <w:rFonts w:ascii="宋体" w:eastAsia="宋体" w:hAnsi="宋体"/>
        </w:rPr>
      </w:pPr>
      <w:r w:rsidRPr="000665B4">
        <w:rPr>
          <w:rFonts w:ascii="宋体" w:eastAsia="宋体" w:hAnsi="宋体"/>
        </w:rPr>
        <w:t>void solverTest();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int main()</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Test1(LP);</w:t>
      </w:r>
    </w:p>
    <w:p w:rsidR="00746268" w:rsidRPr="000665B4" w:rsidRDefault="00746268" w:rsidP="00746268">
      <w:pPr>
        <w:rPr>
          <w:rFonts w:ascii="宋体" w:eastAsia="宋体" w:hAnsi="宋体"/>
        </w:rPr>
      </w:pPr>
      <w:r w:rsidRPr="000665B4">
        <w:rPr>
          <w:rFonts w:ascii="宋体" w:eastAsia="宋体" w:hAnsi="宋体"/>
        </w:rPr>
        <w:tab/>
        <w:t>Test2(ILP);</w:t>
      </w:r>
    </w:p>
    <w:p w:rsidR="00746268" w:rsidRPr="000665B4" w:rsidRDefault="00746268" w:rsidP="00746268">
      <w:pPr>
        <w:rPr>
          <w:rFonts w:ascii="宋体" w:eastAsia="宋体" w:hAnsi="宋体"/>
        </w:rPr>
      </w:pPr>
      <w:r w:rsidRPr="000665B4">
        <w:rPr>
          <w:rFonts w:ascii="宋体" w:eastAsia="宋体" w:hAnsi="宋体"/>
        </w:rPr>
        <w:tab/>
        <w:t>return 0;</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//matrix.c</w:t>
      </w:r>
    </w:p>
    <w:p w:rsidR="00746268" w:rsidRPr="000665B4" w:rsidRDefault="00746268" w:rsidP="00746268">
      <w:pPr>
        <w:rPr>
          <w:rFonts w:ascii="宋体" w:eastAsia="宋体" w:hAnsi="宋体"/>
        </w:rPr>
      </w:pPr>
      <w:r w:rsidRPr="000665B4">
        <w:rPr>
          <w:rFonts w:ascii="宋体" w:eastAsia="宋体" w:hAnsi="宋体"/>
        </w:rPr>
        <w:t>u8 create_matrix(MATRIX* mat, int row, int col)</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i;</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mat-&gt;mem = (float**)malloc(row * sizeof(float*));</w:t>
      </w:r>
    </w:p>
    <w:p w:rsidR="00746268" w:rsidRPr="000665B4" w:rsidRDefault="00746268" w:rsidP="00746268">
      <w:pPr>
        <w:rPr>
          <w:rFonts w:ascii="宋体" w:eastAsia="宋体" w:hAnsi="宋体"/>
        </w:rPr>
      </w:pPr>
      <w:r w:rsidRPr="000665B4">
        <w:rPr>
          <w:rFonts w:ascii="宋体" w:eastAsia="宋体" w:hAnsi="宋体"/>
        </w:rPr>
        <w:tab/>
        <w:t>for(i = 0 ; i &lt; row ; i++){</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mat-&gt;mem[i] = (float*)malloc(col * sizeof(float));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if(mat-&gt;mem == NULL){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printf("malloc fail\n");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return 1;</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mat-&gt;row = row;</w:t>
      </w:r>
    </w:p>
    <w:p w:rsidR="00746268" w:rsidRPr="000665B4" w:rsidRDefault="00746268" w:rsidP="00746268">
      <w:pPr>
        <w:rPr>
          <w:rFonts w:ascii="宋体" w:eastAsia="宋体" w:hAnsi="宋体"/>
        </w:rPr>
      </w:pPr>
      <w:r w:rsidRPr="000665B4">
        <w:rPr>
          <w:rFonts w:ascii="宋体" w:eastAsia="宋体" w:hAnsi="宋体"/>
        </w:rPr>
        <w:tab/>
        <w:t>mat-&gt;col = 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0;</w:t>
      </w:r>
    </w:p>
    <w:p w:rsidR="00746268" w:rsidRPr="000665B4" w:rsidRDefault="00746268" w:rsidP="00746268">
      <w:pPr>
        <w:rPr>
          <w:rFonts w:ascii="宋体" w:eastAsia="宋体" w:hAnsi="宋体"/>
        </w:rPr>
      </w:pPr>
      <w:r w:rsidRPr="000665B4">
        <w:rPr>
          <w:rFonts w:ascii="宋体" w:eastAsia="宋体" w:hAnsi="宋体"/>
        </w:rPr>
        <w:lastRenderedPageBreak/>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delete_matrix(MATRIX* mat)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i;</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for(i = 0 ; i&lt;mat-&gt;row ; i++)</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free(mat-&gt;mem[i]);</w:t>
      </w:r>
    </w:p>
    <w:p w:rsidR="00746268" w:rsidRPr="000665B4" w:rsidRDefault="00746268" w:rsidP="00746268">
      <w:pPr>
        <w:rPr>
          <w:rFonts w:ascii="宋体" w:eastAsia="宋体" w:hAnsi="宋体"/>
        </w:rPr>
      </w:pPr>
      <w:r w:rsidRPr="000665B4">
        <w:rPr>
          <w:rFonts w:ascii="宋体" w:eastAsia="宋体" w:hAnsi="宋体"/>
        </w:rPr>
        <w:tab/>
        <w:t>free(mat-&gt;mem);</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set_matrix(MATRIX* mat, float* val)</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for(row = 0 ; row &lt; mat-&gt;row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for(col = 0 ; col &lt; mat-&gt;col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mat-&gt;mem[row][col] = val[col + row * mat-&gt;col];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copy_matrix(MATRIX* des_mat, MATRIX src_mat)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 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 des_mat-&gt;row != src_mat.row || des_mat-&gt;col != src_mat.col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printf("err, unmatched matrix copy\n");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return;</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for(row = 0 ; row &lt; des_mat-&gt;row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for(col = 0 ; col &lt; des_mat-&gt;col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des_mat-&gt;mem[row][col] = src_mat.mem[row][col];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matrix_expand_column(MATRIX* mat, u32 exp_num, float* val)</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MATRIX temp;</w:t>
      </w:r>
    </w:p>
    <w:p w:rsidR="00746268" w:rsidRPr="000665B4" w:rsidRDefault="00746268" w:rsidP="00746268">
      <w:pPr>
        <w:rPr>
          <w:rFonts w:ascii="宋体" w:eastAsia="宋体" w:hAnsi="宋体"/>
        </w:rPr>
      </w:pPr>
      <w:r w:rsidRPr="000665B4">
        <w:rPr>
          <w:rFonts w:ascii="宋体" w:eastAsia="宋体" w:hAnsi="宋体"/>
        </w:rPr>
        <w:tab/>
        <w:t>int row, col;</w:t>
      </w:r>
    </w:p>
    <w:p w:rsidR="00746268" w:rsidRPr="000665B4" w:rsidRDefault="00746268" w:rsidP="00746268">
      <w:pPr>
        <w:rPr>
          <w:rFonts w:ascii="宋体" w:eastAsia="宋体" w:hAnsi="宋体"/>
        </w:rPr>
      </w:pPr>
      <w:r w:rsidRPr="000665B4">
        <w:rPr>
          <w:rFonts w:ascii="宋体" w:eastAsia="宋体" w:hAnsi="宋体"/>
        </w:rPr>
        <w:tab/>
        <w:t>u32 cnt = 0;</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lastRenderedPageBreak/>
        <w:tab/>
        <w:t>create_matrix(&amp;temp, mat-&gt;row, mat-&gt;col);</w:t>
      </w:r>
    </w:p>
    <w:p w:rsidR="00746268" w:rsidRPr="000665B4" w:rsidRDefault="00746268" w:rsidP="00746268">
      <w:pPr>
        <w:rPr>
          <w:rFonts w:ascii="宋体" w:eastAsia="宋体" w:hAnsi="宋体"/>
        </w:rPr>
      </w:pPr>
      <w:r w:rsidRPr="000665B4">
        <w:rPr>
          <w:rFonts w:ascii="宋体" w:eastAsia="宋体" w:hAnsi="宋体"/>
        </w:rPr>
        <w:tab/>
        <w:t>copy_matrix(&amp;temp, *mat);</w:t>
      </w:r>
    </w:p>
    <w:p w:rsidR="00746268" w:rsidRPr="000665B4" w:rsidRDefault="00746268" w:rsidP="00746268">
      <w:pPr>
        <w:rPr>
          <w:rFonts w:ascii="宋体" w:eastAsia="宋体" w:hAnsi="宋体"/>
        </w:rPr>
      </w:pPr>
      <w:r w:rsidRPr="000665B4">
        <w:rPr>
          <w:rFonts w:ascii="宋体" w:eastAsia="宋体" w:hAnsi="宋体"/>
        </w:rPr>
        <w:tab/>
        <w:t>/* recreate matrix with expanded column */</w:t>
      </w:r>
    </w:p>
    <w:p w:rsidR="00746268" w:rsidRPr="000665B4" w:rsidRDefault="00746268" w:rsidP="00746268">
      <w:pPr>
        <w:rPr>
          <w:rFonts w:ascii="宋体" w:eastAsia="宋体" w:hAnsi="宋体"/>
        </w:rPr>
      </w:pPr>
      <w:r w:rsidRPr="000665B4">
        <w:rPr>
          <w:rFonts w:ascii="宋体" w:eastAsia="宋体" w:hAnsi="宋体"/>
        </w:rPr>
        <w:tab/>
        <w:t>delete_matrix(mat);</w:t>
      </w:r>
    </w:p>
    <w:p w:rsidR="00746268" w:rsidRPr="000665B4" w:rsidRDefault="00746268" w:rsidP="00746268">
      <w:pPr>
        <w:rPr>
          <w:rFonts w:ascii="宋体" w:eastAsia="宋体" w:hAnsi="宋体"/>
        </w:rPr>
      </w:pPr>
      <w:r w:rsidRPr="000665B4">
        <w:rPr>
          <w:rFonts w:ascii="宋体" w:eastAsia="宋体" w:hAnsi="宋体"/>
        </w:rPr>
        <w:tab/>
        <w:t>create_matrix(mat, temp.row, temp.col+exp_num);</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for(row = 0 ; row &lt; temp.row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for(col = 0 ; col &lt; temp.col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mat-&gt;mem[row][col] = temp.mem[row][col];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 ; col &lt; mat-&gt;col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mat-&gt;mem[row][col] = val[cnt++];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delete_matrix(&amp;temp);</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matrix_expand_row(MATRIX* mat, u32 exp_num, float* val)</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MATRIX temp;</w:t>
      </w:r>
    </w:p>
    <w:p w:rsidR="00746268" w:rsidRPr="000665B4" w:rsidRDefault="00746268" w:rsidP="00746268">
      <w:pPr>
        <w:rPr>
          <w:rFonts w:ascii="宋体" w:eastAsia="宋体" w:hAnsi="宋体"/>
        </w:rPr>
      </w:pPr>
      <w:r w:rsidRPr="000665B4">
        <w:rPr>
          <w:rFonts w:ascii="宋体" w:eastAsia="宋体" w:hAnsi="宋体"/>
        </w:rPr>
        <w:tab/>
        <w:t>int row, col;</w:t>
      </w:r>
    </w:p>
    <w:p w:rsidR="00746268" w:rsidRPr="000665B4" w:rsidRDefault="00746268" w:rsidP="00746268">
      <w:pPr>
        <w:rPr>
          <w:rFonts w:ascii="宋体" w:eastAsia="宋体" w:hAnsi="宋体"/>
        </w:rPr>
      </w:pPr>
      <w:r w:rsidRPr="000665B4">
        <w:rPr>
          <w:rFonts w:ascii="宋体" w:eastAsia="宋体" w:hAnsi="宋体"/>
        </w:rPr>
        <w:tab/>
        <w:t>u32 cnt = 0;</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create_matrix(&amp;temp, mat-&gt;row, mat-&gt;col);</w:t>
      </w:r>
    </w:p>
    <w:p w:rsidR="00746268" w:rsidRPr="000665B4" w:rsidRDefault="00746268" w:rsidP="00746268">
      <w:pPr>
        <w:rPr>
          <w:rFonts w:ascii="宋体" w:eastAsia="宋体" w:hAnsi="宋体"/>
        </w:rPr>
      </w:pPr>
      <w:r w:rsidRPr="000665B4">
        <w:rPr>
          <w:rFonts w:ascii="宋体" w:eastAsia="宋体" w:hAnsi="宋体"/>
        </w:rPr>
        <w:tab/>
        <w:t>copy_matrix(&amp;temp, *mat);</w:t>
      </w:r>
    </w:p>
    <w:p w:rsidR="00746268" w:rsidRPr="000665B4" w:rsidRDefault="00746268" w:rsidP="00746268">
      <w:pPr>
        <w:rPr>
          <w:rFonts w:ascii="宋体" w:eastAsia="宋体" w:hAnsi="宋体"/>
        </w:rPr>
      </w:pPr>
      <w:r w:rsidRPr="000665B4">
        <w:rPr>
          <w:rFonts w:ascii="宋体" w:eastAsia="宋体" w:hAnsi="宋体"/>
        </w:rPr>
        <w:tab/>
        <w:t>/* recreate matrix with expanded row */</w:t>
      </w:r>
    </w:p>
    <w:p w:rsidR="00746268" w:rsidRPr="000665B4" w:rsidRDefault="00746268" w:rsidP="00746268">
      <w:pPr>
        <w:rPr>
          <w:rFonts w:ascii="宋体" w:eastAsia="宋体" w:hAnsi="宋体"/>
        </w:rPr>
      </w:pPr>
      <w:r w:rsidRPr="000665B4">
        <w:rPr>
          <w:rFonts w:ascii="宋体" w:eastAsia="宋体" w:hAnsi="宋体"/>
        </w:rPr>
        <w:tab/>
        <w:t>delete_matrix(mat);</w:t>
      </w:r>
    </w:p>
    <w:p w:rsidR="00746268" w:rsidRPr="000665B4" w:rsidRDefault="00746268" w:rsidP="00746268">
      <w:pPr>
        <w:rPr>
          <w:rFonts w:ascii="宋体" w:eastAsia="宋体" w:hAnsi="宋体"/>
        </w:rPr>
      </w:pPr>
      <w:r w:rsidRPr="000665B4">
        <w:rPr>
          <w:rFonts w:ascii="宋体" w:eastAsia="宋体" w:hAnsi="宋体"/>
        </w:rPr>
        <w:tab/>
        <w:t>create_matrix(mat, temp.row+exp_num, temp.col);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for(row = 0 ; row &lt; temp.row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for(col = 0 ; col &lt; temp.col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mat-&gt;mem[row][col] = temp.mem[row][col];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for(row = temp.row ; row &lt; mat-&gt;row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for(col = 0 ; col &lt; temp.col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mat-&gt;mem[row][col] = val[cnt++];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delete_matrix(&amp;temp);</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lastRenderedPageBreak/>
        <w:t>//index start from 0</w:t>
      </w:r>
    </w:p>
    <w:p w:rsidR="00746268" w:rsidRPr="000665B4" w:rsidRDefault="00746268" w:rsidP="00746268">
      <w:pPr>
        <w:rPr>
          <w:rFonts w:ascii="宋体" w:eastAsia="宋体" w:hAnsi="宋体"/>
        </w:rPr>
      </w:pPr>
      <w:r w:rsidRPr="000665B4">
        <w:rPr>
          <w:rFonts w:ascii="宋体" w:eastAsia="宋体" w:hAnsi="宋体"/>
        </w:rPr>
        <w:t>void matrix_remove_column(MATRIX* mat, int col_index)</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MATRIX temp;</w:t>
      </w:r>
    </w:p>
    <w:p w:rsidR="00746268" w:rsidRPr="000665B4" w:rsidRDefault="00746268" w:rsidP="00746268">
      <w:pPr>
        <w:rPr>
          <w:rFonts w:ascii="宋体" w:eastAsia="宋体" w:hAnsi="宋体"/>
        </w:rPr>
      </w:pPr>
      <w:r w:rsidRPr="000665B4">
        <w:rPr>
          <w:rFonts w:ascii="宋体" w:eastAsia="宋体" w:hAnsi="宋体"/>
        </w:rPr>
        <w:tab/>
        <w:t>int row, col;</w:t>
      </w:r>
    </w:p>
    <w:p w:rsidR="00746268" w:rsidRPr="000665B4" w:rsidRDefault="00746268" w:rsidP="00746268">
      <w:pPr>
        <w:rPr>
          <w:rFonts w:ascii="宋体" w:eastAsia="宋体" w:hAnsi="宋体"/>
        </w:rPr>
      </w:pPr>
      <w:r w:rsidRPr="000665B4">
        <w:rPr>
          <w:rFonts w:ascii="宋体" w:eastAsia="宋体" w:hAnsi="宋体"/>
        </w:rPr>
        <w:tab/>
        <w:t>u32 cnt;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if(col_index &gt; mat-&gt;col-1){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printf("err, matrix_remove_column\n");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return;</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create_matrix(&amp;temp, mat-&gt;row, mat-&gt;col);</w:t>
      </w:r>
    </w:p>
    <w:p w:rsidR="00746268" w:rsidRPr="000665B4" w:rsidRDefault="00746268" w:rsidP="00746268">
      <w:pPr>
        <w:rPr>
          <w:rFonts w:ascii="宋体" w:eastAsia="宋体" w:hAnsi="宋体"/>
        </w:rPr>
      </w:pPr>
      <w:r w:rsidRPr="000665B4">
        <w:rPr>
          <w:rFonts w:ascii="宋体" w:eastAsia="宋体" w:hAnsi="宋体"/>
        </w:rPr>
        <w:tab/>
        <w:t>copy_matrix(&amp;temp, *mat);</w:t>
      </w:r>
    </w:p>
    <w:p w:rsidR="00746268" w:rsidRPr="000665B4" w:rsidRDefault="00746268" w:rsidP="00746268">
      <w:pPr>
        <w:rPr>
          <w:rFonts w:ascii="宋体" w:eastAsia="宋体" w:hAnsi="宋体"/>
        </w:rPr>
      </w:pPr>
      <w:r w:rsidRPr="000665B4">
        <w:rPr>
          <w:rFonts w:ascii="宋体" w:eastAsia="宋体" w:hAnsi="宋体"/>
        </w:rPr>
        <w:tab/>
        <w:t>/* recreate matrix*/</w:t>
      </w:r>
    </w:p>
    <w:p w:rsidR="00746268" w:rsidRPr="000665B4" w:rsidRDefault="00746268" w:rsidP="00746268">
      <w:pPr>
        <w:rPr>
          <w:rFonts w:ascii="宋体" w:eastAsia="宋体" w:hAnsi="宋体"/>
        </w:rPr>
      </w:pPr>
      <w:r w:rsidRPr="000665B4">
        <w:rPr>
          <w:rFonts w:ascii="宋体" w:eastAsia="宋体" w:hAnsi="宋体"/>
        </w:rPr>
        <w:tab/>
        <w:t>delete_matrix(mat);</w:t>
      </w:r>
    </w:p>
    <w:p w:rsidR="00746268" w:rsidRPr="000665B4" w:rsidRDefault="00746268" w:rsidP="00746268">
      <w:pPr>
        <w:rPr>
          <w:rFonts w:ascii="宋体" w:eastAsia="宋体" w:hAnsi="宋体"/>
        </w:rPr>
      </w:pPr>
      <w:r w:rsidRPr="000665B4">
        <w:rPr>
          <w:rFonts w:ascii="宋体" w:eastAsia="宋体" w:hAnsi="宋体"/>
        </w:rPr>
        <w:tab/>
        <w:t>create_matrix(mat, temp.row, temp.col-1);</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for(row = 0 ; row &lt; temp.row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cnt =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for(col = 0 ; col &lt; temp.col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if(col == col_index)</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continue;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mat-&gt;mem[row][cnt++] = temp.mem[row][col];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delete_matrix(&amp;temp);</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print_matrix(MATRIX mat)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printf("\n");</w:t>
      </w:r>
    </w:p>
    <w:p w:rsidR="00746268" w:rsidRPr="000665B4" w:rsidRDefault="00746268" w:rsidP="00746268">
      <w:pPr>
        <w:rPr>
          <w:rFonts w:ascii="宋体" w:eastAsia="宋体" w:hAnsi="宋体"/>
        </w:rPr>
      </w:pPr>
      <w:r w:rsidRPr="000665B4">
        <w:rPr>
          <w:rFonts w:ascii="宋体" w:eastAsia="宋体" w:hAnsi="宋体"/>
        </w:rPr>
        <w:tab/>
        <w:t>for(row = 0 ; row &lt; mat.row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for(col = 0 ; col &lt; mat.col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printf("%.2f\t", mat.mem[row][col]);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printf("\n");</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//simplex.c</w:t>
      </w:r>
    </w:p>
    <w:p w:rsidR="00746268" w:rsidRPr="000665B4" w:rsidRDefault="00746268" w:rsidP="00746268">
      <w:pPr>
        <w:rPr>
          <w:rFonts w:ascii="宋体" w:eastAsia="宋体" w:hAnsi="宋体"/>
        </w:rPr>
      </w:pPr>
      <w:r w:rsidRPr="000665B4">
        <w:rPr>
          <w:rFonts w:ascii="宋体" w:eastAsia="宋体" w:hAnsi="宋体"/>
        </w:rPr>
        <w:t>#include &lt;string.h&gt;</w:t>
      </w:r>
    </w:p>
    <w:p w:rsidR="00746268" w:rsidRPr="000665B4" w:rsidRDefault="00746268" w:rsidP="00746268">
      <w:pPr>
        <w:rPr>
          <w:rFonts w:ascii="宋体" w:eastAsia="宋体" w:hAnsi="宋体"/>
        </w:rPr>
      </w:pPr>
      <w:r w:rsidRPr="000665B4">
        <w:rPr>
          <w:rFonts w:ascii="宋体" w:eastAsia="宋体" w:hAnsi="宋体"/>
        </w:rPr>
        <w:lastRenderedPageBreak/>
        <w:t>#include &lt;stdlib.h&gt;</w:t>
      </w:r>
    </w:p>
    <w:p w:rsidR="00746268" w:rsidRPr="000665B4" w:rsidRDefault="00746268" w:rsidP="00746268">
      <w:pPr>
        <w:rPr>
          <w:rFonts w:ascii="宋体" w:eastAsia="宋体" w:hAnsi="宋体"/>
        </w:rPr>
      </w:pPr>
      <w:r w:rsidRPr="000665B4">
        <w:rPr>
          <w:rFonts w:ascii="宋体" w:eastAsia="宋体" w:hAnsi="宋体"/>
        </w:rPr>
        <w:t>#include &lt;math.h&gt;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#define MAX_VAL_NUM</w:t>
      </w:r>
      <w:r w:rsidRPr="000665B4">
        <w:rPr>
          <w:rFonts w:ascii="宋体" w:eastAsia="宋体" w:hAnsi="宋体"/>
        </w:rPr>
        <w:tab/>
      </w:r>
      <w:r w:rsidRPr="000665B4">
        <w:rPr>
          <w:rFonts w:ascii="宋体" w:eastAsia="宋体" w:hAnsi="宋体"/>
        </w:rPr>
        <w:tab/>
        <w:t>6144</w:t>
      </w:r>
      <w:r w:rsidRPr="000665B4">
        <w:rPr>
          <w:rFonts w:ascii="宋体" w:eastAsia="宋体" w:hAnsi="宋体"/>
        </w:rPr>
        <w:tab/>
      </w:r>
      <w:r w:rsidRPr="000665B4">
        <w:rPr>
          <w:rFonts w:ascii="宋体" w:eastAsia="宋体" w:hAnsi="宋体"/>
        </w:rPr>
        <w:tab/>
        <w:t>/* The maximul variable number */</w:t>
      </w:r>
    </w:p>
    <w:p w:rsidR="00746268" w:rsidRPr="000665B4" w:rsidRDefault="00746268" w:rsidP="00746268">
      <w:pPr>
        <w:rPr>
          <w:rFonts w:ascii="宋体" w:eastAsia="宋体" w:hAnsi="宋体"/>
        </w:rPr>
      </w:pPr>
      <w:r w:rsidRPr="000665B4">
        <w:rPr>
          <w:rFonts w:ascii="宋体" w:eastAsia="宋体" w:hAnsi="宋体"/>
        </w:rPr>
        <w:t>#define MAX_VAL_NAME</w:t>
      </w:r>
      <w:r w:rsidRPr="000665B4">
        <w:rPr>
          <w:rFonts w:ascii="宋体" w:eastAsia="宋体" w:hAnsi="宋体"/>
        </w:rPr>
        <w:tab/>
        <w:t>8</w:t>
      </w:r>
      <w:r w:rsidRPr="000665B4">
        <w:rPr>
          <w:rFonts w:ascii="宋体" w:eastAsia="宋体" w:hAnsi="宋体"/>
        </w:rPr>
        <w:tab/>
      </w:r>
      <w:r w:rsidRPr="000665B4">
        <w:rPr>
          <w:rFonts w:ascii="宋体" w:eastAsia="宋体" w:hAnsi="宋体"/>
        </w:rPr>
        <w:tab/>
        <w:t>/* The maximul variable name */</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static MATRIX temp_mat;</w:t>
      </w:r>
    </w:p>
    <w:p w:rsidR="00746268" w:rsidRPr="000665B4" w:rsidRDefault="00746268" w:rsidP="00746268">
      <w:pPr>
        <w:rPr>
          <w:rFonts w:ascii="宋体" w:eastAsia="宋体" w:hAnsi="宋体"/>
        </w:rPr>
      </w:pPr>
      <w:r w:rsidRPr="000665B4">
        <w:rPr>
          <w:rFonts w:ascii="宋体" w:eastAsia="宋体" w:hAnsi="宋体"/>
        </w:rPr>
        <w:t>static MATRIX goal_mat;</w:t>
      </w:r>
    </w:p>
    <w:p w:rsidR="00746268" w:rsidRPr="000665B4" w:rsidRDefault="00746268" w:rsidP="00746268">
      <w:pPr>
        <w:rPr>
          <w:rFonts w:ascii="宋体" w:eastAsia="宋体" w:hAnsi="宋体"/>
        </w:rPr>
      </w:pPr>
      <w:r w:rsidRPr="000665B4">
        <w:rPr>
          <w:rFonts w:ascii="宋体" w:eastAsia="宋体" w:hAnsi="宋体"/>
        </w:rPr>
        <w:t>static char VarName[MAX_VAL_NUM][MAX_VAL_NAME];</w:t>
      </w:r>
    </w:p>
    <w:p w:rsidR="00746268" w:rsidRPr="000665B4" w:rsidRDefault="00746268" w:rsidP="00746268">
      <w:pPr>
        <w:rPr>
          <w:rFonts w:ascii="宋体" w:eastAsia="宋体" w:hAnsi="宋体"/>
        </w:rPr>
      </w:pPr>
      <w:r w:rsidRPr="000665B4">
        <w:rPr>
          <w:rFonts w:ascii="宋体" w:eastAsia="宋体" w:hAnsi="宋体"/>
        </w:rPr>
        <w:t>static u32 VarName_Map[MAX_VAL_NUM] = {0};</w:t>
      </w:r>
    </w:p>
    <w:p w:rsidR="00746268" w:rsidRPr="000665B4" w:rsidRDefault="00746268" w:rsidP="00746268">
      <w:pPr>
        <w:rPr>
          <w:rFonts w:ascii="宋体" w:eastAsia="宋体" w:hAnsi="宋体"/>
        </w:rPr>
      </w:pPr>
      <w:r w:rsidRPr="000665B4">
        <w:rPr>
          <w:rFonts w:ascii="宋体" w:eastAsia="宋体" w:hAnsi="宋体"/>
        </w:rPr>
        <w:t>static int BVarOff;</w:t>
      </w:r>
    </w:p>
    <w:p w:rsidR="00746268" w:rsidRPr="000665B4" w:rsidRDefault="00746268" w:rsidP="00746268">
      <w:pPr>
        <w:rPr>
          <w:rFonts w:ascii="宋体" w:eastAsia="宋体" w:hAnsi="宋体"/>
        </w:rPr>
      </w:pPr>
      <w:r w:rsidRPr="000665B4">
        <w:rPr>
          <w:rFonts w:ascii="宋体" w:eastAsia="宋体" w:hAnsi="宋体"/>
        </w:rPr>
        <w:t>static float* coefbuff;</w:t>
      </w:r>
    </w:p>
    <w:p w:rsidR="00746268" w:rsidRPr="000665B4" w:rsidRDefault="00746268" w:rsidP="00746268">
      <w:pPr>
        <w:rPr>
          <w:rFonts w:ascii="宋体" w:eastAsia="宋体" w:hAnsi="宋体"/>
        </w:rPr>
      </w:pPr>
      <w:r w:rsidRPr="000665B4">
        <w:rPr>
          <w:rFonts w:ascii="宋体" w:eastAsia="宋体" w:hAnsi="宋体"/>
        </w:rPr>
        <w:t>static u8 expand_flag;</w:t>
      </w:r>
    </w:p>
    <w:p w:rsidR="00746268" w:rsidRPr="000665B4" w:rsidRDefault="00746268" w:rsidP="00746268">
      <w:pPr>
        <w:rPr>
          <w:rFonts w:ascii="宋体" w:eastAsia="宋体" w:hAnsi="宋体"/>
        </w:rPr>
      </w:pPr>
      <w:r w:rsidRPr="000665B4">
        <w:rPr>
          <w:rFonts w:ascii="宋体" w:eastAsia="宋体" w:hAnsi="宋体"/>
        </w:rPr>
        <w:t>static u8 using_name;</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static int temp_z_col;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float accuracy = 0.01f;</w:t>
      </w:r>
    </w:p>
    <w:p w:rsidR="00746268" w:rsidRPr="000665B4" w:rsidRDefault="00746268" w:rsidP="00746268">
      <w:pPr>
        <w:rPr>
          <w:rFonts w:ascii="宋体" w:eastAsia="宋体" w:hAnsi="宋体"/>
        </w:rPr>
      </w:pPr>
      <w:r w:rsidRPr="000665B4">
        <w:rPr>
          <w:rFonts w:ascii="宋体" w:eastAsia="宋体" w:hAnsi="宋体"/>
        </w:rPr>
        <w:t>#define</w:t>
      </w:r>
      <w:r w:rsidRPr="000665B4">
        <w:rPr>
          <w:rFonts w:ascii="宋体" w:eastAsia="宋体" w:hAnsi="宋体"/>
        </w:rPr>
        <w:tab/>
        <w:t>eq(a,b)</w:t>
      </w:r>
      <w:r w:rsidRPr="000665B4">
        <w:rPr>
          <w:rFonts w:ascii="宋体" w:eastAsia="宋体" w:hAnsi="宋体"/>
        </w:rPr>
        <w:tab/>
      </w:r>
      <w:r w:rsidRPr="000665B4">
        <w:rPr>
          <w:rFonts w:ascii="宋体" w:eastAsia="宋体" w:hAnsi="宋体"/>
        </w:rPr>
        <w:tab/>
        <w:t>( (a-b)&lt;accuracy &amp;&amp; (a-b)&gt;-accuracy )</w:t>
      </w:r>
    </w:p>
    <w:p w:rsidR="00746268" w:rsidRPr="000665B4" w:rsidRDefault="00746268" w:rsidP="00746268">
      <w:pPr>
        <w:rPr>
          <w:rFonts w:ascii="宋体" w:eastAsia="宋体" w:hAnsi="宋体"/>
        </w:rPr>
      </w:pPr>
      <w:r w:rsidRPr="000665B4">
        <w:rPr>
          <w:rFonts w:ascii="宋体" w:eastAsia="宋体" w:hAnsi="宋体"/>
        </w:rPr>
        <w:t>#define</w:t>
      </w:r>
      <w:r w:rsidRPr="000665B4">
        <w:rPr>
          <w:rFonts w:ascii="宋体" w:eastAsia="宋体" w:hAnsi="宋体"/>
        </w:rPr>
        <w:tab/>
        <w:t>lt(a, b)</w:t>
      </w:r>
      <w:r w:rsidRPr="000665B4">
        <w:rPr>
          <w:rFonts w:ascii="宋体" w:eastAsia="宋体" w:hAnsi="宋体"/>
        </w:rPr>
        <w:tab/>
        <w:t>((b-a)&gt;accuracy)</w:t>
      </w:r>
    </w:p>
    <w:p w:rsidR="00746268" w:rsidRPr="000665B4" w:rsidRDefault="00746268" w:rsidP="00746268">
      <w:pPr>
        <w:rPr>
          <w:rFonts w:ascii="宋体" w:eastAsia="宋体" w:hAnsi="宋体"/>
        </w:rPr>
      </w:pPr>
      <w:r w:rsidRPr="000665B4">
        <w:rPr>
          <w:rFonts w:ascii="宋体" w:eastAsia="宋体" w:hAnsi="宋体"/>
        </w:rPr>
        <w:t>#define</w:t>
      </w:r>
      <w:r w:rsidRPr="000665B4">
        <w:rPr>
          <w:rFonts w:ascii="宋体" w:eastAsia="宋体" w:hAnsi="宋体"/>
        </w:rPr>
        <w:tab/>
        <w:t>le(a, b)</w:t>
      </w:r>
      <w:r w:rsidRPr="000665B4">
        <w:rPr>
          <w:rFonts w:ascii="宋体" w:eastAsia="宋体" w:hAnsi="宋体"/>
        </w:rPr>
        <w:tab/>
        <w:t>((b-a)&gt;accuracy || ((b-a)&gt;-accuracy &amp;&amp; (b-a)&lt;accuracy))</w:t>
      </w:r>
    </w:p>
    <w:p w:rsidR="00746268" w:rsidRPr="000665B4" w:rsidRDefault="00746268" w:rsidP="00746268">
      <w:pPr>
        <w:rPr>
          <w:rFonts w:ascii="宋体" w:eastAsia="宋体" w:hAnsi="宋体"/>
        </w:rPr>
      </w:pPr>
      <w:r w:rsidRPr="000665B4">
        <w:rPr>
          <w:rFonts w:ascii="宋体" w:eastAsia="宋体" w:hAnsi="宋体"/>
        </w:rPr>
        <w:t>#define isInt(a)</w:t>
      </w:r>
      <w:r w:rsidRPr="000665B4">
        <w:rPr>
          <w:rFonts w:ascii="宋体" w:eastAsia="宋体" w:hAnsi="宋体"/>
        </w:rPr>
        <w:tab/>
        <w:t>( fabs((fabs(a)-(int)(fabs(a)+0.5))) &lt; accuracy )</w:t>
      </w:r>
    </w:p>
    <w:p w:rsidR="00746268" w:rsidRPr="000665B4" w:rsidRDefault="00746268" w:rsidP="00746268">
      <w:pPr>
        <w:rPr>
          <w:rFonts w:ascii="宋体" w:eastAsia="宋体" w:hAnsi="宋体"/>
        </w:rPr>
      </w:pPr>
      <w:r w:rsidRPr="000665B4">
        <w:rPr>
          <w:rFonts w:ascii="宋体" w:eastAsia="宋体" w:hAnsi="宋体"/>
        </w:rPr>
        <w:t>#define toInt(a)</w:t>
      </w:r>
      <w:r w:rsidRPr="000665B4">
        <w:rPr>
          <w:rFonts w:ascii="宋体" w:eastAsia="宋体" w:hAnsi="宋体"/>
        </w:rPr>
        <w:tab/>
        <w:t>(a&gt;0 ? (int)(a+0.5f) : (int)(a-0.5f))</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#define RESERVE_SPACE</w:t>
      </w:r>
      <w:r w:rsidRPr="000665B4">
        <w:rPr>
          <w:rFonts w:ascii="宋体" w:eastAsia="宋体" w:hAnsi="宋体"/>
        </w:rPr>
        <w:tab/>
      </w:r>
      <w:r w:rsidRPr="000665B4">
        <w:rPr>
          <w:rFonts w:ascii="宋体" w:eastAsia="宋体" w:hAnsi="宋体"/>
        </w:rPr>
        <w:tab/>
        <w:t>3</w:t>
      </w:r>
    </w:p>
    <w:p w:rsidR="00746268" w:rsidRPr="000665B4" w:rsidRDefault="00746268" w:rsidP="00746268">
      <w:pPr>
        <w:rPr>
          <w:rFonts w:ascii="宋体" w:eastAsia="宋体" w:hAnsi="宋体"/>
        </w:rPr>
      </w:pPr>
      <w:r w:rsidRPr="000665B4">
        <w:rPr>
          <w:rFonts w:ascii="宋体" w:eastAsia="宋体" w:hAnsi="宋体"/>
        </w:rPr>
        <w:t>#define SHOW_RESULT</w:t>
      </w:r>
      <w:r w:rsidRPr="000665B4">
        <w:rPr>
          <w:rFonts w:ascii="宋体" w:eastAsia="宋体" w:hAnsi="宋体"/>
        </w:rPr>
        <w:tab/>
      </w:r>
      <w:r w:rsidRPr="000665B4">
        <w:rPr>
          <w:rFonts w:ascii="宋体" w:eastAsia="宋体" w:hAnsi="宋体"/>
        </w:rPr>
        <w:tab/>
      </w:r>
      <w:r w:rsidRPr="000665B4">
        <w:rPr>
          <w:rFonts w:ascii="宋体" w:eastAsia="宋体" w:hAnsi="宋体"/>
        </w:rPr>
        <w:tab/>
        <w:t>1</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showResult(MATRIX sf_mat, u8 goal)</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if(using_name){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for(row = 0 ; row &lt; sf_mat.row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if(goal)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printf("\nU =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printf("\n%s = ", VarName[VarName_Map[row + BVarOff]]);</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for(col = 0 ; col &lt; sf_mat.col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printf("%.2f%s</w:t>
      </w:r>
      <w:r w:rsidRPr="000665B4">
        <w:rPr>
          <w:rFonts w:ascii="宋体" w:eastAsia="宋体" w:hAnsi="宋体"/>
        </w:rPr>
        <w:tab/>
        <w:t>", sf_mat.mem[row][col], VarName[VarName_Map[col]]);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printf("\n");</w:t>
      </w:r>
    </w:p>
    <w:p w:rsidR="00746268" w:rsidRPr="000665B4" w:rsidRDefault="00746268" w:rsidP="00746268">
      <w:pPr>
        <w:rPr>
          <w:rFonts w:ascii="宋体" w:eastAsia="宋体" w:hAnsi="宋体"/>
        </w:rPr>
      </w:pP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lastRenderedPageBreak/>
        <w:tab/>
      </w:r>
      <w:r w:rsidRPr="000665B4">
        <w:rPr>
          <w:rFonts w:ascii="宋体" w:eastAsia="宋体" w:hAnsi="宋体"/>
        </w:rPr>
        <w:tab/>
        <w:t>for(row = 0 ; row &lt; sf_mat.row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if(goal)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printf("\nU =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for(col = 0 ; col &lt; sf_mat.col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printf("%.2f</w:t>
      </w:r>
      <w:r w:rsidRPr="000665B4">
        <w:rPr>
          <w:rFonts w:ascii="宋体" w:eastAsia="宋体" w:hAnsi="宋体"/>
        </w:rPr>
        <w:tab/>
        <w:t>", sf_mat.mem[row][col]);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printf("\n");</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forall b_i&gt;=0, return 0,   otherwise: return 1</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u8 should_expand(MATRIX mat)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for(row = 0 ; row &lt; mat.row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 the first column is b_i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if(mat.mem[row][0] &lt;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return 1;</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0;</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u8 addNonBasicVarName(MATRIX sf_mat, char* name)</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if(sf_mat.col &gt;= BVarOff){</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printf("err, non-basic var reserve space is not enough\n");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return 1;</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if(using_name)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strcpy(VarName[sf_mat.col], name);</w:t>
      </w:r>
    </w:p>
    <w:p w:rsidR="00746268" w:rsidRPr="000665B4" w:rsidRDefault="00746268" w:rsidP="00746268">
      <w:pPr>
        <w:rPr>
          <w:rFonts w:ascii="宋体" w:eastAsia="宋体" w:hAnsi="宋体"/>
        </w:rPr>
      </w:pPr>
      <w:r w:rsidRPr="000665B4">
        <w:rPr>
          <w:rFonts w:ascii="宋体" w:eastAsia="宋体" w:hAnsi="宋体"/>
        </w:rPr>
        <w:tab/>
        <w:t>VarName_Map[sf_mat.col] = sf_mat.col;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0;</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resetSimplexModel(MATRIX* sf_mat)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i;</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//expand_flag = 0;</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if(should_expand(*sf_mat)){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float* val;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if(!expand_flag){</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//not expand before, we need allocate name space for z</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addNonBasicVarName(*sf_mat, "z");</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//VarName_Map[temp_z_col] = sf_mat-&gt;col-1;</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for(i = temp_z_col ; i &lt; sf_mat-&gt;col ; i++){</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VarName_Map[i] = VarName_Map[i+1];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VarName_Map[i] = sf_mat-&gt;col;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val = (float*)malloc(sf_mat-&gt;row * sizeof(float));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for(i = 0 ; i &lt; sf_mat-&gt;row ; i++)</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val[i] = 1.0f;</w:t>
      </w:r>
      <w:r w:rsidRPr="000665B4">
        <w:rPr>
          <w:rFonts w:ascii="宋体" w:eastAsia="宋体" w:hAnsi="宋体"/>
        </w:rPr>
        <w:tab/>
        <w:t>/* each row add a fresh variable z, for z&gt;=0 */</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matrix_expand_column(sf_mat, 1, val);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free(val);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expand_flag = 1;</w:t>
      </w:r>
    </w:p>
    <w:p w:rsidR="00746268" w:rsidRPr="000665B4" w:rsidRDefault="00746268" w:rsidP="00746268">
      <w:pPr>
        <w:rPr>
          <w:rFonts w:ascii="宋体" w:eastAsia="宋体" w:hAnsi="宋体"/>
        </w:rPr>
      </w:pP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expand_flag = 0;</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free(coefbuff);</w:t>
      </w:r>
    </w:p>
    <w:p w:rsidR="00746268" w:rsidRPr="000665B4" w:rsidRDefault="00746268" w:rsidP="00746268">
      <w:pPr>
        <w:rPr>
          <w:rFonts w:ascii="宋体" w:eastAsia="宋体" w:hAnsi="宋体"/>
        </w:rPr>
      </w:pPr>
      <w:r w:rsidRPr="000665B4">
        <w:rPr>
          <w:rFonts w:ascii="宋体" w:eastAsia="宋体" w:hAnsi="宋体"/>
        </w:rPr>
        <w:tab/>
        <w:t>coefbuff = (float*)malloc(sf_mat-&gt;row*sizeof(float));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Set goal form, calculate the maximum value of goal form.</w:t>
      </w:r>
    </w:p>
    <w:p w:rsidR="00746268" w:rsidRPr="000665B4" w:rsidRDefault="00746268" w:rsidP="00746268">
      <w:pPr>
        <w:rPr>
          <w:rFonts w:ascii="宋体" w:eastAsia="宋体" w:hAnsi="宋体"/>
        </w:rPr>
      </w:pPr>
      <w:r w:rsidRPr="000665B4">
        <w:rPr>
          <w:rFonts w:ascii="宋体" w:eastAsia="宋体" w:hAnsi="宋体"/>
        </w:rPr>
        <w:t>The last column of mat is constant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void setGoalForm(MATRIX mat)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copy_matrix(&amp;goal_mat, mat);</w:t>
      </w:r>
    </w:p>
    <w:p w:rsidR="00746268" w:rsidRPr="000665B4" w:rsidRDefault="00746268" w:rsidP="00746268">
      <w:pPr>
        <w:rPr>
          <w:rFonts w:ascii="宋体" w:eastAsia="宋体" w:hAnsi="宋体"/>
        </w:rPr>
      </w:pPr>
      <w:r w:rsidRPr="000665B4">
        <w:rPr>
          <w:rFonts w:ascii="宋体" w:eastAsia="宋体" w:hAnsi="宋体"/>
        </w:rPr>
        <w:tab/>
        <w:t>if(expand_flag){</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 add -z for goal form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float val = -1.0f;</w:t>
      </w:r>
    </w:p>
    <w:p w:rsidR="00746268" w:rsidRPr="000665B4" w:rsidRDefault="00746268" w:rsidP="00746268">
      <w:pPr>
        <w:rPr>
          <w:rFonts w:ascii="宋体" w:eastAsia="宋体" w:hAnsi="宋体"/>
        </w:rPr>
      </w:pPr>
      <w:r w:rsidRPr="000665B4">
        <w:rPr>
          <w:rFonts w:ascii="宋体" w:eastAsia="宋体" w:hAnsi="宋体"/>
        </w:rPr>
        <w:lastRenderedPageBreak/>
        <w:tab/>
      </w:r>
      <w:r w:rsidRPr="000665B4">
        <w:rPr>
          <w:rFonts w:ascii="宋体" w:eastAsia="宋体" w:hAnsi="宋体"/>
        </w:rPr>
        <w:tab/>
        <w:t>//float val = 0.0f;</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matrix_expand_column(&amp;goal_mat, 1, &amp;val);</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mat: A * x_i &lt;= b_i (x_i &gt;=0)</w:t>
      </w:r>
    </w:p>
    <w:p w:rsidR="00746268" w:rsidRPr="000665B4" w:rsidRDefault="00746268" w:rsidP="00746268">
      <w:pPr>
        <w:rPr>
          <w:rFonts w:ascii="宋体" w:eastAsia="宋体" w:hAnsi="宋体"/>
        </w:rPr>
      </w:pPr>
      <w:r w:rsidRPr="000665B4">
        <w:rPr>
          <w:rFonts w:ascii="宋体" w:eastAsia="宋体" w:hAnsi="宋体"/>
        </w:rPr>
        <w:t>the first column of matrix stores constant b_i</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Slack Form: b_i - A * x_i &gt;= 0</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void createSlackForm(MATRIX* mat)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 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for(row = 0 ; row &lt; mat-&gt;row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for(col = 1 ; col &lt; mat-&gt;col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mat-&gt;mem[row][col] = -mat-&gt;mem[row][col];</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Find a non-basic variable, which has a positive coefficient</w:t>
      </w:r>
    </w:p>
    <w:p w:rsidR="00746268" w:rsidRPr="000665B4" w:rsidRDefault="00746268" w:rsidP="00746268">
      <w:pPr>
        <w:rPr>
          <w:rFonts w:ascii="宋体" w:eastAsia="宋体" w:hAnsi="宋体"/>
        </w:rPr>
      </w:pPr>
      <w:r w:rsidRPr="000665B4">
        <w:rPr>
          <w:rFonts w:ascii="宋体" w:eastAsia="宋体" w:hAnsi="宋体"/>
        </w:rPr>
        <w:t>return: -1:doesn't have positive coefficient  otherwise: index of coefficient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int findNextNonBasicVar(void)</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i;</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 the first column is constant */</w:t>
      </w:r>
    </w:p>
    <w:p w:rsidR="00746268" w:rsidRPr="000665B4" w:rsidRDefault="00746268" w:rsidP="00746268">
      <w:pPr>
        <w:rPr>
          <w:rFonts w:ascii="宋体" w:eastAsia="宋体" w:hAnsi="宋体"/>
        </w:rPr>
      </w:pPr>
      <w:r w:rsidRPr="000665B4">
        <w:rPr>
          <w:rFonts w:ascii="宋体" w:eastAsia="宋体" w:hAnsi="宋体"/>
        </w:rPr>
        <w:tab/>
        <w:t>for(i = 1 ; i &lt; goal_mat.col ; i++){</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 ignore z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 expand_flag &amp;&amp; VarName_Map[i] == goal_mat.col-1 )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continue;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 goal_mat.mem[0][i] &gt; accuracy )</w:t>
      </w:r>
    </w:p>
    <w:p w:rsidR="00746268" w:rsidRPr="000665B4" w:rsidRDefault="00746268" w:rsidP="00746268">
      <w:pPr>
        <w:rPr>
          <w:rFonts w:ascii="宋体" w:eastAsia="宋体" w:hAnsi="宋体"/>
        </w:rPr>
      </w:pPr>
      <w:r w:rsidRPr="000665B4">
        <w:rPr>
          <w:rFonts w:ascii="宋体" w:eastAsia="宋体" w:hAnsi="宋体"/>
        </w:rPr>
        <w:t xml:space="preserve">  </w:t>
      </w:r>
      <w:r w:rsidRPr="000665B4">
        <w:rPr>
          <w:rFonts w:ascii="宋体" w:eastAsia="宋体" w:hAnsi="宋体"/>
        </w:rPr>
        <w:tab/>
      </w:r>
      <w:r w:rsidRPr="000665B4">
        <w:rPr>
          <w:rFonts w:ascii="宋体" w:eastAsia="宋体" w:hAnsi="宋体"/>
        </w:rPr>
        <w:tab/>
      </w:r>
      <w:r w:rsidRPr="000665B4">
        <w:rPr>
          <w:rFonts w:ascii="宋体" w:eastAsia="宋体" w:hAnsi="宋体"/>
        </w:rPr>
        <w:tab/>
        <w:t>return i;</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-1;</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int findNextNonBasicVarWithZ(MATRIX sf_mat, int row)</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lastRenderedPageBreak/>
        <w:tab/>
        <w:t>/* we calculate the min(z) here, so find negative coefficient */</w:t>
      </w:r>
    </w:p>
    <w:p w:rsidR="00746268" w:rsidRPr="000665B4" w:rsidRDefault="00746268" w:rsidP="00746268">
      <w:pPr>
        <w:rPr>
          <w:rFonts w:ascii="宋体" w:eastAsia="宋体" w:hAnsi="宋体"/>
        </w:rPr>
      </w:pPr>
      <w:r w:rsidRPr="000665B4">
        <w:rPr>
          <w:rFonts w:ascii="宋体" w:eastAsia="宋体" w:hAnsi="宋体"/>
        </w:rPr>
        <w:tab/>
        <w:t>for(col = 1 ; col &lt; sf_mat.col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//TODO: need goal_mat.mem[0][col]&gt;0?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 lt(sf_mat.mem[row][col], 0.0f) &amp;&amp; lt(0.0f, goal_mat.mem[0][col])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 lt(sf_mat.mem[row][col], 0.0f)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return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-1;</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 xml:space="preserve">     find most negative b_i to be pivot with z</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PIVOT findMostNegativePivot(MATRIX sf_mat)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w:t>
      </w:r>
    </w:p>
    <w:p w:rsidR="00746268" w:rsidRPr="000665B4" w:rsidRDefault="00746268" w:rsidP="00746268">
      <w:pPr>
        <w:rPr>
          <w:rFonts w:ascii="宋体" w:eastAsia="宋体" w:hAnsi="宋体"/>
        </w:rPr>
      </w:pPr>
      <w:r w:rsidRPr="000665B4">
        <w:rPr>
          <w:rFonts w:ascii="宋体" w:eastAsia="宋体" w:hAnsi="宋体"/>
        </w:rPr>
        <w:tab/>
        <w:t>float neg_b;</w:t>
      </w:r>
    </w:p>
    <w:p w:rsidR="00746268" w:rsidRPr="000665B4" w:rsidRDefault="00746268" w:rsidP="00746268">
      <w:pPr>
        <w:rPr>
          <w:rFonts w:ascii="宋体" w:eastAsia="宋体" w:hAnsi="宋体"/>
        </w:rPr>
      </w:pPr>
      <w:r w:rsidRPr="000665B4">
        <w:rPr>
          <w:rFonts w:ascii="宋体" w:eastAsia="宋体" w:hAnsi="宋体"/>
        </w:rPr>
        <w:tab/>
        <w:t>PIVOT pivot;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pivot.bvar = -1;</w:t>
      </w:r>
    </w:p>
    <w:p w:rsidR="00746268" w:rsidRPr="000665B4" w:rsidRDefault="00746268" w:rsidP="00746268">
      <w:pPr>
        <w:rPr>
          <w:rFonts w:ascii="宋体" w:eastAsia="宋体" w:hAnsi="宋体"/>
        </w:rPr>
      </w:pPr>
      <w:r w:rsidRPr="000665B4">
        <w:rPr>
          <w:rFonts w:ascii="宋体" w:eastAsia="宋体" w:hAnsi="宋体"/>
        </w:rPr>
        <w:tab/>
        <w:t>pivot.nbvar = sf_mat.col-1;</w:t>
      </w:r>
      <w:r w:rsidRPr="000665B4">
        <w:rPr>
          <w:rFonts w:ascii="宋体" w:eastAsia="宋体" w:hAnsi="宋体"/>
        </w:rPr>
        <w:tab/>
        <w:t xml:space="preserve"> /* swap z and basic variable */</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neg_b = -accuracy;</w:t>
      </w:r>
    </w:p>
    <w:p w:rsidR="00746268" w:rsidRPr="000665B4" w:rsidRDefault="00746268" w:rsidP="00746268">
      <w:pPr>
        <w:rPr>
          <w:rFonts w:ascii="宋体" w:eastAsia="宋体" w:hAnsi="宋体"/>
        </w:rPr>
      </w:pPr>
      <w:r w:rsidRPr="000665B4">
        <w:rPr>
          <w:rFonts w:ascii="宋体" w:eastAsia="宋体" w:hAnsi="宋体"/>
        </w:rPr>
        <w:tab/>
        <w:t>for(row = 0 ; row &lt; sf_mat.row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if(sf_mat.mem[row][0] &lt; neg_b){</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neg_b = sf_mat.mem[row][0];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pivot.bvar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pivot;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PIVOT findPivot(MATRIX sf_mat, int nbvar)</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w:t>
      </w:r>
    </w:p>
    <w:p w:rsidR="00746268" w:rsidRPr="000665B4" w:rsidRDefault="00746268" w:rsidP="00746268">
      <w:pPr>
        <w:rPr>
          <w:rFonts w:ascii="宋体" w:eastAsia="宋体" w:hAnsi="宋体"/>
        </w:rPr>
      </w:pPr>
      <w:r w:rsidRPr="000665B4">
        <w:rPr>
          <w:rFonts w:ascii="宋体" w:eastAsia="宋体" w:hAnsi="宋体"/>
        </w:rPr>
        <w:tab/>
        <w:t>float tight_constrain = 100000000.0f;</w:t>
      </w:r>
    </w:p>
    <w:p w:rsidR="00746268" w:rsidRPr="000665B4" w:rsidRDefault="00746268" w:rsidP="00746268">
      <w:pPr>
        <w:rPr>
          <w:rFonts w:ascii="宋体" w:eastAsia="宋体" w:hAnsi="宋体"/>
        </w:rPr>
      </w:pPr>
      <w:r w:rsidRPr="000665B4">
        <w:rPr>
          <w:rFonts w:ascii="宋体" w:eastAsia="宋体" w:hAnsi="宋体"/>
        </w:rPr>
        <w:tab/>
        <w:t>float temp_constrain;</w:t>
      </w:r>
    </w:p>
    <w:p w:rsidR="00746268" w:rsidRPr="000665B4" w:rsidRDefault="00746268" w:rsidP="00746268">
      <w:pPr>
        <w:rPr>
          <w:rFonts w:ascii="宋体" w:eastAsia="宋体" w:hAnsi="宋体"/>
        </w:rPr>
      </w:pPr>
      <w:r w:rsidRPr="000665B4">
        <w:rPr>
          <w:rFonts w:ascii="宋体" w:eastAsia="宋体" w:hAnsi="宋体"/>
        </w:rPr>
        <w:tab/>
        <w:t>PIVOT pivot;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pivot.bvar = -1;</w:t>
      </w:r>
      <w:r w:rsidRPr="000665B4">
        <w:rPr>
          <w:rFonts w:ascii="宋体" w:eastAsia="宋体" w:hAnsi="宋体"/>
        </w:rPr>
        <w:tab/>
        <w:t>/* -1 means doesn't find a valid pivot */</w:t>
      </w:r>
    </w:p>
    <w:p w:rsidR="00746268" w:rsidRPr="000665B4" w:rsidRDefault="00746268" w:rsidP="00746268">
      <w:pPr>
        <w:rPr>
          <w:rFonts w:ascii="宋体" w:eastAsia="宋体" w:hAnsi="宋体"/>
        </w:rPr>
      </w:pPr>
      <w:r w:rsidRPr="000665B4">
        <w:rPr>
          <w:rFonts w:ascii="宋体" w:eastAsia="宋体" w:hAnsi="宋体"/>
        </w:rPr>
        <w:lastRenderedPageBreak/>
        <w:tab/>
        <w:t>pivot.nbvar = nbvar;</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for(row = 0 ; row &lt; sf_mat.row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 eq(0.0f, sf_mat.mem[row][nbvar]) || sf_mat.mem[row][nbvar] &gt; 0.0f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continue;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temp_constrain = sf_mat.mem[row][0] / -sf_mat.mem[row][nbvar];</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 temp_constrain &lt; tight_constrain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tight_constrain = temp_constrain;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pivot.bvar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pivot;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swapNameSpace(PIVOT pivot)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map_index;</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map_index = VarName_Map[pivot.nbvar];</w:t>
      </w:r>
    </w:p>
    <w:p w:rsidR="00746268" w:rsidRPr="000665B4" w:rsidRDefault="00746268" w:rsidP="00746268">
      <w:pPr>
        <w:rPr>
          <w:rFonts w:ascii="宋体" w:eastAsia="宋体" w:hAnsi="宋体"/>
        </w:rPr>
      </w:pPr>
      <w:r w:rsidRPr="000665B4">
        <w:rPr>
          <w:rFonts w:ascii="宋体" w:eastAsia="宋体" w:hAnsi="宋体"/>
        </w:rPr>
        <w:tab/>
        <w:t>VarName_Map[pivot.nbvar] = VarName_Map[pivot.bvar+BVarOff];</w:t>
      </w:r>
    </w:p>
    <w:p w:rsidR="00746268" w:rsidRPr="000665B4" w:rsidRDefault="00746268" w:rsidP="00746268">
      <w:pPr>
        <w:rPr>
          <w:rFonts w:ascii="宋体" w:eastAsia="宋体" w:hAnsi="宋体"/>
        </w:rPr>
      </w:pPr>
      <w:r w:rsidRPr="000665B4">
        <w:rPr>
          <w:rFonts w:ascii="宋体" w:eastAsia="宋体" w:hAnsi="宋体"/>
        </w:rPr>
        <w:tab/>
        <w:t>VarName_Map[pivot.bvar+BVarOff] = map_index;</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 xml:space="preserve">        swap basic var and non-basic var</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void swapPivot(MATRIX* sf_mat, PIVOT pivot)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col;</w:t>
      </w:r>
    </w:p>
    <w:p w:rsidR="00746268" w:rsidRPr="000665B4" w:rsidRDefault="00746268" w:rsidP="00746268">
      <w:pPr>
        <w:rPr>
          <w:rFonts w:ascii="宋体" w:eastAsia="宋体" w:hAnsi="宋体"/>
        </w:rPr>
      </w:pPr>
      <w:r w:rsidRPr="000665B4">
        <w:rPr>
          <w:rFonts w:ascii="宋体" w:eastAsia="宋体" w:hAnsi="宋体"/>
        </w:rPr>
        <w:tab/>
        <w:t>float temp;</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temp = sf_mat-&gt;mem[pivot.bvar][pivot.nbvar];</w:t>
      </w:r>
    </w:p>
    <w:p w:rsidR="00746268" w:rsidRPr="000665B4" w:rsidRDefault="00746268" w:rsidP="00746268">
      <w:pPr>
        <w:rPr>
          <w:rFonts w:ascii="宋体" w:eastAsia="宋体" w:hAnsi="宋体"/>
        </w:rPr>
      </w:pPr>
      <w:r w:rsidRPr="000665B4">
        <w:rPr>
          <w:rFonts w:ascii="宋体" w:eastAsia="宋体" w:hAnsi="宋体"/>
        </w:rPr>
        <w:tab/>
        <w:t>for(col = 0 ; col &lt; sf_mat-&gt;col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if(col == pivot.nbvar)</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sf_mat-&gt;mem[pivot.bvar][col] = 1.0f / temp;</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sf_mat-&gt;mem[pivot.bvar][col] /= -temp;</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replaceNewBasicVar(MATRIX* sf_mat, PIVOT pivot)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 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for(row = 0 ; row &lt; sf_mat-&gt;row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if(row == pivot.bvar)</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continue;</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coefbuff[row] = sf_mat-&gt;mem[row][pivot.nbvar];</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for(col = 0 ; col &lt; sf_mat-&gt;col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if(col == pivot.nbvar)</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sf_mat-&gt;mem[row][col] = coefbuff[row] * sf_mat-&gt;mem[pivot.bvar][col];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sf_mat-&gt;mem[row][col] += coefbuff[row] * sf_mat-&gt;mem[pivot.bvar][col];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updateGoalForm(MATRIX* gf_mat, MATRIX* sf_mat, PIVOT pivot)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col;</w:t>
      </w:r>
    </w:p>
    <w:p w:rsidR="00746268" w:rsidRPr="000665B4" w:rsidRDefault="00746268" w:rsidP="00746268">
      <w:pPr>
        <w:rPr>
          <w:rFonts w:ascii="宋体" w:eastAsia="宋体" w:hAnsi="宋体"/>
        </w:rPr>
      </w:pPr>
      <w:r w:rsidRPr="000665B4">
        <w:rPr>
          <w:rFonts w:ascii="宋体" w:eastAsia="宋体" w:hAnsi="宋体"/>
        </w:rPr>
        <w:tab/>
        <w:t>float temp;</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temp = gf_mat-&gt;mem[0][pivot.nbvar];</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for(col = 0 ; col &lt; gf_mat-&gt;col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if(col == pivot.nbvar)</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gf_mat-&gt;mem[0][col] = temp * sf_mat-&gt;mem[pivot.bvar][col];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gf_mat-&gt;mem[0][col] += temp * sf_mat-&gt;mem[pivot.bvar][col];</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swap pivot and reformulate slack form</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void reformulation(MATRIX* sf_mat, PIVOT pivot)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 step1: swap basic var and non-basic var */</w:t>
      </w:r>
    </w:p>
    <w:p w:rsidR="00746268" w:rsidRPr="000665B4" w:rsidRDefault="00746268" w:rsidP="00746268">
      <w:pPr>
        <w:rPr>
          <w:rFonts w:ascii="宋体" w:eastAsia="宋体" w:hAnsi="宋体"/>
        </w:rPr>
      </w:pPr>
      <w:r w:rsidRPr="000665B4">
        <w:rPr>
          <w:rFonts w:ascii="宋体" w:eastAsia="宋体" w:hAnsi="宋体"/>
        </w:rPr>
        <w:tab/>
        <w:t>swapNameSpace(pivot);</w:t>
      </w:r>
    </w:p>
    <w:p w:rsidR="00746268" w:rsidRPr="000665B4" w:rsidRDefault="00746268" w:rsidP="00746268">
      <w:pPr>
        <w:rPr>
          <w:rFonts w:ascii="宋体" w:eastAsia="宋体" w:hAnsi="宋体"/>
        </w:rPr>
      </w:pPr>
      <w:r w:rsidRPr="000665B4">
        <w:rPr>
          <w:rFonts w:ascii="宋体" w:eastAsia="宋体" w:hAnsi="宋体"/>
        </w:rPr>
        <w:tab/>
        <w:t>swapPivot(sf_mat, pivot);</w:t>
      </w:r>
    </w:p>
    <w:p w:rsidR="00746268" w:rsidRPr="000665B4" w:rsidRDefault="00746268" w:rsidP="00746268">
      <w:pPr>
        <w:rPr>
          <w:rFonts w:ascii="宋体" w:eastAsia="宋体" w:hAnsi="宋体"/>
        </w:rPr>
      </w:pPr>
      <w:r w:rsidRPr="000665B4">
        <w:rPr>
          <w:rFonts w:ascii="宋体" w:eastAsia="宋体" w:hAnsi="宋体"/>
        </w:rPr>
        <w:tab/>
        <w:t>/* step2: replace new basic var with non-basic var */</w:t>
      </w:r>
    </w:p>
    <w:p w:rsidR="00746268" w:rsidRPr="000665B4" w:rsidRDefault="00746268" w:rsidP="00746268">
      <w:pPr>
        <w:rPr>
          <w:rFonts w:ascii="宋体" w:eastAsia="宋体" w:hAnsi="宋体"/>
        </w:rPr>
      </w:pPr>
      <w:r w:rsidRPr="000665B4">
        <w:rPr>
          <w:rFonts w:ascii="宋体" w:eastAsia="宋体" w:hAnsi="宋体"/>
        </w:rPr>
        <w:tab/>
        <w:t>replaceNewBasicVar(sf_mat, pivot);</w:t>
      </w:r>
    </w:p>
    <w:p w:rsidR="00746268" w:rsidRPr="000665B4" w:rsidRDefault="00746268" w:rsidP="00746268">
      <w:pPr>
        <w:rPr>
          <w:rFonts w:ascii="宋体" w:eastAsia="宋体" w:hAnsi="宋体"/>
        </w:rPr>
      </w:pPr>
      <w:r w:rsidRPr="000665B4">
        <w:rPr>
          <w:rFonts w:ascii="宋体" w:eastAsia="宋体" w:hAnsi="宋体"/>
        </w:rPr>
        <w:tab/>
        <w:t>/* step3: update goal form */</w:t>
      </w:r>
    </w:p>
    <w:p w:rsidR="00746268" w:rsidRPr="000665B4" w:rsidRDefault="00746268" w:rsidP="00746268">
      <w:pPr>
        <w:rPr>
          <w:rFonts w:ascii="宋体" w:eastAsia="宋体" w:hAnsi="宋体"/>
        </w:rPr>
      </w:pPr>
      <w:r w:rsidRPr="000665B4">
        <w:rPr>
          <w:rFonts w:ascii="宋体" w:eastAsia="宋体" w:hAnsi="宋体"/>
        </w:rPr>
        <w:lastRenderedPageBreak/>
        <w:tab/>
        <w:t>updateGoalForm(&amp;goal_mat, sf_mat, pivot);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dispSolution(MATRIX sf_mat, u8 show_res)</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 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if(show_res){</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showResult(goal_mat,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showResult(temp_mat,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printf("\nSolution:\n");</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for(col = 1 ; col &lt; sf_mat.col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float solution = 0.0f;</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for(row = 0 ; row &lt; sf_mat.row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if(VarName_Map[row + BVarOff]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solution = sf_mat.mem[row][0];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if(show_res){</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if(using_name)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printf("%s=%.2f, ", VarName[col], solution);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printf("%.2f, ", solution);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if(show_res)</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printf("U=%.2f\n", goal_mat.mem[0][0]);</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dispIntSolution(MATRIX sf_mat, u8 show_res)</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 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if(show_res){</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showResult(goal_mat,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showResult(temp_mat,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printf("\nInterger Solution:\n");</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for(col = 1 ; col &lt; temp_mat.col-expand_flag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int sol = 0;</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lastRenderedPageBreak/>
        <w:tab/>
      </w:r>
      <w:r w:rsidRPr="000665B4">
        <w:rPr>
          <w:rFonts w:ascii="宋体" w:eastAsia="宋体" w:hAnsi="宋体"/>
        </w:rPr>
        <w:tab/>
        <w:t>for(row = 0 ; row &lt; temp_mat.row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if(VarName_Map[row + BVarOff]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sol = toInt(temp_mat.mem[row][0]);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if(show_res){</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if(using_name)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printf("%s=%d, ", VarName[col], sol);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printf("%d, ", sol);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if(show_res)</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printf("U=%.2f\n", goal_mat.mem[0][0]);</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int getNonIntIndex(MATRIX sf_mat, int row_index)</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 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if(row_index &gt;= sf_mat.row){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return -1;</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for(row = (int)row_index ; row &lt; sf_mat.row ; row++){</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 !isInt(sf_mat.mem[row][0])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for(col = 1 ; col &lt; sf_mat.col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if( !isInt(sf_mat.mem[row][col])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return row;</w:t>
      </w:r>
      <w:r w:rsidRPr="000665B4">
        <w:rPr>
          <w:rFonts w:ascii="宋体" w:eastAsia="宋体" w:hAnsi="宋体"/>
        </w:rPr>
        <w:tab/>
        <w:t>/* find a basic var which has non-interger bi and xi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-100;</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 add gomory constraint to calculate interger solution */</w:t>
      </w:r>
    </w:p>
    <w:p w:rsidR="00746268" w:rsidRPr="000665B4" w:rsidRDefault="00746268" w:rsidP="00746268">
      <w:pPr>
        <w:rPr>
          <w:rFonts w:ascii="宋体" w:eastAsia="宋体" w:hAnsi="宋体"/>
        </w:rPr>
      </w:pPr>
      <w:r w:rsidRPr="000665B4">
        <w:rPr>
          <w:rFonts w:ascii="宋体" w:eastAsia="宋体" w:hAnsi="宋体"/>
        </w:rPr>
        <w:t>void addGomoryConstraint(MATRIX* s_mat,  int row_index)</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static int cons_cnt = 1;</w:t>
      </w:r>
    </w:p>
    <w:p w:rsidR="00746268" w:rsidRPr="000665B4" w:rsidRDefault="00746268" w:rsidP="00746268">
      <w:pPr>
        <w:rPr>
          <w:rFonts w:ascii="宋体" w:eastAsia="宋体" w:hAnsi="宋体"/>
        </w:rPr>
      </w:pPr>
      <w:r w:rsidRPr="000665B4">
        <w:rPr>
          <w:rFonts w:ascii="宋体" w:eastAsia="宋体" w:hAnsi="宋体"/>
        </w:rPr>
        <w:tab/>
        <w:t>float* gomory_cons;</w:t>
      </w:r>
    </w:p>
    <w:p w:rsidR="00746268" w:rsidRPr="000665B4" w:rsidRDefault="00746268" w:rsidP="00746268">
      <w:pPr>
        <w:rPr>
          <w:rFonts w:ascii="宋体" w:eastAsia="宋体" w:hAnsi="宋体"/>
        </w:rPr>
      </w:pPr>
      <w:r w:rsidRPr="000665B4">
        <w:rPr>
          <w:rFonts w:ascii="宋体" w:eastAsia="宋体" w:hAnsi="宋体"/>
        </w:rPr>
        <w:tab/>
        <w:t>int 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gomory_cons = (float*)malloc(s_mat-&gt;col * sizeof(float));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 extract basic var fractional part, with b&gt;=0 */</w:t>
      </w:r>
    </w:p>
    <w:p w:rsidR="00746268" w:rsidRPr="000665B4" w:rsidRDefault="00746268" w:rsidP="00746268">
      <w:pPr>
        <w:rPr>
          <w:rFonts w:ascii="宋体" w:eastAsia="宋体" w:hAnsi="宋体"/>
        </w:rPr>
      </w:pPr>
      <w:r w:rsidRPr="000665B4">
        <w:rPr>
          <w:rFonts w:ascii="宋体" w:eastAsia="宋体" w:hAnsi="宋体"/>
        </w:rPr>
        <w:tab/>
        <w:t>gomory_cons[0] = -(s_mat-&gt;mem[row_index][0] - (int)s_mat-&gt;mem[row_index][0]);</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 extract non-basic var fractional part */</w:t>
      </w:r>
    </w:p>
    <w:p w:rsidR="00746268" w:rsidRPr="000665B4" w:rsidRDefault="00746268" w:rsidP="00746268">
      <w:pPr>
        <w:rPr>
          <w:rFonts w:ascii="宋体" w:eastAsia="宋体" w:hAnsi="宋体"/>
        </w:rPr>
      </w:pPr>
      <w:r w:rsidRPr="000665B4">
        <w:rPr>
          <w:rFonts w:ascii="宋体" w:eastAsia="宋体" w:hAnsi="宋体"/>
        </w:rPr>
        <w:tab/>
        <w:t>for(col = 1 ; col &lt; s_mat-&gt;col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 eq(s_mat-&gt;mem[row_index][col], 0.0f) || isInt(s_mat-&gt;mem[row_index][col])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 no fraction part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gomory_cons[col] = 0.0f;</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continue;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gomory_cons[col] = -(s_mat-&gt;mem[row_index][col] - (float)ceil(s_mat-&gt;mem[row_index][col]));</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 add gomory constraint */</w:t>
      </w:r>
    </w:p>
    <w:p w:rsidR="00746268" w:rsidRPr="000665B4" w:rsidRDefault="00746268" w:rsidP="00746268">
      <w:pPr>
        <w:rPr>
          <w:rFonts w:ascii="宋体" w:eastAsia="宋体" w:hAnsi="宋体"/>
        </w:rPr>
      </w:pPr>
      <w:r w:rsidRPr="000665B4">
        <w:rPr>
          <w:rFonts w:ascii="宋体" w:eastAsia="宋体" w:hAnsi="宋体"/>
        </w:rPr>
        <w:tab/>
        <w:t>matrix_expand_row(s_mat, 1, gomory_cons);</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if(using_name)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sprintf(VarName[s_mat-&gt;row-1+BVarOff], "g%d", cons_cnt++);</w:t>
      </w:r>
    </w:p>
    <w:p w:rsidR="00746268" w:rsidRPr="000665B4" w:rsidRDefault="00746268" w:rsidP="00746268">
      <w:pPr>
        <w:rPr>
          <w:rFonts w:ascii="宋体" w:eastAsia="宋体" w:hAnsi="宋体"/>
        </w:rPr>
      </w:pPr>
      <w:r w:rsidRPr="000665B4">
        <w:rPr>
          <w:rFonts w:ascii="宋体" w:eastAsia="宋体" w:hAnsi="宋体"/>
        </w:rPr>
        <w:tab/>
        <w:t>VarName_Map[s_mat-&gt;row-1+BVarOff] = s_mat-&gt;row-1+BVarOff;</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free(gomory_cons);</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 remove z column */</w:t>
      </w:r>
    </w:p>
    <w:p w:rsidR="00746268" w:rsidRPr="000665B4" w:rsidRDefault="00746268" w:rsidP="00746268">
      <w:pPr>
        <w:rPr>
          <w:rFonts w:ascii="宋体" w:eastAsia="宋体" w:hAnsi="宋体"/>
        </w:rPr>
      </w:pPr>
      <w:r w:rsidRPr="000665B4">
        <w:rPr>
          <w:rFonts w:ascii="宋体" w:eastAsia="宋体" w:hAnsi="宋体"/>
        </w:rPr>
        <w:t>int removeZ(MATRIX* s_mat)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z_col = -1;</w:t>
      </w:r>
    </w:p>
    <w:p w:rsidR="00746268" w:rsidRPr="000665B4" w:rsidRDefault="00746268" w:rsidP="00746268">
      <w:pPr>
        <w:rPr>
          <w:rFonts w:ascii="宋体" w:eastAsia="宋体" w:hAnsi="宋体"/>
        </w:rPr>
      </w:pPr>
      <w:r w:rsidRPr="000665B4">
        <w:rPr>
          <w:rFonts w:ascii="宋体" w:eastAsia="宋体" w:hAnsi="宋体"/>
        </w:rPr>
        <w:tab/>
        <w:t>if(!expand_flag)</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return -1;</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for(z_col = 0 ; z_col &lt; s_mat-&gt;col ; z_col++){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if(VarName_Map[z_col] == s_mat-&gt;col-1){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break;</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if(z_col &gt;=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matrix_remove_column(s_mat, (int)z_col);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matrix_remove_column(&amp;goal_mat, (int)z_col);</w:t>
      </w:r>
    </w:p>
    <w:p w:rsidR="00746268" w:rsidRPr="000665B4" w:rsidRDefault="00746268" w:rsidP="00746268">
      <w:pPr>
        <w:rPr>
          <w:rFonts w:ascii="宋体" w:eastAsia="宋体" w:hAnsi="宋体"/>
        </w:rPr>
      </w:pPr>
      <w:r w:rsidRPr="000665B4">
        <w:rPr>
          <w:rFonts w:ascii="宋体" w:eastAsia="宋体" w:hAnsi="宋体"/>
        </w:rPr>
        <w:lastRenderedPageBreak/>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z_col;</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u8 solveSimplex(void)</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u8 res = 0;</w:t>
      </w:r>
    </w:p>
    <w:p w:rsidR="00746268" w:rsidRPr="000665B4" w:rsidRDefault="00746268" w:rsidP="00746268">
      <w:pPr>
        <w:rPr>
          <w:rFonts w:ascii="宋体" w:eastAsia="宋体" w:hAnsi="宋体"/>
        </w:rPr>
      </w:pPr>
      <w:r w:rsidRPr="000665B4">
        <w:rPr>
          <w:rFonts w:ascii="宋体" w:eastAsia="宋体" w:hAnsi="宋体"/>
        </w:rPr>
        <w:tab/>
        <w:t>int next_nbvar;</w:t>
      </w:r>
    </w:p>
    <w:p w:rsidR="00746268" w:rsidRPr="000665B4" w:rsidRDefault="00746268" w:rsidP="00746268">
      <w:pPr>
        <w:rPr>
          <w:rFonts w:ascii="宋体" w:eastAsia="宋体" w:hAnsi="宋体"/>
        </w:rPr>
      </w:pPr>
      <w:r w:rsidRPr="000665B4">
        <w:rPr>
          <w:rFonts w:ascii="宋体" w:eastAsia="宋体" w:hAnsi="宋体"/>
        </w:rPr>
        <w:tab/>
        <w:t>PIVOT pivot;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 we should first calculate the min(z), if min(z)=0, then change z to non-basic var */</w:t>
      </w:r>
    </w:p>
    <w:p w:rsidR="00746268" w:rsidRPr="000665B4" w:rsidRDefault="00746268" w:rsidP="00746268">
      <w:pPr>
        <w:rPr>
          <w:rFonts w:ascii="宋体" w:eastAsia="宋体" w:hAnsi="宋体"/>
        </w:rPr>
      </w:pPr>
      <w:r w:rsidRPr="000665B4">
        <w:rPr>
          <w:rFonts w:ascii="宋体" w:eastAsia="宋体" w:hAnsi="宋体"/>
        </w:rPr>
        <w:tab/>
        <w:t>if(expand_flag){</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int row_z;</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pivot = findMostNegativePivot(temp_mat);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row_z = (int)pivot.bvar;</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if(pivot.bvar ==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//printf("NA, findMostNegativePivot\n");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return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reformulation(&amp;temp_mat, pivot);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while(1){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 eq(temp_mat.mem[row_z][0], 0.0f)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 min(z)=0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int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u8 res =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for(col = 1 ; col &lt; temp_mat.col ; col++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if( !eq(temp_mat.mem[row_z][col], 0.0f)){</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pivot.bvar = row_z;</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pivot.nbvar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reformulation(&amp;temp_mat, pivot);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res =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break;</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if(res)</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break;</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printf("some err here\n");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while(1);</w:t>
      </w:r>
    </w:p>
    <w:p w:rsidR="00746268" w:rsidRPr="000665B4" w:rsidRDefault="00746268" w:rsidP="00746268">
      <w:pPr>
        <w:rPr>
          <w:rFonts w:ascii="宋体" w:eastAsia="宋体" w:hAnsi="宋体"/>
        </w:rPr>
      </w:pPr>
      <w:r w:rsidRPr="000665B4">
        <w:rPr>
          <w:rFonts w:ascii="宋体" w:eastAsia="宋体" w:hAnsi="宋体"/>
        </w:rPr>
        <w:lastRenderedPageBreak/>
        <w:tab/>
      </w: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next_nbvar = findNextNonBasicVarWithZ(temp_mat, row_z);</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if(next_nbvar ==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//printf("NA, findNextNonBasicVarForZ\n");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//showResult(goal_mat,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//showResult(temp_mat,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return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pivot = findPivot(temp_mat, (int)next_nbvar);</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reformulation(&amp;temp_mat, pivot);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if(pivot.bvar == row_z){</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//TODO: is it correct?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 z becomes non-basic variable now, we can continue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break;</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while(1){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next_nbvar = findNextNonBasicVar();</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 next_nbvar &lt; 0 ){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 non positive coefficient, we get the maximum value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res =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break;</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pivot = findPivot(temp_mat, (int)next_nbvar);</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if(pivot.bvar ==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 goal formula can be infinite, so doesn't have maximum value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//printf("NA, inf result\n");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res =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break;</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next_nbvar =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reformulation(&amp;temp_mat, pivot);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res;</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lastRenderedPageBreak/>
        <w:t>u8 incise(void)</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nonIntIndex = -1;</w:t>
      </w:r>
    </w:p>
    <w:p w:rsidR="00746268" w:rsidRPr="000665B4" w:rsidRDefault="00746268" w:rsidP="00746268">
      <w:pPr>
        <w:rPr>
          <w:rFonts w:ascii="宋体" w:eastAsia="宋体" w:hAnsi="宋体"/>
        </w:rPr>
      </w:pPr>
      <w:r w:rsidRPr="000665B4">
        <w:rPr>
          <w:rFonts w:ascii="宋体" w:eastAsia="宋体" w:hAnsi="宋体"/>
        </w:rPr>
        <w:tab/>
        <w:t>u8 res;</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while(1){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//nonIntIndex = getNonIntIndex(temp_mat, nonIntIndex+1);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nonIntIndex = getNonIntIndex(temp_mat,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 Handle ILP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if(nonIntIndex &gt;=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temp_z_col = removeZ(&amp;temp_mat);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addGomoryConstraint(&amp;temp_mat, (int)nonIntIndex);</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resetSimplexModel(&amp;temp_mat);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setGoalForm(goal_mat);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res = solveSimplex();</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if(!res)</w:t>
      </w:r>
      <w:r w:rsidRPr="000665B4">
        <w:rPr>
          <w:rFonts w:ascii="宋体" w:eastAsia="宋体" w:hAnsi="宋体"/>
        </w:rPr>
        <w:tab/>
        <w:t>//NA</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return res;</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}else if(nonIntIndex ==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//TODO: is it possible for this situation?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 used up all gomory constraints and can't find interger solution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//printf("NA, can't find interger solution\n");</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return 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 Get interger soluiton */</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return 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int getMaxIntValue(void)</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return toInt(goal_mat.mem[0][0]);</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getIntSolution(int* solution)</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int row, col;</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for(col = 1 ; col &lt; temp_mat.col-expand_flag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float sol = 0.0f;</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for(row = 0 ; row &lt; temp_mat.row ; row++){</w:t>
      </w:r>
    </w:p>
    <w:p w:rsidR="00746268" w:rsidRPr="000665B4" w:rsidRDefault="00746268" w:rsidP="00746268">
      <w:pPr>
        <w:rPr>
          <w:rFonts w:ascii="宋体" w:eastAsia="宋体" w:hAnsi="宋体"/>
        </w:rPr>
      </w:pPr>
      <w:r w:rsidRPr="000665B4">
        <w:rPr>
          <w:rFonts w:ascii="宋体" w:eastAsia="宋体" w:hAnsi="宋体"/>
        </w:rPr>
        <w:lastRenderedPageBreak/>
        <w:tab/>
      </w:r>
      <w:r w:rsidRPr="000665B4">
        <w:rPr>
          <w:rFonts w:ascii="宋体" w:eastAsia="宋体" w:hAnsi="宋体"/>
        </w:rPr>
        <w:tab/>
      </w:r>
      <w:r w:rsidRPr="000665B4">
        <w:rPr>
          <w:rFonts w:ascii="宋体" w:eastAsia="宋体" w:hAnsi="宋体"/>
        </w:rPr>
        <w:tab/>
        <w:t>if(VarName_Map[row + BVarOff] == 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sol = temp_mat.mem[row][0];</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solution[col-1] = toInt(sol);</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u8 initSimplexModel(MATRIX mat, MATRIX g_mat, char* var_name[])</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u8 res = 0;</w:t>
      </w:r>
    </w:p>
    <w:p w:rsidR="00746268" w:rsidRPr="000665B4" w:rsidRDefault="00746268" w:rsidP="00746268">
      <w:pPr>
        <w:rPr>
          <w:rFonts w:ascii="宋体" w:eastAsia="宋体" w:hAnsi="宋体"/>
        </w:rPr>
      </w:pPr>
      <w:r w:rsidRPr="000665B4">
        <w:rPr>
          <w:rFonts w:ascii="宋体" w:eastAsia="宋体" w:hAnsi="宋体"/>
        </w:rPr>
        <w:tab/>
        <w:t>int i;</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if(var_name == NULL)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using_name = 0;</w:t>
      </w:r>
    </w:p>
    <w:p w:rsidR="00746268" w:rsidRPr="000665B4" w:rsidRDefault="00746268" w:rsidP="00746268">
      <w:pPr>
        <w:rPr>
          <w:rFonts w:ascii="宋体" w:eastAsia="宋体" w:hAnsi="宋体"/>
        </w:rPr>
      </w:pP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using_name = 1;</w:t>
      </w:r>
    </w:p>
    <w:p w:rsidR="00746268" w:rsidRPr="000665B4" w:rsidRDefault="00746268" w:rsidP="00746268">
      <w:pPr>
        <w:rPr>
          <w:rFonts w:ascii="宋体" w:eastAsia="宋体" w:hAnsi="宋体"/>
        </w:rPr>
      </w:pPr>
      <w:r w:rsidRPr="000665B4">
        <w:rPr>
          <w:rFonts w:ascii="宋体" w:eastAsia="宋体" w:hAnsi="宋体"/>
        </w:rPr>
        <w:tab/>
        <w:t>expand_flag = 0;</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res |= create_matrix(&amp;goal_mat, 1, mat.col);</w:t>
      </w:r>
    </w:p>
    <w:p w:rsidR="00746268" w:rsidRPr="000665B4" w:rsidRDefault="00746268" w:rsidP="00746268">
      <w:pPr>
        <w:rPr>
          <w:rFonts w:ascii="宋体" w:eastAsia="宋体" w:hAnsi="宋体"/>
        </w:rPr>
      </w:pPr>
      <w:r w:rsidRPr="000665B4">
        <w:rPr>
          <w:rFonts w:ascii="宋体" w:eastAsia="宋体" w:hAnsi="宋体"/>
        </w:rPr>
        <w:tab/>
        <w:t>/* we will do calculation on temp_mat later */</w:t>
      </w:r>
    </w:p>
    <w:p w:rsidR="00746268" w:rsidRPr="000665B4" w:rsidRDefault="00746268" w:rsidP="00746268">
      <w:pPr>
        <w:rPr>
          <w:rFonts w:ascii="宋体" w:eastAsia="宋体" w:hAnsi="宋体"/>
        </w:rPr>
      </w:pPr>
      <w:r w:rsidRPr="000665B4">
        <w:rPr>
          <w:rFonts w:ascii="宋体" w:eastAsia="宋体" w:hAnsi="宋体"/>
        </w:rPr>
        <w:tab/>
        <w:t>res |= create_matrix(&amp;temp_mat, mat.row, mat.col);</w:t>
      </w:r>
    </w:p>
    <w:p w:rsidR="00746268" w:rsidRPr="000665B4" w:rsidRDefault="00746268" w:rsidP="00746268">
      <w:pPr>
        <w:rPr>
          <w:rFonts w:ascii="宋体" w:eastAsia="宋体" w:hAnsi="宋体"/>
        </w:rPr>
      </w:pPr>
      <w:r w:rsidRPr="000665B4">
        <w:rPr>
          <w:rFonts w:ascii="宋体" w:eastAsia="宋体" w:hAnsi="宋体"/>
        </w:rPr>
        <w:tab/>
        <w:t>copy_matrix(&amp;temp_mat, mat);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if(should_expand(temp_mat)){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float* val;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int i;</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expand_flag = 1;</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val = (float*)malloc(temp_mat.row * sizeof(float));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for(i = 0 ; i &lt; temp_mat.row ; i++)</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val[i] = -1.0f;</w:t>
      </w:r>
      <w:r w:rsidRPr="000665B4">
        <w:rPr>
          <w:rFonts w:ascii="宋体" w:eastAsia="宋体" w:hAnsi="宋体"/>
        </w:rPr>
        <w:tab/>
        <w:t>/* each row add a fresh variable z, for z&gt;=0 */</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matrix_expand_column(&amp;temp_mat, 1, val);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free(val);</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coefbuff = (float*)malloc(mat.row*sizeof(float));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for(i = 0 ; i &lt; mat.col ; i++){</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if(using_name)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strcpy(VarName[i], var_name[i]);</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VarName_Map[i] = i;</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lastRenderedPageBreak/>
        <w:tab/>
        <w:t>if(expand_flag){</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if(using_name)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strcpy(VarName[mat.col], "z");</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VarName_Map[mat.col] = mat.col;</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BVarOff = mat.col + RESERVE_SPACE;</w:t>
      </w:r>
    </w:p>
    <w:p w:rsidR="00746268" w:rsidRPr="000665B4" w:rsidRDefault="00746268" w:rsidP="00746268">
      <w:pPr>
        <w:rPr>
          <w:rFonts w:ascii="宋体" w:eastAsia="宋体" w:hAnsi="宋体"/>
        </w:rPr>
      </w:pP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BVarOff = mat.col  + RESERVE_SPACE;</w:t>
      </w:r>
      <w:r w:rsidRPr="000665B4">
        <w:rPr>
          <w:rFonts w:ascii="宋体" w:eastAsia="宋体" w:hAnsi="宋体"/>
        </w:rPr>
        <w:tab/>
        <w:t>/* basic value offset of VarName array */</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for(i = 0 ; i &lt; mat.row ; i++){</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if(using_name)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sprintf(VarName[i+BVarOff], "y%d", i+1);</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VarName_Map[i+BVarOff] = i+BVarOff;</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setGoalForm(g_mat);</w:t>
      </w:r>
    </w:p>
    <w:p w:rsidR="00746268" w:rsidRPr="000665B4" w:rsidRDefault="00746268" w:rsidP="00746268">
      <w:pPr>
        <w:rPr>
          <w:rFonts w:ascii="宋体" w:eastAsia="宋体" w:hAnsi="宋体"/>
        </w:rPr>
      </w:pPr>
      <w:r w:rsidRPr="000665B4">
        <w:rPr>
          <w:rFonts w:ascii="宋体" w:eastAsia="宋体" w:hAnsi="宋体"/>
        </w:rPr>
        <w:tab/>
        <w:t>createSlackForm(&amp;temp_mat);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res;</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void deleteSimplexModel(void)</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delete_matrix(&amp;goal_mat);</w:t>
      </w:r>
    </w:p>
    <w:p w:rsidR="00746268" w:rsidRPr="000665B4" w:rsidRDefault="00746268" w:rsidP="00746268">
      <w:pPr>
        <w:rPr>
          <w:rFonts w:ascii="宋体" w:eastAsia="宋体" w:hAnsi="宋体"/>
        </w:rPr>
      </w:pPr>
      <w:r w:rsidRPr="000665B4">
        <w:rPr>
          <w:rFonts w:ascii="宋体" w:eastAsia="宋体" w:hAnsi="宋体"/>
        </w:rPr>
        <w:tab/>
        <w:t>delete_matrix(&amp;temp_mat);</w:t>
      </w:r>
    </w:p>
    <w:p w:rsidR="00746268" w:rsidRPr="000665B4" w:rsidRDefault="00746268" w:rsidP="00746268">
      <w:pPr>
        <w:rPr>
          <w:rFonts w:ascii="宋体" w:eastAsia="宋体" w:hAnsi="宋体"/>
        </w:rPr>
      </w:pPr>
      <w:r w:rsidRPr="000665B4">
        <w:rPr>
          <w:rFonts w:ascii="宋体" w:eastAsia="宋体" w:hAnsi="宋体"/>
        </w:rPr>
        <w:tab/>
        <w:t>free(coefbuff);</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Input:</w:t>
      </w:r>
    </w:p>
    <w:p w:rsidR="00746268" w:rsidRPr="000665B4" w:rsidRDefault="00746268" w:rsidP="00746268">
      <w:pPr>
        <w:rPr>
          <w:rFonts w:ascii="宋体" w:eastAsia="宋体" w:hAnsi="宋体"/>
        </w:rPr>
      </w:pPr>
      <w:r w:rsidRPr="000665B4">
        <w:rPr>
          <w:rFonts w:ascii="宋体" w:eastAsia="宋体" w:hAnsi="宋体"/>
        </w:rPr>
        <w:tab/>
        <w:t>c_mat: constraint matrix</w:t>
      </w:r>
    </w:p>
    <w:p w:rsidR="00746268" w:rsidRPr="000665B4" w:rsidRDefault="00746268" w:rsidP="00746268">
      <w:pPr>
        <w:rPr>
          <w:rFonts w:ascii="宋体" w:eastAsia="宋体" w:hAnsi="宋体"/>
        </w:rPr>
      </w:pPr>
      <w:r w:rsidRPr="000665B4">
        <w:rPr>
          <w:rFonts w:ascii="宋体" w:eastAsia="宋体" w:hAnsi="宋体"/>
        </w:rPr>
        <w:tab/>
        <w:t>g_mat: goal matrix</w:t>
      </w:r>
    </w:p>
    <w:p w:rsidR="00746268" w:rsidRPr="000665B4" w:rsidRDefault="00746268" w:rsidP="00746268">
      <w:pPr>
        <w:rPr>
          <w:rFonts w:ascii="宋体" w:eastAsia="宋体" w:hAnsi="宋体"/>
        </w:rPr>
      </w:pPr>
      <w:r w:rsidRPr="000665B4">
        <w:rPr>
          <w:rFonts w:ascii="宋体" w:eastAsia="宋体" w:hAnsi="宋体"/>
        </w:rPr>
        <w:tab/>
        <w:t>var_name: variable name</w:t>
      </w:r>
    </w:p>
    <w:p w:rsidR="00746268" w:rsidRPr="000665B4" w:rsidRDefault="00746268" w:rsidP="00746268">
      <w:pPr>
        <w:rPr>
          <w:rFonts w:ascii="宋体" w:eastAsia="宋体" w:hAnsi="宋体"/>
        </w:rPr>
      </w:pPr>
      <w:r w:rsidRPr="000665B4">
        <w:rPr>
          <w:rFonts w:ascii="宋体" w:eastAsia="宋体" w:hAnsi="宋体"/>
        </w:rPr>
        <w:tab/>
        <w:t>strategy:</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r>
      <w:r w:rsidRPr="000665B4">
        <w:rPr>
          <w:rFonts w:ascii="宋体" w:eastAsia="宋体" w:hAnsi="宋体"/>
        </w:rPr>
        <w:tab/>
        <w:t>LP:</w:t>
      </w:r>
      <w:r w:rsidRPr="000665B4">
        <w:rPr>
          <w:rFonts w:ascii="宋体" w:eastAsia="宋体" w:hAnsi="宋体"/>
        </w:rPr>
        <w:tab/>
        <w:t>Linear Program</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 xml:space="preserve">   ILP:</w:t>
      </w:r>
      <w:r w:rsidRPr="000665B4">
        <w:rPr>
          <w:rFonts w:ascii="宋体" w:eastAsia="宋体" w:hAnsi="宋体"/>
        </w:rPr>
        <w:tab/>
        <w:t>Interger Linear Program</w:t>
      </w:r>
    </w:p>
    <w:p w:rsidR="00746268" w:rsidRPr="000665B4" w:rsidRDefault="00746268" w:rsidP="00746268">
      <w:pPr>
        <w:rPr>
          <w:rFonts w:ascii="宋体" w:eastAsia="宋体" w:hAnsi="宋体"/>
        </w:rPr>
      </w:pPr>
      <w:r w:rsidRPr="000665B4">
        <w:rPr>
          <w:rFonts w:ascii="宋体" w:eastAsia="宋体" w:hAnsi="宋体"/>
        </w:rPr>
        <w:t>Return:</w:t>
      </w:r>
    </w:p>
    <w:p w:rsidR="00746268" w:rsidRPr="000665B4" w:rsidRDefault="00746268" w:rsidP="00746268">
      <w:pPr>
        <w:rPr>
          <w:rFonts w:ascii="宋体" w:eastAsia="宋体" w:hAnsi="宋体"/>
        </w:rPr>
      </w:pPr>
      <w:r w:rsidRPr="000665B4">
        <w:rPr>
          <w:rFonts w:ascii="宋体" w:eastAsia="宋体" w:hAnsi="宋体"/>
        </w:rPr>
        <w:tab/>
        <w:t>0: unsatisfy</w:t>
      </w:r>
      <w:r w:rsidRPr="000665B4">
        <w:rPr>
          <w:rFonts w:ascii="宋体" w:eastAsia="宋体" w:hAnsi="宋体"/>
        </w:rPr>
        <w:tab/>
        <w:t>otherwise: satisfy</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u8 SimplexRun(STRATEGY strategy)</w:t>
      </w:r>
    </w:p>
    <w:p w:rsidR="00746268" w:rsidRPr="000665B4" w:rsidRDefault="00746268" w:rsidP="00746268">
      <w:pPr>
        <w:rPr>
          <w:rFonts w:ascii="宋体" w:eastAsia="宋体" w:hAnsi="宋体"/>
        </w:rPr>
      </w:pPr>
      <w:r w:rsidRPr="000665B4">
        <w:rPr>
          <w:rFonts w:ascii="宋体" w:eastAsia="宋体" w:hAnsi="宋体"/>
        </w:rPr>
        <w:t>{</w:t>
      </w:r>
    </w:p>
    <w:p w:rsidR="00746268" w:rsidRPr="000665B4" w:rsidRDefault="00746268" w:rsidP="00746268">
      <w:pPr>
        <w:rPr>
          <w:rFonts w:ascii="宋体" w:eastAsia="宋体" w:hAnsi="宋体"/>
        </w:rPr>
      </w:pPr>
      <w:r w:rsidRPr="000665B4">
        <w:rPr>
          <w:rFonts w:ascii="宋体" w:eastAsia="宋体" w:hAnsi="宋体"/>
        </w:rPr>
        <w:tab/>
        <w:t>u8 res = 0;</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res = solveSimplex();</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if(res){</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if(strategy == LP){</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dispSolution(temp_mat, SHOW_RESULT);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}else{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res = incise();</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r>
      <w:r w:rsidRPr="000665B4">
        <w:rPr>
          <w:rFonts w:ascii="宋体" w:eastAsia="宋体" w:hAnsi="宋体"/>
        </w:rPr>
        <w:tab/>
        <w:t>dispIntSolution(temp_mat, SHOW_RESULT);</w:t>
      </w:r>
    </w:p>
    <w:p w:rsidR="00746268" w:rsidRPr="000665B4" w:rsidRDefault="00746268" w:rsidP="00746268">
      <w:pPr>
        <w:rPr>
          <w:rFonts w:ascii="宋体" w:eastAsia="宋体" w:hAnsi="宋体"/>
        </w:rPr>
      </w:pPr>
      <w:r w:rsidRPr="000665B4">
        <w:rPr>
          <w:rFonts w:ascii="宋体" w:eastAsia="宋体" w:hAnsi="宋体"/>
        </w:rPr>
        <w:tab/>
      </w:r>
      <w:r w:rsidRPr="000665B4">
        <w:rPr>
          <w:rFonts w:ascii="宋体" w:eastAsia="宋体" w:hAnsi="宋体"/>
        </w:rPr>
        <w:tab/>
        <w:t>}</w:t>
      </w:r>
    </w:p>
    <w:p w:rsidR="00746268" w:rsidRPr="000665B4" w:rsidRDefault="00746268" w:rsidP="00746268">
      <w:pPr>
        <w:rPr>
          <w:rFonts w:ascii="宋体" w:eastAsia="宋体" w:hAnsi="宋体"/>
        </w:rPr>
      </w:pPr>
      <w:r w:rsidRPr="000665B4">
        <w:rPr>
          <w:rFonts w:ascii="宋体" w:eastAsia="宋体" w:hAnsi="宋体"/>
        </w:rPr>
        <w:tab/>
        <w:t>}</w:t>
      </w:r>
    </w:p>
    <w:p w:rsidR="00746268" w:rsidRPr="000665B4" w:rsidRDefault="00746268" w:rsidP="00746268">
      <w:pPr>
        <w:rPr>
          <w:rFonts w:ascii="宋体" w:eastAsia="宋体" w:hAnsi="宋体"/>
        </w:rPr>
      </w:pPr>
    </w:p>
    <w:p w:rsidR="00746268" w:rsidRPr="000665B4" w:rsidRDefault="00746268" w:rsidP="00746268">
      <w:pPr>
        <w:rPr>
          <w:rFonts w:ascii="宋体" w:eastAsia="宋体" w:hAnsi="宋体"/>
        </w:rPr>
      </w:pPr>
      <w:r w:rsidRPr="000665B4">
        <w:rPr>
          <w:rFonts w:ascii="宋体" w:eastAsia="宋体" w:hAnsi="宋体"/>
        </w:rPr>
        <w:tab/>
        <w:t>return res;</w:t>
      </w:r>
    </w:p>
    <w:p w:rsidR="00746268" w:rsidRPr="000665B4" w:rsidRDefault="00746268" w:rsidP="00746268">
      <w:pPr>
        <w:rPr>
          <w:rFonts w:ascii="宋体" w:eastAsia="宋体" w:hAnsi="宋体"/>
        </w:rPr>
      </w:pPr>
      <w:r w:rsidRPr="000665B4">
        <w:rPr>
          <w:rFonts w:ascii="宋体" w:eastAsia="宋体" w:hAnsi="宋体"/>
        </w:rPr>
        <w:t>}</w:t>
      </w:r>
    </w:p>
    <w:p w:rsidR="00AB279C" w:rsidRPr="000665B4" w:rsidRDefault="00AB279C" w:rsidP="00AB279C">
      <w:pPr>
        <w:pStyle w:val="2"/>
        <w:rPr>
          <w:rFonts w:ascii="宋体" w:eastAsia="宋体" w:hAnsi="宋体"/>
          <w:b w:val="0"/>
        </w:rPr>
      </w:pPr>
      <w:bookmarkStart w:id="247" w:name="_Toc524383148"/>
      <w:r w:rsidRPr="000665B4">
        <w:rPr>
          <w:rFonts w:ascii="宋体" w:eastAsia="宋体" w:hAnsi="宋体" w:hint="eastAsia"/>
          <w:b w:val="0"/>
        </w:rPr>
        <w:t>综合题</w:t>
      </w:r>
      <w:bookmarkEnd w:id="247"/>
    </w:p>
    <w:p w:rsidR="00BD167A" w:rsidRPr="000665B4" w:rsidRDefault="00BD167A" w:rsidP="00AB279C">
      <w:pPr>
        <w:pStyle w:val="3"/>
        <w:rPr>
          <w:rFonts w:ascii="宋体" w:eastAsia="宋体" w:hAnsi="宋体"/>
          <w:b w:val="0"/>
        </w:rPr>
      </w:pPr>
      <w:bookmarkStart w:id="248" w:name="_Toc524383149"/>
      <w:r w:rsidRPr="000665B4">
        <w:rPr>
          <w:rFonts w:ascii="宋体" w:eastAsia="宋体" w:hAnsi="宋体" w:hint="eastAsia"/>
          <w:b w:val="0"/>
        </w:rPr>
        <w:t>√-牛客网</w:t>
      </w:r>
      <w:r w:rsidRPr="000665B4">
        <w:rPr>
          <w:rFonts w:ascii="宋体" w:eastAsia="宋体" w:hAnsi="宋体"/>
          <w:b w:val="0"/>
        </w:rPr>
        <w:t>2018</w:t>
      </w:r>
      <w:r w:rsidRPr="000665B4">
        <w:rPr>
          <w:rFonts w:ascii="宋体" w:eastAsia="宋体" w:hAnsi="宋体" w:hint="eastAsia"/>
          <w:b w:val="0"/>
        </w:rPr>
        <w:t>暑期多校第1场-</w:t>
      </w:r>
      <w:r w:rsidRPr="000665B4">
        <w:rPr>
          <w:rFonts w:ascii="宋体" w:eastAsia="宋体" w:hAnsi="宋体"/>
          <w:b w:val="0"/>
        </w:rPr>
        <w:t>A</w:t>
      </w:r>
      <w:r w:rsidRPr="000665B4">
        <w:rPr>
          <w:rFonts w:ascii="宋体" w:eastAsia="宋体" w:hAnsi="宋体" w:hint="eastAsia"/>
          <w:b w:val="0"/>
        </w:rPr>
        <w:t>（OEIS打表&amp;组合数递推&amp;逆元）</w:t>
      </w:r>
      <w:bookmarkEnd w:id="248"/>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√-牛客网</w:instrText>
      </w:r>
      <w:r w:rsidR="00C478A5" w:rsidRPr="000665B4">
        <w:rPr>
          <w:rFonts w:ascii="宋体" w:eastAsia="宋体" w:hAnsi="宋体"/>
          <w:b w:val="0"/>
        </w:rPr>
        <w:instrText>2018</w:instrText>
      </w:r>
      <w:r w:rsidR="00C478A5" w:rsidRPr="000665B4">
        <w:rPr>
          <w:rFonts w:ascii="宋体" w:eastAsia="宋体" w:hAnsi="宋体" w:hint="eastAsia"/>
          <w:b w:val="0"/>
        </w:rPr>
        <w:instrText>暑期多校第1场-</w:instrText>
      </w:r>
      <w:r w:rsidR="00C478A5" w:rsidRPr="000665B4">
        <w:rPr>
          <w:rFonts w:ascii="宋体" w:eastAsia="宋体" w:hAnsi="宋体"/>
          <w:b w:val="0"/>
        </w:rPr>
        <w:instrText>A</w:instrText>
      </w:r>
      <w:r w:rsidR="00C478A5" w:rsidRPr="000665B4">
        <w:rPr>
          <w:rFonts w:ascii="宋体" w:eastAsia="宋体" w:hAnsi="宋体" w:hint="eastAsia"/>
          <w:b w:val="0"/>
        </w:rPr>
        <w:instrText>（OEIS打表&amp;组合数递推&amp;逆元）</w:instrText>
      </w:r>
      <w:r w:rsidR="00C478A5" w:rsidRPr="000665B4">
        <w:rPr>
          <w:rFonts w:ascii="宋体" w:eastAsia="宋体" w:hAnsi="宋体"/>
        </w:rPr>
        <w:instrText xml:space="preserve">" \y "牛客网" </w:instrText>
      </w:r>
      <w:r w:rsidR="00C478A5" w:rsidRPr="000665B4">
        <w:rPr>
          <w:rFonts w:ascii="宋体" w:eastAsia="宋体" w:hAnsi="宋体"/>
          <w:b w:val="0"/>
        </w:rPr>
        <w:fldChar w:fldCharType="end"/>
      </w:r>
    </w:p>
    <w:p w:rsidR="00BD167A" w:rsidRPr="000665B4" w:rsidRDefault="00BD167A" w:rsidP="00A723FF">
      <w:pPr>
        <w:rPr>
          <w:rFonts w:ascii="宋体" w:eastAsia="宋体" w:hAnsi="宋体"/>
        </w:rPr>
      </w:pPr>
      <w:r w:rsidRPr="000665B4">
        <w:rPr>
          <w:rFonts w:ascii="宋体" w:eastAsia="宋体" w:hAnsi="宋体" w:hint="eastAsia"/>
        </w:rPr>
        <w:t>【题意】一个n*m的矩阵，只包含0,1,2这3种数字，要求从左至右递增，从上至下递增，求符合条件的矩阵个数，数据规模</w:t>
      </w:r>
      <w:r w:rsidRPr="000665B4">
        <w:rPr>
          <w:rFonts w:ascii="宋体" w:eastAsia="宋体" w:hAnsi="宋体"/>
          <w:position w:val="-10"/>
        </w:rPr>
        <w:object w:dxaOrig="1280" w:dyaOrig="360">
          <v:shape id="_x0000_i1103" type="#_x0000_t75" style="width:63.75pt;height:18pt" o:ole="">
            <v:imagedata r:id="rId232" o:title=""/>
          </v:shape>
          <o:OLEObject Type="Embed" ProgID="Equation.DSMT4" ShapeID="_x0000_i1103" DrawAspect="Content" ObjectID="_1598124789" r:id="rId233"/>
        </w:object>
      </w:r>
      <w:r w:rsidRPr="000665B4">
        <w:rPr>
          <w:rFonts w:ascii="宋体" w:eastAsia="宋体" w:hAnsi="宋体" w:hint="eastAsia"/>
        </w:rPr>
        <w:t>，测试数据组数最多</w:t>
      </w:r>
      <w:r w:rsidRPr="000665B4">
        <w:rPr>
          <w:rFonts w:ascii="宋体" w:eastAsia="宋体" w:hAnsi="宋体"/>
          <w:position w:val="-6"/>
        </w:rPr>
        <w:object w:dxaOrig="360" w:dyaOrig="320">
          <v:shape id="_x0000_i1104" type="#_x0000_t75" style="width:18pt;height:15.75pt" o:ole="">
            <v:imagedata r:id="rId234" o:title=""/>
          </v:shape>
          <o:OLEObject Type="Embed" ProgID="Equation.DSMT4" ShapeID="_x0000_i1104" DrawAspect="Content" ObjectID="_1598124790" r:id="rId235"/>
        </w:object>
      </w:r>
    </w:p>
    <w:p w:rsidR="002C2023" w:rsidRPr="000665B4" w:rsidRDefault="00BD167A" w:rsidP="00DC0F8D">
      <w:pPr>
        <w:rPr>
          <w:rFonts w:ascii="宋体" w:eastAsia="宋体" w:hAnsi="宋体"/>
        </w:rPr>
      </w:pPr>
      <w:r w:rsidRPr="000665B4">
        <w:rPr>
          <w:rFonts w:ascii="宋体" w:eastAsia="宋体" w:hAnsi="宋体" w:hint="eastAsia"/>
        </w:rPr>
        <w:t>【题解】</w:t>
      </w:r>
    </w:p>
    <w:p w:rsidR="00DC0F8D" w:rsidRPr="000665B4" w:rsidRDefault="00DC0F8D" w:rsidP="00DC0F8D">
      <w:pPr>
        <w:rPr>
          <w:rFonts w:ascii="宋体" w:eastAsia="宋体" w:hAnsi="宋体"/>
        </w:rPr>
      </w:pPr>
      <w:r w:rsidRPr="000665B4">
        <w:rPr>
          <w:rFonts w:ascii="宋体" w:eastAsia="宋体" w:hAnsi="宋体" w:hint="eastAsia"/>
        </w:rPr>
        <w:t>允许使用O</w:t>
      </w:r>
      <w:r w:rsidRPr="000665B4">
        <w:rPr>
          <w:rFonts w:ascii="宋体" w:eastAsia="宋体" w:hAnsi="宋体"/>
        </w:rPr>
        <w:t>EIS是铜牌题，不允许则是金牌题</w:t>
      </w:r>
    </w:p>
    <w:p w:rsidR="00BD167A" w:rsidRPr="000665B4" w:rsidRDefault="00BD167A" w:rsidP="00A723FF">
      <w:pPr>
        <w:rPr>
          <w:rFonts w:ascii="宋体" w:eastAsia="宋体" w:hAnsi="宋体"/>
        </w:rPr>
      </w:pPr>
      <w:r w:rsidRPr="000665B4">
        <w:rPr>
          <w:rFonts w:ascii="宋体" w:eastAsia="宋体" w:hAnsi="宋体" w:hint="eastAsia"/>
        </w:rPr>
        <w:t>合理的可以做的解题思路：</w:t>
      </w:r>
    </w:p>
    <w:p w:rsidR="00BD167A" w:rsidRPr="000665B4" w:rsidRDefault="00BD167A" w:rsidP="00A723FF">
      <w:pPr>
        <w:rPr>
          <w:rFonts w:ascii="宋体" w:eastAsia="宋体" w:hAnsi="宋体"/>
        </w:rPr>
      </w:pPr>
      <w:r w:rsidRPr="000665B4">
        <w:rPr>
          <w:rFonts w:ascii="宋体" w:eastAsia="宋体" w:hAnsi="宋体" w:hint="eastAsia"/>
        </w:rPr>
        <w:t>首先打表，接着在OEIS上查询</w:t>
      </w:r>
    </w:p>
    <w:p w:rsidR="00BD167A" w:rsidRPr="000665B4" w:rsidRDefault="00BD167A" w:rsidP="00A723FF">
      <w:pPr>
        <w:rPr>
          <w:rFonts w:ascii="宋体" w:eastAsia="宋体" w:hAnsi="宋体"/>
        </w:rPr>
      </w:pPr>
      <w:r w:rsidRPr="000665B4">
        <w:rPr>
          <w:rFonts w:ascii="宋体" w:eastAsia="宋体" w:hAnsi="宋体" w:hint="eastAsia"/>
        </w:rPr>
        <w:t>打表代码如下（dfs）</w:t>
      </w:r>
    </w:p>
    <w:p w:rsidR="00BD167A" w:rsidRPr="000665B4" w:rsidRDefault="00BD167A" w:rsidP="00BD167A">
      <w:pPr>
        <w:rPr>
          <w:rFonts w:ascii="宋体" w:eastAsia="宋体" w:hAnsi="宋体"/>
        </w:rPr>
      </w:pPr>
      <w:r w:rsidRPr="000665B4">
        <w:rPr>
          <w:rFonts w:ascii="宋体" w:eastAsia="宋体" w:hAnsi="宋体"/>
        </w:rPr>
        <w:t>#include &lt;bits/stdc++.h&gt;</w:t>
      </w:r>
    </w:p>
    <w:p w:rsidR="00BD167A" w:rsidRPr="000665B4" w:rsidRDefault="00BD167A" w:rsidP="00BD167A">
      <w:pPr>
        <w:rPr>
          <w:rFonts w:ascii="宋体" w:eastAsia="宋体" w:hAnsi="宋体"/>
        </w:rPr>
      </w:pPr>
      <w:r w:rsidRPr="000665B4">
        <w:rPr>
          <w:rFonts w:ascii="宋体" w:eastAsia="宋体" w:hAnsi="宋体"/>
        </w:rPr>
        <w:t>#define MAXN 3010</w:t>
      </w:r>
    </w:p>
    <w:p w:rsidR="00BD167A" w:rsidRPr="000665B4" w:rsidRDefault="00BD167A" w:rsidP="00BD167A">
      <w:pPr>
        <w:rPr>
          <w:rFonts w:ascii="宋体" w:eastAsia="宋体" w:hAnsi="宋体"/>
        </w:rPr>
      </w:pPr>
      <w:r w:rsidRPr="000665B4">
        <w:rPr>
          <w:rFonts w:ascii="宋体" w:eastAsia="宋体" w:hAnsi="宋体"/>
        </w:rPr>
        <w:t>#define ll long lon</w:t>
      </w:r>
    </w:p>
    <w:p w:rsidR="00BD167A" w:rsidRPr="000665B4" w:rsidRDefault="00BD167A" w:rsidP="00BD167A">
      <w:pPr>
        <w:rPr>
          <w:rFonts w:ascii="宋体" w:eastAsia="宋体" w:hAnsi="宋体"/>
        </w:rPr>
      </w:pPr>
    </w:p>
    <w:p w:rsidR="00BD167A" w:rsidRPr="000665B4" w:rsidRDefault="00BD167A" w:rsidP="00BD167A">
      <w:pPr>
        <w:rPr>
          <w:rFonts w:ascii="宋体" w:eastAsia="宋体" w:hAnsi="宋体"/>
        </w:rPr>
      </w:pPr>
      <w:r w:rsidRPr="000665B4">
        <w:rPr>
          <w:rFonts w:ascii="宋体" w:eastAsia="宋体" w:hAnsi="宋体"/>
        </w:rPr>
        <w:t>ll n,m,cnt;</w:t>
      </w:r>
    </w:p>
    <w:p w:rsidR="00BD167A" w:rsidRPr="000665B4" w:rsidRDefault="00BD167A" w:rsidP="00BD167A">
      <w:pPr>
        <w:rPr>
          <w:rFonts w:ascii="宋体" w:eastAsia="宋体" w:hAnsi="宋体"/>
        </w:rPr>
      </w:pPr>
      <w:r w:rsidRPr="000665B4">
        <w:rPr>
          <w:rFonts w:ascii="宋体" w:eastAsia="宋体" w:hAnsi="宋体"/>
        </w:rPr>
        <w:t>int num[MAXN][MAXN];</w:t>
      </w:r>
    </w:p>
    <w:p w:rsidR="00BD167A" w:rsidRPr="000665B4" w:rsidRDefault="00BD167A" w:rsidP="00BD167A">
      <w:pPr>
        <w:rPr>
          <w:rFonts w:ascii="宋体" w:eastAsia="宋体" w:hAnsi="宋体"/>
        </w:rPr>
      </w:pPr>
      <w:r w:rsidRPr="000665B4">
        <w:rPr>
          <w:rFonts w:ascii="宋体" w:eastAsia="宋体" w:hAnsi="宋体"/>
        </w:rPr>
        <w:t>void dfs(int x,int y){</w:t>
      </w:r>
    </w:p>
    <w:p w:rsidR="00BD167A" w:rsidRPr="000665B4" w:rsidRDefault="00BD167A" w:rsidP="00BD167A">
      <w:pPr>
        <w:rPr>
          <w:rFonts w:ascii="宋体" w:eastAsia="宋体" w:hAnsi="宋体"/>
        </w:rPr>
      </w:pPr>
      <w:r w:rsidRPr="000665B4">
        <w:rPr>
          <w:rFonts w:ascii="宋体" w:eastAsia="宋体" w:hAnsi="宋体"/>
        </w:rPr>
        <w:t xml:space="preserve">    for (int i=max(num[x-1][y],num[x][y-1]);i&lt;=2;i++){</w:t>
      </w:r>
    </w:p>
    <w:p w:rsidR="00BD167A" w:rsidRPr="000665B4" w:rsidRDefault="00BD167A" w:rsidP="00BD167A">
      <w:pPr>
        <w:rPr>
          <w:rFonts w:ascii="宋体" w:eastAsia="宋体" w:hAnsi="宋体"/>
        </w:rPr>
      </w:pPr>
      <w:r w:rsidRPr="000665B4">
        <w:rPr>
          <w:rFonts w:ascii="宋体" w:eastAsia="宋体" w:hAnsi="宋体"/>
        </w:rPr>
        <w:t xml:space="preserve">        num[x][y]=i;</w:t>
      </w:r>
    </w:p>
    <w:p w:rsidR="00BD167A" w:rsidRPr="000665B4" w:rsidRDefault="00BD167A" w:rsidP="00BD167A">
      <w:pPr>
        <w:rPr>
          <w:rFonts w:ascii="宋体" w:eastAsia="宋体" w:hAnsi="宋体"/>
        </w:rPr>
      </w:pPr>
      <w:r w:rsidRPr="000665B4">
        <w:rPr>
          <w:rFonts w:ascii="宋体" w:eastAsia="宋体" w:hAnsi="宋体"/>
        </w:rPr>
        <w:t xml:space="preserve">        if(y&lt;m) dfs(x,y+1); else if(x&lt;n) dfs(x+1,1); else cnt++;</w:t>
      </w:r>
    </w:p>
    <w:p w:rsidR="00BD167A" w:rsidRPr="000665B4" w:rsidRDefault="00BD167A" w:rsidP="00BD167A">
      <w:pPr>
        <w:rPr>
          <w:rFonts w:ascii="宋体" w:eastAsia="宋体" w:hAnsi="宋体"/>
        </w:rPr>
      </w:pPr>
      <w:r w:rsidRPr="000665B4">
        <w:rPr>
          <w:rFonts w:ascii="宋体" w:eastAsia="宋体" w:hAnsi="宋体"/>
        </w:rPr>
        <w:t xml:space="preserve">    }</w:t>
      </w:r>
    </w:p>
    <w:p w:rsidR="00BD167A" w:rsidRPr="000665B4" w:rsidRDefault="00BD167A" w:rsidP="00BD167A">
      <w:pPr>
        <w:rPr>
          <w:rFonts w:ascii="宋体" w:eastAsia="宋体" w:hAnsi="宋体"/>
        </w:rPr>
      </w:pPr>
      <w:r w:rsidRPr="000665B4">
        <w:rPr>
          <w:rFonts w:ascii="宋体" w:eastAsia="宋体" w:hAnsi="宋体"/>
        </w:rPr>
        <w:t xml:space="preserve">    return;</w:t>
      </w:r>
    </w:p>
    <w:p w:rsidR="00BD167A" w:rsidRPr="000665B4" w:rsidRDefault="00BD167A" w:rsidP="00BD167A">
      <w:pPr>
        <w:rPr>
          <w:rFonts w:ascii="宋体" w:eastAsia="宋体" w:hAnsi="宋体"/>
        </w:rPr>
      </w:pPr>
      <w:r w:rsidRPr="000665B4">
        <w:rPr>
          <w:rFonts w:ascii="宋体" w:eastAsia="宋体" w:hAnsi="宋体"/>
        </w:rPr>
        <w:t>}</w:t>
      </w:r>
    </w:p>
    <w:p w:rsidR="00BD167A" w:rsidRPr="000665B4" w:rsidRDefault="00BD167A" w:rsidP="00BD167A">
      <w:pPr>
        <w:rPr>
          <w:rFonts w:ascii="宋体" w:eastAsia="宋体" w:hAnsi="宋体"/>
        </w:rPr>
      </w:pPr>
    </w:p>
    <w:p w:rsidR="00BD167A" w:rsidRPr="000665B4" w:rsidRDefault="00BD167A" w:rsidP="00BD167A">
      <w:pPr>
        <w:rPr>
          <w:rFonts w:ascii="宋体" w:eastAsia="宋体" w:hAnsi="宋体"/>
        </w:rPr>
      </w:pPr>
      <w:r w:rsidRPr="000665B4">
        <w:rPr>
          <w:rFonts w:ascii="宋体" w:eastAsia="宋体" w:hAnsi="宋体"/>
        </w:rPr>
        <w:t>int main()</w:t>
      </w:r>
    </w:p>
    <w:p w:rsidR="00BD167A" w:rsidRPr="000665B4" w:rsidRDefault="00BD167A" w:rsidP="00BD167A">
      <w:pPr>
        <w:rPr>
          <w:rFonts w:ascii="宋体" w:eastAsia="宋体" w:hAnsi="宋体"/>
        </w:rPr>
      </w:pPr>
      <w:r w:rsidRPr="000665B4">
        <w:rPr>
          <w:rFonts w:ascii="宋体" w:eastAsia="宋体" w:hAnsi="宋体"/>
        </w:rPr>
        <w:t>{</w:t>
      </w:r>
    </w:p>
    <w:p w:rsidR="00BD167A" w:rsidRPr="000665B4" w:rsidRDefault="00BD167A" w:rsidP="00BD167A">
      <w:pPr>
        <w:rPr>
          <w:rFonts w:ascii="宋体" w:eastAsia="宋体" w:hAnsi="宋体"/>
        </w:rPr>
      </w:pPr>
      <w:r w:rsidRPr="000665B4">
        <w:rPr>
          <w:rFonts w:ascii="宋体" w:eastAsia="宋体" w:hAnsi="宋体"/>
        </w:rPr>
        <w:lastRenderedPageBreak/>
        <w:t xml:space="preserve">    int maxn,maxm;</w:t>
      </w:r>
    </w:p>
    <w:p w:rsidR="00BD167A" w:rsidRPr="000665B4" w:rsidRDefault="00BD167A" w:rsidP="00BD167A">
      <w:pPr>
        <w:rPr>
          <w:rFonts w:ascii="宋体" w:eastAsia="宋体" w:hAnsi="宋体"/>
        </w:rPr>
      </w:pPr>
      <w:r w:rsidRPr="000665B4">
        <w:rPr>
          <w:rFonts w:ascii="宋体" w:eastAsia="宋体" w:hAnsi="宋体"/>
        </w:rPr>
        <w:t xml:space="preserve">    cin&gt;&gt;maxn&gt;&gt;maxm;</w:t>
      </w:r>
    </w:p>
    <w:p w:rsidR="00BD167A" w:rsidRPr="000665B4" w:rsidRDefault="00BD167A" w:rsidP="00BD167A">
      <w:pPr>
        <w:rPr>
          <w:rFonts w:ascii="宋体" w:eastAsia="宋体" w:hAnsi="宋体"/>
        </w:rPr>
      </w:pPr>
      <w:r w:rsidRPr="000665B4">
        <w:rPr>
          <w:rFonts w:ascii="宋体" w:eastAsia="宋体" w:hAnsi="宋体"/>
        </w:rPr>
        <w:t xml:space="preserve">    for (int i=1;i&lt;=maxn;i++){</w:t>
      </w:r>
    </w:p>
    <w:p w:rsidR="00BD167A" w:rsidRPr="000665B4" w:rsidRDefault="00BD167A" w:rsidP="00BD167A">
      <w:pPr>
        <w:rPr>
          <w:rFonts w:ascii="宋体" w:eastAsia="宋体" w:hAnsi="宋体"/>
        </w:rPr>
      </w:pPr>
      <w:r w:rsidRPr="000665B4">
        <w:rPr>
          <w:rFonts w:ascii="宋体" w:eastAsia="宋体" w:hAnsi="宋体"/>
        </w:rPr>
        <w:t xml:space="preserve">        for (int j=1;j&lt;=maxm;j++){</w:t>
      </w:r>
    </w:p>
    <w:p w:rsidR="00BD167A" w:rsidRPr="000665B4" w:rsidRDefault="00BD167A" w:rsidP="00BD167A">
      <w:pPr>
        <w:rPr>
          <w:rFonts w:ascii="宋体" w:eastAsia="宋体" w:hAnsi="宋体"/>
        </w:rPr>
      </w:pPr>
      <w:r w:rsidRPr="000665B4">
        <w:rPr>
          <w:rFonts w:ascii="宋体" w:eastAsia="宋体" w:hAnsi="宋体"/>
        </w:rPr>
        <w:t xml:space="preserve">            n=i,m=j;</w:t>
      </w:r>
    </w:p>
    <w:p w:rsidR="00BD167A" w:rsidRPr="000665B4" w:rsidRDefault="00BD167A" w:rsidP="00BD167A">
      <w:pPr>
        <w:rPr>
          <w:rFonts w:ascii="宋体" w:eastAsia="宋体" w:hAnsi="宋体"/>
        </w:rPr>
      </w:pPr>
      <w:r w:rsidRPr="000665B4">
        <w:rPr>
          <w:rFonts w:ascii="宋体" w:eastAsia="宋体" w:hAnsi="宋体"/>
        </w:rPr>
        <w:t xml:space="preserve">            memset(num,0,sizeof(num));</w:t>
      </w:r>
    </w:p>
    <w:p w:rsidR="00BD167A" w:rsidRPr="000665B4" w:rsidRDefault="00BD167A" w:rsidP="00BD167A">
      <w:pPr>
        <w:rPr>
          <w:rFonts w:ascii="宋体" w:eastAsia="宋体" w:hAnsi="宋体"/>
        </w:rPr>
      </w:pPr>
      <w:r w:rsidRPr="000665B4">
        <w:rPr>
          <w:rFonts w:ascii="宋体" w:eastAsia="宋体" w:hAnsi="宋体"/>
        </w:rPr>
        <w:t xml:space="preserve">            cnt=0;</w:t>
      </w:r>
    </w:p>
    <w:p w:rsidR="00BD167A" w:rsidRPr="000665B4" w:rsidRDefault="00BD167A" w:rsidP="00BD167A">
      <w:pPr>
        <w:rPr>
          <w:rFonts w:ascii="宋体" w:eastAsia="宋体" w:hAnsi="宋体"/>
        </w:rPr>
      </w:pPr>
      <w:r w:rsidRPr="000665B4">
        <w:rPr>
          <w:rFonts w:ascii="宋体" w:eastAsia="宋体" w:hAnsi="宋体"/>
        </w:rPr>
        <w:t xml:space="preserve">            dfs(1,1);</w:t>
      </w:r>
    </w:p>
    <w:p w:rsidR="00BD167A" w:rsidRPr="000665B4" w:rsidRDefault="00BD167A" w:rsidP="00BD167A">
      <w:pPr>
        <w:rPr>
          <w:rFonts w:ascii="宋体" w:eastAsia="宋体" w:hAnsi="宋体"/>
        </w:rPr>
      </w:pPr>
      <w:r w:rsidRPr="000665B4">
        <w:rPr>
          <w:rFonts w:ascii="宋体" w:eastAsia="宋体" w:hAnsi="宋体"/>
        </w:rPr>
        <w:t xml:space="preserve">            cout&lt;&lt;cnt&lt;&lt;" ";</w:t>
      </w:r>
    </w:p>
    <w:p w:rsidR="00BD167A" w:rsidRPr="000665B4" w:rsidRDefault="00BD167A" w:rsidP="00BD167A">
      <w:pPr>
        <w:rPr>
          <w:rFonts w:ascii="宋体" w:eastAsia="宋体" w:hAnsi="宋体"/>
        </w:rPr>
      </w:pPr>
      <w:r w:rsidRPr="000665B4">
        <w:rPr>
          <w:rFonts w:ascii="宋体" w:eastAsia="宋体" w:hAnsi="宋体"/>
        </w:rPr>
        <w:t xml:space="preserve">        }</w:t>
      </w:r>
    </w:p>
    <w:p w:rsidR="00BD167A" w:rsidRPr="000665B4" w:rsidRDefault="00BD167A" w:rsidP="00BD167A">
      <w:pPr>
        <w:rPr>
          <w:rFonts w:ascii="宋体" w:eastAsia="宋体" w:hAnsi="宋体"/>
        </w:rPr>
      </w:pPr>
      <w:r w:rsidRPr="000665B4">
        <w:rPr>
          <w:rFonts w:ascii="宋体" w:eastAsia="宋体" w:hAnsi="宋体"/>
        </w:rPr>
        <w:t xml:space="preserve">        cout&lt;&lt;endl;</w:t>
      </w:r>
    </w:p>
    <w:p w:rsidR="00BD167A" w:rsidRPr="000665B4" w:rsidRDefault="00BD167A" w:rsidP="00BD167A">
      <w:pPr>
        <w:rPr>
          <w:rFonts w:ascii="宋体" w:eastAsia="宋体" w:hAnsi="宋体"/>
        </w:rPr>
      </w:pPr>
      <w:r w:rsidRPr="000665B4">
        <w:rPr>
          <w:rFonts w:ascii="宋体" w:eastAsia="宋体" w:hAnsi="宋体"/>
        </w:rPr>
        <w:t xml:space="preserve">    }</w:t>
      </w:r>
    </w:p>
    <w:p w:rsidR="00BD167A" w:rsidRPr="000665B4" w:rsidRDefault="00BD167A" w:rsidP="00BD167A">
      <w:pPr>
        <w:rPr>
          <w:rFonts w:ascii="宋体" w:eastAsia="宋体" w:hAnsi="宋体"/>
        </w:rPr>
      </w:pPr>
      <w:r w:rsidRPr="000665B4">
        <w:rPr>
          <w:rFonts w:ascii="宋体" w:eastAsia="宋体" w:hAnsi="宋体"/>
        </w:rPr>
        <w:t xml:space="preserve">    return 0;</w:t>
      </w:r>
    </w:p>
    <w:p w:rsidR="00BD167A" w:rsidRPr="000665B4" w:rsidRDefault="00BD167A" w:rsidP="00BD167A">
      <w:pPr>
        <w:rPr>
          <w:rFonts w:ascii="宋体" w:eastAsia="宋体" w:hAnsi="宋体"/>
        </w:rPr>
      </w:pPr>
      <w:r w:rsidRPr="000665B4">
        <w:rPr>
          <w:rFonts w:ascii="宋体" w:eastAsia="宋体" w:hAnsi="宋体"/>
        </w:rPr>
        <w:t>}</w:t>
      </w:r>
    </w:p>
    <w:p w:rsidR="00FE22B7" w:rsidRPr="000665B4" w:rsidRDefault="00FE22B7" w:rsidP="00BD167A">
      <w:pPr>
        <w:rPr>
          <w:rFonts w:ascii="宋体" w:eastAsia="宋体" w:hAnsi="宋体"/>
        </w:rPr>
      </w:pPr>
      <w:r w:rsidRPr="000665B4">
        <w:rPr>
          <w:rFonts w:ascii="宋体" w:eastAsia="宋体" w:hAnsi="宋体" w:hint="eastAsia"/>
        </w:rPr>
        <w:t>短时间大约能打8*</w:t>
      </w:r>
      <w:r w:rsidRPr="000665B4">
        <w:rPr>
          <w:rFonts w:ascii="宋体" w:eastAsia="宋体" w:hAnsi="宋体"/>
        </w:rPr>
        <w:t>8</w:t>
      </w:r>
      <w:r w:rsidRPr="000665B4">
        <w:rPr>
          <w:rFonts w:ascii="宋体" w:eastAsia="宋体" w:hAnsi="宋体" w:hint="eastAsia"/>
        </w:rPr>
        <w:t>左右</w:t>
      </w:r>
    </w:p>
    <w:p w:rsidR="00FE22B7" w:rsidRPr="000665B4" w:rsidRDefault="00FE22B7" w:rsidP="00BD167A">
      <w:pPr>
        <w:rPr>
          <w:rFonts w:ascii="宋体" w:eastAsia="宋体" w:hAnsi="宋体"/>
        </w:rPr>
      </w:pPr>
      <w:r w:rsidRPr="000665B4">
        <w:rPr>
          <w:rFonts w:ascii="宋体" w:eastAsia="宋体" w:hAnsi="宋体"/>
          <w:noProof/>
        </w:rPr>
        <w:drawing>
          <wp:inline distT="0" distB="0" distL="0" distR="0" wp14:anchorId="667608B9" wp14:editId="59398FA6">
            <wp:extent cx="4742857" cy="145714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742857" cy="1457143"/>
                    </a:xfrm>
                    <a:prstGeom prst="rect">
                      <a:avLst/>
                    </a:prstGeom>
                  </pic:spPr>
                </pic:pic>
              </a:graphicData>
            </a:graphic>
          </wp:inline>
        </w:drawing>
      </w:r>
    </w:p>
    <w:p w:rsidR="00FE22B7" w:rsidRPr="000665B4" w:rsidRDefault="00FE22B7" w:rsidP="00BD167A">
      <w:pPr>
        <w:rPr>
          <w:rFonts w:ascii="宋体" w:eastAsia="宋体" w:hAnsi="宋体"/>
        </w:rPr>
      </w:pPr>
      <w:r w:rsidRPr="000665B4">
        <w:rPr>
          <w:rFonts w:ascii="宋体" w:eastAsia="宋体" w:hAnsi="宋体" w:hint="eastAsia"/>
        </w:rPr>
        <w:t>拿着结果一行一行的到OEIS上查询</w:t>
      </w:r>
    </w:p>
    <w:p w:rsidR="00FE22B7" w:rsidRPr="000665B4" w:rsidRDefault="00FE22B7" w:rsidP="00BD167A">
      <w:pPr>
        <w:rPr>
          <w:rFonts w:ascii="宋体" w:eastAsia="宋体" w:hAnsi="宋体"/>
        </w:rPr>
      </w:pPr>
      <w:r w:rsidRPr="000665B4">
        <w:rPr>
          <w:rFonts w:ascii="宋体" w:eastAsia="宋体" w:hAnsi="宋体" w:hint="eastAsia"/>
        </w:rPr>
        <w:t>第1行到第6行每一行都能查询出一个不同的公式，但并没有明显的通用规律</w:t>
      </w:r>
    </w:p>
    <w:p w:rsidR="00FE22B7" w:rsidRPr="000665B4" w:rsidRDefault="00FE22B7" w:rsidP="00BD167A">
      <w:pPr>
        <w:rPr>
          <w:rFonts w:ascii="宋体" w:eastAsia="宋体" w:hAnsi="宋体"/>
        </w:rPr>
      </w:pPr>
      <w:r w:rsidRPr="000665B4">
        <w:rPr>
          <w:rFonts w:ascii="宋体" w:eastAsia="宋体" w:hAnsi="宋体" w:hint="eastAsia"/>
        </w:rPr>
        <w:t>第7行开始输进去，神奇的事情发生了</w:t>
      </w:r>
    </w:p>
    <w:p w:rsidR="00FE22B7" w:rsidRPr="000665B4" w:rsidRDefault="00FE22B7" w:rsidP="00BD167A">
      <w:pPr>
        <w:rPr>
          <w:rFonts w:ascii="宋体" w:eastAsia="宋体" w:hAnsi="宋体"/>
        </w:rPr>
      </w:pPr>
      <w:r w:rsidRPr="000665B4">
        <w:rPr>
          <w:rFonts w:ascii="宋体" w:eastAsia="宋体" w:hAnsi="宋体"/>
          <w:noProof/>
        </w:rPr>
        <w:drawing>
          <wp:inline distT="0" distB="0" distL="0" distR="0" wp14:anchorId="1048C978" wp14:editId="5365C53A">
            <wp:extent cx="5274310" cy="1504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74310" cy="1504950"/>
                    </a:xfrm>
                    <a:prstGeom prst="rect">
                      <a:avLst/>
                    </a:prstGeom>
                  </pic:spPr>
                </pic:pic>
              </a:graphicData>
            </a:graphic>
          </wp:inline>
        </w:drawing>
      </w:r>
    </w:p>
    <w:p w:rsidR="00FE22B7" w:rsidRPr="000665B4" w:rsidRDefault="00FE22B7" w:rsidP="00BD167A">
      <w:pPr>
        <w:rPr>
          <w:rFonts w:ascii="宋体" w:eastAsia="宋体" w:hAnsi="宋体"/>
        </w:rPr>
      </w:pPr>
      <w:r w:rsidRPr="000665B4">
        <w:rPr>
          <w:rFonts w:ascii="宋体" w:eastAsia="宋体" w:hAnsi="宋体" w:hint="eastAsia"/>
        </w:rPr>
        <w:t>它说这是一个什么三角形的第8行，</w:t>
      </w:r>
      <w:r w:rsidR="00951FCB" w:rsidRPr="000665B4">
        <w:rPr>
          <w:rFonts w:ascii="宋体" w:eastAsia="宋体" w:hAnsi="宋体" w:hint="eastAsia"/>
        </w:rPr>
        <w:t>点开这个A</w:t>
      </w:r>
      <w:r w:rsidR="00951FCB" w:rsidRPr="000665B4">
        <w:rPr>
          <w:rFonts w:ascii="宋体" w:eastAsia="宋体" w:hAnsi="宋体"/>
        </w:rPr>
        <w:t>001263</w:t>
      </w:r>
    </w:p>
    <w:p w:rsidR="00FE22B7" w:rsidRPr="000665B4" w:rsidRDefault="00FE22B7" w:rsidP="00BD167A">
      <w:pPr>
        <w:rPr>
          <w:rFonts w:ascii="宋体" w:eastAsia="宋体" w:hAnsi="宋体"/>
        </w:rPr>
      </w:pPr>
      <w:r w:rsidRPr="000665B4">
        <w:rPr>
          <w:rFonts w:ascii="宋体" w:eastAsia="宋体" w:hAnsi="宋体"/>
          <w:noProof/>
        </w:rPr>
        <w:drawing>
          <wp:inline distT="0" distB="0" distL="0" distR="0" wp14:anchorId="024C2A99" wp14:editId="3F0AF1F8">
            <wp:extent cx="5274310" cy="704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274310" cy="704850"/>
                    </a:xfrm>
                    <a:prstGeom prst="rect">
                      <a:avLst/>
                    </a:prstGeom>
                  </pic:spPr>
                </pic:pic>
              </a:graphicData>
            </a:graphic>
          </wp:inline>
        </w:drawing>
      </w:r>
    </w:p>
    <w:p w:rsidR="00FE22B7" w:rsidRPr="000665B4" w:rsidRDefault="00FE22B7" w:rsidP="00BD167A">
      <w:pPr>
        <w:rPr>
          <w:rFonts w:ascii="宋体" w:eastAsia="宋体" w:hAnsi="宋体"/>
        </w:rPr>
      </w:pPr>
      <w:r w:rsidRPr="000665B4">
        <w:rPr>
          <w:rFonts w:ascii="宋体" w:eastAsia="宋体" w:hAnsi="宋体" w:hint="eastAsia"/>
        </w:rPr>
        <w:t>看到了一个通用公式，且其别名为Catalan三角形</w:t>
      </w:r>
    </w:p>
    <w:p w:rsidR="00FE22B7" w:rsidRPr="000665B4" w:rsidRDefault="00FE22B7" w:rsidP="00BD167A">
      <w:pPr>
        <w:rPr>
          <w:rFonts w:ascii="宋体" w:eastAsia="宋体" w:hAnsi="宋体"/>
        </w:rPr>
      </w:pPr>
      <w:r w:rsidRPr="000665B4">
        <w:rPr>
          <w:rFonts w:ascii="宋体" w:eastAsia="宋体" w:hAnsi="宋体" w:hint="eastAsia"/>
        </w:rPr>
        <w:t>以</w:t>
      </w:r>
      <w:r w:rsidRPr="000665B4">
        <w:rPr>
          <w:rFonts w:ascii="宋体" w:eastAsia="宋体" w:hAnsi="宋体"/>
        </w:rPr>
        <w:t>table</w:t>
      </w:r>
      <w:r w:rsidRPr="000665B4">
        <w:rPr>
          <w:rFonts w:ascii="宋体" w:eastAsia="宋体" w:hAnsi="宋体" w:hint="eastAsia"/>
        </w:rPr>
        <w:t>形式显示</w:t>
      </w:r>
    </w:p>
    <w:p w:rsidR="00FE22B7" w:rsidRPr="000665B4" w:rsidRDefault="00FE22B7" w:rsidP="00BD167A">
      <w:pPr>
        <w:rPr>
          <w:rFonts w:ascii="宋体" w:eastAsia="宋体" w:hAnsi="宋体"/>
        </w:rPr>
      </w:pPr>
      <w:r w:rsidRPr="000665B4">
        <w:rPr>
          <w:rFonts w:ascii="宋体" w:eastAsia="宋体" w:hAnsi="宋体"/>
          <w:noProof/>
        </w:rPr>
        <w:lastRenderedPageBreak/>
        <w:drawing>
          <wp:inline distT="0" distB="0" distL="0" distR="0" wp14:anchorId="21F18E64" wp14:editId="4AF04DE5">
            <wp:extent cx="3723809" cy="247619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3723809" cy="2476190"/>
                    </a:xfrm>
                    <a:prstGeom prst="rect">
                      <a:avLst/>
                    </a:prstGeom>
                  </pic:spPr>
                </pic:pic>
              </a:graphicData>
            </a:graphic>
          </wp:inline>
        </w:drawing>
      </w:r>
    </w:p>
    <w:p w:rsidR="00FE22B7" w:rsidRPr="000665B4" w:rsidRDefault="00FE22B7" w:rsidP="00BD167A">
      <w:pPr>
        <w:rPr>
          <w:rFonts w:ascii="宋体" w:eastAsia="宋体" w:hAnsi="宋体"/>
        </w:rPr>
      </w:pPr>
      <w:r w:rsidRPr="000665B4">
        <w:rPr>
          <w:rFonts w:ascii="宋体" w:eastAsia="宋体" w:hAnsi="宋体" w:hint="eastAsia"/>
        </w:rPr>
        <w:t>这显然就是我们打表出来的答案，所以初步肯定上面的通式就是本题的答案</w:t>
      </w:r>
    </w:p>
    <w:p w:rsidR="00FE22B7" w:rsidRPr="000665B4" w:rsidRDefault="00FE22B7" w:rsidP="00BD167A">
      <w:pPr>
        <w:rPr>
          <w:rFonts w:ascii="宋体" w:eastAsia="宋体" w:hAnsi="宋体"/>
        </w:rPr>
      </w:pPr>
      <w:r w:rsidRPr="000665B4">
        <w:rPr>
          <w:rFonts w:ascii="宋体" w:eastAsia="宋体" w:hAnsi="宋体" w:hint="eastAsia"/>
        </w:rPr>
        <w:t>不过按照这个通式</w:t>
      </w:r>
      <w:r w:rsidRPr="000665B4">
        <w:rPr>
          <w:rFonts w:ascii="宋体" w:eastAsia="宋体" w:hAnsi="宋体"/>
          <w:position w:val="-24"/>
        </w:rPr>
        <w:object w:dxaOrig="1920" w:dyaOrig="620">
          <v:shape id="_x0000_i1105" type="#_x0000_t75" style="width:96pt;height:30.75pt" o:ole="">
            <v:imagedata r:id="rId240" o:title=""/>
          </v:shape>
          <o:OLEObject Type="Embed" ProgID="Equation.DSMT4" ShapeID="_x0000_i1105" DrawAspect="Content" ObjectID="_1598124791" r:id="rId241"/>
        </w:object>
      </w:r>
      <w:r w:rsidRPr="000665B4">
        <w:rPr>
          <w:rFonts w:ascii="宋体" w:eastAsia="宋体" w:hAnsi="宋体" w:hint="eastAsia"/>
        </w:rPr>
        <w:t>打表</w:t>
      </w:r>
    </w:p>
    <w:p w:rsidR="00FE22B7" w:rsidRPr="000665B4" w:rsidRDefault="00FE22B7" w:rsidP="00BD167A">
      <w:pPr>
        <w:rPr>
          <w:rFonts w:ascii="宋体" w:eastAsia="宋体" w:hAnsi="宋体"/>
        </w:rPr>
      </w:pPr>
      <w:r w:rsidRPr="000665B4">
        <w:rPr>
          <w:rFonts w:ascii="宋体" w:eastAsia="宋体" w:hAnsi="宋体" w:hint="eastAsia"/>
        </w:rPr>
        <w:t>（这里用到</w:t>
      </w:r>
      <w:r w:rsidRPr="000665B4">
        <w:rPr>
          <w:rFonts w:ascii="宋体" w:eastAsia="宋体" w:hAnsi="宋体"/>
          <w:position w:val="-12"/>
        </w:rPr>
        <w:object w:dxaOrig="1620" w:dyaOrig="380">
          <v:shape id="_x0000_i1106" type="#_x0000_t75" style="width:81pt;height:18.75pt" o:ole="">
            <v:imagedata r:id="rId242" o:title=""/>
          </v:shape>
          <o:OLEObject Type="Embed" ProgID="Equation.DSMT4" ShapeID="_x0000_i1106" DrawAspect="Content" ObjectID="_1598124792" r:id="rId243"/>
        </w:object>
      </w:r>
      <w:r w:rsidRPr="000665B4">
        <w:rPr>
          <w:rFonts w:ascii="宋体" w:eastAsia="宋体" w:hAnsi="宋体" w:hint="eastAsia"/>
        </w:rPr>
        <w:t>，记忆化搜索）</w:t>
      </w:r>
    </w:p>
    <w:p w:rsidR="00257D7D" w:rsidRPr="000665B4" w:rsidRDefault="00257D7D" w:rsidP="00BD167A">
      <w:pPr>
        <w:rPr>
          <w:rFonts w:ascii="宋体" w:eastAsia="宋体" w:hAnsi="宋体"/>
        </w:rPr>
      </w:pPr>
      <w:r w:rsidRPr="000665B4">
        <w:rPr>
          <w:rFonts w:ascii="宋体" w:eastAsia="宋体" w:hAnsi="宋体"/>
          <w:noProof/>
        </w:rPr>
        <w:drawing>
          <wp:inline distT="0" distB="0" distL="0" distR="0" wp14:anchorId="7FE93389" wp14:editId="306B1DCF">
            <wp:extent cx="3923809" cy="181904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923809" cy="1819048"/>
                    </a:xfrm>
                    <a:prstGeom prst="rect">
                      <a:avLst/>
                    </a:prstGeom>
                  </pic:spPr>
                </pic:pic>
              </a:graphicData>
            </a:graphic>
          </wp:inline>
        </w:drawing>
      </w:r>
    </w:p>
    <w:p w:rsidR="00257D7D" w:rsidRPr="000665B4" w:rsidRDefault="00257D7D" w:rsidP="00BD167A">
      <w:pPr>
        <w:rPr>
          <w:rFonts w:ascii="宋体" w:eastAsia="宋体" w:hAnsi="宋体"/>
        </w:rPr>
      </w:pPr>
      <w:r w:rsidRPr="000665B4">
        <w:rPr>
          <w:rFonts w:ascii="宋体" w:eastAsia="宋体" w:hAnsi="宋体" w:hint="eastAsia"/>
        </w:rPr>
        <w:t>并不是直接与我们上面那个表一一对应的，找到这里面出现的数字</w:t>
      </w:r>
      <w:r w:rsidR="008A2312" w:rsidRPr="000665B4">
        <w:rPr>
          <w:rFonts w:ascii="宋体" w:eastAsia="宋体" w:hAnsi="宋体" w:hint="eastAsia"/>
        </w:rPr>
        <w:t>在</w:t>
      </w:r>
      <w:r w:rsidRPr="000665B4">
        <w:rPr>
          <w:rFonts w:ascii="宋体" w:eastAsia="宋体" w:hAnsi="宋体" w:hint="eastAsia"/>
        </w:rPr>
        <w:t>我们上一张表中出现的位置的规律，发现这里面的每一行都是我们打表答案中的每一个斜行（对角行），再调整一下行列偏移，得到公式</w:t>
      </w:r>
    </w:p>
    <w:p w:rsidR="00257D7D" w:rsidRPr="000665B4" w:rsidRDefault="00257D7D" w:rsidP="00BD167A">
      <w:pPr>
        <w:rPr>
          <w:rFonts w:ascii="宋体" w:eastAsia="宋体" w:hAnsi="宋体"/>
        </w:rPr>
      </w:pPr>
      <w:r w:rsidRPr="000665B4">
        <w:rPr>
          <w:rFonts w:ascii="宋体" w:eastAsia="宋体" w:hAnsi="宋体"/>
          <w:position w:val="-10"/>
        </w:rPr>
        <w:object w:dxaOrig="2700" w:dyaOrig="320">
          <v:shape id="_x0000_i1107" type="#_x0000_t75" style="width:135pt;height:15.75pt" o:ole="">
            <v:imagedata r:id="rId245" o:title=""/>
          </v:shape>
          <o:OLEObject Type="Embed" ProgID="Equation.DSMT4" ShapeID="_x0000_i1107" DrawAspect="Content" ObjectID="_1598124793" r:id="rId246"/>
        </w:object>
      </w:r>
    </w:p>
    <w:p w:rsidR="00FE22B7" w:rsidRPr="000665B4" w:rsidRDefault="00257D7D" w:rsidP="00BD167A">
      <w:pPr>
        <w:rPr>
          <w:rFonts w:ascii="宋体" w:eastAsia="宋体" w:hAnsi="宋体"/>
        </w:rPr>
      </w:pPr>
      <w:r w:rsidRPr="000665B4">
        <w:rPr>
          <w:rFonts w:ascii="宋体" w:eastAsia="宋体" w:hAnsi="宋体" w:hint="eastAsia"/>
        </w:rPr>
        <w:t>这里面由于数字较大要对N取模，考虑到T的公式中出现除法，故还要使用逆元将/k变为*(inv(k))，同时开long long，注意分步取模</w:t>
      </w:r>
    </w:p>
    <w:p w:rsidR="00257D7D" w:rsidRPr="000665B4" w:rsidRDefault="00257D7D" w:rsidP="00BD167A">
      <w:pPr>
        <w:rPr>
          <w:rFonts w:ascii="宋体" w:eastAsia="宋体" w:hAnsi="宋体"/>
        </w:rPr>
      </w:pPr>
      <w:r w:rsidRPr="000665B4">
        <w:rPr>
          <w:rFonts w:ascii="宋体" w:eastAsia="宋体" w:hAnsi="宋体" w:hint="eastAsia"/>
        </w:rPr>
        <w:t>这里逆元用的板子的思路是根据费马小定理，a对p的逆元就是a^(p-2)，使用快速幂求解</w:t>
      </w:r>
    </w:p>
    <w:p w:rsidR="00BD167A" w:rsidRPr="000665B4" w:rsidRDefault="00BD167A" w:rsidP="00A723FF">
      <w:pPr>
        <w:rPr>
          <w:rFonts w:ascii="宋体" w:eastAsia="宋体" w:hAnsi="宋体"/>
        </w:rPr>
      </w:pPr>
      <w:r w:rsidRPr="000665B4">
        <w:rPr>
          <w:rFonts w:ascii="宋体" w:eastAsia="宋体" w:hAnsi="宋体" w:hint="eastAsia"/>
        </w:rPr>
        <w:t>标准官方解题思路</w:t>
      </w:r>
      <w:r w:rsidR="003B0F00" w:rsidRPr="000665B4">
        <w:rPr>
          <w:rFonts w:ascii="宋体" w:eastAsia="宋体" w:hAnsi="宋体" w:hint="eastAsia"/>
        </w:rPr>
        <w:t>（看看就好）</w:t>
      </w:r>
      <w:r w:rsidRPr="000665B4">
        <w:rPr>
          <w:rFonts w:ascii="宋体" w:eastAsia="宋体" w:hAnsi="宋体" w:hint="eastAsia"/>
        </w:rPr>
        <w:t>：</w:t>
      </w:r>
    </w:p>
    <w:p w:rsidR="00BD167A" w:rsidRPr="000665B4" w:rsidRDefault="00BD167A" w:rsidP="00BD167A">
      <w:pPr>
        <w:rPr>
          <w:rFonts w:ascii="宋体" w:eastAsia="宋体" w:hAnsi="宋体"/>
        </w:rPr>
      </w:pPr>
      <w:r w:rsidRPr="000665B4">
        <w:rPr>
          <w:rFonts w:ascii="宋体" w:eastAsia="宋体" w:hAnsi="宋体" w:hint="eastAsia"/>
        </w:rPr>
        <w:t>考虑</w:t>
      </w:r>
      <w:r w:rsidRPr="000665B4">
        <w:rPr>
          <w:rFonts w:ascii="宋体" w:eastAsia="宋体" w:hAnsi="宋体"/>
        </w:rPr>
        <w:t xml:space="preserve"> 01 和 12 的分界线 </w:t>
      </w:r>
    </w:p>
    <w:p w:rsidR="00BD167A" w:rsidRPr="000665B4" w:rsidRDefault="00BD167A" w:rsidP="00BD167A">
      <w:pPr>
        <w:rPr>
          <w:rFonts w:ascii="宋体" w:eastAsia="宋体" w:hAnsi="宋体"/>
        </w:rPr>
      </w:pPr>
      <w:r w:rsidRPr="000665B4">
        <w:rPr>
          <w:rFonts w:ascii="宋体" w:eastAsia="宋体" w:hAnsi="宋体"/>
        </w:rPr>
        <w:t xml:space="preserve">是 (n, 0) 到 (0, m) 的两条不相交（可重合）路径 </w:t>
      </w:r>
    </w:p>
    <w:p w:rsidR="00BD167A" w:rsidRPr="000665B4" w:rsidRDefault="00BD167A" w:rsidP="00BD167A">
      <w:pPr>
        <w:rPr>
          <w:rFonts w:ascii="宋体" w:eastAsia="宋体" w:hAnsi="宋体"/>
        </w:rPr>
      </w:pPr>
      <w:r w:rsidRPr="000665B4">
        <w:rPr>
          <w:rFonts w:ascii="宋体" w:eastAsia="宋体" w:hAnsi="宋体"/>
        </w:rPr>
        <w:t xml:space="preserve">平移其中一条变成 (n-1, -1) 到 (-1, m-1) </w:t>
      </w:r>
    </w:p>
    <w:p w:rsidR="00BD167A" w:rsidRPr="000665B4" w:rsidRDefault="00BD167A" w:rsidP="00BD167A">
      <w:pPr>
        <w:rPr>
          <w:rFonts w:ascii="宋体" w:eastAsia="宋体" w:hAnsi="宋体"/>
        </w:rPr>
      </w:pPr>
      <w:r w:rsidRPr="000665B4">
        <w:rPr>
          <w:rFonts w:ascii="宋体" w:eastAsia="宋体" w:hAnsi="宋体"/>
        </w:rPr>
        <w:t>变成起点 (n, 0) 和 (n-1, -1)，终点 (0, m) 和 (-1, m-1) 的严格不相交路径</w:t>
      </w:r>
    </w:p>
    <w:p w:rsidR="00BD167A" w:rsidRPr="000665B4" w:rsidRDefault="00BD167A" w:rsidP="00BD167A">
      <w:pPr>
        <w:rPr>
          <w:rFonts w:ascii="宋体" w:eastAsia="宋体" w:hAnsi="宋体"/>
        </w:rPr>
      </w:pPr>
      <w:r w:rsidRPr="000665B4">
        <w:rPr>
          <w:rFonts w:ascii="宋体" w:eastAsia="宋体" w:hAnsi="宋体"/>
        </w:rPr>
        <w:t>套 Lindström–Gessel–Viennot lemma</w:t>
      </w:r>
    </w:p>
    <w:p w:rsidR="00BD167A" w:rsidRPr="000665B4" w:rsidRDefault="00BD167A" w:rsidP="00BD167A">
      <w:pPr>
        <w:rPr>
          <w:rFonts w:ascii="宋体" w:eastAsia="宋体" w:hAnsi="宋体"/>
        </w:rPr>
      </w:pPr>
      <w:r w:rsidRPr="000665B4">
        <w:rPr>
          <w:rFonts w:ascii="宋体" w:eastAsia="宋体" w:hAnsi="宋体" w:hint="eastAsia"/>
        </w:rPr>
        <w:t>答案是</w:t>
      </w:r>
      <w:r w:rsidRPr="000665B4">
        <w:rPr>
          <w:rFonts w:ascii="宋体" w:eastAsia="宋体" w:hAnsi="宋体"/>
        </w:rPr>
        <w:t xml:space="preserve"> Cn+m, n 2 - Cn+m, m - 1 Cn+m, n-1</w:t>
      </w:r>
    </w:p>
    <w:p w:rsidR="00BD167A" w:rsidRPr="000665B4" w:rsidRDefault="00BD167A" w:rsidP="00A723FF">
      <w:pPr>
        <w:rPr>
          <w:rFonts w:ascii="宋体" w:eastAsia="宋体" w:hAnsi="宋体"/>
        </w:rPr>
      </w:pPr>
      <w:r w:rsidRPr="000665B4">
        <w:rPr>
          <w:rFonts w:ascii="宋体" w:eastAsia="宋体" w:hAnsi="宋体" w:hint="eastAsia"/>
        </w:rPr>
        <w:t>【代码】</w:t>
      </w:r>
    </w:p>
    <w:p w:rsidR="00257D7D" w:rsidRPr="000665B4" w:rsidRDefault="00257D7D" w:rsidP="00257D7D">
      <w:pPr>
        <w:rPr>
          <w:rFonts w:ascii="宋体" w:eastAsia="宋体" w:hAnsi="宋体"/>
        </w:rPr>
      </w:pPr>
      <w:r w:rsidRPr="000665B4">
        <w:rPr>
          <w:rFonts w:ascii="宋体" w:eastAsia="宋体" w:hAnsi="宋体"/>
        </w:rPr>
        <w:lastRenderedPageBreak/>
        <w:t>#include &lt;bits/stdc++.h&gt;</w:t>
      </w:r>
    </w:p>
    <w:p w:rsidR="00257D7D" w:rsidRPr="000665B4" w:rsidRDefault="00257D7D" w:rsidP="00257D7D">
      <w:pPr>
        <w:rPr>
          <w:rFonts w:ascii="宋体" w:eastAsia="宋体" w:hAnsi="宋体"/>
        </w:rPr>
      </w:pPr>
      <w:r w:rsidRPr="000665B4">
        <w:rPr>
          <w:rFonts w:ascii="宋体" w:eastAsia="宋体" w:hAnsi="宋体"/>
        </w:rPr>
        <w:t>#define MAXN 3010</w:t>
      </w:r>
    </w:p>
    <w:p w:rsidR="00257D7D" w:rsidRPr="000665B4" w:rsidRDefault="00257D7D" w:rsidP="00257D7D">
      <w:pPr>
        <w:rPr>
          <w:rFonts w:ascii="宋体" w:eastAsia="宋体" w:hAnsi="宋体"/>
        </w:rPr>
      </w:pPr>
      <w:r w:rsidRPr="000665B4">
        <w:rPr>
          <w:rFonts w:ascii="宋体" w:eastAsia="宋体" w:hAnsi="宋体"/>
        </w:rPr>
        <w:t>#define ll long long</w:t>
      </w:r>
    </w:p>
    <w:p w:rsidR="00257D7D" w:rsidRPr="000665B4" w:rsidRDefault="00257D7D" w:rsidP="00257D7D">
      <w:pPr>
        <w:rPr>
          <w:rFonts w:ascii="宋体" w:eastAsia="宋体" w:hAnsi="宋体"/>
        </w:rPr>
      </w:pPr>
      <w:r w:rsidRPr="000665B4">
        <w:rPr>
          <w:rFonts w:ascii="宋体" w:eastAsia="宋体" w:hAnsi="宋体"/>
        </w:rPr>
        <w:t>#define N 1000000007</w:t>
      </w:r>
    </w:p>
    <w:p w:rsidR="00257D7D" w:rsidRPr="000665B4" w:rsidRDefault="00257D7D" w:rsidP="00257D7D">
      <w:pPr>
        <w:rPr>
          <w:rFonts w:ascii="宋体" w:eastAsia="宋体" w:hAnsi="宋体"/>
        </w:rPr>
      </w:pPr>
    </w:p>
    <w:p w:rsidR="00257D7D" w:rsidRPr="000665B4" w:rsidRDefault="00257D7D" w:rsidP="00257D7D">
      <w:pPr>
        <w:rPr>
          <w:rFonts w:ascii="宋体" w:eastAsia="宋体" w:hAnsi="宋体"/>
        </w:rPr>
      </w:pPr>
      <w:r w:rsidRPr="000665B4">
        <w:rPr>
          <w:rFonts w:ascii="宋体" w:eastAsia="宋体" w:hAnsi="宋体"/>
        </w:rPr>
        <w:t>using namespace std;</w:t>
      </w:r>
    </w:p>
    <w:p w:rsidR="00257D7D" w:rsidRPr="000665B4" w:rsidRDefault="00921476" w:rsidP="00257D7D">
      <w:pPr>
        <w:rPr>
          <w:rFonts w:ascii="宋体" w:eastAsia="宋体" w:hAnsi="宋体"/>
        </w:rPr>
      </w:pPr>
      <w:r w:rsidRPr="000665B4">
        <w:rPr>
          <w:rFonts w:ascii="宋体" w:eastAsia="宋体" w:hAnsi="宋体" w:hint="eastAsia"/>
        </w:rPr>
        <w:t>/</w:t>
      </w:r>
      <w:r w:rsidRPr="000665B4">
        <w:rPr>
          <w:rFonts w:ascii="宋体" w:eastAsia="宋体" w:hAnsi="宋体"/>
        </w:rPr>
        <w:t>/</w:t>
      </w:r>
      <w:r w:rsidRPr="000665B4">
        <w:rPr>
          <w:rFonts w:ascii="宋体" w:eastAsia="宋体" w:hAnsi="宋体" w:hint="eastAsia"/>
        </w:rPr>
        <w:t>逆元</w:t>
      </w:r>
    </w:p>
    <w:p w:rsidR="00257D7D" w:rsidRPr="000665B4" w:rsidRDefault="00257D7D" w:rsidP="00257D7D">
      <w:pPr>
        <w:rPr>
          <w:rFonts w:ascii="宋体" w:eastAsia="宋体" w:hAnsi="宋体"/>
        </w:rPr>
      </w:pPr>
      <w:r w:rsidRPr="000665B4">
        <w:rPr>
          <w:rFonts w:ascii="宋体" w:eastAsia="宋体" w:hAnsi="宋体"/>
        </w:rPr>
        <w:t>ll inv(ll x,ll mod)</w:t>
      </w:r>
    </w:p>
    <w:p w:rsidR="00257D7D" w:rsidRPr="000665B4" w:rsidRDefault="00257D7D" w:rsidP="00257D7D">
      <w:pPr>
        <w:rPr>
          <w:rFonts w:ascii="宋体" w:eastAsia="宋体" w:hAnsi="宋体"/>
        </w:rPr>
      </w:pPr>
      <w:r w:rsidRPr="000665B4">
        <w:rPr>
          <w:rFonts w:ascii="宋体" w:eastAsia="宋体" w:hAnsi="宋体"/>
        </w:rPr>
        <w:t>{</w:t>
      </w:r>
    </w:p>
    <w:p w:rsidR="00257D7D" w:rsidRPr="000665B4" w:rsidRDefault="00257D7D" w:rsidP="00257D7D">
      <w:pPr>
        <w:rPr>
          <w:rFonts w:ascii="宋体" w:eastAsia="宋体" w:hAnsi="宋体"/>
        </w:rPr>
      </w:pPr>
      <w:r w:rsidRPr="000665B4">
        <w:rPr>
          <w:rFonts w:ascii="宋体" w:eastAsia="宋体" w:hAnsi="宋体"/>
        </w:rPr>
        <w:t xml:space="preserve">    ll k=mod-2,ans=1;</w:t>
      </w:r>
    </w:p>
    <w:p w:rsidR="00257D7D" w:rsidRPr="000665B4" w:rsidRDefault="00257D7D" w:rsidP="00257D7D">
      <w:pPr>
        <w:rPr>
          <w:rFonts w:ascii="宋体" w:eastAsia="宋体" w:hAnsi="宋体"/>
        </w:rPr>
      </w:pPr>
      <w:r w:rsidRPr="000665B4">
        <w:rPr>
          <w:rFonts w:ascii="宋体" w:eastAsia="宋体" w:hAnsi="宋体"/>
        </w:rPr>
        <w:t xml:space="preserve">    while(k)</w:t>
      </w:r>
    </w:p>
    <w:p w:rsidR="00257D7D" w:rsidRPr="000665B4" w:rsidRDefault="00257D7D" w:rsidP="00257D7D">
      <w:pPr>
        <w:rPr>
          <w:rFonts w:ascii="宋体" w:eastAsia="宋体" w:hAnsi="宋体"/>
        </w:rPr>
      </w:pPr>
      <w:r w:rsidRPr="000665B4">
        <w:rPr>
          <w:rFonts w:ascii="宋体" w:eastAsia="宋体" w:hAnsi="宋体"/>
        </w:rPr>
        <w:t xml:space="preserve">    {</w:t>
      </w:r>
    </w:p>
    <w:p w:rsidR="00257D7D" w:rsidRPr="000665B4" w:rsidRDefault="00257D7D" w:rsidP="00257D7D">
      <w:pPr>
        <w:rPr>
          <w:rFonts w:ascii="宋体" w:eastAsia="宋体" w:hAnsi="宋体"/>
        </w:rPr>
      </w:pPr>
      <w:r w:rsidRPr="000665B4">
        <w:rPr>
          <w:rFonts w:ascii="宋体" w:eastAsia="宋体" w:hAnsi="宋体"/>
        </w:rPr>
        <w:t xml:space="preserve">        if (k&amp;1) ans=(ans*x)%mod;</w:t>
      </w:r>
    </w:p>
    <w:p w:rsidR="00257D7D" w:rsidRPr="000665B4" w:rsidRDefault="00257D7D" w:rsidP="00257D7D">
      <w:pPr>
        <w:rPr>
          <w:rFonts w:ascii="宋体" w:eastAsia="宋体" w:hAnsi="宋体"/>
        </w:rPr>
      </w:pPr>
      <w:r w:rsidRPr="000665B4">
        <w:rPr>
          <w:rFonts w:ascii="宋体" w:eastAsia="宋体" w:hAnsi="宋体"/>
        </w:rPr>
        <w:t xml:space="preserve">        x=(x*x)%mod;</w:t>
      </w:r>
    </w:p>
    <w:p w:rsidR="00257D7D" w:rsidRPr="000665B4" w:rsidRDefault="00257D7D" w:rsidP="00257D7D">
      <w:pPr>
        <w:rPr>
          <w:rFonts w:ascii="宋体" w:eastAsia="宋体" w:hAnsi="宋体"/>
        </w:rPr>
      </w:pPr>
      <w:r w:rsidRPr="000665B4">
        <w:rPr>
          <w:rFonts w:ascii="宋体" w:eastAsia="宋体" w:hAnsi="宋体"/>
        </w:rPr>
        <w:t xml:space="preserve">        k&gt;&gt;=1;</w:t>
      </w:r>
    </w:p>
    <w:p w:rsidR="00257D7D" w:rsidRPr="000665B4" w:rsidRDefault="00257D7D" w:rsidP="00257D7D">
      <w:pPr>
        <w:rPr>
          <w:rFonts w:ascii="宋体" w:eastAsia="宋体" w:hAnsi="宋体"/>
        </w:rPr>
      </w:pPr>
      <w:r w:rsidRPr="000665B4">
        <w:rPr>
          <w:rFonts w:ascii="宋体" w:eastAsia="宋体" w:hAnsi="宋体"/>
        </w:rPr>
        <w:t xml:space="preserve">    }</w:t>
      </w:r>
    </w:p>
    <w:p w:rsidR="00257D7D" w:rsidRPr="000665B4" w:rsidRDefault="00257D7D" w:rsidP="00257D7D">
      <w:pPr>
        <w:rPr>
          <w:rFonts w:ascii="宋体" w:eastAsia="宋体" w:hAnsi="宋体"/>
        </w:rPr>
      </w:pPr>
      <w:r w:rsidRPr="000665B4">
        <w:rPr>
          <w:rFonts w:ascii="宋体" w:eastAsia="宋体" w:hAnsi="宋体"/>
        </w:rPr>
        <w:t xml:space="preserve">    return ans;</w:t>
      </w:r>
    </w:p>
    <w:p w:rsidR="00257D7D" w:rsidRPr="000665B4" w:rsidRDefault="00257D7D" w:rsidP="00257D7D">
      <w:pPr>
        <w:rPr>
          <w:rFonts w:ascii="宋体" w:eastAsia="宋体" w:hAnsi="宋体"/>
        </w:rPr>
      </w:pPr>
      <w:r w:rsidRPr="000665B4">
        <w:rPr>
          <w:rFonts w:ascii="宋体" w:eastAsia="宋体" w:hAnsi="宋体"/>
        </w:rPr>
        <w:t>}</w:t>
      </w:r>
    </w:p>
    <w:p w:rsidR="00921476" w:rsidRPr="000665B4" w:rsidRDefault="00921476" w:rsidP="00257D7D">
      <w:pPr>
        <w:rPr>
          <w:rFonts w:ascii="宋体" w:eastAsia="宋体" w:hAnsi="宋体"/>
        </w:rPr>
      </w:pPr>
      <w:r w:rsidRPr="000665B4">
        <w:rPr>
          <w:rFonts w:ascii="宋体" w:eastAsia="宋体" w:hAnsi="宋体"/>
        </w:rPr>
        <w:t>//</w:t>
      </w:r>
      <w:r w:rsidRPr="000665B4">
        <w:rPr>
          <w:rFonts w:ascii="宋体" w:eastAsia="宋体" w:hAnsi="宋体" w:hint="eastAsia"/>
        </w:rPr>
        <w:t>组合数&amp;记忆化搜索</w:t>
      </w:r>
    </w:p>
    <w:p w:rsidR="00257D7D" w:rsidRPr="000665B4" w:rsidRDefault="00257D7D" w:rsidP="00257D7D">
      <w:pPr>
        <w:rPr>
          <w:rFonts w:ascii="宋体" w:eastAsia="宋体" w:hAnsi="宋体"/>
        </w:rPr>
      </w:pPr>
      <w:r w:rsidRPr="000665B4">
        <w:rPr>
          <w:rFonts w:ascii="宋体" w:eastAsia="宋体" w:hAnsi="宋体"/>
        </w:rPr>
        <w:t>ll rc[MAXN][MAXN];</w:t>
      </w:r>
    </w:p>
    <w:p w:rsidR="00257D7D" w:rsidRPr="000665B4" w:rsidRDefault="00257D7D" w:rsidP="00257D7D">
      <w:pPr>
        <w:rPr>
          <w:rFonts w:ascii="宋体" w:eastAsia="宋体" w:hAnsi="宋体"/>
        </w:rPr>
      </w:pPr>
      <w:r w:rsidRPr="000665B4">
        <w:rPr>
          <w:rFonts w:ascii="宋体" w:eastAsia="宋体" w:hAnsi="宋体"/>
        </w:rPr>
        <w:t>ll c(int n,int m){</w:t>
      </w:r>
    </w:p>
    <w:p w:rsidR="00257D7D" w:rsidRPr="000665B4" w:rsidRDefault="00257D7D" w:rsidP="00257D7D">
      <w:pPr>
        <w:rPr>
          <w:rFonts w:ascii="宋体" w:eastAsia="宋体" w:hAnsi="宋体"/>
        </w:rPr>
      </w:pPr>
      <w:r w:rsidRPr="000665B4">
        <w:rPr>
          <w:rFonts w:ascii="宋体" w:eastAsia="宋体" w:hAnsi="宋体"/>
        </w:rPr>
        <w:t xml:space="preserve">    if(rc[n][m]&gt;=0) return rc[n][m];</w:t>
      </w:r>
    </w:p>
    <w:p w:rsidR="00257D7D" w:rsidRPr="000665B4" w:rsidRDefault="00257D7D" w:rsidP="00257D7D">
      <w:pPr>
        <w:rPr>
          <w:rFonts w:ascii="宋体" w:eastAsia="宋体" w:hAnsi="宋体"/>
        </w:rPr>
      </w:pPr>
      <w:r w:rsidRPr="000665B4">
        <w:rPr>
          <w:rFonts w:ascii="宋体" w:eastAsia="宋体" w:hAnsi="宋体"/>
        </w:rPr>
        <w:t xml:space="preserve">    if(n==m) return rc[n][m]=1;</w:t>
      </w:r>
    </w:p>
    <w:p w:rsidR="00257D7D" w:rsidRPr="000665B4" w:rsidRDefault="00257D7D" w:rsidP="00257D7D">
      <w:pPr>
        <w:rPr>
          <w:rFonts w:ascii="宋体" w:eastAsia="宋体" w:hAnsi="宋体"/>
        </w:rPr>
      </w:pPr>
      <w:r w:rsidRPr="000665B4">
        <w:rPr>
          <w:rFonts w:ascii="宋体" w:eastAsia="宋体" w:hAnsi="宋体"/>
        </w:rPr>
        <w:t xml:space="preserve">    if(m==1||m==0) return rc[n][m]=n;</w:t>
      </w:r>
    </w:p>
    <w:p w:rsidR="00257D7D" w:rsidRPr="000665B4" w:rsidRDefault="00257D7D" w:rsidP="00257D7D">
      <w:pPr>
        <w:rPr>
          <w:rFonts w:ascii="宋体" w:eastAsia="宋体" w:hAnsi="宋体"/>
        </w:rPr>
      </w:pPr>
      <w:r w:rsidRPr="000665B4">
        <w:rPr>
          <w:rFonts w:ascii="宋体" w:eastAsia="宋体" w:hAnsi="宋体"/>
        </w:rPr>
        <w:t xml:space="preserve">    return rc[n][m]=(c(n-1,m-1)+c(n-1,m))%N;</w:t>
      </w:r>
    </w:p>
    <w:p w:rsidR="00257D7D" w:rsidRPr="000665B4" w:rsidRDefault="00257D7D" w:rsidP="00257D7D">
      <w:pPr>
        <w:rPr>
          <w:rFonts w:ascii="宋体" w:eastAsia="宋体" w:hAnsi="宋体"/>
        </w:rPr>
      </w:pPr>
      <w:r w:rsidRPr="000665B4">
        <w:rPr>
          <w:rFonts w:ascii="宋体" w:eastAsia="宋体" w:hAnsi="宋体"/>
        </w:rPr>
        <w:t>}</w:t>
      </w:r>
    </w:p>
    <w:p w:rsidR="00257D7D" w:rsidRPr="000665B4" w:rsidRDefault="00257D7D" w:rsidP="00257D7D">
      <w:pPr>
        <w:rPr>
          <w:rFonts w:ascii="宋体" w:eastAsia="宋体" w:hAnsi="宋体"/>
        </w:rPr>
      </w:pPr>
      <w:r w:rsidRPr="000665B4">
        <w:rPr>
          <w:rFonts w:ascii="宋体" w:eastAsia="宋体" w:hAnsi="宋体"/>
        </w:rPr>
        <w:t>ll t(int n,int k){</w:t>
      </w:r>
    </w:p>
    <w:p w:rsidR="00257D7D" w:rsidRPr="000665B4" w:rsidRDefault="00257D7D" w:rsidP="00257D7D">
      <w:pPr>
        <w:rPr>
          <w:rFonts w:ascii="宋体" w:eastAsia="宋体" w:hAnsi="宋体"/>
        </w:rPr>
      </w:pPr>
      <w:r w:rsidRPr="000665B4">
        <w:rPr>
          <w:rFonts w:ascii="宋体" w:eastAsia="宋体" w:hAnsi="宋体"/>
        </w:rPr>
        <w:t xml:space="preserve">    return (((c(n-1,k-1)*c(n,k-1))%N)*inv(k,N))%N;</w:t>
      </w:r>
    </w:p>
    <w:p w:rsidR="00257D7D" w:rsidRPr="000665B4" w:rsidRDefault="00257D7D" w:rsidP="00257D7D">
      <w:pPr>
        <w:rPr>
          <w:rFonts w:ascii="宋体" w:eastAsia="宋体" w:hAnsi="宋体"/>
        </w:rPr>
      </w:pPr>
      <w:r w:rsidRPr="000665B4">
        <w:rPr>
          <w:rFonts w:ascii="宋体" w:eastAsia="宋体" w:hAnsi="宋体"/>
        </w:rPr>
        <w:t>}</w:t>
      </w:r>
    </w:p>
    <w:p w:rsidR="00257D7D" w:rsidRPr="000665B4" w:rsidRDefault="00257D7D" w:rsidP="00257D7D">
      <w:pPr>
        <w:rPr>
          <w:rFonts w:ascii="宋体" w:eastAsia="宋体" w:hAnsi="宋体"/>
        </w:rPr>
      </w:pPr>
    </w:p>
    <w:p w:rsidR="00257D7D" w:rsidRPr="000665B4" w:rsidRDefault="00257D7D" w:rsidP="00257D7D">
      <w:pPr>
        <w:rPr>
          <w:rFonts w:ascii="宋体" w:eastAsia="宋体" w:hAnsi="宋体"/>
        </w:rPr>
      </w:pPr>
      <w:r w:rsidRPr="000665B4">
        <w:rPr>
          <w:rFonts w:ascii="宋体" w:eastAsia="宋体" w:hAnsi="宋体"/>
        </w:rPr>
        <w:t>int main(){</w:t>
      </w:r>
    </w:p>
    <w:p w:rsidR="00257D7D" w:rsidRPr="000665B4" w:rsidRDefault="00257D7D" w:rsidP="00257D7D">
      <w:pPr>
        <w:rPr>
          <w:rFonts w:ascii="宋体" w:eastAsia="宋体" w:hAnsi="宋体"/>
        </w:rPr>
      </w:pPr>
      <w:r w:rsidRPr="000665B4">
        <w:rPr>
          <w:rFonts w:ascii="宋体" w:eastAsia="宋体" w:hAnsi="宋体"/>
        </w:rPr>
        <w:t xml:space="preserve">    memset(rc,-1,sizeof(rc)); </w:t>
      </w:r>
    </w:p>
    <w:p w:rsidR="00257D7D" w:rsidRPr="000665B4" w:rsidRDefault="00257D7D" w:rsidP="00257D7D">
      <w:pPr>
        <w:rPr>
          <w:rFonts w:ascii="宋体" w:eastAsia="宋体" w:hAnsi="宋体"/>
        </w:rPr>
      </w:pPr>
      <w:r w:rsidRPr="000665B4">
        <w:rPr>
          <w:rFonts w:ascii="宋体" w:eastAsia="宋体" w:hAnsi="宋体"/>
        </w:rPr>
        <w:t xml:space="preserve">    int n,m;</w:t>
      </w:r>
    </w:p>
    <w:p w:rsidR="00257D7D" w:rsidRPr="000665B4" w:rsidRDefault="00257D7D" w:rsidP="00257D7D">
      <w:pPr>
        <w:rPr>
          <w:rFonts w:ascii="宋体" w:eastAsia="宋体" w:hAnsi="宋体"/>
        </w:rPr>
      </w:pPr>
      <w:r w:rsidRPr="000665B4">
        <w:rPr>
          <w:rFonts w:ascii="宋体" w:eastAsia="宋体" w:hAnsi="宋体"/>
        </w:rPr>
        <w:t xml:space="preserve">    while(cin&gt;&gt;n&gt;&gt;m) cout&lt;&lt;t(n+m+1,m+1)&lt;&lt;endl;</w:t>
      </w:r>
    </w:p>
    <w:p w:rsidR="00257D7D" w:rsidRPr="000665B4" w:rsidRDefault="00257D7D" w:rsidP="00257D7D">
      <w:pPr>
        <w:rPr>
          <w:rFonts w:ascii="宋体" w:eastAsia="宋体" w:hAnsi="宋体"/>
        </w:rPr>
      </w:pPr>
      <w:r w:rsidRPr="000665B4">
        <w:rPr>
          <w:rFonts w:ascii="宋体" w:eastAsia="宋体" w:hAnsi="宋体"/>
        </w:rPr>
        <w:t xml:space="preserve">    return 0;</w:t>
      </w:r>
    </w:p>
    <w:p w:rsidR="00257D7D" w:rsidRPr="000665B4" w:rsidRDefault="00257D7D" w:rsidP="00257D7D">
      <w:pPr>
        <w:rPr>
          <w:rFonts w:ascii="宋体" w:eastAsia="宋体" w:hAnsi="宋体"/>
        </w:rPr>
      </w:pPr>
      <w:r w:rsidRPr="000665B4">
        <w:rPr>
          <w:rFonts w:ascii="宋体" w:eastAsia="宋体" w:hAnsi="宋体"/>
        </w:rPr>
        <w:t>}</w:t>
      </w:r>
    </w:p>
    <w:p w:rsidR="008C42CB" w:rsidRPr="000665B4" w:rsidRDefault="008C42CB" w:rsidP="008C42CB">
      <w:pPr>
        <w:pStyle w:val="3"/>
        <w:rPr>
          <w:rFonts w:ascii="宋体" w:eastAsia="宋体" w:hAnsi="宋体"/>
          <w:b w:val="0"/>
        </w:rPr>
      </w:pPr>
      <w:bookmarkStart w:id="249" w:name="_Toc524383150"/>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6304</w:t>
      </w:r>
      <w:r w:rsidRPr="000665B4">
        <w:rPr>
          <w:rFonts w:ascii="宋体" w:eastAsia="宋体" w:hAnsi="宋体" w:hint="eastAsia"/>
          <w:b w:val="0"/>
        </w:rPr>
        <w:t>-</w:t>
      </w:r>
      <w:r w:rsidRPr="000665B4">
        <w:rPr>
          <w:rFonts w:ascii="宋体" w:eastAsia="宋体" w:hAnsi="宋体"/>
          <w:b w:val="0"/>
        </w:rPr>
        <w:t>2018</w:t>
      </w:r>
      <w:r w:rsidRPr="000665B4">
        <w:rPr>
          <w:rFonts w:ascii="宋体" w:eastAsia="宋体" w:hAnsi="宋体" w:hint="eastAsia"/>
          <w:b w:val="0"/>
        </w:rPr>
        <w:t>多校1-铜牌题</w:t>
      </w:r>
      <w:bookmarkEnd w:id="249"/>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w:instrText>
      </w:r>
      <w:r w:rsidR="00C478A5" w:rsidRPr="000665B4">
        <w:rPr>
          <w:rFonts w:ascii="宋体" w:eastAsia="宋体" w:hAnsi="宋体"/>
          <w:b w:val="0"/>
        </w:rPr>
        <w:instrText>HDU</w:instrText>
      </w:r>
      <w:r w:rsidR="00C478A5" w:rsidRPr="000665B4">
        <w:rPr>
          <w:rFonts w:ascii="宋体" w:eastAsia="宋体" w:hAnsi="宋体" w:hint="eastAsia"/>
          <w:b w:val="0"/>
        </w:rPr>
        <w:instrText>-</w:instrText>
      </w:r>
      <w:r w:rsidR="00C478A5" w:rsidRPr="000665B4">
        <w:rPr>
          <w:rFonts w:ascii="宋体" w:eastAsia="宋体" w:hAnsi="宋体"/>
          <w:b w:val="0"/>
        </w:rPr>
        <w:instrText>6304</w:instrText>
      </w:r>
      <w:r w:rsidR="00C478A5" w:rsidRPr="000665B4">
        <w:rPr>
          <w:rFonts w:ascii="宋体" w:eastAsia="宋体" w:hAnsi="宋体" w:hint="eastAsia"/>
          <w:b w:val="0"/>
        </w:rPr>
        <w:instrText>-</w:instrText>
      </w:r>
      <w:r w:rsidR="00C478A5" w:rsidRPr="000665B4">
        <w:rPr>
          <w:rFonts w:ascii="宋体" w:eastAsia="宋体" w:hAnsi="宋体"/>
          <w:b w:val="0"/>
        </w:rPr>
        <w:instrText>2018</w:instrText>
      </w:r>
      <w:r w:rsidR="00C478A5" w:rsidRPr="000665B4">
        <w:rPr>
          <w:rFonts w:ascii="宋体" w:eastAsia="宋体" w:hAnsi="宋体" w:hint="eastAsia"/>
          <w:b w:val="0"/>
        </w:rPr>
        <w:instrText>多校1-铜牌题</w:instrText>
      </w:r>
      <w:r w:rsidR="00C478A5" w:rsidRPr="000665B4">
        <w:rPr>
          <w:rFonts w:ascii="宋体" w:eastAsia="宋体" w:hAnsi="宋体"/>
        </w:rPr>
        <w:instrText>:</w:instrText>
      </w:r>
      <w:r w:rsidR="00C478A5" w:rsidRPr="000665B4">
        <w:rPr>
          <w:rFonts w:ascii="宋体" w:eastAsia="宋体" w:hAnsi="宋体" w:hint="eastAsia"/>
        </w:rPr>
        <w:instrText>6</w:instrText>
      </w:r>
      <w:r w:rsidR="00C478A5" w:rsidRPr="000665B4">
        <w:rPr>
          <w:rFonts w:ascii="宋体" w:eastAsia="宋体" w:hAnsi="宋体"/>
        </w:rPr>
        <w:instrText xml:space="preserve">304" \y "HDU:6304" </w:instrText>
      </w:r>
      <w:r w:rsidR="00C478A5" w:rsidRPr="000665B4">
        <w:rPr>
          <w:rFonts w:ascii="宋体" w:eastAsia="宋体" w:hAnsi="宋体"/>
          <w:b w:val="0"/>
        </w:rPr>
        <w:fldChar w:fldCharType="end"/>
      </w:r>
    </w:p>
    <w:p w:rsidR="008C42CB" w:rsidRPr="000665B4" w:rsidRDefault="008C42CB" w:rsidP="00257D7D">
      <w:pPr>
        <w:rPr>
          <w:rFonts w:ascii="宋体" w:eastAsia="宋体" w:hAnsi="宋体"/>
        </w:rPr>
      </w:pPr>
      <w:r w:rsidRPr="000665B4">
        <w:rPr>
          <w:rFonts w:ascii="宋体" w:eastAsia="宋体" w:hAnsi="宋体" w:hint="eastAsia"/>
        </w:rPr>
        <w:t>【题意】</w:t>
      </w:r>
    </w:p>
    <w:p w:rsidR="008C42CB" w:rsidRPr="000665B4" w:rsidRDefault="008C42CB" w:rsidP="00257D7D">
      <w:pPr>
        <w:rPr>
          <w:rFonts w:ascii="宋体" w:eastAsia="宋体" w:hAnsi="宋体"/>
        </w:rPr>
      </w:pPr>
      <w:r w:rsidRPr="000665B4">
        <w:rPr>
          <w:rFonts w:ascii="宋体" w:eastAsia="宋体" w:hAnsi="宋体"/>
          <w:noProof/>
        </w:rPr>
        <w:lastRenderedPageBreak/>
        <w:drawing>
          <wp:inline distT="0" distB="0" distL="0" distR="0" wp14:anchorId="18635E9A" wp14:editId="3730E99A">
            <wp:extent cx="5274310" cy="8750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274310" cy="875030"/>
                    </a:xfrm>
                    <a:prstGeom prst="rect">
                      <a:avLst/>
                    </a:prstGeom>
                  </pic:spPr>
                </pic:pic>
              </a:graphicData>
            </a:graphic>
          </wp:inline>
        </w:drawing>
      </w:r>
    </w:p>
    <w:p w:rsidR="008C42CB" w:rsidRPr="000665B4" w:rsidRDefault="008C42CB" w:rsidP="00257D7D">
      <w:pPr>
        <w:rPr>
          <w:rFonts w:ascii="宋体" w:eastAsia="宋体" w:hAnsi="宋体"/>
        </w:rPr>
      </w:pPr>
      <w:r w:rsidRPr="000665B4">
        <w:rPr>
          <w:rFonts w:ascii="宋体" w:eastAsia="宋体" w:hAnsi="宋体" w:hint="eastAsia"/>
        </w:rPr>
        <w:t>n范围10^18，测试数据10^5</w:t>
      </w:r>
    </w:p>
    <w:p w:rsidR="00AE1B88" w:rsidRPr="000665B4" w:rsidRDefault="008C42CB" w:rsidP="00257D7D">
      <w:pPr>
        <w:rPr>
          <w:rFonts w:ascii="宋体" w:eastAsia="宋体" w:hAnsi="宋体"/>
        </w:rPr>
      </w:pPr>
      <w:r w:rsidRPr="000665B4">
        <w:rPr>
          <w:rFonts w:ascii="宋体" w:eastAsia="宋体" w:hAnsi="宋体" w:hint="eastAsia"/>
        </w:rPr>
        <w:t>【题解】使用了OEIS打表找规律，发现了sum[2^k]的值可以在log级别求出，同时发现a[2^k]=</w:t>
      </w:r>
      <w:r w:rsidRPr="000665B4">
        <w:rPr>
          <w:rFonts w:ascii="宋体" w:eastAsia="宋体" w:hAnsi="宋体"/>
        </w:rPr>
        <w:t>2^(k-1)</w:t>
      </w:r>
      <w:r w:rsidRPr="000665B4">
        <w:rPr>
          <w:rFonts w:ascii="宋体" w:eastAsia="宋体" w:hAnsi="宋体" w:hint="eastAsia"/>
        </w:rPr>
        <w:t>且a[2^k+1]=</w:t>
      </w:r>
      <w:r w:rsidRPr="000665B4">
        <w:rPr>
          <w:rFonts w:ascii="宋体" w:eastAsia="宋体" w:hAnsi="宋体"/>
        </w:rPr>
        <w:t>2^(k-1)+1</w:t>
      </w:r>
      <w:r w:rsidRPr="000665B4">
        <w:rPr>
          <w:rFonts w:ascii="宋体" w:eastAsia="宋体" w:hAnsi="宋体" w:hint="eastAsia"/>
        </w:rPr>
        <w:t>，于是</w:t>
      </w:r>
    </w:p>
    <w:p w:rsidR="008C42CB" w:rsidRPr="000665B4" w:rsidRDefault="00AE1B88" w:rsidP="00257D7D">
      <w:pPr>
        <w:rPr>
          <w:rFonts w:ascii="宋体" w:eastAsia="宋体" w:hAnsi="宋体"/>
        </w:rPr>
      </w:pPr>
      <w:r w:rsidRPr="000665B4">
        <w:rPr>
          <w:rFonts w:ascii="宋体" w:eastAsia="宋体" w:hAnsi="宋体" w:hint="eastAsia"/>
        </w:rPr>
        <w:t>sum[n]=sum[2^k+newn]=sum[2^k]+a[2^k</w:t>
      </w:r>
      <w:r w:rsidRPr="000665B4">
        <w:rPr>
          <w:rFonts w:ascii="宋体" w:eastAsia="宋体" w:hAnsi="宋体"/>
        </w:rPr>
        <w:t>+1</w:t>
      </w:r>
      <w:r w:rsidRPr="000665B4">
        <w:rPr>
          <w:rFonts w:ascii="宋体" w:eastAsia="宋体" w:hAnsi="宋体" w:hint="eastAsia"/>
        </w:rPr>
        <w:t>]</w:t>
      </w:r>
      <w:r w:rsidRPr="000665B4">
        <w:rPr>
          <w:rFonts w:ascii="宋体" w:eastAsia="宋体" w:hAnsi="宋体"/>
        </w:rPr>
        <w:t>+……a[n]</w:t>
      </w:r>
      <w:r w:rsidRPr="000665B4">
        <w:rPr>
          <w:rFonts w:ascii="宋体" w:eastAsia="宋体" w:hAnsi="宋体" w:hint="eastAsia"/>
        </w:rPr>
        <w:t>，后面的数值如果都减去a[2^k]，则会发现与a[2]</w:t>
      </w:r>
      <w:r w:rsidRPr="000665B4">
        <w:rPr>
          <w:rFonts w:ascii="宋体" w:eastAsia="宋体" w:hAnsi="宋体"/>
        </w:rPr>
        <w:t>…</w:t>
      </w:r>
      <w:r w:rsidRPr="000665B4">
        <w:rPr>
          <w:rFonts w:ascii="宋体" w:eastAsia="宋体" w:hAnsi="宋体" w:hint="eastAsia"/>
        </w:rPr>
        <w:t>开始的序列相同，所以可以不断将问题规模以log级别缩小</w:t>
      </w:r>
    </w:p>
    <w:p w:rsidR="008C42CB" w:rsidRPr="000665B4" w:rsidRDefault="008C42CB" w:rsidP="00257D7D">
      <w:pPr>
        <w:rPr>
          <w:rFonts w:ascii="宋体" w:eastAsia="宋体" w:hAnsi="宋体"/>
        </w:rPr>
      </w:pPr>
      <w:r w:rsidRPr="000665B4">
        <w:rPr>
          <w:rFonts w:ascii="宋体" w:eastAsia="宋体" w:hAnsi="宋体" w:hint="eastAsia"/>
        </w:rPr>
        <w:t>【代码】</w:t>
      </w:r>
    </w:p>
    <w:p w:rsidR="008C42CB" w:rsidRPr="000665B4" w:rsidRDefault="008C42CB" w:rsidP="008C42CB">
      <w:pPr>
        <w:rPr>
          <w:rFonts w:ascii="宋体" w:eastAsia="宋体" w:hAnsi="宋体"/>
        </w:rPr>
      </w:pPr>
      <w:r w:rsidRPr="000665B4">
        <w:rPr>
          <w:rFonts w:ascii="宋体" w:eastAsia="宋体" w:hAnsi="宋体"/>
        </w:rPr>
        <w:t>#include &lt;bits/stdc++.h&gt;</w:t>
      </w:r>
    </w:p>
    <w:p w:rsidR="008C42CB" w:rsidRPr="000665B4" w:rsidRDefault="008C42CB" w:rsidP="008C42CB">
      <w:pPr>
        <w:rPr>
          <w:rFonts w:ascii="宋体" w:eastAsia="宋体" w:hAnsi="宋体"/>
        </w:rPr>
      </w:pPr>
      <w:r w:rsidRPr="000665B4">
        <w:rPr>
          <w:rFonts w:ascii="宋体" w:eastAsia="宋体" w:hAnsi="宋体"/>
        </w:rPr>
        <w:t>#define ll long long</w:t>
      </w:r>
    </w:p>
    <w:p w:rsidR="008C42CB" w:rsidRPr="000665B4" w:rsidRDefault="008C42CB" w:rsidP="008C42CB">
      <w:pPr>
        <w:rPr>
          <w:rFonts w:ascii="宋体" w:eastAsia="宋体" w:hAnsi="宋体"/>
        </w:rPr>
      </w:pPr>
      <w:r w:rsidRPr="000665B4">
        <w:rPr>
          <w:rFonts w:ascii="宋体" w:eastAsia="宋体" w:hAnsi="宋体"/>
        </w:rPr>
        <w:t>#define MAXN 100</w:t>
      </w:r>
    </w:p>
    <w:p w:rsidR="008C42CB" w:rsidRPr="000665B4" w:rsidRDefault="008C42CB" w:rsidP="008C42CB">
      <w:pPr>
        <w:rPr>
          <w:rFonts w:ascii="宋体" w:eastAsia="宋体" w:hAnsi="宋体"/>
        </w:rPr>
      </w:pPr>
      <w:r w:rsidRPr="000665B4">
        <w:rPr>
          <w:rFonts w:ascii="宋体" w:eastAsia="宋体" w:hAnsi="宋体"/>
        </w:rPr>
        <w:t>#define MODN 1000000007</w:t>
      </w:r>
    </w:p>
    <w:p w:rsidR="008C42CB" w:rsidRPr="000665B4" w:rsidRDefault="008C42CB" w:rsidP="008C42CB">
      <w:pPr>
        <w:rPr>
          <w:rFonts w:ascii="宋体" w:eastAsia="宋体" w:hAnsi="宋体"/>
        </w:rPr>
      </w:pPr>
      <w:r w:rsidRPr="000665B4">
        <w:rPr>
          <w:rFonts w:ascii="宋体" w:eastAsia="宋体" w:hAnsi="宋体"/>
        </w:rPr>
        <w:t>using namespace std;</w:t>
      </w:r>
    </w:p>
    <w:p w:rsidR="008C42CB" w:rsidRPr="000665B4" w:rsidRDefault="008C42CB" w:rsidP="008C42CB">
      <w:pPr>
        <w:rPr>
          <w:rFonts w:ascii="宋体" w:eastAsia="宋体" w:hAnsi="宋体"/>
        </w:rPr>
      </w:pPr>
    </w:p>
    <w:p w:rsidR="008C42CB" w:rsidRPr="000665B4" w:rsidRDefault="008C42CB" w:rsidP="008C42CB">
      <w:pPr>
        <w:rPr>
          <w:rFonts w:ascii="宋体" w:eastAsia="宋体" w:hAnsi="宋体"/>
        </w:rPr>
      </w:pPr>
      <w:r w:rsidRPr="000665B4">
        <w:rPr>
          <w:rFonts w:ascii="宋体" w:eastAsia="宋体" w:hAnsi="宋体"/>
        </w:rPr>
        <w:t>ll fast_pow(ll a,ll b,ll N,bool modflag){</w:t>
      </w:r>
    </w:p>
    <w:p w:rsidR="008C42CB" w:rsidRPr="000665B4" w:rsidRDefault="008C42CB" w:rsidP="008C42CB">
      <w:pPr>
        <w:rPr>
          <w:rFonts w:ascii="宋体" w:eastAsia="宋体" w:hAnsi="宋体"/>
        </w:rPr>
      </w:pPr>
      <w:r w:rsidRPr="000665B4">
        <w:rPr>
          <w:rFonts w:ascii="宋体" w:eastAsia="宋体" w:hAnsi="宋体"/>
        </w:rPr>
        <w:t xml:space="preserve">    if(modflag){</w:t>
      </w:r>
    </w:p>
    <w:p w:rsidR="008C42CB" w:rsidRPr="000665B4" w:rsidRDefault="008C42CB" w:rsidP="008C42CB">
      <w:pPr>
        <w:rPr>
          <w:rFonts w:ascii="宋体" w:eastAsia="宋体" w:hAnsi="宋体"/>
        </w:rPr>
      </w:pPr>
      <w:r w:rsidRPr="000665B4">
        <w:rPr>
          <w:rFonts w:ascii="宋体" w:eastAsia="宋体" w:hAnsi="宋体"/>
        </w:rPr>
        <w:t xml:space="preserve">        a%=N;</w:t>
      </w:r>
    </w:p>
    <w:p w:rsidR="008C42CB" w:rsidRPr="000665B4" w:rsidRDefault="008C42CB" w:rsidP="008C42CB">
      <w:pPr>
        <w:rPr>
          <w:rFonts w:ascii="宋体" w:eastAsia="宋体" w:hAnsi="宋体"/>
        </w:rPr>
      </w:pPr>
      <w:r w:rsidRPr="000665B4">
        <w:rPr>
          <w:rFonts w:ascii="宋体" w:eastAsia="宋体" w:hAnsi="宋体"/>
        </w:rPr>
        <w:t xml:space="preserve">        ll base=a,ans=1;</w:t>
      </w:r>
    </w:p>
    <w:p w:rsidR="008C42CB" w:rsidRPr="000665B4" w:rsidRDefault="008C42CB" w:rsidP="008C42CB">
      <w:pPr>
        <w:rPr>
          <w:rFonts w:ascii="宋体" w:eastAsia="宋体" w:hAnsi="宋体"/>
        </w:rPr>
      </w:pPr>
      <w:r w:rsidRPr="000665B4">
        <w:rPr>
          <w:rFonts w:ascii="宋体" w:eastAsia="宋体" w:hAnsi="宋体"/>
        </w:rPr>
        <w:t xml:space="preserve">        while(b){</w:t>
      </w:r>
    </w:p>
    <w:p w:rsidR="008C42CB" w:rsidRPr="000665B4" w:rsidRDefault="008C42CB" w:rsidP="008C42CB">
      <w:pPr>
        <w:rPr>
          <w:rFonts w:ascii="宋体" w:eastAsia="宋体" w:hAnsi="宋体"/>
        </w:rPr>
      </w:pPr>
      <w:r w:rsidRPr="000665B4">
        <w:rPr>
          <w:rFonts w:ascii="宋体" w:eastAsia="宋体" w:hAnsi="宋体"/>
        </w:rPr>
        <w:t xml:space="preserve">            if(b&amp;1) ans=(ans*base)%N;</w:t>
      </w:r>
    </w:p>
    <w:p w:rsidR="008C42CB" w:rsidRPr="000665B4" w:rsidRDefault="008C42CB" w:rsidP="008C42CB">
      <w:pPr>
        <w:rPr>
          <w:rFonts w:ascii="宋体" w:eastAsia="宋体" w:hAnsi="宋体"/>
        </w:rPr>
      </w:pPr>
      <w:r w:rsidRPr="000665B4">
        <w:rPr>
          <w:rFonts w:ascii="宋体" w:eastAsia="宋体" w:hAnsi="宋体"/>
        </w:rPr>
        <w:t xml:space="preserve">            b&gt;&gt;=1;</w:t>
      </w:r>
    </w:p>
    <w:p w:rsidR="008C42CB" w:rsidRPr="000665B4" w:rsidRDefault="008C42CB" w:rsidP="008C42CB">
      <w:pPr>
        <w:rPr>
          <w:rFonts w:ascii="宋体" w:eastAsia="宋体" w:hAnsi="宋体"/>
        </w:rPr>
      </w:pPr>
      <w:r w:rsidRPr="000665B4">
        <w:rPr>
          <w:rFonts w:ascii="宋体" w:eastAsia="宋体" w:hAnsi="宋体"/>
        </w:rPr>
        <w:t xml:space="preserve">            base=(base*base)%N;</w:t>
      </w:r>
    </w:p>
    <w:p w:rsidR="008C42CB" w:rsidRPr="000665B4" w:rsidRDefault="008C42CB" w:rsidP="008C42CB">
      <w:pPr>
        <w:rPr>
          <w:rFonts w:ascii="宋体" w:eastAsia="宋体" w:hAnsi="宋体"/>
        </w:rPr>
      </w:pPr>
      <w:r w:rsidRPr="000665B4">
        <w:rPr>
          <w:rFonts w:ascii="宋体" w:eastAsia="宋体" w:hAnsi="宋体"/>
        </w:rPr>
        <w:t xml:space="preserve">        }</w:t>
      </w:r>
    </w:p>
    <w:p w:rsidR="008C42CB" w:rsidRPr="000665B4" w:rsidRDefault="008C42CB" w:rsidP="008C42CB">
      <w:pPr>
        <w:rPr>
          <w:rFonts w:ascii="宋体" w:eastAsia="宋体" w:hAnsi="宋体"/>
        </w:rPr>
      </w:pPr>
      <w:r w:rsidRPr="000665B4">
        <w:rPr>
          <w:rFonts w:ascii="宋体" w:eastAsia="宋体" w:hAnsi="宋体"/>
        </w:rPr>
        <w:t xml:space="preserve">        return ans;</w:t>
      </w:r>
    </w:p>
    <w:p w:rsidR="008C42CB" w:rsidRPr="000665B4" w:rsidRDefault="008C42CB" w:rsidP="008C42CB">
      <w:pPr>
        <w:rPr>
          <w:rFonts w:ascii="宋体" w:eastAsia="宋体" w:hAnsi="宋体"/>
        </w:rPr>
      </w:pPr>
      <w:r w:rsidRPr="000665B4">
        <w:rPr>
          <w:rFonts w:ascii="宋体" w:eastAsia="宋体" w:hAnsi="宋体"/>
        </w:rPr>
        <w:t xml:space="preserve">    }</w:t>
      </w:r>
    </w:p>
    <w:p w:rsidR="008C42CB" w:rsidRPr="000665B4" w:rsidRDefault="008C42CB" w:rsidP="008C42CB">
      <w:pPr>
        <w:rPr>
          <w:rFonts w:ascii="宋体" w:eastAsia="宋体" w:hAnsi="宋体"/>
        </w:rPr>
      </w:pPr>
      <w:r w:rsidRPr="000665B4">
        <w:rPr>
          <w:rFonts w:ascii="宋体" w:eastAsia="宋体" w:hAnsi="宋体"/>
        </w:rPr>
        <w:t xml:space="preserve">    ll base=a,ans=1;</w:t>
      </w:r>
    </w:p>
    <w:p w:rsidR="008C42CB" w:rsidRPr="000665B4" w:rsidRDefault="008C42CB" w:rsidP="008C42CB">
      <w:pPr>
        <w:rPr>
          <w:rFonts w:ascii="宋体" w:eastAsia="宋体" w:hAnsi="宋体"/>
        </w:rPr>
      </w:pPr>
      <w:r w:rsidRPr="000665B4">
        <w:rPr>
          <w:rFonts w:ascii="宋体" w:eastAsia="宋体" w:hAnsi="宋体"/>
        </w:rPr>
        <w:t xml:space="preserve">    while(b){</w:t>
      </w:r>
    </w:p>
    <w:p w:rsidR="008C42CB" w:rsidRPr="000665B4" w:rsidRDefault="008C42CB" w:rsidP="008C42CB">
      <w:pPr>
        <w:rPr>
          <w:rFonts w:ascii="宋体" w:eastAsia="宋体" w:hAnsi="宋体"/>
        </w:rPr>
      </w:pPr>
      <w:r w:rsidRPr="000665B4">
        <w:rPr>
          <w:rFonts w:ascii="宋体" w:eastAsia="宋体" w:hAnsi="宋体"/>
        </w:rPr>
        <w:t xml:space="preserve">        if(b&amp;1) ans*=base;</w:t>
      </w:r>
    </w:p>
    <w:p w:rsidR="008C42CB" w:rsidRPr="000665B4" w:rsidRDefault="008C42CB" w:rsidP="008C42CB">
      <w:pPr>
        <w:rPr>
          <w:rFonts w:ascii="宋体" w:eastAsia="宋体" w:hAnsi="宋体"/>
        </w:rPr>
      </w:pPr>
      <w:r w:rsidRPr="000665B4">
        <w:rPr>
          <w:rFonts w:ascii="宋体" w:eastAsia="宋体" w:hAnsi="宋体"/>
        </w:rPr>
        <w:t xml:space="preserve">        b&gt;&gt;=1;</w:t>
      </w:r>
    </w:p>
    <w:p w:rsidR="008C42CB" w:rsidRPr="000665B4" w:rsidRDefault="008C42CB" w:rsidP="008C42CB">
      <w:pPr>
        <w:rPr>
          <w:rFonts w:ascii="宋体" w:eastAsia="宋体" w:hAnsi="宋体"/>
        </w:rPr>
      </w:pPr>
      <w:r w:rsidRPr="000665B4">
        <w:rPr>
          <w:rFonts w:ascii="宋体" w:eastAsia="宋体" w:hAnsi="宋体"/>
        </w:rPr>
        <w:t xml:space="preserve">        base*=base;</w:t>
      </w:r>
    </w:p>
    <w:p w:rsidR="008C42CB" w:rsidRPr="000665B4" w:rsidRDefault="008C42CB" w:rsidP="008C42CB">
      <w:pPr>
        <w:rPr>
          <w:rFonts w:ascii="宋体" w:eastAsia="宋体" w:hAnsi="宋体"/>
        </w:rPr>
      </w:pPr>
      <w:r w:rsidRPr="000665B4">
        <w:rPr>
          <w:rFonts w:ascii="宋体" w:eastAsia="宋体" w:hAnsi="宋体"/>
        </w:rPr>
        <w:t xml:space="preserve">    }</w:t>
      </w:r>
    </w:p>
    <w:p w:rsidR="008C42CB" w:rsidRPr="000665B4" w:rsidRDefault="008C42CB" w:rsidP="008C42CB">
      <w:pPr>
        <w:rPr>
          <w:rFonts w:ascii="宋体" w:eastAsia="宋体" w:hAnsi="宋体"/>
        </w:rPr>
      </w:pPr>
      <w:r w:rsidRPr="000665B4">
        <w:rPr>
          <w:rFonts w:ascii="宋体" w:eastAsia="宋体" w:hAnsi="宋体"/>
        </w:rPr>
        <w:t xml:space="preserve">    return ans;</w:t>
      </w:r>
    </w:p>
    <w:p w:rsidR="008C42CB" w:rsidRPr="000665B4" w:rsidRDefault="008C42CB" w:rsidP="008C42CB">
      <w:pPr>
        <w:rPr>
          <w:rFonts w:ascii="宋体" w:eastAsia="宋体" w:hAnsi="宋体"/>
        </w:rPr>
      </w:pPr>
    </w:p>
    <w:p w:rsidR="008C42CB" w:rsidRPr="000665B4" w:rsidRDefault="008C42CB" w:rsidP="008C42CB">
      <w:pPr>
        <w:rPr>
          <w:rFonts w:ascii="宋体" w:eastAsia="宋体" w:hAnsi="宋体"/>
        </w:rPr>
      </w:pPr>
      <w:r w:rsidRPr="000665B4">
        <w:rPr>
          <w:rFonts w:ascii="宋体" w:eastAsia="宋体" w:hAnsi="宋体"/>
        </w:rPr>
        <w:t>}</w:t>
      </w:r>
    </w:p>
    <w:p w:rsidR="008C42CB" w:rsidRPr="000665B4" w:rsidRDefault="008C42CB" w:rsidP="008C42CB">
      <w:pPr>
        <w:rPr>
          <w:rFonts w:ascii="宋体" w:eastAsia="宋体" w:hAnsi="宋体"/>
        </w:rPr>
      </w:pPr>
    </w:p>
    <w:p w:rsidR="008C42CB" w:rsidRPr="000665B4" w:rsidRDefault="008C42CB" w:rsidP="008C42CB">
      <w:pPr>
        <w:rPr>
          <w:rFonts w:ascii="宋体" w:eastAsia="宋体" w:hAnsi="宋体"/>
        </w:rPr>
      </w:pPr>
      <w:r w:rsidRPr="000665B4">
        <w:rPr>
          <w:rFonts w:ascii="宋体" w:eastAsia="宋体" w:hAnsi="宋体"/>
        </w:rPr>
        <w:t>ll f(ll n){</w:t>
      </w:r>
    </w:p>
    <w:p w:rsidR="008C42CB" w:rsidRPr="000665B4" w:rsidRDefault="008C42CB" w:rsidP="008C42CB">
      <w:pPr>
        <w:rPr>
          <w:rFonts w:ascii="宋体" w:eastAsia="宋体" w:hAnsi="宋体"/>
        </w:rPr>
      </w:pPr>
      <w:r w:rsidRPr="000665B4">
        <w:rPr>
          <w:rFonts w:ascii="宋体" w:eastAsia="宋体" w:hAnsi="宋体"/>
        </w:rPr>
        <w:t xml:space="preserve">    if(n==1) return 4;</w:t>
      </w:r>
    </w:p>
    <w:p w:rsidR="008C42CB" w:rsidRPr="000665B4" w:rsidRDefault="008C42CB" w:rsidP="008C42CB">
      <w:pPr>
        <w:rPr>
          <w:rFonts w:ascii="宋体" w:eastAsia="宋体" w:hAnsi="宋体"/>
        </w:rPr>
      </w:pPr>
      <w:r w:rsidRPr="000665B4">
        <w:rPr>
          <w:rFonts w:ascii="宋体" w:eastAsia="宋体" w:hAnsi="宋体"/>
        </w:rPr>
        <w:t xml:space="preserve">    return (3*fast_pow(2,2*(n-1),MODN,true))%MODN+((n+1)*fast_pow(2,n-2,MODN,true))%MODN;</w:t>
      </w:r>
    </w:p>
    <w:p w:rsidR="008C42CB" w:rsidRPr="000665B4" w:rsidRDefault="008C42CB" w:rsidP="008C42CB">
      <w:pPr>
        <w:rPr>
          <w:rFonts w:ascii="宋体" w:eastAsia="宋体" w:hAnsi="宋体"/>
        </w:rPr>
      </w:pPr>
      <w:r w:rsidRPr="000665B4">
        <w:rPr>
          <w:rFonts w:ascii="宋体" w:eastAsia="宋体" w:hAnsi="宋体"/>
        </w:rPr>
        <w:t>}</w:t>
      </w:r>
    </w:p>
    <w:p w:rsidR="008C42CB" w:rsidRPr="000665B4" w:rsidRDefault="008C42CB" w:rsidP="008C42CB">
      <w:pPr>
        <w:rPr>
          <w:rFonts w:ascii="宋体" w:eastAsia="宋体" w:hAnsi="宋体"/>
        </w:rPr>
      </w:pPr>
    </w:p>
    <w:p w:rsidR="008C42CB" w:rsidRPr="000665B4" w:rsidRDefault="008C42CB" w:rsidP="008C42CB">
      <w:pPr>
        <w:rPr>
          <w:rFonts w:ascii="宋体" w:eastAsia="宋体" w:hAnsi="宋体"/>
        </w:rPr>
      </w:pPr>
      <w:r w:rsidRPr="000665B4">
        <w:rPr>
          <w:rFonts w:ascii="宋体" w:eastAsia="宋体" w:hAnsi="宋体"/>
        </w:rPr>
        <w:lastRenderedPageBreak/>
        <w:t>ll s[MAXN]={1,2};</w:t>
      </w:r>
    </w:p>
    <w:p w:rsidR="008C42CB" w:rsidRPr="000665B4" w:rsidRDefault="008C42CB" w:rsidP="008C42CB">
      <w:pPr>
        <w:rPr>
          <w:rFonts w:ascii="宋体" w:eastAsia="宋体" w:hAnsi="宋体"/>
        </w:rPr>
      </w:pPr>
      <w:r w:rsidRPr="000665B4">
        <w:rPr>
          <w:rFonts w:ascii="宋体" w:eastAsia="宋体" w:hAnsi="宋体"/>
        </w:rPr>
        <w:t>int main(){</w:t>
      </w:r>
    </w:p>
    <w:p w:rsidR="008C42CB" w:rsidRPr="000665B4" w:rsidRDefault="008C42CB" w:rsidP="008C42CB">
      <w:pPr>
        <w:rPr>
          <w:rFonts w:ascii="宋体" w:eastAsia="宋体" w:hAnsi="宋体"/>
        </w:rPr>
      </w:pPr>
      <w:r w:rsidRPr="000665B4">
        <w:rPr>
          <w:rFonts w:ascii="宋体" w:eastAsia="宋体" w:hAnsi="宋体"/>
        </w:rPr>
        <w:t xml:space="preserve">    for (int i=2;i&lt;=70;i++){</w:t>
      </w:r>
    </w:p>
    <w:p w:rsidR="008C42CB" w:rsidRPr="000665B4" w:rsidRDefault="008C42CB" w:rsidP="008C42CB">
      <w:pPr>
        <w:rPr>
          <w:rFonts w:ascii="宋体" w:eastAsia="宋体" w:hAnsi="宋体"/>
        </w:rPr>
      </w:pPr>
      <w:r w:rsidRPr="000665B4">
        <w:rPr>
          <w:rFonts w:ascii="宋体" w:eastAsia="宋体" w:hAnsi="宋体"/>
        </w:rPr>
        <w:t xml:space="preserve">        s[i]=(s[i-1]+f(i-1)%MODN)%MODN;</w:t>
      </w:r>
    </w:p>
    <w:p w:rsidR="008C42CB" w:rsidRPr="000665B4" w:rsidRDefault="008C42CB" w:rsidP="008C42CB">
      <w:pPr>
        <w:rPr>
          <w:rFonts w:ascii="宋体" w:eastAsia="宋体" w:hAnsi="宋体"/>
        </w:rPr>
      </w:pPr>
      <w:r w:rsidRPr="000665B4">
        <w:rPr>
          <w:rFonts w:ascii="宋体" w:eastAsia="宋体" w:hAnsi="宋体"/>
        </w:rPr>
        <w:t xml:space="preserve">    }</w:t>
      </w:r>
    </w:p>
    <w:p w:rsidR="008C42CB" w:rsidRPr="000665B4" w:rsidRDefault="008C42CB" w:rsidP="008C42CB">
      <w:pPr>
        <w:rPr>
          <w:rFonts w:ascii="宋体" w:eastAsia="宋体" w:hAnsi="宋体"/>
        </w:rPr>
      </w:pPr>
      <w:r w:rsidRPr="000665B4">
        <w:rPr>
          <w:rFonts w:ascii="宋体" w:eastAsia="宋体" w:hAnsi="宋体"/>
        </w:rPr>
        <w:t xml:space="preserve">    int t;</w:t>
      </w:r>
    </w:p>
    <w:p w:rsidR="008C42CB" w:rsidRPr="000665B4" w:rsidRDefault="008C42CB" w:rsidP="008C42CB">
      <w:pPr>
        <w:rPr>
          <w:rFonts w:ascii="宋体" w:eastAsia="宋体" w:hAnsi="宋体"/>
        </w:rPr>
      </w:pPr>
      <w:r w:rsidRPr="000665B4">
        <w:rPr>
          <w:rFonts w:ascii="宋体" w:eastAsia="宋体" w:hAnsi="宋体"/>
        </w:rPr>
        <w:t xml:space="preserve">    cin&gt;&gt;t;</w:t>
      </w:r>
    </w:p>
    <w:p w:rsidR="008C42CB" w:rsidRPr="000665B4" w:rsidRDefault="008C42CB" w:rsidP="008C42CB">
      <w:pPr>
        <w:rPr>
          <w:rFonts w:ascii="宋体" w:eastAsia="宋体" w:hAnsi="宋体"/>
        </w:rPr>
      </w:pPr>
      <w:r w:rsidRPr="000665B4">
        <w:rPr>
          <w:rFonts w:ascii="宋体" w:eastAsia="宋体" w:hAnsi="宋体"/>
        </w:rPr>
        <w:t xml:space="preserve">    while(t--){</w:t>
      </w:r>
    </w:p>
    <w:p w:rsidR="008C42CB" w:rsidRPr="000665B4" w:rsidRDefault="008C42CB" w:rsidP="008C42CB">
      <w:pPr>
        <w:rPr>
          <w:rFonts w:ascii="宋体" w:eastAsia="宋体" w:hAnsi="宋体"/>
        </w:rPr>
      </w:pPr>
      <w:r w:rsidRPr="000665B4">
        <w:rPr>
          <w:rFonts w:ascii="宋体" w:eastAsia="宋体" w:hAnsi="宋体"/>
        </w:rPr>
        <w:t xml:space="preserve">        ll n;</w:t>
      </w:r>
    </w:p>
    <w:p w:rsidR="008C42CB" w:rsidRPr="000665B4" w:rsidRDefault="008C42CB" w:rsidP="008C42CB">
      <w:pPr>
        <w:rPr>
          <w:rFonts w:ascii="宋体" w:eastAsia="宋体" w:hAnsi="宋体"/>
        </w:rPr>
      </w:pPr>
      <w:r w:rsidRPr="000665B4">
        <w:rPr>
          <w:rFonts w:ascii="宋体" w:eastAsia="宋体" w:hAnsi="宋体"/>
        </w:rPr>
        <w:t xml:space="preserve">        cin&gt;&gt;n;</w:t>
      </w:r>
    </w:p>
    <w:p w:rsidR="008C42CB" w:rsidRPr="000665B4" w:rsidRDefault="008C42CB" w:rsidP="008C42CB">
      <w:pPr>
        <w:rPr>
          <w:rFonts w:ascii="宋体" w:eastAsia="宋体" w:hAnsi="宋体"/>
        </w:rPr>
      </w:pPr>
      <w:r w:rsidRPr="000665B4">
        <w:rPr>
          <w:rFonts w:ascii="宋体" w:eastAsia="宋体" w:hAnsi="宋体"/>
        </w:rPr>
        <w:t xml:space="preserve">        if(n==1){</w:t>
      </w:r>
    </w:p>
    <w:p w:rsidR="008C42CB" w:rsidRPr="000665B4" w:rsidRDefault="008C42CB" w:rsidP="008C42CB">
      <w:pPr>
        <w:rPr>
          <w:rFonts w:ascii="宋体" w:eastAsia="宋体" w:hAnsi="宋体"/>
        </w:rPr>
      </w:pPr>
      <w:r w:rsidRPr="000665B4">
        <w:rPr>
          <w:rFonts w:ascii="宋体" w:eastAsia="宋体" w:hAnsi="宋体"/>
        </w:rPr>
        <w:t xml:space="preserve">            cout&lt;&lt;1&lt;&lt;endl;</w:t>
      </w:r>
    </w:p>
    <w:p w:rsidR="008C42CB" w:rsidRPr="000665B4" w:rsidRDefault="008C42CB" w:rsidP="008C42CB">
      <w:pPr>
        <w:rPr>
          <w:rFonts w:ascii="宋体" w:eastAsia="宋体" w:hAnsi="宋体"/>
        </w:rPr>
      </w:pPr>
      <w:r w:rsidRPr="000665B4">
        <w:rPr>
          <w:rFonts w:ascii="宋体" w:eastAsia="宋体" w:hAnsi="宋体"/>
        </w:rPr>
        <w:t xml:space="preserve">            continue;</w:t>
      </w:r>
    </w:p>
    <w:p w:rsidR="008C42CB" w:rsidRPr="000665B4" w:rsidRDefault="008C42CB" w:rsidP="008C42CB">
      <w:pPr>
        <w:rPr>
          <w:rFonts w:ascii="宋体" w:eastAsia="宋体" w:hAnsi="宋体"/>
        </w:rPr>
      </w:pPr>
      <w:r w:rsidRPr="000665B4">
        <w:rPr>
          <w:rFonts w:ascii="宋体" w:eastAsia="宋体" w:hAnsi="宋体"/>
        </w:rPr>
        <w:t xml:space="preserve">        }</w:t>
      </w:r>
    </w:p>
    <w:p w:rsidR="008C42CB" w:rsidRPr="000665B4" w:rsidRDefault="008C42CB" w:rsidP="008C42CB">
      <w:pPr>
        <w:rPr>
          <w:rFonts w:ascii="宋体" w:eastAsia="宋体" w:hAnsi="宋体"/>
        </w:rPr>
      </w:pPr>
      <w:r w:rsidRPr="000665B4">
        <w:rPr>
          <w:rFonts w:ascii="宋体" w:eastAsia="宋体" w:hAnsi="宋体"/>
        </w:rPr>
        <w:t xml:space="preserve">        int cnt=0;</w:t>
      </w:r>
    </w:p>
    <w:p w:rsidR="008C42CB" w:rsidRPr="000665B4" w:rsidRDefault="008C42CB" w:rsidP="008C42CB">
      <w:pPr>
        <w:rPr>
          <w:rFonts w:ascii="宋体" w:eastAsia="宋体" w:hAnsi="宋体"/>
        </w:rPr>
      </w:pPr>
      <w:r w:rsidRPr="000665B4">
        <w:rPr>
          <w:rFonts w:ascii="宋体" w:eastAsia="宋体" w:hAnsi="宋体"/>
        </w:rPr>
        <w:t xml:space="preserve">        while(fast_pow(2,cnt,MODN,false)&lt;=n) cnt++;</w:t>
      </w:r>
    </w:p>
    <w:p w:rsidR="008C42CB" w:rsidRPr="000665B4" w:rsidRDefault="008C42CB" w:rsidP="008C42CB">
      <w:pPr>
        <w:rPr>
          <w:rFonts w:ascii="宋体" w:eastAsia="宋体" w:hAnsi="宋体"/>
        </w:rPr>
      </w:pPr>
      <w:r w:rsidRPr="000665B4">
        <w:rPr>
          <w:rFonts w:ascii="宋体" w:eastAsia="宋体" w:hAnsi="宋体"/>
        </w:rPr>
        <w:t xml:space="preserve">        cnt--;</w:t>
      </w:r>
    </w:p>
    <w:p w:rsidR="008C42CB" w:rsidRPr="000665B4" w:rsidRDefault="008C42CB" w:rsidP="008C42CB">
      <w:pPr>
        <w:rPr>
          <w:rFonts w:ascii="宋体" w:eastAsia="宋体" w:hAnsi="宋体"/>
        </w:rPr>
      </w:pPr>
      <w:r w:rsidRPr="000665B4">
        <w:rPr>
          <w:rFonts w:ascii="宋体" w:eastAsia="宋体" w:hAnsi="宋体"/>
        </w:rPr>
        <w:t xml:space="preserve">        ll ans=s[cnt];</w:t>
      </w:r>
    </w:p>
    <w:p w:rsidR="008C42CB" w:rsidRPr="000665B4" w:rsidRDefault="008C42CB" w:rsidP="008C42CB">
      <w:pPr>
        <w:rPr>
          <w:rFonts w:ascii="宋体" w:eastAsia="宋体" w:hAnsi="宋体"/>
        </w:rPr>
      </w:pPr>
      <w:r w:rsidRPr="000665B4">
        <w:rPr>
          <w:rFonts w:ascii="宋体" w:eastAsia="宋体" w:hAnsi="宋体"/>
        </w:rPr>
        <w:t xml:space="preserve">        n=n-fast_pow(2,cnt,MODN,false);</w:t>
      </w:r>
    </w:p>
    <w:p w:rsidR="008C42CB" w:rsidRPr="000665B4" w:rsidRDefault="008C42CB" w:rsidP="008C42CB">
      <w:pPr>
        <w:rPr>
          <w:rFonts w:ascii="宋体" w:eastAsia="宋体" w:hAnsi="宋体"/>
        </w:rPr>
      </w:pPr>
      <w:r w:rsidRPr="000665B4">
        <w:rPr>
          <w:rFonts w:ascii="宋体" w:eastAsia="宋体" w:hAnsi="宋体"/>
        </w:rPr>
        <w:t xml:space="preserve">        while(n){</w:t>
      </w:r>
    </w:p>
    <w:p w:rsidR="008C42CB" w:rsidRPr="000665B4" w:rsidRDefault="008C42CB" w:rsidP="008C42CB">
      <w:pPr>
        <w:rPr>
          <w:rFonts w:ascii="宋体" w:eastAsia="宋体" w:hAnsi="宋体"/>
        </w:rPr>
      </w:pPr>
      <w:r w:rsidRPr="000665B4">
        <w:rPr>
          <w:rFonts w:ascii="宋体" w:eastAsia="宋体" w:hAnsi="宋体"/>
        </w:rPr>
        <w:t xml:space="preserve">            n++;</w:t>
      </w:r>
    </w:p>
    <w:p w:rsidR="008C42CB" w:rsidRPr="000665B4" w:rsidRDefault="008C42CB" w:rsidP="008C42CB">
      <w:pPr>
        <w:rPr>
          <w:rFonts w:ascii="宋体" w:eastAsia="宋体" w:hAnsi="宋体"/>
        </w:rPr>
      </w:pPr>
      <w:r w:rsidRPr="000665B4">
        <w:rPr>
          <w:rFonts w:ascii="宋体" w:eastAsia="宋体" w:hAnsi="宋体"/>
        </w:rPr>
        <w:t xml:space="preserve">            ll add=(fast_pow(2,cnt-1,MODN,false))%MODN;</w:t>
      </w:r>
    </w:p>
    <w:p w:rsidR="008C42CB" w:rsidRPr="000665B4" w:rsidRDefault="008C42CB" w:rsidP="008C42CB">
      <w:pPr>
        <w:rPr>
          <w:rFonts w:ascii="宋体" w:eastAsia="宋体" w:hAnsi="宋体"/>
        </w:rPr>
      </w:pPr>
      <w:r w:rsidRPr="000665B4">
        <w:rPr>
          <w:rFonts w:ascii="宋体" w:eastAsia="宋体" w:hAnsi="宋体"/>
        </w:rPr>
        <w:t xml:space="preserve">            ans=(ans+((add*((n-1)%MODN))%MODN))%MODN;</w:t>
      </w:r>
    </w:p>
    <w:p w:rsidR="008C42CB" w:rsidRPr="000665B4" w:rsidRDefault="008C42CB" w:rsidP="008C42CB">
      <w:pPr>
        <w:rPr>
          <w:rFonts w:ascii="宋体" w:eastAsia="宋体" w:hAnsi="宋体"/>
        </w:rPr>
      </w:pPr>
      <w:r w:rsidRPr="000665B4">
        <w:rPr>
          <w:rFonts w:ascii="宋体" w:eastAsia="宋体" w:hAnsi="宋体"/>
        </w:rPr>
        <w:t xml:space="preserve">            while(fast_pow(2,cnt,MODN,false)&gt;n) cnt--;</w:t>
      </w:r>
    </w:p>
    <w:p w:rsidR="008C42CB" w:rsidRPr="000665B4" w:rsidRDefault="008C42CB" w:rsidP="008C42CB">
      <w:pPr>
        <w:rPr>
          <w:rFonts w:ascii="宋体" w:eastAsia="宋体" w:hAnsi="宋体"/>
        </w:rPr>
      </w:pPr>
      <w:r w:rsidRPr="000665B4">
        <w:rPr>
          <w:rFonts w:ascii="宋体" w:eastAsia="宋体" w:hAnsi="宋体"/>
        </w:rPr>
        <w:t xml:space="preserve">            ans=((ans+s[cnt])%MODN+MODN-1)%MODN;</w:t>
      </w:r>
    </w:p>
    <w:p w:rsidR="008C42CB" w:rsidRPr="000665B4" w:rsidRDefault="008C42CB" w:rsidP="008C42CB">
      <w:pPr>
        <w:rPr>
          <w:rFonts w:ascii="宋体" w:eastAsia="宋体" w:hAnsi="宋体"/>
        </w:rPr>
      </w:pPr>
      <w:r w:rsidRPr="000665B4">
        <w:rPr>
          <w:rFonts w:ascii="宋体" w:eastAsia="宋体" w:hAnsi="宋体"/>
        </w:rPr>
        <w:t xml:space="preserve">            n=n-fast_pow(2,cnt,MODN,false);</w:t>
      </w:r>
    </w:p>
    <w:p w:rsidR="008C42CB" w:rsidRPr="000665B4" w:rsidRDefault="008C42CB" w:rsidP="008C42CB">
      <w:pPr>
        <w:rPr>
          <w:rFonts w:ascii="宋体" w:eastAsia="宋体" w:hAnsi="宋体"/>
        </w:rPr>
      </w:pPr>
      <w:r w:rsidRPr="000665B4">
        <w:rPr>
          <w:rFonts w:ascii="宋体" w:eastAsia="宋体" w:hAnsi="宋体"/>
        </w:rPr>
        <w:t xml:space="preserve">        }</w:t>
      </w:r>
    </w:p>
    <w:p w:rsidR="008C42CB" w:rsidRPr="000665B4" w:rsidRDefault="008C42CB" w:rsidP="008C42CB">
      <w:pPr>
        <w:rPr>
          <w:rFonts w:ascii="宋体" w:eastAsia="宋体" w:hAnsi="宋体"/>
        </w:rPr>
      </w:pPr>
      <w:r w:rsidRPr="000665B4">
        <w:rPr>
          <w:rFonts w:ascii="宋体" w:eastAsia="宋体" w:hAnsi="宋体"/>
        </w:rPr>
        <w:t xml:space="preserve">        cout&lt;&lt;ans&lt;&lt;endl;</w:t>
      </w:r>
    </w:p>
    <w:p w:rsidR="008C42CB" w:rsidRPr="000665B4" w:rsidRDefault="008C42CB" w:rsidP="008C42CB">
      <w:pPr>
        <w:rPr>
          <w:rFonts w:ascii="宋体" w:eastAsia="宋体" w:hAnsi="宋体"/>
        </w:rPr>
      </w:pPr>
      <w:r w:rsidRPr="000665B4">
        <w:rPr>
          <w:rFonts w:ascii="宋体" w:eastAsia="宋体" w:hAnsi="宋体"/>
        </w:rPr>
        <w:t xml:space="preserve">    }</w:t>
      </w:r>
    </w:p>
    <w:p w:rsidR="008C42CB" w:rsidRPr="000665B4" w:rsidRDefault="008C42CB" w:rsidP="008C42CB">
      <w:pPr>
        <w:rPr>
          <w:rFonts w:ascii="宋体" w:eastAsia="宋体" w:hAnsi="宋体"/>
        </w:rPr>
      </w:pPr>
      <w:r w:rsidRPr="000665B4">
        <w:rPr>
          <w:rFonts w:ascii="宋体" w:eastAsia="宋体" w:hAnsi="宋体"/>
        </w:rPr>
        <w:t xml:space="preserve">    return 0;</w:t>
      </w:r>
    </w:p>
    <w:p w:rsidR="008C42CB" w:rsidRPr="000665B4" w:rsidRDefault="008C42CB" w:rsidP="008C42CB">
      <w:pPr>
        <w:rPr>
          <w:rFonts w:ascii="宋体" w:eastAsia="宋体" w:hAnsi="宋体"/>
        </w:rPr>
      </w:pPr>
      <w:r w:rsidRPr="000665B4">
        <w:rPr>
          <w:rFonts w:ascii="宋体" w:eastAsia="宋体" w:hAnsi="宋体"/>
        </w:rPr>
        <w:t>}</w:t>
      </w:r>
    </w:p>
    <w:p w:rsidR="00353E8D" w:rsidRPr="000665B4" w:rsidRDefault="00353E8D" w:rsidP="00353E8D">
      <w:pPr>
        <w:pStyle w:val="3"/>
        <w:rPr>
          <w:rFonts w:ascii="宋体" w:eastAsia="宋体" w:hAnsi="宋体"/>
          <w:b w:val="0"/>
        </w:rPr>
      </w:pPr>
      <w:bookmarkStart w:id="250" w:name="_Toc524383151"/>
      <w:r w:rsidRPr="000665B4">
        <w:rPr>
          <w:rFonts w:ascii="宋体" w:eastAsia="宋体" w:hAnsi="宋体" w:hint="eastAsia"/>
          <w:b w:val="0"/>
        </w:rPr>
        <w:t>√-EOJ-</w:t>
      </w:r>
      <w:r w:rsidRPr="000665B4">
        <w:rPr>
          <w:rFonts w:ascii="宋体" w:eastAsia="宋体" w:hAnsi="宋体"/>
          <w:b w:val="0"/>
        </w:rPr>
        <w:t>110</w:t>
      </w:r>
      <w:r w:rsidRPr="000665B4">
        <w:rPr>
          <w:rFonts w:ascii="宋体" w:eastAsia="宋体" w:hAnsi="宋体" w:hint="eastAsia"/>
          <w:b w:val="0"/>
        </w:rPr>
        <w:t>-</w:t>
      </w:r>
      <w:r w:rsidRPr="000665B4">
        <w:rPr>
          <w:rFonts w:ascii="宋体" w:eastAsia="宋体" w:hAnsi="宋体"/>
          <w:b w:val="0"/>
        </w:rPr>
        <w:t>2018</w:t>
      </w:r>
      <w:r w:rsidRPr="000665B4">
        <w:rPr>
          <w:rFonts w:ascii="宋体" w:eastAsia="宋体" w:hAnsi="宋体" w:hint="eastAsia"/>
          <w:b w:val="0"/>
        </w:rPr>
        <w:t>月赛7-数蝌蚪-签到题</w:t>
      </w:r>
      <w:bookmarkEnd w:id="250"/>
      <w:r w:rsidRPr="000665B4">
        <w:rPr>
          <w:rFonts w:ascii="宋体" w:eastAsia="宋体" w:hAnsi="宋体"/>
          <w:b w:val="0"/>
        </w:rPr>
        <w:fldChar w:fldCharType="begin"/>
      </w:r>
      <w:r w:rsidRPr="000665B4">
        <w:rPr>
          <w:rFonts w:ascii="宋体" w:eastAsia="宋体" w:hAnsi="宋体"/>
        </w:rPr>
        <w:instrText xml:space="preserve"> XE "</w:instrText>
      </w:r>
      <w:r w:rsidRPr="000665B4">
        <w:rPr>
          <w:rFonts w:ascii="宋体" w:eastAsia="宋体" w:hAnsi="宋体" w:hint="eastAsia"/>
          <w:b w:val="0"/>
        </w:rPr>
        <w:instrText>√-EOJ-</w:instrText>
      </w:r>
      <w:r w:rsidRPr="000665B4">
        <w:rPr>
          <w:rFonts w:ascii="宋体" w:eastAsia="宋体" w:hAnsi="宋体"/>
          <w:b w:val="0"/>
        </w:rPr>
        <w:instrText>110</w:instrText>
      </w:r>
      <w:r w:rsidRPr="000665B4">
        <w:rPr>
          <w:rFonts w:ascii="宋体" w:eastAsia="宋体" w:hAnsi="宋体" w:hint="eastAsia"/>
          <w:b w:val="0"/>
        </w:rPr>
        <w:instrText>-</w:instrText>
      </w:r>
      <w:r w:rsidRPr="000665B4">
        <w:rPr>
          <w:rFonts w:ascii="宋体" w:eastAsia="宋体" w:hAnsi="宋体"/>
          <w:b w:val="0"/>
        </w:rPr>
        <w:instrText>2018</w:instrText>
      </w:r>
      <w:r w:rsidRPr="000665B4">
        <w:rPr>
          <w:rFonts w:ascii="宋体" w:eastAsia="宋体" w:hAnsi="宋体" w:hint="eastAsia"/>
          <w:b w:val="0"/>
        </w:rPr>
        <w:instrText>月赛7-数蝌蚪-签到题</w:instrText>
      </w:r>
      <w:r w:rsidRPr="000665B4">
        <w:rPr>
          <w:rFonts w:ascii="宋体" w:eastAsia="宋体" w:hAnsi="宋体"/>
          <w:b w:val="0"/>
        </w:rPr>
        <w:instrText>:</w:instrText>
      </w:r>
      <w:r w:rsidRPr="000665B4">
        <w:rPr>
          <w:rFonts w:ascii="宋体" w:eastAsia="宋体" w:hAnsi="宋体" w:hint="eastAsia"/>
        </w:rPr>
        <w:instrText>1</w:instrText>
      </w:r>
      <w:r w:rsidRPr="000665B4">
        <w:rPr>
          <w:rFonts w:ascii="宋体" w:eastAsia="宋体" w:hAnsi="宋体"/>
        </w:rPr>
        <w:instrText xml:space="preserve">10" \y "EOJ:110" </w:instrText>
      </w:r>
      <w:r w:rsidRPr="000665B4">
        <w:rPr>
          <w:rFonts w:ascii="宋体" w:eastAsia="宋体" w:hAnsi="宋体"/>
          <w:b w:val="0"/>
        </w:rPr>
        <w:fldChar w:fldCharType="end"/>
      </w:r>
    </w:p>
    <w:p w:rsidR="00353E8D" w:rsidRPr="000665B4" w:rsidRDefault="00353E8D" w:rsidP="00353E8D">
      <w:pPr>
        <w:rPr>
          <w:rFonts w:ascii="宋体" w:eastAsia="宋体" w:hAnsi="宋体"/>
        </w:rPr>
      </w:pPr>
      <w:r w:rsidRPr="000665B4">
        <w:rPr>
          <w:rFonts w:ascii="宋体" w:eastAsia="宋体" w:hAnsi="宋体" w:hint="eastAsia"/>
        </w:rPr>
        <w:t>【题意】n个数，要求变为公差为k的等差数列（均要为正），对每个数可以加1或减1算1次操作，求最小操作数</w:t>
      </w:r>
    </w:p>
    <w:p w:rsidR="00353E8D" w:rsidRPr="000665B4" w:rsidRDefault="00353E8D" w:rsidP="00353E8D">
      <w:pPr>
        <w:rPr>
          <w:rFonts w:ascii="宋体" w:eastAsia="宋体" w:hAnsi="宋体"/>
        </w:rPr>
      </w:pPr>
      <w:r w:rsidRPr="000665B4">
        <w:rPr>
          <w:rFonts w:ascii="宋体" w:eastAsia="宋体" w:hAnsi="宋体" w:hint="eastAsia"/>
        </w:rPr>
        <w:t>【题解】</w:t>
      </w:r>
    </w:p>
    <w:p w:rsidR="00353E8D" w:rsidRPr="000665B4" w:rsidRDefault="00353E8D" w:rsidP="00353E8D">
      <w:pPr>
        <w:rPr>
          <w:rFonts w:ascii="宋体" w:eastAsia="宋体" w:hAnsi="宋体"/>
        </w:rPr>
      </w:pPr>
      <w:r w:rsidRPr="000665B4">
        <w:rPr>
          <w:rFonts w:ascii="宋体" w:eastAsia="宋体" w:hAnsi="宋体" w:hint="eastAsia"/>
        </w:rPr>
        <w:t>【代码】</w:t>
      </w:r>
    </w:p>
    <w:p w:rsidR="00353E8D" w:rsidRPr="000665B4" w:rsidRDefault="00353E8D" w:rsidP="00353E8D">
      <w:pPr>
        <w:rPr>
          <w:rFonts w:ascii="宋体" w:eastAsia="宋体" w:hAnsi="宋体"/>
        </w:rPr>
      </w:pPr>
      <w:r w:rsidRPr="000665B4">
        <w:rPr>
          <w:rFonts w:ascii="宋体" w:eastAsia="宋体" w:hAnsi="宋体"/>
        </w:rPr>
        <w:t>#include &lt;bits/stdc++.h&gt;</w:t>
      </w:r>
    </w:p>
    <w:p w:rsidR="00353E8D" w:rsidRPr="000665B4" w:rsidRDefault="00353E8D" w:rsidP="00353E8D">
      <w:pPr>
        <w:rPr>
          <w:rFonts w:ascii="宋体" w:eastAsia="宋体" w:hAnsi="宋体"/>
        </w:rPr>
      </w:pPr>
      <w:r w:rsidRPr="000665B4">
        <w:rPr>
          <w:rFonts w:ascii="宋体" w:eastAsia="宋体" w:hAnsi="宋体"/>
        </w:rPr>
        <w:t>#define ll long long</w:t>
      </w:r>
    </w:p>
    <w:p w:rsidR="00353E8D" w:rsidRPr="000665B4" w:rsidRDefault="00353E8D" w:rsidP="00353E8D">
      <w:pPr>
        <w:rPr>
          <w:rFonts w:ascii="宋体" w:eastAsia="宋体" w:hAnsi="宋体"/>
        </w:rPr>
      </w:pPr>
      <w:r w:rsidRPr="000665B4">
        <w:rPr>
          <w:rFonts w:ascii="宋体" w:eastAsia="宋体" w:hAnsi="宋体"/>
        </w:rPr>
        <w:t>#define MAXN 300010</w:t>
      </w:r>
    </w:p>
    <w:p w:rsidR="00353E8D" w:rsidRPr="000665B4" w:rsidRDefault="00353E8D" w:rsidP="00353E8D">
      <w:pPr>
        <w:rPr>
          <w:rFonts w:ascii="宋体" w:eastAsia="宋体" w:hAnsi="宋体"/>
        </w:rPr>
      </w:pPr>
    </w:p>
    <w:p w:rsidR="00353E8D" w:rsidRPr="000665B4" w:rsidRDefault="00353E8D" w:rsidP="00353E8D">
      <w:pPr>
        <w:rPr>
          <w:rFonts w:ascii="宋体" w:eastAsia="宋体" w:hAnsi="宋体"/>
        </w:rPr>
      </w:pPr>
      <w:r w:rsidRPr="000665B4">
        <w:rPr>
          <w:rFonts w:ascii="宋体" w:eastAsia="宋体" w:hAnsi="宋体"/>
        </w:rPr>
        <w:t>using namespace std;</w:t>
      </w:r>
    </w:p>
    <w:p w:rsidR="00353E8D" w:rsidRPr="000665B4" w:rsidRDefault="00353E8D" w:rsidP="00353E8D">
      <w:pPr>
        <w:rPr>
          <w:rFonts w:ascii="宋体" w:eastAsia="宋体" w:hAnsi="宋体"/>
        </w:rPr>
      </w:pPr>
    </w:p>
    <w:p w:rsidR="00353E8D" w:rsidRPr="000665B4" w:rsidRDefault="00353E8D" w:rsidP="00353E8D">
      <w:pPr>
        <w:rPr>
          <w:rFonts w:ascii="宋体" w:eastAsia="宋体" w:hAnsi="宋体"/>
        </w:rPr>
      </w:pPr>
      <w:r w:rsidRPr="000665B4">
        <w:rPr>
          <w:rFonts w:ascii="宋体" w:eastAsia="宋体" w:hAnsi="宋体"/>
        </w:rPr>
        <w:lastRenderedPageBreak/>
        <w:t>int main(){</w:t>
      </w:r>
    </w:p>
    <w:p w:rsidR="00353E8D" w:rsidRPr="000665B4" w:rsidRDefault="00353E8D" w:rsidP="00353E8D">
      <w:pPr>
        <w:rPr>
          <w:rFonts w:ascii="宋体" w:eastAsia="宋体" w:hAnsi="宋体"/>
        </w:rPr>
      </w:pPr>
      <w:r w:rsidRPr="000665B4">
        <w:rPr>
          <w:rFonts w:ascii="宋体" w:eastAsia="宋体" w:hAnsi="宋体"/>
        </w:rPr>
        <w:t xml:space="preserve">    ll n,k,a[MAXN],b[MAXN];</w:t>
      </w:r>
    </w:p>
    <w:p w:rsidR="00353E8D" w:rsidRPr="000665B4" w:rsidRDefault="00353E8D" w:rsidP="00353E8D">
      <w:pPr>
        <w:rPr>
          <w:rFonts w:ascii="宋体" w:eastAsia="宋体" w:hAnsi="宋体"/>
        </w:rPr>
      </w:pPr>
      <w:r w:rsidRPr="000665B4">
        <w:rPr>
          <w:rFonts w:ascii="宋体" w:eastAsia="宋体" w:hAnsi="宋体"/>
        </w:rPr>
        <w:t xml:space="preserve">    scanf("%lld%lld",&amp;n,&amp;k);</w:t>
      </w:r>
    </w:p>
    <w:p w:rsidR="00353E8D" w:rsidRPr="000665B4" w:rsidRDefault="00353E8D" w:rsidP="00353E8D">
      <w:pPr>
        <w:rPr>
          <w:rFonts w:ascii="宋体" w:eastAsia="宋体" w:hAnsi="宋体"/>
        </w:rPr>
      </w:pPr>
      <w:r w:rsidRPr="000665B4">
        <w:rPr>
          <w:rFonts w:ascii="宋体" w:eastAsia="宋体" w:hAnsi="宋体"/>
        </w:rPr>
        <w:t xml:space="preserve">    for(ll i=0;i&lt;n;i++){</w:t>
      </w:r>
    </w:p>
    <w:p w:rsidR="00353E8D" w:rsidRPr="000665B4" w:rsidRDefault="00353E8D" w:rsidP="00353E8D">
      <w:pPr>
        <w:rPr>
          <w:rFonts w:ascii="宋体" w:eastAsia="宋体" w:hAnsi="宋体"/>
        </w:rPr>
      </w:pPr>
      <w:r w:rsidRPr="000665B4">
        <w:rPr>
          <w:rFonts w:ascii="宋体" w:eastAsia="宋体" w:hAnsi="宋体"/>
        </w:rPr>
        <w:t xml:space="preserve">        scanf("%lld",&amp;a[i]);</w:t>
      </w:r>
    </w:p>
    <w:p w:rsidR="00353E8D" w:rsidRPr="000665B4" w:rsidRDefault="00353E8D" w:rsidP="00353E8D">
      <w:pPr>
        <w:rPr>
          <w:rFonts w:ascii="宋体" w:eastAsia="宋体" w:hAnsi="宋体"/>
        </w:rPr>
      </w:pPr>
      <w:r w:rsidRPr="000665B4">
        <w:rPr>
          <w:rFonts w:ascii="宋体" w:eastAsia="宋体" w:hAnsi="宋体"/>
        </w:rPr>
        <w:t xml:space="preserve">        a[i]-=i*k;//每个数减去它所要求的公差后应该要相等(这样把这个公差加回去之后就是它所要的等差数列)</w:t>
      </w:r>
    </w:p>
    <w:p w:rsidR="00353E8D" w:rsidRPr="000665B4" w:rsidRDefault="00353E8D" w:rsidP="00353E8D">
      <w:pPr>
        <w:rPr>
          <w:rFonts w:ascii="宋体" w:eastAsia="宋体" w:hAnsi="宋体"/>
        </w:rPr>
      </w:pPr>
      <w:r w:rsidRPr="000665B4">
        <w:rPr>
          <w:rFonts w:ascii="宋体" w:eastAsia="宋体" w:hAnsi="宋体"/>
        </w:rPr>
        <w:t xml:space="preserve">    }</w:t>
      </w:r>
    </w:p>
    <w:p w:rsidR="00353E8D" w:rsidRPr="000665B4" w:rsidRDefault="00353E8D" w:rsidP="00353E8D">
      <w:pPr>
        <w:rPr>
          <w:rFonts w:ascii="宋体" w:eastAsia="宋体" w:hAnsi="宋体"/>
        </w:rPr>
      </w:pPr>
      <w:r w:rsidRPr="000665B4">
        <w:rPr>
          <w:rFonts w:ascii="宋体" w:eastAsia="宋体" w:hAnsi="宋体"/>
        </w:rPr>
        <w:t xml:space="preserve">    /*</w:t>
      </w:r>
    </w:p>
    <w:p w:rsidR="00353E8D" w:rsidRPr="000665B4" w:rsidRDefault="00353E8D" w:rsidP="00353E8D">
      <w:pPr>
        <w:rPr>
          <w:rFonts w:ascii="宋体" w:eastAsia="宋体" w:hAnsi="宋体"/>
        </w:rPr>
      </w:pPr>
      <w:r w:rsidRPr="000665B4">
        <w:rPr>
          <w:rFonts w:ascii="宋体" w:eastAsia="宋体" w:hAnsi="宋体"/>
        </w:rPr>
        <w:t xml:space="preserve">        找到a数组的中位数</w:t>
      </w:r>
    </w:p>
    <w:p w:rsidR="00353E8D" w:rsidRPr="000665B4" w:rsidRDefault="00353E8D" w:rsidP="00353E8D">
      <w:pPr>
        <w:rPr>
          <w:rFonts w:ascii="宋体" w:eastAsia="宋体" w:hAnsi="宋体"/>
        </w:rPr>
      </w:pPr>
      <w:r w:rsidRPr="000665B4">
        <w:rPr>
          <w:rFonts w:ascii="宋体" w:eastAsia="宋体" w:hAnsi="宋体"/>
        </w:rPr>
        <w:t xml:space="preserve">    */</w:t>
      </w:r>
    </w:p>
    <w:p w:rsidR="00353E8D" w:rsidRPr="000665B4" w:rsidRDefault="00353E8D" w:rsidP="00353E8D">
      <w:pPr>
        <w:rPr>
          <w:rFonts w:ascii="宋体" w:eastAsia="宋体" w:hAnsi="宋体"/>
        </w:rPr>
      </w:pPr>
      <w:r w:rsidRPr="000665B4">
        <w:rPr>
          <w:rFonts w:ascii="宋体" w:eastAsia="宋体" w:hAnsi="宋体"/>
        </w:rPr>
        <w:t xml:space="preserve">    memcpy(b,a,sizeof(a));</w:t>
      </w:r>
    </w:p>
    <w:p w:rsidR="00353E8D" w:rsidRPr="000665B4" w:rsidRDefault="00353E8D" w:rsidP="00353E8D">
      <w:pPr>
        <w:rPr>
          <w:rFonts w:ascii="宋体" w:eastAsia="宋体" w:hAnsi="宋体"/>
        </w:rPr>
      </w:pPr>
      <w:r w:rsidRPr="000665B4">
        <w:rPr>
          <w:rFonts w:ascii="宋体" w:eastAsia="宋体" w:hAnsi="宋体"/>
        </w:rPr>
        <w:t xml:space="preserve">    sort(b,b+n);</w:t>
      </w:r>
    </w:p>
    <w:p w:rsidR="00353E8D" w:rsidRPr="000665B4" w:rsidRDefault="00353E8D" w:rsidP="00353E8D">
      <w:pPr>
        <w:rPr>
          <w:rFonts w:ascii="宋体" w:eastAsia="宋体" w:hAnsi="宋体"/>
        </w:rPr>
      </w:pPr>
      <w:r w:rsidRPr="000665B4">
        <w:rPr>
          <w:rFonts w:ascii="宋体" w:eastAsia="宋体" w:hAnsi="宋体"/>
        </w:rPr>
        <w:t xml:space="preserve">    ll mid=b[n/2];</w:t>
      </w:r>
    </w:p>
    <w:p w:rsidR="00353E8D" w:rsidRPr="000665B4" w:rsidRDefault="00353E8D" w:rsidP="00353E8D">
      <w:pPr>
        <w:rPr>
          <w:rFonts w:ascii="宋体" w:eastAsia="宋体" w:hAnsi="宋体"/>
        </w:rPr>
      </w:pPr>
      <w:r w:rsidRPr="000665B4">
        <w:rPr>
          <w:rFonts w:ascii="宋体" w:eastAsia="宋体" w:hAnsi="宋体"/>
        </w:rPr>
        <w:t xml:space="preserve">    if(mid&lt;0) mid=0;//特判中位数&lt;0的情况，因为蝌蚪数不能为负</w:t>
      </w:r>
    </w:p>
    <w:p w:rsidR="00353E8D" w:rsidRPr="000665B4" w:rsidRDefault="00353E8D" w:rsidP="00353E8D">
      <w:pPr>
        <w:rPr>
          <w:rFonts w:ascii="宋体" w:eastAsia="宋体" w:hAnsi="宋体"/>
        </w:rPr>
      </w:pPr>
      <w:r w:rsidRPr="000665B4">
        <w:rPr>
          <w:rFonts w:ascii="宋体" w:eastAsia="宋体" w:hAnsi="宋体"/>
        </w:rPr>
        <w:t xml:space="preserve">    ll ans=0;</w:t>
      </w:r>
    </w:p>
    <w:p w:rsidR="00353E8D" w:rsidRPr="000665B4" w:rsidRDefault="00353E8D" w:rsidP="00353E8D">
      <w:pPr>
        <w:rPr>
          <w:rFonts w:ascii="宋体" w:eastAsia="宋体" w:hAnsi="宋体"/>
        </w:rPr>
      </w:pPr>
      <w:r w:rsidRPr="000665B4">
        <w:rPr>
          <w:rFonts w:ascii="宋体" w:eastAsia="宋体" w:hAnsi="宋体"/>
        </w:rPr>
        <w:t xml:space="preserve">    /*计算操作数*/</w:t>
      </w:r>
    </w:p>
    <w:p w:rsidR="00353E8D" w:rsidRPr="000665B4" w:rsidRDefault="00353E8D" w:rsidP="00353E8D">
      <w:pPr>
        <w:rPr>
          <w:rFonts w:ascii="宋体" w:eastAsia="宋体" w:hAnsi="宋体"/>
        </w:rPr>
      </w:pPr>
      <w:r w:rsidRPr="000665B4">
        <w:rPr>
          <w:rFonts w:ascii="宋体" w:eastAsia="宋体" w:hAnsi="宋体"/>
        </w:rPr>
        <w:t xml:space="preserve">    for (int i=0;i&lt;n;i++) ans+=(a[i]&gt;mid)?a[i]-mid:mid-a[i];</w:t>
      </w:r>
    </w:p>
    <w:p w:rsidR="00353E8D" w:rsidRPr="000665B4" w:rsidRDefault="00353E8D" w:rsidP="00353E8D">
      <w:pPr>
        <w:rPr>
          <w:rFonts w:ascii="宋体" w:eastAsia="宋体" w:hAnsi="宋体"/>
        </w:rPr>
      </w:pPr>
      <w:r w:rsidRPr="000665B4">
        <w:rPr>
          <w:rFonts w:ascii="宋体" w:eastAsia="宋体" w:hAnsi="宋体"/>
        </w:rPr>
        <w:t xml:space="preserve">    cout&lt;&lt;ans&lt;&lt;endl;</w:t>
      </w:r>
    </w:p>
    <w:p w:rsidR="00353E8D" w:rsidRPr="000665B4" w:rsidRDefault="00353E8D" w:rsidP="00353E8D">
      <w:pPr>
        <w:rPr>
          <w:rFonts w:ascii="宋体" w:eastAsia="宋体" w:hAnsi="宋体"/>
        </w:rPr>
      </w:pPr>
      <w:r w:rsidRPr="000665B4">
        <w:rPr>
          <w:rFonts w:ascii="宋体" w:eastAsia="宋体" w:hAnsi="宋体"/>
        </w:rPr>
        <w:t xml:space="preserve">    return 0;</w:t>
      </w:r>
    </w:p>
    <w:p w:rsidR="0084779C" w:rsidRPr="000665B4" w:rsidRDefault="00353E8D" w:rsidP="00366C2F">
      <w:pPr>
        <w:rPr>
          <w:rFonts w:ascii="宋体" w:eastAsia="宋体" w:hAnsi="宋体"/>
          <w:b/>
        </w:rPr>
      </w:pPr>
      <w:r w:rsidRPr="000665B4">
        <w:rPr>
          <w:rFonts w:ascii="宋体" w:eastAsia="宋体" w:hAnsi="宋体"/>
        </w:rPr>
        <w:t>}</w:t>
      </w:r>
      <w:r w:rsidR="00366C2F" w:rsidRPr="000665B4">
        <w:rPr>
          <w:rFonts w:ascii="宋体" w:eastAsia="宋体" w:hAnsi="宋体"/>
          <w:b/>
        </w:rPr>
        <w:t xml:space="preserve"> </w:t>
      </w:r>
    </w:p>
    <w:p w:rsidR="0084779C" w:rsidRPr="000665B4" w:rsidRDefault="00366C2F" w:rsidP="00366C2F">
      <w:pPr>
        <w:pStyle w:val="3"/>
        <w:rPr>
          <w:rFonts w:ascii="宋体" w:eastAsia="宋体" w:hAnsi="宋体"/>
          <w:b w:val="0"/>
        </w:rPr>
      </w:pPr>
      <w:bookmarkStart w:id="251" w:name="_Toc524383152"/>
      <w:r w:rsidRPr="000665B4">
        <w:rPr>
          <w:rFonts w:ascii="宋体" w:eastAsia="宋体" w:hAnsi="宋体" w:hint="eastAsia"/>
          <w:b w:val="0"/>
        </w:rPr>
        <w:t>√-</w:t>
      </w:r>
      <w:r w:rsidR="0084779C" w:rsidRPr="000665B4">
        <w:rPr>
          <w:rFonts w:ascii="宋体" w:eastAsia="宋体" w:hAnsi="宋体"/>
          <w:b w:val="0"/>
        </w:rPr>
        <w:t>HDU</w:t>
      </w:r>
      <w:r w:rsidRPr="000665B4">
        <w:rPr>
          <w:rFonts w:ascii="宋体" w:eastAsia="宋体" w:hAnsi="宋体" w:hint="eastAsia"/>
          <w:b w:val="0"/>
        </w:rPr>
        <w:t>-</w:t>
      </w:r>
      <w:r w:rsidR="0084779C" w:rsidRPr="000665B4">
        <w:rPr>
          <w:rFonts w:ascii="宋体" w:eastAsia="宋体" w:hAnsi="宋体"/>
          <w:b w:val="0"/>
        </w:rPr>
        <w:t>6333</w:t>
      </w:r>
      <w:r w:rsidR="0084779C" w:rsidRPr="000665B4">
        <w:rPr>
          <w:rFonts w:ascii="宋体" w:eastAsia="宋体" w:hAnsi="宋体" w:hint="eastAsia"/>
          <w:b w:val="0"/>
        </w:rPr>
        <w:t>-</w:t>
      </w:r>
      <w:r w:rsidR="0084779C" w:rsidRPr="000665B4">
        <w:rPr>
          <w:rFonts w:ascii="宋体" w:eastAsia="宋体" w:hAnsi="宋体"/>
          <w:b w:val="0"/>
        </w:rPr>
        <w:t>Harvest of Apples</w:t>
      </w:r>
      <w:bookmarkEnd w:id="251"/>
      <w:r w:rsidR="00A76AE8" w:rsidRPr="000665B4">
        <w:rPr>
          <w:rFonts w:ascii="宋体" w:eastAsia="宋体" w:hAnsi="宋体"/>
          <w:b w:val="0"/>
        </w:rPr>
        <w:fldChar w:fldCharType="begin"/>
      </w:r>
      <w:r w:rsidR="00A76AE8" w:rsidRPr="000665B4">
        <w:rPr>
          <w:rFonts w:ascii="宋体" w:eastAsia="宋体" w:hAnsi="宋体"/>
        </w:rPr>
        <w:instrText xml:space="preserve"> XE "</w:instrText>
      </w:r>
      <w:r w:rsidR="00A76AE8" w:rsidRPr="000665B4">
        <w:rPr>
          <w:rFonts w:ascii="宋体" w:eastAsia="宋体" w:hAnsi="宋体" w:hint="eastAsia"/>
          <w:b w:val="0"/>
        </w:rPr>
        <w:instrText>√-</w:instrText>
      </w:r>
      <w:r w:rsidR="00A76AE8" w:rsidRPr="000665B4">
        <w:rPr>
          <w:rFonts w:ascii="宋体" w:eastAsia="宋体" w:hAnsi="宋体"/>
          <w:b w:val="0"/>
        </w:rPr>
        <w:instrText>HDU</w:instrText>
      </w:r>
      <w:r w:rsidR="00A76AE8" w:rsidRPr="000665B4">
        <w:rPr>
          <w:rFonts w:ascii="宋体" w:eastAsia="宋体" w:hAnsi="宋体" w:hint="eastAsia"/>
          <w:b w:val="0"/>
        </w:rPr>
        <w:instrText>-</w:instrText>
      </w:r>
      <w:r w:rsidR="00A76AE8" w:rsidRPr="000665B4">
        <w:rPr>
          <w:rFonts w:ascii="宋体" w:eastAsia="宋体" w:hAnsi="宋体"/>
          <w:b w:val="0"/>
        </w:rPr>
        <w:instrText>6333</w:instrText>
      </w:r>
      <w:r w:rsidR="00A76AE8" w:rsidRPr="000665B4">
        <w:rPr>
          <w:rFonts w:ascii="宋体" w:eastAsia="宋体" w:hAnsi="宋体" w:hint="eastAsia"/>
          <w:b w:val="0"/>
        </w:rPr>
        <w:instrText>-</w:instrText>
      </w:r>
      <w:r w:rsidR="00A76AE8" w:rsidRPr="000665B4">
        <w:rPr>
          <w:rFonts w:ascii="宋体" w:eastAsia="宋体" w:hAnsi="宋体"/>
          <w:b w:val="0"/>
        </w:rPr>
        <w:instrText>Harvest of Apples:</w:instrText>
      </w:r>
      <w:r w:rsidR="00A76AE8" w:rsidRPr="000665B4">
        <w:rPr>
          <w:rFonts w:ascii="宋体" w:eastAsia="宋体" w:hAnsi="宋体"/>
        </w:rPr>
        <w:instrText xml:space="preserve">6333" \y "HDU:6333" </w:instrText>
      </w:r>
      <w:r w:rsidR="00A76AE8" w:rsidRPr="000665B4">
        <w:rPr>
          <w:rFonts w:ascii="宋体" w:eastAsia="宋体" w:hAnsi="宋体"/>
          <w:b w:val="0"/>
        </w:rPr>
        <w:fldChar w:fldCharType="end"/>
      </w:r>
    </w:p>
    <w:p w:rsidR="00366C2F" w:rsidRPr="000665B4" w:rsidRDefault="00366C2F" w:rsidP="0084779C">
      <w:pPr>
        <w:rPr>
          <w:rFonts w:ascii="宋体" w:eastAsia="宋体" w:hAnsi="宋体"/>
        </w:rPr>
      </w:pPr>
      <w:r w:rsidRPr="000665B4">
        <w:rPr>
          <w:rFonts w:ascii="宋体" w:eastAsia="宋体" w:hAnsi="宋体" w:hint="eastAsia"/>
        </w:rPr>
        <w:t>【source】2018杭电暑期多校4B</w:t>
      </w:r>
    </w:p>
    <w:p w:rsidR="0084779C" w:rsidRPr="000665B4" w:rsidRDefault="0084779C" w:rsidP="0084779C">
      <w:pPr>
        <w:rPr>
          <w:rFonts w:ascii="宋体" w:eastAsia="宋体" w:hAnsi="宋体"/>
        </w:rPr>
      </w:pPr>
      <w:r w:rsidRPr="000665B4">
        <w:rPr>
          <w:rFonts w:ascii="宋体" w:eastAsia="宋体" w:hAnsi="宋体" w:hint="eastAsia"/>
        </w:rPr>
        <w:t>【题意】</w:t>
      </w:r>
      <w:r w:rsidR="00366C2F" w:rsidRPr="000665B4">
        <w:rPr>
          <w:rFonts w:ascii="宋体" w:eastAsia="宋体" w:hAnsi="宋体" w:hint="eastAsia"/>
        </w:rPr>
        <w:t>T组数据（1e5），给定n和m计算</w:t>
      </w:r>
      <w:r w:rsidR="00366C2F" w:rsidRPr="000665B4">
        <w:rPr>
          <w:rFonts w:ascii="宋体" w:eastAsia="宋体" w:hAnsi="宋体"/>
          <w:position w:val="-28"/>
        </w:rPr>
        <w:object w:dxaOrig="600" w:dyaOrig="680">
          <v:shape id="_x0000_i1108" type="#_x0000_t75" style="width:51pt;height:57.75pt" o:ole="">
            <v:imagedata r:id="rId248" o:title=""/>
          </v:shape>
          <o:OLEObject Type="Embed" ProgID="Equation.DSMT4" ShapeID="_x0000_i1108" DrawAspect="Content" ObjectID="_1598124794" r:id="rId249"/>
        </w:object>
      </w:r>
      <w:r w:rsidR="00366C2F" w:rsidRPr="000665B4">
        <w:rPr>
          <w:rFonts w:ascii="宋体" w:eastAsia="宋体" w:hAnsi="宋体" w:hint="eastAsia"/>
        </w:rPr>
        <w:t>，n和m数据规模1e5</w:t>
      </w:r>
    </w:p>
    <w:p w:rsidR="0084779C" w:rsidRPr="000665B4" w:rsidRDefault="0084779C" w:rsidP="0084779C">
      <w:pPr>
        <w:rPr>
          <w:rFonts w:ascii="宋体" w:eastAsia="宋体" w:hAnsi="宋体"/>
        </w:rPr>
      </w:pPr>
      <w:r w:rsidRPr="000665B4">
        <w:rPr>
          <w:rFonts w:ascii="宋体" w:eastAsia="宋体" w:hAnsi="宋体" w:hint="eastAsia"/>
        </w:rPr>
        <w:t>【TAG】组合数</w:t>
      </w:r>
      <w:r w:rsidR="00366C2F" w:rsidRPr="000665B4">
        <w:rPr>
          <w:rFonts w:ascii="宋体" w:eastAsia="宋体" w:hAnsi="宋体" w:hint="eastAsia"/>
        </w:rPr>
        <w:t xml:space="preserve"> 逆元 阶乘逆元 莫队算法</w:t>
      </w:r>
    </w:p>
    <w:p w:rsidR="0084779C" w:rsidRPr="000665B4" w:rsidRDefault="0084779C" w:rsidP="0084779C">
      <w:pPr>
        <w:rPr>
          <w:rFonts w:ascii="宋体" w:eastAsia="宋体" w:hAnsi="宋体"/>
        </w:rPr>
      </w:pPr>
      <w:r w:rsidRPr="000665B4">
        <w:rPr>
          <w:rFonts w:ascii="宋体" w:eastAsia="宋体" w:hAnsi="宋体" w:hint="eastAsia"/>
        </w:rPr>
        <w:t>【题解】</w:t>
      </w:r>
      <w:r w:rsidR="00366C2F" w:rsidRPr="000665B4">
        <w:rPr>
          <w:rFonts w:ascii="宋体" w:eastAsia="宋体" w:hAnsi="宋体" w:hint="eastAsia"/>
        </w:rPr>
        <w:t>有了阶乘逆元的知识，我们知道可以在O(n)内预处理出1e5的阶乘和阶乘逆元的值，从而可以在之后以O(1)计算出1e5范围内组合数的值。但是总共1</w:t>
      </w:r>
      <w:r w:rsidR="00366C2F" w:rsidRPr="000665B4">
        <w:rPr>
          <w:rFonts w:ascii="宋体" w:eastAsia="宋体" w:hAnsi="宋体"/>
        </w:rPr>
        <w:t>e5</w:t>
      </w:r>
      <w:r w:rsidR="00366C2F" w:rsidRPr="000665B4">
        <w:rPr>
          <w:rFonts w:ascii="宋体" w:eastAsia="宋体" w:hAnsi="宋体" w:hint="eastAsia"/>
        </w:rPr>
        <w:t>组数据，每次最多可能有1e5个组合数求和，暴力求解不可接受。</w:t>
      </w:r>
    </w:p>
    <w:p w:rsidR="00366C2F" w:rsidRPr="000665B4" w:rsidRDefault="00366C2F" w:rsidP="0084779C">
      <w:pPr>
        <w:rPr>
          <w:rFonts w:ascii="宋体" w:eastAsia="宋体" w:hAnsi="宋体"/>
        </w:rPr>
      </w:pPr>
      <w:r w:rsidRPr="000665B4">
        <w:rPr>
          <w:rFonts w:ascii="宋体" w:eastAsia="宋体" w:hAnsi="宋体" w:hint="eastAsia"/>
        </w:rPr>
        <w:t>考虑将每组数据的n,m看成区间[n,m]，尝试采用莫队算法，复杂度O(n^1.5)考虑题目时限2s，可能可以接受。要想使用莫队算法解决的核心就是要在O(1)复杂度从[L,R]推出[L-1,R],[L+1,R],[L,R-1],[L,R+1]。</w:t>
      </w:r>
    </w:p>
    <w:p w:rsidR="00366C2F" w:rsidRPr="000665B4" w:rsidRDefault="00366C2F" w:rsidP="0084779C">
      <w:pPr>
        <w:rPr>
          <w:rFonts w:ascii="宋体" w:eastAsia="宋体" w:hAnsi="宋体"/>
        </w:rPr>
      </w:pPr>
      <w:r w:rsidRPr="000665B4">
        <w:rPr>
          <w:rFonts w:ascii="宋体" w:eastAsia="宋体" w:hAnsi="宋体" w:hint="eastAsia"/>
        </w:rPr>
        <w:t>在本题中即要从S(N,M)求出S(N-1,M),S(N+1,M),S(N,M-1),S(N,M+1)</w:t>
      </w:r>
    </w:p>
    <w:p w:rsidR="00366C2F" w:rsidRPr="000665B4" w:rsidRDefault="00366C2F" w:rsidP="0084779C">
      <w:pPr>
        <w:rPr>
          <w:rFonts w:ascii="宋体" w:eastAsia="宋体" w:hAnsi="宋体"/>
        </w:rPr>
      </w:pPr>
      <w:r w:rsidRPr="000665B4">
        <w:rPr>
          <w:rFonts w:ascii="宋体" w:eastAsia="宋体" w:hAnsi="宋体"/>
          <w:position w:val="-12"/>
        </w:rPr>
        <w:object w:dxaOrig="2180" w:dyaOrig="380">
          <v:shape id="_x0000_i1109" type="#_x0000_t75" style="width:185.25pt;height:32.25pt" o:ole="">
            <v:imagedata r:id="rId250" o:title=""/>
          </v:shape>
          <o:OLEObject Type="Embed" ProgID="Equation.DSMT4" ShapeID="_x0000_i1109" DrawAspect="Content" ObjectID="_1598124795" r:id="rId251"/>
        </w:object>
      </w:r>
    </w:p>
    <w:p w:rsidR="00A76AE8" w:rsidRPr="000665B4" w:rsidRDefault="00A76AE8" w:rsidP="0084779C">
      <w:pPr>
        <w:rPr>
          <w:rFonts w:ascii="宋体" w:eastAsia="宋体" w:hAnsi="宋体"/>
        </w:rPr>
      </w:pPr>
      <w:r w:rsidRPr="000665B4">
        <w:rPr>
          <w:rFonts w:ascii="宋体" w:eastAsia="宋体" w:hAnsi="宋体" w:hint="eastAsia"/>
        </w:rPr>
        <w:t>S(N,M-1),S(N,M+1)比较显然</w:t>
      </w:r>
    </w:p>
    <w:p w:rsidR="00A76AE8" w:rsidRPr="000665B4" w:rsidRDefault="00A76AE8" w:rsidP="0084779C">
      <w:pPr>
        <w:rPr>
          <w:rFonts w:ascii="宋体" w:eastAsia="宋体" w:hAnsi="宋体"/>
        </w:rPr>
      </w:pPr>
      <w:r w:rsidRPr="000665B4">
        <w:rPr>
          <w:rFonts w:ascii="宋体" w:eastAsia="宋体" w:hAnsi="宋体"/>
          <w:position w:val="-12"/>
        </w:rPr>
        <w:object w:dxaOrig="4120" w:dyaOrig="380">
          <v:shape id="_x0000_i1110" type="#_x0000_t75" style="width:350.25pt;height:32.25pt" o:ole="">
            <v:imagedata r:id="rId252" o:title=""/>
          </v:shape>
          <o:OLEObject Type="Embed" ProgID="Equation.DSMT4" ShapeID="_x0000_i1110" DrawAspect="Content" ObjectID="_1598124796" r:id="rId253"/>
        </w:object>
      </w:r>
    </w:p>
    <w:p w:rsidR="00A76AE8" w:rsidRPr="000665B4" w:rsidRDefault="00A76AE8" w:rsidP="0084779C">
      <w:pPr>
        <w:rPr>
          <w:rFonts w:ascii="宋体" w:eastAsia="宋体" w:hAnsi="宋体"/>
        </w:rPr>
      </w:pPr>
      <w:r w:rsidRPr="000665B4">
        <w:rPr>
          <w:rFonts w:ascii="宋体" w:eastAsia="宋体" w:hAnsi="宋体"/>
          <w:position w:val="-12"/>
        </w:rPr>
        <w:object w:dxaOrig="1380" w:dyaOrig="380">
          <v:shape id="_x0000_i1111" type="#_x0000_t75" style="width:117pt;height:32.25pt" o:ole="">
            <v:imagedata r:id="rId254" o:title=""/>
          </v:shape>
          <o:OLEObject Type="Embed" ProgID="Equation.DSMT4" ShapeID="_x0000_i1111" DrawAspect="Content" ObjectID="_1598124797" r:id="rId255"/>
        </w:object>
      </w:r>
    </w:p>
    <w:p w:rsidR="00A76AE8" w:rsidRPr="000665B4" w:rsidRDefault="00A76AE8" w:rsidP="0084779C">
      <w:pPr>
        <w:rPr>
          <w:rFonts w:ascii="宋体" w:eastAsia="宋体" w:hAnsi="宋体"/>
        </w:rPr>
      </w:pPr>
      <w:r w:rsidRPr="000665B4">
        <w:rPr>
          <w:rFonts w:ascii="宋体" w:eastAsia="宋体" w:hAnsi="宋体"/>
        </w:rPr>
        <w:t>S(N+1,M)</w:t>
      </w:r>
      <w:r w:rsidRPr="000665B4">
        <w:rPr>
          <w:rFonts w:ascii="宋体" w:eastAsia="宋体" w:hAnsi="宋体" w:hint="eastAsia"/>
        </w:rPr>
        <w:t>和S(N-1,M)要用一下组合数的递推公式，也不难得出</w:t>
      </w:r>
    </w:p>
    <w:p w:rsidR="00A76AE8" w:rsidRPr="000665B4" w:rsidRDefault="00A76AE8" w:rsidP="0084779C">
      <w:pPr>
        <w:rPr>
          <w:rFonts w:ascii="宋体" w:eastAsia="宋体" w:hAnsi="宋体"/>
        </w:rPr>
      </w:pPr>
      <w:r w:rsidRPr="000665B4">
        <w:rPr>
          <w:rFonts w:ascii="宋体" w:eastAsia="宋体" w:hAnsi="宋体"/>
          <w:position w:val="-72"/>
        </w:rPr>
        <w:object w:dxaOrig="6420" w:dyaOrig="1560">
          <v:shape id="_x0000_i1112" type="#_x0000_t75" style="width:489.75pt;height:118.5pt" o:ole="">
            <v:imagedata r:id="rId256" o:title=""/>
          </v:shape>
          <o:OLEObject Type="Embed" ProgID="Equation.DSMT4" ShapeID="_x0000_i1112" DrawAspect="Content" ObjectID="_1598124798" r:id="rId257"/>
        </w:object>
      </w:r>
    </w:p>
    <w:p w:rsidR="00A76AE8" w:rsidRPr="000665B4" w:rsidRDefault="00A76AE8" w:rsidP="0084779C">
      <w:pPr>
        <w:rPr>
          <w:rFonts w:ascii="宋体" w:eastAsia="宋体" w:hAnsi="宋体"/>
        </w:rPr>
      </w:pPr>
      <w:r w:rsidRPr="000665B4">
        <w:rPr>
          <w:rFonts w:ascii="宋体" w:eastAsia="宋体" w:hAnsi="宋体"/>
          <w:position w:val="-24"/>
        </w:rPr>
        <w:object w:dxaOrig="1680" w:dyaOrig="620">
          <v:shape id="_x0000_i1113" type="#_x0000_t75" style="width:128.25pt;height:47.25pt" o:ole="">
            <v:imagedata r:id="rId258" o:title=""/>
          </v:shape>
          <o:OLEObject Type="Embed" ProgID="Equation.DSMT4" ShapeID="_x0000_i1113" DrawAspect="Content" ObjectID="_1598124799" r:id="rId259"/>
        </w:object>
      </w:r>
    </w:p>
    <w:p w:rsidR="00A76AE8" w:rsidRPr="000665B4" w:rsidRDefault="00A76AE8" w:rsidP="0084779C">
      <w:pPr>
        <w:rPr>
          <w:rFonts w:ascii="宋体" w:eastAsia="宋体" w:hAnsi="宋体"/>
        </w:rPr>
      </w:pPr>
      <w:r w:rsidRPr="000665B4">
        <w:rPr>
          <w:rFonts w:ascii="宋体" w:eastAsia="宋体" w:hAnsi="宋体" w:hint="eastAsia"/>
        </w:rPr>
        <w:t>用上述关系直接应用莫队算法即可。</w:t>
      </w:r>
    </w:p>
    <w:p w:rsidR="0084779C" w:rsidRPr="000665B4" w:rsidRDefault="0084779C" w:rsidP="0084779C">
      <w:pPr>
        <w:rPr>
          <w:rFonts w:ascii="宋体" w:eastAsia="宋体" w:hAnsi="宋体"/>
        </w:rPr>
      </w:pPr>
      <w:r w:rsidRPr="000665B4">
        <w:rPr>
          <w:rFonts w:ascii="宋体" w:eastAsia="宋体" w:hAnsi="宋体" w:hint="eastAsia"/>
        </w:rPr>
        <w:t>【代码】</w:t>
      </w:r>
    </w:p>
    <w:p w:rsidR="00366C2F" w:rsidRPr="000665B4" w:rsidRDefault="00366C2F" w:rsidP="00366C2F">
      <w:pPr>
        <w:rPr>
          <w:rFonts w:ascii="宋体" w:eastAsia="宋体" w:hAnsi="宋体"/>
        </w:rPr>
      </w:pPr>
      <w:r w:rsidRPr="000665B4">
        <w:rPr>
          <w:rFonts w:ascii="宋体" w:eastAsia="宋体" w:hAnsi="宋体"/>
        </w:rPr>
        <w:t>#ifdef unix</w:t>
      </w:r>
    </w:p>
    <w:p w:rsidR="00366C2F" w:rsidRPr="000665B4" w:rsidRDefault="00366C2F" w:rsidP="00366C2F">
      <w:pPr>
        <w:rPr>
          <w:rFonts w:ascii="宋体" w:eastAsia="宋体" w:hAnsi="宋体"/>
        </w:rPr>
      </w:pPr>
      <w:r w:rsidRPr="000665B4">
        <w:rPr>
          <w:rFonts w:ascii="宋体" w:eastAsia="宋体" w:hAnsi="宋体"/>
        </w:rPr>
        <w:t>#define LLD "%lld"</w:t>
      </w:r>
    </w:p>
    <w:p w:rsidR="00366C2F" w:rsidRPr="000665B4" w:rsidRDefault="00366C2F" w:rsidP="00366C2F">
      <w:pPr>
        <w:rPr>
          <w:rFonts w:ascii="宋体" w:eastAsia="宋体" w:hAnsi="宋体"/>
        </w:rPr>
      </w:pPr>
      <w:r w:rsidRPr="000665B4">
        <w:rPr>
          <w:rFonts w:ascii="宋体" w:eastAsia="宋体" w:hAnsi="宋体"/>
        </w:rPr>
        <w:t>#else</w:t>
      </w:r>
    </w:p>
    <w:p w:rsidR="00366C2F" w:rsidRPr="000665B4" w:rsidRDefault="00366C2F" w:rsidP="00366C2F">
      <w:pPr>
        <w:rPr>
          <w:rFonts w:ascii="宋体" w:eastAsia="宋体" w:hAnsi="宋体"/>
        </w:rPr>
      </w:pPr>
      <w:r w:rsidRPr="000665B4">
        <w:rPr>
          <w:rFonts w:ascii="宋体" w:eastAsia="宋体" w:hAnsi="宋体"/>
        </w:rPr>
        <w:t>#define LLD "%I64d"</w:t>
      </w:r>
    </w:p>
    <w:p w:rsidR="00366C2F" w:rsidRPr="000665B4" w:rsidRDefault="00366C2F" w:rsidP="00366C2F">
      <w:pPr>
        <w:rPr>
          <w:rFonts w:ascii="宋体" w:eastAsia="宋体" w:hAnsi="宋体"/>
        </w:rPr>
      </w:pPr>
      <w:r w:rsidRPr="000665B4">
        <w:rPr>
          <w:rFonts w:ascii="宋体" w:eastAsia="宋体" w:hAnsi="宋体"/>
        </w:rPr>
        <w:t>#endif</w:t>
      </w:r>
    </w:p>
    <w:p w:rsidR="00366C2F" w:rsidRPr="000665B4" w:rsidRDefault="00366C2F" w:rsidP="00366C2F">
      <w:pPr>
        <w:rPr>
          <w:rFonts w:ascii="宋体" w:eastAsia="宋体" w:hAnsi="宋体"/>
        </w:rPr>
      </w:pPr>
      <w:r w:rsidRPr="000665B4">
        <w:rPr>
          <w:rFonts w:ascii="宋体" w:eastAsia="宋体" w:hAnsi="宋体"/>
        </w:rPr>
        <w:t>#define SCANFLL(x) scanf(LLD,&amp;x)</w:t>
      </w:r>
    </w:p>
    <w:p w:rsidR="00366C2F" w:rsidRPr="000665B4" w:rsidRDefault="00366C2F" w:rsidP="00366C2F">
      <w:pPr>
        <w:rPr>
          <w:rFonts w:ascii="宋体" w:eastAsia="宋体" w:hAnsi="宋体"/>
        </w:rPr>
      </w:pPr>
      <w:r w:rsidRPr="000665B4">
        <w:rPr>
          <w:rFonts w:ascii="宋体" w:eastAsia="宋体" w:hAnsi="宋体"/>
        </w:rPr>
        <w:t>#define PRINTLL(x) printf(LLD,x),printf("\n")</w:t>
      </w:r>
    </w:p>
    <w:p w:rsidR="00366C2F" w:rsidRPr="000665B4" w:rsidRDefault="00366C2F" w:rsidP="00366C2F">
      <w:pPr>
        <w:rPr>
          <w:rFonts w:ascii="宋体" w:eastAsia="宋体" w:hAnsi="宋体"/>
        </w:rPr>
      </w:pPr>
      <w:r w:rsidRPr="000665B4">
        <w:rPr>
          <w:rFonts w:ascii="宋体" w:eastAsia="宋体" w:hAnsi="宋体"/>
        </w:rPr>
        <w:t>#include &lt;bits/stdc++.h&gt;</w:t>
      </w:r>
    </w:p>
    <w:p w:rsidR="00366C2F" w:rsidRPr="000665B4" w:rsidRDefault="00366C2F" w:rsidP="00366C2F">
      <w:pPr>
        <w:rPr>
          <w:rFonts w:ascii="宋体" w:eastAsia="宋体" w:hAnsi="宋体"/>
        </w:rPr>
      </w:pPr>
      <w:r w:rsidRPr="000665B4">
        <w:rPr>
          <w:rFonts w:ascii="宋体" w:eastAsia="宋体" w:hAnsi="宋体"/>
        </w:rPr>
        <w:t>#define MAXN 100010</w:t>
      </w:r>
    </w:p>
    <w:p w:rsidR="00366C2F" w:rsidRPr="000665B4" w:rsidRDefault="00366C2F" w:rsidP="00366C2F">
      <w:pPr>
        <w:rPr>
          <w:rFonts w:ascii="宋体" w:eastAsia="宋体" w:hAnsi="宋体"/>
        </w:rPr>
      </w:pPr>
      <w:r w:rsidRPr="000665B4">
        <w:rPr>
          <w:rFonts w:ascii="宋体" w:eastAsia="宋体" w:hAnsi="宋体"/>
        </w:rPr>
        <w:t>#define ll long long</w:t>
      </w:r>
    </w:p>
    <w:p w:rsidR="00366C2F" w:rsidRPr="000665B4" w:rsidRDefault="00366C2F" w:rsidP="00366C2F">
      <w:pPr>
        <w:rPr>
          <w:rFonts w:ascii="宋体" w:eastAsia="宋体" w:hAnsi="宋体"/>
        </w:rPr>
      </w:pPr>
    </w:p>
    <w:p w:rsidR="00366C2F" w:rsidRPr="000665B4" w:rsidRDefault="00366C2F" w:rsidP="00366C2F">
      <w:pPr>
        <w:rPr>
          <w:rFonts w:ascii="宋体" w:eastAsia="宋体" w:hAnsi="宋体"/>
        </w:rPr>
      </w:pPr>
      <w:r w:rsidRPr="000665B4">
        <w:rPr>
          <w:rFonts w:ascii="宋体" w:eastAsia="宋体" w:hAnsi="宋体"/>
        </w:rPr>
        <w:t>using namespace std;</w:t>
      </w:r>
    </w:p>
    <w:p w:rsidR="00366C2F" w:rsidRPr="000665B4" w:rsidRDefault="00366C2F" w:rsidP="00366C2F">
      <w:pPr>
        <w:rPr>
          <w:rFonts w:ascii="宋体" w:eastAsia="宋体" w:hAnsi="宋体"/>
        </w:rPr>
      </w:pPr>
      <w:r w:rsidRPr="000665B4">
        <w:rPr>
          <w:rFonts w:ascii="宋体" w:eastAsia="宋体" w:hAnsi="宋体"/>
        </w:rPr>
        <w:t>const ll MODN=1000000007ll;</w:t>
      </w:r>
    </w:p>
    <w:p w:rsidR="00366C2F" w:rsidRPr="000665B4" w:rsidRDefault="00366C2F" w:rsidP="00366C2F">
      <w:pPr>
        <w:rPr>
          <w:rFonts w:ascii="宋体" w:eastAsia="宋体" w:hAnsi="宋体"/>
        </w:rPr>
      </w:pPr>
      <w:r w:rsidRPr="000665B4">
        <w:rPr>
          <w:rFonts w:ascii="宋体" w:eastAsia="宋体" w:hAnsi="宋体"/>
        </w:rPr>
        <w:t>//O(n)预处理阶乘逆元,O(1)计算组合数</w:t>
      </w:r>
    </w:p>
    <w:p w:rsidR="00366C2F" w:rsidRPr="000665B4" w:rsidRDefault="00366C2F" w:rsidP="00366C2F">
      <w:pPr>
        <w:rPr>
          <w:rFonts w:ascii="宋体" w:eastAsia="宋体" w:hAnsi="宋体"/>
        </w:rPr>
      </w:pPr>
      <w:r w:rsidRPr="000665B4">
        <w:rPr>
          <w:rFonts w:ascii="宋体" w:eastAsia="宋体" w:hAnsi="宋体"/>
        </w:rPr>
        <w:t>ll fac[MAXN],invfac[MAXN];</w:t>
      </w:r>
    </w:p>
    <w:p w:rsidR="00366C2F" w:rsidRPr="000665B4" w:rsidRDefault="00366C2F" w:rsidP="00366C2F">
      <w:pPr>
        <w:rPr>
          <w:rFonts w:ascii="宋体" w:eastAsia="宋体" w:hAnsi="宋体"/>
        </w:rPr>
      </w:pPr>
      <w:r w:rsidRPr="000665B4">
        <w:rPr>
          <w:rFonts w:ascii="宋体" w:eastAsia="宋体" w:hAnsi="宋体"/>
        </w:rPr>
        <w:t>ll inv(ll x){</w:t>
      </w:r>
    </w:p>
    <w:p w:rsidR="00366C2F" w:rsidRPr="000665B4" w:rsidRDefault="00366C2F" w:rsidP="00366C2F">
      <w:pPr>
        <w:rPr>
          <w:rFonts w:ascii="宋体" w:eastAsia="宋体" w:hAnsi="宋体"/>
        </w:rPr>
      </w:pPr>
      <w:r w:rsidRPr="000665B4">
        <w:rPr>
          <w:rFonts w:ascii="宋体" w:eastAsia="宋体" w:hAnsi="宋体"/>
        </w:rPr>
        <w:t xml:space="preserve">    ll cnt=MODN-2ll,base=x,ans=1ll;</w:t>
      </w:r>
    </w:p>
    <w:p w:rsidR="00366C2F" w:rsidRPr="000665B4" w:rsidRDefault="00366C2F" w:rsidP="00366C2F">
      <w:pPr>
        <w:rPr>
          <w:rFonts w:ascii="宋体" w:eastAsia="宋体" w:hAnsi="宋体"/>
        </w:rPr>
      </w:pPr>
      <w:r w:rsidRPr="000665B4">
        <w:rPr>
          <w:rFonts w:ascii="宋体" w:eastAsia="宋体" w:hAnsi="宋体"/>
        </w:rPr>
        <w:t xml:space="preserve">    while(cnt){</w:t>
      </w:r>
    </w:p>
    <w:p w:rsidR="00366C2F" w:rsidRPr="000665B4" w:rsidRDefault="00366C2F" w:rsidP="00366C2F">
      <w:pPr>
        <w:rPr>
          <w:rFonts w:ascii="宋体" w:eastAsia="宋体" w:hAnsi="宋体"/>
        </w:rPr>
      </w:pPr>
      <w:r w:rsidRPr="000665B4">
        <w:rPr>
          <w:rFonts w:ascii="宋体" w:eastAsia="宋体" w:hAnsi="宋体"/>
        </w:rPr>
        <w:t xml:space="preserve">        if(cnt&amp;1ll) ans=(ans*base)%MODN;</w:t>
      </w:r>
    </w:p>
    <w:p w:rsidR="00366C2F" w:rsidRPr="000665B4" w:rsidRDefault="00366C2F" w:rsidP="00366C2F">
      <w:pPr>
        <w:rPr>
          <w:rFonts w:ascii="宋体" w:eastAsia="宋体" w:hAnsi="宋体"/>
        </w:rPr>
      </w:pPr>
      <w:r w:rsidRPr="000665B4">
        <w:rPr>
          <w:rFonts w:ascii="宋体" w:eastAsia="宋体" w:hAnsi="宋体"/>
        </w:rPr>
        <w:t xml:space="preserve">        base=(base*base)%MODN;</w:t>
      </w:r>
    </w:p>
    <w:p w:rsidR="00366C2F" w:rsidRPr="000665B4" w:rsidRDefault="00366C2F" w:rsidP="00366C2F">
      <w:pPr>
        <w:rPr>
          <w:rFonts w:ascii="宋体" w:eastAsia="宋体" w:hAnsi="宋体"/>
        </w:rPr>
      </w:pPr>
      <w:r w:rsidRPr="000665B4">
        <w:rPr>
          <w:rFonts w:ascii="宋体" w:eastAsia="宋体" w:hAnsi="宋体"/>
        </w:rPr>
        <w:t xml:space="preserve">        cnt&gt;&gt;=1;</w:t>
      </w:r>
    </w:p>
    <w:p w:rsidR="00366C2F" w:rsidRPr="000665B4" w:rsidRDefault="00366C2F" w:rsidP="00366C2F">
      <w:pPr>
        <w:rPr>
          <w:rFonts w:ascii="宋体" w:eastAsia="宋体" w:hAnsi="宋体"/>
        </w:rPr>
      </w:pPr>
      <w:r w:rsidRPr="000665B4">
        <w:rPr>
          <w:rFonts w:ascii="宋体" w:eastAsia="宋体" w:hAnsi="宋体"/>
        </w:rPr>
        <w:t xml:space="preserve">    }</w:t>
      </w:r>
    </w:p>
    <w:p w:rsidR="00366C2F" w:rsidRPr="000665B4" w:rsidRDefault="00366C2F" w:rsidP="00366C2F">
      <w:pPr>
        <w:rPr>
          <w:rFonts w:ascii="宋体" w:eastAsia="宋体" w:hAnsi="宋体"/>
        </w:rPr>
      </w:pPr>
      <w:r w:rsidRPr="000665B4">
        <w:rPr>
          <w:rFonts w:ascii="宋体" w:eastAsia="宋体" w:hAnsi="宋体"/>
        </w:rPr>
        <w:t xml:space="preserve">    return ans;</w:t>
      </w:r>
    </w:p>
    <w:p w:rsidR="00366C2F" w:rsidRPr="000665B4" w:rsidRDefault="00366C2F" w:rsidP="00366C2F">
      <w:pPr>
        <w:rPr>
          <w:rFonts w:ascii="宋体" w:eastAsia="宋体" w:hAnsi="宋体"/>
        </w:rPr>
      </w:pPr>
      <w:r w:rsidRPr="000665B4">
        <w:rPr>
          <w:rFonts w:ascii="宋体" w:eastAsia="宋体" w:hAnsi="宋体"/>
        </w:rPr>
        <w:t>}</w:t>
      </w:r>
    </w:p>
    <w:p w:rsidR="00366C2F" w:rsidRPr="000665B4" w:rsidRDefault="00366C2F" w:rsidP="00366C2F">
      <w:pPr>
        <w:rPr>
          <w:rFonts w:ascii="宋体" w:eastAsia="宋体" w:hAnsi="宋体"/>
        </w:rPr>
      </w:pPr>
      <w:r w:rsidRPr="000665B4">
        <w:rPr>
          <w:rFonts w:ascii="宋体" w:eastAsia="宋体" w:hAnsi="宋体"/>
        </w:rPr>
        <w:t>void init_fac(){</w:t>
      </w:r>
    </w:p>
    <w:p w:rsidR="00366C2F" w:rsidRPr="000665B4" w:rsidRDefault="00366C2F" w:rsidP="00366C2F">
      <w:pPr>
        <w:rPr>
          <w:rFonts w:ascii="宋体" w:eastAsia="宋体" w:hAnsi="宋体"/>
        </w:rPr>
      </w:pPr>
      <w:r w:rsidRPr="000665B4">
        <w:rPr>
          <w:rFonts w:ascii="宋体" w:eastAsia="宋体" w:hAnsi="宋体"/>
        </w:rPr>
        <w:t xml:space="preserve">    fac[0]=fac[1]=1ll;</w:t>
      </w:r>
    </w:p>
    <w:p w:rsidR="00366C2F" w:rsidRPr="000665B4" w:rsidRDefault="00366C2F" w:rsidP="00366C2F">
      <w:pPr>
        <w:rPr>
          <w:rFonts w:ascii="宋体" w:eastAsia="宋体" w:hAnsi="宋体"/>
        </w:rPr>
      </w:pPr>
      <w:r w:rsidRPr="000665B4">
        <w:rPr>
          <w:rFonts w:ascii="宋体" w:eastAsia="宋体" w:hAnsi="宋体"/>
        </w:rPr>
        <w:lastRenderedPageBreak/>
        <w:t xml:space="preserve">    for(ll i=2ll;i&lt;MAXN;i++) fac[i]=(fac[i-1]*i)%MODN;</w:t>
      </w:r>
    </w:p>
    <w:p w:rsidR="00366C2F" w:rsidRPr="000665B4" w:rsidRDefault="00366C2F" w:rsidP="00366C2F">
      <w:pPr>
        <w:rPr>
          <w:rFonts w:ascii="宋体" w:eastAsia="宋体" w:hAnsi="宋体"/>
        </w:rPr>
      </w:pPr>
      <w:r w:rsidRPr="000665B4">
        <w:rPr>
          <w:rFonts w:ascii="宋体" w:eastAsia="宋体" w:hAnsi="宋体"/>
        </w:rPr>
        <w:t xml:space="preserve">    invfac[MAXN-1]=inv(fac[MAXN-1]);</w:t>
      </w:r>
    </w:p>
    <w:p w:rsidR="00366C2F" w:rsidRPr="000665B4" w:rsidRDefault="00366C2F" w:rsidP="00366C2F">
      <w:pPr>
        <w:rPr>
          <w:rFonts w:ascii="宋体" w:eastAsia="宋体" w:hAnsi="宋体"/>
        </w:rPr>
      </w:pPr>
      <w:r w:rsidRPr="000665B4">
        <w:rPr>
          <w:rFonts w:ascii="宋体" w:eastAsia="宋体" w:hAnsi="宋体"/>
        </w:rPr>
        <w:t xml:space="preserve">    for(ll i=MAXN-2;i&gt;=0;i--) invfac[i]=(invfac[i+1]*(i+1ll))%MODN;</w:t>
      </w:r>
    </w:p>
    <w:p w:rsidR="00366C2F" w:rsidRPr="000665B4" w:rsidRDefault="00366C2F" w:rsidP="00366C2F">
      <w:pPr>
        <w:rPr>
          <w:rFonts w:ascii="宋体" w:eastAsia="宋体" w:hAnsi="宋体"/>
        </w:rPr>
      </w:pPr>
      <w:r w:rsidRPr="000665B4">
        <w:rPr>
          <w:rFonts w:ascii="宋体" w:eastAsia="宋体" w:hAnsi="宋体"/>
        </w:rPr>
        <w:t xml:space="preserve">    return;</w:t>
      </w:r>
    </w:p>
    <w:p w:rsidR="00366C2F" w:rsidRPr="000665B4" w:rsidRDefault="00366C2F" w:rsidP="00366C2F">
      <w:pPr>
        <w:rPr>
          <w:rFonts w:ascii="宋体" w:eastAsia="宋体" w:hAnsi="宋体"/>
        </w:rPr>
      </w:pPr>
      <w:r w:rsidRPr="000665B4">
        <w:rPr>
          <w:rFonts w:ascii="宋体" w:eastAsia="宋体" w:hAnsi="宋体"/>
        </w:rPr>
        <w:t>}</w:t>
      </w:r>
    </w:p>
    <w:p w:rsidR="00366C2F" w:rsidRPr="000665B4" w:rsidRDefault="00366C2F" w:rsidP="00366C2F">
      <w:pPr>
        <w:rPr>
          <w:rFonts w:ascii="宋体" w:eastAsia="宋体" w:hAnsi="宋体"/>
        </w:rPr>
      </w:pPr>
      <w:r w:rsidRPr="000665B4">
        <w:rPr>
          <w:rFonts w:ascii="宋体" w:eastAsia="宋体" w:hAnsi="宋体"/>
        </w:rPr>
        <w:t>ll C(ll n,ll m){</w:t>
      </w:r>
    </w:p>
    <w:p w:rsidR="00366C2F" w:rsidRPr="000665B4" w:rsidRDefault="00366C2F" w:rsidP="00366C2F">
      <w:pPr>
        <w:rPr>
          <w:rFonts w:ascii="宋体" w:eastAsia="宋体" w:hAnsi="宋体"/>
        </w:rPr>
      </w:pPr>
      <w:r w:rsidRPr="000665B4">
        <w:rPr>
          <w:rFonts w:ascii="宋体" w:eastAsia="宋体" w:hAnsi="宋体"/>
        </w:rPr>
        <w:t xml:space="preserve">    return (((fac[n]*invfac[m])%MODN)*invfac[n-m])%MODN;</w:t>
      </w:r>
    </w:p>
    <w:p w:rsidR="00366C2F" w:rsidRPr="000665B4" w:rsidRDefault="00366C2F" w:rsidP="00366C2F">
      <w:pPr>
        <w:rPr>
          <w:rFonts w:ascii="宋体" w:eastAsia="宋体" w:hAnsi="宋体"/>
        </w:rPr>
      </w:pPr>
      <w:r w:rsidRPr="000665B4">
        <w:rPr>
          <w:rFonts w:ascii="宋体" w:eastAsia="宋体" w:hAnsi="宋体"/>
        </w:rPr>
        <w:t>}</w:t>
      </w:r>
    </w:p>
    <w:p w:rsidR="00366C2F" w:rsidRPr="000665B4" w:rsidRDefault="00366C2F" w:rsidP="00366C2F">
      <w:pPr>
        <w:rPr>
          <w:rFonts w:ascii="宋体" w:eastAsia="宋体" w:hAnsi="宋体"/>
        </w:rPr>
      </w:pPr>
      <w:r w:rsidRPr="000665B4">
        <w:rPr>
          <w:rFonts w:ascii="宋体" w:eastAsia="宋体" w:hAnsi="宋体"/>
        </w:rPr>
        <w:t>//莫队算法,离线处理查询</w:t>
      </w:r>
    </w:p>
    <w:p w:rsidR="00366C2F" w:rsidRPr="000665B4" w:rsidRDefault="00366C2F" w:rsidP="00366C2F">
      <w:pPr>
        <w:rPr>
          <w:rFonts w:ascii="宋体" w:eastAsia="宋体" w:hAnsi="宋体"/>
        </w:rPr>
      </w:pPr>
      <w:r w:rsidRPr="000665B4">
        <w:rPr>
          <w:rFonts w:ascii="宋体" w:eastAsia="宋体" w:hAnsi="宋体"/>
        </w:rPr>
        <w:t>struct node{</w:t>
      </w:r>
    </w:p>
    <w:p w:rsidR="00366C2F" w:rsidRPr="000665B4" w:rsidRDefault="00366C2F" w:rsidP="00366C2F">
      <w:pPr>
        <w:rPr>
          <w:rFonts w:ascii="宋体" w:eastAsia="宋体" w:hAnsi="宋体"/>
        </w:rPr>
      </w:pPr>
      <w:r w:rsidRPr="000665B4">
        <w:rPr>
          <w:rFonts w:ascii="宋体" w:eastAsia="宋体" w:hAnsi="宋体"/>
        </w:rPr>
        <w:t xml:space="preserve">    ll n,m,id,blk;</w:t>
      </w:r>
    </w:p>
    <w:p w:rsidR="00366C2F" w:rsidRPr="000665B4" w:rsidRDefault="00366C2F" w:rsidP="00366C2F">
      <w:pPr>
        <w:rPr>
          <w:rFonts w:ascii="宋体" w:eastAsia="宋体" w:hAnsi="宋体"/>
        </w:rPr>
      </w:pPr>
      <w:r w:rsidRPr="000665B4">
        <w:rPr>
          <w:rFonts w:ascii="宋体" w:eastAsia="宋体" w:hAnsi="宋体"/>
        </w:rPr>
        <w:t>}Q[MAXN];</w:t>
      </w:r>
    </w:p>
    <w:p w:rsidR="00366C2F" w:rsidRPr="000665B4" w:rsidRDefault="00366C2F" w:rsidP="00366C2F">
      <w:pPr>
        <w:rPr>
          <w:rFonts w:ascii="宋体" w:eastAsia="宋体" w:hAnsi="宋体"/>
        </w:rPr>
      </w:pPr>
      <w:r w:rsidRPr="000665B4">
        <w:rPr>
          <w:rFonts w:ascii="宋体" w:eastAsia="宋体" w:hAnsi="宋体"/>
        </w:rPr>
        <w:t>bool cmp(node x,node y){</w:t>
      </w:r>
    </w:p>
    <w:p w:rsidR="00366C2F" w:rsidRPr="000665B4" w:rsidRDefault="00366C2F" w:rsidP="00366C2F">
      <w:pPr>
        <w:rPr>
          <w:rFonts w:ascii="宋体" w:eastAsia="宋体" w:hAnsi="宋体"/>
        </w:rPr>
      </w:pPr>
      <w:r w:rsidRPr="000665B4">
        <w:rPr>
          <w:rFonts w:ascii="宋体" w:eastAsia="宋体" w:hAnsi="宋体"/>
        </w:rPr>
        <w:t xml:space="preserve">    if(x.blk==y.blk) return x.n&lt;y.n;</w:t>
      </w:r>
    </w:p>
    <w:p w:rsidR="00366C2F" w:rsidRPr="000665B4" w:rsidRDefault="00366C2F" w:rsidP="00366C2F">
      <w:pPr>
        <w:rPr>
          <w:rFonts w:ascii="宋体" w:eastAsia="宋体" w:hAnsi="宋体"/>
        </w:rPr>
      </w:pPr>
      <w:r w:rsidRPr="000665B4">
        <w:rPr>
          <w:rFonts w:ascii="宋体" w:eastAsia="宋体" w:hAnsi="宋体"/>
        </w:rPr>
        <w:t xml:space="preserve">    return x.blk&lt;y.blk;</w:t>
      </w:r>
    </w:p>
    <w:p w:rsidR="00366C2F" w:rsidRPr="000665B4" w:rsidRDefault="00366C2F" w:rsidP="00366C2F">
      <w:pPr>
        <w:rPr>
          <w:rFonts w:ascii="宋体" w:eastAsia="宋体" w:hAnsi="宋体"/>
        </w:rPr>
      </w:pPr>
      <w:r w:rsidRPr="000665B4">
        <w:rPr>
          <w:rFonts w:ascii="宋体" w:eastAsia="宋体" w:hAnsi="宋体"/>
        </w:rPr>
        <w:t>}</w:t>
      </w:r>
    </w:p>
    <w:p w:rsidR="00366C2F" w:rsidRPr="000665B4" w:rsidRDefault="00366C2F" w:rsidP="00366C2F">
      <w:pPr>
        <w:rPr>
          <w:rFonts w:ascii="宋体" w:eastAsia="宋体" w:hAnsi="宋体"/>
        </w:rPr>
      </w:pPr>
      <w:r w:rsidRPr="000665B4">
        <w:rPr>
          <w:rFonts w:ascii="宋体" w:eastAsia="宋体" w:hAnsi="宋体"/>
        </w:rPr>
        <w:t>ll nowm,nown,nowans,inv2=inv(2ll);</w:t>
      </w:r>
    </w:p>
    <w:p w:rsidR="00366C2F" w:rsidRPr="000665B4" w:rsidRDefault="00366C2F" w:rsidP="00366C2F">
      <w:pPr>
        <w:rPr>
          <w:rFonts w:ascii="宋体" w:eastAsia="宋体" w:hAnsi="宋体"/>
        </w:rPr>
      </w:pPr>
      <w:r w:rsidRPr="000665B4">
        <w:rPr>
          <w:rFonts w:ascii="宋体" w:eastAsia="宋体" w:hAnsi="宋体"/>
        </w:rPr>
        <w:t>void addn(){</w:t>
      </w:r>
    </w:p>
    <w:p w:rsidR="00366C2F" w:rsidRPr="000665B4" w:rsidRDefault="00366C2F" w:rsidP="00366C2F">
      <w:pPr>
        <w:rPr>
          <w:rFonts w:ascii="宋体" w:eastAsia="宋体" w:hAnsi="宋体"/>
        </w:rPr>
      </w:pPr>
      <w:r w:rsidRPr="000665B4">
        <w:rPr>
          <w:rFonts w:ascii="宋体" w:eastAsia="宋体" w:hAnsi="宋体"/>
        </w:rPr>
        <w:t xml:space="preserve">    nowans=((2ll*nowans)%MODN-C(nown,nowm)+MODN)%MODN;</w:t>
      </w:r>
    </w:p>
    <w:p w:rsidR="00366C2F" w:rsidRPr="000665B4" w:rsidRDefault="00366C2F" w:rsidP="00366C2F">
      <w:pPr>
        <w:rPr>
          <w:rFonts w:ascii="宋体" w:eastAsia="宋体" w:hAnsi="宋体"/>
        </w:rPr>
      </w:pPr>
      <w:r w:rsidRPr="000665B4">
        <w:rPr>
          <w:rFonts w:ascii="宋体" w:eastAsia="宋体" w:hAnsi="宋体"/>
        </w:rPr>
        <w:t xml:space="preserve">    return;</w:t>
      </w:r>
    </w:p>
    <w:p w:rsidR="00366C2F" w:rsidRPr="000665B4" w:rsidRDefault="00366C2F" w:rsidP="00366C2F">
      <w:pPr>
        <w:rPr>
          <w:rFonts w:ascii="宋体" w:eastAsia="宋体" w:hAnsi="宋体"/>
        </w:rPr>
      </w:pPr>
      <w:r w:rsidRPr="000665B4">
        <w:rPr>
          <w:rFonts w:ascii="宋体" w:eastAsia="宋体" w:hAnsi="宋体"/>
        </w:rPr>
        <w:t>}</w:t>
      </w:r>
    </w:p>
    <w:p w:rsidR="00366C2F" w:rsidRPr="000665B4" w:rsidRDefault="00366C2F" w:rsidP="00366C2F">
      <w:pPr>
        <w:rPr>
          <w:rFonts w:ascii="宋体" w:eastAsia="宋体" w:hAnsi="宋体"/>
        </w:rPr>
      </w:pPr>
      <w:r w:rsidRPr="000665B4">
        <w:rPr>
          <w:rFonts w:ascii="宋体" w:eastAsia="宋体" w:hAnsi="宋体"/>
        </w:rPr>
        <w:t>void minusn(){</w:t>
      </w:r>
    </w:p>
    <w:p w:rsidR="00366C2F" w:rsidRPr="000665B4" w:rsidRDefault="00366C2F" w:rsidP="00366C2F">
      <w:pPr>
        <w:rPr>
          <w:rFonts w:ascii="宋体" w:eastAsia="宋体" w:hAnsi="宋体"/>
        </w:rPr>
      </w:pPr>
      <w:r w:rsidRPr="000665B4">
        <w:rPr>
          <w:rFonts w:ascii="宋体" w:eastAsia="宋体" w:hAnsi="宋体"/>
        </w:rPr>
        <w:t xml:space="preserve">    nowans=(((nowans+C(nown,nowm))%MODN)*inv2)%MODN;</w:t>
      </w:r>
    </w:p>
    <w:p w:rsidR="00366C2F" w:rsidRPr="000665B4" w:rsidRDefault="00366C2F" w:rsidP="00366C2F">
      <w:pPr>
        <w:rPr>
          <w:rFonts w:ascii="宋体" w:eastAsia="宋体" w:hAnsi="宋体"/>
        </w:rPr>
      </w:pPr>
      <w:r w:rsidRPr="000665B4">
        <w:rPr>
          <w:rFonts w:ascii="宋体" w:eastAsia="宋体" w:hAnsi="宋体"/>
        </w:rPr>
        <w:t xml:space="preserve">    return;</w:t>
      </w:r>
    </w:p>
    <w:p w:rsidR="00366C2F" w:rsidRPr="000665B4" w:rsidRDefault="00366C2F" w:rsidP="00366C2F">
      <w:pPr>
        <w:rPr>
          <w:rFonts w:ascii="宋体" w:eastAsia="宋体" w:hAnsi="宋体"/>
        </w:rPr>
      </w:pPr>
      <w:r w:rsidRPr="000665B4">
        <w:rPr>
          <w:rFonts w:ascii="宋体" w:eastAsia="宋体" w:hAnsi="宋体"/>
        </w:rPr>
        <w:t>}</w:t>
      </w:r>
    </w:p>
    <w:p w:rsidR="00366C2F" w:rsidRPr="000665B4" w:rsidRDefault="00366C2F" w:rsidP="00366C2F">
      <w:pPr>
        <w:rPr>
          <w:rFonts w:ascii="宋体" w:eastAsia="宋体" w:hAnsi="宋体"/>
        </w:rPr>
      </w:pPr>
      <w:r w:rsidRPr="000665B4">
        <w:rPr>
          <w:rFonts w:ascii="宋体" w:eastAsia="宋体" w:hAnsi="宋体"/>
        </w:rPr>
        <w:t>void addm(){</w:t>
      </w:r>
    </w:p>
    <w:p w:rsidR="00366C2F" w:rsidRPr="000665B4" w:rsidRDefault="00366C2F" w:rsidP="00366C2F">
      <w:pPr>
        <w:rPr>
          <w:rFonts w:ascii="宋体" w:eastAsia="宋体" w:hAnsi="宋体"/>
        </w:rPr>
      </w:pPr>
      <w:r w:rsidRPr="000665B4">
        <w:rPr>
          <w:rFonts w:ascii="宋体" w:eastAsia="宋体" w:hAnsi="宋体"/>
        </w:rPr>
        <w:t xml:space="preserve">    nowans=(nowans+C(nown,nowm))%MODN;</w:t>
      </w:r>
    </w:p>
    <w:p w:rsidR="00366C2F" w:rsidRPr="000665B4" w:rsidRDefault="00366C2F" w:rsidP="00366C2F">
      <w:pPr>
        <w:rPr>
          <w:rFonts w:ascii="宋体" w:eastAsia="宋体" w:hAnsi="宋体"/>
        </w:rPr>
      </w:pPr>
      <w:r w:rsidRPr="000665B4">
        <w:rPr>
          <w:rFonts w:ascii="宋体" w:eastAsia="宋体" w:hAnsi="宋体"/>
        </w:rPr>
        <w:t xml:space="preserve">    return;</w:t>
      </w:r>
    </w:p>
    <w:p w:rsidR="00366C2F" w:rsidRPr="000665B4" w:rsidRDefault="00366C2F" w:rsidP="00366C2F">
      <w:pPr>
        <w:rPr>
          <w:rFonts w:ascii="宋体" w:eastAsia="宋体" w:hAnsi="宋体"/>
        </w:rPr>
      </w:pPr>
      <w:r w:rsidRPr="000665B4">
        <w:rPr>
          <w:rFonts w:ascii="宋体" w:eastAsia="宋体" w:hAnsi="宋体"/>
        </w:rPr>
        <w:t>}</w:t>
      </w:r>
    </w:p>
    <w:p w:rsidR="00366C2F" w:rsidRPr="000665B4" w:rsidRDefault="00366C2F" w:rsidP="00366C2F">
      <w:pPr>
        <w:rPr>
          <w:rFonts w:ascii="宋体" w:eastAsia="宋体" w:hAnsi="宋体"/>
        </w:rPr>
      </w:pPr>
      <w:r w:rsidRPr="000665B4">
        <w:rPr>
          <w:rFonts w:ascii="宋体" w:eastAsia="宋体" w:hAnsi="宋体"/>
        </w:rPr>
        <w:t>void minusm(){</w:t>
      </w:r>
    </w:p>
    <w:p w:rsidR="00366C2F" w:rsidRPr="000665B4" w:rsidRDefault="00366C2F" w:rsidP="00366C2F">
      <w:pPr>
        <w:rPr>
          <w:rFonts w:ascii="宋体" w:eastAsia="宋体" w:hAnsi="宋体"/>
        </w:rPr>
      </w:pPr>
      <w:r w:rsidRPr="000665B4">
        <w:rPr>
          <w:rFonts w:ascii="宋体" w:eastAsia="宋体" w:hAnsi="宋体"/>
        </w:rPr>
        <w:t xml:space="preserve">    nowans=(nowans-C(nown,nowm)+MODN)%MODN;</w:t>
      </w:r>
    </w:p>
    <w:p w:rsidR="00366C2F" w:rsidRPr="000665B4" w:rsidRDefault="00366C2F" w:rsidP="00366C2F">
      <w:pPr>
        <w:rPr>
          <w:rFonts w:ascii="宋体" w:eastAsia="宋体" w:hAnsi="宋体"/>
        </w:rPr>
      </w:pPr>
      <w:r w:rsidRPr="000665B4">
        <w:rPr>
          <w:rFonts w:ascii="宋体" w:eastAsia="宋体" w:hAnsi="宋体"/>
        </w:rPr>
        <w:t xml:space="preserve">    return;</w:t>
      </w:r>
    </w:p>
    <w:p w:rsidR="00366C2F" w:rsidRPr="000665B4" w:rsidRDefault="00366C2F" w:rsidP="00366C2F">
      <w:pPr>
        <w:rPr>
          <w:rFonts w:ascii="宋体" w:eastAsia="宋体" w:hAnsi="宋体"/>
        </w:rPr>
      </w:pPr>
      <w:r w:rsidRPr="000665B4">
        <w:rPr>
          <w:rFonts w:ascii="宋体" w:eastAsia="宋体" w:hAnsi="宋体"/>
        </w:rPr>
        <w:t>}</w:t>
      </w:r>
    </w:p>
    <w:p w:rsidR="00366C2F" w:rsidRPr="000665B4" w:rsidRDefault="00366C2F" w:rsidP="00366C2F">
      <w:pPr>
        <w:rPr>
          <w:rFonts w:ascii="宋体" w:eastAsia="宋体" w:hAnsi="宋体"/>
        </w:rPr>
      </w:pPr>
    </w:p>
    <w:p w:rsidR="00366C2F" w:rsidRPr="000665B4" w:rsidRDefault="00366C2F" w:rsidP="00366C2F">
      <w:pPr>
        <w:rPr>
          <w:rFonts w:ascii="宋体" w:eastAsia="宋体" w:hAnsi="宋体"/>
        </w:rPr>
      </w:pPr>
      <w:r w:rsidRPr="000665B4">
        <w:rPr>
          <w:rFonts w:ascii="宋体" w:eastAsia="宋体" w:hAnsi="宋体"/>
        </w:rPr>
        <w:t>int main()</w:t>
      </w:r>
    </w:p>
    <w:p w:rsidR="00366C2F" w:rsidRPr="000665B4" w:rsidRDefault="00366C2F" w:rsidP="00366C2F">
      <w:pPr>
        <w:rPr>
          <w:rFonts w:ascii="宋体" w:eastAsia="宋体" w:hAnsi="宋体"/>
        </w:rPr>
      </w:pPr>
      <w:r w:rsidRPr="000665B4">
        <w:rPr>
          <w:rFonts w:ascii="宋体" w:eastAsia="宋体" w:hAnsi="宋体"/>
        </w:rPr>
        <w:t>{</w:t>
      </w:r>
    </w:p>
    <w:p w:rsidR="00366C2F" w:rsidRPr="000665B4" w:rsidRDefault="00366C2F" w:rsidP="00366C2F">
      <w:pPr>
        <w:rPr>
          <w:rFonts w:ascii="宋体" w:eastAsia="宋体" w:hAnsi="宋体"/>
        </w:rPr>
      </w:pPr>
      <w:r w:rsidRPr="000665B4">
        <w:rPr>
          <w:rFonts w:ascii="宋体" w:eastAsia="宋体" w:hAnsi="宋体"/>
        </w:rPr>
        <w:t xml:space="preserve">    init_fac();</w:t>
      </w:r>
    </w:p>
    <w:p w:rsidR="00366C2F" w:rsidRPr="000665B4" w:rsidRDefault="00366C2F" w:rsidP="00366C2F">
      <w:pPr>
        <w:rPr>
          <w:rFonts w:ascii="宋体" w:eastAsia="宋体" w:hAnsi="宋体"/>
        </w:rPr>
      </w:pPr>
      <w:r w:rsidRPr="000665B4">
        <w:rPr>
          <w:rFonts w:ascii="宋体" w:eastAsia="宋体" w:hAnsi="宋体"/>
        </w:rPr>
        <w:t xml:space="preserve">    ll ans[MAXN],t,sz;</w:t>
      </w:r>
    </w:p>
    <w:p w:rsidR="00366C2F" w:rsidRPr="000665B4" w:rsidRDefault="00366C2F" w:rsidP="00366C2F">
      <w:pPr>
        <w:rPr>
          <w:rFonts w:ascii="宋体" w:eastAsia="宋体" w:hAnsi="宋体"/>
        </w:rPr>
      </w:pPr>
      <w:r w:rsidRPr="000665B4">
        <w:rPr>
          <w:rFonts w:ascii="宋体" w:eastAsia="宋体" w:hAnsi="宋体"/>
        </w:rPr>
        <w:t xml:space="preserve">    SCANFLL(t);</w:t>
      </w:r>
    </w:p>
    <w:p w:rsidR="00366C2F" w:rsidRPr="000665B4" w:rsidRDefault="00366C2F" w:rsidP="00366C2F">
      <w:pPr>
        <w:rPr>
          <w:rFonts w:ascii="宋体" w:eastAsia="宋体" w:hAnsi="宋体"/>
        </w:rPr>
      </w:pPr>
      <w:r w:rsidRPr="000665B4">
        <w:rPr>
          <w:rFonts w:ascii="宋体" w:eastAsia="宋体" w:hAnsi="宋体"/>
        </w:rPr>
        <w:t xml:space="preserve">    sz=sqrt(t);</w:t>
      </w:r>
    </w:p>
    <w:p w:rsidR="00366C2F" w:rsidRPr="000665B4" w:rsidRDefault="00366C2F" w:rsidP="00366C2F">
      <w:pPr>
        <w:ind w:firstLine="420"/>
        <w:rPr>
          <w:rFonts w:ascii="宋体" w:eastAsia="宋体" w:hAnsi="宋体"/>
        </w:rPr>
      </w:pPr>
      <w:r w:rsidRPr="000665B4">
        <w:rPr>
          <w:rFonts w:ascii="宋体" w:eastAsia="宋体" w:hAnsi="宋体"/>
        </w:rPr>
        <w:t>for(ll i=0;i&lt;t;i++){</w:t>
      </w:r>
    </w:p>
    <w:p w:rsidR="00366C2F" w:rsidRPr="000665B4" w:rsidRDefault="00366C2F" w:rsidP="00366C2F">
      <w:pPr>
        <w:ind w:firstLine="420"/>
        <w:rPr>
          <w:rFonts w:ascii="宋体" w:eastAsia="宋体" w:hAnsi="宋体"/>
        </w:rPr>
      </w:pPr>
      <w:r w:rsidRPr="000665B4">
        <w:rPr>
          <w:rFonts w:ascii="宋体" w:eastAsia="宋体" w:hAnsi="宋体"/>
        </w:rPr>
        <w:t xml:space="preserve"> SCANFLL(Q[i].n),SCANFLL(Q[i].m),Q[i].id=i,Q[i].blk=Q[i].m/sz;</w:t>
      </w:r>
    </w:p>
    <w:p w:rsidR="00366C2F" w:rsidRPr="000665B4" w:rsidRDefault="00366C2F" w:rsidP="00366C2F">
      <w:pPr>
        <w:ind w:firstLine="420"/>
        <w:rPr>
          <w:rFonts w:ascii="宋体" w:eastAsia="宋体" w:hAnsi="宋体"/>
        </w:rPr>
      </w:pPr>
      <w:r w:rsidRPr="000665B4">
        <w:rPr>
          <w:rFonts w:ascii="宋体" w:eastAsia="宋体" w:hAnsi="宋体"/>
        </w:rPr>
        <w:t>}</w:t>
      </w:r>
    </w:p>
    <w:p w:rsidR="00366C2F" w:rsidRPr="000665B4" w:rsidRDefault="00366C2F" w:rsidP="00366C2F">
      <w:pPr>
        <w:rPr>
          <w:rFonts w:ascii="宋体" w:eastAsia="宋体" w:hAnsi="宋体"/>
        </w:rPr>
      </w:pPr>
      <w:r w:rsidRPr="000665B4">
        <w:rPr>
          <w:rFonts w:ascii="宋体" w:eastAsia="宋体" w:hAnsi="宋体"/>
        </w:rPr>
        <w:t xml:space="preserve">    sort(Q,Q+t,cmp);</w:t>
      </w:r>
    </w:p>
    <w:p w:rsidR="00366C2F" w:rsidRPr="000665B4" w:rsidRDefault="00366C2F" w:rsidP="00366C2F">
      <w:pPr>
        <w:rPr>
          <w:rFonts w:ascii="宋体" w:eastAsia="宋体" w:hAnsi="宋体"/>
        </w:rPr>
      </w:pPr>
      <w:r w:rsidRPr="000665B4">
        <w:rPr>
          <w:rFonts w:ascii="宋体" w:eastAsia="宋体" w:hAnsi="宋体"/>
        </w:rPr>
        <w:lastRenderedPageBreak/>
        <w:t xml:space="preserve">    nowm=nown=0,nowans=1ll;</w:t>
      </w:r>
    </w:p>
    <w:p w:rsidR="00366C2F" w:rsidRPr="000665B4" w:rsidRDefault="00366C2F" w:rsidP="00366C2F">
      <w:pPr>
        <w:rPr>
          <w:rFonts w:ascii="宋体" w:eastAsia="宋体" w:hAnsi="宋体"/>
        </w:rPr>
      </w:pPr>
      <w:r w:rsidRPr="000665B4">
        <w:rPr>
          <w:rFonts w:ascii="宋体" w:eastAsia="宋体" w:hAnsi="宋体"/>
        </w:rPr>
        <w:t xml:space="preserve">    for(ll i=0;i&lt;t;i++){</w:t>
      </w:r>
    </w:p>
    <w:p w:rsidR="00366C2F" w:rsidRPr="000665B4" w:rsidRDefault="00366C2F" w:rsidP="00366C2F">
      <w:pPr>
        <w:rPr>
          <w:rFonts w:ascii="宋体" w:eastAsia="宋体" w:hAnsi="宋体"/>
        </w:rPr>
      </w:pPr>
      <w:r w:rsidRPr="000665B4">
        <w:rPr>
          <w:rFonts w:ascii="宋体" w:eastAsia="宋体" w:hAnsi="宋体"/>
        </w:rPr>
        <w:t xml:space="preserve">        while(nown&lt;Q[i].n) addn(),nown++;</w:t>
      </w:r>
    </w:p>
    <w:p w:rsidR="00366C2F" w:rsidRPr="000665B4" w:rsidRDefault="00366C2F" w:rsidP="00366C2F">
      <w:pPr>
        <w:rPr>
          <w:rFonts w:ascii="宋体" w:eastAsia="宋体" w:hAnsi="宋体"/>
        </w:rPr>
      </w:pPr>
      <w:r w:rsidRPr="000665B4">
        <w:rPr>
          <w:rFonts w:ascii="宋体" w:eastAsia="宋体" w:hAnsi="宋体"/>
        </w:rPr>
        <w:t xml:space="preserve">        while(nown&gt;Q[i].n) nown--,minusn();</w:t>
      </w:r>
    </w:p>
    <w:p w:rsidR="00366C2F" w:rsidRPr="000665B4" w:rsidRDefault="00366C2F" w:rsidP="00366C2F">
      <w:pPr>
        <w:rPr>
          <w:rFonts w:ascii="宋体" w:eastAsia="宋体" w:hAnsi="宋体"/>
        </w:rPr>
      </w:pPr>
      <w:r w:rsidRPr="000665B4">
        <w:rPr>
          <w:rFonts w:ascii="宋体" w:eastAsia="宋体" w:hAnsi="宋体"/>
        </w:rPr>
        <w:t xml:space="preserve">        while(nowm&lt;Q[i].m) nowm++,addm();</w:t>
      </w:r>
    </w:p>
    <w:p w:rsidR="00366C2F" w:rsidRPr="000665B4" w:rsidRDefault="00366C2F" w:rsidP="00366C2F">
      <w:pPr>
        <w:rPr>
          <w:rFonts w:ascii="宋体" w:eastAsia="宋体" w:hAnsi="宋体"/>
        </w:rPr>
      </w:pPr>
      <w:r w:rsidRPr="000665B4">
        <w:rPr>
          <w:rFonts w:ascii="宋体" w:eastAsia="宋体" w:hAnsi="宋体"/>
        </w:rPr>
        <w:t xml:space="preserve">        while(nowm&gt;Q[i].m) minusm(),nowm--;</w:t>
      </w:r>
    </w:p>
    <w:p w:rsidR="00366C2F" w:rsidRPr="000665B4" w:rsidRDefault="00366C2F" w:rsidP="00366C2F">
      <w:pPr>
        <w:rPr>
          <w:rFonts w:ascii="宋体" w:eastAsia="宋体" w:hAnsi="宋体"/>
        </w:rPr>
      </w:pPr>
      <w:r w:rsidRPr="000665B4">
        <w:rPr>
          <w:rFonts w:ascii="宋体" w:eastAsia="宋体" w:hAnsi="宋体"/>
        </w:rPr>
        <w:t xml:space="preserve">        ans[Q[i].id]=nowans;</w:t>
      </w:r>
    </w:p>
    <w:p w:rsidR="00366C2F" w:rsidRPr="000665B4" w:rsidRDefault="00366C2F" w:rsidP="00366C2F">
      <w:pPr>
        <w:rPr>
          <w:rFonts w:ascii="宋体" w:eastAsia="宋体" w:hAnsi="宋体"/>
        </w:rPr>
      </w:pPr>
      <w:r w:rsidRPr="000665B4">
        <w:rPr>
          <w:rFonts w:ascii="宋体" w:eastAsia="宋体" w:hAnsi="宋体"/>
        </w:rPr>
        <w:t xml:space="preserve">    }</w:t>
      </w:r>
    </w:p>
    <w:p w:rsidR="00366C2F" w:rsidRPr="000665B4" w:rsidRDefault="00366C2F" w:rsidP="00366C2F">
      <w:pPr>
        <w:rPr>
          <w:rFonts w:ascii="宋体" w:eastAsia="宋体" w:hAnsi="宋体"/>
        </w:rPr>
      </w:pPr>
      <w:r w:rsidRPr="000665B4">
        <w:rPr>
          <w:rFonts w:ascii="宋体" w:eastAsia="宋体" w:hAnsi="宋体"/>
        </w:rPr>
        <w:t xml:space="preserve">    for(ll i=0;i&lt;t;i++) PRINTLL(ans[i]);</w:t>
      </w:r>
    </w:p>
    <w:p w:rsidR="00366C2F" w:rsidRPr="000665B4" w:rsidRDefault="00366C2F" w:rsidP="00366C2F">
      <w:pPr>
        <w:rPr>
          <w:rFonts w:ascii="宋体" w:eastAsia="宋体" w:hAnsi="宋体"/>
        </w:rPr>
      </w:pPr>
      <w:r w:rsidRPr="000665B4">
        <w:rPr>
          <w:rFonts w:ascii="宋体" w:eastAsia="宋体" w:hAnsi="宋体"/>
        </w:rPr>
        <w:t xml:space="preserve">    return 0;</w:t>
      </w:r>
    </w:p>
    <w:p w:rsidR="00353E8D" w:rsidRPr="000665B4" w:rsidRDefault="00366C2F" w:rsidP="00366C2F">
      <w:pPr>
        <w:rPr>
          <w:rFonts w:ascii="宋体" w:eastAsia="宋体" w:hAnsi="宋体"/>
        </w:rPr>
      </w:pPr>
      <w:r w:rsidRPr="000665B4">
        <w:rPr>
          <w:rFonts w:ascii="宋体" w:eastAsia="宋体" w:hAnsi="宋体"/>
        </w:rPr>
        <w:t>}</w:t>
      </w:r>
    </w:p>
    <w:p w:rsidR="005537B5" w:rsidRPr="000665B4" w:rsidRDefault="00FC13B1" w:rsidP="009B11BF">
      <w:pPr>
        <w:pStyle w:val="1"/>
        <w:rPr>
          <w:rFonts w:ascii="宋体" w:eastAsia="宋体" w:hAnsi="宋体"/>
        </w:rPr>
      </w:pPr>
      <w:bookmarkStart w:id="252" w:name="_Toc524383153"/>
      <w:r w:rsidRPr="000665B4">
        <w:rPr>
          <w:rFonts w:ascii="宋体" w:eastAsia="宋体" w:hAnsi="宋体" w:hint="eastAsia"/>
        </w:rPr>
        <w:t>八、</w:t>
      </w:r>
      <w:r w:rsidR="004B1ACF" w:rsidRPr="000665B4">
        <w:rPr>
          <w:rFonts w:ascii="宋体" w:eastAsia="宋体" w:hAnsi="宋体" w:hint="eastAsia"/>
        </w:rPr>
        <w:t>网络流</w:t>
      </w:r>
      <w:bookmarkEnd w:id="252"/>
    </w:p>
    <w:p w:rsidR="00F73381" w:rsidRPr="000665B4" w:rsidRDefault="00F73381" w:rsidP="00F73381">
      <w:pPr>
        <w:pStyle w:val="2"/>
        <w:rPr>
          <w:rFonts w:ascii="宋体" w:eastAsia="宋体" w:hAnsi="宋体"/>
          <w:b w:val="0"/>
        </w:rPr>
      </w:pPr>
      <w:bookmarkStart w:id="253" w:name="_Toc524383154"/>
      <w:r w:rsidRPr="000665B4">
        <w:rPr>
          <w:rFonts w:ascii="宋体" w:eastAsia="宋体" w:hAnsi="宋体" w:hint="eastAsia"/>
          <w:b w:val="0"/>
        </w:rPr>
        <w:t>补题</w:t>
      </w:r>
      <w:bookmarkEnd w:id="253"/>
    </w:p>
    <w:p w:rsidR="00F73381" w:rsidRPr="000665B4" w:rsidRDefault="00F73381" w:rsidP="00F73381">
      <w:pPr>
        <w:pStyle w:val="3"/>
        <w:rPr>
          <w:rFonts w:ascii="宋体" w:eastAsia="宋体" w:hAnsi="宋体"/>
          <w:b w:val="0"/>
        </w:rPr>
      </w:pPr>
      <w:bookmarkStart w:id="254" w:name="_Toc524383155"/>
      <w:r w:rsidRPr="000665B4">
        <w:rPr>
          <w:rFonts w:ascii="宋体" w:eastAsia="宋体" w:hAnsi="宋体" w:hint="eastAsia"/>
          <w:b w:val="0"/>
        </w:rPr>
        <w:t>银牌题</w:t>
      </w:r>
      <w:r w:rsidRPr="000665B4">
        <w:rPr>
          <w:rFonts w:ascii="宋体" w:eastAsia="宋体" w:hAnsi="宋体"/>
          <w:b w:val="0"/>
        </w:rPr>
        <w:t>-KM</w:t>
      </w:r>
      <w:r w:rsidRPr="000665B4">
        <w:rPr>
          <w:rFonts w:ascii="宋体" w:eastAsia="宋体" w:hAnsi="宋体" w:hint="eastAsia"/>
          <w:b w:val="0"/>
        </w:rPr>
        <w:t>匹配</w:t>
      </w:r>
      <w:bookmarkEnd w:id="254"/>
    </w:p>
    <w:p w:rsidR="00F73381" w:rsidRPr="000665B4" w:rsidRDefault="00F73381" w:rsidP="00F73381">
      <w:pPr>
        <w:rPr>
          <w:rFonts w:ascii="宋体" w:eastAsia="宋体" w:hAnsi="宋体"/>
        </w:rPr>
      </w:pPr>
      <w:r w:rsidRPr="000665B4">
        <w:rPr>
          <w:rFonts w:ascii="宋体" w:eastAsia="宋体" w:hAnsi="宋体" w:hint="eastAsia"/>
        </w:rPr>
        <w:t>2018百度之星</w:t>
      </w:r>
      <w:r w:rsidRPr="000665B4">
        <w:rPr>
          <w:rFonts w:ascii="宋体" w:eastAsia="宋体" w:hAnsi="宋体"/>
        </w:rPr>
        <w:t>程序设计大赛资格赛-1002</w:t>
      </w:r>
    </w:p>
    <w:p w:rsidR="00F73381" w:rsidRPr="000665B4" w:rsidRDefault="00F73381" w:rsidP="00F73381">
      <w:pPr>
        <w:rPr>
          <w:rFonts w:ascii="宋体" w:eastAsia="宋体" w:hAnsi="宋体"/>
        </w:rPr>
      </w:pPr>
      <w:r w:rsidRPr="000665B4">
        <w:rPr>
          <w:rFonts w:ascii="宋体" w:eastAsia="宋体" w:hAnsi="宋体" w:hint="eastAsia"/>
        </w:rPr>
        <w:t>【题意】</w:t>
      </w:r>
    </w:p>
    <w:p w:rsidR="00F73381" w:rsidRPr="000665B4" w:rsidRDefault="00F73381" w:rsidP="00F73381">
      <w:pPr>
        <w:rPr>
          <w:rFonts w:ascii="宋体" w:eastAsia="宋体" w:hAnsi="宋体"/>
        </w:rPr>
      </w:pPr>
      <w:r w:rsidRPr="000665B4">
        <w:rPr>
          <w:rFonts w:ascii="宋体" w:eastAsia="宋体" w:hAnsi="宋体" w:hint="eastAsia"/>
        </w:rPr>
        <w:t>【TAG】整数规划 KM匹配</w:t>
      </w:r>
    </w:p>
    <w:p w:rsidR="00F73381" w:rsidRPr="000665B4" w:rsidRDefault="00F73381" w:rsidP="00F73381">
      <w:pPr>
        <w:rPr>
          <w:rFonts w:ascii="宋体" w:eastAsia="宋体" w:hAnsi="宋体"/>
        </w:rPr>
      </w:pPr>
      <w:r w:rsidRPr="000665B4">
        <w:rPr>
          <w:rFonts w:ascii="宋体" w:eastAsia="宋体" w:hAnsi="宋体" w:hint="eastAsia"/>
        </w:rPr>
        <w:t>【代码】</w:t>
      </w:r>
    </w:p>
    <w:p w:rsidR="00F73381" w:rsidRPr="000665B4" w:rsidRDefault="00F73381" w:rsidP="00F73381">
      <w:pPr>
        <w:rPr>
          <w:rFonts w:ascii="宋体" w:eastAsia="宋体" w:hAnsi="宋体"/>
        </w:rPr>
      </w:pPr>
      <w:r w:rsidRPr="000665B4">
        <w:rPr>
          <w:rFonts w:ascii="宋体" w:eastAsia="宋体" w:hAnsi="宋体" w:hint="eastAsia"/>
        </w:rPr>
        <w:t>【网上AC代码】</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comment"/>
          <w:rFonts w:cs="Consolas"/>
          <w:color w:val="888888"/>
        </w:rPr>
        <w:t>#include&lt;bits/stdc++.h&gt;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using namespace std;</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typedef long long ll;</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const </w:t>
      </w:r>
      <w:r w:rsidRPr="000665B4">
        <w:rPr>
          <w:rStyle w:val="hljs-keyword"/>
          <w:rFonts w:cs="Consolas"/>
          <w:b/>
          <w:bCs/>
          <w:color w:val="000000"/>
        </w:rPr>
        <w:t>int</w:t>
      </w:r>
      <w:r w:rsidRPr="000665B4">
        <w:rPr>
          <w:rStyle w:val="HTML2"/>
          <w:rFonts w:cs="Consolas"/>
          <w:color w:val="000000"/>
        </w:rPr>
        <w:t xml:space="preserve"> inf=</w:t>
      </w:r>
      <w:r w:rsidRPr="000665B4">
        <w:rPr>
          <w:rStyle w:val="hljs-number"/>
          <w:rFonts w:cs="Consolas"/>
          <w:color w:val="008800"/>
        </w:rPr>
        <w:t>0x7f7f7f7f</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const </w:t>
      </w:r>
      <w:r w:rsidRPr="000665B4">
        <w:rPr>
          <w:rStyle w:val="hljs-keyword"/>
          <w:rFonts w:cs="Consolas"/>
          <w:b/>
          <w:bCs/>
          <w:color w:val="000000"/>
        </w:rPr>
        <w:t>int</w:t>
      </w:r>
      <w:r w:rsidRPr="000665B4">
        <w:rPr>
          <w:rStyle w:val="HTML2"/>
          <w:rFonts w:cs="Consolas"/>
          <w:color w:val="000000"/>
        </w:rPr>
        <w:t xml:space="preserve"> N=</w:t>
      </w:r>
      <w:r w:rsidRPr="000665B4">
        <w:rPr>
          <w:rStyle w:val="hljs-number"/>
          <w:rFonts w:cs="Consolas"/>
          <w:color w:val="008800"/>
        </w:rPr>
        <w:t>1010</w:t>
      </w:r>
      <w:r w:rsidRPr="000665B4">
        <w:rPr>
          <w:rStyle w:val="HTML2"/>
          <w:rFonts w:cs="Consolas"/>
          <w:color w:val="000000"/>
        </w:rPr>
        <w:t>,M=</w:t>
      </w:r>
      <w:r w:rsidRPr="000665B4">
        <w:rPr>
          <w:rStyle w:val="hljs-number"/>
          <w:rFonts w:cs="Consolas"/>
          <w:color w:val="008800"/>
        </w:rPr>
        <w:t>1000100</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int</w:t>
      </w:r>
      <w:r w:rsidRPr="000665B4">
        <w:rPr>
          <w:rStyle w:val="HTML2"/>
          <w:rFonts w:cs="Consolas"/>
          <w:color w:val="000000"/>
        </w:rPr>
        <w:t xml:space="preserve"> TT,n,labx[N],laby[N],xx[N],yy[N],pre[N];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int</w:t>
      </w:r>
      <w:r w:rsidRPr="000665B4">
        <w:rPr>
          <w:rStyle w:val="HTML2"/>
          <w:rFonts w:cs="Consolas"/>
          <w:color w:val="000000"/>
        </w:rPr>
        <w:t xml:space="preserve"> e[N][N],</w:t>
      </w:r>
      <w:r w:rsidRPr="000665B4">
        <w:rPr>
          <w:rStyle w:val="hljs-string"/>
          <w:rFonts w:cs="Consolas"/>
          <w:color w:val="880000"/>
        </w:rPr>
        <w:t>q[N]</w:t>
      </w:r>
      <w:r w:rsidRPr="000665B4">
        <w:rPr>
          <w:rStyle w:val="HTML2"/>
          <w:rFonts w:cs="Consolas"/>
          <w:color w:val="000000"/>
        </w:rPr>
        <w:t>,flag[M],slack[N];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ll ans;</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void find(</w:t>
      </w:r>
      <w:r w:rsidRPr="000665B4">
        <w:rPr>
          <w:rStyle w:val="hljs-keyword"/>
          <w:rFonts w:cs="Consolas"/>
          <w:b/>
          <w:bCs/>
          <w:color w:val="000000"/>
        </w:rPr>
        <w:t>int</w:t>
      </w:r>
      <w:r w:rsidRPr="000665B4">
        <w:rPr>
          <w:rStyle w:val="HTML2"/>
          <w:rFonts w:cs="Consolas"/>
          <w:color w:val="000000"/>
        </w:rPr>
        <w:t xml:space="preserve"> </w:t>
      </w:r>
      <w:r w:rsidRPr="000665B4">
        <w:rPr>
          <w:rStyle w:val="hljs-keyword"/>
          <w:rFonts w:cs="Consolas"/>
          <w:b/>
          <w:bCs/>
          <w:color w:val="000000"/>
        </w:rPr>
        <w:t>x</w:t>
      </w: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p;</w:t>
      </w:r>
      <w:r w:rsidRPr="000665B4">
        <w:rPr>
          <w:rStyle w:val="hljs-keyword"/>
          <w:rFonts w:cs="Consolas"/>
          <w:b/>
          <w:bCs/>
          <w:color w:val="000000"/>
        </w:rPr>
        <w:t>x</w:t>
      </w:r>
      <w:r w:rsidRPr="000665B4">
        <w:rPr>
          <w:rStyle w:val="HTML2"/>
          <w:rFonts w:cs="Consolas"/>
          <w:color w:val="000000"/>
        </w:rPr>
        <w:t>;p=xx[pre[</w:t>
      </w:r>
      <w:r w:rsidRPr="000665B4">
        <w:rPr>
          <w:rStyle w:val="hljs-keyword"/>
          <w:rFonts w:cs="Consolas"/>
          <w:b/>
          <w:bCs/>
          <w:color w:val="000000"/>
        </w:rPr>
        <w:t>x</w:t>
      </w:r>
      <w:r w:rsidRPr="000665B4">
        <w:rPr>
          <w:rStyle w:val="HTML2"/>
          <w:rFonts w:cs="Consolas"/>
          <w:color w:val="000000"/>
        </w:rPr>
        <w:t>]],yy[</w:t>
      </w:r>
      <w:r w:rsidRPr="000665B4">
        <w:rPr>
          <w:rStyle w:val="hljs-keyword"/>
          <w:rFonts w:cs="Consolas"/>
          <w:b/>
          <w:bCs/>
          <w:color w:val="000000"/>
        </w:rPr>
        <w:t>x</w:t>
      </w:r>
      <w:r w:rsidRPr="000665B4">
        <w:rPr>
          <w:rStyle w:val="HTML2"/>
          <w:rFonts w:cs="Consolas"/>
          <w:color w:val="000000"/>
        </w:rPr>
        <w:t>]=pre[</w:t>
      </w:r>
      <w:r w:rsidRPr="000665B4">
        <w:rPr>
          <w:rStyle w:val="hljs-keyword"/>
          <w:rFonts w:cs="Consolas"/>
          <w:b/>
          <w:bCs/>
          <w:color w:val="000000"/>
        </w:rPr>
        <w:t>x</w:t>
      </w:r>
      <w:r w:rsidRPr="000665B4">
        <w:rPr>
          <w:rStyle w:val="HTML2"/>
          <w:rFonts w:cs="Consolas"/>
          <w:color w:val="000000"/>
        </w:rPr>
        <w:t>],xx[pre[</w:t>
      </w:r>
      <w:r w:rsidRPr="000665B4">
        <w:rPr>
          <w:rStyle w:val="hljs-keyword"/>
          <w:rFonts w:cs="Consolas"/>
          <w:b/>
          <w:bCs/>
          <w:color w:val="000000"/>
        </w:rPr>
        <w:t>x</w:t>
      </w:r>
      <w:r w:rsidRPr="000665B4">
        <w:rPr>
          <w:rStyle w:val="HTML2"/>
          <w:rFonts w:cs="Consolas"/>
          <w:color w:val="000000"/>
        </w:rPr>
        <w:t>]]=</w:t>
      </w:r>
      <w:r w:rsidRPr="000665B4">
        <w:rPr>
          <w:rStyle w:val="hljs-keyword"/>
          <w:rFonts w:cs="Consolas"/>
          <w:b/>
          <w:bCs/>
          <w:color w:val="000000"/>
        </w:rPr>
        <w:t>x</w:t>
      </w:r>
      <w:r w:rsidRPr="000665B4">
        <w:rPr>
          <w:rStyle w:val="HTML2"/>
          <w:rFonts w:cs="Consolas"/>
          <w:color w:val="000000"/>
        </w:rPr>
        <w:t>,</w:t>
      </w:r>
      <w:r w:rsidRPr="000665B4">
        <w:rPr>
          <w:rStyle w:val="hljs-keyword"/>
          <w:rFonts w:cs="Consolas"/>
          <w:b/>
          <w:bCs/>
          <w:color w:val="000000"/>
        </w:rPr>
        <w:t>x</w:t>
      </w:r>
      <w:r w:rsidRPr="000665B4">
        <w:rPr>
          <w:rStyle w:val="HTML2"/>
          <w:rFonts w:cs="Consolas"/>
          <w:color w:val="000000"/>
        </w:rPr>
        <w:t>=p);</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void KM(</w:t>
      </w:r>
      <w:r w:rsidRPr="000665B4">
        <w:rPr>
          <w:rStyle w:val="hljs-keyword"/>
          <w:rFonts w:cs="Consolas"/>
          <w:b/>
          <w:bCs/>
          <w:color w:val="000000"/>
        </w:rPr>
        <w:t>int</w:t>
      </w:r>
      <w:r w:rsidRPr="000665B4">
        <w:rPr>
          <w:rStyle w:val="HTML2"/>
          <w:rFonts w:cs="Consolas"/>
          <w:color w:val="000000"/>
        </w:rPr>
        <w:t xml:space="preserve"> S){</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memset(flag,</w:t>
      </w:r>
      <w:r w:rsidRPr="000665B4">
        <w:rPr>
          <w:rStyle w:val="hljs-number"/>
          <w:rFonts w:cs="Consolas"/>
          <w:color w:val="008800"/>
        </w:rPr>
        <w:t>0</w:t>
      </w:r>
      <w:r w:rsidRPr="000665B4">
        <w:rPr>
          <w:rStyle w:val="HTML2"/>
          <w:rFonts w:cs="Consolas"/>
          <w:color w:val="000000"/>
        </w:rPr>
        <w:t>,sizeof(flag));</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memset(slack,</w:t>
      </w:r>
      <w:r w:rsidRPr="000665B4">
        <w:rPr>
          <w:rStyle w:val="hljs-number"/>
          <w:rFonts w:cs="Consolas"/>
          <w:color w:val="008800"/>
        </w:rPr>
        <w:t>63</w:t>
      </w:r>
      <w:r w:rsidRPr="000665B4">
        <w:rPr>
          <w:rStyle w:val="HTML2"/>
          <w:rFonts w:cs="Consolas"/>
          <w:color w:val="000000"/>
        </w:rPr>
        <w:t>,sizeof(slack));</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flag[</w:t>
      </w:r>
      <w:r w:rsidRPr="000665B4">
        <w:rPr>
          <w:rStyle w:val="hljs-string"/>
          <w:rFonts w:cs="Consolas"/>
          <w:color w:val="880000"/>
        </w:rPr>
        <w:t>q[1]</w:t>
      </w:r>
      <w:r w:rsidRPr="000665B4">
        <w:rPr>
          <w:rStyle w:val="HTML2"/>
          <w:rFonts w:cs="Consolas"/>
          <w:color w:val="000000"/>
        </w:rPr>
        <w:t>=S]=</w:t>
      </w:r>
      <w:r w:rsidRPr="000665B4">
        <w:rPr>
          <w:rStyle w:val="hljs-number"/>
          <w:rFonts w:cs="Consolas"/>
          <w:color w:val="008800"/>
        </w:rPr>
        <w:t>1</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lastRenderedPageBreak/>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l=</w:t>
      </w:r>
      <w:r w:rsidRPr="000665B4">
        <w:rPr>
          <w:rStyle w:val="hljs-number"/>
          <w:rFonts w:cs="Consolas"/>
          <w:color w:val="008800"/>
        </w:rPr>
        <w:t>1</w:t>
      </w:r>
      <w:r w:rsidRPr="000665B4">
        <w:rPr>
          <w:rStyle w:val="HTML2"/>
          <w:rFonts w:cs="Consolas"/>
          <w:color w:val="000000"/>
        </w:rPr>
        <w:t>,r=</w:t>
      </w:r>
      <w:r w:rsidRPr="000665B4">
        <w:rPr>
          <w:rStyle w:val="hljs-number"/>
          <w:rFonts w:cs="Consolas"/>
          <w:color w:val="008800"/>
        </w:rPr>
        <w:t>2</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while</w:t>
      </w:r>
      <w:r w:rsidRPr="000665B4">
        <w:rPr>
          <w:rStyle w:val="HTML2"/>
          <w:rFonts w:cs="Consolas"/>
          <w:color w:val="000000"/>
        </w:rPr>
        <w:t>(l&lt;r){</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w:t>
      </w:r>
      <w:r w:rsidRPr="000665B4">
        <w:rPr>
          <w:rStyle w:val="hljs-keyword"/>
          <w:rFonts w:cs="Consolas"/>
          <w:b/>
          <w:bCs/>
          <w:color w:val="000000"/>
        </w:rPr>
        <w:t>x</w:t>
      </w:r>
      <w:r w:rsidRPr="000665B4">
        <w:rPr>
          <w:rStyle w:val="HTML2"/>
          <w:rFonts w:cs="Consolas"/>
          <w:color w:val="000000"/>
        </w:rPr>
        <w:t>=</w:t>
      </w:r>
      <w:r w:rsidRPr="000665B4">
        <w:rPr>
          <w:rStyle w:val="hljs-string"/>
          <w:rFonts w:cs="Consolas"/>
          <w:color w:val="880000"/>
        </w:rPr>
        <w:t>q[l++]</w:t>
      </w: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w:t>
      </w:r>
      <w:r w:rsidRPr="000665B4">
        <w:rPr>
          <w:rStyle w:val="hljs-keyword"/>
          <w:rFonts w:cs="Consolas"/>
          <w:b/>
          <w:bCs/>
          <w:color w:val="000000"/>
        </w:rPr>
        <w:t>y</w:t>
      </w:r>
      <w:r w:rsidRPr="000665B4">
        <w:rPr>
          <w:rStyle w:val="HTML2"/>
          <w:rFonts w:cs="Consolas"/>
          <w:color w:val="000000"/>
        </w:rPr>
        <w:t>=</w:t>
      </w:r>
      <w:r w:rsidRPr="000665B4">
        <w:rPr>
          <w:rStyle w:val="hljs-number"/>
          <w:rFonts w:cs="Consolas"/>
          <w:color w:val="008800"/>
        </w:rPr>
        <w:t>1</w:t>
      </w:r>
      <w:r w:rsidRPr="000665B4">
        <w:rPr>
          <w:rStyle w:val="HTML2"/>
          <w:rFonts w:cs="Consolas"/>
          <w:color w:val="000000"/>
        </w:rPr>
        <w:t>;</w:t>
      </w:r>
      <w:r w:rsidRPr="000665B4">
        <w:rPr>
          <w:rStyle w:val="hljs-keyword"/>
          <w:rFonts w:cs="Consolas"/>
          <w:b/>
          <w:bCs/>
          <w:color w:val="000000"/>
        </w:rPr>
        <w:t>y</w:t>
      </w:r>
      <w:r w:rsidRPr="000665B4">
        <w:rPr>
          <w:rStyle w:val="HTML2"/>
          <w:rFonts w:cs="Consolas"/>
          <w:color w:val="000000"/>
        </w:rPr>
        <w:t>&lt;=n;</w:t>
      </w:r>
      <w:r w:rsidRPr="000665B4">
        <w:rPr>
          <w:rStyle w:val="hljs-keyword"/>
          <w:rFonts w:cs="Consolas"/>
          <w:b/>
          <w:bCs/>
          <w:color w:val="000000"/>
        </w:rPr>
        <w:t>y</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tmp=labx[</w:t>
      </w:r>
      <w:r w:rsidRPr="000665B4">
        <w:rPr>
          <w:rStyle w:val="hljs-keyword"/>
          <w:rFonts w:cs="Consolas"/>
          <w:b/>
          <w:bCs/>
          <w:color w:val="000000"/>
        </w:rPr>
        <w:t>x</w:t>
      </w:r>
      <w:r w:rsidRPr="000665B4">
        <w:rPr>
          <w:rStyle w:val="HTML2"/>
          <w:rFonts w:cs="Consolas"/>
          <w:color w:val="000000"/>
        </w:rPr>
        <w:t>]+laby[</w:t>
      </w:r>
      <w:r w:rsidRPr="000665B4">
        <w:rPr>
          <w:rStyle w:val="hljs-keyword"/>
          <w:rFonts w:cs="Consolas"/>
          <w:b/>
          <w:bCs/>
          <w:color w:val="000000"/>
        </w:rPr>
        <w:t>y</w:t>
      </w:r>
      <w:r w:rsidRPr="000665B4">
        <w:rPr>
          <w:rStyle w:val="HTML2"/>
          <w:rFonts w:cs="Consolas"/>
          <w:color w:val="000000"/>
        </w:rPr>
        <w:t>]-e[</w:t>
      </w:r>
      <w:r w:rsidRPr="000665B4">
        <w:rPr>
          <w:rStyle w:val="hljs-keyword"/>
          <w:rFonts w:cs="Consolas"/>
          <w:b/>
          <w:bCs/>
          <w:color w:val="000000"/>
        </w:rPr>
        <w:t>x</w:t>
      </w:r>
      <w:r w:rsidRPr="000665B4">
        <w:rPr>
          <w:rStyle w:val="HTML2"/>
          <w:rFonts w:cs="Consolas"/>
          <w:color w:val="000000"/>
        </w:rPr>
        <w:t>][</w:t>
      </w:r>
      <w:r w:rsidRPr="000665B4">
        <w:rPr>
          <w:rStyle w:val="hljs-keyword"/>
          <w:rFonts w:cs="Consolas"/>
          <w:b/>
          <w:bCs/>
          <w:color w:val="000000"/>
        </w:rPr>
        <w:t>y</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(flag[yy[</w:t>
      </w:r>
      <w:r w:rsidRPr="000665B4">
        <w:rPr>
          <w:rStyle w:val="hljs-keyword"/>
          <w:rFonts w:cs="Consolas"/>
          <w:b/>
          <w:bCs/>
          <w:color w:val="000000"/>
        </w:rPr>
        <w:t>y</w:t>
      </w:r>
      <w:r w:rsidRPr="000665B4">
        <w:rPr>
          <w:rStyle w:val="HTML2"/>
          <w:rFonts w:cs="Consolas"/>
          <w:color w:val="000000"/>
        </w:rPr>
        <w:t>]]||slack[</w:t>
      </w:r>
      <w:r w:rsidRPr="000665B4">
        <w:rPr>
          <w:rStyle w:val="hljs-keyword"/>
          <w:rFonts w:cs="Consolas"/>
          <w:b/>
          <w:bCs/>
          <w:color w:val="000000"/>
        </w:rPr>
        <w:t>y</w:t>
      </w:r>
      <w:r w:rsidRPr="000665B4">
        <w:rPr>
          <w:rStyle w:val="HTML2"/>
          <w:rFonts w:cs="Consolas"/>
          <w:color w:val="000000"/>
        </w:rPr>
        <w:t xml:space="preserve">]&lt;tmp) </w:t>
      </w:r>
      <w:r w:rsidRPr="000665B4">
        <w:rPr>
          <w:rStyle w:val="hljs-keyword"/>
          <w:rFonts w:cs="Consolas"/>
          <w:b/>
          <w:bCs/>
          <w:color w:val="000000"/>
        </w:rPr>
        <w:t>continue</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pre[</w:t>
      </w:r>
      <w:r w:rsidRPr="000665B4">
        <w:rPr>
          <w:rStyle w:val="hljs-keyword"/>
          <w:rFonts w:cs="Consolas"/>
          <w:b/>
          <w:bCs/>
          <w:color w:val="000000"/>
        </w:rPr>
        <w:t>y</w:t>
      </w:r>
      <w:r w:rsidRPr="000665B4">
        <w:rPr>
          <w:rStyle w:val="HTML2"/>
          <w:rFonts w:cs="Consolas"/>
          <w:color w:val="000000"/>
        </w:rPr>
        <w:t>]=</w:t>
      </w:r>
      <w:r w:rsidRPr="000665B4">
        <w:rPr>
          <w:rStyle w:val="hljs-keyword"/>
          <w:rFonts w:cs="Consolas"/>
          <w:b/>
          <w:bCs/>
          <w:color w:val="000000"/>
        </w:rPr>
        <w:t>x</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(!tmp){</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(!yy[</w:t>
      </w:r>
      <w:r w:rsidRPr="000665B4">
        <w:rPr>
          <w:rStyle w:val="hljs-keyword"/>
          <w:rFonts w:cs="Consolas"/>
          <w:b/>
          <w:bCs/>
          <w:color w:val="000000"/>
        </w:rPr>
        <w:t>y</w:t>
      </w: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 xml:space="preserve"> find(</w:t>
      </w:r>
      <w:r w:rsidRPr="000665B4">
        <w:rPr>
          <w:rStyle w:val="hljs-keyword"/>
          <w:rFonts w:cs="Consolas"/>
          <w:b/>
          <w:bCs/>
          <w:color w:val="000000"/>
        </w:rPr>
        <w:t>y</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string"/>
          <w:rFonts w:cs="Consolas"/>
          <w:color w:val="880000"/>
        </w:rPr>
        <w:t>q[r]</w:t>
      </w:r>
      <w:r w:rsidRPr="000665B4">
        <w:rPr>
          <w:rStyle w:val="HTML2"/>
          <w:rFonts w:cs="Consolas"/>
          <w:color w:val="000000"/>
        </w:rPr>
        <w:t>=yy[</w:t>
      </w:r>
      <w:r w:rsidRPr="000665B4">
        <w:rPr>
          <w:rStyle w:val="hljs-keyword"/>
          <w:rFonts w:cs="Consolas"/>
          <w:b/>
          <w:bCs/>
          <w:color w:val="000000"/>
        </w:rPr>
        <w:t>y</w:t>
      </w:r>
      <w:r w:rsidRPr="000665B4">
        <w:rPr>
          <w:rStyle w:val="HTML2"/>
          <w:rFonts w:cs="Consolas"/>
          <w:color w:val="000000"/>
        </w:rPr>
        <w:t>]; flag[</w:t>
      </w:r>
      <w:r w:rsidRPr="000665B4">
        <w:rPr>
          <w:rStyle w:val="hljs-string"/>
          <w:rFonts w:cs="Consolas"/>
          <w:color w:val="880000"/>
        </w:rPr>
        <w:t>q[r]</w:t>
      </w:r>
      <w:r w:rsidRPr="000665B4">
        <w:rPr>
          <w:rStyle w:val="HTML2"/>
          <w:rFonts w:cs="Consolas"/>
          <w:color w:val="000000"/>
        </w:rPr>
        <w:t>]=</w:t>
      </w:r>
      <w:r w:rsidRPr="000665B4">
        <w:rPr>
          <w:rStyle w:val="hljs-number"/>
          <w:rFonts w:cs="Consolas"/>
          <w:color w:val="008800"/>
        </w:rPr>
        <w:t>1</w:t>
      </w:r>
      <w:r w:rsidRPr="000665B4">
        <w:rPr>
          <w:rStyle w:val="HTML2"/>
          <w:rFonts w:cs="Consolas"/>
          <w:color w:val="000000"/>
        </w:rPr>
        <w:t>;r++;</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else</w:t>
      </w:r>
      <w:r w:rsidRPr="000665B4">
        <w:rPr>
          <w:rStyle w:val="HTML2"/>
          <w:rFonts w:cs="Consolas"/>
          <w:color w:val="000000"/>
        </w:rPr>
        <w:t xml:space="preserve"> slack[</w:t>
      </w:r>
      <w:r w:rsidRPr="000665B4">
        <w:rPr>
          <w:rStyle w:val="hljs-keyword"/>
          <w:rFonts w:cs="Consolas"/>
          <w:b/>
          <w:bCs/>
          <w:color w:val="000000"/>
        </w:rPr>
        <w:t>y</w:t>
      </w:r>
      <w:r w:rsidRPr="000665B4">
        <w:rPr>
          <w:rStyle w:val="HTML2"/>
          <w:rFonts w:cs="Consolas"/>
          <w:color w:val="000000"/>
        </w:rPr>
        <w:t>]=tmp;</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int</w:t>
      </w:r>
      <w:r w:rsidRPr="000665B4">
        <w:rPr>
          <w:rStyle w:val="HTML2"/>
          <w:rFonts w:cs="Consolas"/>
          <w:color w:val="000000"/>
        </w:rPr>
        <w:t xml:space="preserve"> delta=inf;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;i&lt;=n;i++)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(!flag[yy[i]]) delta=min(delta,slack[i]);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;i&lt;=n;i++){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(flag[i]) labx[i]-=delta;</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(flag[yy[i]]) laby[i]+=delta;</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else</w:t>
      </w:r>
      <w:r w:rsidRPr="000665B4">
        <w:rPr>
          <w:rStyle w:val="HTML2"/>
          <w:rFonts w:cs="Consolas"/>
          <w:color w:val="000000"/>
        </w:rPr>
        <w:t xml:space="preserve"> slack[i]-=delta;</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 xml:space="preserve">;i&lt;=n;i++) </w:t>
      </w:r>
      <w:r w:rsidRPr="000665B4">
        <w:rPr>
          <w:rStyle w:val="hljs-keyword"/>
          <w:rFonts w:cs="Consolas"/>
          <w:b/>
          <w:bCs/>
          <w:color w:val="000000"/>
        </w:rPr>
        <w:t>if</w:t>
      </w:r>
      <w:r w:rsidRPr="000665B4">
        <w:rPr>
          <w:rStyle w:val="HTML2"/>
          <w:rFonts w:cs="Consolas"/>
          <w:color w:val="000000"/>
        </w:rPr>
        <w:t>(!flag[yy[i]]&amp;&amp;!slack[i]){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if</w:t>
      </w:r>
      <w:r w:rsidRPr="000665B4">
        <w:rPr>
          <w:rStyle w:val="HTML2"/>
          <w:rFonts w:cs="Consolas"/>
          <w:color w:val="000000"/>
        </w:rPr>
        <w:t xml:space="preserve">(!yy[i]) </w:t>
      </w:r>
      <w:r w:rsidRPr="000665B4">
        <w:rPr>
          <w:rStyle w:val="hljs-keyword"/>
          <w:rFonts w:cs="Consolas"/>
          <w:b/>
          <w:bCs/>
          <w:color w:val="000000"/>
        </w:rPr>
        <w:t>return</w:t>
      </w:r>
      <w:r w:rsidRPr="000665B4">
        <w:rPr>
          <w:rStyle w:val="HTML2"/>
          <w:rFonts w:cs="Consolas"/>
          <w:color w:val="000000"/>
        </w:rPr>
        <w:t xml:space="preserve"> find(i);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string"/>
          <w:rFonts w:cs="Consolas"/>
          <w:color w:val="880000"/>
        </w:rPr>
        <w:t>q[r]</w:t>
      </w:r>
      <w:r w:rsidRPr="000665B4">
        <w:rPr>
          <w:rStyle w:val="HTML2"/>
          <w:rFonts w:cs="Consolas"/>
          <w:color w:val="000000"/>
        </w:rPr>
        <w:t>=yy[i]; flag[</w:t>
      </w:r>
      <w:r w:rsidRPr="000665B4">
        <w:rPr>
          <w:rStyle w:val="hljs-string"/>
          <w:rFonts w:cs="Consolas"/>
          <w:color w:val="880000"/>
        </w:rPr>
        <w:t>q[r]</w:t>
      </w:r>
      <w:r w:rsidRPr="000665B4">
        <w:rPr>
          <w:rStyle w:val="HTML2"/>
          <w:rFonts w:cs="Consolas"/>
          <w:color w:val="000000"/>
        </w:rPr>
        <w:t>]=</w:t>
      </w:r>
      <w:r w:rsidRPr="000665B4">
        <w:rPr>
          <w:rStyle w:val="hljs-number"/>
          <w:rFonts w:cs="Consolas"/>
          <w:color w:val="008800"/>
        </w:rPr>
        <w:t>1</w:t>
      </w:r>
      <w:r w:rsidRPr="000665B4">
        <w:rPr>
          <w:rStyle w:val="HTML2"/>
          <w:rFonts w:cs="Consolas"/>
          <w:color w:val="000000"/>
        </w:rPr>
        <w:t>;r++;</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void KM(){</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;i&lt;=n;i++)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j=</w:t>
      </w:r>
      <w:r w:rsidRPr="000665B4">
        <w:rPr>
          <w:rStyle w:val="hljs-number"/>
          <w:rFonts w:cs="Consolas"/>
          <w:color w:val="008800"/>
        </w:rPr>
        <w:t>1</w:t>
      </w:r>
      <w:r w:rsidRPr="000665B4">
        <w:rPr>
          <w:rStyle w:val="HTML2"/>
          <w:rFonts w:cs="Consolas"/>
          <w:color w:val="000000"/>
        </w:rPr>
        <w:t>;j&lt;=n;j++)</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labx[i]=max(labx[i],e[i][j]);</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;i&lt;=n;i++)KM(i);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ljs-keyword"/>
          <w:rFonts w:cs="Consolas"/>
          <w:b/>
          <w:bCs/>
          <w:color w:val="000000"/>
        </w:rPr>
        <w:t>int</w:t>
      </w:r>
      <w:r w:rsidRPr="000665B4">
        <w:rPr>
          <w:rStyle w:val="HTML2"/>
          <w:rFonts w:cs="Consolas"/>
          <w:color w:val="000000"/>
        </w:rPr>
        <w:t xml:space="preserve"> main(){</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scanf(</w:t>
      </w:r>
      <w:r w:rsidRPr="000665B4">
        <w:rPr>
          <w:rStyle w:val="hljs-string"/>
          <w:rFonts w:cs="Consolas"/>
          <w:color w:val="880000"/>
        </w:rPr>
        <w:t>"</w:t>
      </w:r>
      <w:r w:rsidRPr="000665B4">
        <w:rPr>
          <w:rStyle w:val="hljs-variable"/>
          <w:rFonts w:cs="Consolas"/>
          <w:color w:val="880000"/>
        </w:rPr>
        <w:t>%d</w:t>
      </w:r>
      <w:r w:rsidRPr="000665B4">
        <w:rPr>
          <w:rStyle w:val="hljs-string"/>
          <w:rFonts w:cs="Consolas"/>
          <w:color w:val="880000"/>
        </w:rPr>
        <w:t>"</w:t>
      </w:r>
      <w:r w:rsidRPr="000665B4">
        <w:rPr>
          <w:rStyle w:val="HTML2"/>
          <w:rFonts w:cs="Consolas"/>
          <w:color w:val="000000"/>
        </w:rPr>
        <w:t>,&amp;TT);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T=</w:t>
      </w:r>
      <w:r w:rsidRPr="000665B4">
        <w:rPr>
          <w:rStyle w:val="hljs-number"/>
          <w:rFonts w:cs="Consolas"/>
          <w:color w:val="008800"/>
        </w:rPr>
        <w:t>1</w:t>
      </w:r>
      <w:r w:rsidRPr="000665B4">
        <w:rPr>
          <w:rStyle w:val="HTML2"/>
          <w:rFonts w:cs="Consolas"/>
          <w:color w:val="000000"/>
        </w:rPr>
        <w:t xml:space="preserve">;T&lt;=TT;T++){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scanf(</w:t>
      </w:r>
      <w:r w:rsidRPr="000665B4">
        <w:rPr>
          <w:rStyle w:val="hljs-string"/>
          <w:rFonts w:cs="Consolas"/>
          <w:color w:val="880000"/>
        </w:rPr>
        <w:t>"</w:t>
      </w:r>
      <w:r w:rsidRPr="000665B4">
        <w:rPr>
          <w:rStyle w:val="hljs-variable"/>
          <w:rFonts w:cs="Consolas"/>
          <w:color w:val="880000"/>
        </w:rPr>
        <w:t>%d</w:t>
      </w:r>
      <w:r w:rsidRPr="000665B4">
        <w:rPr>
          <w:rStyle w:val="hljs-string"/>
          <w:rFonts w:cs="Consolas"/>
          <w:color w:val="880000"/>
        </w:rPr>
        <w:t>"</w:t>
      </w:r>
      <w:r w:rsidRPr="000665B4">
        <w:rPr>
          <w:rStyle w:val="HTML2"/>
          <w:rFonts w:cs="Consolas"/>
          <w:color w:val="000000"/>
        </w:rPr>
        <w:t>,&amp;n); ans=</w:t>
      </w:r>
      <w:r w:rsidRPr="000665B4">
        <w:rPr>
          <w:rStyle w:val="hljs-number"/>
          <w:rFonts w:cs="Consolas"/>
          <w:color w:val="008800"/>
        </w:rPr>
        <w:t>0</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 xml:space="preserve">;i&lt;=n;i++)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j=</w:t>
      </w:r>
      <w:r w:rsidRPr="000665B4">
        <w:rPr>
          <w:rStyle w:val="hljs-number"/>
          <w:rFonts w:cs="Consolas"/>
          <w:color w:val="008800"/>
        </w:rPr>
        <w:t>1</w:t>
      </w:r>
      <w:r w:rsidRPr="000665B4">
        <w:rPr>
          <w:rStyle w:val="HTML2"/>
          <w:rFonts w:cs="Consolas"/>
          <w:color w:val="000000"/>
        </w:rPr>
        <w:t>;j&lt;=n;j++)</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scanf(</w:t>
      </w:r>
      <w:r w:rsidRPr="000665B4">
        <w:rPr>
          <w:rStyle w:val="hljs-string"/>
          <w:rFonts w:cs="Consolas"/>
          <w:color w:val="880000"/>
        </w:rPr>
        <w:t>"</w:t>
      </w:r>
      <w:r w:rsidRPr="000665B4">
        <w:rPr>
          <w:rStyle w:val="hljs-variable"/>
          <w:rFonts w:cs="Consolas"/>
          <w:color w:val="880000"/>
        </w:rPr>
        <w:t>%d</w:t>
      </w:r>
      <w:r w:rsidRPr="000665B4">
        <w:rPr>
          <w:rStyle w:val="hljs-string"/>
          <w:rFonts w:cs="Consolas"/>
          <w:color w:val="880000"/>
        </w:rPr>
        <w:t>"</w:t>
      </w:r>
      <w:r w:rsidRPr="000665B4">
        <w:rPr>
          <w:rStyle w:val="HTML2"/>
          <w:rFonts w:cs="Consolas"/>
          <w:color w:val="000000"/>
        </w:rPr>
        <w:t>,&amp;e[i][j]),e[i][j]*=-</w:t>
      </w:r>
      <w:r w:rsidRPr="000665B4">
        <w:rPr>
          <w:rStyle w:val="hljs-number"/>
          <w:rFonts w:cs="Consolas"/>
          <w:color w:val="008800"/>
        </w:rPr>
        <w:t>1</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KM();</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for</w:t>
      </w:r>
      <w:r w:rsidRPr="000665B4">
        <w:rPr>
          <w:rStyle w:val="HTML2"/>
          <w:rFonts w:cs="Consolas"/>
          <w:color w:val="000000"/>
        </w:rPr>
        <w:t>(</w:t>
      </w:r>
      <w:r w:rsidRPr="000665B4">
        <w:rPr>
          <w:rStyle w:val="hljs-keyword"/>
          <w:rFonts w:cs="Consolas"/>
          <w:b/>
          <w:bCs/>
          <w:color w:val="000000"/>
        </w:rPr>
        <w:t>int</w:t>
      </w:r>
      <w:r w:rsidRPr="000665B4">
        <w:rPr>
          <w:rStyle w:val="HTML2"/>
          <w:rFonts w:cs="Consolas"/>
          <w:color w:val="000000"/>
        </w:rPr>
        <w:t xml:space="preserve"> i=</w:t>
      </w:r>
      <w:r w:rsidRPr="000665B4">
        <w:rPr>
          <w:rStyle w:val="hljs-number"/>
          <w:rFonts w:cs="Consolas"/>
          <w:color w:val="008800"/>
        </w:rPr>
        <w:t>1</w:t>
      </w:r>
      <w:r w:rsidRPr="000665B4">
        <w:rPr>
          <w:rStyle w:val="HTML2"/>
          <w:rFonts w:cs="Consolas"/>
          <w:color w:val="000000"/>
        </w:rPr>
        <w:t>;i&lt;=n;i++) ans+=labx[i]+laby[i];</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printf</w:t>
      </w:r>
      <w:r w:rsidRPr="000665B4">
        <w:rPr>
          <w:rStyle w:val="HTML2"/>
          <w:rFonts w:cs="Consolas"/>
          <w:color w:val="000000"/>
        </w:rPr>
        <w:t>(</w:t>
      </w:r>
      <w:r w:rsidRPr="000665B4">
        <w:rPr>
          <w:rStyle w:val="hljs-string"/>
          <w:rFonts w:cs="Consolas"/>
          <w:color w:val="880000"/>
        </w:rPr>
        <w:t>"Case #</w:t>
      </w:r>
      <w:r w:rsidRPr="000665B4">
        <w:rPr>
          <w:rStyle w:val="hljs-variable"/>
          <w:rFonts w:cs="Consolas"/>
          <w:color w:val="880000"/>
        </w:rPr>
        <w:t>%d</w:t>
      </w:r>
      <w:r w:rsidRPr="000665B4">
        <w:rPr>
          <w:rStyle w:val="hljs-string"/>
          <w:rFonts w:cs="Consolas"/>
          <w:color w:val="880000"/>
        </w:rPr>
        <w:t xml:space="preserve">: </w:t>
      </w:r>
      <w:r w:rsidRPr="000665B4">
        <w:rPr>
          <w:rStyle w:val="hljs-variable"/>
          <w:rFonts w:cs="Consolas"/>
          <w:color w:val="880000"/>
        </w:rPr>
        <w:t>%I64d</w:t>
      </w:r>
      <w:r w:rsidRPr="000665B4">
        <w:rPr>
          <w:rStyle w:val="hljs-string"/>
          <w:rFonts w:cs="Consolas"/>
          <w:color w:val="880000"/>
        </w:rPr>
        <w:t>\n"</w:t>
      </w:r>
      <w:r w:rsidRPr="000665B4">
        <w:rPr>
          <w:rStyle w:val="HTML2"/>
          <w:rFonts w:cs="Consolas"/>
          <w:color w:val="000000"/>
        </w:rPr>
        <w:t>,T,-ans);</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lastRenderedPageBreak/>
        <w:t xml:space="preserve">        memset(labx,</w:t>
      </w:r>
      <w:r w:rsidRPr="000665B4">
        <w:rPr>
          <w:rStyle w:val="hljs-number"/>
          <w:rFonts w:cs="Consolas"/>
          <w:color w:val="008800"/>
        </w:rPr>
        <w:t>0</w:t>
      </w:r>
      <w:r w:rsidRPr="000665B4">
        <w:rPr>
          <w:rStyle w:val="HTML2"/>
          <w:rFonts w:cs="Consolas"/>
          <w:color w:val="000000"/>
        </w:rPr>
        <w:t>,sizeof(labx));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memset(laby,</w:t>
      </w:r>
      <w:r w:rsidRPr="000665B4">
        <w:rPr>
          <w:rStyle w:val="hljs-number"/>
          <w:rFonts w:cs="Consolas"/>
          <w:color w:val="008800"/>
        </w:rPr>
        <w:t>0</w:t>
      </w:r>
      <w:r w:rsidRPr="000665B4">
        <w:rPr>
          <w:rStyle w:val="HTML2"/>
          <w:rFonts w:cs="Consolas"/>
          <w:color w:val="000000"/>
        </w:rPr>
        <w:t>,sizeof(laby));</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memset(xx,</w:t>
      </w:r>
      <w:r w:rsidRPr="000665B4">
        <w:rPr>
          <w:rStyle w:val="hljs-number"/>
          <w:rFonts w:cs="Consolas"/>
          <w:color w:val="008800"/>
        </w:rPr>
        <w:t>0</w:t>
      </w:r>
      <w:r w:rsidRPr="000665B4">
        <w:rPr>
          <w:rStyle w:val="HTML2"/>
          <w:rFonts w:cs="Consolas"/>
          <w:color w:val="000000"/>
        </w:rPr>
        <w:t>,sizeof(xx));</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memset(yy,</w:t>
      </w:r>
      <w:r w:rsidRPr="000665B4">
        <w:rPr>
          <w:rStyle w:val="hljs-number"/>
          <w:rFonts w:cs="Consolas"/>
          <w:color w:val="008800"/>
        </w:rPr>
        <w:t>0</w:t>
      </w:r>
      <w:r w:rsidRPr="000665B4">
        <w:rPr>
          <w:rStyle w:val="HTML2"/>
          <w:rFonts w:cs="Consolas"/>
          <w:color w:val="000000"/>
        </w:rPr>
        <w:t>,sizeof(yy));</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memset(pre,</w:t>
      </w:r>
      <w:r w:rsidRPr="000665B4">
        <w:rPr>
          <w:rStyle w:val="hljs-number"/>
          <w:rFonts w:cs="Consolas"/>
          <w:color w:val="008800"/>
        </w:rPr>
        <w:t>0</w:t>
      </w:r>
      <w:r w:rsidRPr="000665B4">
        <w:rPr>
          <w:rStyle w:val="HTML2"/>
          <w:rFonts w:cs="Consolas"/>
          <w:color w:val="000000"/>
        </w:rPr>
        <w:t>,sizeof(pre));</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0665B4">
        <w:rPr>
          <w:rStyle w:val="HTML2"/>
          <w:rFonts w:cs="Consolas"/>
          <w:color w:val="000000"/>
        </w:rPr>
        <w:t xml:space="preserve">    </w:t>
      </w:r>
      <w:r w:rsidRPr="000665B4">
        <w:rPr>
          <w:rStyle w:val="hljs-keyword"/>
          <w:rFonts w:cs="Consolas"/>
          <w:b/>
          <w:bCs/>
          <w:color w:val="000000"/>
        </w:rPr>
        <w:t>return</w:t>
      </w:r>
      <w:r w:rsidRPr="000665B4">
        <w:rPr>
          <w:rStyle w:val="HTML2"/>
          <w:rFonts w:cs="Consolas"/>
          <w:color w:val="000000"/>
        </w:rPr>
        <w:t xml:space="preserve"> </w:t>
      </w:r>
      <w:r w:rsidRPr="000665B4">
        <w:rPr>
          <w:rStyle w:val="hljs-number"/>
          <w:rFonts w:cs="Consolas"/>
          <w:color w:val="008800"/>
        </w:rPr>
        <w:t>0</w:t>
      </w:r>
      <w:r w:rsidRPr="000665B4">
        <w:rPr>
          <w:rStyle w:val="HTML2"/>
          <w:rFonts w:cs="Consolas"/>
          <w:color w:val="000000"/>
        </w:rPr>
        <w:t>;</w:t>
      </w:r>
    </w:p>
    <w:p w:rsidR="00F73381" w:rsidRPr="000665B4"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0665B4">
        <w:rPr>
          <w:rStyle w:val="HTML2"/>
          <w:rFonts w:cs="Consolas"/>
          <w:color w:val="000000"/>
        </w:rPr>
        <w:t>}</w:t>
      </w:r>
    </w:p>
    <w:p w:rsidR="00FC13B1" w:rsidRPr="000665B4" w:rsidRDefault="00FC13B1" w:rsidP="00FC13B1">
      <w:pPr>
        <w:pStyle w:val="2"/>
        <w:rPr>
          <w:rFonts w:ascii="宋体" w:eastAsia="宋体" w:hAnsi="宋体"/>
          <w:b w:val="0"/>
        </w:rPr>
      </w:pPr>
      <w:bookmarkStart w:id="255" w:name="_Toc524383156"/>
      <w:r w:rsidRPr="000665B4">
        <w:rPr>
          <w:rFonts w:ascii="宋体" w:eastAsia="宋体" w:hAnsi="宋体" w:hint="eastAsia"/>
          <w:b w:val="0"/>
        </w:rPr>
        <w:t>最大流</w:t>
      </w:r>
      <w:bookmarkEnd w:id="255"/>
    </w:p>
    <w:p w:rsidR="00FC13B1" w:rsidRPr="000665B4" w:rsidRDefault="00FC13B1" w:rsidP="00FC13B1">
      <w:pPr>
        <w:pStyle w:val="2"/>
        <w:rPr>
          <w:rFonts w:ascii="宋体" w:eastAsia="宋体" w:hAnsi="宋体"/>
          <w:b w:val="0"/>
        </w:rPr>
      </w:pPr>
      <w:bookmarkStart w:id="256" w:name="_Toc524383157"/>
      <w:r w:rsidRPr="000665B4">
        <w:rPr>
          <w:rFonts w:ascii="宋体" w:eastAsia="宋体" w:hAnsi="宋体" w:hint="eastAsia"/>
          <w:b w:val="0"/>
        </w:rPr>
        <w:t>最小费用最大流</w:t>
      </w:r>
      <w:bookmarkEnd w:id="256"/>
    </w:p>
    <w:p w:rsidR="00803F52" w:rsidRPr="000665B4" w:rsidRDefault="00803F52" w:rsidP="00803F52">
      <w:pPr>
        <w:pStyle w:val="3"/>
        <w:rPr>
          <w:rFonts w:ascii="宋体" w:eastAsia="宋体" w:hAnsi="宋体"/>
          <w:b w:val="0"/>
        </w:rPr>
      </w:pPr>
      <w:bookmarkStart w:id="257" w:name="_Toc524383158"/>
      <w:r w:rsidRPr="000665B4">
        <w:rPr>
          <w:rFonts w:ascii="宋体" w:eastAsia="宋体" w:hAnsi="宋体" w:hint="eastAsia"/>
          <w:b w:val="0"/>
        </w:rPr>
        <w:t>模板</w:t>
      </w:r>
      <w:bookmarkEnd w:id="257"/>
    </w:p>
    <w:p w:rsidR="00803F52" w:rsidRPr="000665B4" w:rsidRDefault="00803F52" w:rsidP="00803F52">
      <w:pPr>
        <w:rPr>
          <w:rFonts w:ascii="宋体" w:eastAsia="宋体" w:hAnsi="宋体"/>
        </w:rPr>
      </w:pPr>
      <w:r w:rsidRPr="000665B4">
        <w:rPr>
          <w:rFonts w:ascii="宋体" w:eastAsia="宋体" w:hAnsi="宋体" w:hint="eastAsia"/>
        </w:rPr>
        <w:t>【模板1】</w:t>
      </w:r>
    </w:p>
    <w:p w:rsidR="00803F52" w:rsidRPr="000665B4" w:rsidRDefault="00803F52" w:rsidP="00803F52">
      <w:pPr>
        <w:rPr>
          <w:rFonts w:ascii="宋体" w:eastAsia="宋体" w:hAnsi="宋体"/>
        </w:rPr>
      </w:pPr>
      <w:r w:rsidRPr="000665B4">
        <w:rPr>
          <w:rFonts w:ascii="宋体" w:eastAsia="宋体" w:hAnsi="宋体"/>
        </w:rPr>
        <w:t>//求网络最小费用最大流,邻接阵形式</w:t>
      </w:r>
    </w:p>
    <w:p w:rsidR="00803F52" w:rsidRPr="000665B4" w:rsidRDefault="00803F52" w:rsidP="00803F52">
      <w:pPr>
        <w:rPr>
          <w:rFonts w:ascii="宋体" w:eastAsia="宋体" w:hAnsi="宋体"/>
        </w:rPr>
      </w:pPr>
      <w:r w:rsidRPr="000665B4">
        <w:rPr>
          <w:rFonts w:ascii="宋体" w:eastAsia="宋体" w:hAnsi="宋体"/>
        </w:rPr>
        <w:t>//返回最大流量,flow返回每条边的流量,netcost返回总费用</w:t>
      </w:r>
    </w:p>
    <w:p w:rsidR="00803F52" w:rsidRPr="000665B4" w:rsidRDefault="00803F52" w:rsidP="00803F52">
      <w:pPr>
        <w:rPr>
          <w:rFonts w:ascii="宋体" w:eastAsia="宋体" w:hAnsi="宋体"/>
        </w:rPr>
      </w:pPr>
      <w:r w:rsidRPr="000665B4">
        <w:rPr>
          <w:rFonts w:ascii="宋体" w:eastAsia="宋体" w:hAnsi="宋体"/>
        </w:rPr>
        <w:t>//传入网络节点数n,容量mat,单位费用cost,源点source,汇点sink</w:t>
      </w:r>
    </w:p>
    <w:p w:rsidR="00803F52" w:rsidRPr="000665B4" w:rsidRDefault="00803F52" w:rsidP="00803F52">
      <w:pPr>
        <w:rPr>
          <w:rFonts w:ascii="宋体" w:eastAsia="宋体" w:hAnsi="宋体"/>
        </w:rPr>
      </w:pPr>
      <w:r w:rsidRPr="000665B4">
        <w:rPr>
          <w:rFonts w:ascii="宋体" w:eastAsia="宋体" w:hAnsi="宋体"/>
        </w:rPr>
        <w:t>#include&lt;bits/stdc++.h&gt;</w:t>
      </w:r>
    </w:p>
    <w:p w:rsidR="00803F52" w:rsidRPr="000665B4" w:rsidRDefault="00803F52" w:rsidP="00803F52">
      <w:pPr>
        <w:rPr>
          <w:rFonts w:ascii="宋体" w:eastAsia="宋体" w:hAnsi="宋体"/>
        </w:rPr>
      </w:pPr>
      <w:r w:rsidRPr="000665B4">
        <w:rPr>
          <w:rFonts w:ascii="宋体" w:eastAsia="宋体" w:hAnsi="宋体"/>
        </w:rPr>
        <w:t>#define MAXN 210</w:t>
      </w:r>
    </w:p>
    <w:p w:rsidR="00803F52" w:rsidRPr="000665B4" w:rsidRDefault="00803F52" w:rsidP="00803F52">
      <w:pPr>
        <w:rPr>
          <w:rFonts w:ascii="宋体" w:eastAsia="宋体" w:hAnsi="宋体"/>
        </w:rPr>
      </w:pPr>
      <w:r w:rsidRPr="000665B4">
        <w:rPr>
          <w:rFonts w:ascii="宋体" w:eastAsia="宋体" w:hAnsi="宋体"/>
        </w:rPr>
        <w:t>#define inf 1000000000</w:t>
      </w:r>
    </w:p>
    <w:p w:rsidR="00803F52" w:rsidRPr="000665B4" w:rsidRDefault="00803F52" w:rsidP="00803F52">
      <w:pPr>
        <w:rPr>
          <w:rFonts w:ascii="宋体" w:eastAsia="宋体" w:hAnsi="宋体"/>
        </w:rPr>
      </w:pPr>
      <w:r w:rsidRPr="000665B4">
        <w:rPr>
          <w:rFonts w:ascii="宋体" w:eastAsia="宋体" w:hAnsi="宋体"/>
        </w:rPr>
        <w:t>using namespace std;</w:t>
      </w:r>
    </w:p>
    <w:p w:rsidR="00803F52" w:rsidRPr="000665B4" w:rsidRDefault="00803F52" w:rsidP="00803F52">
      <w:pPr>
        <w:rPr>
          <w:rFonts w:ascii="宋体" w:eastAsia="宋体" w:hAnsi="宋体"/>
        </w:rPr>
      </w:pPr>
      <w:r w:rsidRPr="000665B4">
        <w:rPr>
          <w:rFonts w:ascii="宋体" w:eastAsia="宋体" w:hAnsi="宋体"/>
        </w:rPr>
        <w:t>int min_cost_max_flow(int n,int mat[][MAXN],int cost[][MAXN],int source,int sink,int flow[][MAXN],int&amp; netcost){</w:t>
      </w:r>
    </w:p>
    <w:p w:rsidR="00803F52" w:rsidRPr="000665B4" w:rsidRDefault="00803F52" w:rsidP="00803F52">
      <w:pPr>
        <w:rPr>
          <w:rFonts w:ascii="宋体" w:eastAsia="宋体" w:hAnsi="宋体"/>
        </w:rPr>
      </w:pPr>
      <w:r w:rsidRPr="000665B4">
        <w:rPr>
          <w:rFonts w:ascii="宋体" w:eastAsia="宋体" w:hAnsi="宋体"/>
        </w:rPr>
        <w:t xml:space="preserve">       int pre[MAXN],min[MAXN],d[MAXN],i,j,t,tag;</w:t>
      </w:r>
    </w:p>
    <w:p w:rsidR="00803F52" w:rsidRPr="000665B4" w:rsidRDefault="00803F52" w:rsidP="00803F52">
      <w:pPr>
        <w:rPr>
          <w:rFonts w:ascii="宋体" w:eastAsia="宋体" w:hAnsi="宋体"/>
        </w:rPr>
      </w:pPr>
      <w:r w:rsidRPr="000665B4">
        <w:rPr>
          <w:rFonts w:ascii="宋体" w:eastAsia="宋体" w:hAnsi="宋体"/>
        </w:rPr>
        <w:t xml:space="preserve">       if (source==sink) return inf;</w:t>
      </w:r>
    </w:p>
    <w:p w:rsidR="00803F52" w:rsidRPr="000665B4" w:rsidRDefault="00803F52" w:rsidP="00803F52">
      <w:pPr>
        <w:rPr>
          <w:rFonts w:ascii="宋体" w:eastAsia="宋体" w:hAnsi="宋体"/>
        </w:rPr>
      </w:pPr>
      <w:r w:rsidRPr="000665B4">
        <w:rPr>
          <w:rFonts w:ascii="宋体" w:eastAsia="宋体" w:hAnsi="宋体"/>
        </w:rPr>
        <w:t xml:space="preserve">       for (i=0;i&lt;n;i++) for (j=0;j&lt;n;flow[i][j++]=0);</w:t>
      </w:r>
    </w:p>
    <w:p w:rsidR="00803F52" w:rsidRPr="000665B4" w:rsidRDefault="00803F52" w:rsidP="00803F52">
      <w:pPr>
        <w:rPr>
          <w:rFonts w:ascii="宋体" w:eastAsia="宋体" w:hAnsi="宋体"/>
        </w:rPr>
      </w:pPr>
      <w:r w:rsidRPr="000665B4">
        <w:rPr>
          <w:rFonts w:ascii="宋体" w:eastAsia="宋体" w:hAnsi="宋体"/>
        </w:rPr>
        <w:t xml:space="preserve">       for (netcost=0;;){</w:t>
      </w:r>
    </w:p>
    <w:p w:rsidR="00803F52" w:rsidRPr="000665B4" w:rsidRDefault="00803F52" w:rsidP="00803F52">
      <w:pPr>
        <w:rPr>
          <w:rFonts w:ascii="宋体" w:eastAsia="宋体" w:hAnsi="宋体"/>
        </w:rPr>
      </w:pPr>
      <w:r w:rsidRPr="000665B4">
        <w:rPr>
          <w:rFonts w:ascii="宋体" w:eastAsia="宋体" w:hAnsi="宋体"/>
        </w:rPr>
        <w:t xml:space="preserve">              for (i=0;i&lt;n;i++) pre[i]=0,min[i]=inf;</w:t>
      </w:r>
    </w:p>
    <w:p w:rsidR="00803F52" w:rsidRPr="000665B4" w:rsidRDefault="00803F52" w:rsidP="00803F52">
      <w:pPr>
        <w:rPr>
          <w:rFonts w:ascii="宋体" w:eastAsia="宋体" w:hAnsi="宋体"/>
        </w:rPr>
      </w:pPr>
      <w:r w:rsidRPr="000665B4">
        <w:rPr>
          <w:rFonts w:ascii="宋体" w:eastAsia="宋体" w:hAnsi="宋体"/>
        </w:rPr>
        <w:t xml:space="preserve">              for (pre[source]=source+1,min[source]=0,d[source]=inf,tag=1;tag;)</w:t>
      </w:r>
    </w:p>
    <w:p w:rsidR="00803F52" w:rsidRPr="000665B4" w:rsidRDefault="00803F52" w:rsidP="00803F52">
      <w:pPr>
        <w:rPr>
          <w:rFonts w:ascii="宋体" w:eastAsia="宋体" w:hAnsi="宋体"/>
        </w:rPr>
      </w:pPr>
      <w:r w:rsidRPr="000665B4">
        <w:rPr>
          <w:rFonts w:ascii="宋体" w:eastAsia="宋体" w:hAnsi="宋体"/>
        </w:rPr>
        <w:t xml:space="preserve">                     for (tag=t=0;t&lt;n;t++)</w:t>
      </w:r>
    </w:p>
    <w:p w:rsidR="00803F52" w:rsidRPr="000665B4" w:rsidRDefault="00803F52" w:rsidP="00803F52">
      <w:pPr>
        <w:rPr>
          <w:rFonts w:ascii="宋体" w:eastAsia="宋体" w:hAnsi="宋体"/>
        </w:rPr>
      </w:pPr>
      <w:r w:rsidRPr="000665B4">
        <w:rPr>
          <w:rFonts w:ascii="宋体" w:eastAsia="宋体" w:hAnsi="宋体"/>
        </w:rPr>
        <w:t xml:space="preserve">                            if (d[t])</w:t>
      </w:r>
    </w:p>
    <w:p w:rsidR="00803F52" w:rsidRPr="000665B4" w:rsidRDefault="00803F52" w:rsidP="00803F52">
      <w:pPr>
        <w:rPr>
          <w:rFonts w:ascii="宋体" w:eastAsia="宋体" w:hAnsi="宋体"/>
        </w:rPr>
      </w:pPr>
      <w:r w:rsidRPr="000665B4">
        <w:rPr>
          <w:rFonts w:ascii="宋体" w:eastAsia="宋体" w:hAnsi="宋体"/>
        </w:rPr>
        <w:t xml:space="preserve">                                   for (i=0;i&lt;n;i++)</w:t>
      </w:r>
    </w:p>
    <w:p w:rsidR="00803F52" w:rsidRPr="000665B4" w:rsidRDefault="00803F52" w:rsidP="00803F52">
      <w:pPr>
        <w:rPr>
          <w:rFonts w:ascii="宋体" w:eastAsia="宋体" w:hAnsi="宋体"/>
        </w:rPr>
      </w:pPr>
      <w:r w:rsidRPr="000665B4">
        <w:rPr>
          <w:rFonts w:ascii="宋体" w:eastAsia="宋体" w:hAnsi="宋体"/>
        </w:rPr>
        <w:t xml:space="preserve">                                          if (j=mat[t][i]-flow[t][i]&amp;&amp;min[t]+cost[t][i]&lt;min[i])</w:t>
      </w:r>
    </w:p>
    <w:p w:rsidR="00803F52" w:rsidRPr="000665B4" w:rsidRDefault="00803F52" w:rsidP="00803F52">
      <w:pPr>
        <w:rPr>
          <w:rFonts w:ascii="宋体" w:eastAsia="宋体" w:hAnsi="宋体"/>
        </w:rPr>
      </w:pPr>
      <w:r w:rsidRPr="000665B4">
        <w:rPr>
          <w:rFonts w:ascii="宋体" w:eastAsia="宋体" w:hAnsi="宋体"/>
        </w:rPr>
        <w:t xml:space="preserve">                                 tag=1,min[i]=min[t]+cost[t][i],pre[i]=t+1,d[i]=d[t]&lt;j?d[t]:j;</w:t>
      </w:r>
    </w:p>
    <w:p w:rsidR="00803F52" w:rsidRPr="000665B4" w:rsidRDefault="00803F52" w:rsidP="00803F52">
      <w:pPr>
        <w:rPr>
          <w:rFonts w:ascii="宋体" w:eastAsia="宋体" w:hAnsi="宋体"/>
        </w:rPr>
      </w:pPr>
      <w:r w:rsidRPr="000665B4">
        <w:rPr>
          <w:rFonts w:ascii="宋体" w:eastAsia="宋体" w:hAnsi="宋体"/>
        </w:rPr>
        <w:t xml:space="preserve">                                          else if (j=flow[i][t]&amp;&amp;min[t]&lt;inf&amp;&amp;min[t]-cost[i][t]&lt;min[i])</w:t>
      </w:r>
    </w:p>
    <w:p w:rsidR="00803F52" w:rsidRPr="000665B4" w:rsidRDefault="00803F52" w:rsidP="00803F52">
      <w:pPr>
        <w:rPr>
          <w:rFonts w:ascii="宋体" w:eastAsia="宋体" w:hAnsi="宋体"/>
        </w:rPr>
      </w:pPr>
      <w:r w:rsidRPr="000665B4">
        <w:rPr>
          <w:rFonts w:ascii="宋体" w:eastAsia="宋体" w:hAnsi="宋体"/>
        </w:rPr>
        <w:t xml:space="preserve">                                                 tag=1,min[i]=min[t]-</w:t>
      </w:r>
      <w:r w:rsidRPr="000665B4">
        <w:rPr>
          <w:rFonts w:ascii="宋体" w:eastAsia="宋体" w:hAnsi="宋体"/>
        </w:rPr>
        <w:lastRenderedPageBreak/>
        <w:t>cost[i][t],pre[i]=-t-1,d[i]=d[t]&lt;j?d[t]:j;</w:t>
      </w:r>
    </w:p>
    <w:p w:rsidR="00803F52" w:rsidRPr="000665B4" w:rsidRDefault="00803F52" w:rsidP="00803F52">
      <w:pPr>
        <w:rPr>
          <w:rFonts w:ascii="宋体" w:eastAsia="宋体" w:hAnsi="宋体"/>
        </w:rPr>
      </w:pPr>
      <w:r w:rsidRPr="000665B4">
        <w:rPr>
          <w:rFonts w:ascii="宋体" w:eastAsia="宋体" w:hAnsi="宋体"/>
        </w:rPr>
        <w:t xml:space="preserve">              if (!pre[sink])  break;</w:t>
      </w:r>
    </w:p>
    <w:p w:rsidR="00803F52" w:rsidRPr="000665B4" w:rsidRDefault="00803F52" w:rsidP="00803F52">
      <w:pPr>
        <w:rPr>
          <w:rFonts w:ascii="宋体" w:eastAsia="宋体" w:hAnsi="宋体"/>
        </w:rPr>
      </w:pPr>
      <w:r w:rsidRPr="000665B4">
        <w:rPr>
          <w:rFonts w:ascii="宋体" w:eastAsia="宋体" w:hAnsi="宋体"/>
        </w:rPr>
        <w:t xml:space="preserve">              for (netcost+=min[sink]*d[i=sink];i!=source;)</w:t>
      </w:r>
    </w:p>
    <w:p w:rsidR="00803F52" w:rsidRPr="000665B4" w:rsidRDefault="00803F52" w:rsidP="00803F52">
      <w:pPr>
        <w:rPr>
          <w:rFonts w:ascii="宋体" w:eastAsia="宋体" w:hAnsi="宋体"/>
        </w:rPr>
      </w:pPr>
      <w:r w:rsidRPr="000665B4">
        <w:rPr>
          <w:rFonts w:ascii="宋体" w:eastAsia="宋体" w:hAnsi="宋体"/>
        </w:rPr>
        <w:t xml:space="preserve">                     if (pre[i]&gt;0)</w:t>
      </w:r>
    </w:p>
    <w:p w:rsidR="00803F52" w:rsidRPr="000665B4" w:rsidRDefault="00803F52" w:rsidP="00803F52">
      <w:pPr>
        <w:rPr>
          <w:rFonts w:ascii="宋体" w:eastAsia="宋体" w:hAnsi="宋体"/>
        </w:rPr>
      </w:pPr>
      <w:r w:rsidRPr="000665B4">
        <w:rPr>
          <w:rFonts w:ascii="宋体" w:eastAsia="宋体" w:hAnsi="宋体"/>
        </w:rPr>
        <w:t xml:space="preserve">                            flow[pre[i]-1][i]+=d[sink],i=pre[i]-1;</w:t>
      </w:r>
    </w:p>
    <w:p w:rsidR="00803F52" w:rsidRPr="000665B4" w:rsidRDefault="00803F52" w:rsidP="00803F52">
      <w:pPr>
        <w:rPr>
          <w:rFonts w:ascii="宋体" w:eastAsia="宋体" w:hAnsi="宋体"/>
        </w:rPr>
      </w:pPr>
      <w:r w:rsidRPr="000665B4">
        <w:rPr>
          <w:rFonts w:ascii="宋体" w:eastAsia="宋体" w:hAnsi="宋体"/>
        </w:rPr>
        <w:t xml:space="preserve">                     else</w:t>
      </w:r>
    </w:p>
    <w:p w:rsidR="00803F52" w:rsidRPr="000665B4" w:rsidRDefault="00803F52" w:rsidP="00803F52">
      <w:pPr>
        <w:rPr>
          <w:rFonts w:ascii="宋体" w:eastAsia="宋体" w:hAnsi="宋体"/>
        </w:rPr>
      </w:pPr>
      <w:r w:rsidRPr="000665B4">
        <w:rPr>
          <w:rFonts w:ascii="宋体" w:eastAsia="宋体" w:hAnsi="宋体"/>
        </w:rPr>
        <w:t xml:space="preserve">                            flow[i][-pre[i]-1]-=d[sink],i=-pre[i]-1;</w:t>
      </w:r>
    </w:p>
    <w:p w:rsidR="00803F52" w:rsidRPr="000665B4" w:rsidRDefault="00803F52" w:rsidP="00803F52">
      <w:pPr>
        <w:rPr>
          <w:rFonts w:ascii="宋体" w:eastAsia="宋体" w:hAnsi="宋体"/>
        </w:rPr>
      </w:pPr>
      <w:r w:rsidRPr="000665B4">
        <w:rPr>
          <w:rFonts w:ascii="宋体" w:eastAsia="宋体" w:hAnsi="宋体"/>
        </w:rPr>
        <w:t xml:space="preserve">       }</w:t>
      </w:r>
    </w:p>
    <w:p w:rsidR="00803F52" w:rsidRPr="000665B4" w:rsidRDefault="00803F52" w:rsidP="00803F52">
      <w:pPr>
        <w:rPr>
          <w:rFonts w:ascii="宋体" w:eastAsia="宋体" w:hAnsi="宋体"/>
        </w:rPr>
      </w:pPr>
      <w:r w:rsidRPr="000665B4">
        <w:rPr>
          <w:rFonts w:ascii="宋体" w:eastAsia="宋体" w:hAnsi="宋体"/>
        </w:rPr>
        <w:t xml:space="preserve">       for (j=i=0;i&lt;n;j+=flow[source][i++]);</w:t>
      </w:r>
    </w:p>
    <w:p w:rsidR="00803F52" w:rsidRPr="000665B4" w:rsidRDefault="00803F52" w:rsidP="00803F52">
      <w:pPr>
        <w:rPr>
          <w:rFonts w:ascii="宋体" w:eastAsia="宋体" w:hAnsi="宋体"/>
        </w:rPr>
      </w:pPr>
      <w:r w:rsidRPr="000665B4">
        <w:rPr>
          <w:rFonts w:ascii="宋体" w:eastAsia="宋体" w:hAnsi="宋体"/>
        </w:rPr>
        <w:t xml:space="preserve">       return j;</w:t>
      </w:r>
    </w:p>
    <w:p w:rsidR="00803F52" w:rsidRPr="000665B4" w:rsidRDefault="00803F52" w:rsidP="00803F52">
      <w:pPr>
        <w:rPr>
          <w:rFonts w:ascii="宋体" w:eastAsia="宋体" w:hAnsi="宋体"/>
        </w:rPr>
      </w:pPr>
      <w:r w:rsidRPr="000665B4">
        <w:rPr>
          <w:rFonts w:ascii="宋体" w:eastAsia="宋体" w:hAnsi="宋体"/>
        </w:rPr>
        <w:t>}</w:t>
      </w:r>
    </w:p>
    <w:p w:rsidR="00BA5BF1" w:rsidRPr="000665B4" w:rsidRDefault="00803F52" w:rsidP="00803F52">
      <w:pPr>
        <w:pStyle w:val="3"/>
        <w:rPr>
          <w:rFonts w:ascii="宋体" w:eastAsia="宋体" w:hAnsi="宋体"/>
          <w:b w:val="0"/>
        </w:rPr>
      </w:pPr>
      <w:bookmarkStart w:id="258" w:name="_Toc524383159"/>
      <w:r w:rsidRPr="000665B4">
        <w:rPr>
          <w:rFonts w:ascii="宋体" w:eastAsia="宋体" w:hAnsi="宋体" w:hint="eastAsia"/>
          <w:b w:val="0"/>
        </w:rPr>
        <w:t>√-</w:t>
      </w:r>
      <w:r w:rsidR="00BA5BF1" w:rsidRPr="000665B4">
        <w:rPr>
          <w:rFonts w:ascii="宋体" w:eastAsia="宋体" w:hAnsi="宋体" w:hint="eastAsia"/>
          <w:b w:val="0"/>
        </w:rPr>
        <w:t>牛客网2018暑期多校5E-</w:t>
      </w:r>
      <w:r w:rsidR="00BA5BF1" w:rsidRPr="000665B4">
        <w:rPr>
          <w:rFonts w:ascii="宋体" w:eastAsia="宋体" w:hAnsi="宋体"/>
          <w:b w:val="0"/>
        </w:rPr>
        <w:t>room</w:t>
      </w:r>
      <w:bookmarkEnd w:id="258"/>
      <w:r w:rsidR="001E3D49" w:rsidRPr="000665B4">
        <w:rPr>
          <w:rFonts w:ascii="宋体" w:eastAsia="宋体" w:hAnsi="宋体"/>
          <w:b w:val="0"/>
        </w:rPr>
        <w:fldChar w:fldCharType="begin"/>
      </w:r>
      <w:r w:rsidR="001E3D49" w:rsidRPr="000665B4">
        <w:rPr>
          <w:rFonts w:ascii="宋体" w:eastAsia="宋体" w:hAnsi="宋体"/>
        </w:rPr>
        <w:instrText xml:space="preserve"> XE "</w:instrText>
      </w:r>
      <w:r w:rsidR="001E3D49" w:rsidRPr="000665B4">
        <w:rPr>
          <w:rFonts w:ascii="宋体" w:eastAsia="宋体" w:hAnsi="宋体" w:hint="eastAsia"/>
          <w:b w:val="0"/>
        </w:rPr>
        <w:instrText>√-牛客网2018暑期多校5E-</w:instrText>
      </w:r>
      <w:r w:rsidR="001E3D49" w:rsidRPr="000665B4">
        <w:rPr>
          <w:rFonts w:ascii="宋体" w:eastAsia="宋体" w:hAnsi="宋体"/>
          <w:b w:val="0"/>
        </w:rPr>
        <w:instrText>room</w:instrText>
      </w:r>
      <w:r w:rsidR="001E3D49" w:rsidRPr="000665B4">
        <w:rPr>
          <w:rFonts w:ascii="宋体" w:eastAsia="宋体" w:hAnsi="宋体"/>
        </w:rPr>
        <w:instrText xml:space="preserve">" \y "牛客网" </w:instrText>
      </w:r>
      <w:r w:rsidR="001E3D49" w:rsidRPr="000665B4">
        <w:rPr>
          <w:rFonts w:ascii="宋体" w:eastAsia="宋体" w:hAnsi="宋体"/>
          <w:b w:val="0"/>
        </w:rPr>
        <w:fldChar w:fldCharType="end"/>
      </w:r>
    </w:p>
    <w:p w:rsidR="00BA5BF1" w:rsidRPr="000665B4" w:rsidRDefault="00BA5BF1" w:rsidP="00BA5BF1">
      <w:pPr>
        <w:rPr>
          <w:rFonts w:ascii="宋体" w:eastAsia="宋体" w:hAnsi="宋体"/>
        </w:rPr>
      </w:pPr>
      <w:r w:rsidRPr="000665B4">
        <w:rPr>
          <w:rFonts w:ascii="宋体" w:eastAsia="宋体" w:hAnsi="宋体" w:hint="eastAsia"/>
        </w:rPr>
        <w:t>【题意】</w:t>
      </w:r>
      <w:r w:rsidR="001E3D49" w:rsidRPr="000665B4">
        <w:rPr>
          <w:rFonts w:ascii="宋体" w:eastAsia="宋体" w:hAnsi="宋体" w:hint="eastAsia"/>
        </w:rPr>
        <w:t>给定n个旧寝室组合和n个新寝室组合，问从旧寝室组合调整到</w:t>
      </w:r>
    </w:p>
    <w:p w:rsidR="00BA5BF1" w:rsidRPr="000665B4" w:rsidRDefault="00BA5BF1" w:rsidP="00BA5BF1">
      <w:pPr>
        <w:rPr>
          <w:rFonts w:ascii="宋体" w:eastAsia="宋体" w:hAnsi="宋体"/>
        </w:rPr>
      </w:pPr>
      <w:r w:rsidRPr="000665B4">
        <w:rPr>
          <w:rFonts w:ascii="宋体" w:eastAsia="宋体" w:hAnsi="宋体" w:hint="eastAsia"/>
        </w:rPr>
        <w:t>【TAG】最小费用最大流 网络流</w:t>
      </w:r>
      <w:r w:rsidR="00803F52" w:rsidRPr="000665B4">
        <w:rPr>
          <w:rFonts w:ascii="宋体" w:eastAsia="宋体" w:hAnsi="宋体" w:hint="eastAsia"/>
        </w:rPr>
        <w:t xml:space="preserve"> 建图 铜牌题</w:t>
      </w:r>
    </w:p>
    <w:p w:rsidR="00803F52" w:rsidRPr="000665B4" w:rsidRDefault="00BA5BF1" w:rsidP="00BA5BF1">
      <w:pPr>
        <w:rPr>
          <w:rFonts w:ascii="宋体" w:eastAsia="宋体" w:hAnsi="宋体"/>
        </w:rPr>
      </w:pPr>
      <w:r w:rsidRPr="000665B4">
        <w:rPr>
          <w:rFonts w:ascii="宋体" w:eastAsia="宋体" w:hAnsi="宋体" w:hint="eastAsia"/>
        </w:rPr>
        <w:t>【题解】</w:t>
      </w:r>
      <w:r w:rsidR="00803F52" w:rsidRPr="000665B4">
        <w:rPr>
          <w:rFonts w:ascii="宋体" w:eastAsia="宋体" w:hAnsi="宋体" w:hint="eastAsia"/>
        </w:rPr>
        <w:t>每个旧寝室组合和新寝室组合都看成1个点，每个旧寝室组合和新寝室组合之间都有一条边，容量为1，最后最大流就是满流的情况，如果有流量流过这条边，就代表这个新寝室组合将会住进这个旧寝室组合所住的那个寝室，费用就是（4-新旧寝室相同人数），即这个新寝室组合住到这个旧寝室组合所在寝室会导致这个新寝室组合中有多少人换寝室。加上源点和汇点即可。</w:t>
      </w:r>
    </w:p>
    <w:p w:rsidR="00803F52" w:rsidRPr="000665B4" w:rsidRDefault="00803F52" w:rsidP="00BA5BF1">
      <w:pPr>
        <w:rPr>
          <w:rFonts w:ascii="宋体" w:eastAsia="宋体" w:hAnsi="宋体"/>
        </w:rPr>
      </w:pPr>
      <w:r w:rsidRPr="000665B4">
        <w:rPr>
          <w:rFonts w:ascii="宋体" w:eastAsia="宋体" w:hAnsi="宋体" w:hint="eastAsia"/>
        </w:rPr>
        <w:t>注意模板中的M</w:t>
      </w:r>
      <w:r w:rsidRPr="000665B4">
        <w:rPr>
          <w:rFonts w:ascii="宋体" w:eastAsia="宋体" w:hAnsi="宋体"/>
        </w:rPr>
        <w:t>AXN</w:t>
      </w:r>
      <w:r w:rsidRPr="000665B4">
        <w:rPr>
          <w:rFonts w:ascii="宋体" w:eastAsia="宋体" w:hAnsi="宋体" w:hint="eastAsia"/>
        </w:rPr>
        <w:t>的值要做调整，否则可能段溢出。</w:t>
      </w:r>
    </w:p>
    <w:p w:rsidR="00BA5BF1" w:rsidRPr="000665B4" w:rsidRDefault="00BA5BF1" w:rsidP="00BA5BF1">
      <w:pPr>
        <w:rPr>
          <w:rFonts w:ascii="宋体" w:eastAsia="宋体" w:hAnsi="宋体"/>
        </w:rPr>
      </w:pPr>
      <w:r w:rsidRPr="000665B4">
        <w:rPr>
          <w:rFonts w:ascii="宋体" w:eastAsia="宋体" w:hAnsi="宋体" w:hint="eastAsia"/>
        </w:rPr>
        <w:t>【代码</w:t>
      </w:r>
      <w:r w:rsidR="00803F52" w:rsidRPr="000665B4">
        <w:rPr>
          <w:rFonts w:ascii="宋体" w:eastAsia="宋体" w:hAnsi="宋体" w:hint="eastAsia"/>
        </w:rPr>
        <w:t>-使用最小费用最大流模板</w:t>
      </w:r>
      <w:r w:rsidRPr="000665B4">
        <w:rPr>
          <w:rFonts w:ascii="宋体" w:eastAsia="宋体" w:hAnsi="宋体" w:hint="eastAsia"/>
        </w:rPr>
        <w:t>】</w:t>
      </w:r>
    </w:p>
    <w:p w:rsidR="00803F52" w:rsidRPr="000665B4" w:rsidRDefault="00803F52" w:rsidP="00803F52">
      <w:pPr>
        <w:rPr>
          <w:rFonts w:ascii="宋体" w:eastAsia="宋体" w:hAnsi="宋体"/>
        </w:rPr>
      </w:pPr>
      <w:r w:rsidRPr="000665B4">
        <w:rPr>
          <w:rFonts w:ascii="宋体" w:eastAsia="宋体" w:hAnsi="宋体"/>
        </w:rPr>
        <w:t>//求网络最小费用最大流,邻接阵形式</w:t>
      </w:r>
    </w:p>
    <w:p w:rsidR="00803F52" w:rsidRPr="000665B4" w:rsidRDefault="00803F52" w:rsidP="00803F52">
      <w:pPr>
        <w:rPr>
          <w:rFonts w:ascii="宋体" w:eastAsia="宋体" w:hAnsi="宋体"/>
        </w:rPr>
      </w:pPr>
      <w:r w:rsidRPr="000665B4">
        <w:rPr>
          <w:rFonts w:ascii="宋体" w:eastAsia="宋体" w:hAnsi="宋体"/>
        </w:rPr>
        <w:t>//返回最大流量,flow返回每条边的流量,netcost返回总费用</w:t>
      </w:r>
    </w:p>
    <w:p w:rsidR="00803F52" w:rsidRPr="000665B4" w:rsidRDefault="00803F52" w:rsidP="00803F52">
      <w:pPr>
        <w:rPr>
          <w:rFonts w:ascii="宋体" w:eastAsia="宋体" w:hAnsi="宋体"/>
        </w:rPr>
      </w:pPr>
      <w:r w:rsidRPr="000665B4">
        <w:rPr>
          <w:rFonts w:ascii="宋体" w:eastAsia="宋体" w:hAnsi="宋体"/>
        </w:rPr>
        <w:t>//传入网络节点数n,容量mat,单位费用cost,源点source,汇点sink</w:t>
      </w:r>
    </w:p>
    <w:p w:rsidR="00803F52" w:rsidRPr="000665B4" w:rsidRDefault="00803F52" w:rsidP="00803F52">
      <w:pPr>
        <w:rPr>
          <w:rFonts w:ascii="宋体" w:eastAsia="宋体" w:hAnsi="宋体"/>
        </w:rPr>
      </w:pPr>
      <w:r w:rsidRPr="000665B4">
        <w:rPr>
          <w:rFonts w:ascii="宋体" w:eastAsia="宋体" w:hAnsi="宋体"/>
        </w:rPr>
        <w:t>#include&lt;bits/stdc++.h&gt;</w:t>
      </w:r>
    </w:p>
    <w:p w:rsidR="00803F52" w:rsidRPr="000665B4" w:rsidRDefault="00803F52" w:rsidP="00803F52">
      <w:pPr>
        <w:rPr>
          <w:rFonts w:ascii="宋体" w:eastAsia="宋体" w:hAnsi="宋体"/>
        </w:rPr>
      </w:pPr>
      <w:r w:rsidRPr="000665B4">
        <w:rPr>
          <w:rFonts w:ascii="宋体" w:eastAsia="宋体" w:hAnsi="宋体"/>
        </w:rPr>
        <w:t>#define MAXN 210</w:t>
      </w:r>
    </w:p>
    <w:p w:rsidR="00803F52" w:rsidRPr="000665B4" w:rsidRDefault="00803F52" w:rsidP="00803F52">
      <w:pPr>
        <w:rPr>
          <w:rFonts w:ascii="宋体" w:eastAsia="宋体" w:hAnsi="宋体"/>
        </w:rPr>
      </w:pPr>
      <w:r w:rsidRPr="000665B4">
        <w:rPr>
          <w:rFonts w:ascii="宋体" w:eastAsia="宋体" w:hAnsi="宋体"/>
        </w:rPr>
        <w:t>#define inf 1000000000</w:t>
      </w:r>
    </w:p>
    <w:p w:rsidR="00803F52" w:rsidRPr="000665B4" w:rsidRDefault="00803F52" w:rsidP="00803F52">
      <w:pPr>
        <w:rPr>
          <w:rFonts w:ascii="宋体" w:eastAsia="宋体" w:hAnsi="宋体"/>
        </w:rPr>
      </w:pPr>
      <w:r w:rsidRPr="000665B4">
        <w:rPr>
          <w:rFonts w:ascii="宋体" w:eastAsia="宋体" w:hAnsi="宋体"/>
        </w:rPr>
        <w:t>using namespace std;</w:t>
      </w:r>
    </w:p>
    <w:p w:rsidR="00803F52" w:rsidRPr="000665B4" w:rsidRDefault="00803F52" w:rsidP="00803F52">
      <w:pPr>
        <w:rPr>
          <w:rFonts w:ascii="宋体" w:eastAsia="宋体" w:hAnsi="宋体"/>
        </w:rPr>
      </w:pPr>
      <w:r w:rsidRPr="000665B4">
        <w:rPr>
          <w:rFonts w:ascii="宋体" w:eastAsia="宋体" w:hAnsi="宋体"/>
        </w:rPr>
        <w:t>int min_cost_max_flow(int n,int mat[][MAXN],int cost[][MAXN],int source,int sink,int flow[][MAXN],int&amp; netcost){</w:t>
      </w:r>
    </w:p>
    <w:p w:rsidR="00803F52" w:rsidRPr="000665B4" w:rsidRDefault="00803F52" w:rsidP="00803F52">
      <w:pPr>
        <w:rPr>
          <w:rFonts w:ascii="宋体" w:eastAsia="宋体" w:hAnsi="宋体"/>
        </w:rPr>
      </w:pPr>
      <w:r w:rsidRPr="000665B4">
        <w:rPr>
          <w:rFonts w:ascii="宋体" w:eastAsia="宋体" w:hAnsi="宋体"/>
        </w:rPr>
        <w:t xml:space="preserve">       int pre[MAXN],min[MAXN],d[MAXN],i,j,t,tag;</w:t>
      </w:r>
    </w:p>
    <w:p w:rsidR="00803F52" w:rsidRPr="000665B4" w:rsidRDefault="00803F52" w:rsidP="00803F52">
      <w:pPr>
        <w:rPr>
          <w:rFonts w:ascii="宋体" w:eastAsia="宋体" w:hAnsi="宋体"/>
        </w:rPr>
      </w:pPr>
      <w:r w:rsidRPr="000665B4">
        <w:rPr>
          <w:rFonts w:ascii="宋体" w:eastAsia="宋体" w:hAnsi="宋体"/>
        </w:rPr>
        <w:t xml:space="preserve">       if (source==sink) return inf;</w:t>
      </w:r>
    </w:p>
    <w:p w:rsidR="00803F52" w:rsidRPr="000665B4" w:rsidRDefault="00803F52" w:rsidP="00803F52">
      <w:pPr>
        <w:rPr>
          <w:rFonts w:ascii="宋体" w:eastAsia="宋体" w:hAnsi="宋体"/>
        </w:rPr>
      </w:pPr>
      <w:r w:rsidRPr="000665B4">
        <w:rPr>
          <w:rFonts w:ascii="宋体" w:eastAsia="宋体" w:hAnsi="宋体"/>
        </w:rPr>
        <w:t xml:space="preserve">       for (i=0;i&lt;n;i++) for (j=0;j&lt;n;flow[i][j++]=0);</w:t>
      </w:r>
    </w:p>
    <w:p w:rsidR="00803F52" w:rsidRPr="000665B4" w:rsidRDefault="00803F52" w:rsidP="00803F52">
      <w:pPr>
        <w:rPr>
          <w:rFonts w:ascii="宋体" w:eastAsia="宋体" w:hAnsi="宋体"/>
        </w:rPr>
      </w:pPr>
      <w:r w:rsidRPr="000665B4">
        <w:rPr>
          <w:rFonts w:ascii="宋体" w:eastAsia="宋体" w:hAnsi="宋体"/>
        </w:rPr>
        <w:t xml:space="preserve">       for (netcost=0;;){</w:t>
      </w:r>
    </w:p>
    <w:p w:rsidR="00803F52" w:rsidRPr="000665B4" w:rsidRDefault="00803F52" w:rsidP="00803F52">
      <w:pPr>
        <w:rPr>
          <w:rFonts w:ascii="宋体" w:eastAsia="宋体" w:hAnsi="宋体"/>
        </w:rPr>
      </w:pPr>
      <w:r w:rsidRPr="000665B4">
        <w:rPr>
          <w:rFonts w:ascii="宋体" w:eastAsia="宋体" w:hAnsi="宋体"/>
        </w:rPr>
        <w:t xml:space="preserve">              for (i=0;i&lt;n;i++) pre[i]=0,min[i]=inf;</w:t>
      </w:r>
    </w:p>
    <w:p w:rsidR="00803F52" w:rsidRPr="000665B4" w:rsidRDefault="00803F52" w:rsidP="00803F52">
      <w:pPr>
        <w:rPr>
          <w:rFonts w:ascii="宋体" w:eastAsia="宋体" w:hAnsi="宋体"/>
        </w:rPr>
      </w:pPr>
      <w:r w:rsidRPr="000665B4">
        <w:rPr>
          <w:rFonts w:ascii="宋体" w:eastAsia="宋体" w:hAnsi="宋体"/>
        </w:rPr>
        <w:t xml:space="preserve">              for (pre[source]=source+1,min[source]=0,d[source]=inf,tag=1;tag;)</w:t>
      </w:r>
    </w:p>
    <w:p w:rsidR="00803F52" w:rsidRPr="000665B4" w:rsidRDefault="00803F52" w:rsidP="00803F52">
      <w:pPr>
        <w:rPr>
          <w:rFonts w:ascii="宋体" w:eastAsia="宋体" w:hAnsi="宋体"/>
        </w:rPr>
      </w:pPr>
      <w:r w:rsidRPr="000665B4">
        <w:rPr>
          <w:rFonts w:ascii="宋体" w:eastAsia="宋体" w:hAnsi="宋体"/>
        </w:rPr>
        <w:t xml:space="preserve">                     for (tag=t=0;t&lt;n;t++)</w:t>
      </w:r>
    </w:p>
    <w:p w:rsidR="00803F52" w:rsidRPr="000665B4" w:rsidRDefault="00803F52" w:rsidP="00803F52">
      <w:pPr>
        <w:rPr>
          <w:rFonts w:ascii="宋体" w:eastAsia="宋体" w:hAnsi="宋体"/>
        </w:rPr>
      </w:pPr>
      <w:r w:rsidRPr="000665B4">
        <w:rPr>
          <w:rFonts w:ascii="宋体" w:eastAsia="宋体" w:hAnsi="宋体"/>
        </w:rPr>
        <w:t xml:space="preserve">                            if (d[t])</w:t>
      </w:r>
    </w:p>
    <w:p w:rsidR="00803F52" w:rsidRPr="000665B4" w:rsidRDefault="00803F52" w:rsidP="00803F52">
      <w:pPr>
        <w:rPr>
          <w:rFonts w:ascii="宋体" w:eastAsia="宋体" w:hAnsi="宋体"/>
        </w:rPr>
      </w:pPr>
      <w:r w:rsidRPr="000665B4">
        <w:rPr>
          <w:rFonts w:ascii="宋体" w:eastAsia="宋体" w:hAnsi="宋体"/>
        </w:rPr>
        <w:t xml:space="preserve">                                   for (i=0;i&lt;n;i++)</w:t>
      </w:r>
    </w:p>
    <w:p w:rsidR="00803F52" w:rsidRPr="000665B4" w:rsidRDefault="00803F52" w:rsidP="00803F52">
      <w:pPr>
        <w:rPr>
          <w:rFonts w:ascii="宋体" w:eastAsia="宋体" w:hAnsi="宋体"/>
        </w:rPr>
      </w:pPr>
      <w:r w:rsidRPr="000665B4">
        <w:rPr>
          <w:rFonts w:ascii="宋体" w:eastAsia="宋体" w:hAnsi="宋体"/>
        </w:rPr>
        <w:t xml:space="preserve">                                          if (j=mat[t][i]-flow[t][i]&amp;&amp;min[t]+cost[t][i]&lt;min[i])</w:t>
      </w:r>
    </w:p>
    <w:p w:rsidR="00803F52" w:rsidRPr="000665B4" w:rsidRDefault="00803F52" w:rsidP="00803F52">
      <w:pPr>
        <w:rPr>
          <w:rFonts w:ascii="宋体" w:eastAsia="宋体" w:hAnsi="宋体"/>
        </w:rPr>
      </w:pPr>
      <w:r w:rsidRPr="000665B4">
        <w:rPr>
          <w:rFonts w:ascii="宋体" w:eastAsia="宋体" w:hAnsi="宋体"/>
        </w:rPr>
        <w:t xml:space="preserve">                                 </w:t>
      </w:r>
      <w:r w:rsidRPr="000665B4">
        <w:rPr>
          <w:rFonts w:ascii="宋体" w:eastAsia="宋体" w:hAnsi="宋体"/>
        </w:rPr>
        <w:lastRenderedPageBreak/>
        <w:t>tag=1,min[i]=min[t]+cost[t][i],pre[i]=t+1,d[i]=d[t]&lt;j?d[t]:j;</w:t>
      </w:r>
    </w:p>
    <w:p w:rsidR="00803F52" w:rsidRPr="000665B4" w:rsidRDefault="00803F52" w:rsidP="00803F52">
      <w:pPr>
        <w:rPr>
          <w:rFonts w:ascii="宋体" w:eastAsia="宋体" w:hAnsi="宋体"/>
        </w:rPr>
      </w:pPr>
      <w:r w:rsidRPr="000665B4">
        <w:rPr>
          <w:rFonts w:ascii="宋体" w:eastAsia="宋体" w:hAnsi="宋体"/>
        </w:rPr>
        <w:t xml:space="preserve">                                          else if (j=flow[i][t]&amp;&amp;min[t]&lt;inf&amp;&amp;min[t]-cost[i][t]&lt;min[i])</w:t>
      </w:r>
    </w:p>
    <w:p w:rsidR="00803F52" w:rsidRPr="000665B4" w:rsidRDefault="00803F52" w:rsidP="00803F52">
      <w:pPr>
        <w:rPr>
          <w:rFonts w:ascii="宋体" w:eastAsia="宋体" w:hAnsi="宋体"/>
        </w:rPr>
      </w:pPr>
      <w:r w:rsidRPr="000665B4">
        <w:rPr>
          <w:rFonts w:ascii="宋体" w:eastAsia="宋体" w:hAnsi="宋体"/>
        </w:rPr>
        <w:t xml:space="preserve">                                                 tag=1,min[i]=min[t]-cost[i][t],pre[i]=-t-1,d[i]=d[t]&lt;j?d[t]:j;</w:t>
      </w:r>
    </w:p>
    <w:p w:rsidR="00803F52" w:rsidRPr="000665B4" w:rsidRDefault="00803F52" w:rsidP="00803F52">
      <w:pPr>
        <w:rPr>
          <w:rFonts w:ascii="宋体" w:eastAsia="宋体" w:hAnsi="宋体"/>
        </w:rPr>
      </w:pPr>
      <w:r w:rsidRPr="000665B4">
        <w:rPr>
          <w:rFonts w:ascii="宋体" w:eastAsia="宋体" w:hAnsi="宋体"/>
        </w:rPr>
        <w:t xml:space="preserve">              if (!pre[sink])  break;</w:t>
      </w:r>
    </w:p>
    <w:p w:rsidR="00803F52" w:rsidRPr="000665B4" w:rsidRDefault="00803F52" w:rsidP="00803F52">
      <w:pPr>
        <w:rPr>
          <w:rFonts w:ascii="宋体" w:eastAsia="宋体" w:hAnsi="宋体"/>
        </w:rPr>
      </w:pPr>
      <w:r w:rsidRPr="000665B4">
        <w:rPr>
          <w:rFonts w:ascii="宋体" w:eastAsia="宋体" w:hAnsi="宋体"/>
        </w:rPr>
        <w:t xml:space="preserve">              for (netcost+=min[sink]*d[i=sink];i!=source;)</w:t>
      </w:r>
    </w:p>
    <w:p w:rsidR="00803F52" w:rsidRPr="000665B4" w:rsidRDefault="00803F52" w:rsidP="00803F52">
      <w:pPr>
        <w:rPr>
          <w:rFonts w:ascii="宋体" w:eastAsia="宋体" w:hAnsi="宋体"/>
        </w:rPr>
      </w:pPr>
      <w:r w:rsidRPr="000665B4">
        <w:rPr>
          <w:rFonts w:ascii="宋体" w:eastAsia="宋体" w:hAnsi="宋体"/>
        </w:rPr>
        <w:t xml:space="preserve">                     if (pre[i]&gt;0)</w:t>
      </w:r>
    </w:p>
    <w:p w:rsidR="00803F52" w:rsidRPr="000665B4" w:rsidRDefault="00803F52" w:rsidP="00803F52">
      <w:pPr>
        <w:rPr>
          <w:rFonts w:ascii="宋体" w:eastAsia="宋体" w:hAnsi="宋体"/>
        </w:rPr>
      </w:pPr>
      <w:r w:rsidRPr="000665B4">
        <w:rPr>
          <w:rFonts w:ascii="宋体" w:eastAsia="宋体" w:hAnsi="宋体"/>
        </w:rPr>
        <w:t xml:space="preserve">                            flow[pre[i]-1][i]+=d[sink],i=pre[i]-1;</w:t>
      </w:r>
    </w:p>
    <w:p w:rsidR="00803F52" w:rsidRPr="000665B4" w:rsidRDefault="00803F52" w:rsidP="00803F52">
      <w:pPr>
        <w:rPr>
          <w:rFonts w:ascii="宋体" w:eastAsia="宋体" w:hAnsi="宋体"/>
        </w:rPr>
      </w:pPr>
      <w:r w:rsidRPr="000665B4">
        <w:rPr>
          <w:rFonts w:ascii="宋体" w:eastAsia="宋体" w:hAnsi="宋体"/>
        </w:rPr>
        <w:t xml:space="preserve">                     else</w:t>
      </w:r>
    </w:p>
    <w:p w:rsidR="00803F52" w:rsidRPr="000665B4" w:rsidRDefault="00803F52" w:rsidP="00803F52">
      <w:pPr>
        <w:rPr>
          <w:rFonts w:ascii="宋体" w:eastAsia="宋体" w:hAnsi="宋体"/>
        </w:rPr>
      </w:pPr>
      <w:r w:rsidRPr="000665B4">
        <w:rPr>
          <w:rFonts w:ascii="宋体" w:eastAsia="宋体" w:hAnsi="宋体"/>
        </w:rPr>
        <w:t xml:space="preserve">                            flow[i][-pre[i]-1]-=d[sink],i=-pre[i]-1;</w:t>
      </w:r>
    </w:p>
    <w:p w:rsidR="00803F52" w:rsidRPr="000665B4" w:rsidRDefault="00803F52" w:rsidP="00803F52">
      <w:pPr>
        <w:rPr>
          <w:rFonts w:ascii="宋体" w:eastAsia="宋体" w:hAnsi="宋体"/>
        </w:rPr>
      </w:pPr>
      <w:r w:rsidRPr="000665B4">
        <w:rPr>
          <w:rFonts w:ascii="宋体" w:eastAsia="宋体" w:hAnsi="宋体"/>
        </w:rPr>
        <w:t xml:space="preserve">       }</w:t>
      </w:r>
    </w:p>
    <w:p w:rsidR="00803F52" w:rsidRPr="000665B4" w:rsidRDefault="00803F52" w:rsidP="00803F52">
      <w:pPr>
        <w:rPr>
          <w:rFonts w:ascii="宋体" w:eastAsia="宋体" w:hAnsi="宋体"/>
        </w:rPr>
      </w:pPr>
      <w:r w:rsidRPr="000665B4">
        <w:rPr>
          <w:rFonts w:ascii="宋体" w:eastAsia="宋体" w:hAnsi="宋体"/>
        </w:rPr>
        <w:t xml:space="preserve">       for (j=i=0;i&lt;n;j+=flow[source][i++]);</w:t>
      </w:r>
    </w:p>
    <w:p w:rsidR="00803F52" w:rsidRPr="000665B4" w:rsidRDefault="00803F52" w:rsidP="00803F52">
      <w:pPr>
        <w:rPr>
          <w:rFonts w:ascii="宋体" w:eastAsia="宋体" w:hAnsi="宋体"/>
        </w:rPr>
      </w:pPr>
      <w:r w:rsidRPr="000665B4">
        <w:rPr>
          <w:rFonts w:ascii="宋体" w:eastAsia="宋体" w:hAnsi="宋体"/>
        </w:rPr>
        <w:t xml:space="preserve">       return j;</w:t>
      </w:r>
    </w:p>
    <w:p w:rsidR="00803F52" w:rsidRPr="000665B4" w:rsidRDefault="00803F52" w:rsidP="00803F52">
      <w:pPr>
        <w:rPr>
          <w:rFonts w:ascii="宋体" w:eastAsia="宋体" w:hAnsi="宋体"/>
        </w:rPr>
      </w:pPr>
      <w:r w:rsidRPr="000665B4">
        <w:rPr>
          <w:rFonts w:ascii="宋体" w:eastAsia="宋体" w:hAnsi="宋体"/>
        </w:rPr>
        <w:t>}</w:t>
      </w:r>
    </w:p>
    <w:p w:rsidR="00803F52" w:rsidRPr="000665B4" w:rsidRDefault="00803F52" w:rsidP="00803F52">
      <w:pPr>
        <w:rPr>
          <w:rFonts w:ascii="宋体" w:eastAsia="宋体" w:hAnsi="宋体"/>
        </w:rPr>
      </w:pPr>
    </w:p>
    <w:p w:rsidR="00803F52" w:rsidRPr="000665B4" w:rsidRDefault="00803F52" w:rsidP="00803F52">
      <w:pPr>
        <w:rPr>
          <w:rFonts w:ascii="宋体" w:eastAsia="宋体" w:hAnsi="宋体"/>
        </w:rPr>
      </w:pPr>
      <w:r w:rsidRPr="000665B4">
        <w:rPr>
          <w:rFonts w:ascii="宋体" w:eastAsia="宋体" w:hAnsi="宋体"/>
        </w:rPr>
        <w:t>struct node{</w:t>
      </w:r>
    </w:p>
    <w:p w:rsidR="00803F52" w:rsidRPr="000665B4" w:rsidRDefault="00803F52" w:rsidP="00803F52">
      <w:pPr>
        <w:rPr>
          <w:rFonts w:ascii="宋体" w:eastAsia="宋体" w:hAnsi="宋体"/>
        </w:rPr>
      </w:pPr>
      <w:r w:rsidRPr="000665B4">
        <w:rPr>
          <w:rFonts w:ascii="宋体" w:eastAsia="宋体" w:hAnsi="宋体"/>
        </w:rPr>
        <w:t xml:space="preserve">    int id[4];</w:t>
      </w:r>
    </w:p>
    <w:p w:rsidR="00803F52" w:rsidRPr="000665B4" w:rsidRDefault="00803F52" w:rsidP="00803F52">
      <w:pPr>
        <w:rPr>
          <w:rFonts w:ascii="宋体" w:eastAsia="宋体" w:hAnsi="宋体"/>
        </w:rPr>
      </w:pPr>
      <w:r w:rsidRPr="000665B4">
        <w:rPr>
          <w:rFonts w:ascii="宋体" w:eastAsia="宋体" w:hAnsi="宋体"/>
        </w:rPr>
        <w:t>}old[MAXN],now[MAXN];</w:t>
      </w:r>
    </w:p>
    <w:p w:rsidR="00803F52" w:rsidRPr="000665B4" w:rsidRDefault="00803F52" w:rsidP="00803F52">
      <w:pPr>
        <w:rPr>
          <w:rFonts w:ascii="宋体" w:eastAsia="宋体" w:hAnsi="宋体"/>
        </w:rPr>
      </w:pPr>
    </w:p>
    <w:p w:rsidR="00803F52" w:rsidRPr="000665B4" w:rsidRDefault="00803F52" w:rsidP="00803F52">
      <w:pPr>
        <w:rPr>
          <w:rFonts w:ascii="宋体" w:eastAsia="宋体" w:hAnsi="宋体"/>
        </w:rPr>
      </w:pPr>
      <w:r w:rsidRPr="000665B4">
        <w:rPr>
          <w:rFonts w:ascii="宋体" w:eastAsia="宋体" w:hAnsi="宋体"/>
        </w:rPr>
        <w:t>int get_cost(node x,node y){</w:t>
      </w:r>
    </w:p>
    <w:p w:rsidR="00803F52" w:rsidRPr="000665B4" w:rsidRDefault="00803F52" w:rsidP="00803F52">
      <w:pPr>
        <w:rPr>
          <w:rFonts w:ascii="宋体" w:eastAsia="宋体" w:hAnsi="宋体"/>
        </w:rPr>
      </w:pPr>
      <w:r w:rsidRPr="000665B4">
        <w:rPr>
          <w:rFonts w:ascii="宋体" w:eastAsia="宋体" w:hAnsi="宋体"/>
        </w:rPr>
        <w:t xml:space="preserve">    int cnt=0,i=0,j=0;</w:t>
      </w:r>
    </w:p>
    <w:p w:rsidR="00803F52" w:rsidRPr="000665B4" w:rsidRDefault="00803F52" w:rsidP="00803F52">
      <w:pPr>
        <w:rPr>
          <w:rFonts w:ascii="宋体" w:eastAsia="宋体" w:hAnsi="宋体"/>
        </w:rPr>
      </w:pPr>
      <w:r w:rsidRPr="000665B4">
        <w:rPr>
          <w:rFonts w:ascii="宋体" w:eastAsia="宋体" w:hAnsi="宋体"/>
        </w:rPr>
        <w:t xml:space="preserve">    while(i&lt;4&amp;&amp;j&lt;4){</w:t>
      </w:r>
    </w:p>
    <w:p w:rsidR="00803F52" w:rsidRPr="000665B4" w:rsidRDefault="00803F52" w:rsidP="00803F52">
      <w:pPr>
        <w:rPr>
          <w:rFonts w:ascii="宋体" w:eastAsia="宋体" w:hAnsi="宋体"/>
        </w:rPr>
      </w:pPr>
      <w:r w:rsidRPr="000665B4">
        <w:rPr>
          <w:rFonts w:ascii="宋体" w:eastAsia="宋体" w:hAnsi="宋体"/>
        </w:rPr>
        <w:t xml:space="preserve">        if(x.id[i]==y.id[j]){</w:t>
      </w:r>
    </w:p>
    <w:p w:rsidR="00803F52" w:rsidRPr="000665B4" w:rsidRDefault="00803F52" w:rsidP="00803F52">
      <w:pPr>
        <w:rPr>
          <w:rFonts w:ascii="宋体" w:eastAsia="宋体" w:hAnsi="宋体"/>
        </w:rPr>
      </w:pPr>
      <w:r w:rsidRPr="000665B4">
        <w:rPr>
          <w:rFonts w:ascii="宋体" w:eastAsia="宋体" w:hAnsi="宋体"/>
        </w:rPr>
        <w:t xml:space="preserve">            cnt++,i++,j++;</w:t>
      </w:r>
    </w:p>
    <w:p w:rsidR="00803F52" w:rsidRPr="000665B4" w:rsidRDefault="00803F52" w:rsidP="00803F52">
      <w:pPr>
        <w:rPr>
          <w:rFonts w:ascii="宋体" w:eastAsia="宋体" w:hAnsi="宋体"/>
        </w:rPr>
      </w:pPr>
      <w:r w:rsidRPr="000665B4">
        <w:rPr>
          <w:rFonts w:ascii="宋体" w:eastAsia="宋体" w:hAnsi="宋体"/>
        </w:rPr>
        <w:t xml:space="preserve">            continue;</w:t>
      </w:r>
    </w:p>
    <w:p w:rsidR="00803F52" w:rsidRPr="000665B4" w:rsidRDefault="00803F52" w:rsidP="00803F52">
      <w:pPr>
        <w:rPr>
          <w:rFonts w:ascii="宋体" w:eastAsia="宋体" w:hAnsi="宋体"/>
        </w:rPr>
      </w:pPr>
      <w:r w:rsidRPr="000665B4">
        <w:rPr>
          <w:rFonts w:ascii="宋体" w:eastAsia="宋体" w:hAnsi="宋体"/>
        </w:rPr>
        <w:t xml:space="preserve">        }</w:t>
      </w:r>
    </w:p>
    <w:p w:rsidR="00803F52" w:rsidRPr="000665B4" w:rsidRDefault="00803F52" w:rsidP="00803F52">
      <w:pPr>
        <w:rPr>
          <w:rFonts w:ascii="宋体" w:eastAsia="宋体" w:hAnsi="宋体"/>
        </w:rPr>
      </w:pPr>
      <w:r w:rsidRPr="000665B4">
        <w:rPr>
          <w:rFonts w:ascii="宋体" w:eastAsia="宋体" w:hAnsi="宋体"/>
        </w:rPr>
        <w:t xml:space="preserve">        if(x.id[i]&gt;y.id[j]){</w:t>
      </w:r>
    </w:p>
    <w:p w:rsidR="00803F52" w:rsidRPr="000665B4" w:rsidRDefault="00803F52" w:rsidP="00803F52">
      <w:pPr>
        <w:rPr>
          <w:rFonts w:ascii="宋体" w:eastAsia="宋体" w:hAnsi="宋体"/>
        </w:rPr>
      </w:pPr>
      <w:r w:rsidRPr="000665B4">
        <w:rPr>
          <w:rFonts w:ascii="宋体" w:eastAsia="宋体" w:hAnsi="宋体"/>
        </w:rPr>
        <w:t xml:space="preserve">            j++;</w:t>
      </w:r>
    </w:p>
    <w:p w:rsidR="00803F52" w:rsidRPr="000665B4" w:rsidRDefault="00803F52" w:rsidP="00803F52">
      <w:pPr>
        <w:rPr>
          <w:rFonts w:ascii="宋体" w:eastAsia="宋体" w:hAnsi="宋体"/>
        </w:rPr>
      </w:pPr>
      <w:r w:rsidRPr="000665B4">
        <w:rPr>
          <w:rFonts w:ascii="宋体" w:eastAsia="宋体" w:hAnsi="宋体"/>
        </w:rPr>
        <w:t xml:space="preserve">            continue;</w:t>
      </w:r>
    </w:p>
    <w:p w:rsidR="00803F52" w:rsidRPr="000665B4" w:rsidRDefault="00803F52" w:rsidP="00803F52">
      <w:pPr>
        <w:rPr>
          <w:rFonts w:ascii="宋体" w:eastAsia="宋体" w:hAnsi="宋体"/>
        </w:rPr>
      </w:pPr>
      <w:r w:rsidRPr="000665B4">
        <w:rPr>
          <w:rFonts w:ascii="宋体" w:eastAsia="宋体" w:hAnsi="宋体"/>
        </w:rPr>
        <w:t xml:space="preserve">        }</w:t>
      </w:r>
    </w:p>
    <w:p w:rsidR="00803F52" w:rsidRPr="000665B4" w:rsidRDefault="00803F52" w:rsidP="00803F52">
      <w:pPr>
        <w:rPr>
          <w:rFonts w:ascii="宋体" w:eastAsia="宋体" w:hAnsi="宋体"/>
        </w:rPr>
      </w:pPr>
      <w:r w:rsidRPr="000665B4">
        <w:rPr>
          <w:rFonts w:ascii="宋体" w:eastAsia="宋体" w:hAnsi="宋体"/>
        </w:rPr>
        <w:t xml:space="preserve">        if(x.id[i]&lt;y.id[j]){</w:t>
      </w:r>
    </w:p>
    <w:p w:rsidR="00803F52" w:rsidRPr="000665B4" w:rsidRDefault="00803F52" w:rsidP="00803F52">
      <w:pPr>
        <w:rPr>
          <w:rFonts w:ascii="宋体" w:eastAsia="宋体" w:hAnsi="宋体"/>
        </w:rPr>
      </w:pPr>
      <w:r w:rsidRPr="000665B4">
        <w:rPr>
          <w:rFonts w:ascii="宋体" w:eastAsia="宋体" w:hAnsi="宋体"/>
        </w:rPr>
        <w:t xml:space="preserve">            i++;</w:t>
      </w:r>
    </w:p>
    <w:p w:rsidR="00803F52" w:rsidRPr="000665B4" w:rsidRDefault="00803F52" w:rsidP="00803F52">
      <w:pPr>
        <w:rPr>
          <w:rFonts w:ascii="宋体" w:eastAsia="宋体" w:hAnsi="宋体"/>
        </w:rPr>
      </w:pPr>
      <w:r w:rsidRPr="000665B4">
        <w:rPr>
          <w:rFonts w:ascii="宋体" w:eastAsia="宋体" w:hAnsi="宋体"/>
        </w:rPr>
        <w:t xml:space="preserve">            continue;</w:t>
      </w:r>
    </w:p>
    <w:p w:rsidR="00803F52" w:rsidRPr="000665B4" w:rsidRDefault="00803F52" w:rsidP="00803F52">
      <w:pPr>
        <w:rPr>
          <w:rFonts w:ascii="宋体" w:eastAsia="宋体" w:hAnsi="宋体"/>
        </w:rPr>
      </w:pPr>
      <w:r w:rsidRPr="000665B4">
        <w:rPr>
          <w:rFonts w:ascii="宋体" w:eastAsia="宋体" w:hAnsi="宋体"/>
        </w:rPr>
        <w:t xml:space="preserve">        }</w:t>
      </w:r>
    </w:p>
    <w:p w:rsidR="00803F52" w:rsidRPr="000665B4" w:rsidRDefault="00803F52" w:rsidP="00803F52">
      <w:pPr>
        <w:rPr>
          <w:rFonts w:ascii="宋体" w:eastAsia="宋体" w:hAnsi="宋体"/>
        </w:rPr>
      </w:pPr>
      <w:r w:rsidRPr="000665B4">
        <w:rPr>
          <w:rFonts w:ascii="宋体" w:eastAsia="宋体" w:hAnsi="宋体"/>
        </w:rPr>
        <w:t xml:space="preserve">    }</w:t>
      </w:r>
    </w:p>
    <w:p w:rsidR="00803F52" w:rsidRPr="000665B4" w:rsidRDefault="00803F52" w:rsidP="00803F52">
      <w:pPr>
        <w:rPr>
          <w:rFonts w:ascii="宋体" w:eastAsia="宋体" w:hAnsi="宋体"/>
        </w:rPr>
      </w:pPr>
      <w:r w:rsidRPr="000665B4">
        <w:rPr>
          <w:rFonts w:ascii="宋体" w:eastAsia="宋体" w:hAnsi="宋体"/>
        </w:rPr>
        <w:t xml:space="preserve">    return 4-cnt;</w:t>
      </w:r>
    </w:p>
    <w:p w:rsidR="00803F52" w:rsidRPr="000665B4" w:rsidRDefault="00803F52" w:rsidP="00803F52">
      <w:pPr>
        <w:rPr>
          <w:rFonts w:ascii="宋体" w:eastAsia="宋体" w:hAnsi="宋体"/>
        </w:rPr>
      </w:pPr>
      <w:r w:rsidRPr="000665B4">
        <w:rPr>
          <w:rFonts w:ascii="宋体" w:eastAsia="宋体" w:hAnsi="宋体"/>
        </w:rPr>
        <w:t>}</w:t>
      </w:r>
    </w:p>
    <w:p w:rsidR="00803F52" w:rsidRPr="000665B4" w:rsidRDefault="00803F52" w:rsidP="00803F52">
      <w:pPr>
        <w:rPr>
          <w:rFonts w:ascii="宋体" w:eastAsia="宋体" w:hAnsi="宋体"/>
        </w:rPr>
      </w:pPr>
    </w:p>
    <w:p w:rsidR="00803F52" w:rsidRPr="000665B4" w:rsidRDefault="00803F52" w:rsidP="00803F52">
      <w:pPr>
        <w:rPr>
          <w:rFonts w:ascii="宋体" w:eastAsia="宋体" w:hAnsi="宋体"/>
        </w:rPr>
      </w:pPr>
      <w:r w:rsidRPr="000665B4">
        <w:rPr>
          <w:rFonts w:ascii="宋体" w:eastAsia="宋体" w:hAnsi="宋体"/>
        </w:rPr>
        <w:t>int main(){</w:t>
      </w:r>
    </w:p>
    <w:p w:rsidR="00803F52" w:rsidRPr="000665B4" w:rsidRDefault="00803F52" w:rsidP="00803F52">
      <w:pPr>
        <w:rPr>
          <w:rFonts w:ascii="宋体" w:eastAsia="宋体" w:hAnsi="宋体"/>
        </w:rPr>
      </w:pPr>
      <w:r w:rsidRPr="000665B4">
        <w:rPr>
          <w:rFonts w:ascii="宋体" w:eastAsia="宋体" w:hAnsi="宋体"/>
        </w:rPr>
        <w:t xml:space="preserve">    //初始化读入部分</w:t>
      </w:r>
    </w:p>
    <w:p w:rsidR="00803F52" w:rsidRPr="000665B4" w:rsidRDefault="00803F52" w:rsidP="00803F52">
      <w:pPr>
        <w:rPr>
          <w:rFonts w:ascii="宋体" w:eastAsia="宋体" w:hAnsi="宋体"/>
        </w:rPr>
      </w:pPr>
      <w:r w:rsidRPr="000665B4">
        <w:rPr>
          <w:rFonts w:ascii="宋体" w:eastAsia="宋体" w:hAnsi="宋体"/>
        </w:rPr>
        <w:t xml:space="preserve">    int roomnum;</w:t>
      </w:r>
    </w:p>
    <w:p w:rsidR="00803F52" w:rsidRPr="000665B4" w:rsidRDefault="00803F52" w:rsidP="00803F52">
      <w:pPr>
        <w:rPr>
          <w:rFonts w:ascii="宋体" w:eastAsia="宋体" w:hAnsi="宋体"/>
        </w:rPr>
      </w:pPr>
      <w:r w:rsidRPr="000665B4">
        <w:rPr>
          <w:rFonts w:ascii="宋体" w:eastAsia="宋体" w:hAnsi="宋体"/>
        </w:rPr>
        <w:t xml:space="preserve">    scanf("%d",&amp;roomnum);</w:t>
      </w:r>
    </w:p>
    <w:p w:rsidR="00803F52" w:rsidRPr="000665B4" w:rsidRDefault="00803F52" w:rsidP="00803F52">
      <w:pPr>
        <w:rPr>
          <w:rFonts w:ascii="宋体" w:eastAsia="宋体" w:hAnsi="宋体"/>
        </w:rPr>
      </w:pPr>
      <w:r w:rsidRPr="000665B4">
        <w:rPr>
          <w:rFonts w:ascii="宋体" w:eastAsia="宋体" w:hAnsi="宋体"/>
        </w:rPr>
        <w:t xml:space="preserve">    for(int i=0;i&lt;roomnum;i++){</w:t>
      </w:r>
    </w:p>
    <w:p w:rsidR="00803F52" w:rsidRPr="000665B4" w:rsidRDefault="00803F52" w:rsidP="00803F52">
      <w:pPr>
        <w:rPr>
          <w:rFonts w:ascii="宋体" w:eastAsia="宋体" w:hAnsi="宋体"/>
        </w:rPr>
      </w:pPr>
      <w:r w:rsidRPr="000665B4">
        <w:rPr>
          <w:rFonts w:ascii="宋体" w:eastAsia="宋体" w:hAnsi="宋体"/>
        </w:rPr>
        <w:lastRenderedPageBreak/>
        <w:t xml:space="preserve">        for (int j=0;j&lt;4;j++) scanf("%d",&amp;old[i].id[j]);</w:t>
      </w:r>
    </w:p>
    <w:p w:rsidR="00803F52" w:rsidRPr="000665B4" w:rsidRDefault="00803F52" w:rsidP="00803F52">
      <w:pPr>
        <w:rPr>
          <w:rFonts w:ascii="宋体" w:eastAsia="宋体" w:hAnsi="宋体"/>
        </w:rPr>
      </w:pPr>
      <w:r w:rsidRPr="000665B4">
        <w:rPr>
          <w:rFonts w:ascii="宋体" w:eastAsia="宋体" w:hAnsi="宋体"/>
        </w:rPr>
        <w:t xml:space="preserve">        sort(old[i].id,old[i].id+4);</w:t>
      </w:r>
    </w:p>
    <w:p w:rsidR="00803F52" w:rsidRPr="000665B4" w:rsidRDefault="00803F52" w:rsidP="00803F52">
      <w:pPr>
        <w:rPr>
          <w:rFonts w:ascii="宋体" w:eastAsia="宋体" w:hAnsi="宋体"/>
        </w:rPr>
      </w:pPr>
      <w:r w:rsidRPr="000665B4">
        <w:rPr>
          <w:rFonts w:ascii="宋体" w:eastAsia="宋体" w:hAnsi="宋体"/>
        </w:rPr>
        <w:t xml:space="preserve">    }</w:t>
      </w:r>
    </w:p>
    <w:p w:rsidR="00803F52" w:rsidRPr="000665B4" w:rsidRDefault="00803F52" w:rsidP="00803F52">
      <w:pPr>
        <w:rPr>
          <w:rFonts w:ascii="宋体" w:eastAsia="宋体" w:hAnsi="宋体"/>
        </w:rPr>
      </w:pPr>
      <w:r w:rsidRPr="000665B4">
        <w:rPr>
          <w:rFonts w:ascii="宋体" w:eastAsia="宋体" w:hAnsi="宋体"/>
        </w:rPr>
        <w:t xml:space="preserve">    for(int i=0;i&lt;roomnum;i++){</w:t>
      </w:r>
    </w:p>
    <w:p w:rsidR="00803F52" w:rsidRPr="000665B4" w:rsidRDefault="00803F52" w:rsidP="00803F52">
      <w:pPr>
        <w:rPr>
          <w:rFonts w:ascii="宋体" w:eastAsia="宋体" w:hAnsi="宋体"/>
        </w:rPr>
      </w:pPr>
      <w:r w:rsidRPr="000665B4">
        <w:rPr>
          <w:rFonts w:ascii="宋体" w:eastAsia="宋体" w:hAnsi="宋体"/>
        </w:rPr>
        <w:t xml:space="preserve">        for (int j=0;j&lt;4;j++) scanf("%d",&amp;now[i].id[j]);</w:t>
      </w:r>
    </w:p>
    <w:p w:rsidR="00803F52" w:rsidRPr="000665B4" w:rsidRDefault="00803F52" w:rsidP="00803F52">
      <w:pPr>
        <w:rPr>
          <w:rFonts w:ascii="宋体" w:eastAsia="宋体" w:hAnsi="宋体"/>
        </w:rPr>
      </w:pPr>
      <w:r w:rsidRPr="000665B4">
        <w:rPr>
          <w:rFonts w:ascii="宋体" w:eastAsia="宋体" w:hAnsi="宋体"/>
        </w:rPr>
        <w:t xml:space="preserve">        sort(now[i].id,now[i].id+4);</w:t>
      </w:r>
    </w:p>
    <w:p w:rsidR="00803F52" w:rsidRPr="000665B4" w:rsidRDefault="00803F52" w:rsidP="00803F52">
      <w:pPr>
        <w:rPr>
          <w:rFonts w:ascii="宋体" w:eastAsia="宋体" w:hAnsi="宋体"/>
        </w:rPr>
      </w:pPr>
      <w:r w:rsidRPr="000665B4">
        <w:rPr>
          <w:rFonts w:ascii="宋体" w:eastAsia="宋体" w:hAnsi="宋体"/>
        </w:rPr>
        <w:t xml:space="preserve">    }</w:t>
      </w:r>
    </w:p>
    <w:p w:rsidR="00803F52" w:rsidRPr="000665B4" w:rsidRDefault="00803F52" w:rsidP="00803F52">
      <w:pPr>
        <w:rPr>
          <w:rFonts w:ascii="宋体" w:eastAsia="宋体" w:hAnsi="宋体"/>
        </w:rPr>
      </w:pPr>
      <w:r w:rsidRPr="000665B4">
        <w:rPr>
          <w:rFonts w:ascii="宋体" w:eastAsia="宋体" w:hAnsi="宋体"/>
        </w:rPr>
        <w:t xml:space="preserve">    //建图部分,源点0,old寝室1..roomnum,now寝室roomnum+1..2*roomnum,汇点2*roomnum+1,共2*roomnum+2个点</w:t>
      </w:r>
    </w:p>
    <w:p w:rsidR="00803F52" w:rsidRPr="000665B4" w:rsidRDefault="00803F52" w:rsidP="00803F52">
      <w:pPr>
        <w:rPr>
          <w:rFonts w:ascii="宋体" w:eastAsia="宋体" w:hAnsi="宋体"/>
        </w:rPr>
      </w:pPr>
      <w:r w:rsidRPr="000665B4">
        <w:rPr>
          <w:rFonts w:ascii="宋体" w:eastAsia="宋体" w:hAnsi="宋体"/>
        </w:rPr>
        <w:t xml:space="preserve">    int n=2*roomnum+2,mat[MAXN][MAXN],cost[MAXN][MAXN],source=0,sink=2*roomnum+1,flow[MAXN][MAXN],netcost;</w:t>
      </w:r>
    </w:p>
    <w:p w:rsidR="00803F52" w:rsidRPr="000665B4" w:rsidRDefault="00803F52" w:rsidP="00803F52">
      <w:pPr>
        <w:rPr>
          <w:rFonts w:ascii="宋体" w:eastAsia="宋体" w:hAnsi="宋体"/>
        </w:rPr>
      </w:pPr>
      <w:r w:rsidRPr="000665B4">
        <w:rPr>
          <w:rFonts w:ascii="宋体" w:eastAsia="宋体" w:hAnsi="宋体"/>
        </w:rPr>
        <w:t xml:space="preserve">    memset(cost,0,sizeof(cost)),memset(mat,0,sizeof(mat));</w:t>
      </w:r>
    </w:p>
    <w:p w:rsidR="00803F52" w:rsidRPr="000665B4" w:rsidRDefault="00803F52" w:rsidP="00803F52">
      <w:pPr>
        <w:rPr>
          <w:rFonts w:ascii="宋体" w:eastAsia="宋体" w:hAnsi="宋体"/>
        </w:rPr>
      </w:pPr>
      <w:r w:rsidRPr="000665B4">
        <w:rPr>
          <w:rFonts w:ascii="宋体" w:eastAsia="宋体" w:hAnsi="宋体"/>
        </w:rPr>
        <w:t xml:space="preserve">    for(int i=1;i&lt;=roomnum;i++) mat[0][i]=1;</w:t>
      </w:r>
    </w:p>
    <w:p w:rsidR="00803F52" w:rsidRPr="000665B4" w:rsidRDefault="00803F52" w:rsidP="00803F52">
      <w:pPr>
        <w:rPr>
          <w:rFonts w:ascii="宋体" w:eastAsia="宋体" w:hAnsi="宋体"/>
        </w:rPr>
      </w:pPr>
      <w:r w:rsidRPr="000665B4">
        <w:rPr>
          <w:rFonts w:ascii="宋体" w:eastAsia="宋体" w:hAnsi="宋体"/>
        </w:rPr>
        <w:t xml:space="preserve">    for(int i=roomnum+1;i&lt;=2*roomnum;i++) mat[i][n-1]=1;</w:t>
      </w:r>
    </w:p>
    <w:p w:rsidR="00803F52" w:rsidRPr="000665B4" w:rsidRDefault="00803F52" w:rsidP="00803F52">
      <w:pPr>
        <w:rPr>
          <w:rFonts w:ascii="宋体" w:eastAsia="宋体" w:hAnsi="宋体"/>
        </w:rPr>
      </w:pPr>
      <w:r w:rsidRPr="000665B4">
        <w:rPr>
          <w:rFonts w:ascii="宋体" w:eastAsia="宋体" w:hAnsi="宋体"/>
        </w:rPr>
        <w:t xml:space="preserve">    for(int i=1;i&lt;=roomnum;i++){</w:t>
      </w:r>
    </w:p>
    <w:p w:rsidR="00803F52" w:rsidRPr="000665B4" w:rsidRDefault="00803F52" w:rsidP="00803F52">
      <w:pPr>
        <w:rPr>
          <w:rFonts w:ascii="宋体" w:eastAsia="宋体" w:hAnsi="宋体"/>
        </w:rPr>
      </w:pPr>
      <w:r w:rsidRPr="000665B4">
        <w:rPr>
          <w:rFonts w:ascii="宋体" w:eastAsia="宋体" w:hAnsi="宋体"/>
        </w:rPr>
        <w:t xml:space="preserve">        for(int j=roomnum+1;j&lt;=2*roomnum;j++){</w:t>
      </w:r>
    </w:p>
    <w:p w:rsidR="00803F52" w:rsidRPr="000665B4" w:rsidRDefault="00803F52" w:rsidP="00803F52">
      <w:pPr>
        <w:rPr>
          <w:rFonts w:ascii="宋体" w:eastAsia="宋体" w:hAnsi="宋体"/>
        </w:rPr>
      </w:pPr>
      <w:r w:rsidRPr="000665B4">
        <w:rPr>
          <w:rFonts w:ascii="宋体" w:eastAsia="宋体" w:hAnsi="宋体"/>
        </w:rPr>
        <w:t xml:space="preserve">            mat[i][j]=1;</w:t>
      </w:r>
    </w:p>
    <w:p w:rsidR="00803F52" w:rsidRPr="000665B4" w:rsidRDefault="00803F52" w:rsidP="00803F52">
      <w:pPr>
        <w:rPr>
          <w:rFonts w:ascii="宋体" w:eastAsia="宋体" w:hAnsi="宋体"/>
        </w:rPr>
      </w:pPr>
      <w:r w:rsidRPr="000665B4">
        <w:rPr>
          <w:rFonts w:ascii="宋体" w:eastAsia="宋体" w:hAnsi="宋体"/>
        </w:rPr>
        <w:t xml:space="preserve">            cost[i][j]=get_cost(old[i-1],now[j-roomnum-1]);</w:t>
      </w:r>
    </w:p>
    <w:p w:rsidR="00803F52" w:rsidRPr="000665B4" w:rsidRDefault="00803F52" w:rsidP="00803F52">
      <w:pPr>
        <w:rPr>
          <w:rFonts w:ascii="宋体" w:eastAsia="宋体" w:hAnsi="宋体"/>
        </w:rPr>
      </w:pPr>
      <w:r w:rsidRPr="000665B4">
        <w:rPr>
          <w:rFonts w:ascii="宋体" w:eastAsia="宋体" w:hAnsi="宋体"/>
        </w:rPr>
        <w:t xml:space="preserve">        }</w:t>
      </w:r>
    </w:p>
    <w:p w:rsidR="00803F52" w:rsidRPr="000665B4" w:rsidRDefault="00803F52" w:rsidP="00803F52">
      <w:pPr>
        <w:rPr>
          <w:rFonts w:ascii="宋体" w:eastAsia="宋体" w:hAnsi="宋体"/>
        </w:rPr>
      </w:pPr>
      <w:r w:rsidRPr="000665B4">
        <w:rPr>
          <w:rFonts w:ascii="宋体" w:eastAsia="宋体" w:hAnsi="宋体"/>
        </w:rPr>
        <w:t xml:space="preserve">    }</w:t>
      </w:r>
    </w:p>
    <w:p w:rsidR="00803F52" w:rsidRPr="000665B4" w:rsidRDefault="00803F52" w:rsidP="00803F52">
      <w:pPr>
        <w:rPr>
          <w:rFonts w:ascii="宋体" w:eastAsia="宋体" w:hAnsi="宋体"/>
        </w:rPr>
      </w:pPr>
      <w:r w:rsidRPr="000665B4">
        <w:rPr>
          <w:rFonts w:ascii="宋体" w:eastAsia="宋体" w:hAnsi="宋体"/>
        </w:rPr>
        <w:t xml:space="preserve">    //网络流套板子部分</w:t>
      </w:r>
    </w:p>
    <w:p w:rsidR="00803F52" w:rsidRPr="000665B4" w:rsidRDefault="00803F52" w:rsidP="00803F52">
      <w:pPr>
        <w:rPr>
          <w:rFonts w:ascii="宋体" w:eastAsia="宋体" w:hAnsi="宋体"/>
        </w:rPr>
      </w:pPr>
      <w:r w:rsidRPr="000665B4">
        <w:rPr>
          <w:rFonts w:ascii="宋体" w:eastAsia="宋体" w:hAnsi="宋体"/>
        </w:rPr>
        <w:t xml:space="preserve">    min_cost_max_flow(n,mat,cost,source,sink,flow,netcost);</w:t>
      </w:r>
    </w:p>
    <w:p w:rsidR="00803F52" w:rsidRPr="000665B4" w:rsidRDefault="00803F52" w:rsidP="00803F52">
      <w:pPr>
        <w:rPr>
          <w:rFonts w:ascii="宋体" w:eastAsia="宋体" w:hAnsi="宋体"/>
        </w:rPr>
      </w:pPr>
      <w:r w:rsidRPr="000665B4">
        <w:rPr>
          <w:rFonts w:ascii="宋体" w:eastAsia="宋体" w:hAnsi="宋体"/>
        </w:rPr>
        <w:t xml:space="preserve">    printf("%d\n",netcost);</w:t>
      </w:r>
    </w:p>
    <w:p w:rsidR="00803F52" w:rsidRPr="000665B4" w:rsidRDefault="00803F52" w:rsidP="00803F52">
      <w:pPr>
        <w:rPr>
          <w:rFonts w:ascii="宋体" w:eastAsia="宋体" w:hAnsi="宋体"/>
        </w:rPr>
      </w:pPr>
      <w:r w:rsidRPr="000665B4">
        <w:rPr>
          <w:rFonts w:ascii="宋体" w:eastAsia="宋体" w:hAnsi="宋体"/>
        </w:rPr>
        <w:t xml:space="preserve">    return 0;</w:t>
      </w:r>
    </w:p>
    <w:p w:rsidR="00BA5BF1" w:rsidRPr="000665B4" w:rsidRDefault="00803F52" w:rsidP="00803F52">
      <w:pPr>
        <w:rPr>
          <w:rFonts w:ascii="宋体" w:eastAsia="宋体" w:hAnsi="宋体"/>
        </w:rPr>
      </w:pPr>
      <w:r w:rsidRPr="000665B4">
        <w:rPr>
          <w:rFonts w:ascii="宋体" w:eastAsia="宋体" w:hAnsi="宋体"/>
        </w:rPr>
        <w:t>}</w:t>
      </w:r>
    </w:p>
    <w:p w:rsidR="00490216" w:rsidRPr="000665B4" w:rsidRDefault="00490216" w:rsidP="001157DF">
      <w:pPr>
        <w:pStyle w:val="2"/>
        <w:rPr>
          <w:rFonts w:ascii="宋体" w:eastAsia="宋体" w:hAnsi="宋体"/>
        </w:rPr>
      </w:pPr>
      <w:bookmarkStart w:id="259" w:name="_Toc524383160"/>
      <w:r w:rsidRPr="000665B4">
        <w:rPr>
          <w:rFonts w:ascii="宋体" w:eastAsia="宋体" w:hAnsi="宋体" w:hint="eastAsia"/>
        </w:rPr>
        <w:t>二分图匹配</w:t>
      </w:r>
      <w:bookmarkEnd w:id="259"/>
    </w:p>
    <w:p w:rsidR="00D34764" w:rsidRPr="000665B4" w:rsidRDefault="00490216" w:rsidP="00490216">
      <w:pPr>
        <w:rPr>
          <w:rFonts w:ascii="宋体" w:eastAsia="宋体" w:hAnsi="宋体"/>
          <w:b/>
        </w:rPr>
      </w:pPr>
      <w:r w:rsidRPr="000665B4">
        <w:rPr>
          <w:rFonts w:ascii="宋体" w:eastAsia="宋体" w:hAnsi="宋体"/>
          <w:b/>
        </w:rPr>
        <w:t>定理</w:t>
      </w:r>
    </w:p>
    <w:p w:rsidR="00490216" w:rsidRPr="000665B4" w:rsidRDefault="00490216" w:rsidP="00490216">
      <w:pPr>
        <w:rPr>
          <w:rFonts w:ascii="宋体" w:eastAsia="宋体" w:hAnsi="宋体"/>
        </w:rPr>
      </w:pPr>
      <w:r w:rsidRPr="000665B4">
        <w:rPr>
          <w:rFonts w:ascii="宋体" w:eastAsia="宋体" w:hAnsi="宋体"/>
        </w:rPr>
        <w:t>无向图G=&lt;V,E&gt;为二分图的充要条件是G的所有回路的长度均为偶数。</w:t>
      </w:r>
    </w:p>
    <w:p w:rsidR="00D34764" w:rsidRPr="000665B4" w:rsidRDefault="00366E46" w:rsidP="00490216">
      <w:pPr>
        <w:rPr>
          <w:rFonts w:ascii="宋体" w:eastAsia="宋体" w:hAnsi="宋体"/>
          <w:b/>
        </w:rPr>
      </w:pPr>
      <w:r w:rsidRPr="000665B4">
        <w:rPr>
          <w:rFonts w:ascii="宋体" w:eastAsia="宋体" w:hAnsi="宋体"/>
          <w:b/>
        </w:rPr>
        <w:t>最大匹配</w:t>
      </w:r>
    </w:p>
    <w:p w:rsidR="00DA38A4" w:rsidRPr="000665B4" w:rsidRDefault="00366E46" w:rsidP="00490216">
      <w:pPr>
        <w:rPr>
          <w:rFonts w:ascii="宋体" w:eastAsia="宋体" w:hAnsi="宋体"/>
        </w:rPr>
      </w:pPr>
      <w:r w:rsidRPr="000665B4">
        <w:rPr>
          <w:rFonts w:ascii="宋体" w:eastAsia="宋体" w:hAnsi="宋体"/>
        </w:rPr>
        <w:t>在G的一个子图M中，M的边集中的任意两条边都不依附于同一个顶点，则称M是一个匹配。选择这样的边数最大的子集称为图的最大匹配问题,最大匹配的边数称为最大匹配数.如果一个匹配中，图中的每个顶点都和图中某条边相关联，则称此匹配为完全匹配，也称作完备匹配。如果在左右两边加上源汇点后，图G等价于一个网络流，最大匹配问题可以转为最大流的问题。解决此问的</w:t>
      </w:r>
      <w:hyperlink r:id="rId260" w:tgtFrame="_blank" w:history="1">
        <w:r w:rsidRPr="000665B4">
          <w:rPr>
            <w:rFonts w:ascii="宋体" w:eastAsia="宋体" w:hAnsi="宋体"/>
          </w:rPr>
          <w:t>匈牙利</w:t>
        </w:r>
      </w:hyperlink>
      <w:hyperlink r:id="rId261" w:tgtFrame="_blank" w:tooltip="算法与数据结构知识库" w:history="1">
        <w:r w:rsidRPr="000665B4">
          <w:rPr>
            <w:rFonts w:ascii="宋体" w:eastAsia="宋体" w:hAnsi="宋体"/>
          </w:rPr>
          <w:t>算法</w:t>
        </w:r>
      </w:hyperlink>
      <w:r w:rsidRPr="000665B4">
        <w:rPr>
          <w:rFonts w:ascii="宋体" w:eastAsia="宋体" w:hAnsi="宋体"/>
        </w:rPr>
        <w:t>的本质就是寻找最大流的增广路径。</w:t>
      </w:r>
    </w:p>
    <w:p w:rsidR="00556859" w:rsidRPr="000665B4" w:rsidRDefault="00556859" w:rsidP="00490216">
      <w:pPr>
        <w:rPr>
          <w:rFonts w:ascii="宋体" w:eastAsia="宋体" w:hAnsi="宋体"/>
          <w:b/>
        </w:rPr>
      </w:pPr>
      <w:r w:rsidRPr="000665B4">
        <w:rPr>
          <w:rFonts w:ascii="宋体" w:eastAsia="宋体" w:hAnsi="宋体" w:hint="eastAsia"/>
          <w:b/>
        </w:rPr>
        <w:t>最优匹配</w:t>
      </w:r>
    </w:p>
    <w:p w:rsidR="00556859" w:rsidRPr="000665B4" w:rsidRDefault="00556859" w:rsidP="00490216">
      <w:pPr>
        <w:rPr>
          <w:rFonts w:ascii="宋体" w:eastAsia="宋体" w:hAnsi="宋体"/>
        </w:rPr>
      </w:pPr>
      <w:r w:rsidRPr="000665B4">
        <w:rPr>
          <w:rFonts w:ascii="宋体" w:eastAsia="宋体" w:hAnsi="宋体"/>
        </w:rPr>
        <w:t>最优匹配又称为带权最大匹配，是指在带有权值边的二分图中，求一个匹配使得匹配边上的权值和最大。一般X和Y集合顶点个数相同，最优匹配也是一个完备匹配，即每个顶点都被匹配。如果个数不相等，可以通过补点加0边实现转化。一般使用</w:t>
      </w:r>
      <w:hyperlink r:id="rId262" w:tgtFrame="_blank" w:history="1">
        <w:r w:rsidRPr="000665B4">
          <w:rPr>
            <w:rFonts w:ascii="宋体" w:eastAsia="宋体" w:hAnsi="宋体"/>
          </w:rPr>
          <w:t>KM算法</w:t>
        </w:r>
      </w:hyperlink>
      <w:r w:rsidRPr="000665B4">
        <w:rPr>
          <w:rFonts w:ascii="宋体" w:eastAsia="宋体" w:hAnsi="宋体"/>
        </w:rPr>
        <w:t>解决该问题。</w:t>
      </w:r>
    </w:p>
    <w:p w:rsidR="00720988" w:rsidRPr="000665B4" w:rsidRDefault="00720988" w:rsidP="00490216">
      <w:pPr>
        <w:rPr>
          <w:rFonts w:ascii="宋体" w:eastAsia="宋体" w:hAnsi="宋体"/>
          <w:b/>
        </w:rPr>
      </w:pPr>
      <w:r w:rsidRPr="000665B4">
        <w:rPr>
          <w:rFonts w:ascii="宋体" w:eastAsia="宋体" w:hAnsi="宋体" w:hint="eastAsia"/>
          <w:b/>
        </w:rPr>
        <w:t>最小覆盖</w:t>
      </w:r>
    </w:p>
    <w:p w:rsidR="00720988" w:rsidRPr="000665B4" w:rsidRDefault="00720988" w:rsidP="00490216">
      <w:pPr>
        <w:rPr>
          <w:rFonts w:ascii="宋体" w:eastAsia="宋体" w:hAnsi="宋体"/>
        </w:rPr>
      </w:pPr>
      <w:r w:rsidRPr="000665B4">
        <w:rPr>
          <w:rFonts w:ascii="宋体" w:eastAsia="宋体" w:hAnsi="宋体"/>
        </w:rPr>
        <w:t>二分图的最小覆盖分为最小顶点覆盖和最小路径覆盖：</w:t>
      </w:r>
    </w:p>
    <w:p w:rsidR="00A43D02" w:rsidRPr="000665B4" w:rsidRDefault="00A43D02" w:rsidP="00490216">
      <w:pPr>
        <w:rPr>
          <w:rFonts w:ascii="宋体" w:eastAsia="宋体" w:hAnsi="宋体"/>
        </w:rPr>
      </w:pPr>
      <w:r w:rsidRPr="000665B4">
        <w:rPr>
          <w:rFonts w:ascii="宋体" w:eastAsia="宋体" w:hAnsi="宋体"/>
          <w:b/>
        </w:rPr>
        <w:t>最小顶点覆盖</w:t>
      </w:r>
      <w:r w:rsidRPr="000665B4">
        <w:rPr>
          <w:rFonts w:ascii="宋体" w:eastAsia="宋体" w:hAnsi="宋体"/>
        </w:rPr>
        <w:t>是指最少的顶点数使得二分图G中的每条边都至少与其中一个点相关联，二</w:t>
      </w:r>
      <w:r w:rsidRPr="000665B4">
        <w:rPr>
          <w:rFonts w:ascii="宋体" w:eastAsia="宋体" w:hAnsi="宋体"/>
        </w:rPr>
        <w:lastRenderedPageBreak/>
        <w:t>分图的最小顶点覆盖数=二分图的最大匹配数；</w:t>
      </w:r>
    </w:p>
    <w:p w:rsidR="00A43D02" w:rsidRPr="000665B4" w:rsidRDefault="00A43D02" w:rsidP="00490216">
      <w:pPr>
        <w:rPr>
          <w:rFonts w:ascii="宋体" w:eastAsia="宋体" w:hAnsi="宋体"/>
        </w:rPr>
      </w:pPr>
      <w:r w:rsidRPr="000665B4">
        <w:rPr>
          <w:rFonts w:ascii="宋体" w:eastAsia="宋体" w:hAnsi="宋体"/>
          <w:b/>
        </w:rPr>
        <w:t>最小路径覆盖</w:t>
      </w:r>
      <w:r w:rsidRPr="000665B4">
        <w:rPr>
          <w:rFonts w:ascii="宋体" w:eastAsia="宋体" w:hAnsi="宋体"/>
        </w:rPr>
        <w:t>也称为最小边覆盖，是指用尽量少的不相交简单路径覆盖二分图中的所有顶点。二分图的最小路径覆盖数=|V|-二分图的最大匹配数；</w:t>
      </w:r>
    </w:p>
    <w:p w:rsidR="005C35BB" w:rsidRPr="000665B4" w:rsidRDefault="005C35BB" w:rsidP="00490216">
      <w:pPr>
        <w:rPr>
          <w:rFonts w:ascii="宋体" w:eastAsia="宋体" w:hAnsi="宋体"/>
          <w:b/>
        </w:rPr>
      </w:pPr>
      <w:r w:rsidRPr="000665B4">
        <w:rPr>
          <w:rFonts w:ascii="宋体" w:eastAsia="宋体" w:hAnsi="宋体"/>
          <w:b/>
        </w:rPr>
        <w:t>最大独立集</w:t>
      </w:r>
    </w:p>
    <w:p w:rsidR="005C35BB" w:rsidRPr="000665B4" w:rsidRDefault="005C35BB" w:rsidP="00490216">
      <w:pPr>
        <w:rPr>
          <w:rFonts w:ascii="宋体" w:eastAsia="宋体" w:hAnsi="宋体"/>
        </w:rPr>
      </w:pPr>
      <w:r w:rsidRPr="000665B4">
        <w:rPr>
          <w:rFonts w:ascii="宋体" w:eastAsia="宋体" w:hAnsi="宋体"/>
        </w:rPr>
        <w:t>最大独立集是指寻找一个点集，使得其中任意两点在图中无对应边。对于一般图来说，最大独立集是一个NP完全问题，对于二分图来说最大独立集=|V|-二分图的最大匹配数。</w:t>
      </w:r>
    </w:p>
    <w:p w:rsidR="008A7A63" w:rsidRPr="000665B4" w:rsidRDefault="008A7A63" w:rsidP="00490216">
      <w:pPr>
        <w:rPr>
          <w:rFonts w:ascii="宋体" w:eastAsia="宋体" w:hAnsi="宋体"/>
          <w:b/>
        </w:rPr>
      </w:pPr>
      <w:r w:rsidRPr="000665B4">
        <w:rPr>
          <w:rFonts w:ascii="宋体" w:eastAsia="宋体" w:hAnsi="宋体" w:hint="eastAsia"/>
          <w:b/>
        </w:rPr>
        <w:t>匈牙利算法</w:t>
      </w:r>
    </w:p>
    <w:p w:rsidR="008A7A63" w:rsidRPr="000665B4" w:rsidRDefault="008A7A63" w:rsidP="00490216">
      <w:pPr>
        <w:rPr>
          <w:rFonts w:ascii="宋体" w:eastAsia="宋体" w:hAnsi="宋体"/>
        </w:rPr>
      </w:pPr>
      <w:r w:rsidRPr="000665B4">
        <w:rPr>
          <w:rFonts w:ascii="宋体" w:eastAsia="宋体" w:hAnsi="宋体"/>
        </w:rPr>
        <w:t>初始时最大匹配为空</w:t>
      </w:r>
      <w:r w:rsidRPr="000665B4">
        <w:rPr>
          <w:rFonts w:ascii="宋体" w:eastAsia="宋体" w:hAnsi="宋体"/>
        </w:rPr>
        <w:br/>
        <w:t>while 找得到增广路径</w:t>
      </w:r>
      <w:r w:rsidR="00544808" w:rsidRPr="000665B4">
        <w:rPr>
          <w:rFonts w:ascii="宋体" w:eastAsia="宋体" w:hAnsi="宋体"/>
        </w:rPr>
        <w:t xml:space="preserve"> </w:t>
      </w:r>
      <w:r w:rsidRPr="000665B4">
        <w:rPr>
          <w:rFonts w:ascii="宋体" w:eastAsia="宋体" w:hAnsi="宋体"/>
        </w:rPr>
        <w:t>do 把增广路径加入到最大匹配中去</w:t>
      </w:r>
    </w:p>
    <w:p w:rsidR="00EF1164" w:rsidRPr="000665B4" w:rsidRDefault="00EF1164" w:rsidP="00490216">
      <w:pPr>
        <w:rPr>
          <w:rFonts w:ascii="宋体" w:eastAsia="宋体" w:hAnsi="宋体"/>
          <w:b/>
        </w:rPr>
      </w:pPr>
      <w:r w:rsidRPr="000665B4">
        <w:rPr>
          <w:rFonts w:ascii="宋体" w:eastAsia="宋体" w:hAnsi="宋体" w:hint="eastAsia"/>
          <w:b/>
        </w:rPr>
        <w:t>增广路径</w:t>
      </w:r>
    </w:p>
    <w:p w:rsidR="00EF1164" w:rsidRPr="000665B4" w:rsidRDefault="00EF1164" w:rsidP="00490216">
      <w:pPr>
        <w:rPr>
          <w:rFonts w:ascii="宋体" w:eastAsia="宋体" w:hAnsi="宋体"/>
        </w:rPr>
      </w:pPr>
      <w:r w:rsidRPr="000665B4">
        <w:rPr>
          <w:rFonts w:ascii="宋体" w:eastAsia="宋体" w:hAnsi="宋体"/>
        </w:rPr>
        <w:t>(1)有奇数条边。</w:t>
      </w:r>
      <w:r w:rsidRPr="000665B4">
        <w:rPr>
          <w:rFonts w:ascii="宋体" w:eastAsia="宋体" w:hAnsi="宋体"/>
        </w:rPr>
        <w:br/>
        <w:t>(2)起点在二分图的左半边，终点在右半边。</w:t>
      </w:r>
      <w:r w:rsidRPr="000665B4">
        <w:rPr>
          <w:rFonts w:ascii="宋体" w:eastAsia="宋体" w:hAnsi="宋体"/>
        </w:rPr>
        <w:br/>
        <w:t>(3)路径上的点一定是一个在左半边，一个在右半边，交替出现。</w:t>
      </w:r>
    </w:p>
    <w:p w:rsidR="00EF1164" w:rsidRPr="000665B4" w:rsidRDefault="00EF1164" w:rsidP="00490216">
      <w:pPr>
        <w:rPr>
          <w:rFonts w:ascii="宋体" w:eastAsia="宋体" w:hAnsi="宋体"/>
        </w:rPr>
      </w:pPr>
      <w:r w:rsidRPr="000665B4">
        <w:rPr>
          <w:rFonts w:ascii="宋体" w:eastAsia="宋体" w:hAnsi="宋体"/>
        </w:rPr>
        <w:t>(4)整条路径上没有重复的点。</w:t>
      </w:r>
      <w:r w:rsidRPr="000665B4">
        <w:rPr>
          <w:rFonts w:ascii="宋体" w:eastAsia="宋体" w:hAnsi="宋体"/>
        </w:rPr>
        <w:br/>
        <w:t>(5)起点和终点都是目前还没有配对的点，而其它所有点都是已经配好对的。</w:t>
      </w:r>
    </w:p>
    <w:p w:rsidR="00EF1164" w:rsidRPr="000665B4" w:rsidRDefault="00EF1164" w:rsidP="00490216">
      <w:pPr>
        <w:rPr>
          <w:rFonts w:ascii="宋体" w:eastAsia="宋体" w:hAnsi="宋体"/>
        </w:rPr>
      </w:pPr>
      <w:r w:rsidRPr="000665B4">
        <w:rPr>
          <w:rFonts w:ascii="宋体" w:eastAsia="宋体" w:hAnsi="宋体"/>
        </w:rPr>
        <w:t>(6)路径上的所有第奇数条边都不在原匹配中，所有第偶数条边都出现在原匹配中。</w:t>
      </w:r>
    </w:p>
    <w:p w:rsidR="00D34764" w:rsidRPr="000665B4" w:rsidRDefault="00EF1164" w:rsidP="00490216">
      <w:pPr>
        <w:rPr>
          <w:rFonts w:ascii="宋体" w:eastAsia="宋体" w:hAnsi="宋体"/>
          <w:b/>
        </w:rPr>
      </w:pPr>
      <w:r w:rsidRPr="000665B4">
        <w:rPr>
          <w:rFonts w:ascii="宋体" w:eastAsia="宋体" w:hAnsi="宋体"/>
        </w:rPr>
        <w:t>(7)把增广路径上的所有第奇数条边加入到原匹配中去，并把增广路径中的所有第偶数条边从原匹配中删除（这个操作称为增广路径的</w:t>
      </w:r>
      <w:r w:rsidRPr="000665B4">
        <w:rPr>
          <w:rFonts w:ascii="宋体" w:eastAsia="宋体" w:hAnsi="宋体"/>
          <w:b/>
          <w:bCs/>
        </w:rPr>
        <w:t>取反</w:t>
      </w:r>
      <w:r w:rsidRPr="000665B4">
        <w:rPr>
          <w:rFonts w:ascii="宋体" w:eastAsia="宋体" w:hAnsi="宋体"/>
        </w:rPr>
        <w:t>），则新的匹配数就比原匹配数增加了1个。</w:t>
      </w:r>
      <w:r w:rsidR="00DA38A4" w:rsidRPr="000665B4">
        <w:rPr>
          <w:rFonts w:ascii="宋体" w:eastAsia="宋体" w:hAnsi="宋体" w:hint="eastAsia"/>
          <w:b/>
        </w:rPr>
        <w:t>定理</w:t>
      </w:r>
    </w:p>
    <w:p w:rsidR="00DA38A4" w:rsidRPr="000665B4" w:rsidRDefault="00DA38A4" w:rsidP="00490216">
      <w:pPr>
        <w:rPr>
          <w:rFonts w:ascii="宋体" w:eastAsia="宋体" w:hAnsi="宋体"/>
        </w:rPr>
      </w:pPr>
      <w:r w:rsidRPr="000665B4">
        <w:rPr>
          <w:rFonts w:ascii="宋体" w:eastAsia="宋体" w:hAnsi="宋体"/>
        </w:rPr>
        <w:t>如果从一个点A出发，没有找到增广路径，那么无论再从别的点出发找到多少增广路径来改变现在的匹配，从A出发都永远找不到增广路径。</w:t>
      </w:r>
    </w:p>
    <w:p w:rsidR="009E3240" w:rsidRPr="000665B4" w:rsidRDefault="009E3240" w:rsidP="00490216">
      <w:pPr>
        <w:rPr>
          <w:rFonts w:ascii="宋体" w:eastAsia="宋体" w:hAnsi="宋体"/>
          <w:b/>
        </w:rPr>
      </w:pPr>
      <w:r w:rsidRPr="000665B4">
        <w:rPr>
          <w:rFonts w:ascii="宋体" w:eastAsia="宋体" w:hAnsi="宋体" w:hint="eastAsia"/>
          <w:b/>
        </w:rPr>
        <w:t>应用定理描述匈牙利算法</w:t>
      </w:r>
    </w:p>
    <w:p w:rsidR="009E3240" w:rsidRPr="000665B4" w:rsidRDefault="009E3240" w:rsidP="00490216">
      <w:pPr>
        <w:rPr>
          <w:rFonts w:ascii="宋体" w:eastAsia="宋体" w:hAnsi="宋体"/>
        </w:rPr>
      </w:pPr>
      <w:r w:rsidRPr="000665B4">
        <w:rPr>
          <w:rFonts w:ascii="宋体" w:eastAsia="宋体" w:hAnsi="宋体"/>
        </w:rPr>
        <w:t>初始时最大匹配为空</w:t>
      </w:r>
      <w:r w:rsidRPr="000665B4">
        <w:rPr>
          <w:rFonts w:ascii="宋体" w:eastAsia="宋体" w:hAnsi="宋体"/>
        </w:rPr>
        <w:br/>
        <w:t>for 二分图左半边的每个点i</w:t>
      </w:r>
      <w:r w:rsidRPr="000665B4">
        <w:rPr>
          <w:rFonts w:ascii="宋体" w:eastAsia="宋体" w:hAnsi="宋体"/>
        </w:rPr>
        <w:br/>
        <w:t>    do 从点i出发寻找增广路径。如果找到，则把它取反（即增加了总了匹配数）</w:t>
      </w:r>
    </w:p>
    <w:p w:rsidR="00043D6B" w:rsidRPr="000665B4" w:rsidRDefault="002F390D" w:rsidP="008B5AE8">
      <w:pPr>
        <w:pStyle w:val="3"/>
        <w:rPr>
          <w:rFonts w:ascii="宋体" w:eastAsia="宋体" w:hAnsi="宋体"/>
          <w:b w:val="0"/>
        </w:rPr>
      </w:pPr>
      <w:bookmarkStart w:id="260" w:name="_Toc524383161"/>
      <w:r w:rsidRPr="000665B4">
        <w:rPr>
          <w:rFonts w:ascii="宋体" w:eastAsia="宋体" w:hAnsi="宋体" w:hint="eastAsia"/>
          <w:b w:val="0"/>
        </w:rPr>
        <w:t>√</w:t>
      </w:r>
      <w:r w:rsidR="00043D6B" w:rsidRPr="000665B4">
        <w:rPr>
          <w:rFonts w:ascii="宋体" w:eastAsia="宋体" w:hAnsi="宋体" w:hint="eastAsia"/>
          <w:b w:val="0"/>
        </w:rPr>
        <w:t>-</w:t>
      </w:r>
      <w:r w:rsidR="00043D6B" w:rsidRPr="000665B4">
        <w:rPr>
          <w:rFonts w:ascii="宋体" w:eastAsia="宋体" w:hAnsi="宋体"/>
          <w:b w:val="0"/>
        </w:rPr>
        <w:t>51nod</w:t>
      </w:r>
      <w:r w:rsidR="00043D6B" w:rsidRPr="000665B4">
        <w:rPr>
          <w:rFonts w:ascii="宋体" w:eastAsia="宋体" w:hAnsi="宋体" w:hint="eastAsia"/>
          <w:b w:val="0"/>
        </w:rPr>
        <w:t>-</w:t>
      </w:r>
      <w:r w:rsidR="00043D6B" w:rsidRPr="000665B4">
        <w:rPr>
          <w:rFonts w:ascii="宋体" w:eastAsia="宋体" w:hAnsi="宋体"/>
          <w:b w:val="0"/>
        </w:rPr>
        <w:t>2006-</w:t>
      </w:r>
      <w:r w:rsidR="00043D6B" w:rsidRPr="000665B4">
        <w:rPr>
          <w:rFonts w:ascii="宋体" w:eastAsia="宋体" w:hAnsi="宋体" w:hint="eastAsia"/>
          <w:b w:val="0"/>
        </w:rPr>
        <w:t>飞行员配对</w:t>
      </w:r>
      <w:bookmarkEnd w:id="260"/>
      <w:r w:rsidR="00CC0F69" w:rsidRPr="000665B4">
        <w:rPr>
          <w:rFonts w:ascii="宋体" w:eastAsia="宋体" w:hAnsi="宋体"/>
          <w:b w:val="0"/>
        </w:rPr>
        <w:fldChar w:fldCharType="begin"/>
      </w:r>
      <w:r w:rsidR="00CC0F69" w:rsidRPr="000665B4">
        <w:rPr>
          <w:rFonts w:ascii="宋体" w:eastAsia="宋体" w:hAnsi="宋体"/>
        </w:rPr>
        <w:instrText xml:space="preserve"> XE "</w:instrText>
      </w:r>
      <w:r w:rsidR="00CC0F69" w:rsidRPr="000665B4">
        <w:rPr>
          <w:rFonts w:ascii="宋体" w:eastAsia="宋体" w:hAnsi="宋体" w:hint="eastAsia"/>
          <w:b w:val="0"/>
        </w:rPr>
        <w:instrText>√-</w:instrText>
      </w:r>
      <w:r w:rsidR="00CC0F69" w:rsidRPr="000665B4">
        <w:rPr>
          <w:rFonts w:ascii="宋体" w:eastAsia="宋体" w:hAnsi="宋体"/>
          <w:b w:val="0"/>
        </w:rPr>
        <w:instrText>51nod</w:instrText>
      </w:r>
      <w:r w:rsidR="00CC0F69" w:rsidRPr="000665B4">
        <w:rPr>
          <w:rFonts w:ascii="宋体" w:eastAsia="宋体" w:hAnsi="宋体" w:hint="eastAsia"/>
          <w:b w:val="0"/>
        </w:rPr>
        <w:instrText>-</w:instrText>
      </w:r>
      <w:r w:rsidR="00CC0F69" w:rsidRPr="000665B4">
        <w:rPr>
          <w:rFonts w:ascii="宋体" w:eastAsia="宋体" w:hAnsi="宋体"/>
          <w:b w:val="0"/>
        </w:rPr>
        <w:instrText>2006-</w:instrText>
      </w:r>
      <w:r w:rsidR="00CC0F69" w:rsidRPr="000665B4">
        <w:rPr>
          <w:rFonts w:ascii="宋体" w:eastAsia="宋体" w:hAnsi="宋体" w:hint="eastAsia"/>
          <w:b w:val="0"/>
        </w:rPr>
        <w:instrText>飞行员配对</w:instrText>
      </w:r>
      <w:r w:rsidR="00CC0F69" w:rsidRPr="000665B4">
        <w:rPr>
          <w:rFonts w:ascii="宋体" w:eastAsia="宋体" w:hAnsi="宋体"/>
        </w:rPr>
        <w:instrText>:</w:instrText>
      </w:r>
      <w:r w:rsidR="00CC0F69" w:rsidRPr="000665B4">
        <w:rPr>
          <w:rFonts w:ascii="宋体" w:eastAsia="宋体" w:hAnsi="宋体" w:hint="eastAsia"/>
        </w:rPr>
        <w:instrText>2</w:instrText>
      </w:r>
      <w:r w:rsidR="00CC0F69" w:rsidRPr="000665B4">
        <w:rPr>
          <w:rFonts w:ascii="宋体" w:eastAsia="宋体" w:hAnsi="宋体"/>
        </w:rPr>
        <w:instrText xml:space="preserve">006" \y "51nod:2006" </w:instrText>
      </w:r>
      <w:r w:rsidR="00CC0F69" w:rsidRPr="000665B4">
        <w:rPr>
          <w:rFonts w:ascii="宋体" w:eastAsia="宋体" w:hAnsi="宋体"/>
          <w:b w:val="0"/>
        </w:rPr>
        <w:fldChar w:fldCharType="end"/>
      </w:r>
    </w:p>
    <w:p w:rsidR="002F390D" w:rsidRPr="000665B4"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0665B4">
        <w:rPr>
          <w:rFonts w:ascii="宋体" w:eastAsia="宋体" w:hAnsi="宋体" w:cs="Microsoft Sans Serif"/>
          <w:b/>
          <w:bCs/>
          <w:color w:val="000000"/>
          <w:spacing w:val="30"/>
          <w:kern w:val="0"/>
          <w:sz w:val="27"/>
          <w:szCs w:val="27"/>
        </w:rPr>
        <w:t>Input</w:t>
      </w:r>
    </w:p>
    <w:p w:rsidR="002F390D" w:rsidRPr="000665B4"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0665B4">
        <w:rPr>
          <w:rFonts w:ascii="宋体" w:eastAsia="宋体" w:hAnsi="宋体" w:cs="宋体"/>
          <w:color w:val="303030"/>
          <w:kern w:val="0"/>
          <w:sz w:val="24"/>
          <w:szCs w:val="24"/>
        </w:rPr>
        <w:t>第1行有2个正整数 m 和 n。n 是皇家空军的飞行 员总数(n&lt;100);m 是外籍飞行员数。外籍飞行员编号为 1~m;英国飞行员编号为 m+1~n。接下来每行有 2 个正整数 i 和 j，表示外籍飞行员 i 可以和英国飞行员 j 配合。输入最后以 2 个-1 结束。</w:t>
      </w:r>
    </w:p>
    <w:p w:rsidR="002F390D" w:rsidRPr="000665B4"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0665B4">
        <w:rPr>
          <w:rFonts w:ascii="宋体" w:eastAsia="宋体" w:hAnsi="宋体" w:cs="Microsoft Sans Serif"/>
          <w:b/>
          <w:bCs/>
          <w:color w:val="000000"/>
          <w:spacing w:val="30"/>
          <w:kern w:val="0"/>
          <w:sz w:val="27"/>
          <w:szCs w:val="27"/>
        </w:rPr>
        <w:t>Output</w:t>
      </w:r>
    </w:p>
    <w:p w:rsidR="002F390D" w:rsidRPr="000665B4"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0665B4">
        <w:rPr>
          <w:rFonts w:ascii="宋体" w:eastAsia="宋体" w:hAnsi="宋体" w:cs="宋体"/>
          <w:color w:val="303030"/>
          <w:kern w:val="0"/>
          <w:sz w:val="24"/>
          <w:szCs w:val="24"/>
        </w:rPr>
        <w:t>第 1 行是最佳飞行 员配对方案一次能派出的最多的飞机数 M。如果所求的最佳飞行员配对方案不存在，则输出‘No Solution!’。</w:t>
      </w:r>
    </w:p>
    <w:p w:rsidR="002F390D" w:rsidRPr="000665B4"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0665B4">
        <w:rPr>
          <w:rFonts w:ascii="宋体" w:eastAsia="宋体" w:hAnsi="宋体" w:cs="Microsoft Sans Serif"/>
          <w:b/>
          <w:bCs/>
          <w:color w:val="000000"/>
          <w:spacing w:val="30"/>
          <w:kern w:val="0"/>
          <w:sz w:val="27"/>
          <w:szCs w:val="27"/>
        </w:rPr>
        <w:t>Input示例</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5 10</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lastRenderedPageBreak/>
        <w:t>1 7</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1 8</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2 6</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2 9</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2 10</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3 7</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3 8</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4 7</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4 8</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5 10</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-1 -1</w:t>
      </w:r>
    </w:p>
    <w:p w:rsidR="002F390D" w:rsidRPr="000665B4"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0665B4">
        <w:rPr>
          <w:rFonts w:ascii="宋体" w:eastAsia="宋体" w:hAnsi="宋体" w:cs="Microsoft Sans Serif"/>
          <w:b/>
          <w:bCs/>
          <w:color w:val="000000"/>
          <w:spacing w:val="30"/>
          <w:kern w:val="0"/>
          <w:sz w:val="27"/>
          <w:szCs w:val="27"/>
        </w:rPr>
        <w:t>Output示例</w:t>
      </w:r>
    </w:p>
    <w:p w:rsidR="002F390D" w:rsidRPr="000665B4"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4</w:t>
      </w:r>
    </w:p>
    <w:p w:rsidR="002F390D" w:rsidRPr="000665B4" w:rsidRDefault="002F390D" w:rsidP="002F390D">
      <w:pPr>
        <w:rPr>
          <w:rFonts w:ascii="宋体" w:eastAsia="宋体" w:hAnsi="宋体"/>
        </w:rPr>
      </w:pPr>
      <w:r w:rsidRPr="000665B4">
        <w:rPr>
          <w:rFonts w:ascii="宋体" w:eastAsia="宋体" w:hAnsi="宋体" w:hint="eastAsia"/>
        </w:rPr>
        <w:t>【题解】</w:t>
      </w:r>
    </w:p>
    <w:p w:rsidR="002F390D" w:rsidRPr="000665B4" w:rsidRDefault="002F390D" w:rsidP="002F390D">
      <w:pPr>
        <w:rPr>
          <w:rFonts w:ascii="宋体" w:eastAsia="宋体" w:hAnsi="宋体"/>
        </w:rPr>
      </w:pPr>
      <w:r w:rsidRPr="000665B4">
        <w:rPr>
          <w:rFonts w:ascii="宋体" w:eastAsia="宋体" w:hAnsi="宋体"/>
        </w:rPr>
        <w:t>#include &lt;cstdio&gt;</w:t>
      </w:r>
    </w:p>
    <w:p w:rsidR="002F390D" w:rsidRPr="000665B4" w:rsidRDefault="002F390D" w:rsidP="002F390D">
      <w:pPr>
        <w:rPr>
          <w:rFonts w:ascii="宋体" w:eastAsia="宋体" w:hAnsi="宋体"/>
        </w:rPr>
      </w:pPr>
      <w:r w:rsidRPr="000665B4">
        <w:rPr>
          <w:rFonts w:ascii="宋体" w:eastAsia="宋体" w:hAnsi="宋体"/>
        </w:rPr>
        <w:t>#include &lt;cstring&gt;</w:t>
      </w:r>
    </w:p>
    <w:p w:rsidR="002F390D" w:rsidRPr="000665B4" w:rsidRDefault="002F390D" w:rsidP="002F390D">
      <w:pPr>
        <w:rPr>
          <w:rFonts w:ascii="宋体" w:eastAsia="宋体" w:hAnsi="宋体"/>
        </w:rPr>
      </w:pPr>
      <w:r w:rsidRPr="000665B4">
        <w:rPr>
          <w:rFonts w:ascii="宋体" w:eastAsia="宋体" w:hAnsi="宋体"/>
        </w:rPr>
        <w:t>#include &lt;vector&gt;</w:t>
      </w:r>
    </w:p>
    <w:p w:rsidR="002F390D" w:rsidRPr="000665B4" w:rsidRDefault="002F390D" w:rsidP="002F390D">
      <w:pPr>
        <w:rPr>
          <w:rFonts w:ascii="宋体" w:eastAsia="宋体" w:hAnsi="宋体"/>
        </w:rPr>
      </w:pPr>
      <w:r w:rsidRPr="000665B4">
        <w:rPr>
          <w:rFonts w:ascii="宋体" w:eastAsia="宋体" w:hAnsi="宋体"/>
        </w:rPr>
        <w:t>#include &lt;algorithm&gt;</w:t>
      </w:r>
    </w:p>
    <w:p w:rsidR="002F390D" w:rsidRPr="000665B4" w:rsidRDefault="002F390D" w:rsidP="002F390D">
      <w:pPr>
        <w:rPr>
          <w:rFonts w:ascii="宋体" w:eastAsia="宋体" w:hAnsi="宋体"/>
        </w:rPr>
      </w:pPr>
      <w:r w:rsidRPr="000665B4">
        <w:rPr>
          <w:rFonts w:ascii="宋体" w:eastAsia="宋体" w:hAnsi="宋体"/>
        </w:rPr>
        <w:t>#define MAXN 110</w:t>
      </w:r>
    </w:p>
    <w:p w:rsidR="002F390D" w:rsidRPr="000665B4" w:rsidRDefault="002F390D" w:rsidP="002F390D">
      <w:pPr>
        <w:rPr>
          <w:rFonts w:ascii="宋体" w:eastAsia="宋体" w:hAnsi="宋体"/>
        </w:rPr>
      </w:pPr>
    </w:p>
    <w:p w:rsidR="002F390D" w:rsidRPr="000665B4" w:rsidRDefault="002F390D" w:rsidP="002F390D">
      <w:pPr>
        <w:rPr>
          <w:rFonts w:ascii="宋体" w:eastAsia="宋体" w:hAnsi="宋体"/>
        </w:rPr>
      </w:pPr>
      <w:r w:rsidRPr="000665B4">
        <w:rPr>
          <w:rFonts w:ascii="宋体" w:eastAsia="宋体" w:hAnsi="宋体"/>
        </w:rPr>
        <w:t>using namespace std;</w:t>
      </w:r>
    </w:p>
    <w:p w:rsidR="002F390D" w:rsidRPr="000665B4" w:rsidRDefault="002F390D" w:rsidP="002F390D">
      <w:pPr>
        <w:rPr>
          <w:rFonts w:ascii="宋体" w:eastAsia="宋体" w:hAnsi="宋体"/>
        </w:rPr>
      </w:pPr>
    </w:p>
    <w:p w:rsidR="002F390D" w:rsidRPr="000665B4" w:rsidRDefault="002F390D" w:rsidP="002F390D">
      <w:pPr>
        <w:rPr>
          <w:rFonts w:ascii="宋体" w:eastAsia="宋体" w:hAnsi="宋体"/>
        </w:rPr>
      </w:pPr>
      <w:r w:rsidRPr="000665B4">
        <w:rPr>
          <w:rFonts w:ascii="宋体" w:eastAsia="宋体" w:hAnsi="宋体"/>
        </w:rPr>
        <w:t>int rednum,bluenum,tot,choose[MAXN],ans=0;</w:t>
      </w:r>
    </w:p>
    <w:p w:rsidR="002F390D" w:rsidRPr="000665B4" w:rsidRDefault="002F390D" w:rsidP="002F390D">
      <w:pPr>
        <w:rPr>
          <w:rFonts w:ascii="宋体" w:eastAsia="宋体" w:hAnsi="宋体"/>
        </w:rPr>
      </w:pPr>
      <w:r w:rsidRPr="000665B4">
        <w:rPr>
          <w:rFonts w:ascii="宋体" w:eastAsia="宋体" w:hAnsi="宋体"/>
        </w:rPr>
        <w:t>vector&lt;int&gt; match[MAXN];</w:t>
      </w:r>
    </w:p>
    <w:p w:rsidR="002F390D" w:rsidRPr="000665B4" w:rsidRDefault="002F390D" w:rsidP="002F390D">
      <w:pPr>
        <w:rPr>
          <w:rFonts w:ascii="宋体" w:eastAsia="宋体" w:hAnsi="宋体"/>
        </w:rPr>
      </w:pPr>
      <w:r w:rsidRPr="000665B4">
        <w:rPr>
          <w:rFonts w:ascii="宋体" w:eastAsia="宋体" w:hAnsi="宋体"/>
        </w:rPr>
        <w:t>bool exist[MAXN];</w:t>
      </w:r>
    </w:p>
    <w:p w:rsidR="002F390D" w:rsidRPr="000665B4" w:rsidRDefault="002F390D" w:rsidP="002F390D">
      <w:pPr>
        <w:rPr>
          <w:rFonts w:ascii="宋体" w:eastAsia="宋体" w:hAnsi="宋体"/>
        </w:rPr>
      </w:pPr>
      <w:r w:rsidRPr="000665B4">
        <w:rPr>
          <w:rFonts w:ascii="宋体" w:eastAsia="宋体" w:hAnsi="宋体"/>
        </w:rPr>
        <w:t>bool dfs(int x){</w:t>
      </w:r>
    </w:p>
    <w:p w:rsidR="002F390D" w:rsidRPr="000665B4" w:rsidRDefault="002F390D" w:rsidP="002F390D">
      <w:pPr>
        <w:rPr>
          <w:rFonts w:ascii="宋体" w:eastAsia="宋体" w:hAnsi="宋体"/>
        </w:rPr>
      </w:pPr>
      <w:r w:rsidRPr="000665B4">
        <w:rPr>
          <w:rFonts w:ascii="宋体" w:eastAsia="宋体" w:hAnsi="宋体"/>
        </w:rPr>
        <w:t xml:space="preserve">    exist[x]=true;</w:t>
      </w:r>
    </w:p>
    <w:p w:rsidR="002F390D" w:rsidRPr="000665B4" w:rsidRDefault="002F390D" w:rsidP="002F390D">
      <w:pPr>
        <w:rPr>
          <w:rFonts w:ascii="宋体" w:eastAsia="宋体" w:hAnsi="宋体"/>
        </w:rPr>
      </w:pPr>
      <w:r w:rsidRPr="000665B4">
        <w:rPr>
          <w:rFonts w:ascii="宋体" w:eastAsia="宋体" w:hAnsi="宋体"/>
        </w:rPr>
        <w:t xml:space="preserve">    if (x&lt;=rednum){</w:t>
      </w:r>
    </w:p>
    <w:p w:rsidR="002F390D" w:rsidRPr="000665B4" w:rsidRDefault="002F390D" w:rsidP="002F390D">
      <w:pPr>
        <w:rPr>
          <w:rFonts w:ascii="宋体" w:eastAsia="宋体" w:hAnsi="宋体"/>
        </w:rPr>
      </w:pPr>
      <w:r w:rsidRPr="000665B4">
        <w:rPr>
          <w:rFonts w:ascii="宋体" w:eastAsia="宋体" w:hAnsi="宋体"/>
        </w:rPr>
        <w:t xml:space="preserve">        for (int i=0;i&lt;(int)match[x].size();i++){</w:t>
      </w:r>
    </w:p>
    <w:p w:rsidR="002F390D" w:rsidRPr="000665B4" w:rsidRDefault="002F390D" w:rsidP="002F390D">
      <w:pPr>
        <w:rPr>
          <w:rFonts w:ascii="宋体" w:eastAsia="宋体" w:hAnsi="宋体"/>
        </w:rPr>
      </w:pPr>
      <w:r w:rsidRPr="000665B4">
        <w:rPr>
          <w:rFonts w:ascii="宋体" w:eastAsia="宋体" w:hAnsi="宋体"/>
        </w:rPr>
        <w:t xml:space="preserve">            if (match[x][i]&gt;rednum&amp;&amp;!exist[match[x][i]]&amp;&amp;dfs(match[x][i])){</w:t>
      </w:r>
    </w:p>
    <w:p w:rsidR="002F390D" w:rsidRPr="000665B4" w:rsidRDefault="002F390D" w:rsidP="002F390D">
      <w:pPr>
        <w:rPr>
          <w:rFonts w:ascii="宋体" w:eastAsia="宋体" w:hAnsi="宋体"/>
        </w:rPr>
      </w:pPr>
      <w:r w:rsidRPr="000665B4">
        <w:rPr>
          <w:rFonts w:ascii="宋体" w:eastAsia="宋体" w:hAnsi="宋体"/>
        </w:rPr>
        <w:t xml:space="preserve">                ans++;</w:t>
      </w:r>
    </w:p>
    <w:p w:rsidR="002F390D" w:rsidRPr="000665B4" w:rsidRDefault="002F390D" w:rsidP="002F390D">
      <w:pPr>
        <w:rPr>
          <w:rFonts w:ascii="宋体" w:eastAsia="宋体" w:hAnsi="宋体"/>
        </w:rPr>
      </w:pPr>
      <w:r w:rsidRPr="000665B4">
        <w:rPr>
          <w:rFonts w:ascii="宋体" w:eastAsia="宋体" w:hAnsi="宋体"/>
        </w:rPr>
        <w:t xml:space="preserve">                choose[x]=match[x][i];</w:t>
      </w:r>
    </w:p>
    <w:p w:rsidR="002F390D" w:rsidRPr="000665B4" w:rsidRDefault="002F390D" w:rsidP="002F390D">
      <w:pPr>
        <w:rPr>
          <w:rFonts w:ascii="宋体" w:eastAsia="宋体" w:hAnsi="宋体"/>
        </w:rPr>
      </w:pPr>
      <w:r w:rsidRPr="000665B4">
        <w:rPr>
          <w:rFonts w:ascii="宋体" w:eastAsia="宋体" w:hAnsi="宋体"/>
        </w:rPr>
        <w:t xml:space="preserve">                choose[match[x][i]]=x;</w:t>
      </w:r>
    </w:p>
    <w:p w:rsidR="002F390D" w:rsidRPr="000665B4" w:rsidRDefault="002F390D" w:rsidP="002F390D">
      <w:pPr>
        <w:rPr>
          <w:rFonts w:ascii="宋体" w:eastAsia="宋体" w:hAnsi="宋体"/>
        </w:rPr>
      </w:pPr>
      <w:r w:rsidRPr="000665B4">
        <w:rPr>
          <w:rFonts w:ascii="宋体" w:eastAsia="宋体" w:hAnsi="宋体"/>
        </w:rPr>
        <w:t xml:space="preserve">                exist[x]=false;</w:t>
      </w:r>
    </w:p>
    <w:p w:rsidR="002F390D" w:rsidRPr="000665B4" w:rsidRDefault="002F390D" w:rsidP="002F390D">
      <w:pPr>
        <w:rPr>
          <w:rFonts w:ascii="宋体" w:eastAsia="宋体" w:hAnsi="宋体"/>
        </w:rPr>
      </w:pPr>
      <w:r w:rsidRPr="000665B4">
        <w:rPr>
          <w:rFonts w:ascii="宋体" w:eastAsia="宋体" w:hAnsi="宋体"/>
        </w:rPr>
        <w:t xml:space="preserve">                return true;</w:t>
      </w:r>
    </w:p>
    <w:p w:rsidR="002F390D" w:rsidRPr="000665B4" w:rsidRDefault="002F390D" w:rsidP="002F390D">
      <w:pPr>
        <w:rPr>
          <w:rFonts w:ascii="宋体" w:eastAsia="宋体" w:hAnsi="宋体"/>
        </w:rPr>
      </w:pPr>
      <w:r w:rsidRPr="000665B4">
        <w:rPr>
          <w:rFonts w:ascii="宋体" w:eastAsia="宋体" w:hAnsi="宋体"/>
        </w:rPr>
        <w:t xml:space="preserve">            }</w:t>
      </w:r>
    </w:p>
    <w:p w:rsidR="002F390D" w:rsidRPr="000665B4" w:rsidRDefault="002F390D" w:rsidP="002F390D">
      <w:pPr>
        <w:rPr>
          <w:rFonts w:ascii="宋体" w:eastAsia="宋体" w:hAnsi="宋体"/>
        </w:rPr>
      </w:pPr>
      <w:r w:rsidRPr="000665B4">
        <w:rPr>
          <w:rFonts w:ascii="宋体" w:eastAsia="宋体" w:hAnsi="宋体"/>
        </w:rPr>
        <w:t xml:space="preserve">        }</w:t>
      </w:r>
    </w:p>
    <w:p w:rsidR="002F390D" w:rsidRPr="000665B4" w:rsidRDefault="002F390D" w:rsidP="002F390D">
      <w:pPr>
        <w:rPr>
          <w:rFonts w:ascii="宋体" w:eastAsia="宋体" w:hAnsi="宋体"/>
        </w:rPr>
      </w:pPr>
      <w:r w:rsidRPr="000665B4">
        <w:rPr>
          <w:rFonts w:ascii="宋体" w:eastAsia="宋体" w:hAnsi="宋体"/>
        </w:rPr>
        <w:t xml:space="preserve">    }else{</w:t>
      </w:r>
    </w:p>
    <w:p w:rsidR="002F390D" w:rsidRPr="000665B4" w:rsidRDefault="002F390D" w:rsidP="002F390D">
      <w:pPr>
        <w:rPr>
          <w:rFonts w:ascii="宋体" w:eastAsia="宋体" w:hAnsi="宋体"/>
        </w:rPr>
      </w:pPr>
      <w:r w:rsidRPr="000665B4">
        <w:rPr>
          <w:rFonts w:ascii="宋体" w:eastAsia="宋体" w:hAnsi="宋体"/>
        </w:rPr>
        <w:t xml:space="preserve">        if (choose[x]==-1){</w:t>
      </w:r>
    </w:p>
    <w:p w:rsidR="002F390D" w:rsidRPr="000665B4" w:rsidRDefault="002F390D" w:rsidP="002F390D">
      <w:pPr>
        <w:rPr>
          <w:rFonts w:ascii="宋体" w:eastAsia="宋体" w:hAnsi="宋体"/>
        </w:rPr>
      </w:pPr>
      <w:r w:rsidRPr="000665B4">
        <w:rPr>
          <w:rFonts w:ascii="宋体" w:eastAsia="宋体" w:hAnsi="宋体"/>
        </w:rPr>
        <w:t xml:space="preserve">            exist[x]=false;</w:t>
      </w:r>
    </w:p>
    <w:p w:rsidR="002F390D" w:rsidRPr="000665B4" w:rsidRDefault="002F390D" w:rsidP="002F390D">
      <w:pPr>
        <w:rPr>
          <w:rFonts w:ascii="宋体" w:eastAsia="宋体" w:hAnsi="宋体"/>
        </w:rPr>
      </w:pPr>
      <w:r w:rsidRPr="000665B4">
        <w:rPr>
          <w:rFonts w:ascii="宋体" w:eastAsia="宋体" w:hAnsi="宋体"/>
        </w:rPr>
        <w:t xml:space="preserve">            return true;//找到增广路径</w:t>
      </w:r>
    </w:p>
    <w:p w:rsidR="002F390D" w:rsidRPr="000665B4" w:rsidRDefault="002F390D" w:rsidP="002F390D">
      <w:pPr>
        <w:rPr>
          <w:rFonts w:ascii="宋体" w:eastAsia="宋体" w:hAnsi="宋体"/>
        </w:rPr>
      </w:pPr>
      <w:r w:rsidRPr="000665B4">
        <w:rPr>
          <w:rFonts w:ascii="宋体" w:eastAsia="宋体" w:hAnsi="宋体"/>
        </w:rPr>
        <w:lastRenderedPageBreak/>
        <w:t xml:space="preserve">        }else{</w:t>
      </w:r>
    </w:p>
    <w:p w:rsidR="002F390D" w:rsidRPr="000665B4" w:rsidRDefault="002F390D" w:rsidP="002F390D">
      <w:pPr>
        <w:rPr>
          <w:rFonts w:ascii="宋体" w:eastAsia="宋体" w:hAnsi="宋体"/>
        </w:rPr>
      </w:pPr>
      <w:r w:rsidRPr="000665B4">
        <w:rPr>
          <w:rFonts w:ascii="宋体" w:eastAsia="宋体" w:hAnsi="宋体"/>
        </w:rPr>
        <w:t xml:space="preserve">            if (!exist[choose[x]]&amp;&amp;dfs(choose[x])){//蓝到红取反消除</w:t>
      </w:r>
    </w:p>
    <w:p w:rsidR="002F390D" w:rsidRPr="000665B4" w:rsidRDefault="002F390D" w:rsidP="002F390D">
      <w:pPr>
        <w:rPr>
          <w:rFonts w:ascii="宋体" w:eastAsia="宋体" w:hAnsi="宋体"/>
        </w:rPr>
      </w:pPr>
      <w:r w:rsidRPr="000665B4">
        <w:rPr>
          <w:rFonts w:ascii="宋体" w:eastAsia="宋体" w:hAnsi="宋体"/>
        </w:rPr>
        <w:t xml:space="preserve">                ans--;</w:t>
      </w:r>
    </w:p>
    <w:p w:rsidR="002F390D" w:rsidRPr="000665B4" w:rsidRDefault="002F390D" w:rsidP="002F390D">
      <w:pPr>
        <w:rPr>
          <w:rFonts w:ascii="宋体" w:eastAsia="宋体" w:hAnsi="宋体"/>
        </w:rPr>
      </w:pPr>
      <w:r w:rsidRPr="000665B4">
        <w:rPr>
          <w:rFonts w:ascii="宋体" w:eastAsia="宋体" w:hAnsi="宋体"/>
        </w:rPr>
        <w:t xml:space="preserve">                //choose[choose[x]]=-1;</w:t>
      </w:r>
    </w:p>
    <w:p w:rsidR="002F390D" w:rsidRPr="000665B4" w:rsidRDefault="002F390D" w:rsidP="002F390D">
      <w:pPr>
        <w:rPr>
          <w:rFonts w:ascii="宋体" w:eastAsia="宋体" w:hAnsi="宋体"/>
        </w:rPr>
      </w:pPr>
      <w:r w:rsidRPr="000665B4">
        <w:rPr>
          <w:rFonts w:ascii="宋体" w:eastAsia="宋体" w:hAnsi="宋体"/>
        </w:rPr>
        <w:t xml:space="preserve">                //choose[x]=-1;</w:t>
      </w:r>
    </w:p>
    <w:p w:rsidR="002F390D" w:rsidRPr="000665B4" w:rsidRDefault="002F390D" w:rsidP="002F390D">
      <w:pPr>
        <w:rPr>
          <w:rFonts w:ascii="宋体" w:eastAsia="宋体" w:hAnsi="宋体"/>
        </w:rPr>
      </w:pPr>
      <w:r w:rsidRPr="000665B4">
        <w:rPr>
          <w:rFonts w:ascii="宋体" w:eastAsia="宋体" w:hAnsi="宋体"/>
        </w:rPr>
        <w:t xml:space="preserve">                exist[x]=false;</w:t>
      </w:r>
    </w:p>
    <w:p w:rsidR="002F390D" w:rsidRPr="000665B4" w:rsidRDefault="002F390D" w:rsidP="002F390D">
      <w:pPr>
        <w:rPr>
          <w:rFonts w:ascii="宋体" w:eastAsia="宋体" w:hAnsi="宋体"/>
        </w:rPr>
      </w:pPr>
      <w:r w:rsidRPr="000665B4">
        <w:rPr>
          <w:rFonts w:ascii="宋体" w:eastAsia="宋体" w:hAnsi="宋体"/>
        </w:rPr>
        <w:t xml:space="preserve">                return true;</w:t>
      </w:r>
    </w:p>
    <w:p w:rsidR="002F390D" w:rsidRPr="000665B4" w:rsidRDefault="002F390D" w:rsidP="002F390D">
      <w:pPr>
        <w:rPr>
          <w:rFonts w:ascii="宋体" w:eastAsia="宋体" w:hAnsi="宋体"/>
        </w:rPr>
      </w:pPr>
      <w:r w:rsidRPr="000665B4">
        <w:rPr>
          <w:rFonts w:ascii="宋体" w:eastAsia="宋体" w:hAnsi="宋体"/>
        </w:rPr>
        <w:t xml:space="preserve">            }</w:t>
      </w:r>
    </w:p>
    <w:p w:rsidR="002F390D" w:rsidRPr="000665B4" w:rsidRDefault="002F390D" w:rsidP="002F390D">
      <w:pPr>
        <w:rPr>
          <w:rFonts w:ascii="宋体" w:eastAsia="宋体" w:hAnsi="宋体"/>
        </w:rPr>
      </w:pPr>
      <w:r w:rsidRPr="000665B4">
        <w:rPr>
          <w:rFonts w:ascii="宋体" w:eastAsia="宋体" w:hAnsi="宋体"/>
        </w:rPr>
        <w:t xml:space="preserve">        }</w:t>
      </w:r>
    </w:p>
    <w:p w:rsidR="002F390D" w:rsidRPr="000665B4" w:rsidRDefault="002F390D" w:rsidP="002F390D">
      <w:pPr>
        <w:rPr>
          <w:rFonts w:ascii="宋体" w:eastAsia="宋体" w:hAnsi="宋体"/>
        </w:rPr>
      </w:pPr>
      <w:r w:rsidRPr="000665B4">
        <w:rPr>
          <w:rFonts w:ascii="宋体" w:eastAsia="宋体" w:hAnsi="宋体"/>
        </w:rPr>
        <w:t xml:space="preserve">    }</w:t>
      </w:r>
    </w:p>
    <w:p w:rsidR="002F390D" w:rsidRPr="000665B4" w:rsidRDefault="002F390D" w:rsidP="002F390D">
      <w:pPr>
        <w:rPr>
          <w:rFonts w:ascii="宋体" w:eastAsia="宋体" w:hAnsi="宋体"/>
        </w:rPr>
      </w:pPr>
      <w:r w:rsidRPr="000665B4">
        <w:rPr>
          <w:rFonts w:ascii="宋体" w:eastAsia="宋体" w:hAnsi="宋体"/>
        </w:rPr>
        <w:t xml:space="preserve">    exist[x]=false;</w:t>
      </w:r>
    </w:p>
    <w:p w:rsidR="002F390D" w:rsidRPr="000665B4" w:rsidRDefault="002F390D" w:rsidP="002F390D">
      <w:pPr>
        <w:rPr>
          <w:rFonts w:ascii="宋体" w:eastAsia="宋体" w:hAnsi="宋体"/>
        </w:rPr>
      </w:pPr>
      <w:r w:rsidRPr="000665B4">
        <w:rPr>
          <w:rFonts w:ascii="宋体" w:eastAsia="宋体" w:hAnsi="宋体"/>
        </w:rPr>
        <w:t xml:space="preserve">    return false;</w:t>
      </w:r>
    </w:p>
    <w:p w:rsidR="002F390D" w:rsidRPr="000665B4" w:rsidRDefault="002F390D" w:rsidP="002F390D">
      <w:pPr>
        <w:rPr>
          <w:rFonts w:ascii="宋体" w:eastAsia="宋体" w:hAnsi="宋体"/>
        </w:rPr>
      </w:pPr>
      <w:r w:rsidRPr="000665B4">
        <w:rPr>
          <w:rFonts w:ascii="宋体" w:eastAsia="宋体" w:hAnsi="宋体"/>
        </w:rPr>
        <w:t>}</w:t>
      </w:r>
    </w:p>
    <w:p w:rsidR="002F390D" w:rsidRPr="000665B4" w:rsidRDefault="002F390D" w:rsidP="002F390D">
      <w:pPr>
        <w:rPr>
          <w:rFonts w:ascii="宋体" w:eastAsia="宋体" w:hAnsi="宋体"/>
        </w:rPr>
      </w:pPr>
    </w:p>
    <w:p w:rsidR="002F390D" w:rsidRPr="000665B4" w:rsidRDefault="002F390D" w:rsidP="002F390D">
      <w:pPr>
        <w:rPr>
          <w:rFonts w:ascii="宋体" w:eastAsia="宋体" w:hAnsi="宋体"/>
        </w:rPr>
      </w:pPr>
      <w:r w:rsidRPr="000665B4">
        <w:rPr>
          <w:rFonts w:ascii="宋体" w:eastAsia="宋体" w:hAnsi="宋体"/>
        </w:rPr>
        <w:t>int main()</w:t>
      </w:r>
    </w:p>
    <w:p w:rsidR="002F390D" w:rsidRPr="000665B4" w:rsidRDefault="002F390D" w:rsidP="002F390D">
      <w:pPr>
        <w:rPr>
          <w:rFonts w:ascii="宋体" w:eastAsia="宋体" w:hAnsi="宋体"/>
        </w:rPr>
      </w:pPr>
      <w:r w:rsidRPr="000665B4">
        <w:rPr>
          <w:rFonts w:ascii="宋体" w:eastAsia="宋体" w:hAnsi="宋体"/>
        </w:rPr>
        <w:t>{</w:t>
      </w:r>
    </w:p>
    <w:p w:rsidR="002F390D" w:rsidRPr="000665B4" w:rsidRDefault="002F390D" w:rsidP="002F390D">
      <w:pPr>
        <w:rPr>
          <w:rFonts w:ascii="宋体" w:eastAsia="宋体" w:hAnsi="宋体"/>
        </w:rPr>
      </w:pPr>
    </w:p>
    <w:p w:rsidR="002F390D" w:rsidRPr="000665B4" w:rsidRDefault="002F390D" w:rsidP="002F390D">
      <w:pPr>
        <w:rPr>
          <w:rFonts w:ascii="宋体" w:eastAsia="宋体" w:hAnsi="宋体"/>
        </w:rPr>
      </w:pPr>
      <w:r w:rsidRPr="000665B4">
        <w:rPr>
          <w:rFonts w:ascii="宋体" w:eastAsia="宋体" w:hAnsi="宋体"/>
        </w:rPr>
        <w:t xml:space="preserve">    memset(match,false,sizeof(match));</w:t>
      </w:r>
    </w:p>
    <w:p w:rsidR="002F390D" w:rsidRPr="000665B4" w:rsidRDefault="002F390D" w:rsidP="002F390D">
      <w:pPr>
        <w:rPr>
          <w:rFonts w:ascii="宋体" w:eastAsia="宋体" w:hAnsi="宋体"/>
        </w:rPr>
      </w:pPr>
      <w:r w:rsidRPr="000665B4">
        <w:rPr>
          <w:rFonts w:ascii="宋体" w:eastAsia="宋体" w:hAnsi="宋体"/>
        </w:rPr>
        <w:t xml:space="preserve">    memset(choose,-1,sizeof(choose));</w:t>
      </w:r>
    </w:p>
    <w:p w:rsidR="002F390D" w:rsidRPr="000665B4" w:rsidRDefault="002F390D" w:rsidP="002F390D">
      <w:pPr>
        <w:rPr>
          <w:rFonts w:ascii="宋体" w:eastAsia="宋体" w:hAnsi="宋体"/>
        </w:rPr>
      </w:pPr>
      <w:r w:rsidRPr="000665B4">
        <w:rPr>
          <w:rFonts w:ascii="宋体" w:eastAsia="宋体" w:hAnsi="宋体"/>
        </w:rPr>
        <w:t xml:space="preserve">    for (int i=1;i&lt;=tot;i++){</w:t>
      </w:r>
    </w:p>
    <w:p w:rsidR="002F390D" w:rsidRPr="000665B4" w:rsidRDefault="002F390D" w:rsidP="002F390D">
      <w:pPr>
        <w:rPr>
          <w:rFonts w:ascii="宋体" w:eastAsia="宋体" w:hAnsi="宋体"/>
        </w:rPr>
      </w:pPr>
      <w:r w:rsidRPr="000665B4">
        <w:rPr>
          <w:rFonts w:ascii="宋体" w:eastAsia="宋体" w:hAnsi="宋体"/>
        </w:rPr>
        <w:t xml:space="preserve">        match[i].clear();</w:t>
      </w:r>
    </w:p>
    <w:p w:rsidR="002F390D" w:rsidRPr="000665B4" w:rsidRDefault="002F390D" w:rsidP="002F390D">
      <w:pPr>
        <w:rPr>
          <w:rFonts w:ascii="宋体" w:eastAsia="宋体" w:hAnsi="宋体"/>
        </w:rPr>
      </w:pPr>
      <w:r w:rsidRPr="000665B4">
        <w:rPr>
          <w:rFonts w:ascii="宋体" w:eastAsia="宋体" w:hAnsi="宋体"/>
        </w:rPr>
        <w:t xml:space="preserve">    }</w:t>
      </w:r>
    </w:p>
    <w:p w:rsidR="002F390D" w:rsidRPr="000665B4" w:rsidRDefault="002F390D" w:rsidP="002F390D">
      <w:pPr>
        <w:rPr>
          <w:rFonts w:ascii="宋体" w:eastAsia="宋体" w:hAnsi="宋体"/>
        </w:rPr>
      </w:pPr>
      <w:r w:rsidRPr="000665B4">
        <w:rPr>
          <w:rFonts w:ascii="宋体" w:eastAsia="宋体" w:hAnsi="宋体"/>
        </w:rPr>
        <w:t xml:space="preserve">    scanf("%d%d",&amp;rednum,&amp;tot);</w:t>
      </w:r>
    </w:p>
    <w:p w:rsidR="002F390D" w:rsidRPr="000665B4" w:rsidRDefault="002F390D" w:rsidP="002F390D">
      <w:pPr>
        <w:rPr>
          <w:rFonts w:ascii="宋体" w:eastAsia="宋体" w:hAnsi="宋体"/>
        </w:rPr>
      </w:pPr>
      <w:r w:rsidRPr="000665B4">
        <w:rPr>
          <w:rFonts w:ascii="宋体" w:eastAsia="宋体" w:hAnsi="宋体"/>
        </w:rPr>
        <w:t xml:space="preserve">    bluenum=tot-rednum;</w:t>
      </w:r>
    </w:p>
    <w:p w:rsidR="002F390D" w:rsidRPr="000665B4" w:rsidRDefault="002F390D" w:rsidP="002F390D">
      <w:pPr>
        <w:rPr>
          <w:rFonts w:ascii="宋体" w:eastAsia="宋体" w:hAnsi="宋体"/>
        </w:rPr>
      </w:pPr>
      <w:r w:rsidRPr="000665B4">
        <w:rPr>
          <w:rFonts w:ascii="宋体" w:eastAsia="宋体" w:hAnsi="宋体"/>
        </w:rPr>
        <w:t xml:space="preserve">    int tempx,tempy;</w:t>
      </w:r>
    </w:p>
    <w:p w:rsidR="002F390D" w:rsidRPr="000665B4" w:rsidRDefault="002F390D" w:rsidP="002F390D">
      <w:pPr>
        <w:rPr>
          <w:rFonts w:ascii="宋体" w:eastAsia="宋体" w:hAnsi="宋体"/>
        </w:rPr>
      </w:pPr>
      <w:r w:rsidRPr="000665B4">
        <w:rPr>
          <w:rFonts w:ascii="宋体" w:eastAsia="宋体" w:hAnsi="宋体"/>
        </w:rPr>
        <w:t xml:space="preserve">    while (scanf("%d%d",&amp;tempx,&amp;tempy)&amp;&amp;!(tempx==-1&amp;&amp;tempy==-1)){</w:t>
      </w:r>
    </w:p>
    <w:p w:rsidR="002F390D" w:rsidRPr="000665B4" w:rsidRDefault="002F390D" w:rsidP="002F390D">
      <w:pPr>
        <w:rPr>
          <w:rFonts w:ascii="宋体" w:eastAsia="宋体" w:hAnsi="宋体"/>
        </w:rPr>
      </w:pPr>
      <w:r w:rsidRPr="000665B4">
        <w:rPr>
          <w:rFonts w:ascii="宋体" w:eastAsia="宋体" w:hAnsi="宋体"/>
        </w:rPr>
        <w:t xml:space="preserve">        match[tempx].push_back(tempy);</w:t>
      </w:r>
    </w:p>
    <w:p w:rsidR="002F390D" w:rsidRPr="000665B4" w:rsidRDefault="002F390D" w:rsidP="002F390D">
      <w:pPr>
        <w:rPr>
          <w:rFonts w:ascii="宋体" w:eastAsia="宋体" w:hAnsi="宋体"/>
        </w:rPr>
      </w:pPr>
      <w:r w:rsidRPr="000665B4">
        <w:rPr>
          <w:rFonts w:ascii="宋体" w:eastAsia="宋体" w:hAnsi="宋体"/>
        </w:rPr>
        <w:t xml:space="preserve">        match[tempy].push_back(tempx);</w:t>
      </w:r>
    </w:p>
    <w:p w:rsidR="002F390D" w:rsidRPr="000665B4" w:rsidRDefault="002F390D" w:rsidP="002F390D">
      <w:pPr>
        <w:rPr>
          <w:rFonts w:ascii="宋体" w:eastAsia="宋体" w:hAnsi="宋体"/>
        </w:rPr>
      </w:pPr>
      <w:r w:rsidRPr="000665B4">
        <w:rPr>
          <w:rFonts w:ascii="宋体" w:eastAsia="宋体" w:hAnsi="宋体"/>
        </w:rPr>
        <w:t xml:space="preserve">    }</w:t>
      </w:r>
    </w:p>
    <w:p w:rsidR="002F390D" w:rsidRPr="000665B4" w:rsidRDefault="002F390D" w:rsidP="002F390D">
      <w:pPr>
        <w:rPr>
          <w:rFonts w:ascii="宋体" w:eastAsia="宋体" w:hAnsi="宋体"/>
        </w:rPr>
      </w:pPr>
      <w:r w:rsidRPr="000665B4">
        <w:rPr>
          <w:rFonts w:ascii="宋体" w:eastAsia="宋体" w:hAnsi="宋体"/>
        </w:rPr>
        <w:t xml:space="preserve">    for (int i=1;i&lt;=rednum;i++){</w:t>
      </w:r>
    </w:p>
    <w:p w:rsidR="002F390D" w:rsidRPr="000665B4" w:rsidRDefault="002F390D" w:rsidP="002F390D">
      <w:pPr>
        <w:rPr>
          <w:rFonts w:ascii="宋体" w:eastAsia="宋体" w:hAnsi="宋体"/>
        </w:rPr>
      </w:pPr>
      <w:r w:rsidRPr="000665B4">
        <w:rPr>
          <w:rFonts w:ascii="宋体" w:eastAsia="宋体" w:hAnsi="宋体"/>
        </w:rPr>
        <w:t xml:space="preserve">        memset(exist,false,sizeof(exist));</w:t>
      </w:r>
    </w:p>
    <w:p w:rsidR="002F390D" w:rsidRPr="000665B4" w:rsidRDefault="002F390D" w:rsidP="002F390D">
      <w:pPr>
        <w:rPr>
          <w:rFonts w:ascii="宋体" w:eastAsia="宋体" w:hAnsi="宋体"/>
        </w:rPr>
      </w:pPr>
      <w:r w:rsidRPr="000665B4">
        <w:rPr>
          <w:rFonts w:ascii="宋体" w:eastAsia="宋体" w:hAnsi="宋体"/>
        </w:rPr>
        <w:t xml:space="preserve">        if (choose[i]==-1) dfs(i);</w:t>
      </w:r>
    </w:p>
    <w:p w:rsidR="002F390D" w:rsidRPr="000665B4" w:rsidRDefault="002F390D" w:rsidP="002F390D">
      <w:pPr>
        <w:rPr>
          <w:rFonts w:ascii="宋体" w:eastAsia="宋体" w:hAnsi="宋体"/>
        </w:rPr>
      </w:pPr>
      <w:r w:rsidRPr="000665B4">
        <w:rPr>
          <w:rFonts w:ascii="宋体" w:eastAsia="宋体" w:hAnsi="宋体"/>
        </w:rPr>
        <w:t xml:space="preserve">        if (ans==min(rednum,bluenum)) break;</w:t>
      </w:r>
    </w:p>
    <w:p w:rsidR="002F390D" w:rsidRPr="000665B4" w:rsidRDefault="002F390D" w:rsidP="002F390D">
      <w:pPr>
        <w:rPr>
          <w:rFonts w:ascii="宋体" w:eastAsia="宋体" w:hAnsi="宋体"/>
        </w:rPr>
      </w:pPr>
      <w:r w:rsidRPr="000665B4">
        <w:rPr>
          <w:rFonts w:ascii="宋体" w:eastAsia="宋体" w:hAnsi="宋体"/>
        </w:rPr>
        <w:t xml:space="preserve">        //printf("%d:%d\n",i,ans);</w:t>
      </w:r>
    </w:p>
    <w:p w:rsidR="002F390D" w:rsidRPr="000665B4" w:rsidRDefault="002F390D" w:rsidP="002F390D">
      <w:pPr>
        <w:rPr>
          <w:rFonts w:ascii="宋体" w:eastAsia="宋体" w:hAnsi="宋体"/>
        </w:rPr>
      </w:pPr>
      <w:r w:rsidRPr="000665B4">
        <w:rPr>
          <w:rFonts w:ascii="宋体" w:eastAsia="宋体" w:hAnsi="宋体"/>
        </w:rPr>
        <w:t xml:space="preserve">        //while(dfs(i));</w:t>
      </w:r>
    </w:p>
    <w:p w:rsidR="002F390D" w:rsidRPr="000665B4" w:rsidRDefault="002F390D" w:rsidP="002F390D">
      <w:pPr>
        <w:rPr>
          <w:rFonts w:ascii="宋体" w:eastAsia="宋体" w:hAnsi="宋体"/>
        </w:rPr>
      </w:pPr>
      <w:r w:rsidRPr="000665B4">
        <w:rPr>
          <w:rFonts w:ascii="宋体" w:eastAsia="宋体" w:hAnsi="宋体"/>
        </w:rPr>
        <w:t xml:space="preserve">    }</w:t>
      </w:r>
    </w:p>
    <w:p w:rsidR="002F390D" w:rsidRPr="000665B4" w:rsidRDefault="002F390D" w:rsidP="002F390D">
      <w:pPr>
        <w:rPr>
          <w:rFonts w:ascii="宋体" w:eastAsia="宋体" w:hAnsi="宋体"/>
        </w:rPr>
      </w:pPr>
      <w:r w:rsidRPr="000665B4">
        <w:rPr>
          <w:rFonts w:ascii="宋体" w:eastAsia="宋体" w:hAnsi="宋体"/>
        </w:rPr>
        <w:t xml:space="preserve">    if (ans==0) printf("No Solution!\n");else printf("%d\n",ans);</w:t>
      </w:r>
    </w:p>
    <w:p w:rsidR="002F390D" w:rsidRPr="000665B4" w:rsidRDefault="002F390D" w:rsidP="002F390D">
      <w:pPr>
        <w:rPr>
          <w:rFonts w:ascii="宋体" w:eastAsia="宋体" w:hAnsi="宋体"/>
        </w:rPr>
      </w:pPr>
      <w:r w:rsidRPr="000665B4">
        <w:rPr>
          <w:rFonts w:ascii="宋体" w:eastAsia="宋体" w:hAnsi="宋体"/>
        </w:rPr>
        <w:t xml:space="preserve">    return 0;</w:t>
      </w:r>
    </w:p>
    <w:p w:rsidR="002F390D" w:rsidRPr="000665B4" w:rsidRDefault="002F390D" w:rsidP="002F390D">
      <w:pPr>
        <w:rPr>
          <w:rFonts w:ascii="宋体" w:eastAsia="宋体" w:hAnsi="宋体"/>
        </w:rPr>
      </w:pPr>
      <w:r w:rsidRPr="000665B4">
        <w:rPr>
          <w:rFonts w:ascii="宋体" w:eastAsia="宋体" w:hAnsi="宋体"/>
        </w:rPr>
        <w:t>}</w:t>
      </w:r>
    </w:p>
    <w:p w:rsidR="00745462" w:rsidRPr="000665B4" w:rsidRDefault="00745462" w:rsidP="00745462">
      <w:pPr>
        <w:rPr>
          <w:rFonts w:ascii="宋体" w:eastAsia="宋体" w:hAnsi="宋体"/>
        </w:rPr>
      </w:pPr>
    </w:p>
    <w:p w:rsidR="00043D6B" w:rsidRDefault="008B5AE8" w:rsidP="00C478A5">
      <w:pPr>
        <w:pStyle w:val="3"/>
        <w:rPr>
          <w:rFonts w:ascii="宋体" w:eastAsia="宋体" w:hAnsi="宋体"/>
          <w:b w:val="0"/>
        </w:rPr>
      </w:pPr>
      <w:bookmarkStart w:id="261" w:name="_Toc524383162"/>
      <w:r w:rsidRPr="000665B4">
        <w:rPr>
          <w:rFonts w:ascii="宋体" w:eastAsia="宋体" w:hAnsi="宋体" w:hint="eastAsia"/>
          <w:b w:val="0"/>
        </w:rPr>
        <w:lastRenderedPageBreak/>
        <w:t>未做-hdu-2063</w:t>
      </w:r>
      <w:bookmarkEnd w:id="261"/>
      <w:r w:rsidR="00C478A5" w:rsidRPr="000665B4">
        <w:rPr>
          <w:rFonts w:ascii="宋体" w:eastAsia="宋体" w:hAnsi="宋体"/>
          <w:b w:val="0"/>
        </w:rPr>
        <w:fldChar w:fldCharType="begin"/>
      </w:r>
      <w:r w:rsidR="00C478A5" w:rsidRPr="000665B4">
        <w:rPr>
          <w:rFonts w:ascii="宋体" w:eastAsia="宋体" w:hAnsi="宋体"/>
        </w:rPr>
        <w:instrText xml:space="preserve"> XE "</w:instrText>
      </w:r>
      <w:r w:rsidR="00C478A5" w:rsidRPr="000665B4">
        <w:rPr>
          <w:rFonts w:ascii="宋体" w:eastAsia="宋体" w:hAnsi="宋体" w:hint="eastAsia"/>
          <w:b w:val="0"/>
        </w:rPr>
        <w:instrText>未做-hdu-2063</w:instrText>
      </w:r>
      <w:r w:rsidR="00C478A5" w:rsidRPr="000665B4">
        <w:rPr>
          <w:rFonts w:ascii="宋体" w:eastAsia="宋体" w:hAnsi="宋体"/>
        </w:rPr>
        <w:instrText xml:space="preserve">:2063" \y "HDU:2063" </w:instrText>
      </w:r>
      <w:r w:rsidR="00C478A5" w:rsidRPr="000665B4">
        <w:rPr>
          <w:rFonts w:ascii="宋体" w:eastAsia="宋体" w:hAnsi="宋体"/>
          <w:b w:val="0"/>
        </w:rPr>
        <w:fldChar w:fldCharType="end"/>
      </w:r>
    </w:p>
    <w:p w:rsidR="0023534E" w:rsidRPr="0023534E" w:rsidRDefault="0023534E" w:rsidP="0023534E">
      <w:pPr>
        <w:pStyle w:val="2"/>
        <w:rPr>
          <w:rFonts w:ascii="宋体" w:eastAsia="宋体" w:hAnsi="宋体"/>
          <w:b w:val="0"/>
        </w:rPr>
      </w:pPr>
      <w:bookmarkStart w:id="262" w:name="_Toc524383163"/>
      <w:r w:rsidRPr="0023534E">
        <w:rPr>
          <w:rFonts w:ascii="宋体" w:eastAsia="宋体" w:hAnsi="宋体" w:hint="eastAsia"/>
          <w:b w:val="0"/>
        </w:rPr>
        <w:t>上下界网络流</w:t>
      </w:r>
      <w:bookmarkEnd w:id="262"/>
    </w:p>
    <w:p w:rsidR="0023534E" w:rsidRPr="0023534E" w:rsidRDefault="0023534E" w:rsidP="0023534E">
      <w:pPr>
        <w:pStyle w:val="3"/>
        <w:rPr>
          <w:rFonts w:ascii="宋体" w:eastAsia="宋体" w:hAnsi="宋体"/>
          <w:b w:val="0"/>
        </w:rPr>
      </w:pPr>
      <w:bookmarkStart w:id="263" w:name="_Toc524383164"/>
      <w:r w:rsidRPr="0023534E">
        <w:rPr>
          <w:rFonts w:ascii="宋体" w:eastAsia="宋体" w:hAnsi="宋体" w:hint="eastAsia"/>
          <w:b w:val="0"/>
        </w:rPr>
        <w:t>模板</w:t>
      </w:r>
      <w:bookmarkEnd w:id="263"/>
    </w:p>
    <w:p w:rsidR="0023534E" w:rsidRDefault="0023534E" w:rsidP="0023534E">
      <w:pPr>
        <w:rPr>
          <w:rFonts w:ascii="宋体" w:eastAsia="宋体" w:hAnsi="宋体"/>
        </w:rPr>
      </w:pPr>
      <w:r>
        <w:rPr>
          <w:rFonts w:ascii="宋体" w:eastAsia="宋体" w:hAnsi="宋体" w:hint="eastAsia"/>
        </w:rPr>
        <w:t>【代码】</w:t>
      </w:r>
    </w:p>
    <w:p w:rsidR="0023534E" w:rsidRPr="0023534E" w:rsidRDefault="0023534E" w:rsidP="0023534E">
      <w:pPr>
        <w:rPr>
          <w:rFonts w:ascii="宋体" w:eastAsia="宋体" w:hAnsi="宋体"/>
        </w:rPr>
      </w:pPr>
      <w:r w:rsidRPr="0023534E">
        <w:rPr>
          <w:rFonts w:ascii="宋体" w:eastAsia="宋体" w:hAnsi="宋体"/>
        </w:rPr>
        <w:t>const int inf=1000000000;</w:t>
      </w:r>
    </w:p>
    <w:p w:rsidR="0023534E" w:rsidRPr="0023534E" w:rsidRDefault="0023534E" w:rsidP="0023534E">
      <w:pPr>
        <w:rPr>
          <w:rFonts w:ascii="宋体" w:eastAsia="宋体" w:hAnsi="宋体"/>
        </w:rPr>
      </w:pPr>
      <w:r w:rsidRPr="0023534E">
        <w:rPr>
          <w:rFonts w:ascii="宋体" w:eastAsia="宋体" w:hAnsi="宋体"/>
        </w:rPr>
        <w:t>const int maxn=20000,maxm=500000;</w:t>
      </w:r>
    </w:p>
    <w:p w:rsidR="0023534E" w:rsidRPr="0023534E" w:rsidRDefault="0023534E" w:rsidP="0023534E">
      <w:pPr>
        <w:rPr>
          <w:rFonts w:ascii="宋体" w:eastAsia="宋体" w:hAnsi="宋体"/>
        </w:rPr>
      </w:pPr>
      <w:r w:rsidRPr="0023534E">
        <w:rPr>
          <w:rFonts w:ascii="宋体" w:eastAsia="宋体" w:hAnsi="宋体"/>
        </w:rPr>
        <w:t>struct dinic{</w:t>
      </w:r>
    </w:p>
    <w:p w:rsidR="0023534E" w:rsidRPr="0023534E" w:rsidRDefault="0023534E" w:rsidP="0023534E">
      <w:pPr>
        <w:rPr>
          <w:rFonts w:ascii="宋体" w:eastAsia="宋体" w:hAnsi="宋体"/>
        </w:rPr>
      </w:pPr>
      <w:r w:rsidRPr="0023534E">
        <w:rPr>
          <w:rFonts w:ascii="宋体" w:eastAsia="宋体" w:hAnsi="宋体"/>
        </w:rPr>
        <w:t xml:space="preserve">    struct Edge{</w:t>
      </w:r>
    </w:p>
    <w:p w:rsidR="0023534E" w:rsidRPr="0023534E" w:rsidRDefault="0023534E" w:rsidP="0023534E">
      <w:pPr>
        <w:rPr>
          <w:rFonts w:ascii="宋体" w:eastAsia="宋体" w:hAnsi="宋体"/>
        </w:rPr>
      </w:pPr>
      <w:r w:rsidRPr="0023534E">
        <w:rPr>
          <w:rFonts w:ascii="宋体" w:eastAsia="宋体" w:hAnsi="宋体"/>
        </w:rPr>
        <w:t xml:space="preserve">        int v,f,nxt;</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int n,src,sink;</w:t>
      </w:r>
    </w:p>
    <w:p w:rsidR="0023534E" w:rsidRPr="0023534E" w:rsidRDefault="0023534E" w:rsidP="0023534E">
      <w:pPr>
        <w:rPr>
          <w:rFonts w:ascii="宋体" w:eastAsia="宋体" w:hAnsi="宋体"/>
        </w:rPr>
      </w:pPr>
      <w:r w:rsidRPr="0023534E">
        <w:rPr>
          <w:rFonts w:ascii="宋体" w:eastAsia="宋体" w:hAnsi="宋体"/>
        </w:rPr>
        <w:t xml:space="preserve">    int g[maxn+10];</w:t>
      </w:r>
    </w:p>
    <w:p w:rsidR="0023534E" w:rsidRPr="0023534E" w:rsidRDefault="0023534E" w:rsidP="0023534E">
      <w:pPr>
        <w:rPr>
          <w:rFonts w:ascii="宋体" w:eastAsia="宋体" w:hAnsi="宋体"/>
        </w:rPr>
      </w:pPr>
      <w:r w:rsidRPr="0023534E">
        <w:rPr>
          <w:rFonts w:ascii="宋体" w:eastAsia="宋体" w:hAnsi="宋体"/>
        </w:rPr>
        <w:t xml:space="preserve">    int nume;</w:t>
      </w:r>
    </w:p>
    <w:p w:rsidR="0023534E" w:rsidRPr="0023534E" w:rsidRDefault="0023534E" w:rsidP="0023534E">
      <w:pPr>
        <w:rPr>
          <w:rFonts w:ascii="宋体" w:eastAsia="宋体" w:hAnsi="宋体"/>
        </w:rPr>
      </w:pPr>
      <w:r w:rsidRPr="0023534E">
        <w:rPr>
          <w:rFonts w:ascii="宋体" w:eastAsia="宋体" w:hAnsi="宋体"/>
        </w:rPr>
        <w:t xml:space="preserve">    Edge e[maxm*2+10];</w:t>
      </w:r>
    </w:p>
    <w:p w:rsidR="0023534E" w:rsidRPr="0023534E" w:rsidRDefault="0023534E" w:rsidP="0023534E">
      <w:pPr>
        <w:rPr>
          <w:rFonts w:ascii="宋体" w:eastAsia="宋体" w:hAnsi="宋体"/>
        </w:rPr>
      </w:pPr>
      <w:r w:rsidRPr="0023534E">
        <w:rPr>
          <w:rFonts w:ascii="宋体" w:eastAsia="宋体" w:hAnsi="宋体"/>
        </w:rPr>
        <w:t xml:space="preserve">    void addege(int u,int v,int c){</w:t>
      </w:r>
    </w:p>
    <w:p w:rsidR="0023534E" w:rsidRPr="0023534E" w:rsidRDefault="0023534E" w:rsidP="0023534E">
      <w:pPr>
        <w:rPr>
          <w:rFonts w:ascii="宋体" w:eastAsia="宋体" w:hAnsi="宋体"/>
        </w:rPr>
      </w:pPr>
      <w:r w:rsidRPr="0023534E">
        <w:rPr>
          <w:rFonts w:ascii="宋体" w:eastAsia="宋体" w:hAnsi="宋体"/>
        </w:rPr>
        <w:t xml:space="preserve">        e[++nume].v=v;</w:t>
      </w:r>
    </w:p>
    <w:p w:rsidR="0023534E" w:rsidRPr="0023534E" w:rsidRDefault="0023534E" w:rsidP="0023534E">
      <w:pPr>
        <w:rPr>
          <w:rFonts w:ascii="宋体" w:eastAsia="宋体" w:hAnsi="宋体"/>
        </w:rPr>
      </w:pPr>
      <w:r w:rsidRPr="0023534E">
        <w:rPr>
          <w:rFonts w:ascii="宋体" w:eastAsia="宋体" w:hAnsi="宋体"/>
        </w:rPr>
        <w:t xml:space="preserve">        e[nume].f=c;</w:t>
      </w:r>
    </w:p>
    <w:p w:rsidR="0023534E" w:rsidRPr="0023534E" w:rsidRDefault="0023534E" w:rsidP="0023534E">
      <w:pPr>
        <w:rPr>
          <w:rFonts w:ascii="宋体" w:eastAsia="宋体" w:hAnsi="宋体"/>
        </w:rPr>
      </w:pPr>
      <w:r w:rsidRPr="0023534E">
        <w:rPr>
          <w:rFonts w:ascii="宋体" w:eastAsia="宋体" w:hAnsi="宋体"/>
        </w:rPr>
        <w:t xml:space="preserve">        e[nume].nxt=g[u];</w:t>
      </w:r>
    </w:p>
    <w:p w:rsidR="0023534E" w:rsidRPr="0023534E" w:rsidRDefault="0023534E" w:rsidP="0023534E">
      <w:pPr>
        <w:rPr>
          <w:rFonts w:ascii="宋体" w:eastAsia="宋体" w:hAnsi="宋体"/>
        </w:rPr>
      </w:pPr>
      <w:r w:rsidRPr="0023534E">
        <w:rPr>
          <w:rFonts w:ascii="宋体" w:eastAsia="宋体" w:hAnsi="宋体"/>
        </w:rPr>
        <w:t xml:space="preserve">        g[u]=nume;</w:t>
      </w:r>
    </w:p>
    <w:p w:rsidR="0023534E" w:rsidRPr="0023534E" w:rsidRDefault="0023534E" w:rsidP="0023534E">
      <w:pPr>
        <w:rPr>
          <w:rFonts w:ascii="宋体" w:eastAsia="宋体" w:hAnsi="宋体"/>
        </w:rPr>
      </w:pPr>
      <w:r w:rsidRPr="0023534E">
        <w:rPr>
          <w:rFonts w:ascii="宋体" w:eastAsia="宋体" w:hAnsi="宋体"/>
        </w:rPr>
        <w:t xml:space="preserve">        e[++nume].v=u;</w:t>
      </w:r>
    </w:p>
    <w:p w:rsidR="0023534E" w:rsidRPr="0023534E" w:rsidRDefault="0023534E" w:rsidP="0023534E">
      <w:pPr>
        <w:rPr>
          <w:rFonts w:ascii="宋体" w:eastAsia="宋体" w:hAnsi="宋体"/>
        </w:rPr>
      </w:pPr>
      <w:r w:rsidRPr="0023534E">
        <w:rPr>
          <w:rFonts w:ascii="宋体" w:eastAsia="宋体" w:hAnsi="宋体"/>
        </w:rPr>
        <w:t xml:space="preserve">        e[nume].f=0;</w:t>
      </w:r>
    </w:p>
    <w:p w:rsidR="0023534E" w:rsidRPr="0023534E" w:rsidRDefault="0023534E" w:rsidP="0023534E">
      <w:pPr>
        <w:rPr>
          <w:rFonts w:ascii="宋体" w:eastAsia="宋体" w:hAnsi="宋体"/>
        </w:rPr>
      </w:pPr>
      <w:r w:rsidRPr="0023534E">
        <w:rPr>
          <w:rFonts w:ascii="宋体" w:eastAsia="宋体" w:hAnsi="宋体"/>
        </w:rPr>
        <w:t xml:space="preserve">        e[nume].nxt=g[v];</w:t>
      </w:r>
    </w:p>
    <w:p w:rsidR="0023534E" w:rsidRPr="0023534E" w:rsidRDefault="0023534E" w:rsidP="0023534E">
      <w:pPr>
        <w:rPr>
          <w:rFonts w:ascii="宋体" w:eastAsia="宋体" w:hAnsi="宋体"/>
        </w:rPr>
      </w:pPr>
      <w:r w:rsidRPr="0023534E">
        <w:rPr>
          <w:rFonts w:ascii="宋体" w:eastAsia="宋体" w:hAnsi="宋体"/>
        </w:rPr>
        <w:t xml:space="preserve">        g[v]=nume;</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void init(){</w:t>
      </w:r>
    </w:p>
    <w:p w:rsidR="0023534E" w:rsidRPr="0023534E" w:rsidRDefault="0023534E" w:rsidP="0023534E">
      <w:pPr>
        <w:rPr>
          <w:rFonts w:ascii="宋体" w:eastAsia="宋体" w:hAnsi="宋体"/>
        </w:rPr>
      </w:pPr>
      <w:r w:rsidRPr="0023534E">
        <w:rPr>
          <w:rFonts w:ascii="宋体" w:eastAsia="宋体" w:hAnsi="宋体"/>
        </w:rPr>
        <w:t xml:space="preserve">        memset(g,0,sizeof(g));</w:t>
      </w:r>
    </w:p>
    <w:p w:rsidR="0023534E" w:rsidRPr="0023534E" w:rsidRDefault="0023534E" w:rsidP="0023534E">
      <w:pPr>
        <w:rPr>
          <w:rFonts w:ascii="宋体" w:eastAsia="宋体" w:hAnsi="宋体"/>
        </w:rPr>
      </w:pPr>
      <w:r w:rsidRPr="0023534E">
        <w:rPr>
          <w:rFonts w:ascii="宋体" w:eastAsia="宋体" w:hAnsi="宋体"/>
        </w:rPr>
        <w:t xml:space="preserve">        nume=1;</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queue&lt;int&gt; que;</w:t>
      </w:r>
    </w:p>
    <w:p w:rsidR="0023534E" w:rsidRPr="0023534E" w:rsidRDefault="0023534E" w:rsidP="0023534E">
      <w:pPr>
        <w:rPr>
          <w:rFonts w:ascii="宋体" w:eastAsia="宋体" w:hAnsi="宋体"/>
        </w:rPr>
      </w:pPr>
      <w:r w:rsidRPr="0023534E">
        <w:rPr>
          <w:rFonts w:ascii="宋体" w:eastAsia="宋体" w:hAnsi="宋体"/>
        </w:rPr>
        <w:t xml:space="preserve">    bool vis[maxn+10];</w:t>
      </w:r>
    </w:p>
    <w:p w:rsidR="0023534E" w:rsidRPr="0023534E" w:rsidRDefault="0023534E" w:rsidP="0023534E">
      <w:pPr>
        <w:rPr>
          <w:rFonts w:ascii="宋体" w:eastAsia="宋体" w:hAnsi="宋体"/>
        </w:rPr>
      </w:pPr>
      <w:r w:rsidRPr="0023534E">
        <w:rPr>
          <w:rFonts w:ascii="宋体" w:eastAsia="宋体" w:hAnsi="宋体"/>
        </w:rPr>
        <w:t xml:space="preserve">    int dist[maxn+10];</w:t>
      </w:r>
    </w:p>
    <w:p w:rsidR="0023534E" w:rsidRPr="0023534E" w:rsidRDefault="0023534E" w:rsidP="0023534E">
      <w:pPr>
        <w:rPr>
          <w:rFonts w:ascii="宋体" w:eastAsia="宋体" w:hAnsi="宋体"/>
        </w:rPr>
      </w:pPr>
      <w:r w:rsidRPr="0023534E">
        <w:rPr>
          <w:rFonts w:ascii="宋体" w:eastAsia="宋体" w:hAnsi="宋体"/>
        </w:rPr>
        <w:t xml:space="preserve">    void bfs(){</w:t>
      </w:r>
    </w:p>
    <w:p w:rsidR="0023534E" w:rsidRPr="0023534E" w:rsidRDefault="0023534E" w:rsidP="0023534E">
      <w:pPr>
        <w:rPr>
          <w:rFonts w:ascii="宋体" w:eastAsia="宋体" w:hAnsi="宋体"/>
        </w:rPr>
      </w:pPr>
      <w:r w:rsidRPr="0023534E">
        <w:rPr>
          <w:rFonts w:ascii="宋体" w:eastAsia="宋体" w:hAnsi="宋体"/>
        </w:rPr>
        <w:t xml:space="preserve">        memset(dist,0,sizeof(dist));</w:t>
      </w:r>
    </w:p>
    <w:p w:rsidR="0023534E" w:rsidRPr="0023534E" w:rsidRDefault="0023534E" w:rsidP="0023534E">
      <w:pPr>
        <w:rPr>
          <w:rFonts w:ascii="宋体" w:eastAsia="宋体" w:hAnsi="宋体"/>
        </w:rPr>
      </w:pPr>
      <w:r w:rsidRPr="0023534E">
        <w:rPr>
          <w:rFonts w:ascii="宋体" w:eastAsia="宋体" w:hAnsi="宋体"/>
        </w:rPr>
        <w:t xml:space="preserve">        while(!que.empty()) que.pop();</w:t>
      </w:r>
    </w:p>
    <w:p w:rsidR="0023534E" w:rsidRPr="0023534E" w:rsidRDefault="0023534E" w:rsidP="0023534E">
      <w:pPr>
        <w:rPr>
          <w:rFonts w:ascii="宋体" w:eastAsia="宋体" w:hAnsi="宋体"/>
        </w:rPr>
      </w:pPr>
      <w:r w:rsidRPr="0023534E">
        <w:rPr>
          <w:rFonts w:ascii="宋体" w:eastAsia="宋体" w:hAnsi="宋体"/>
        </w:rPr>
        <w:t xml:space="preserve">        vis[src]=true;</w:t>
      </w:r>
    </w:p>
    <w:p w:rsidR="0023534E" w:rsidRPr="0023534E" w:rsidRDefault="0023534E" w:rsidP="0023534E">
      <w:pPr>
        <w:rPr>
          <w:rFonts w:ascii="宋体" w:eastAsia="宋体" w:hAnsi="宋体"/>
        </w:rPr>
      </w:pPr>
      <w:r w:rsidRPr="0023534E">
        <w:rPr>
          <w:rFonts w:ascii="宋体" w:eastAsia="宋体" w:hAnsi="宋体"/>
        </w:rPr>
        <w:t xml:space="preserve">        que.push(src);</w:t>
      </w:r>
    </w:p>
    <w:p w:rsidR="0023534E" w:rsidRPr="0023534E" w:rsidRDefault="0023534E" w:rsidP="0023534E">
      <w:pPr>
        <w:rPr>
          <w:rFonts w:ascii="宋体" w:eastAsia="宋体" w:hAnsi="宋体"/>
        </w:rPr>
      </w:pPr>
      <w:r w:rsidRPr="0023534E">
        <w:rPr>
          <w:rFonts w:ascii="宋体" w:eastAsia="宋体" w:hAnsi="宋体"/>
        </w:rPr>
        <w:t xml:space="preserve">        while(!que.empty()){</w:t>
      </w:r>
    </w:p>
    <w:p w:rsidR="0023534E" w:rsidRPr="0023534E" w:rsidRDefault="0023534E" w:rsidP="0023534E">
      <w:pPr>
        <w:rPr>
          <w:rFonts w:ascii="宋体" w:eastAsia="宋体" w:hAnsi="宋体"/>
        </w:rPr>
      </w:pPr>
      <w:r w:rsidRPr="0023534E">
        <w:rPr>
          <w:rFonts w:ascii="宋体" w:eastAsia="宋体" w:hAnsi="宋体"/>
        </w:rPr>
        <w:t xml:space="preserve">            int u=que.front();</w:t>
      </w:r>
    </w:p>
    <w:p w:rsidR="0023534E" w:rsidRPr="0023534E" w:rsidRDefault="0023534E" w:rsidP="0023534E">
      <w:pPr>
        <w:rPr>
          <w:rFonts w:ascii="宋体" w:eastAsia="宋体" w:hAnsi="宋体"/>
        </w:rPr>
      </w:pPr>
      <w:r w:rsidRPr="0023534E">
        <w:rPr>
          <w:rFonts w:ascii="宋体" w:eastAsia="宋体" w:hAnsi="宋体"/>
        </w:rPr>
        <w:t xml:space="preserve">            que.pop();</w:t>
      </w:r>
    </w:p>
    <w:p w:rsidR="0023534E" w:rsidRPr="0023534E" w:rsidRDefault="0023534E" w:rsidP="0023534E">
      <w:pPr>
        <w:rPr>
          <w:rFonts w:ascii="宋体" w:eastAsia="宋体" w:hAnsi="宋体"/>
        </w:rPr>
      </w:pPr>
      <w:r w:rsidRPr="0023534E">
        <w:rPr>
          <w:rFonts w:ascii="宋体" w:eastAsia="宋体" w:hAnsi="宋体"/>
        </w:rPr>
        <w:lastRenderedPageBreak/>
        <w:t xml:space="preserve">            for(int i=g[u];i;i=e[i].nxt)</w:t>
      </w:r>
    </w:p>
    <w:p w:rsidR="0023534E" w:rsidRPr="0023534E" w:rsidRDefault="0023534E" w:rsidP="0023534E">
      <w:pPr>
        <w:rPr>
          <w:rFonts w:ascii="宋体" w:eastAsia="宋体" w:hAnsi="宋体"/>
        </w:rPr>
      </w:pPr>
      <w:r w:rsidRPr="0023534E">
        <w:rPr>
          <w:rFonts w:ascii="宋体" w:eastAsia="宋体" w:hAnsi="宋体"/>
        </w:rPr>
        <w:t xml:space="preserve">            if(e[i].f&amp;&amp;!vis[e[i].v]){</w:t>
      </w:r>
    </w:p>
    <w:p w:rsidR="0023534E" w:rsidRPr="0023534E" w:rsidRDefault="0023534E" w:rsidP="0023534E">
      <w:pPr>
        <w:rPr>
          <w:rFonts w:ascii="宋体" w:eastAsia="宋体" w:hAnsi="宋体"/>
        </w:rPr>
      </w:pPr>
      <w:r w:rsidRPr="0023534E">
        <w:rPr>
          <w:rFonts w:ascii="宋体" w:eastAsia="宋体" w:hAnsi="宋体"/>
        </w:rPr>
        <w:t xml:space="preserve">                que.push(e[i].v);</w:t>
      </w:r>
    </w:p>
    <w:p w:rsidR="0023534E" w:rsidRPr="0023534E" w:rsidRDefault="0023534E" w:rsidP="0023534E">
      <w:pPr>
        <w:rPr>
          <w:rFonts w:ascii="宋体" w:eastAsia="宋体" w:hAnsi="宋体"/>
        </w:rPr>
      </w:pPr>
      <w:r w:rsidRPr="0023534E">
        <w:rPr>
          <w:rFonts w:ascii="宋体" w:eastAsia="宋体" w:hAnsi="宋体"/>
        </w:rPr>
        <w:t xml:space="preserve">                dist[e[i].v]=dist[u]+1;</w:t>
      </w:r>
    </w:p>
    <w:p w:rsidR="0023534E" w:rsidRPr="0023534E" w:rsidRDefault="0023534E" w:rsidP="0023534E">
      <w:pPr>
        <w:rPr>
          <w:rFonts w:ascii="宋体" w:eastAsia="宋体" w:hAnsi="宋体"/>
        </w:rPr>
      </w:pPr>
      <w:r w:rsidRPr="0023534E">
        <w:rPr>
          <w:rFonts w:ascii="宋体" w:eastAsia="宋体" w:hAnsi="宋体"/>
        </w:rPr>
        <w:t xml:space="preserve">                vis[e[i].v]=true;</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int dfs(int u,int delta){</w:t>
      </w:r>
    </w:p>
    <w:p w:rsidR="0023534E" w:rsidRPr="0023534E" w:rsidRDefault="0023534E" w:rsidP="0023534E">
      <w:pPr>
        <w:rPr>
          <w:rFonts w:ascii="宋体" w:eastAsia="宋体" w:hAnsi="宋体"/>
        </w:rPr>
      </w:pPr>
      <w:r w:rsidRPr="0023534E">
        <w:rPr>
          <w:rFonts w:ascii="宋体" w:eastAsia="宋体" w:hAnsi="宋体"/>
        </w:rPr>
        <w:t xml:space="preserve">        if(u==sink){</w:t>
      </w:r>
    </w:p>
    <w:p w:rsidR="0023534E" w:rsidRPr="0023534E" w:rsidRDefault="0023534E" w:rsidP="0023534E">
      <w:pPr>
        <w:rPr>
          <w:rFonts w:ascii="宋体" w:eastAsia="宋体" w:hAnsi="宋体"/>
        </w:rPr>
      </w:pPr>
      <w:r w:rsidRPr="0023534E">
        <w:rPr>
          <w:rFonts w:ascii="宋体" w:eastAsia="宋体" w:hAnsi="宋体"/>
        </w:rPr>
        <w:t xml:space="preserve">            return delta;</w:t>
      </w:r>
    </w:p>
    <w:p w:rsidR="0023534E" w:rsidRPr="0023534E" w:rsidRDefault="0023534E" w:rsidP="0023534E">
      <w:pPr>
        <w:rPr>
          <w:rFonts w:ascii="宋体" w:eastAsia="宋体" w:hAnsi="宋体"/>
        </w:rPr>
      </w:pPr>
      <w:r w:rsidRPr="0023534E">
        <w:rPr>
          <w:rFonts w:ascii="宋体" w:eastAsia="宋体" w:hAnsi="宋体"/>
        </w:rPr>
        <w:t xml:space="preserve">        }else{</w:t>
      </w:r>
    </w:p>
    <w:p w:rsidR="0023534E" w:rsidRPr="0023534E" w:rsidRDefault="0023534E" w:rsidP="0023534E">
      <w:pPr>
        <w:rPr>
          <w:rFonts w:ascii="宋体" w:eastAsia="宋体" w:hAnsi="宋体"/>
        </w:rPr>
      </w:pPr>
      <w:r w:rsidRPr="0023534E">
        <w:rPr>
          <w:rFonts w:ascii="宋体" w:eastAsia="宋体" w:hAnsi="宋体"/>
        </w:rPr>
        <w:t xml:space="preserve">            int ret=0;</w:t>
      </w:r>
    </w:p>
    <w:p w:rsidR="0023534E" w:rsidRPr="0023534E" w:rsidRDefault="0023534E" w:rsidP="0023534E">
      <w:pPr>
        <w:rPr>
          <w:rFonts w:ascii="宋体" w:eastAsia="宋体" w:hAnsi="宋体"/>
        </w:rPr>
      </w:pPr>
      <w:r w:rsidRPr="0023534E">
        <w:rPr>
          <w:rFonts w:ascii="宋体" w:eastAsia="宋体" w:hAnsi="宋体"/>
        </w:rPr>
        <w:t xml:space="preserve">            for(int i=g[u];delta&amp;&amp;i;i=e[i].nxt)</w:t>
      </w:r>
    </w:p>
    <w:p w:rsidR="0023534E" w:rsidRPr="0023534E" w:rsidRDefault="0023534E" w:rsidP="0023534E">
      <w:pPr>
        <w:rPr>
          <w:rFonts w:ascii="宋体" w:eastAsia="宋体" w:hAnsi="宋体"/>
        </w:rPr>
      </w:pPr>
      <w:r w:rsidRPr="0023534E">
        <w:rPr>
          <w:rFonts w:ascii="宋体" w:eastAsia="宋体" w:hAnsi="宋体"/>
        </w:rPr>
        <w:t xml:space="preserve">            if(e[i].f&amp;&amp;dist[e[i].v]==dist[u]+1){</w:t>
      </w:r>
    </w:p>
    <w:p w:rsidR="0023534E" w:rsidRPr="0023534E" w:rsidRDefault="0023534E" w:rsidP="0023534E">
      <w:pPr>
        <w:rPr>
          <w:rFonts w:ascii="宋体" w:eastAsia="宋体" w:hAnsi="宋体"/>
        </w:rPr>
      </w:pPr>
      <w:r w:rsidRPr="0023534E">
        <w:rPr>
          <w:rFonts w:ascii="宋体" w:eastAsia="宋体" w:hAnsi="宋体"/>
        </w:rPr>
        <w:t xml:space="preserve">                int dd=dfs(e[i].v,min(e[i].f,delta));</w:t>
      </w:r>
    </w:p>
    <w:p w:rsidR="0023534E" w:rsidRPr="0023534E" w:rsidRDefault="0023534E" w:rsidP="0023534E">
      <w:pPr>
        <w:rPr>
          <w:rFonts w:ascii="宋体" w:eastAsia="宋体" w:hAnsi="宋体"/>
        </w:rPr>
      </w:pPr>
      <w:r w:rsidRPr="0023534E">
        <w:rPr>
          <w:rFonts w:ascii="宋体" w:eastAsia="宋体" w:hAnsi="宋体"/>
        </w:rPr>
        <w:t xml:space="preserve">                e[i].f-=dd;</w:t>
      </w:r>
    </w:p>
    <w:p w:rsidR="0023534E" w:rsidRPr="0023534E" w:rsidRDefault="0023534E" w:rsidP="0023534E">
      <w:pPr>
        <w:rPr>
          <w:rFonts w:ascii="宋体" w:eastAsia="宋体" w:hAnsi="宋体"/>
        </w:rPr>
      </w:pPr>
      <w:r w:rsidRPr="0023534E">
        <w:rPr>
          <w:rFonts w:ascii="宋体" w:eastAsia="宋体" w:hAnsi="宋体"/>
        </w:rPr>
        <w:t xml:space="preserve">                e[i^1].f+=dd;</w:t>
      </w:r>
    </w:p>
    <w:p w:rsidR="0023534E" w:rsidRPr="0023534E" w:rsidRDefault="0023534E" w:rsidP="0023534E">
      <w:pPr>
        <w:rPr>
          <w:rFonts w:ascii="宋体" w:eastAsia="宋体" w:hAnsi="宋体"/>
        </w:rPr>
      </w:pPr>
      <w:r w:rsidRPr="0023534E">
        <w:rPr>
          <w:rFonts w:ascii="宋体" w:eastAsia="宋体" w:hAnsi="宋体"/>
        </w:rPr>
        <w:t xml:space="preserve">                delta-=dd;</w:t>
      </w:r>
    </w:p>
    <w:p w:rsidR="0023534E" w:rsidRPr="0023534E" w:rsidRDefault="0023534E" w:rsidP="0023534E">
      <w:pPr>
        <w:rPr>
          <w:rFonts w:ascii="宋体" w:eastAsia="宋体" w:hAnsi="宋体"/>
        </w:rPr>
      </w:pPr>
      <w:r w:rsidRPr="0023534E">
        <w:rPr>
          <w:rFonts w:ascii="宋体" w:eastAsia="宋体" w:hAnsi="宋体"/>
        </w:rPr>
        <w:t xml:space="preserve">                ret+=dd;</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return ret;</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int maxflow(){</w:t>
      </w:r>
    </w:p>
    <w:p w:rsidR="0023534E" w:rsidRPr="0023534E" w:rsidRDefault="0023534E" w:rsidP="0023534E">
      <w:pPr>
        <w:rPr>
          <w:rFonts w:ascii="宋体" w:eastAsia="宋体" w:hAnsi="宋体"/>
        </w:rPr>
      </w:pPr>
      <w:r w:rsidRPr="0023534E">
        <w:rPr>
          <w:rFonts w:ascii="宋体" w:eastAsia="宋体" w:hAnsi="宋体"/>
        </w:rPr>
        <w:t xml:space="preserve">        int ret=0;</w:t>
      </w:r>
    </w:p>
    <w:p w:rsidR="0023534E" w:rsidRPr="0023534E" w:rsidRDefault="0023534E" w:rsidP="0023534E">
      <w:pPr>
        <w:rPr>
          <w:rFonts w:ascii="宋体" w:eastAsia="宋体" w:hAnsi="宋体"/>
        </w:rPr>
      </w:pPr>
      <w:r w:rsidRPr="0023534E">
        <w:rPr>
          <w:rFonts w:ascii="宋体" w:eastAsia="宋体" w:hAnsi="宋体"/>
        </w:rPr>
        <w:t xml:space="preserve">        while(true){</w:t>
      </w:r>
    </w:p>
    <w:p w:rsidR="0023534E" w:rsidRPr="0023534E" w:rsidRDefault="0023534E" w:rsidP="0023534E">
      <w:pPr>
        <w:rPr>
          <w:rFonts w:ascii="宋体" w:eastAsia="宋体" w:hAnsi="宋体"/>
        </w:rPr>
      </w:pPr>
      <w:r w:rsidRPr="0023534E">
        <w:rPr>
          <w:rFonts w:ascii="宋体" w:eastAsia="宋体" w:hAnsi="宋体"/>
        </w:rPr>
        <w:t xml:space="preserve">            memset(vis,0,sizeof(vis));</w:t>
      </w:r>
    </w:p>
    <w:p w:rsidR="0023534E" w:rsidRPr="0023534E" w:rsidRDefault="0023534E" w:rsidP="0023534E">
      <w:pPr>
        <w:rPr>
          <w:rFonts w:ascii="宋体" w:eastAsia="宋体" w:hAnsi="宋体"/>
        </w:rPr>
      </w:pPr>
      <w:r w:rsidRPr="0023534E">
        <w:rPr>
          <w:rFonts w:ascii="宋体" w:eastAsia="宋体" w:hAnsi="宋体"/>
        </w:rPr>
        <w:t xml:space="preserve">            bfs();</w:t>
      </w:r>
    </w:p>
    <w:p w:rsidR="0023534E" w:rsidRPr="0023534E" w:rsidRDefault="0023534E" w:rsidP="0023534E">
      <w:pPr>
        <w:rPr>
          <w:rFonts w:ascii="宋体" w:eastAsia="宋体" w:hAnsi="宋体"/>
        </w:rPr>
      </w:pPr>
      <w:r w:rsidRPr="0023534E">
        <w:rPr>
          <w:rFonts w:ascii="宋体" w:eastAsia="宋体" w:hAnsi="宋体"/>
        </w:rPr>
        <w:t xml:space="preserve">            if(!vis[sink]) return ret;</w:t>
      </w:r>
    </w:p>
    <w:p w:rsidR="0023534E" w:rsidRPr="0023534E" w:rsidRDefault="0023534E" w:rsidP="0023534E">
      <w:pPr>
        <w:rPr>
          <w:rFonts w:ascii="宋体" w:eastAsia="宋体" w:hAnsi="宋体"/>
        </w:rPr>
      </w:pPr>
      <w:r w:rsidRPr="0023534E">
        <w:rPr>
          <w:rFonts w:ascii="宋体" w:eastAsia="宋体" w:hAnsi="宋体"/>
        </w:rPr>
        <w:t xml:space="preserve">            ret+=dfs(src,inf);</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p>
    <w:p w:rsidR="0023534E" w:rsidRPr="0023534E" w:rsidRDefault="0023534E" w:rsidP="0023534E">
      <w:pPr>
        <w:rPr>
          <w:rFonts w:ascii="宋体" w:eastAsia="宋体" w:hAnsi="宋体"/>
        </w:rPr>
      </w:pPr>
      <w:r w:rsidRPr="0023534E">
        <w:rPr>
          <w:rFonts w:ascii="宋体" w:eastAsia="宋体" w:hAnsi="宋体"/>
        </w:rPr>
        <w:t>}DINIC;</w:t>
      </w:r>
    </w:p>
    <w:p w:rsidR="0023534E" w:rsidRPr="0023534E" w:rsidRDefault="0023534E" w:rsidP="0023534E">
      <w:pPr>
        <w:rPr>
          <w:rFonts w:ascii="宋体" w:eastAsia="宋体" w:hAnsi="宋体"/>
        </w:rPr>
      </w:pPr>
    </w:p>
    <w:p w:rsidR="0023534E" w:rsidRPr="0023534E" w:rsidRDefault="0023534E" w:rsidP="0023534E">
      <w:pPr>
        <w:rPr>
          <w:rFonts w:ascii="宋体" w:eastAsia="宋体" w:hAnsi="宋体"/>
        </w:rPr>
      </w:pPr>
      <w:r w:rsidRPr="0023534E">
        <w:rPr>
          <w:rFonts w:ascii="宋体" w:eastAsia="宋体" w:hAnsi="宋体"/>
        </w:rPr>
        <w:t>bool lowbound_flow(int n,int source,int sink,vector&lt;int&gt; u,vector&lt;int&gt; v,vector&lt;int&gt; L,vector&lt;int&gt; U){</w:t>
      </w:r>
    </w:p>
    <w:p w:rsidR="0023534E" w:rsidRPr="0023534E" w:rsidRDefault="0023534E" w:rsidP="0023534E">
      <w:pPr>
        <w:rPr>
          <w:rFonts w:ascii="宋体" w:eastAsia="宋体" w:hAnsi="宋体"/>
        </w:rPr>
      </w:pPr>
      <w:r w:rsidRPr="0023534E">
        <w:rPr>
          <w:rFonts w:ascii="宋体" w:eastAsia="宋体" w:hAnsi="宋体"/>
        </w:rPr>
        <w:t xml:space="preserve">        DINIC.init();</w:t>
      </w:r>
    </w:p>
    <w:p w:rsidR="0023534E" w:rsidRPr="0023534E" w:rsidRDefault="0023534E" w:rsidP="0023534E">
      <w:pPr>
        <w:rPr>
          <w:rFonts w:ascii="宋体" w:eastAsia="宋体" w:hAnsi="宋体"/>
        </w:rPr>
      </w:pPr>
      <w:r w:rsidRPr="0023534E">
        <w:rPr>
          <w:rFonts w:ascii="宋体" w:eastAsia="宋体" w:hAnsi="宋体"/>
        </w:rPr>
        <w:t xml:space="preserve">        vector&lt;int&gt; tot_in(n+1),tot_out(n+1);</w:t>
      </w:r>
    </w:p>
    <w:p w:rsidR="0023534E" w:rsidRPr="0023534E" w:rsidRDefault="0023534E" w:rsidP="0023534E">
      <w:pPr>
        <w:rPr>
          <w:rFonts w:ascii="宋体" w:eastAsia="宋体" w:hAnsi="宋体"/>
        </w:rPr>
      </w:pPr>
      <w:r w:rsidRPr="0023534E">
        <w:rPr>
          <w:rFonts w:ascii="宋体" w:eastAsia="宋体" w:hAnsi="宋体"/>
        </w:rPr>
        <w:t xml:space="preserve">        for(int i=0;i&lt;(int)u.size();++i){</w:t>
      </w:r>
    </w:p>
    <w:p w:rsidR="0023534E" w:rsidRPr="0023534E" w:rsidRDefault="0023534E" w:rsidP="0023534E">
      <w:pPr>
        <w:rPr>
          <w:rFonts w:ascii="宋体" w:eastAsia="宋体" w:hAnsi="宋体"/>
        </w:rPr>
      </w:pPr>
      <w:r w:rsidRPr="0023534E">
        <w:rPr>
          <w:rFonts w:ascii="宋体" w:eastAsia="宋体" w:hAnsi="宋体"/>
        </w:rPr>
        <w:t xml:space="preserve">            if(U[i]&lt;L[i]){</w:t>
      </w:r>
    </w:p>
    <w:p w:rsidR="0023534E" w:rsidRPr="0023534E" w:rsidRDefault="0023534E" w:rsidP="0023534E">
      <w:pPr>
        <w:rPr>
          <w:rFonts w:ascii="宋体" w:eastAsia="宋体" w:hAnsi="宋体"/>
        </w:rPr>
      </w:pPr>
      <w:r w:rsidRPr="0023534E">
        <w:rPr>
          <w:rFonts w:ascii="宋体" w:eastAsia="宋体" w:hAnsi="宋体"/>
        </w:rPr>
        <w:t xml:space="preserve">                return 0;</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lastRenderedPageBreak/>
        <w:t xml:space="preserve">            tot_in[v[i]]+=L[i];</w:t>
      </w:r>
    </w:p>
    <w:p w:rsidR="0023534E" w:rsidRPr="0023534E" w:rsidRDefault="0023534E" w:rsidP="0023534E">
      <w:pPr>
        <w:rPr>
          <w:rFonts w:ascii="宋体" w:eastAsia="宋体" w:hAnsi="宋体"/>
        </w:rPr>
      </w:pPr>
      <w:r w:rsidRPr="0023534E">
        <w:rPr>
          <w:rFonts w:ascii="宋体" w:eastAsia="宋体" w:hAnsi="宋体"/>
        </w:rPr>
        <w:t xml:space="preserve">            tot_out[u[i]]+=L[i];</w:t>
      </w:r>
    </w:p>
    <w:p w:rsidR="0023534E" w:rsidRPr="0023534E" w:rsidRDefault="0023534E" w:rsidP="0023534E">
      <w:pPr>
        <w:rPr>
          <w:rFonts w:ascii="宋体" w:eastAsia="宋体" w:hAnsi="宋体"/>
        </w:rPr>
      </w:pPr>
      <w:r w:rsidRPr="0023534E">
        <w:rPr>
          <w:rFonts w:ascii="宋体" w:eastAsia="宋体" w:hAnsi="宋体"/>
        </w:rPr>
        <w:t xml:space="preserve">            DINIC.addege(u[i],v[i],U[i]-L[i]);</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DINIC.addege(sink,source,1000000000);</w:t>
      </w:r>
    </w:p>
    <w:p w:rsidR="0023534E" w:rsidRPr="0023534E" w:rsidRDefault="0023534E" w:rsidP="0023534E">
      <w:pPr>
        <w:rPr>
          <w:rFonts w:ascii="宋体" w:eastAsia="宋体" w:hAnsi="宋体"/>
        </w:rPr>
      </w:pPr>
      <w:r w:rsidRPr="0023534E">
        <w:rPr>
          <w:rFonts w:ascii="宋体" w:eastAsia="宋体" w:hAnsi="宋体"/>
        </w:rPr>
        <w:t xml:space="preserve">        int super_source=n+1;</w:t>
      </w:r>
    </w:p>
    <w:p w:rsidR="0023534E" w:rsidRPr="0023534E" w:rsidRDefault="0023534E" w:rsidP="0023534E">
      <w:pPr>
        <w:rPr>
          <w:rFonts w:ascii="宋体" w:eastAsia="宋体" w:hAnsi="宋体"/>
        </w:rPr>
      </w:pPr>
      <w:r w:rsidRPr="0023534E">
        <w:rPr>
          <w:rFonts w:ascii="宋体" w:eastAsia="宋体" w:hAnsi="宋体"/>
        </w:rPr>
        <w:t xml:space="preserve">        int super_sink=n+2;</w:t>
      </w:r>
    </w:p>
    <w:p w:rsidR="0023534E" w:rsidRPr="0023534E" w:rsidRDefault="0023534E" w:rsidP="0023534E">
      <w:pPr>
        <w:rPr>
          <w:rFonts w:ascii="宋体" w:eastAsia="宋体" w:hAnsi="宋体"/>
        </w:rPr>
      </w:pPr>
      <w:r w:rsidRPr="0023534E">
        <w:rPr>
          <w:rFonts w:ascii="宋体" w:eastAsia="宋体" w:hAnsi="宋体"/>
        </w:rPr>
        <w:t xml:space="preserve">        DINIC.src=super_source;</w:t>
      </w:r>
    </w:p>
    <w:p w:rsidR="0023534E" w:rsidRPr="0023534E" w:rsidRDefault="0023534E" w:rsidP="0023534E">
      <w:pPr>
        <w:rPr>
          <w:rFonts w:ascii="宋体" w:eastAsia="宋体" w:hAnsi="宋体"/>
        </w:rPr>
      </w:pPr>
      <w:r w:rsidRPr="0023534E">
        <w:rPr>
          <w:rFonts w:ascii="宋体" w:eastAsia="宋体" w:hAnsi="宋体"/>
        </w:rPr>
        <w:t xml:space="preserve">        DINIC.sink=super_sink;</w:t>
      </w:r>
    </w:p>
    <w:p w:rsidR="0023534E" w:rsidRPr="0023534E" w:rsidRDefault="0023534E" w:rsidP="0023534E">
      <w:pPr>
        <w:rPr>
          <w:rFonts w:ascii="宋体" w:eastAsia="宋体" w:hAnsi="宋体"/>
        </w:rPr>
      </w:pPr>
      <w:r w:rsidRPr="0023534E">
        <w:rPr>
          <w:rFonts w:ascii="宋体" w:eastAsia="宋体" w:hAnsi="宋体"/>
        </w:rPr>
        <w:t xml:space="preserve">        for(int i=1;i&lt;=n;++i){</w:t>
      </w:r>
    </w:p>
    <w:p w:rsidR="0023534E" w:rsidRPr="0023534E" w:rsidRDefault="0023534E" w:rsidP="0023534E">
      <w:pPr>
        <w:rPr>
          <w:rFonts w:ascii="宋体" w:eastAsia="宋体" w:hAnsi="宋体"/>
        </w:rPr>
      </w:pPr>
      <w:r w:rsidRPr="0023534E">
        <w:rPr>
          <w:rFonts w:ascii="宋体" w:eastAsia="宋体" w:hAnsi="宋体"/>
        </w:rPr>
        <w:t xml:space="preserve">            DINIC.addege(super_source,i,tot_in[i]);</w:t>
      </w:r>
    </w:p>
    <w:p w:rsidR="0023534E" w:rsidRPr="0023534E" w:rsidRDefault="0023534E" w:rsidP="0023534E">
      <w:pPr>
        <w:rPr>
          <w:rFonts w:ascii="宋体" w:eastAsia="宋体" w:hAnsi="宋体"/>
        </w:rPr>
      </w:pPr>
      <w:r w:rsidRPr="0023534E">
        <w:rPr>
          <w:rFonts w:ascii="宋体" w:eastAsia="宋体" w:hAnsi="宋体"/>
        </w:rPr>
        <w:t xml:space="preserve">            DINIC.addege(i,super_sink,tot_out[i]);</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int ans=DINIC.maxflow();</w:t>
      </w:r>
    </w:p>
    <w:p w:rsidR="0023534E" w:rsidRPr="0023534E" w:rsidRDefault="0023534E" w:rsidP="0023534E">
      <w:pPr>
        <w:rPr>
          <w:rFonts w:ascii="宋体" w:eastAsia="宋体" w:hAnsi="宋体"/>
        </w:rPr>
      </w:pPr>
      <w:r w:rsidRPr="0023534E">
        <w:rPr>
          <w:rFonts w:ascii="宋体" w:eastAsia="宋体" w:hAnsi="宋体"/>
        </w:rPr>
        <w:t xml:space="preserve">        //cout&lt;&lt;ans&lt;&lt;endl;</w:t>
      </w:r>
    </w:p>
    <w:p w:rsidR="0023534E" w:rsidRPr="0023534E" w:rsidRDefault="0023534E" w:rsidP="0023534E">
      <w:pPr>
        <w:rPr>
          <w:rFonts w:ascii="宋体" w:eastAsia="宋体" w:hAnsi="宋体"/>
        </w:rPr>
      </w:pPr>
      <w:r w:rsidRPr="0023534E">
        <w:rPr>
          <w:rFonts w:ascii="宋体" w:eastAsia="宋体" w:hAnsi="宋体"/>
        </w:rPr>
        <w:t xml:space="preserve">        for(int i=DINIC.g[super_source];i;i=DINIC.e[i].nxt){</w:t>
      </w:r>
    </w:p>
    <w:p w:rsidR="0023534E" w:rsidRPr="0023534E" w:rsidRDefault="0023534E" w:rsidP="0023534E">
      <w:pPr>
        <w:rPr>
          <w:rFonts w:ascii="宋体" w:eastAsia="宋体" w:hAnsi="宋体"/>
        </w:rPr>
      </w:pPr>
      <w:r w:rsidRPr="0023534E">
        <w:rPr>
          <w:rFonts w:ascii="宋体" w:eastAsia="宋体" w:hAnsi="宋体"/>
        </w:rPr>
        <w:t xml:space="preserve">            if(DINIC.e[i].f!=0){</w:t>
      </w:r>
    </w:p>
    <w:p w:rsidR="0023534E" w:rsidRPr="0023534E" w:rsidRDefault="0023534E" w:rsidP="0023534E">
      <w:pPr>
        <w:rPr>
          <w:rFonts w:ascii="宋体" w:eastAsia="宋体" w:hAnsi="宋体"/>
        </w:rPr>
      </w:pPr>
      <w:r w:rsidRPr="0023534E">
        <w:rPr>
          <w:rFonts w:ascii="宋体" w:eastAsia="宋体" w:hAnsi="宋体"/>
        </w:rPr>
        <w:t xml:space="preserve">                return 0;</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return 1;</w:t>
      </w:r>
    </w:p>
    <w:p w:rsidR="0023534E" w:rsidRPr="0023534E" w:rsidRDefault="0023534E" w:rsidP="0023534E">
      <w:pPr>
        <w:rPr>
          <w:rFonts w:ascii="宋体" w:eastAsia="宋体" w:hAnsi="宋体"/>
        </w:rPr>
      </w:pPr>
      <w:r>
        <w:rPr>
          <w:rFonts w:ascii="宋体" w:eastAsia="宋体" w:hAnsi="宋体"/>
        </w:rPr>
        <w:t>}</w:t>
      </w:r>
    </w:p>
    <w:p w:rsidR="0023534E" w:rsidRPr="0023534E" w:rsidRDefault="0023534E" w:rsidP="0023534E">
      <w:pPr>
        <w:pStyle w:val="3"/>
        <w:rPr>
          <w:rFonts w:ascii="宋体" w:eastAsia="宋体" w:hAnsi="宋体"/>
          <w:b w:val="0"/>
        </w:rPr>
      </w:pPr>
      <w:bookmarkStart w:id="264" w:name="_Toc524383165"/>
      <w:r w:rsidRPr="0023534E">
        <w:rPr>
          <w:rFonts w:ascii="宋体" w:eastAsia="宋体" w:hAnsi="宋体" w:hint="eastAsia"/>
          <w:b w:val="0"/>
        </w:rPr>
        <w:t>√-</w:t>
      </w:r>
      <w:r w:rsidRPr="0023534E">
        <w:rPr>
          <w:rFonts w:ascii="宋体" w:eastAsia="宋体" w:hAnsi="宋体"/>
          <w:b w:val="0"/>
        </w:rPr>
        <w:t>ICPC</w:t>
      </w:r>
      <w:r w:rsidRPr="0023534E">
        <w:rPr>
          <w:rFonts w:ascii="宋体" w:eastAsia="宋体" w:hAnsi="宋体" w:hint="eastAsia"/>
          <w:b w:val="0"/>
        </w:rPr>
        <w:t>网络预选赛沈阳站-</w:t>
      </w:r>
      <w:r w:rsidRPr="0023534E">
        <w:rPr>
          <w:rFonts w:ascii="宋体" w:eastAsia="宋体" w:hAnsi="宋体"/>
          <w:b w:val="0"/>
        </w:rPr>
        <w:t>F</w:t>
      </w:r>
      <w:r w:rsidRPr="0023534E">
        <w:rPr>
          <w:rFonts w:ascii="宋体" w:eastAsia="宋体" w:hAnsi="宋体" w:hint="eastAsia"/>
          <w:b w:val="0"/>
        </w:rPr>
        <w:t>-</w:t>
      </w:r>
      <w:r w:rsidRPr="0023534E">
        <w:rPr>
          <w:rFonts w:ascii="宋体" w:eastAsia="宋体" w:hAnsi="宋体"/>
          <w:b w:val="0"/>
        </w:rPr>
        <w:t xml:space="preserve"> Fantastic Graph</w:t>
      </w:r>
      <w:bookmarkEnd w:id="264"/>
      <w:r>
        <w:rPr>
          <w:rFonts w:ascii="宋体" w:eastAsia="宋体" w:hAnsi="宋体"/>
          <w:b w:val="0"/>
        </w:rPr>
        <w:fldChar w:fldCharType="begin"/>
      </w:r>
      <w:r>
        <w:instrText xml:space="preserve"> XE "</w:instrText>
      </w:r>
      <w:r w:rsidRPr="00C03240">
        <w:rPr>
          <w:rFonts w:ascii="宋体" w:eastAsia="宋体" w:hAnsi="宋体" w:hint="eastAsia"/>
          <w:b w:val="0"/>
        </w:rPr>
        <w:instrText>√-</w:instrText>
      </w:r>
      <w:r w:rsidRPr="00C03240">
        <w:rPr>
          <w:rFonts w:ascii="宋体" w:eastAsia="宋体" w:hAnsi="宋体"/>
          <w:b w:val="0"/>
        </w:rPr>
        <w:instrText>ICPC</w:instrText>
      </w:r>
      <w:r w:rsidRPr="00C03240">
        <w:rPr>
          <w:rFonts w:ascii="宋体" w:eastAsia="宋体" w:hAnsi="宋体" w:hint="eastAsia"/>
          <w:b w:val="0"/>
        </w:rPr>
        <w:instrText>网络预选赛沈阳站-</w:instrText>
      </w:r>
      <w:r w:rsidRPr="00C03240">
        <w:rPr>
          <w:rFonts w:ascii="宋体" w:eastAsia="宋体" w:hAnsi="宋体"/>
          <w:b w:val="0"/>
        </w:rPr>
        <w:instrText>F</w:instrText>
      </w:r>
      <w:r w:rsidRPr="00C03240">
        <w:rPr>
          <w:rFonts w:ascii="宋体" w:eastAsia="宋体" w:hAnsi="宋体" w:hint="eastAsia"/>
          <w:b w:val="0"/>
        </w:rPr>
        <w:instrText>-</w:instrText>
      </w:r>
      <w:r w:rsidRPr="00C03240">
        <w:rPr>
          <w:rFonts w:ascii="宋体" w:eastAsia="宋体" w:hAnsi="宋体"/>
          <w:b w:val="0"/>
        </w:rPr>
        <w:instrText xml:space="preserve"> Fantastic Graph</w:instrText>
      </w:r>
      <w:r>
        <w:instrText xml:space="preserve">" \y "计蒜客" </w:instrText>
      </w:r>
      <w:r>
        <w:rPr>
          <w:rFonts w:ascii="宋体" w:eastAsia="宋体" w:hAnsi="宋体"/>
          <w:b w:val="0"/>
        </w:rPr>
        <w:fldChar w:fldCharType="end"/>
      </w:r>
    </w:p>
    <w:p w:rsidR="0023534E" w:rsidRDefault="0023534E" w:rsidP="0023534E">
      <w:pPr>
        <w:rPr>
          <w:rFonts w:ascii="宋体" w:eastAsia="宋体" w:hAnsi="宋体"/>
        </w:rPr>
      </w:pPr>
      <w:r w:rsidRPr="0023534E">
        <w:rPr>
          <w:rFonts w:ascii="宋体" w:eastAsia="宋体" w:hAnsi="宋体" w:hint="eastAsia"/>
        </w:rPr>
        <w:t>【</w:t>
      </w:r>
      <w:r>
        <w:rPr>
          <w:rFonts w:ascii="宋体" w:eastAsia="宋体" w:hAnsi="宋体" w:hint="eastAsia"/>
        </w:rPr>
        <w:t>S</w:t>
      </w:r>
      <w:r>
        <w:rPr>
          <w:rFonts w:ascii="宋体" w:eastAsia="宋体" w:hAnsi="宋体"/>
        </w:rPr>
        <w:t>ource</w:t>
      </w:r>
      <w:r w:rsidRPr="0023534E">
        <w:rPr>
          <w:rFonts w:ascii="宋体" w:eastAsia="宋体" w:hAnsi="宋体" w:hint="eastAsia"/>
        </w:rPr>
        <w:t>】</w:t>
      </w:r>
      <w:r>
        <w:rPr>
          <w:rFonts w:ascii="宋体" w:eastAsia="宋体" w:hAnsi="宋体" w:hint="eastAsia"/>
        </w:rPr>
        <w:t>计蒜客</w:t>
      </w:r>
    </w:p>
    <w:p w:rsidR="0023534E" w:rsidRDefault="0023534E" w:rsidP="0023534E">
      <w:pPr>
        <w:rPr>
          <w:rFonts w:ascii="宋体" w:eastAsia="宋体" w:hAnsi="宋体"/>
        </w:rPr>
      </w:pPr>
      <w:r>
        <w:rPr>
          <w:rFonts w:ascii="宋体" w:eastAsia="宋体" w:hAnsi="宋体" w:hint="eastAsia"/>
        </w:rPr>
        <w:t>【TAG】上下界网络流 网络流</w:t>
      </w:r>
    </w:p>
    <w:p w:rsidR="0023534E" w:rsidRDefault="0023534E" w:rsidP="0023534E">
      <w:pPr>
        <w:rPr>
          <w:rFonts w:ascii="宋体" w:eastAsia="宋体" w:hAnsi="宋体"/>
        </w:rPr>
      </w:pPr>
      <w:r>
        <w:rPr>
          <w:rFonts w:ascii="宋体" w:eastAsia="宋体" w:hAnsi="宋体" w:hint="eastAsia"/>
        </w:rPr>
        <w:t>【题解】比较裸的上下界网络流，注意我用的板子的建图里面下标要从1开始</w:t>
      </w:r>
    </w:p>
    <w:p w:rsidR="0023534E" w:rsidRDefault="0023534E" w:rsidP="0023534E">
      <w:pPr>
        <w:rPr>
          <w:rFonts w:ascii="宋体" w:eastAsia="宋体" w:hAnsi="宋体"/>
        </w:rPr>
      </w:pPr>
      <w:r>
        <w:rPr>
          <w:rFonts w:ascii="宋体" w:eastAsia="宋体" w:hAnsi="宋体" w:hint="eastAsia"/>
        </w:rPr>
        <w:t>【代码】</w:t>
      </w:r>
    </w:p>
    <w:p w:rsidR="0023534E" w:rsidRPr="0023534E" w:rsidRDefault="0023534E" w:rsidP="0023534E">
      <w:pPr>
        <w:rPr>
          <w:rFonts w:ascii="宋体" w:eastAsia="宋体" w:hAnsi="宋体"/>
        </w:rPr>
      </w:pPr>
      <w:r w:rsidRPr="0023534E">
        <w:rPr>
          <w:rFonts w:ascii="宋体" w:eastAsia="宋体" w:hAnsi="宋体"/>
        </w:rPr>
        <w:t>#include &lt;bits/stdc++.h&gt;</w:t>
      </w:r>
    </w:p>
    <w:p w:rsidR="0023534E" w:rsidRPr="0023534E" w:rsidRDefault="0023534E" w:rsidP="0023534E">
      <w:pPr>
        <w:rPr>
          <w:rFonts w:ascii="宋体" w:eastAsia="宋体" w:hAnsi="宋体"/>
        </w:rPr>
      </w:pPr>
    </w:p>
    <w:p w:rsidR="0023534E" w:rsidRPr="0023534E" w:rsidRDefault="0023534E" w:rsidP="0023534E">
      <w:pPr>
        <w:rPr>
          <w:rFonts w:ascii="宋体" w:eastAsia="宋体" w:hAnsi="宋体"/>
        </w:rPr>
      </w:pPr>
      <w:r w:rsidRPr="0023534E">
        <w:rPr>
          <w:rFonts w:ascii="宋体" w:eastAsia="宋体" w:hAnsi="宋体"/>
        </w:rPr>
        <w:t>using namespace std;</w:t>
      </w:r>
    </w:p>
    <w:p w:rsidR="0023534E" w:rsidRPr="0023534E" w:rsidRDefault="0023534E" w:rsidP="0023534E">
      <w:pPr>
        <w:rPr>
          <w:rFonts w:ascii="宋体" w:eastAsia="宋体" w:hAnsi="宋体"/>
        </w:rPr>
      </w:pPr>
    </w:p>
    <w:p w:rsidR="0023534E" w:rsidRPr="0023534E" w:rsidRDefault="0023534E" w:rsidP="0023534E">
      <w:pPr>
        <w:rPr>
          <w:rFonts w:ascii="宋体" w:eastAsia="宋体" w:hAnsi="宋体"/>
        </w:rPr>
      </w:pPr>
      <w:r w:rsidRPr="0023534E">
        <w:rPr>
          <w:rFonts w:ascii="宋体" w:eastAsia="宋体" w:hAnsi="宋体"/>
        </w:rPr>
        <w:t>const int inf=1000000000;</w:t>
      </w:r>
    </w:p>
    <w:p w:rsidR="0023534E" w:rsidRPr="0023534E" w:rsidRDefault="0023534E" w:rsidP="0023534E">
      <w:pPr>
        <w:rPr>
          <w:rFonts w:ascii="宋体" w:eastAsia="宋体" w:hAnsi="宋体"/>
        </w:rPr>
      </w:pPr>
      <w:r w:rsidRPr="0023534E">
        <w:rPr>
          <w:rFonts w:ascii="宋体" w:eastAsia="宋体" w:hAnsi="宋体"/>
        </w:rPr>
        <w:t>const int maxn=20000,maxm=500000;</w:t>
      </w:r>
    </w:p>
    <w:p w:rsidR="0023534E" w:rsidRPr="0023534E" w:rsidRDefault="0023534E" w:rsidP="0023534E">
      <w:pPr>
        <w:rPr>
          <w:rFonts w:ascii="宋体" w:eastAsia="宋体" w:hAnsi="宋体"/>
        </w:rPr>
      </w:pPr>
      <w:r w:rsidRPr="0023534E">
        <w:rPr>
          <w:rFonts w:ascii="宋体" w:eastAsia="宋体" w:hAnsi="宋体"/>
        </w:rPr>
        <w:t>struct dinic{</w:t>
      </w:r>
    </w:p>
    <w:p w:rsidR="0023534E" w:rsidRPr="0023534E" w:rsidRDefault="0023534E" w:rsidP="0023534E">
      <w:pPr>
        <w:rPr>
          <w:rFonts w:ascii="宋体" w:eastAsia="宋体" w:hAnsi="宋体"/>
        </w:rPr>
      </w:pPr>
      <w:r w:rsidRPr="0023534E">
        <w:rPr>
          <w:rFonts w:ascii="宋体" w:eastAsia="宋体" w:hAnsi="宋体"/>
        </w:rPr>
        <w:t xml:space="preserve">    struct Edge{</w:t>
      </w:r>
    </w:p>
    <w:p w:rsidR="0023534E" w:rsidRPr="0023534E" w:rsidRDefault="0023534E" w:rsidP="0023534E">
      <w:pPr>
        <w:rPr>
          <w:rFonts w:ascii="宋体" w:eastAsia="宋体" w:hAnsi="宋体"/>
        </w:rPr>
      </w:pPr>
      <w:r w:rsidRPr="0023534E">
        <w:rPr>
          <w:rFonts w:ascii="宋体" w:eastAsia="宋体" w:hAnsi="宋体"/>
        </w:rPr>
        <w:t xml:space="preserve">        int v,f,nxt;</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int n,src,sink;</w:t>
      </w:r>
    </w:p>
    <w:p w:rsidR="0023534E" w:rsidRPr="0023534E" w:rsidRDefault="0023534E" w:rsidP="0023534E">
      <w:pPr>
        <w:rPr>
          <w:rFonts w:ascii="宋体" w:eastAsia="宋体" w:hAnsi="宋体"/>
        </w:rPr>
      </w:pPr>
      <w:r w:rsidRPr="0023534E">
        <w:rPr>
          <w:rFonts w:ascii="宋体" w:eastAsia="宋体" w:hAnsi="宋体"/>
        </w:rPr>
        <w:t xml:space="preserve">    int g[maxn+10];</w:t>
      </w:r>
    </w:p>
    <w:p w:rsidR="0023534E" w:rsidRPr="0023534E" w:rsidRDefault="0023534E" w:rsidP="0023534E">
      <w:pPr>
        <w:rPr>
          <w:rFonts w:ascii="宋体" w:eastAsia="宋体" w:hAnsi="宋体"/>
        </w:rPr>
      </w:pPr>
      <w:r w:rsidRPr="0023534E">
        <w:rPr>
          <w:rFonts w:ascii="宋体" w:eastAsia="宋体" w:hAnsi="宋体"/>
        </w:rPr>
        <w:t xml:space="preserve">    int nume;</w:t>
      </w:r>
    </w:p>
    <w:p w:rsidR="0023534E" w:rsidRPr="0023534E" w:rsidRDefault="0023534E" w:rsidP="0023534E">
      <w:pPr>
        <w:rPr>
          <w:rFonts w:ascii="宋体" w:eastAsia="宋体" w:hAnsi="宋体"/>
        </w:rPr>
      </w:pPr>
      <w:r w:rsidRPr="0023534E">
        <w:rPr>
          <w:rFonts w:ascii="宋体" w:eastAsia="宋体" w:hAnsi="宋体"/>
        </w:rPr>
        <w:t xml:space="preserve">    Edge e[maxm*2+10];</w:t>
      </w:r>
    </w:p>
    <w:p w:rsidR="0023534E" w:rsidRPr="0023534E" w:rsidRDefault="0023534E" w:rsidP="0023534E">
      <w:pPr>
        <w:rPr>
          <w:rFonts w:ascii="宋体" w:eastAsia="宋体" w:hAnsi="宋体"/>
        </w:rPr>
      </w:pPr>
      <w:r w:rsidRPr="0023534E">
        <w:rPr>
          <w:rFonts w:ascii="宋体" w:eastAsia="宋体" w:hAnsi="宋体"/>
        </w:rPr>
        <w:t xml:space="preserve">    void addege(int u,int v,int c){</w:t>
      </w:r>
    </w:p>
    <w:p w:rsidR="0023534E" w:rsidRPr="0023534E" w:rsidRDefault="0023534E" w:rsidP="0023534E">
      <w:pPr>
        <w:rPr>
          <w:rFonts w:ascii="宋体" w:eastAsia="宋体" w:hAnsi="宋体"/>
        </w:rPr>
      </w:pPr>
      <w:r w:rsidRPr="0023534E">
        <w:rPr>
          <w:rFonts w:ascii="宋体" w:eastAsia="宋体" w:hAnsi="宋体"/>
        </w:rPr>
        <w:lastRenderedPageBreak/>
        <w:t xml:space="preserve">        e[++nume].v=v;</w:t>
      </w:r>
    </w:p>
    <w:p w:rsidR="0023534E" w:rsidRPr="0023534E" w:rsidRDefault="0023534E" w:rsidP="0023534E">
      <w:pPr>
        <w:rPr>
          <w:rFonts w:ascii="宋体" w:eastAsia="宋体" w:hAnsi="宋体"/>
        </w:rPr>
      </w:pPr>
      <w:r w:rsidRPr="0023534E">
        <w:rPr>
          <w:rFonts w:ascii="宋体" w:eastAsia="宋体" w:hAnsi="宋体"/>
        </w:rPr>
        <w:t xml:space="preserve">        e[nume].f=c;</w:t>
      </w:r>
    </w:p>
    <w:p w:rsidR="0023534E" w:rsidRPr="0023534E" w:rsidRDefault="0023534E" w:rsidP="0023534E">
      <w:pPr>
        <w:rPr>
          <w:rFonts w:ascii="宋体" w:eastAsia="宋体" w:hAnsi="宋体"/>
        </w:rPr>
      </w:pPr>
      <w:r w:rsidRPr="0023534E">
        <w:rPr>
          <w:rFonts w:ascii="宋体" w:eastAsia="宋体" w:hAnsi="宋体"/>
        </w:rPr>
        <w:t xml:space="preserve">        e[nume].nxt=g[u];</w:t>
      </w:r>
    </w:p>
    <w:p w:rsidR="0023534E" w:rsidRPr="0023534E" w:rsidRDefault="0023534E" w:rsidP="0023534E">
      <w:pPr>
        <w:rPr>
          <w:rFonts w:ascii="宋体" w:eastAsia="宋体" w:hAnsi="宋体"/>
        </w:rPr>
      </w:pPr>
      <w:r w:rsidRPr="0023534E">
        <w:rPr>
          <w:rFonts w:ascii="宋体" w:eastAsia="宋体" w:hAnsi="宋体"/>
        </w:rPr>
        <w:t xml:space="preserve">        g[u]=nume;</w:t>
      </w:r>
    </w:p>
    <w:p w:rsidR="0023534E" w:rsidRPr="0023534E" w:rsidRDefault="0023534E" w:rsidP="0023534E">
      <w:pPr>
        <w:rPr>
          <w:rFonts w:ascii="宋体" w:eastAsia="宋体" w:hAnsi="宋体"/>
        </w:rPr>
      </w:pPr>
      <w:r w:rsidRPr="0023534E">
        <w:rPr>
          <w:rFonts w:ascii="宋体" w:eastAsia="宋体" w:hAnsi="宋体"/>
        </w:rPr>
        <w:t xml:space="preserve">        e[++nume].v=u;</w:t>
      </w:r>
    </w:p>
    <w:p w:rsidR="0023534E" w:rsidRPr="0023534E" w:rsidRDefault="0023534E" w:rsidP="0023534E">
      <w:pPr>
        <w:rPr>
          <w:rFonts w:ascii="宋体" w:eastAsia="宋体" w:hAnsi="宋体"/>
        </w:rPr>
      </w:pPr>
      <w:r w:rsidRPr="0023534E">
        <w:rPr>
          <w:rFonts w:ascii="宋体" w:eastAsia="宋体" w:hAnsi="宋体"/>
        </w:rPr>
        <w:t xml:space="preserve">        e[nume].f=0;</w:t>
      </w:r>
    </w:p>
    <w:p w:rsidR="0023534E" w:rsidRPr="0023534E" w:rsidRDefault="0023534E" w:rsidP="0023534E">
      <w:pPr>
        <w:rPr>
          <w:rFonts w:ascii="宋体" w:eastAsia="宋体" w:hAnsi="宋体"/>
        </w:rPr>
      </w:pPr>
      <w:r w:rsidRPr="0023534E">
        <w:rPr>
          <w:rFonts w:ascii="宋体" w:eastAsia="宋体" w:hAnsi="宋体"/>
        </w:rPr>
        <w:t xml:space="preserve">        e[nume].nxt=g[v];</w:t>
      </w:r>
    </w:p>
    <w:p w:rsidR="0023534E" w:rsidRPr="0023534E" w:rsidRDefault="0023534E" w:rsidP="0023534E">
      <w:pPr>
        <w:rPr>
          <w:rFonts w:ascii="宋体" w:eastAsia="宋体" w:hAnsi="宋体"/>
        </w:rPr>
      </w:pPr>
      <w:r w:rsidRPr="0023534E">
        <w:rPr>
          <w:rFonts w:ascii="宋体" w:eastAsia="宋体" w:hAnsi="宋体"/>
        </w:rPr>
        <w:t xml:space="preserve">        g[v]=nume;</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void init(){</w:t>
      </w:r>
    </w:p>
    <w:p w:rsidR="0023534E" w:rsidRPr="0023534E" w:rsidRDefault="0023534E" w:rsidP="0023534E">
      <w:pPr>
        <w:rPr>
          <w:rFonts w:ascii="宋体" w:eastAsia="宋体" w:hAnsi="宋体"/>
        </w:rPr>
      </w:pPr>
      <w:r w:rsidRPr="0023534E">
        <w:rPr>
          <w:rFonts w:ascii="宋体" w:eastAsia="宋体" w:hAnsi="宋体"/>
        </w:rPr>
        <w:t xml:space="preserve">        memset(g,0,sizeof(g));</w:t>
      </w:r>
    </w:p>
    <w:p w:rsidR="0023534E" w:rsidRPr="0023534E" w:rsidRDefault="0023534E" w:rsidP="0023534E">
      <w:pPr>
        <w:rPr>
          <w:rFonts w:ascii="宋体" w:eastAsia="宋体" w:hAnsi="宋体"/>
        </w:rPr>
      </w:pPr>
      <w:r w:rsidRPr="0023534E">
        <w:rPr>
          <w:rFonts w:ascii="宋体" w:eastAsia="宋体" w:hAnsi="宋体"/>
        </w:rPr>
        <w:t xml:space="preserve">        nume=1;</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queue&lt;int&gt; que;</w:t>
      </w:r>
    </w:p>
    <w:p w:rsidR="0023534E" w:rsidRPr="0023534E" w:rsidRDefault="0023534E" w:rsidP="0023534E">
      <w:pPr>
        <w:rPr>
          <w:rFonts w:ascii="宋体" w:eastAsia="宋体" w:hAnsi="宋体"/>
        </w:rPr>
      </w:pPr>
      <w:r w:rsidRPr="0023534E">
        <w:rPr>
          <w:rFonts w:ascii="宋体" w:eastAsia="宋体" w:hAnsi="宋体"/>
        </w:rPr>
        <w:t xml:space="preserve">    bool vis[maxn+10];</w:t>
      </w:r>
    </w:p>
    <w:p w:rsidR="0023534E" w:rsidRPr="0023534E" w:rsidRDefault="0023534E" w:rsidP="0023534E">
      <w:pPr>
        <w:rPr>
          <w:rFonts w:ascii="宋体" w:eastAsia="宋体" w:hAnsi="宋体"/>
        </w:rPr>
      </w:pPr>
      <w:r w:rsidRPr="0023534E">
        <w:rPr>
          <w:rFonts w:ascii="宋体" w:eastAsia="宋体" w:hAnsi="宋体"/>
        </w:rPr>
        <w:t xml:space="preserve">    int dist[maxn+10];</w:t>
      </w:r>
    </w:p>
    <w:p w:rsidR="0023534E" w:rsidRPr="0023534E" w:rsidRDefault="0023534E" w:rsidP="0023534E">
      <w:pPr>
        <w:rPr>
          <w:rFonts w:ascii="宋体" w:eastAsia="宋体" w:hAnsi="宋体"/>
        </w:rPr>
      </w:pPr>
      <w:r w:rsidRPr="0023534E">
        <w:rPr>
          <w:rFonts w:ascii="宋体" w:eastAsia="宋体" w:hAnsi="宋体"/>
        </w:rPr>
        <w:t xml:space="preserve">    void bfs(){</w:t>
      </w:r>
    </w:p>
    <w:p w:rsidR="0023534E" w:rsidRPr="0023534E" w:rsidRDefault="0023534E" w:rsidP="0023534E">
      <w:pPr>
        <w:rPr>
          <w:rFonts w:ascii="宋体" w:eastAsia="宋体" w:hAnsi="宋体"/>
        </w:rPr>
      </w:pPr>
      <w:r w:rsidRPr="0023534E">
        <w:rPr>
          <w:rFonts w:ascii="宋体" w:eastAsia="宋体" w:hAnsi="宋体"/>
        </w:rPr>
        <w:t xml:space="preserve">        memset(dist,0,sizeof(dist));</w:t>
      </w:r>
    </w:p>
    <w:p w:rsidR="0023534E" w:rsidRPr="0023534E" w:rsidRDefault="0023534E" w:rsidP="0023534E">
      <w:pPr>
        <w:rPr>
          <w:rFonts w:ascii="宋体" w:eastAsia="宋体" w:hAnsi="宋体"/>
        </w:rPr>
      </w:pPr>
      <w:r w:rsidRPr="0023534E">
        <w:rPr>
          <w:rFonts w:ascii="宋体" w:eastAsia="宋体" w:hAnsi="宋体"/>
        </w:rPr>
        <w:t xml:space="preserve">        while(!que.empty()) que.pop();</w:t>
      </w:r>
    </w:p>
    <w:p w:rsidR="0023534E" w:rsidRPr="0023534E" w:rsidRDefault="0023534E" w:rsidP="0023534E">
      <w:pPr>
        <w:rPr>
          <w:rFonts w:ascii="宋体" w:eastAsia="宋体" w:hAnsi="宋体"/>
        </w:rPr>
      </w:pPr>
      <w:r w:rsidRPr="0023534E">
        <w:rPr>
          <w:rFonts w:ascii="宋体" w:eastAsia="宋体" w:hAnsi="宋体"/>
        </w:rPr>
        <w:t xml:space="preserve">        vis[src]=true;</w:t>
      </w:r>
    </w:p>
    <w:p w:rsidR="0023534E" w:rsidRPr="0023534E" w:rsidRDefault="0023534E" w:rsidP="0023534E">
      <w:pPr>
        <w:rPr>
          <w:rFonts w:ascii="宋体" w:eastAsia="宋体" w:hAnsi="宋体"/>
        </w:rPr>
      </w:pPr>
      <w:r w:rsidRPr="0023534E">
        <w:rPr>
          <w:rFonts w:ascii="宋体" w:eastAsia="宋体" w:hAnsi="宋体"/>
        </w:rPr>
        <w:t xml:space="preserve">        que.push(src);</w:t>
      </w:r>
    </w:p>
    <w:p w:rsidR="0023534E" w:rsidRPr="0023534E" w:rsidRDefault="0023534E" w:rsidP="0023534E">
      <w:pPr>
        <w:rPr>
          <w:rFonts w:ascii="宋体" w:eastAsia="宋体" w:hAnsi="宋体"/>
        </w:rPr>
      </w:pPr>
      <w:r w:rsidRPr="0023534E">
        <w:rPr>
          <w:rFonts w:ascii="宋体" w:eastAsia="宋体" w:hAnsi="宋体"/>
        </w:rPr>
        <w:t xml:space="preserve">        while(!que.empty()){</w:t>
      </w:r>
    </w:p>
    <w:p w:rsidR="0023534E" w:rsidRPr="0023534E" w:rsidRDefault="0023534E" w:rsidP="0023534E">
      <w:pPr>
        <w:rPr>
          <w:rFonts w:ascii="宋体" w:eastAsia="宋体" w:hAnsi="宋体"/>
        </w:rPr>
      </w:pPr>
      <w:r w:rsidRPr="0023534E">
        <w:rPr>
          <w:rFonts w:ascii="宋体" w:eastAsia="宋体" w:hAnsi="宋体"/>
        </w:rPr>
        <w:t xml:space="preserve">            int u=que.front();</w:t>
      </w:r>
    </w:p>
    <w:p w:rsidR="0023534E" w:rsidRPr="0023534E" w:rsidRDefault="0023534E" w:rsidP="0023534E">
      <w:pPr>
        <w:rPr>
          <w:rFonts w:ascii="宋体" w:eastAsia="宋体" w:hAnsi="宋体"/>
        </w:rPr>
      </w:pPr>
      <w:r w:rsidRPr="0023534E">
        <w:rPr>
          <w:rFonts w:ascii="宋体" w:eastAsia="宋体" w:hAnsi="宋体"/>
        </w:rPr>
        <w:t xml:space="preserve">            que.pop();</w:t>
      </w:r>
    </w:p>
    <w:p w:rsidR="0023534E" w:rsidRPr="0023534E" w:rsidRDefault="0023534E" w:rsidP="0023534E">
      <w:pPr>
        <w:rPr>
          <w:rFonts w:ascii="宋体" w:eastAsia="宋体" w:hAnsi="宋体"/>
        </w:rPr>
      </w:pPr>
      <w:r w:rsidRPr="0023534E">
        <w:rPr>
          <w:rFonts w:ascii="宋体" w:eastAsia="宋体" w:hAnsi="宋体"/>
        </w:rPr>
        <w:t xml:space="preserve">            for(int i=g[u];i;i=e[i].nxt)</w:t>
      </w:r>
    </w:p>
    <w:p w:rsidR="0023534E" w:rsidRPr="0023534E" w:rsidRDefault="0023534E" w:rsidP="0023534E">
      <w:pPr>
        <w:rPr>
          <w:rFonts w:ascii="宋体" w:eastAsia="宋体" w:hAnsi="宋体"/>
        </w:rPr>
      </w:pPr>
      <w:r w:rsidRPr="0023534E">
        <w:rPr>
          <w:rFonts w:ascii="宋体" w:eastAsia="宋体" w:hAnsi="宋体"/>
        </w:rPr>
        <w:t xml:space="preserve">            if(e[i].f&amp;&amp;!vis[e[i].v]){</w:t>
      </w:r>
    </w:p>
    <w:p w:rsidR="0023534E" w:rsidRPr="0023534E" w:rsidRDefault="0023534E" w:rsidP="0023534E">
      <w:pPr>
        <w:rPr>
          <w:rFonts w:ascii="宋体" w:eastAsia="宋体" w:hAnsi="宋体"/>
        </w:rPr>
      </w:pPr>
      <w:r w:rsidRPr="0023534E">
        <w:rPr>
          <w:rFonts w:ascii="宋体" w:eastAsia="宋体" w:hAnsi="宋体"/>
        </w:rPr>
        <w:t xml:space="preserve">                que.push(e[i].v);</w:t>
      </w:r>
    </w:p>
    <w:p w:rsidR="0023534E" w:rsidRPr="0023534E" w:rsidRDefault="0023534E" w:rsidP="0023534E">
      <w:pPr>
        <w:rPr>
          <w:rFonts w:ascii="宋体" w:eastAsia="宋体" w:hAnsi="宋体"/>
        </w:rPr>
      </w:pPr>
      <w:r w:rsidRPr="0023534E">
        <w:rPr>
          <w:rFonts w:ascii="宋体" w:eastAsia="宋体" w:hAnsi="宋体"/>
        </w:rPr>
        <w:t xml:space="preserve">                dist[e[i].v]=dist[u]+1;</w:t>
      </w:r>
    </w:p>
    <w:p w:rsidR="0023534E" w:rsidRPr="0023534E" w:rsidRDefault="0023534E" w:rsidP="0023534E">
      <w:pPr>
        <w:rPr>
          <w:rFonts w:ascii="宋体" w:eastAsia="宋体" w:hAnsi="宋体"/>
        </w:rPr>
      </w:pPr>
      <w:r w:rsidRPr="0023534E">
        <w:rPr>
          <w:rFonts w:ascii="宋体" w:eastAsia="宋体" w:hAnsi="宋体"/>
        </w:rPr>
        <w:t xml:space="preserve">                vis[e[i].v]=true;</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int dfs(int u,int delta){</w:t>
      </w:r>
    </w:p>
    <w:p w:rsidR="0023534E" w:rsidRPr="0023534E" w:rsidRDefault="0023534E" w:rsidP="0023534E">
      <w:pPr>
        <w:rPr>
          <w:rFonts w:ascii="宋体" w:eastAsia="宋体" w:hAnsi="宋体"/>
        </w:rPr>
      </w:pPr>
      <w:r w:rsidRPr="0023534E">
        <w:rPr>
          <w:rFonts w:ascii="宋体" w:eastAsia="宋体" w:hAnsi="宋体"/>
        </w:rPr>
        <w:t xml:space="preserve">        if(u==sink){</w:t>
      </w:r>
    </w:p>
    <w:p w:rsidR="0023534E" w:rsidRPr="0023534E" w:rsidRDefault="0023534E" w:rsidP="0023534E">
      <w:pPr>
        <w:rPr>
          <w:rFonts w:ascii="宋体" w:eastAsia="宋体" w:hAnsi="宋体"/>
        </w:rPr>
      </w:pPr>
      <w:r w:rsidRPr="0023534E">
        <w:rPr>
          <w:rFonts w:ascii="宋体" w:eastAsia="宋体" w:hAnsi="宋体"/>
        </w:rPr>
        <w:t xml:space="preserve">            return delta;</w:t>
      </w:r>
    </w:p>
    <w:p w:rsidR="0023534E" w:rsidRPr="0023534E" w:rsidRDefault="0023534E" w:rsidP="0023534E">
      <w:pPr>
        <w:rPr>
          <w:rFonts w:ascii="宋体" w:eastAsia="宋体" w:hAnsi="宋体"/>
        </w:rPr>
      </w:pPr>
      <w:r w:rsidRPr="0023534E">
        <w:rPr>
          <w:rFonts w:ascii="宋体" w:eastAsia="宋体" w:hAnsi="宋体"/>
        </w:rPr>
        <w:t xml:space="preserve">        }else{</w:t>
      </w:r>
    </w:p>
    <w:p w:rsidR="0023534E" w:rsidRPr="0023534E" w:rsidRDefault="0023534E" w:rsidP="0023534E">
      <w:pPr>
        <w:rPr>
          <w:rFonts w:ascii="宋体" w:eastAsia="宋体" w:hAnsi="宋体"/>
        </w:rPr>
      </w:pPr>
      <w:r w:rsidRPr="0023534E">
        <w:rPr>
          <w:rFonts w:ascii="宋体" w:eastAsia="宋体" w:hAnsi="宋体"/>
        </w:rPr>
        <w:t xml:space="preserve">            int ret=0;</w:t>
      </w:r>
    </w:p>
    <w:p w:rsidR="0023534E" w:rsidRPr="0023534E" w:rsidRDefault="0023534E" w:rsidP="0023534E">
      <w:pPr>
        <w:rPr>
          <w:rFonts w:ascii="宋体" w:eastAsia="宋体" w:hAnsi="宋体"/>
        </w:rPr>
      </w:pPr>
      <w:r w:rsidRPr="0023534E">
        <w:rPr>
          <w:rFonts w:ascii="宋体" w:eastAsia="宋体" w:hAnsi="宋体"/>
        </w:rPr>
        <w:t xml:space="preserve">            for(int i=g[u];delta&amp;&amp;i;i=e[i].nxt)</w:t>
      </w:r>
    </w:p>
    <w:p w:rsidR="0023534E" w:rsidRPr="0023534E" w:rsidRDefault="0023534E" w:rsidP="0023534E">
      <w:pPr>
        <w:rPr>
          <w:rFonts w:ascii="宋体" w:eastAsia="宋体" w:hAnsi="宋体"/>
        </w:rPr>
      </w:pPr>
      <w:r w:rsidRPr="0023534E">
        <w:rPr>
          <w:rFonts w:ascii="宋体" w:eastAsia="宋体" w:hAnsi="宋体"/>
        </w:rPr>
        <w:t xml:space="preserve">            if(e[i].f&amp;&amp;dist[e[i].v]==dist[u]+1){</w:t>
      </w:r>
    </w:p>
    <w:p w:rsidR="0023534E" w:rsidRPr="0023534E" w:rsidRDefault="0023534E" w:rsidP="0023534E">
      <w:pPr>
        <w:rPr>
          <w:rFonts w:ascii="宋体" w:eastAsia="宋体" w:hAnsi="宋体"/>
        </w:rPr>
      </w:pPr>
      <w:r w:rsidRPr="0023534E">
        <w:rPr>
          <w:rFonts w:ascii="宋体" w:eastAsia="宋体" w:hAnsi="宋体"/>
        </w:rPr>
        <w:t xml:space="preserve">                int dd=dfs(e[i].v,min(e[i].f,delta));</w:t>
      </w:r>
    </w:p>
    <w:p w:rsidR="0023534E" w:rsidRPr="0023534E" w:rsidRDefault="0023534E" w:rsidP="0023534E">
      <w:pPr>
        <w:rPr>
          <w:rFonts w:ascii="宋体" w:eastAsia="宋体" w:hAnsi="宋体"/>
        </w:rPr>
      </w:pPr>
      <w:r w:rsidRPr="0023534E">
        <w:rPr>
          <w:rFonts w:ascii="宋体" w:eastAsia="宋体" w:hAnsi="宋体"/>
        </w:rPr>
        <w:t xml:space="preserve">                e[i].f-=dd;</w:t>
      </w:r>
    </w:p>
    <w:p w:rsidR="0023534E" w:rsidRPr="0023534E" w:rsidRDefault="0023534E" w:rsidP="0023534E">
      <w:pPr>
        <w:rPr>
          <w:rFonts w:ascii="宋体" w:eastAsia="宋体" w:hAnsi="宋体"/>
        </w:rPr>
      </w:pPr>
      <w:r w:rsidRPr="0023534E">
        <w:rPr>
          <w:rFonts w:ascii="宋体" w:eastAsia="宋体" w:hAnsi="宋体"/>
        </w:rPr>
        <w:t xml:space="preserve">                e[i^1].f+=dd;</w:t>
      </w:r>
    </w:p>
    <w:p w:rsidR="0023534E" w:rsidRPr="0023534E" w:rsidRDefault="0023534E" w:rsidP="0023534E">
      <w:pPr>
        <w:rPr>
          <w:rFonts w:ascii="宋体" w:eastAsia="宋体" w:hAnsi="宋体"/>
        </w:rPr>
      </w:pPr>
      <w:r w:rsidRPr="0023534E">
        <w:rPr>
          <w:rFonts w:ascii="宋体" w:eastAsia="宋体" w:hAnsi="宋体"/>
        </w:rPr>
        <w:t xml:space="preserve">                delta-=dd;</w:t>
      </w:r>
    </w:p>
    <w:p w:rsidR="0023534E" w:rsidRPr="0023534E" w:rsidRDefault="0023534E" w:rsidP="0023534E">
      <w:pPr>
        <w:rPr>
          <w:rFonts w:ascii="宋体" w:eastAsia="宋体" w:hAnsi="宋体"/>
        </w:rPr>
      </w:pPr>
      <w:r w:rsidRPr="0023534E">
        <w:rPr>
          <w:rFonts w:ascii="宋体" w:eastAsia="宋体" w:hAnsi="宋体"/>
        </w:rPr>
        <w:t xml:space="preserve">                ret+=dd;</w:t>
      </w:r>
    </w:p>
    <w:p w:rsidR="0023534E" w:rsidRPr="0023534E" w:rsidRDefault="0023534E" w:rsidP="0023534E">
      <w:pPr>
        <w:rPr>
          <w:rFonts w:ascii="宋体" w:eastAsia="宋体" w:hAnsi="宋体"/>
        </w:rPr>
      </w:pPr>
      <w:r w:rsidRPr="0023534E">
        <w:rPr>
          <w:rFonts w:ascii="宋体" w:eastAsia="宋体" w:hAnsi="宋体"/>
        </w:rPr>
        <w:lastRenderedPageBreak/>
        <w:t xml:space="preserve">            }</w:t>
      </w:r>
    </w:p>
    <w:p w:rsidR="0023534E" w:rsidRPr="0023534E" w:rsidRDefault="0023534E" w:rsidP="0023534E">
      <w:pPr>
        <w:rPr>
          <w:rFonts w:ascii="宋体" w:eastAsia="宋体" w:hAnsi="宋体"/>
        </w:rPr>
      </w:pPr>
      <w:r w:rsidRPr="0023534E">
        <w:rPr>
          <w:rFonts w:ascii="宋体" w:eastAsia="宋体" w:hAnsi="宋体"/>
        </w:rPr>
        <w:t xml:space="preserve">            return ret;</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int maxflow(){</w:t>
      </w:r>
    </w:p>
    <w:p w:rsidR="0023534E" w:rsidRPr="0023534E" w:rsidRDefault="0023534E" w:rsidP="0023534E">
      <w:pPr>
        <w:rPr>
          <w:rFonts w:ascii="宋体" w:eastAsia="宋体" w:hAnsi="宋体"/>
        </w:rPr>
      </w:pPr>
      <w:r w:rsidRPr="0023534E">
        <w:rPr>
          <w:rFonts w:ascii="宋体" w:eastAsia="宋体" w:hAnsi="宋体"/>
        </w:rPr>
        <w:t xml:space="preserve">        int ret=0;</w:t>
      </w:r>
    </w:p>
    <w:p w:rsidR="0023534E" w:rsidRPr="0023534E" w:rsidRDefault="0023534E" w:rsidP="0023534E">
      <w:pPr>
        <w:rPr>
          <w:rFonts w:ascii="宋体" w:eastAsia="宋体" w:hAnsi="宋体"/>
        </w:rPr>
      </w:pPr>
      <w:r w:rsidRPr="0023534E">
        <w:rPr>
          <w:rFonts w:ascii="宋体" w:eastAsia="宋体" w:hAnsi="宋体"/>
        </w:rPr>
        <w:t xml:space="preserve">        while(true){</w:t>
      </w:r>
    </w:p>
    <w:p w:rsidR="0023534E" w:rsidRPr="0023534E" w:rsidRDefault="0023534E" w:rsidP="0023534E">
      <w:pPr>
        <w:rPr>
          <w:rFonts w:ascii="宋体" w:eastAsia="宋体" w:hAnsi="宋体"/>
        </w:rPr>
      </w:pPr>
      <w:r w:rsidRPr="0023534E">
        <w:rPr>
          <w:rFonts w:ascii="宋体" w:eastAsia="宋体" w:hAnsi="宋体"/>
        </w:rPr>
        <w:t xml:space="preserve">            memset(vis,0,sizeof(vis));</w:t>
      </w:r>
    </w:p>
    <w:p w:rsidR="0023534E" w:rsidRPr="0023534E" w:rsidRDefault="0023534E" w:rsidP="0023534E">
      <w:pPr>
        <w:rPr>
          <w:rFonts w:ascii="宋体" w:eastAsia="宋体" w:hAnsi="宋体"/>
        </w:rPr>
      </w:pPr>
      <w:r w:rsidRPr="0023534E">
        <w:rPr>
          <w:rFonts w:ascii="宋体" w:eastAsia="宋体" w:hAnsi="宋体"/>
        </w:rPr>
        <w:t xml:space="preserve">            bfs();</w:t>
      </w:r>
    </w:p>
    <w:p w:rsidR="0023534E" w:rsidRPr="0023534E" w:rsidRDefault="0023534E" w:rsidP="0023534E">
      <w:pPr>
        <w:rPr>
          <w:rFonts w:ascii="宋体" w:eastAsia="宋体" w:hAnsi="宋体"/>
        </w:rPr>
      </w:pPr>
      <w:r w:rsidRPr="0023534E">
        <w:rPr>
          <w:rFonts w:ascii="宋体" w:eastAsia="宋体" w:hAnsi="宋体"/>
        </w:rPr>
        <w:t xml:space="preserve">            if(!vis[sink]) return ret;</w:t>
      </w:r>
    </w:p>
    <w:p w:rsidR="0023534E" w:rsidRPr="0023534E" w:rsidRDefault="0023534E" w:rsidP="0023534E">
      <w:pPr>
        <w:rPr>
          <w:rFonts w:ascii="宋体" w:eastAsia="宋体" w:hAnsi="宋体"/>
        </w:rPr>
      </w:pPr>
      <w:r w:rsidRPr="0023534E">
        <w:rPr>
          <w:rFonts w:ascii="宋体" w:eastAsia="宋体" w:hAnsi="宋体"/>
        </w:rPr>
        <w:t xml:space="preserve">            ret+=dfs(src,inf);</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p>
    <w:p w:rsidR="0023534E" w:rsidRPr="0023534E" w:rsidRDefault="0023534E" w:rsidP="0023534E">
      <w:pPr>
        <w:rPr>
          <w:rFonts w:ascii="宋体" w:eastAsia="宋体" w:hAnsi="宋体"/>
        </w:rPr>
      </w:pPr>
      <w:r w:rsidRPr="0023534E">
        <w:rPr>
          <w:rFonts w:ascii="宋体" w:eastAsia="宋体" w:hAnsi="宋体"/>
        </w:rPr>
        <w:t>}DINIC;</w:t>
      </w:r>
    </w:p>
    <w:p w:rsidR="0023534E" w:rsidRPr="0023534E" w:rsidRDefault="0023534E" w:rsidP="0023534E">
      <w:pPr>
        <w:rPr>
          <w:rFonts w:ascii="宋体" w:eastAsia="宋体" w:hAnsi="宋体"/>
        </w:rPr>
      </w:pPr>
    </w:p>
    <w:p w:rsidR="0023534E" w:rsidRPr="0023534E" w:rsidRDefault="0023534E" w:rsidP="0023534E">
      <w:pPr>
        <w:rPr>
          <w:rFonts w:ascii="宋体" w:eastAsia="宋体" w:hAnsi="宋体"/>
        </w:rPr>
      </w:pPr>
      <w:r w:rsidRPr="0023534E">
        <w:rPr>
          <w:rFonts w:ascii="宋体" w:eastAsia="宋体" w:hAnsi="宋体"/>
        </w:rPr>
        <w:t>bool lowbound_flow(int n,int source,int sink,vector&lt;int&gt; u,vector&lt;int&gt; v,vector&lt;int&gt; L,vector&lt;int&gt; U){</w:t>
      </w:r>
    </w:p>
    <w:p w:rsidR="0023534E" w:rsidRPr="0023534E" w:rsidRDefault="0023534E" w:rsidP="0023534E">
      <w:pPr>
        <w:rPr>
          <w:rFonts w:ascii="宋体" w:eastAsia="宋体" w:hAnsi="宋体"/>
        </w:rPr>
      </w:pPr>
      <w:r w:rsidRPr="0023534E">
        <w:rPr>
          <w:rFonts w:ascii="宋体" w:eastAsia="宋体" w:hAnsi="宋体"/>
        </w:rPr>
        <w:t xml:space="preserve">        DINIC.init();</w:t>
      </w:r>
    </w:p>
    <w:p w:rsidR="0023534E" w:rsidRPr="0023534E" w:rsidRDefault="0023534E" w:rsidP="0023534E">
      <w:pPr>
        <w:rPr>
          <w:rFonts w:ascii="宋体" w:eastAsia="宋体" w:hAnsi="宋体"/>
        </w:rPr>
      </w:pPr>
      <w:r w:rsidRPr="0023534E">
        <w:rPr>
          <w:rFonts w:ascii="宋体" w:eastAsia="宋体" w:hAnsi="宋体"/>
        </w:rPr>
        <w:t xml:space="preserve">        vector&lt;int&gt; tot_in(n+1),tot_out(n+1);</w:t>
      </w:r>
    </w:p>
    <w:p w:rsidR="0023534E" w:rsidRPr="0023534E" w:rsidRDefault="0023534E" w:rsidP="0023534E">
      <w:pPr>
        <w:rPr>
          <w:rFonts w:ascii="宋体" w:eastAsia="宋体" w:hAnsi="宋体"/>
        </w:rPr>
      </w:pPr>
      <w:r w:rsidRPr="0023534E">
        <w:rPr>
          <w:rFonts w:ascii="宋体" w:eastAsia="宋体" w:hAnsi="宋体"/>
        </w:rPr>
        <w:t xml:space="preserve">        for(int i=0;i&lt;(int)u.size();++i){</w:t>
      </w:r>
    </w:p>
    <w:p w:rsidR="0023534E" w:rsidRPr="0023534E" w:rsidRDefault="0023534E" w:rsidP="0023534E">
      <w:pPr>
        <w:rPr>
          <w:rFonts w:ascii="宋体" w:eastAsia="宋体" w:hAnsi="宋体"/>
        </w:rPr>
      </w:pPr>
      <w:r w:rsidRPr="0023534E">
        <w:rPr>
          <w:rFonts w:ascii="宋体" w:eastAsia="宋体" w:hAnsi="宋体"/>
        </w:rPr>
        <w:t xml:space="preserve">            if(U[i]&lt;L[i]){</w:t>
      </w:r>
    </w:p>
    <w:p w:rsidR="0023534E" w:rsidRPr="0023534E" w:rsidRDefault="0023534E" w:rsidP="0023534E">
      <w:pPr>
        <w:rPr>
          <w:rFonts w:ascii="宋体" w:eastAsia="宋体" w:hAnsi="宋体"/>
        </w:rPr>
      </w:pPr>
      <w:r w:rsidRPr="0023534E">
        <w:rPr>
          <w:rFonts w:ascii="宋体" w:eastAsia="宋体" w:hAnsi="宋体"/>
        </w:rPr>
        <w:t xml:space="preserve">                return 0;</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tot_in[v[i]]+=L[i];</w:t>
      </w:r>
    </w:p>
    <w:p w:rsidR="0023534E" w:rsidRPr="0023534E" w:rsidRDefault="0023534E" w:rsidP="0023534E">
      <w:pPr>
        <w:rPr>
          <w:rFonts w:ascii="宋体" w:eastAsia="宋体" w:hAnsi="宋体"/>
        </w:rPr>
      </w:pPr>
      <w:r w:rsidRPr="0023534E">
        <w:rPr>
          <w:rFonts w:ascii="宋体" w:eastAsia="宋体" w:hAnsi="宋体"/>
        </w:rPr>
        <w:t xml:space="preserve">            tot_out[u[i]]+=L[i];</w:t>
      </w:r>
    </w:p>
    <w:p w:rsidR="0023534E" w:rsidRPr="0023534E" w:rsidRDefault="0023534E" w:rsidP="0023534E">
      <w:pPr>
        <w:rPr>
          <w:rFonts w:ascii="宋体" w:eastAsia="宋体" w:hAnsi="宋体"/>
        </w:rPr>
      </w:pPr>
      <w:r w:rsidRPr="0023534E">
        <w:rPr>
          <w:rFonts w:ascii="宋体" w:eastAsia="宋体" w:hAnsi="宋体"/>
        </w:rPr>
        <w:t xml:space="preserve">            DINIC.addege(u[i],v[i],U[i]-L[i]);</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DINIC.addege(sink,source,1000000000);</w:t>
      </w:r>
    </w:p>
    <w:p w:rsidR="0023534E" w:rsidRPr="0023534E" w:rsidRDefault="0023534E" w:rsidP="0023534E">
      <w:pPr>
        <w:rPr>
          <w:rFonts w:ascii="宋体" w:eastAsia="宋体" w:hAnsi="宋体"/>
        </w:rPr>
      </w:pPr>
      <w:r w:rsidRPr="0023534E">
        <w:rPr>
          <w:rFonts w:ascii="宋体" w:eastAsia="宋体" w:hAnsi="宋体"/>
        </w:rPr>
        <w:t xml:space="preserve">        int super_source=n+1;</w:t>
      </w:r>
    </w:p>
    <w:p w:rsidR="0023534E" w:rsidRPr="0023534E" w:rsidRDefault="0023534E" w:rsidP="0023534E">
      <w:pPr>
        <w:rPr>
          <w:rFonts w:ascii="宋体" w:eastAsia="宋体" w:hAnsi="宋体"/>
        </w:rPr>
      </w:pPr>
      <w:r w:rsidRPr="0023534E">
        <w:rPr>
          <w:rFonts w:ascii="宋体" w:eastAsia="宋体" w:hAnsi="宋体"/>
        </w:rPr>
        <w:t xml:space="preserve">        int super_sink=n+2;</w:t>
      </w:r>
    </w:p>
    <w:p w:rsidR="0023534E" w:rsidRPr="0023534E" w:rsidRDefault="0023534E" w:rsidP="0023534E">
      <w:pPr>
        <w:rPr>
          <w:rFonts w:ascii="宋体" w:eastAsia="宋体" w:hAnsi="宋体"/>
        </w:rPr>
      </w:pPr>
      <w:r w:rsidRPr="0023534E">
        <w:rPr>
          <w:rFonts w:ascii="宋体" w:eastAsia="宋体" w:hAnsi="宋体"/>
        </w:rPr>
        <w:t xml:space="preserve">        DINIC.src=super_source;</w:t>
      </w:r>
    </w:p>
    <w:p w:rsidR="0023534E" w:rsidRPr="0023534E" w:rsidRDefault="0023534E" w:rsidP="0023534E">
      <w:pPr>
        <w:rPr>
          <w:rFonts w:ascii="宋体" w:eastAsia="宋体" w:hAnsi="宋体"/>
        </w:rPr>
      </w:pPr>
      <w:r w:rsidRPr="0023534E">
        <w:rPr>
          <w:rFonts w:ascii="宋体" w:eastAsia="宋体" w:hAnsi="宋体"/>
        </w:rPr>
        <w:t xml:space="preserve">        DINIC.sink=super_sink;</w:t>
      </w:r>
    </w:p>
    <w:p w:rsidR="0023534E" w:rsidRPr="0023534E" w:rsidRDefault="0023534E" w:rsidP="0023534E">
      <w:pPr>
        <w:rPr>
          <w:rFonts w:ascii="宋体" w:eastAsia="宋体" w:hAnsi="宋体"/>
        </w:rPr>
      </w:pPr>
      <w:r w:rsidRPr="0023534E">
        <w:rPr>
          <w:rFonts w:ascii="宋体" w:eastAsia="宋体" w:hAnsi="宋体"/>
        </w:rPr>
        <w:t xml:space="preserve">        for(int i=1;i&lt;=n;++i){</w:t>
      </w:r>
    </w:p>
    <w:p w:rsidR="0023534E" w:rsidRPr="0023534E" w:rsidRDefault="0023534E" w:rsidP="0023534E">
      <w:pPr>
        <w:rPr>
          <w:rFonts w:ascii="宋体" w:eastAsia="宋体" w:hAnsi="宋体"/>
        </w:rPr>
      </w:pPr>
      <w:r w:rsidRPr="0023534E">
        <w:rPr>
          <w:rFonts w:ascii="宋体" w:eastAsia="宋体" w:hAnsi="宋体"/>
        </w:rPr>
        <w:t xml:space="preserve">            DINIC.addege(super_source,i,tot_in[i]);</w:t>
      </w:r>
    </w:p>
    <w:p w:rsidR="0023534E" w:rsidRPr="0023534E" w:rsidRDefault="0023534E" w:rsidP="0023534E">
      <w:pPr>
        <w:rPr>
          <w:rFonts w:ascii="宋体" w:eastAsia="宋体" w:hAnsi="宋体"/>
        </w:rPr>
      </w:pPr>
      <w:r w:rsidRPr="0023534E">
        <w:rPr>
          <w:rFonts w:ascii="宋体" w:eastAsia="宋体" w:hAnsi="宋体"/>
        </w:rPr>
        <w:t xml:space="preserve">            DINIC.addege(i,super_sink,tot_out[i]);</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int ans=DINIC.maxflow();</w:t>
      </w:r>
    </w:p>
    <w:p w:rsidR="0023534E" w:rsidRPr="0023534E" w:rsidRDefault="0023534E" w:rsidP="0023534E">
      <w:pPr>
        <w:rPr>
          <w:rFonts w:ascii="宋体" w:eastAsia="宋体" w:hAnsi="宋体"/>
        </w:rPr>
      </w:pPr>
      <w:r w:rsidRPr="0023534E">
        <w:rPr>
          <w:rFonts w:ascii="宋体" w:eastAsia="宋体" w:hAnsi="宋体"/>
        </w:rPr>
        <w:t xml:space="preserve">        //cout&lt;&lt;ans&lt;&lt;endl;</w:t>
      </w:r>
    </w:p>
    <w:p w:rsidR="0023534E" w:rsidRPr="0023534E" w:rsidRDefault="0023534E" w:rsidP="0023534E">
      <w:pPr>
        <w:rPr>
          <w:rFonts w:ascii="宋体" w:eastAsia="宋体" w:hAnsi="宋体"/>
        </w:rPr>
      </w:pPr>
      <w:r w:rsidRPr="0023534E">
        <w:rPr>
          <w:rFonts w:ascii="宋体" w:eastAsia="宋体" w:hAnsi="宋体"/>
        </w:rPr>
        <w:t xml:space="preserve">        for(int i=DINIC.g[super_source];i;i=DINIC.e[i].nxt){</w:t>
      </w:r>
    </w:p>
    <w:p w:rsidR="0023534E" w:rsidRPr="0023534E" w:rsidRDefault="0023534E" w:rsidP="0023534E">
      <w:pPr>
        <w:rPr>
          <w:rFonts w:ascii="宋体" w:eastAsia="宋体" w:hAnsi="宋体"/>
        </w:rPr>
      </w:pPr>
      <w:r w:rsidRPr="0023534E">
        <w:rPr>
          <w:rFonts w:ascii="宋体" w:eastAsia="宋体" w:hAnsi="宋体"/>
        </w:rPr>
        <w:t xml:space="preserve">            if(DINIC.e[i].f!=0){</w:t>
      </w:r>
    </w:p>
    <w:p w:rsidR="0023534E" w:rsidRPr="0023534E" w:rsidRDefault="0023534E" w:rsidP="0023534E">
      <w:pPr>
        <w:rPr>
          <w:rFonts w:ascii="宋体" w:eastAsia="宋体" w:hAnsi="宋体"/>
        </w:rPr>
      </w:pPr>
      <w:r w:rsidRPr="0023534E">
        <w:rPr>
          <w:rFonts w:ascii="宋体" w:eastAsia="宋体" w:hAnsi="宋体"/>
        </w:rPr>
        <w:t xml:space="preserve">                return 0;</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lastRenderedPageBreak/>
        <w:t xml:space="preserve">        return 1;</w:t>
      </w:r>
    </w:p>
    <w:p w:rsidR="0023534E" w:rsidRPr="0023534E" w:rsidRDefault="0023534E" w:rsidP="0023534E">
      <w:pPr>
        <w:rPr>
          <w:rFonts w:ascii="宋体" w:eastAsia="宋体" w:hAnsi="宋体"/>
        </w:rPr>
      </w:pPr>
      <w:r w:rsidRPr="0023534E">
        <w:rPr>
          <w:rFonts w:ascii="宋体" w:eastAsia="宋体" w:hAnsi="宋体"/>
        </w:rPr>
        <w:t>}</w:t>
      </w:r>
    </w:p>
    <w:p w:rsidR="0023534E" w:rsidRPr="0023534E" w:rsidRDefault="0023534E" w:rsidP="0023534E">
      <w:pPr>
        <w:rPr>
          <w:rFonts w:ascii="宋体" w:eastAsia="宋体" w:hAnsi="宋体"/>
        </w:rPr>
      </w:pPr>
    </w:p>
    <w:p w:rsidR="0023534E" w:rsidRPr="0023534E" w:rsidRDefault="0023534E" w:rsidP="0023534E">
      <w:pPr>
        <w:rPr>
          <w:rFonts w:ascii="宋体" w:eastAsia="宋体" w:hAnsi="宋体"/>
        </w:rPr>
      </w:pPr>
      <w:r w:rsidRPr="0023534E">
        <w:rPr>
          <w:rFonts w:ascii="宋体" w:eastAsia="宋体" w:hAnsi="宋体"/>
        </w:rPr>
        <w:t>int main()</w:t>
      </w:r>
    </w:p>
    <w:p w:rsidR="0023534E" w:rsidRPr="0023534E" w:rsidRDefault="0023534E" w:rsidP="0023534E">
      <w:pPr>
        <w:rPr>
          <w:rFonts w:ascii="宋体" w:eastAsia="宋体" w:hAnsi="宋体"/>
        </w:rPr>
      </w:pPr>
      <w:r w:rsidRPr="0023534E">
        <w:rPr>
          <w:rFonts w:ascii="宋体" w:eastAsia="宋体" w:hAnsi="宋体"/>
        </w:rPr>
        <w:t>{</w:t>
      </w:r>
    </w:p>
    <w:p w:rsidR="0023534E" w:rsidRPr="0023534E" w:rsidRDefault="0023534E" w:rsidP="0023534E">
      <w:pPr>
        <w:rPr>
          <w:rFonts w:ascii="宋体" w:eastAsia="宋体" w:hAnsi="宋体"/>
        </w:rPr>
      </w:pPr>
      <w:r w:rsidRPr="0023534E">
        <w:rPr>
          <w:rFonts w:ascii="宋体" w:eastAsia="宋体" w:hAnsi="宋体"/>
        </w:rPr>
        <w:t xml:space="preserve">    int n,m,k,nowcasenum=0;</w:t>
      </w:r>
    </w:p>
    <w:p w:rsidR="0023534E" w:rsidRPr="0023534E" w:rsidRDefault="0023534E" w:rsidP="0023534E">
      <w:pPr>
        <w:rPr>
          <w:rFonts w:ascii="宋体" w:eastAsia="宋体" w:hAnsi="宋体"/>
        </w:rPr>
      </w:pPr>
      <w:r w:rsidRPr="0023534E">
        <w:rPr>
          <w:rFonts w:ascii="宋体" w:eastAsia="宋体" w:hAnsi="宋体"/>
        </w:rPr>
        <w:t xml:space="preserve">    map&lt;pair&lt;int,int&gt;,int&gt; edges;</w:t>
      </w:r>
    </w:p>
    <w:p w:rsidR="0023534E" w:rsidRPr="0023534E" w:rsidRDefault="0023534E" w:rsidP="0023534E">
      <w:pPr>
        <w:rPr>
          <w:rFonts w:ascii="宋体" w:eastAsia="宋体" w:hAnsi="宋体"/>
        </w:rPr>
      </w:pPr>
      <w:r w:rsidRPr="0023534E">
        <w:rPr>
          <w:rFonts w:ascii="宋体" w:eastAsia="宋体" w:hAnsi="宋体"/>
        </w:rPr>
        <w:t xml:space="preserve">    while(~scanf("%d%d%d",&amp;n,&amp;m,&amp;k)){</w:t>
      </w:r>
    </w:p>
    <w:p w:rsidR="0023534E" w:rsidRPr="0023534E" w:rsidRDefault="0023534E" w:rsidP="0023534E">
      <w:pPr>
        <w:rPr>
          <w:rFonts w:ascii="宋体" w:eastAsia="宋体" w:hAnsi="宋体"/>
        </w:rPr>
      </w:pPr>
      <w:r w:rsidRPr="0023534E">
        <w:rPr>
          <w:rFonts w:ascii="宋体" w:eastAsia="宋体" w:hAnsi="宋体"/>
        </w:rPr>
        <w:t xml:space="preserve">        edges.clear();</w:t>
      </w:r>
    </w:p>
    <w:p w:rsidR="0023534E" w:rsidRPr="0023534E" w:rsidRDefault="0023534E" w:rsidP="0023534E">
      <w:pPr>
        <w:rPr>
          <w:rFonts w:ascii="宋体" w:eastAsia="宋体" w:hAnsi="宋体"/>
        </w:rPr>
      </w:pPr>
      <w:r w:rsidRPr="0023534E">
        <w:rPr>
          <w:rFonts w:ascii="宋体" w:eastAsia="宋体" w:hAnsi="宋体"/>
        </w:rPr>
        <w:t xml:space="preserve">        nowcasenum++;</w:t>
      </w:r>
    </w:p>
    <w:p w:rsidR="0023534E" w:rsidRPr="0023534E" w:rsidRDefault="0023534E" w:rsidP="0023534E">
      <w:pPr>
        <w:rPr>
          <w:rFonts w:ascii="宋体" w:eastAsia="宋体" w:hAnsi="宋体"/>
        </w:rPr>
      </w:pPr>
      <w:r w:rsidRPr="0023534E">
        <w:rPr>
          <w:rFonts w:ascii="宋体" w:eastAsia="宋体" w:hAnsi="宋体"/>
        </w:rPr>
        <w:t xml:space="preserve">        int l,r;</w:t>
      </w:r>
    </w:p>
    <w:p w:rsidR="0023534E" w:rsidRPr="0023534E" w:rsidRDefault="0023534E" w:rsidP="0023534E">
      <w:pPr>
        <w:rPr>
          <w:rFonts w:ascii="宋体" w:eastAsia="宋体" w:hAnsi="宋体"/>
        </w:rPr>
      </w:pPr>
      <w:r w:rsidRPr="0023534E">
        <w:rPr>
          <w:rFonts w:ascii="宋体" w:eastAsia="宋体" w:hAnsi="宋体"/>
        </w:rPr>
        <w:t xml:space="preserve">        scanf("%d%d",&amp;l,&amp;r);</w:t>
      </w:r>
    </w:p>
    <w:p w:rsidR="0023534E" w:rsidRPr="0023534E" w:rsidRDefault="0023534E" w:rsidP="0023534E">
      <w:pPr>
        <w:rPr>
          <w:rFonts w:ascii="宋体" w:eastAsia="宋体" w:hAnsi="宋体"/>
        </w:rPr>
      </w:pPr>
      <w:r w:rsidRPr="0023534E">
        <w:rPr>
          <w:rFonts w:ascii="宋体" w:eastAsia="宋体" w:hAnsi="宋体"/>
        </w:rPr>
        <w:t xml:space="preserve">        //1..n+1 n+1..n+m source n+m+1 sink n+m+2</w:t>
      </w:r>
    </w:p>
    <w:p w:rsidR="0023534E" w:rsidRPr="0023534E" w:rsidRDefault="0023534E" w:rsidP="0023534E">
      <w:pPr>
        <w:rPr>
          <w:rFonts w:ascii="宋体" w:eastAsia="宋体" w:hAnsi="宋体"/>
        </w:rPr>
      </w:pPr>
      <w:r w:rsidRPr="0023534E">
        <w:rPr>
          <w:rFonts w:ascii="宋体" w:eastAsia="宋体" w:hAnsi="宋体"/>
        </w:rPr>
        <w:t xml:space="preserve">        int vnum=n+m+2,source=n+m+1,sink=n+m+2;</w:t>
      </w:r>
    </w:p>
    <w:p w:rsidR="0023534E" w:rsidRPr="0023534E" w:rsidRDefault="0023534E" w:rsidP="0023534E">
      <w:pPr>
        <w:rPr>
          <w:rFonts w:ascii="宋体" w:eastAsia="宋体" w:hAnsi="宋体"/>
        </w:rPr>
      </w:pPr>
      <w:r w:rsidRPr="0023534E">
        <w:rPr>
          <w:rFonts w:ascii="宋体" w:eastAsia="宋体" w:hAnsi="宋体"/>
        </w:rPr>
        <w:t xml:space="preserve">        vector&lt;int&gt; u,v,L,U;</w:t>
      </w:r>
    </w:p>
    <w:p w:rsidR="0023534E" w:rsidRPr="0023534E" w:rsidRDefault="0023534E" w:rsidP="0023534E">
      <w:pPr>
        <w:rPr>
          <w:rFonts w:ascii="宋体" w:eastAsia="宋体" w:hAnsi="宋体"/>
        </w:rPr>
      </w:pPr>
      <w:r w:rsidRPr="0023534E">
        <w:rPr>
          <w:rFonts w:ascii="宋体" w:eastAsia="宋体" w:hAnsi="宋体"/>
        </w:rPr>
        <w:t xml:space="preserve">        u.clear(),v.clear(),L.clear(),U.clear();</w:t>
      </w:r>
    </w:p>
    <w:p w:rsidR="0023534E" w:rsidRPr="0023534E" w:rsidRDefault="0023534E" w:rsidP="0023534E">
      <w:pPr>
        <w:rPr>
          <w:rFonts w:ascii="宋体" w:eastAsia="宋体" w:hAnsi="宋体"/>
        </w:rPr>
      </w:pPr>
      <w:r w:rsidRPr="0023534E">
        <w:rPr>
          <w:rFonts w:ascii="宋体" w:eastAsia="宋体" w:hAnsi="宋体"/>
        </w:rPr>
        <w:t xml:space="preserve">        for(int i=0;i&lt;k;i++){</w:t>
      </w:r>
    </w:p>
    <w:p w:rsidR="0023534E" w:rsidRPr="0023534E" w:rsidRDefault="0023534E" w:rsidP="0023534E">
      <w:pPr>
        <w:rPr>
          <w:rFonts w:ascii="宋体" w:eastAsia="宋体" w:hAnsi="宋体"/>
        </w:rPr>
      </w:pPr>
      <w:r w:rsidRPr="0023534E">
        <w:rPr>
          <w:rFonts w:ascii="宋体" w:eastAsia="宋体" w:hAnsi="宋体"/>
        </w:rPr>
        <w:t xml:space="preserve">            pair&lt;int,int&gt; tmp;</w:t>
      </w:r>
    </w:p>
    <w:p w:rsidR="0023534E" w:rsidRPr="0023534E" w:rsidRDefault="0023534E" w:rsidP="0023534E">
      <w:pPr>
        <w:rPr>
          <w:rFonts w:ascii="宋体" w:eastAsia="宋体" w:hAnsi="宋体"/>
        </w:rPr>
      </w:pPr>
      <w:r w:rsidRPr="0023534E">
        <w:rPr>
          <w:rFonts w:ascii="宋体" w:eastAsia="宋体" w:hAnsi="宋体"/>
        </w:rPr>
        <w:t xml:space="preserve">            scanf("%d%d",&amp;tmp.first,&amp;tmp.second);</w:t>
      </w:r>
    </w:p>
    <w:p w:rsidR="0023534E" w:rsidRPr="0023534E" w:rsidRDefault="0023534E" w:rsidP="0023534E">
      <w:pPr>
        <w:rPr>
          <w:rFonts w:ascii="宋体" w:eastAsia="宋体" w:hAnsi="宋体"/>
        </w:rPr>
      </w:pPr>
      <w:r w:rsidRPr="0023534E">
        <w:rPr>
          <w:rFonts w:ascii="宋体" w:eastAsia="宋体" w:hAnsi="宋体"/>
        </w:rPr>
        <w:t xml:space="preserve">            edges[tmp]++;</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for(map&lt;pair&lt;int,int&gt;,int&gt;::iterator it=edges.begin();it!=edges.end();it++){</w:t>
      </w:r>
    </w:p>
    <w:p w:rsidR="0023534E" w:rsidRPr="0023534E" w:rsidRDefault="0023534E" w:rsidP="0023534E">
      <w:pPr>
        <w:rPr>
          <w:rFonts w:ascii="宋体" w:eastAsia="宋体" w:hAnsi="宋体"/>
        </w:rPr>
      </w:pPr>
      <w:r w:rsidRPr="0023534E">
        <w:rPr>
          <w:rFonts w:ascii="宋体" w:eastAsia="宋体" w:hAnsi="宋体"/>
        </w:rPr>
        <w:t xml:space="preserve">            int a=it-&gt;first.first,b=it-&gt;first.second,c=it-&gt;second;</w:t>
      </w:r>
    </w:p>
    <w:p w:rsidR="0023534E" w:rsidRPr="0023534E" w:rsidRDefault="0023534E" w:rsidP="0023534E">
      <w:pPr>
        <w:rPr>
          <w:rFonts w:ascii="宋体" w:eastAsia="宋体" w:hAnsi="宋体"/>
        </w:rPr>
      </w:pPr>
      <w:r w:rsidRPr="0023534E">
        <w:rPr>
          <w:rFonts w:ascii="宋体" w:eastAsia="宋体" w:hAnsi="宋体"/>
        </w:rPr>
        <w:t xml:space="preserve">            u.push_back(a);</w:t>
      </w:r>
    </w:p>
    <w:p w:rsidR="0023534E" w:rsidRPr="0023534E" w:rsidRDefault="0023534E" w:rsidP="0023534E">
      <w:pPr>
        <w:rPr>
          <w:rFonts w:ascii="宋体" w:eastAsia="宋体" w:hAnsi="宋体"/>
        </w:rPr>
      </w:pPr>
      <w:r w:rsidRPr="0023534E">
        <w:rPr>
          <w:rFonts w:ascii="宋体" w:eastAsia="宋体" w:hAnsi="宋体"/>
        </w:rPr>
        <w:t xml:space="preserve">            v.push_back(b+n);</w:t>
      </w:r>
    </w:p>
    <w:p w:rsidR="0023534E" w:rsidRPr="0023534E" w:rsidRDefault="0023534E" w:rsidP="0023534E">
      <w:pPr>
        <w:rPr>
          <w:rFonts w:ascii="宋体" w:eastAsia="宋体" w:hAnsi="宋体"/>
        </w:rPr>
      </w:pPr>
      <w:r w:rsidRPr="0023534E">
        <w:rPr>
          <w:rFonts w:ascii="宋体" w:eastAsia="宋体" w:hAnsi="宋体"/>
        </w:rPr>
        <w:t xml:space="preserve">            L.push_back(0);</w:t>
      </w:r>
    </w:p>
    <w:p w:rsidR="0023534E" w:rsidRPr="0023534E" w:rsidRDefault="0023534E" w:rsidP="0023534E">
      <w:pPr>
        <w:rPr>
          <w:rFonts w:ascii="宋体" w:eastAsia="宋体" w:hAnsi="宋体"/>
        </w:rPr>
      </w:pPr>
      <w:r w:rsidRPr="0023534E">
        <w:rPr>
          <w:rFonts w:ascii="宋体" w:eastAsia="宋体" w:hAnsi="宋体"/>
        </w:rPr>
        <w:t xml:space="preserve">            U.push_back(c);</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for(int i=1;i&lt;=n;i++){</w:t>
      </w:r>
    </w:p>
    <w:p w:rsidR="0023534E" w:rsidRPr="0023534E" w:rsidRDefault="0023534E" w:rsidP="0023534E">
      <w:pPr>
        <w:rPr>
          <w:rFonts w:ascii="宋体" w:eastAsia="宋体" w:hAnsi="宋体"/>
        </w:rPr>
      </w:pPr>
      <w:r w:rsidRPr="0023534E">
        <w:rPr>
          <w:rFonts w:ascii="宋体" w:eastAsia="宋体" w:hAnsi="宋体"/>
        </w:rPr>
        <w:t xml:space="preserve">            u.push_back(source);</w:t>
      </w:r>
    </w:p>
    <w:p w:rsidR="0023534E" w:rsidRPr="0023534E" w:rsidRDefault="0023534E" w:rsidP="0023534E">
      <w:pPr>
        <w:rPr>
          <w:rFonts w:ascii="宋体" w:eastAsia="宋体" w:hAnsi="宋体"/>
        </w:rPr>
      </w:pPr>
      <w:r w:rsidRPr="0023534E">
        <w:rPr>
          <w:rFonts w:ascii="宋体" w:eastAsia="宋体" w:hAnsi="宋体"/>
        </w:rPr>
        <w:t xml:space="preserve">            v.push_back(i);</w:t>
      </w:r>
    </w:p>
    <w:p w:rsidR="0023534E" w:rsidRPr="0023534E" w:rsidRDefault="0023534E" w:rsidP="0023534E">
      <w:pPr>
        <w:rPr>
          <w:rFonts w:ascii="宋体" w:eastAsia="宋体" w:hAnsi="宋体"/>
        </w:rPr>
      </w:pPr>
      <w:r w:rsidRPr="0023534E">
        <w:rPr>
          <w:rFonts w:ascii="宋体" w:eastAsia="宋体" w:hAnsi="宋体"/>
        </w:rPr>
        <w:t xml:space="preserve">            L.push_back(l);</w:t>
      </w:r>
    </w:p>
    <w:p w:rsidR="0023534E" w:rsidRPr="0023534E" w:rsidRDefault="0023534E" w:rsidP="0023534E">
      <w:pPr>
        <w:rPr>
          <w:rFonts w:ascii="宋体" w:eastAsia="宋体" w:hAnsi="宋体"/>
        </w:rPr>
      </w:pPr>
      <w:r w:rsidRPr="0023534E">
        <w:rPr>
          <w:rFonts w:ascii="宋体" w:eastAsia="宋体" w:hAnsi="宋体"/>
        </w:rPr>
        <w:t xml:space="preserve">            U.push_back(r);</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for(int i=1;i&lt;=m;i++){</w:t>
      </w:r>
    </w:p>
    <w:p w:rsidR="0023534E" w:rsidRPr="0023534E" w:rsidRDefault="0023534E" w:rsidP="0023534E">
      <w:pPr>
        <w:rPr>
          <w:rFonts w:ascii="宋体" w:eastAsia="宋体" w:hAnsi="宋体"/>
        </w:rPr>
      </w:pPr>
      <w:r w:rsidRPr="0023534E">
        <w:rPr>
          <w:rFonts w:ascii="宋体" w:eastAsia="宋体" w:hAnsi="宋体"/>
        </w:rPr>
        <w:t xml:space="preserve">            u.push_back(i+n);</w:t>
      </w:r>
    </w:p>
    <w:p w:rsidR="0023534E" w:rsidRPr="0023534E" w:rsidRDefault="0023534E" w:rsidP="0023534E">
      <w:pPr>
        <w:rPr>
          <w:rFonts w:ascii="宋体" w:eastAsia="宋体" w:hAnsi="宋体"/>
        </w:rPr>
      </w:pPr>
      <w:r w:rsidRPr="0023534E">
        <w:rPr>
          <w:rFonts w:ascii="宋体" w:eastAsia="宋体" w:hAnsi="宋体"/>
        </w:rPr>
        <w:t xml:space="preserve">            v.push_back(sink);</w:t>
      </w:r>
    </w:p>
    <w:p w:rsidR="0023534E" w:rsidRPr="0023534E" w:rsidRDefault="0023534E" w:rsidP="0023534E">
      <w:pPr>
        <w:rPr>
          <w:rFonts w:ascii="宋体" w:eastAsia="宋体" w:hAnsi="宋体"/>
        </w:rPr>
      </w:pPr>
      <w:r w:rsidRPr="0023534E">
        <w:rPr>
          <w:rFonts w:ascii="宋体" w:eastAsia="宋体" w:hAnsi="宋体"/>
        </w:rPr>
        <w:t xml:space="preserve">            L.push_back(l);</w:t>
      </w:r>
    </w:p>
    <w:p w:rsidR="0023534E" w:rsidRPr="0023534E" w:rsidRDefault="0023534E" w:rsidP="0023534E">
      <w:pPr>
        <w:rPr>
          <w:rFonts w:ascii="宋体" w:eastAsia="宋体" w:hAnsi="宋体"/>
        </w:rPr>
      </w:pPr>
      <w:r w:rsidRPr="0023534E">
        <w:rPr>
          <w:rFonts w:ascii="宋体" w:eastAsia="宋体" w:hAnsi="宋体"/>
        </w:rPr>
        <w:t xml:space="preserve">            U.push_back(r);</w:t>
      </w:r>
    </w:p>
    <w:p w:rsidR="0023534E" w:rsidRPr="0023534E" w:rsidRDefault="0023534E" w:rsidP="0023534E">
      <w:pPr>
        <w:rPr>
          <w:rFonts w:ascii="宋体" w:eastAsia="宋体" w:hAnsi="宋体"/>
        </w:rPr>
      </w:pPr>
      <w:r w:rsidRPr="0023534E">
        <w:rPr>
          <w:rFonts w:ascii="宋体" w:eastAsia="宋体" w:hAnsi="宋体"/>
        </w:rPr>
        <w:t xml:space="preserve">        }</w:t>
      </w:r>
    </w:p>
    <w:p w:rsidR="0023534E" w:rsidRPr="0023534E" w:rsidRDefault="0023534E" w:rsidP="0023534E">
      <w:pPr>
        <w:rPr>
          <w:rFonts w:ascii="宋体" w:eastAsia="宋体" w:hAnsi="宋体"/>
        </w:rPr>
      </w:pPr>
      <w:r w:rsidRPr="0023534E">
        <w:rPr>
          <w:rFonts w:ascii="宋体" w:eastAsia="宋体" w:hAnsi="宋体"/>
        </w:rPr>
        <w:t xml:space="preserve">        printf("Case %d: ",nowcasenum);</w:t>
      </w:r>
    </w:p>
    <w:p w:rsidR="0023534E" w:rsidRPr="0023534E" w:rsidRDefault="0023534E" w:rsidP="0023534E">
      <w:pPr>
        <w:rPr>
          <w:rFonts w:ascii="宋体" w:eastAsia="宋体" w:hAnsi="宋体"/>
        </w:rPr>
      </w:pPr>
      <w:r w:rsidRPr="0023534E">
        <w:rPr>
          <w:rFonts w:ascii="宋体" w:eastAsia="宋体" w:hAnsi="宋体"/>
        </w:rPr>
        <w:t xml:space="preserve">        if(lowbound_flow(vnum,source,sink,u,v,L,U)) printf("Yes\n");else printf("No\n");</w:t>
      </w:r>
    </w:p>
    <w:p w:rsidR="0023534E" w:rsidRPr="0023534E" w:rsidRDefault="0023534E" w:rsidP="0023534E">
      <w:pPr>
        <w:rPr>
          <w:rFonts w:ascii="宋体" w:eastAsia="宋体" w:hAnsi="宋体"/>
        </w:rPr>
      </w:pPr>
      <w:r w:rsidRPr="0023534E">
        <w:rPr>
          <w:rFonts w:ascii="宋体" w:eastAsia="宋体" w:hAnsi="宋体"/>
        </w:rPr>
        <w:lastRenderedPageBreak/>
        <w:t xml:space="preserve">    }</w:t>
      </w:r>
    </w:p>
    <w:p w:rsidR="0023534E" w:rsidRPr="0023534E" w:rsidRDefault="0023534E" w:rsidP="0023534E">
      <w:pPr>
        <w:rPr>
          <w:rFonts w:ascii="宋体" w:eastAsia="宋体" w:hAnsi="宋体"/>
        </w:rPr>
      </w:pPr>
      <w:r w:rsidRPr="0023534E">
        <w:rPr>
          <w:rFonts w:ascii="宋体" w:eastAsia="宋体" w:hAnsi="宋体"/>
        </w:rPr>
        <w:t xml:space="preserve">    return 0;</w:t>
      </w:r>
    </w:p>
    <w:p w:rsidR="0023534E" w:rsidRPr="0023534E" w:rsidRDefault="0023534E" w:rsidP="0023534E">
      <w:pPr>
        <w:rPr>
          <w:rFonts w:ascii="宋体" w:eastAsia="宋体" w:hAnsi="宋体"/>
        </w:rPr>
      </w:pPr>
      <w:r w:rsidRPr="0023534E">
        <w:rPr>
          <w:rFonts w:ascii="宋体" w:eastAsia="宋体" w:hAnsi="宋体"/>
        </w:rPr>
        <w:t>}</w:t>
      </w:r>
    </w:p>
    <w:p w:rsidR="0011779B" w:rsidRPr="0023534E" w:rsidRDefault="004B1ACF" w:rsidP="000415A7">
      <w:pPr>
        <w:pStyle w:val="1"/>
        <w:rPr>
          <w:rFonts w:ascii="宋体" w:eastAsia="宋体" w:hAnsi="宋体"/>
        </w:rPr>
      </w:pPr>
      <w:bookmarkStart w:id="265" w:name="_Toc524383166"/>
      <w:r w:rsidRPr="0023534E">
        <w:rPr>
          <w:rFonts w:ascii="宋体" w:eastAsia="宋体" w:hAnsi="宋体" w:hint="eastAsia"/>
        </w:rPr>
        <w:t>九</w:t>
      </w:r>
      <w:r w:rsidR="0011779B" w:rsidRPr="0023534E">
        <w:rPr>
          <w:rFonts w:ascii="宋体" w:eastAsia="宋体" w:hAnsi="宋体" w:hint="eastAsia"/>
        </w:rPr>
        <w:t>、博弈</w:t>
      </w:r>
      <w:bookmarkEnd w:id="265"/>
    </w:p>
    <w:p w:rsidR="00720A41" w:rsidRPr="000665B4" w:rsidRDefault="00847D71" w:rsidP="009656B0">
      <w:pPr>
        <w:pStyle w:val="2"/>
        <w:rPr>
          <w:rFonts w:ascii="宋体" w:eastAsia="宋体" w:hAnsi="宋体" w:cstheme="minorBidi"/>
          <w:b w:val="0"/>
          <w:bCs w:val="0"/>
          <w:sz w:val="21"/>
          <w:szCs w:val="22"/>
        </w:rPr>
      </w:pPr>
      <w:bookmarkStart w:id="266" w:name="_Toc524383167"/>
      <w:r w:rsidRPr="000665B4">
        <w:rPr>
          <w:rFonts w:ascii="宋体" w:eastAsia="宋体" w:hAnsi="宋体" w:cstheme="minorBidi" w:hint="eastAsia"/>
          <w:b w:val="0"/>
          <w:bCs w:val="0"/>
          <w:sz w:val="21"/>
          <w:szCs w:val="22"/>
        </w:rPr>
        <w:t>√-51nod-</w:t>
      </w:r>
      <w:r w:rsidRPr="000665B4">
        <w:rPr>
          <w:rFonts w:ascii="宋体" w:eastAsia="宋体" w:hAnsi="宋体" w:cstheme="minorBidi"/>
          <w:b w:val="0"/>
          <w:bCs w:val="0"/>
          <w:sz w:val="21"/>
          <w:szCs w:val="22"/>
        </w:rPr>
        <w:t>1995</w:t>
      </w:r>
      <w:r w:rsidRPr="000665B4">
        <w:rPr>
          <w:rFonts w:ascii="宋体" w:eastAsia="宋体" w:hAnsi="宋体" w:cstheme="minorBidi" w:hint="eastAsia"/>
          <w:b w:val="0"/>
          <w:bCs w:val="0"/>
          <w:sz w:val="21"/>
          <w:szCs w:val="22"/>
        </w:rPr>
        <w:t>-三子棋</w:t>
      </w:r>
      <w:bookmarkEnd w:id="266"/>
      <w:r w:rsidR="00C478A5" w:rsidRPr="000665B4">
        <w:rPr>
          <w:rFonts w:ascii="宋体" w:eastAsia="宋体" w:hAnsi="宋体" w:cstheme="minorBidi"/>
          <w:b w:val="0"/>
          <w:bCs w:val="0"/>
          <w:sz w:val="21"/>
          <w:szCs w:val="22"/>
        </w:rPr>
        <w:fldChar w:fldCharType="begin"/>
      </w:r>
      <w:r w:rsidR="00C478A5" w:rsidRPr="000665B4">
        <w:rPr>
          <w:rFonts w:ascii="宋体" w:eastAsia="宋体" w:hAnsi="宋体"/>
        </w:rPr>
        <w:instrText xml:space="preserve"> XE "</w:instrText>
      </w:r>
      <w:r w:rsidR="00C478A5" w:rsidRPr="000665B4">
        <w:rPr>
          <w:rFonts w:ascii="宋体" w:eastAsia="宋体" w:hAnsi="宋体" w:cstheme="minorBidi" w:hint="eastAsia"/>
          <w:b w:val="0"/>
          <w:bCs w:val="0"/>
          <w:sz w:val="21"/>
          <w:szCs w:val="22"/>
        </w:rPr>
        <w:instrText>√-51nod-</w:instrText>
      </w:r>
      <w:r w:rsidR="00C478A5" w:rsidRPr="000665B4">
        <w:rPr>
          <w:rFonts w:ascii="宋体" w:eastAsia="宋体" w:hAnsi="宋体" w:cstheme="minorBidi"/>
          <w:b w:val="0"/>
          <w:bCs w:val="0"/>
          <w:sz w:val="21"/>
          <w:szCs w:val="22"/>
        </w:rPr>
        <w:instrText>1995</w:instrText>
      </w:r>
      <w:r w:rsidR="00C478A5" w:rsidRPr="000665B4">
        <w:rPr>
          <w:rFonts w:ascii="宋体" w:eastAsia="宋体" w:hAnsi="宋体" w:cstheme="minorBidi" w:hint="eastAsia"/>
          <w:b w:val="0"/>
          <w:bCs w:val="0"/>
          <w:sz w:val="21"/>
          <w:szCs w:val="22"/>
        </w:rPr>
        <w:instrText>-三子棋</w:instrText>
      </w:r>
      <w:r w:rsidR="00C478A5" w:rsidRPr="000665B4">
        <w:rPr>
          <w:rFonts w:ascii="宋体" w:eastAsia="宋体" w:hAnsi="宋体"/>
        </w:rPr>
        <w:instrText>:</w:instrText>
      </w:r>
      <w:r w:rsidR="00C478A5" w:rsidRPr="000665B4">
        <w:rPr>
          <w:rFonts w:ascii="宋体" w:eastAsia="宋体" w:hAnsi="宋体" w:hint="eastAsia"/>
        </w:rPr>
        <w:instrText>1</w:instrText>
      </w:r>
      <w:r w:rsidR="00C478A5" w:rsidRPr="000665B4">
        <w:rPr>
          <w:rFonts w:ascii="宋体" w:eastAsia="宋体" w:hAnsi="宋体"/>
        </w:rPr>
        <w:instrText xml:space="preserve">995" \y "51nod:1995" </w:instrText>
      </w:r>
      <w:r w:rsidR="00C478A5" w:rsidRPr="000665B4">
        <w:rPr>
          <w:rFonts w:ascii="宋体" w:eastAsia="宋体" w:hAnsi="宋体" w:cstheme="minorBidi"/>
          <w:b w:val="0"/>
          <w:bCs w:val="0"/>
          <w:sz w:val="21"/>
          <w:szCs w:val="22"/>
        </w:rPr>
        <w:fldChar w:fldCharType="end"/>
      </w:r>
    </w:p>
    <w:p w:rsidR="00CB2F7C" w:rsidRPr="000665B4" w:rsidRDefault="00CB2F7C" w:rsidP="00CB2F7C">
      <w:pPr>
        <w:rPr>
          <w:rFonts w:ascii="宋体" w:eastAsia="宋体" w:hAnsi="宋体"/>
        </w:rPr>
      </w:pPr>
      <w:r w:rsidRPr="000665B4">
        <w:rPr>
          <w:rFonts w:ascii="宋体" w:eastAsia="宋体" w:hAnsi="宋体" w:hint="eastAsia"/>
        </w:rPr>
        <w:t>【题干】</w:t>
      </w:r>
    </w:p>
    <w:p w:rsidR="007D0874" w:rsidRPr="000665B4"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0665B4">
        <w:rPr>
          <w:rFonts w:ascii="宋体" w:eastAsia="宋体" w:hAnsi="宋体" w:cs="Microsoft Sans Serif"/>
          <w:b/>
          <w:bCs/>
          <w:color w:val="000000"/>
          <w:spacing w:val="30"/>
          <w:kern w:val="0"/>
          <w:sz w:val="27"/>
          <w:szCs w:val="27"/>
        </w:rPr>
        <w:t>Input</w:t>
      </w:r>
    </w:p>
    <w:p w:rsidR="007D0874" w:rsidRPr="000665B4"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0665B4">
        <w:rPr>
          <w:rFonts w:ascii="宋体" w:eastAsia="宋体" w:hAnsi="宋体" w:cs="宋体"/>
          <w:color w:val="303030"/>
          <w:kern w:val="0"/>
          <w:sz w:val="24"/>
          <w:szCs w:val="24"/>
        </w:rPr>
        <w:t>第一行输入一个整数T，表示数据组数（1&lt;T&lt;10000）； </w:t>
      </w:r>
    </w:p>
    <w:p w:rsidR="007D0874" w:rsidRPr="000665B4"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0665B4">
        <w:rPr>
          <w:rFonts w:ascii="宋体" w:eastAsia="宋体" w:hAnsi="宋体" w:cs="宋体"/>
          <w:color w:val="303030"/>
          <w:kern w:val="0"/>
          <w:sz w:val="24"/>
          <w:szCs w:val="24"/>
        </w:rPr>
        <w:t>第二行输入两个整数x,y,表示3×4格子里面的一个坐标(x,y)（1&lt;=x&lt;=3,1&lt;=y&lt;=4）；</w:t>
      </w:r>
    </w:p>
    <w:p w:rsidR="007D0874" w:rsidRPr="000665B4"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0665B4">
        <w:rPr>
          <w:rFonts w:ascii="宋体" w:eastAsia="宋体" w:hAnsi="宋体" w:cs="Microsoft Sans Serif"/>
          <w:b/>
          <w:bCs/>
          <w:color w:val="000000"/>
          <w:spacing w:val="30"/>
          <w:kern w:val="0"/>
          <w:sz w:val="27"/>
          <w:szCs w:val="27"/>
        </w:rPr>
        <w:t>Output</w:t>
      </w:r>
    </w:p>
    <w:p w:rsidR="007D0874" w:rsidRPr="000665B4"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0665B4">
        <w:rPr>
          <w:rFonts w:ascii="宋体" w:eastAsia="宋体" w:hAnsi="宋体" w:cs="宋体"/>
          <w:color w:val="303030"/>
          <w:kern w:val="0"/>
          <w:sz w:val="24"/>
          <w:szCs w:val="24"/>
        </w:rPr>
        <w:t>每组数据输出最后小明输赢的结果，如果小明一定能赢，第一行输出“Win”,第二行输出小明所需要花的最少步数；如果小明跟小花只能打成平手，第一行输出“Equal”，第二行输出数字0；如果小明不能赢也不能跟小花打成平手，第一行输出“Lose”,第二行输出小花赢小明所需要花的最少步数。</w:t>
      </w:r>
    </w:p>
    <w:p w:rsidR="007D0874" w:rsidRPr="000665B4"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0665B4">
        <w:rPr>
          <w:rFonts w:ascii="宋体" w:eastAsia="宋体" w:hAnsi="宋体" w:cs="Microsoft Sans Serif"/>
          <w:b/>
          <w:bCs/>
          <w:color w:val="000000"/>
          <w:spacing w:val="30"/>
          <w:kern w:val="0"/>
          <w:sz w:val="27"/>
          <w:szCs w:val="27"/>
        </w:rPr>
        <w:t>Input示例</w:t>
      </w:r>
    </w:p>
    <w:p w:rsidR="007D0874" w:rsidRPr="000665B4"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2</w:t>
      </w:r>
    </w:p>
    <w:p w:rsidR="007D0874" w:rsidRPr="000665B4"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2 1</w:t>
      </w:r>
    </w:p>
    <w:p w:rsidR="007D0874" w:rsidRPr="000665B4"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2 4</w:t>
      </w:r>
    </w:p>
    <w:p w:rsidR="007D0874" w:rsidRPr="000665B4"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0665B4">
        <w:rPr>
          <w:rFonts w:ascii="宋体" w:eastAsia="宋体" w:hAnsi="宋体" w:cs="Microsoft Sans Serif"/>
          <w:b/>
          <w:bCs/>
          <w:color w:val="000000"/>
          <w:spacing w:val="30"/>
          <w:kern w:val="0"/>
          <w:sz w:val="27"/>
          <w:szCs w:val="27"/>
        </w:rPr>
        <w:t>Output示例</w:t>
      </w:r>
    </w:p>
    <w:p w:rsidR="007D0874" w:rsidRPr="000665B4"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Equal</w:t>
      </w:r>
    </w:p>
    <w:p w:rsidR="007D0874" w:rsidRPr="000665B4"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0</w:t>
      </w:r>
    </w:p>
    <w:p w:rsidR="007D0874" w:rsidRPr="000665B4"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Equal</w:t>
      </w:r>
    </w:p>
    <w:p w:rsidR="007D0874" w:rsidRPr="000665B4"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0665B4">
        <w:rPr>
          <w:rFonts w:ascii="宋体" w:eastAsia="宋体" w:hAnsi="宋体" w:cs="宋体"/>
          <w:color w:val="707070"/>
          <w:kern w:val="0"/>
          <w:sz w:val="18"/>
          <w:szCs w:val="18"/>
        </w:rPr>
        <w:t>0</w:t>
      </w:r>
    </w:p>
    <w:p w:rsidR="00CB2F7C" w:rsidRPr="000665B4" w:rsidRDefault="00CB2F7C" w:rsidP="00CB2F7C">
      <w:pPr>
        <w:rPr>
          <w:rFonts w:ascii="宋体" w:eastAsia="宋体" w:hAnsi="宋体"/>
        </w:rPr>
      </w:pPr>
      <w:r w:rsidRPr="000665B4">
        <w:rPr>
          <w:rFonts w:ascii="宋体" w:eastAsia="宋体" w:hAnsi="宋体" w:hint="eastAsia"/>
        </w:rPr>
        <w:t>【思路】</w:t>
      </w:r>
    </w:p>
    <w:p w:rsidR="007637A6" w:rsidRPr="000665B4" w:rsidRDefault="007637A6" w:rsidP="007637A6">
      <w:pPr>
        <w:rPr>
          <w:rFonts w:ascii="宋体" w:eastAsia="宋体" w:hAnsi="宋体"/>
        </w:rPr>
      </w:pPr>
      <w:r w:rsidRPr="000665B4">
        <w:rPr>
          <w:rFonts w:ascii="宋体" w:eastAsia="宋体" w:hAnsi="宋体" w:hint="eastAsia"/>
        </w:rPr>
        <w:t>将</w:t>
      </w:r>
      <w:r w:rsidRPr="000665B4">
        <w:rPr>
          <w:rFonts w:ascii="宋体" w:eastAsia="宋体" w:hAnsi="宋体"/>
        </w:rPr>
        <w:t>3*4的棋盘分成4种类型的位置（对称）</w:t>
      </w:r>
    </w:p>
    <w:p w:rsidR="007637A6" w:rsidRPr="000665B4" w:rsidRDefault="007637A6" w:rsidP="007637A6">
      <w:pPr>
        <w:rPr>
          <w:rFonts w:ascii="宋体" w:eastAsia="宋体" w:hAnsi="宋体"/>
        </w:rPr>
      </w:pPr>
      <w:r w:rsidRPr="000665B4">
        <w:rPr>
          <w:rFonts w:ascii="宋体" w:eastAsia="宋体" w:hAnsi="宋体"/>
        </w:rPr>
        <w:t>第1种 （1,1）（1,4）（3,1）（3,4）枚举后手的第1个位置，都有必赢策略，其中最多需要6步</w:t>
      </w:r>
    </w:p>
    <w:p w:rsidR="007637A6" w:rsidRPr="000665B4" w:rsidRDefault="007637A6" w:rsidP="007637A6">
      <w:pPr>
        <w:rPr>
          <w:rFonts w:ascii="宋体" w:eastAsia="宋体" w:hAnsi="宋体"/>
        </w:rPr>
      </w:pPr>
      <w:r w:rsidRPr="000665B4">
        <w:rPr>
          <w:rFonts w:ascii="宋体" w:eastAsia="宋体" w:hAnsi="宋体"/>
        </w:rPr>
        <w:t>第2种 （1,2）（1,3）（3,2）（3,3）枚举后手的第1个位置，都有必赢策略，其中最多需要4步</w:t>
      </w:r>
    </w:p>
    <w:p w:rsidR="007637A6" w:rsidRPr="000665B4" w:rsidRDefault="007637A6" w:rsidP="007637A6">
      <w:pPr>
        <w:rPr>
          <w:rFonts w:ascii="宋体" w:eastAsia="宋体" w:hAnsi="宋体"/>
        </w:rPr>
      </w:pPr>
      <w:r w:rsidRPr="000665B4">
        <w:rPr>
          <w:rFonts w:ascii="宋体" w:eastAsia="宋体" w:hAnsi="宋体"/>
        </w:rPr>
        <w:t>第3种 （2,2）（2，3）枚举后手的第1个位置，都有必赢策略，其中最多需要4步</w:t>
      </w:r>
    </w:p>
    <w:p w:rsidR="007637A6" w:rsidRPr="000665B4" w:rsidRDefault="007637A6" w:rsidP="007637A6">
      <w:pPr>
        <w:rPr>
          <w:rFonts w:ascii="宋体" w:eastAsia="宋体" w:hAnsi="宋体"/>
        </w:rPr>
      </w:pPr>
      <w:r w:rsidRPr="000665B4">
        <w:rPr>
          <w:rFonts w:ascii="宋体" w:eastAsia="宋体" w:hAnsi="宋体"/>
        </w:rPr>
        <w:lastRenderedPageBreak/>
        <w:t>第4种 （2,1）（2，4）根据题目样例，平局</w:t>
      </w:r>
    </w:p>
    <w:p w:rsidR="00CB2F7C" w:rsidRPr="000665B4" w:rsidRDefault="00CB2F7C" w:rsidP="00CB2F7C">
      <w:pPr>
        <w:rPr>
          <w:rFonts w:ascii="宋体" w:eastAsia="宋体" w:hAnsi="宋体"/>
        </w:rPr>
      </w:pPr>
      <w:r w:rsidRPr="000665B4">
        <w:rPr>
          <w:rFonts w:ascii="宋体" w:eastAsia="宋体" w:hAnsi="宋体" w:hint="eastAsia"/>
        </w:rPr>
        <w:t>【AC代码】</w:t>
      </w:r>
    </w:p>
    <w:p w:rsidR="00556AF1" w:rsidRPr="000665B4" w:rsidRDefault="00556AF1" w:rsidP="00556AF1">
      <w:pPr>
        <w:rPr>
          <w:rFonts w:ascii="宋体" w:eastAsia="宋体" w:hAnsi="宋体"/>
        </w:rPr>
      </w:pPr>
      <w:r w:rsidRPr="000665B4">
        <w:rPr>
          <w:rFonts w:ascii="宋体" w:eastAsia="宋体" w:hAnsi="宋体"/>
        </w:rPr>
        <w:t>#include &lt;iostream&gt;</w:t>
      </w:r>
    </w:p>
    <w:p w:rsidR="00556AF1" w:rsidRPr="000665B4" w:rsidRDefault="00556AF1" w:rsidP="00556AF1">
      <w:pPr>
        <w:rPr>
          <w:rFonts w:ascii="宋体" w:eastAsia="宋体" w:hAnsi="宋体"/>
        </w:rPr>
      </w:pPr>
      <w:r w:rsidRPr="000665B4">
        <w:rPr>
          <w:rFonts w:ascii="宋体" w:eastAsia="宋体" w:hAnsi="宋体"/>
        </w:rPr>
        <w:t>using namespace std;</w:t>
      </w:r>
    </w:p>
    <w:p w:rsidR="00556AF1" w:rsidRPr="000665B4" w:rsidRDefault="00556AF1" w:rsidP="00556AF1">
      <w:pPr>
        <w:rPr>
          <w:rFonts w:ascii="宋体" w:eastAsia="宋体" w:hAnsi="宋体"/>
        </w:rPr>
      </w:pPr>
      <w:r w:rsidRPr="000665B4">
        <w:rPr>
          <w:rFonts w:ascii="宋体" w:eastAsia="宋体" w:hAnsi="宋体"/>
        </w:rPr>
        <w:t>int main()</w:t>
      </w:r>
    </w:p>
    <w:p w:rsidR="00556AF1" w:rsidRPr="000665B4" w:rsidRDefault="00556AF1" w:rsidP="00556AF1">
      <w:pPr>
        <w:rPr>
          <w:rFonts w:ascii="宋体" w:eastAsia="宋体" w:hAnsi="宋体"/>
        </w:rPr>
      </w:pPr>
      <w:r w:rsidRPr="000665B4">
        <w:rPr>
          <w:rFonts w:ascii="宋体" w:eastAsia="宋体" w:hAnsi="宋体"/>
        </w:rPr>
        <w:t>{</w:t>
      </w:r>
    </w:p>
    <w:p w:rsidR="00556AF1" w:rsidRPr="000665B4" w:rsidRDefault="00556AF1" w:rsidP="00556AF1">
      <w:pPr>
        <w:rPr>
          <w:rFonts w:ascii="宋体" w:eastAsia="宋体" w:hAnsi="宋体"/>
        </w:rPr>
      </w:pPr>
      <w:r w:rsidRPr="000665B4">
        <w:rPr>
          <w:rFonts w:ascii="宋体" w:eastAsia="宋体" w:hAnsi="宋体"/>
        </w:rPr>
        <w:t xml:space="preserve">    const int type[3][4]={{1,2,2,1},{4,3,3,4},{1,2,2,1}};</w:t>
      </w:r>
    </w:p>
    <w:p w:rsidR="00556AF1" w:rsidRPr="000665B4" w:rsidRDefault="00556AF1" w:rsidP="00556AF1">
      <w:pPr>
        <w:rPr>
          <w:rFonts w:ascii="宋体" w:eastAsia="宋体" w:hAnsi="宋体"/>
        </w:rPr>
      </w:pPr>
      <w:r w:rsidRPr="000665B4">
        <w:rPr>
          <w:rFonts w:ascii="宋体" w:eastAsia="宋体" w:hAnsi="宋体"/>
        </w:rPr>
        <w:t xml:space="preserve">    int t;</w:t>
      </w:r>
    </w:p>
    <w:p w:rsidR="00556AF1" w:rsidRPr="000665B4" w:rsidRDefault="00556AF1" w:rsidP="00556AF1">
      <w:pPr>
        <w:rPr>
          <w:rFonts w:ascii="宋体" w:eastAsia="宋体" w:hAnsi="宋体"/>
        </w:rPr>
      </w:pPr>
      <w:r w:rsidRPr="000665B4">
        <w:rPr>
          <w:rFonts w:ascii="宋体" w:eastAsia="宋体" w:hAnsi="宋体"/>
        </w:rPr>
        <w:t xml:space="preserve">    cin&gt;&gt;t;</w:t>
      </w:r>
    </w:p>
    <w:p w:rsidR="00556AF1" w:rsidRPr="000665B4" w:rsidRDefault="00556AF1" w:rsidP="00556AF1">
      <w:pPr>
        <w:rPr>
          <w:rFonts w:ascii="宋体" w:eastAsia="宋体" w:hAnsi="宋体"/>
        </w:rPr>
      </w:pPr>
      <w:r w:rsidRPr="000665B4">
        <w:rPr>
          <w:rFonts w:ascii="宋体" w:eastAsia="宋体" w:hAnsi="宋体"/>
        </w:rPr>
        <w:t xml:space="preserve">    while (t--){</w:t>
      </w:r>
    </w:p>
    <w:p w:rsidR="00556AF1" w:rsidRPr="000665B4" w:rsidRDefault="00556AF1" w:rsidP="00556AF1">
      <w:pPr>
        <w:rPr>
          <w:rFonts w:ascii="宋体" w:eastAsia="宋体" w:hAnsi="宋体"/>
        </w:rPr>
      </w:pPr>
      <w:r w:rsidRPr="000665B4">
        <w:rPr>
          <w:rFonts w:ascii="宋体" w:eastAsia="宋体" w:hAnsi="宋体"/>
        </w:rPr>
        <w:t xml:space="preserve">        int x,y;</w:t>
      </w:r>
    </w:p>
    <w:p w:rsidR="00556AF1" w:rsidRPr="000665B4" w:rsidRDefault="00556AF1" w:rsidP="00556AF1">
      <w:pPr>
        <w:rPr>
          <w:rFonts w:ascii="宋体" w:eastAsia="宋体" w:hAnsi="宋体"/>
        </w:rPr>
      </w:pPr>
      <w:r w:rsidRPr="000665B4">
        <w:rPr>
          <w:rFonts w:ascii="宋体" w:eastAsia="宋体" w:hAnsi="宋体"/>
        </w:rPr>
        <w:t xml:space="preserve">        cin&gt;&gt;x&gt;&gt;y;</w:t>
      </w:r>
    </w:p>
    <w:p w:rsidR="00556AF1" w:rsidRPr="000665B4" w:rsidRDefault="00556AF1" w:rsidP="00556AF1">
      <w:pPr>
        <w:rPr>
          <w:rFonts w:ascii="宋体" w:eastAsia="宋体" w:hAnsi="宋体"/>
        </w:rPr>
      </w:pPr>
      <w:r w:rsidRPr="000665B4">
        <w:rPr>
          <w:rFonts w:ascii="宋体" w:eastAsia="宋体" w:hAnsi="宋体"/>
        </w:rPr>
        <w:t xml:space="preserve">        x--,y--;</w:t>
      </w:r>
    </w:p>
    <w:p w:rsidR="00556AF1" w:rsidRPr="000665B4" w:rsidRDefault="00556AF1" w:rsidP="00556AF1">
      <w:pPr>
        <w:rPr>
          <w:rFonts w:ascii="宋体" w:eastAsia="宋体" w:hAnsi="宋体"/>
        </w:rPr>
      </w:pPr>
      <w:r w:rsidRPr="000665B4">
        <w:rPr>
          <w:rFonts w:ascii="宋体" w:eastAsia="宋体" w:hAnsi="宋体"/>
        </w:rPr>
        <w:t xml:space="preserve">        switch(type[x][y]){</w:t>
      </w:r>
    </w:p>
    <w:p w:rsidR="00556AF1" w:rsidRPr="000665B4" w:rsidRDefault="00556AF1" w:rsidP="00556AF1">
      <w:pPr>
        <w:rPr>
          <w:rFonts w:ascii="宋体" w:eastAsia="宋体" w:hAnsi="宋体"/>
        </w:rPr>
      </w:pPr>
      <w:r w:rsidRPr="000665B4">
        <w:rPr>
          <w:rFonts w:ascii="宋体" w:eastAsia="宋体" w:hAnsi="宋体"/>
        </w:rPr>
        <w:t xml:space="preserve">        case 1:</w:t>
      </w:r>
    </w:p>
    <w:p w:rsidR="00556AF1" w:rsidRPr="000665B4" w:rsidRDefault="00556AF1" w:rsidP="00556AF1">
      <w:pPr>
        <w:rPr>
          <w:rFonts w:ascii="宋体" w:eastAsia="宋体" w:hAnsi="宋体"/>
        </w:rPr>
      </w:pPr>
      <w:r w:rsidRPr="000665B4">
        <w:rPr>
          <w:rFonts w:ascii="宋体" w:eastAsia="宋体" w:hAnsi="宋体"/>
        </w:rPr>
        <w:t xml:space="preserve">            {</w:t>
      </w:r>
    </w:p>
    <w:p w:rsidR="00556AF1" w:rsidRPr="000665B4" w:rsidRDefault="00556AF1" w:rsidP="00556AF1">
      <w:pPr>
        <w:rPr>
          <w:rFonts w:ascii="宋体" w:eastAsia="宋体" w:hAnsi="宋体"/>
        </w:rPr>
      </w:pPr>
      <w:r w:rsidRPr="000665B4">
        <w:rPr>
          <w:rFonts w:ascii="宋体" w:eastAsia="宋体" w:hAnsi="宋体"/>
        </w:rPr>
        <w:t xml:space="preserve">                cout&lt;&lt;"Win"&lt;&lt;endl&lt;&lt;"6"&lt;&lt;endl;</w:t>
      </w:r>
    </w:p>
    <w:p w:rsidR="00556AF1" w:rsidRPr="000665B4" w:rsidRDefault="00556AF1" w:rsidP="00556AF1">
      <w:pPr>
        <w:rPr>
          <w:rFonts w:ascii="宋体" w:eastAsia="宋体" w:hAnsi="宋体"/>
        </w:rPr>
      </w:pPr>
      <w:r w:rsidRPr="000665B4">
        <w:rPr>
          <w:rFonts w:ascii="宋体" w:eastAsia="宋体" w:hAnsi="宋体"/>
        </w:rPr>
        <w:t xml:space="preserve">                break;</w:t>
      </w:r>
    </w:p>
    <w:p w:rsidR="00556AF1" w:rsidRPr="000665B4" w:rsidRDefault="00556AF1" w:rsidP="00556AF1">
      <w:pPr>
        <w:rPr>
          <w:rFonts w:ascii="宋体" w:eastAsia="宋体" w:hAnsi="宋体"/>
        </w:rPr>
      </w:pPr>
      <w:r w:rsidRPr="000665B4">
        <w:rPr>
          <w:rFonts w:ascii="宋体" w:eastAsia="宋体" w:hAnsi="宋体"/>
        </w:rPr>
        <w:t xml:space="preserve">            }</w:t>
      </w:r>
    </w:p>
    <w:p w:rsidR="00556AF1" w:rsidRPr="000665B4" w:rsidRDefault="00556AF1" w:rsidP="00556AF1">
      <w:pPr>
        <w:rPr>
          <w:rFonts w:ascii="宋体" w:eastAsia="宋体" w:hAnsi="宋体"/>
        </w:rPr>
      </w:pPr>
      <w:r w:rsidRPr="000665B4">
        <w:rPr>
          <w:rFonts w:ascii="宋体" w:eastAsia="宋体" w:hAnsi="宋体"/>
        </w:rPr>
        <w:t xml:space="preserve">        case 4:</w:t>
      </w:r>
    </w:p>
    <w:p w:rsidR="00556AF1" w:rsidRPr="000665B4" w:rsidRDefault="00556AF1" w:rsidP="00556AF1">
      <w:pPr>
        <w:rPr>
          <w:rFonts w:ascii="宋体" w:eastAsia="宋体" w:hAnsi="宋体"/>
        </w:rPr>
      </w:pPr>
      <w:r w:rsidRPr="000665B4">
        <w:rPr>
          <w:rFonts w:ascii="宋体" w:eastAsia="宋体" w:hAnsi="宋体"/>
        </w:rPr>
        <w:t xml:space="preserve">            {</w:t>
      </w:r>
    </w:p>
    <w:p w:rsidR="00556AF1" w:rsidRPr="000665B4" w:rsidRDefault="00556AF1" w:rsidP="00556AF1">
      <w:pPr>
        <w:rPr>
          <w:rFonts w:ascii="宋体" w:eastAsia="宋体" w:hAnsi="宋体"/>
        </w:rPr>
      </w:pPr>
      <w:r w:rsidRPr="000665B4">
        <w:rPr>
          <w:rFonts w:ascii="宋体" w:eastAsia="宋体" w:hAnsi="宋体"/>
        </w:rPr>
        <w:t xml:space="preserve">                cout&lt;&lt;"Equal"&lt;&lt;endl&lt;&lt;"0"&lt;&lt;endl;</w:t>
      </w:r>
    </w:p>
    <w:p w:rsidR="00556AF1" w:rsidRPr="000665B4" w:rsidRDefault="00556AF1" w:rsidP="00556AF1">
      <w:pPr>
        <w:rPr>
          <w:rFonts w:ascii="宋体" w:eastAsia="宋体" w:hAnsi="宋体"/>
        </w:rPr>
      </w:pPr>
      <w:r w:rsidRPr="000665B4">
        <w:rPr>
          <w:rFonts w:ascii="宋体" w:eastAsia="宋体" w:hAnsi="宋体"/>
        </w:rPr>
        <w:t xml:space="preserve">                break;</w:t>
      </w:r>
    </w:p>
    <w:p w:rsidR="00556AF1" w:rsidRPr="000665B4" w:rsidRDefault="00556AF1" w:rsidP="00556AF1">
      <w:pPr>
        <w:rPr>
          <w:rFonts w:ascii="宋体" w:eastAsia="宋体" w:hAnsi="宋体"/>
        </w:rPr>
      </w:pPr>
      <w:r w:rsidRPr="000665B4">
        <w:rPr>
          <w:rFonts w:ascii="宋体" w:eastAsia="宋体" w:hAnsi="宋体"/>
        </w:rPr>
        <w:t xml:space="preserve">            }</w:t>
      </w:r>
    </w:p>
    <w:p w:rsidR="00556AF1" w:rsidRPr="000665B4" w:rsidRDefault="00556AF1" w:rsidP="00556AF1">
      <w:pPr>
        <w:rPr>
          <w:rFonts w:ascii="宋体" w:eastAsia="宋体" w:hAnsi="宋体"/>
        </w:rPr>
      </w:pPr>
      <w:r w:rsidRPr="000665B4">
        <w:rPr>
          <w:rFonts w:ascii="宋体" w:eastAsia="宋体" w:hAnsi="宋体"/>
        </w:rPr>
        <w:t xml:space="preserve">        case 2:case 3:</w:t>
      </w:r>
    </w:p>
    <w:p w:rsidR="00556AF1" w:rsidRPr="000665B4" w:rsidRDefault="00556AF1" w:rsidP="00556AF1">
      <w:pPr>
        <w:rPr>
          <w:rFonts w:ascii="宋体" w:eastAsia="宋体" w:hAnsi="宋体"/>
        </w:rPr>
      </w:pPr>
      <w:r w:rsidRPr="000665B4">
        <w:rPr>
          <w:rFonts w:ascii="宋体" w:eastAsia="宋体" w:hAnsi="宋体"/>
        </w:rPr>
        <w:t xml:space="preserve">            {</w:t>
      </w:r>
    </w:p>
    <w:p w:rsidR="00556AF1" w:rsidRPr="000665B4" w:rsidRDefault="00556AF1" w:rsidP="00556AF1">
      <w:pPr>
        <w:rPr>
          <w:rFonts w:ascii="宋体" w:eastAsia="宋体" w:hAnsi="宋体"/>
        </w:rPr>
      </w:pPr>
      <w:r w:rsidRPr="000665B4">
        <w:rPr>
          <w:rFonts w:ascii="宋体" w:eastAsia="宋体" w:hAnsi="宋体"/>
        </w:rPr>
        <w:t xml:space="preserve">                cout&lt;&lt;"Win"&lt;&lt;endl&lt;&lt;"4"&lt;&lt;endl;</w:t>
      </w:r>
    </w:p>
    <w:p w:rsidR="00556AF1" w:rsidRPr="000665B4" w:rsidRDefault="00556AF1" w:rsidP="00556AF1">
      <w:pPr>
        <w:rPr>
          <w:rFonts w:ascii="宋体" w:eastAsia="宋体" w:hAnsi="宋体"/>
        </w:rPr>
      </w:pPr>
      <w:r w:rsidRPr="000665B4">
        <w:rPr>
          <w:rFonts w:ascii="宋体" w:eastAsia="宋体" w:hAnsi="宋体"/>
        </w:rPr>
        <w:t xml:space="preserve">                break;</w:t>
      </w:r>
    </w:p>
    <w:p w:rsidR="00556AF1" w:rsidRPr="000665B4" w:rsidRDefault="00556AF1" w:rsidP="00556AF1">
      <w:pPr>
        <w:rPr>
          <w:rFonts w:ascii="宋体" w:eastAsia="宋体" w:hAnsi="宋体"/>
        </w:rPr>
      </w:pPr>
      <w:r w:rsidRPr="000665B4">
        <w:rPr>
          <w:rFonts w:ascii="宋体" w:eastAsia="宋体" w:hAnsi="宋体"/>
        </w:rPr>
        <w:t xml:space="preserve">            }</w:t>
      </w:r>
    </w:p>
    <w:p w:rsidR="00556AF1" w:rsidRPr="000665B4" w:rsidRDefault="00556AF1" w:rsidP="00556AF1">
      <w:pPr>
        <w:rPr>
          <w:rFonts w:ascii="宋体" w:eastAsia="宋体" w:hAnsi="宋体"/>
        </w:rPr>
      </w:pPr>
      <w:r w:rsidRPr="000665B4">
        <w:rPr>
          <w:rFonts w:ascii="宋体" w:eastAsia="宋体" w:hAnsi="宋体"/>
        </w:rPr>
        <w:t xml:space="preserve">        }</w:t>
      </w:r>
    </w:p>
    <w:p w:rsidR="00556AF1" w:rsidRPr="000665B4" w:rsidRDefault="00556AF1" w:rsidP="00556AF1">
      <w:pPr>
        <w:rPr>
          <w:rFonts w:ascii="宋体" w:eastAsia="宋体" w:hAnsi="宋体"/>
        </w:rPr>
      </w:pPr>
      <w:r w:rsidRPr="000665B4">
        <w:rPr>
          <w:rFonts w:ascii="宋体" w:eastAsia="宋体" w:hAnsi="宋体"/>
        </w:rPr>
        <w:t xml:space="preserve">    }</w:t>
      </w:r>
    </w:p>
    <w:p w:rsidR="00556AF1" w:rsidRPr="000665B4" w:rsidRDefault="00556AF1" w:rsidP="00556AF1">
      <w:pPr>
        <w:rPr>
          <w:rFonts w:ascii="宋体" w:eastAsia="宋体" w:hAnsi="宋体"/>
        </w:rPr>
      </w:pPr>
      <w:r w:rsidRPr="000665B4">
        <w:rPr>
          <w:rFonts w:ascii="宋体" w:eastAsia="宋体" w:hAnsi="宋体"/>
        </w:rPr>
        <w:t xml:space="preserve">    return 0;</w:t>
      </w:r>
    </w:p>
    <w:p w:rsidR="007D0874" w:rsidRPr="000665B4" w:rsidRDefault="00556AF1" w:rsidP="00556AF1">
      <w:pPr>
        <w:rPr>
          <w:rFonts w:ascii="宋体" w:eastAsia="宋体" w:hAnsi="宋体"/>
        </w:rPr>
      </w:pPr>
      <w:r w:rsidRPr="000665B4">
        <w:rPr>
          <w:rFonts w:ascii="宋体" w:eastAsia="宋体" w:hAnsi="宋体"/>
        </w:rPr>
        <w:t>}</w:t>
      </w:r>
    </w:p>
    <w:p w:rsidR="00C84B1D" w:rsidRPr="000665B4" w:rsidRDefault="00C84B1D" w:rsidP="00556AF1">
      <w:pPr>
        <w:rPr>
          <w:rFonts w:ascii="宋体" w:eastAsia="宋体" w:hAnsi="宋体"/>
        </w:rPr>
      </w:pPr>
      <w:r w:rsidRPr="000665B4">
        <w:rPr>
          <w:rFonts w:ascii="宋体" w:eastAsia="宋体" w:hAnsi="宋体" w:hint="eastAsia"/>
        </w:rPr>
        <w:t>√-</w:t>
      </w:r>
      <w:r w:rsidRPr="000665B4">
        <w:rPr>
          <w:rFonts w:ascii="宋体" w:eastAsia="宋体" w:hAnsi="宋体"/>
        </w:rPr>
        <w:t>HDU</w:t>
      </w:r>
      <w:r w:rsidRPr="000665B4">
        <w:rPr>
          <w:rFonts w:ascii="宋体" w:eastAsia="宋体" w:hAnsi="宋体" w:hint="eastAsia"/>
        </w:rPr>
        <w:t>-</w:t>
      </w:r>
      <w:r w:rsidRPr="000665B4">
        <w:rPr>
          <w:rFonts w:ascii="宋体" w:eastAsia="宋体" w:hAnsi="宋体"/>
        </w:rPr>
        <w:t>6312</w:t>
      </w:r>
      <w:r w:rsidRPr="000665B4">
        <w:rPr>
          <w:rFonts w:ascii="宋体" w:eastAsia="宋体" w:hAnsi="宋体" w:hint="eastAsia"/>
        </w:rPr>
        <w:t>-多校2-签到题</w:t>
      </w:r>
    </w:p>
    <w:p w:rsidR="00C84B1D" w:rsidRPr="000665B4" w:rsidRDefault="00C84B1D" w:rsidP="00556AF1">
      <w:pPr>
        <w:rPr>
          <w:rFonts w:ascii="宋体" w:eastAsia="宋体" w:hAnsi="宋体"/>
        </w:rPr>
      </w:pPr>
      <w:r w:rsidRPr="000665B4">
        <w:rPr>
          <w:rFonts w:ascii="宋体" w:eastAsia="宋体" w:hAnsi="宋体" w:hint="eastAsia"/>
        </w:rPr>
        <w:t>【题意】</w:t>
      </w:r>
      <w:r w:rsidR="00CF1CCB" w:rsidRPr="000665B4">
        <w:rPr>
          <w:rFonts w:ascii="宋体" w:eastAsia="宋体" w:hAnsi="宋体" w:hint="eastAsia"/>
        </w:rPr>
        <w:t>1-n这n个正数，</w:t>
      </w:r>
      <w:r w:rsidR="000A4838" w:rsidRPr="000665B4">
        <w:rPr>
          <w:rFonts w:ascii="宋体" w:eastAsia="宋体" w:hAnsi="宋体" w:hint="eastAsia"/>
        </w:rPr>
        <w:t>每个人可以拿走1个数连带它的所有因子都被拿走，谁先拿完谁赢，Alice先手，</w:t>
      </w:r>
      <w:r w:rsidR="00D82054" w:rsidRPr="000665B4">
        <w:rPr>
          <w:rFonts w:ascii="宋体" w:eastAsia="宋体" w:hAnsi="宋体" w:hint="eastAsia"/>
        </w:rPr>
        <w:t>给定n</w:t>
      </w:r>
      <w:r w:rsidR="000A4838" w:rsidRPr="000665B4">
        <w:rPr>
          <w:rFonts w:ascii="宋体" w:eastAsia="宋体" w:hAnsi="宋体" w:hint="eastAsia"/>
        </w:rPr>
        <w:t>问Alice是否有必赢策略</w:t>
      </w:r>
      <w:r w:rsidR="00D82054" w:rsidRPr="000665B4">
        <w:rPr>
          <w:rFonts w:ascii="宋体" w:eastAsia="宋体" w:hAnsi="宋体" w:hint="eastAsia"/>
        </w:rPr>
        <w:t>。数据规模n为500</w:t>
      </w:r>
    </w:p>
    <w:p w:rsidR="00C84B1D" w:rsidRPr="000665B4" w:rsidRDefault="00C84B1D" w:rsidP="00556AF1">
      <w:pPr>
        <w:rPr>
          <w:rFonts w:ascii="宋体" w:eastAsia="宋体" w:hAnsi="宋体"/>
        </w:rPr>
      </w:pPr>
      <w:r w:rsidRPr="000665B4">
        <w:rPr>
          <w:rFonts w:ascii="宋体" w:eastAsia="宋体" w:hAnsi="宋体" w:hint="eastAsia"/>
        </w:rPr>
        <w:t>【题解】</w:t>
      </w:r>
    </w:p>
    <w:p w:rsidR="00C84B1D" w:rsidRPr="000665B4" w:rsidRDefault="00C84B1D" w:rsidP="00556AF1">
      <w:pPr>
        <w:rPr>
          <w:rFonts w:ascii="宋体" w:eastAsia="宋体" w:hAnsi="宋体"/>
        </w:rPr>
      </w:pPr>
      <w:r w:rsidRPr="000665B4">
        <w:rPr>
          <w:rFonts w:ascii="宋体" w:eastAsia="宋体" w:hAnsi="宋体" w:hint="eastAsia"/>
        </w:rPr>
        <w:t>比赛的时候先手算打表，一直算到n=7都是Alice赢，这时才开始比赛没几分钟，这题过的人已经井喷了，于是队友说估计是全Yes了，又稍微想了一会儿，交了果然全Yes</w:t>
      </w:r>
      <w:r w:rsidRPr="000665B4">
        <w:rPr>
          <w:rFonts w:ascii="宋体" w:eastAsia="宋体" w:hAnsi="宋体"/>
        </w:rPr>
        <w:t>…</w:t>
      </w:r>
    </w:p>
    <w:p w:rsidR="00C84B1D" w:rsidRPr="000665B4" w:rsidRDefault="00C84B1D" w:rsidP="00556AF1">
      <w:pPr>
        <w:rPr>
          <w:rFonts w:ascii="宋体" w:eastAsia="宋体" w:hAnsi="宋体"/>
        </w:rPr>
      </w:pPr>
      <w:r w:rsidRPr="000665B4">
        <w:rPr>
          <w:rFonts w:ascii="宋体" w:eastAsia="宋体" w:hAnsi="宋体" w:hint="eastAsia"/>
        </w:rPr>
        <w:t>具体严格的原因还没有想清楚。当时考虑到的一个就是如果剩下的都是互相互素的数的话，那么轮到一个人又偶数个的局就必输，反之奇数个就必赢。</w:t>
      </w:r>
    </w:p>
    <w:p w:rsidR="00C84B1D" w:rsidRPr="000665B4" w:rsidRDefault="00C84B1D" w:rsidP="00845525">
      <w:pPr>
        <w:rPr>
          <w:rFonts w:ascii="宋体" w:eastAsia="宋体" w:hAnsi="宋体"/>
        </w:rPr>
      </w:pPr>
      <w:r w:rsidRPr="000665B4">
        <w:rPr>
          <w:rFonts w:ascii="宋体" w:eastAsia="宋体" w:hAnsi="宋体" w:hint="eastAsia"/>
        </w:rPr>
        <w:t>赛后群里发的题解是“考虑将游戏变成初始时只有</w:t>
      </w:r>
      <w:r w:rsidRPr="000665B4">
        <w:rPr>
          <w:rFonts w:ascii="宋体" w:eastAsia="宋体" w:hAnsi="宋体"/>
        </w:rPr>
        <w:t>2~n，如果先手必胜的话，那么先手第一步按这样取就获胜了；如果后手必胜的话，那么先手第一步取走1就获胜了。所以全输出Yes就行了。</w:t>
      </w:r>
      <w:r w:rsidRPr="000665B4">
        <w:rPr>
          <w:rFonts w:ascii="宋体" w:eastAsia="宋体" w:hAnsi="宋体" w:hint="eastAsia"/>
        </w:rPr>
        <w:t>”</w:t>
      </w:r>
      <w:r w:rsidR="0031609F" w:rsidRPr="000665B4">
        <w:rPr>
          <w:rFonts w:ascii="宋体" w:eastAsia="宋体" w:hAnsi="宋体" w:hint="eastAsia"/>
        </w:rPr>
        <w:t>这有点强。。不过这个里面似乎没有出现题目中所要求的什么拿走因子之类的。。</w:t>
      </w:r>
      <w:r w:rsidR="0031609F" w:rsidRPr="000665B4">
        <w:rPr>
          <w:rFonts w:ascii="宋体" w:eastAsia="宋体" w:hAnsi="宋体" w:hint="eastAsia"/>
        </w:rPr>
        <w:lastRenderedPageBreak/>
        <w:t>所以这个套路看来对很多种博弈都有效？（开局1-n，先手可以拿走1，谁先拿光谁赢</w:t>
      </w:r>
      <w:r w:rsidR="003212C5" w:rsidRPr="000665B4">
        <w:rPr>
          <w:rFonts w:ascii="宋体" w:eastAsia="宋体" w:hAnsi="宋体" w:hint="eastAsia"/>
        </w:rPr>
        <w:t>，其他的拿法可以是任意某种确定的拿法</w:t>
      </w:r>
      <w:r w:rsidR="0031609F" w:rsidRPr="000665B4">
        <w:rPr>
          <w:rFonts w:ascii="宋体" w:eastAsia="宋体" w:hAnsi="宋体" w:hint="eastAsia"/>
        </w:rPr>
        <w:t>）</w:t>
      </w:r>
      <w:r w:rsidR="00845525" w:rsidRPr="000665B4">
        <w:rPr>
          <w:rFonts w:ascii="宋体" w:eastAsia="宋体" w:hAnsi="宋体" w:hint="eastAsia"/>
        </w:rPr>
        <w:t xml:space="preserve"> </w:t>
      </w:r>
      <w:r w:rsidR="00CF1CCB" w:rsidRPr="000665B4">
        <w:rPr>
          <w:rFonts w:ascii="宋体" w:eastAsia="宋体" w:hAnsi="宋体" w:hint="eastAsia"/>
        </w:rPr>
        <w:t>哦，不对，这里因为2-n里面随便拿走某一个都会导致1的被拿走，这一点是由本题的性质所决定的。</w:t>
      </w:r>
    </w:p>
    <w:p w:rsidR="008F1856" w:rsidRPr="000665B4" w:rsidRDefault="008F1856" w:rsidP="008F1856">
      <w:pPr>
        <w:pStyle w:val="1"/>
        <w:rPr>
          <w:rFonts w:ascii="宋体" w:eastAsia="宋体" w:hAnsi="宋体"/>
        </w:rPr>
      </w:pPr>
      <w:bookmarkStart w:id="267" w:name="_Toc524383168"/>
      <w:r w:rsidRPr="000665B4">
        <w:rPr>
          <w:rFonts w:ascii="宋体" w:eastAsia="宋体" w:hAnsi="宋体" w:hint="eastAsia"/>
        </w:rPr>
        <w:t>十、随机算法</w:t>
      </w:r>
      <w:bookmarkEnd w:id="267"/>
    </w:p>
    <w:p w:rsidR="007527EA" w:rsidRPr="000665B4" w:rsidRDefault="007527EA" w:rsidP="007527EA">
      <w:pPr>
        <w:rPr>
          <w:rFonts w:ascii="宋体" w:eastAsia="宋体" w:hAnsi="宋体"/>
        </w:rPr>
      </w:pPr>
      <w:r w:rsidRPr="000665B4">
        <w:rPr>
          <w:rFonts w:ascii="宋体" w:eastAsia="宋体" w:hAnsi="宋体" w:hint="eastAsia"/>
        </w:rPr>
        <w:t>随机除了可应用与某些随机算法的题目，还可以在代码提交前对代码进行大量的随机测试以判定代码是否正确</w:t>
      </w:r>
    </w:p>
    <w:p w:rsidR="008F1856" w:rsidRPr="000665B4" w:rsidRDefault="008F1856" w:rsidP="008F1856">
      <w:pPr>
        <w:pStyle w:val="2"/>
        <w:rPr>
          <w:rFonts w:ascii="宋体" w:eastAsia="宋体" w:hAnsi="宋体"/>
          <w:b w:val="0"/>
        </w:rPr>
      </w:pPr>
      <w:bookmarkStart w:id="268" w:name="_Toc524383169"/>
      <w:r w:rsidRPr="000665B4">
        <w:rPr>
          <w:rFonts w:ascii="宋体" w:eastAsia="宋体" w:hAnsi="宋体" w:hint="eastAsia"/>
          <w:b w:val="0"/>
        </w:rPr>
        <w:t>函数库</w:t>
      </w:r>
      <w:bookmarkEnd w:id="268"/>
    </w:p>
    <w:p w:rsidR="008F1856" w:rsidRPr="000665B4" w:rsidRDefault="008F1856" w:rsidP="008F1856">
      <w:pPr>
        <w:rPr>
          <w:rFonts w:ascii="宋体" w:eastAsia="宋体" w:hAnsi="宋体"/>
        </w:rPr>
      </w:pPr>
      <w:r w:rsidRPr="000665B4">
        <w:rPr>
          <w:rFonts w:ascii="宋体" w:eastAsia="宋体" w:hAnsi="宋体"/>
        </w:rPr>
        <w:t>//随机序列</w:t>
      </w:r>
    </w:p>
    <w:p w:rsidR="008F1856" w:rsidRPr="000665B4" w:rsidRDefault="008F1856" w:rsidP="008F1856">
      <w:pPr>
        <w:rPr>
          <w:rFonts w:ascii="宋体" w:eastAsia="宋体" w:hAnsi="宋体"/>
        </w:rPr>
      </w:pPr>
      <w:r w:rsidRPr="000665B4">
        <w:rPr>
          <w:rFonts w:ascii="宋体" w:eastAsia="宋体" w:hAnsi="宋体"/>
        </w:rPr>
        <w:t>#include &lt;algorithmn&gt;</w:t>
      </w:r>
    </w:p>
    <w:p w:rsidR="008F1856" w:rsidRPr="000665B4" w:rsidRDefault="008F1856" w:rsidP="008F1856">
      <w:pPr>
        <w:rPr>
          <w:rFonts w:ascii="宋体" w:eastAsia="宋体" w:hAnsi="宋体"/>
        </w:rPr>
      </w:pPr>
      <w:r w:rsidRPr="000665B4">
        <w:rPr>
          <w:rFonts w:ascii="宋体" w:eastAsia="宋体" w:hAnsi="宋体"/>
        </w:rPr>
        <w:t>int a[100];</w:t>
      </w:r>
    </w:p>
    <w:p w:rsidR="008F1856" w:rsidRPr="000665B4" w:rsidRDefault="008F1856" w:rsidP="008F1856">
      <w:pPr>
        <w:rPr>
          <w:rFonts w:ascii="宋体" w:eastAsia="宋体" w:hAnsi="宋体"/>
        </w:rPr>
      </w:pPr>
      <w:r w:rsidRPr="000665B4">
        <w:rPr>
          <w:rFonts w:ascii="宋体" w:eastAsia="宋体" w:hAnsi="宋体"/>
        </w:rPr>
        <w:t>random_shuffle(a,a+n);</w:t>
      </w:r>
    </w:p>
    <w:p w:rsidR="008F1856" w:rsidRPr="000665B4" w:rsidRDefault="008F1856" w:rsidP="008F1856">
      <w:pPr>
        <w:rPr>
          <w:rFonts w:ascii="宋体" w:eastAsia="宋体" w:hAnsi="宋体"/>
        </w:rPr>
      </w:pPr>
      <w:r w:rsidRPr="000665B4">
        <w:rPr>
          <w:rFonts w:ascii="宋体" w:eastAsia="宋体" w:hAnsi="宋体"/>
        </w:rPr>
        <w:t>vector&lt;int&gt; a;</w:t>
      </w:r>
    </w:p>
    <w:p w:rsidR="008F1856" w:rsidRPr="000665B4" w:rsidRDefault="008F1856" w:rsidP="008F1856">
      <w:pPr>
        <w:rPr>
          <w:rFonts w:ascii="宋体" w:eastAsia="宋体" w:hAnsi="宋体"/>
        </w:rPr>
      </w:pPr>
      <w:r w:rsidRPr="000665B4">
        <w:rPr>
          <w:rFonts w:ascii="宋体" w:eastAsia="宋体" w:hAnsi="宋体"/>
        </w:rPr>
        <w:t>random_shuffle(a.begin(),a.end());</w:t>
      </w:r>
    </w:p>
    <w:p w:rsidR="008F1856" w:rsidRPr="000665B4" w:rsidRDefault="008F1856" w:rsidP="008F1856">
      <w:pPr>
        <w:rPr>
          <w:rFonts w:ascii="宋体" w:eastAsia="宋体" w:hAnsi="宋体"/>
        </w:rPr>
      </w:pPr>
    </w:p>
    <w:p w:rsidR="008F1856" w:rsidRPr="000665B4" w:rsidRDefault="008F1856" w:rsidP="008F1856">
      <w:pPr>
        <w:rPr>
          <w:rFonts w:ascii="宋体" w:eastAsia="宋体" w:hAnsi="宋体"/>
        </w:rPr>
      </w:pPr>
      <w:r w:rsidRPr="000665B4">
        <w:rPr>
          <w:rFonts w:ascii="宋体" w:eastAsia="宋体" w:hAnsi="宋体"/>
        </w:rPr>
        <w:t>//生成一定范围内随机数</w:t>
      </w:r>
    </w:p>
    <w:p w:rsidR="008F1856" w:rsidRPr="000665B4" w:rsidRDefault="008F1856" w:rsidP="008F1856">
      <w:pPr>
        <w:rPr>
          <w:rFonts w:ascii="宋体" w:eastAsia="宋体" w:hAnsi="宋体"/>
        </w:rPr>
      </w:pPr>
      <w:r w:rsidRPr="000665B4">
        <w:rPr>
          <w:rFonts w:ascii="宋体" w:eastAsia="宋体" w:hAnsi="宋体"/>
        </w:rPr>
        <w:t>#include &lt;ctime&gt;</w:t>
      </w:r>
    </w:p>
    <w:p w:rsidR="008F1856" w:rsidRPr="000665B4" w:rsidRDefault="008F1856" w:rsidP="008F1856">
      <w:pPr>
        <w:rPr>
          <w:rFonts w:ascii="宋体" w:eastAsia="宋体" w:hAnsi="宋体"/>
        </w:rPr>
      </w:pPr>
      <w:r w:rsidRPr="000665B4">
        <w:rPr>
          <w:rFonts w:ascii="宋体" w:eastAsia="宋体" w:hAnsi="宋体"/>
        </w:rPr>
        <w:t>#include &lt;cstdlib&gt;</w:t>
      </w:r>
    </w:p>
    <w:p w:rsidR="008F1856" w:rsidRPr="000665B4" w:rsidRDefault="008F1856" w:rsidP="008F1856">
      <w:pPr>
        <w:rPr>
          <w:rFonts w:ascii="宋体" w:eastAsia="宋体" w:hAnsi="宋体"/>
        </w:rPr>
      </w:pPr>
      <w:r w:rsidRPr="000665B4">
        <w:rPr>
          <w:rFonts w:ascii="宋体" w:eastAsia="宋体" w:hAnsi="宋体"/>
        </w:rPr>
        <w:t>srand((unsigned)time(NULL));//用这个提交OJ可能会错，换成srand(i)尝试；</w:t>
      </w:r>
    </w:p>
    <w:p w:rsidR="008F1856" w:rsidRPr="000665B4" w:rsidRDefault="008F1856" w:rsidP="008F1856">
      <w:pPr>
        <w:widowControl/>
        <w:shd w:val="clear" w:color="auto" w:fill="FFFFFF"/>
        <w:spacing w:before="150" w:after="150"/>
        <w:jc w:val="left"/>
        <w:rPr>
          <w:rFonts w:ascii="宋体" w:eastAsia="宋体" w:hAnsi="宋体"/>
        </w:rPr>
      </w:pPr>
      <w:r w:rsidRPr="000665B4">
        <w:rPr>
          <w:rFonts w:ascii="宋体" w:eastAsia="宋体" w:hAnsi="宋体"/>
        </w:rPr>
        <w:t>产生一定范围随机数的通用表示公式是：</w:t>
      </w:r>
    </w:p>
    <w:p w:rsidR="008F1856" w:rsidRPr="000665B4" w:rsidRDefault="008F1856" w:rsidP="008F1856">
      <w:pPr>
        <w:widowControl/>
        <w:shd w:val="clear" w:color="auto" w:fill="FFFFFF"/>
        <w:wordWrap w:val="0"/>
        <w:spacing w:after="240"/>
        <w:jc w:val="left"/>
        <w:rPr>
          <w:rFonts w:ascii="宋体" w:eastAsia="宋体" w:hAnsi="宋体"/>
        </w:rPr>
      </w:pPr>
      <w:r w:rsidRPr="000665B4">
        <w:rPr>
          <w:rFonts w:ascii="宋体" w:eastAsia="宋体" w:hAnsi="宋体"/>
        </w:rPr>
        <w:t>取得(0,x)的随机整数：rand()%x；</w:t>
      </w:r>
    </w:p>
    <w:p w:rsidR="008F1856" w:rsidRPr="000665B4" w:rsidRDefault="008F1856" w:rsidP="008F1856">
      <w:pPr>
        <w:widowControl/>
        <w:shd w:val="clear" w:color="auto" w:fill="FFFFFF"/>
        <w:wordWrap w:val="0"/>
        <w:spacing w:after="240"/>
        <w:jc w:val="left"/>
        <w:rPr>
          <w:rFonts w:ascii="宋体" w:eastAsia="宋体" w:hAnsi="宋体"/>
        </w:rPr>
      </w:pPr>
      <w:r w:rsidRPr="000665B4">
        <w:rPr>
          <w:rFonts w:ascii="宋体" w:eastAsia="宋体" w:hAnsi="宋体"/>
        </w:rPr>
        <w:t>取得(a,b)的随机整数：rand()%(b-a)；</w:t>
      </w:r>
    </w:p>
    <w:p w:rsidR="008F1856" w:rsidRPr="000665B4" w:rsidRDefault="008F1856" w:rsidP="008F1856">
      <w:pPr>
        <w:widowControl/>
        <w:shd w:val="clear" w:color="auto" w:fill="FFFFFF"/>
        <w:wordWrap w:val="0"/>
        <w:spacing w:after="240"/>
        <w:jc w:val="left"/>
        <w:rPr>
          <w:rFonts w:ascii="宋体" w:eastAsia="宋体" w:hAnsi="宋体"/>
        </w:rPr>
      </w:pPr>
      <w:r w:rsidRPr="000665B4">
        <w:rPr>
          <w:rFonts w:ascii="宋体" w:eastAsia="宋体" w:hAnsi="宋体"/>
        </w:rPr>
        <w:t>取得[a,b)的随机整数：rand()%(b-a)+a；</w:t>
      </w:r>
    </w:p>
    <w:p w:rsidR="008F1856" w:rsidRPr="000665B4" w:rsidRDefault="008F1856" w:rsidP="008F1856">
      <w:pPr>
        <w:widowControl/>
        <w:shd w:val="clear" w:color="auto" w:fill="FFFFFF"/>
        <w:wordWrap w:val="0"/>
        <w:spacing w:after="240"/>
        <w:jc w:val="left"/>
        <w:rPr>
          <w:rFonts w:ascii="宋体" w:eastAsia="宋体" w:hAnsi="宋体"/>
        </w:rPr>
      </w:pPr>
      <w:r w:rsidRPr="000665B4">
        <w:rPr>
          <w:rFonts w:ascii="宋体" w:eastAsia="宋体" w:hAnsi="宋体"/>
        </w:rPr>
        <w:t>取得[a,b]的随机整数：rand()%(b-a+1)+a；</w:t>
      </w:r>
    </w:p>
    <w:p w:rsidR="008F1856" w:rsidRPr="000665B4" w:rsidRDefault="008F1856" w:rsidP="008F1856">
      <w:pPr>
        <w:widowControl/>
        <w:shd w:val="clear" w:color="auto" w:fill="FFFFFF"/>
        <w:wordWrap w:val="0"/>
        <w:spacing w:after="240"/>
        <w:jc w:val="left"/>
        <w:rPr>
          <w:rFonts w:ascii="宋体" w:eastAsia="宋体" w:hAnsi="宋体"/>
        </w:rPr>
      </w:pPr>
      <w:r w:rsidRPr="000665B4">
        <w:rPr>
          <w:rFonts w:ascii="宋体" w:eastAsia="宋体" w:hAnsi="宋体"/>
        </w:rPr>
        <w:t>取得(a,b]的随机整数：rand()%(b-a)+a+1；</w:t>
      </w:r>
    </w:p>
    <w:p w:rsidR="007527EA" w:rsidRPr="000665B4" w:rsidRDefault="008F1856" w:rsidP="008F1856">
      <w:pPr>
        <w:widowControl/>
        <w:shd w:val="clear" w:color="auto" w:fill="FFFFFF"/>
        <w:wordWrap w:val="0"/>
        <w:spacing w:after="240"/>
        <w:jc w:val="left"/>
        <w:rPr>
          <w:rFonts w:ascii="宋体" w:eastAsia="宋体" w:hAnsi="宋体"/>
        </w:rPr>
      </w:pPr>
      <w:r w:rsidRPr="000665B4">
        <w:rPr>
          <w:rFonts w:ascii="宋体" w:eastAsia="宋体" w:hAnsi="宋体"/>
        </w:rPr>
        <w:t>取得0-1之间的浮点数：rand()/double(RAND_MAX)。</w:t>
      </w:r>
    </w:p>
    <w:p w:rsidR="004B1ACF" w:rsidRPr="000665B4" w:rsidRDefault="004B1ACF" w:rsidP="004B1ACF">
      <w:pPr>
        <w:pStyle w:val="1"/>
        <w:rPr>
          <w:rFonts w:ascii="宋体" w:eastAsia="宋体" w:hAnsi="宋体"/>
        </w:rPr>
      </w:pPr>
      <w:bookmarkStart w:id="269" w:name="_Toc524383170"/>
      <w:r w:rsidRPr="000665B4">
        <w:rPr>
          <w:rFonts w:ascii="宋体" w:eastAsia="宋体" w:hAnsi="宋体" w:hint="eastAsia"/>
        </w:rPr>
        <w:t>十</w:t>
      </w:r>
      <w:r w:rsidR="008F1856" w:rsidRPr="000665B4">
        <w:rPr>
          <w:rFonts w:ascii="宋体" w:eastAsia="宋体" w:hAnsi="宋体" w:hint="eastAsia"/>
        </w:rPr>
        <w:t>一</w:t>
      </w:r>
      <w:r w:rsidRPr="000665B4">
        <w:rPr>
          <w:rFonts w:ascii="宋体" w:eastAsia="宋体" w:hAnsi="宋体" w:hint="eastAsia"/>
        </w:rPr>
        <w:t>、</w:t>
      </w:r>
      <w:r w:rsidR="00900142" w:rsidRPr="000665B4">
        <w:rPr>
          <w:rFonts w:ascii="宋体" w:eastAsia="宋体" w:hAnsi="宋体" w:hint="eastAsia"/>
        </w:rPr>
        <w:t>未分类</w:t>
      </w:r>
      <w:bookmarkEnd w:id="269"/>
    </w:p>
    <w:p w:rsidR="00900142" w:rsidRPr="000665B4" w:rsidRDefault="00900142" w:rsidP="00900142">
      <w:pPr>
        <w:pStyle w:val="2"/>
        <w:rPr>
          <w:rFonts w:ascii="宋体" w:eastAsia="宋体" w:hAnsi="宋体"/>
          <w:b w:val="0"/>
        </w:rPr>
      </w:pPr>
      <w:bookmarkStart w:id="270" w:name="_Toc524383171"/>
      <w:r w:rsidRPr="000665B4">
        <w:rPr>
          <w:rFonts w:ascii="宋体" w:eastAsia="宋体" w:hAnsi="宋体" w:hint="eastAsia"/>
          <w:b w:val="0"/>
        </w:rPr>
        <w:t>莫队算法</w:t>
      </w:r>
      <w:bookmarkEnd w:id="270"/>
    </w:p>
    <w:p w:rsidR="00800409" w:rsidRPr="000665B4" w:rsidRDefault="0023482A" w:rsidP="00800409">
      <w:pPr>
        <w:rPr>
          <w:rFonts w:ascii="宋体" w:eastAsia="宋体" w:hAnsi="宋体"/>
        </w:rPr>
      </w:pPr>
      <w:hyperlink r:id="rId263" w:history="1">
        <w:r w:rsidR="00800409" w:rsidRPr="000665B4">
          <w:rPr>
            <w:rStyle w:val="a3"/>
            <w:rFonts w:ascii="宋体" w:eastAsia="宋体" w:hAnsi="宋体"/>
          </w:rPr>
          <w:t>https://blog.csdn.net/hnshhslsh/article/details/50582926</w:t>
        </w:r>
      </w:hyperlink>
    </w:p>
    <w:p w:rsidR="00800409" w:rsidRPr="000665B4" w:rsidRDefault="0023482A" w:rsidP="00800409">
      <w:pPr>
        <w:rPr>
          <w:rFonts w:ascii="宋体" w:eastAsia="宋体" w:hAnsi="宋体"/>
        </w:rPr>
      </w:pPr>
      <w:hyperlink r:id="rId264" w:history="1">
        <w:r w:rsidR="00800409" w:rsidRPr="000665B4">
          <w:rPr>
            <w:rStyle w:val="a3"/>
            <w:rFonts w:ascii="宋体" w:eastAsia="宋体" w:hAnsi="宋体"/>
          </w:rPr>
          <w:t>https://www.cnblogs.com/137shoebills/p/7783739.html</w:t>
        </w:r>
      </w:hyperlink>
    </w:p>
    <w:p w:rsidR="00800409" w:rsidRPr="000665B4" w:rsidRDefault="0023482A" w:rsidP="00800409">
      <w:pPr>
        <w:rPr>
          <w:rFonts w:ascii="宋体" w:eastAsia="宋体" w:hAnsi="宋体"/>
        </w:rPr>
      </w:pPr>
      <w:hyperlink r:id="rId265" w:history="1">
        <w:r w:rsidR="00800409" w:rsidRPr="000665B4">
          <w:rPr>
            <w:rStyle w:val="a3"/>
            <w:rFonts w:ascii="宋体" w:eastAsia="宋体" w:hAnsi="宋体"/>
          </w:rPr>
          <w:t>https://blog.csdn.net/thinfatty/article/details/72581276</w:t>
        </w:r>
      </w:hyperlink>
    </w:p>
    <w:p w:rsidR="004B1ACF" w:rsidRPr="000665B4" w:rsidRDefault="004B1ACF" w:rsidP="004B1ACF">
      <w:pPr>
        <w:pStyle w:val="2"/>
        <w:rPr>
          <w:rFonts w:ascii="宋体" w:eastAsia="宋体" w:hAnsi="宋体"/>
          <w:b w:val="0"/>
        </w:rPr>
      </w:pPr>
      <w:bookmarkStart w:id="271" w:name="_Toc524383172"/>
      <w:r w:rsidRPr="000665B4">
        <w:rPr>
          <w:rFonts w:ascii="宋体" w:eastAsia="宋体" w:hAnsi="宋体" w:hint="eastAsia"/>
          <w:b w:val="0"/>
        </w:rPr>
        <w:t>√-</w:t>
      </w:r>
      <w:r w:rsidRPr="000665B4">
        <w:rPr>
          <w:rFonts w:ascii="宋体" w:eastAsia="宋体" w:hAnsi="宋体"/>
          <w:b w:val="0"/>
        </w:rPr>
        <w:t>HDU-5857-2016</w:t>
      </w:r>
      <w:r w:rsidRPr="000665B4">
        <w:rPr>
          <w:rFonts w:ascii="宋体" w:eastAsia="宋体" w:hAnsi="宋体" w:hint="eastAsia"/>
          <w:b w:val="0"/>
        </w:rPr>
        <w:t>多校10-签到</w:t>
      </w:r>
      <w:bookmarkEnd w:id="271"/>
      <w:r w:rsidR="00B41D00" w:rsidRPr="000665B4">
        <w:rPr>
          <w:rFonts w:ascii="宋体" w:eastAsia="宋体" w:hAnsi="宋体"/>
          <w:b w:val="0"/>
        </w:rPr>
        <w:fldChar w:fldCharType="begin"/>
      </w:r>
      <w:r w:rsidR="00B41D00" w:rsidRPr="000665B4">
        <w:rPr>
          <w:rFonts w:ascii="宋体" w:eastAsia="宋体" w:hAnsi="宋体"/>
        </w:rPr>
        <w:instrText xml:space="preserve"> XE "</w:instrText>
      </w:r>
      <w:r w:rsidR="00B41D00" w:rsidRPr="000665B4">
        <w:rPr>
          <w:rFonts w:ascii="宋体" w:eastAsia="宋体" w:hAnsi="宋体" w:hint="eastAsia"/>
          <w:b w:val="0"/>
        </w:rPr>
        <w:instrText>√-</w:instrText>
      </w:r>
      <w:r w:rsidR="00B41D00" w:rsidRPr="000665B4">
        <w:rPr>
          <w:rFonts w:ascii="宋体" w:eastAsia="宋体" w:hAnsi="宋体"/>
          <w:b w:val="0"/>
        </w:rPr>
        <w:instrText>HDU-5857-2016</w:instrText>
      </w:r>
      <w:r w:rsidR="00B41D00" w:rsidRPr="000665B4">
        <w:rPr>
          <w:rFonts w:ascii="宋体" w:eastAsia="宋体" w:hAnsi="宋体" w:hint="eastAsia"/>
          <w:b w:val="0"/>
        </w:rPr>
        <w:instrText>多校10-签到</w:instrText>
      </w:r>
      <w:r w:rsidR="00B41D00" w:rsidRPr="000665B4">
        <w:rPr>
          <w:rFonts w:ascii="宋体" w:eastAsia="宋体" w:hAnsi="宋体"/>
          <w:b w:val="0"/>
        </w:rPr>
        <w:instrText>:</w:instrText>
      </w:r>
      <w:r w:rsidR="00B41D00" w:rsidRPr="000665B4">
        <w:rPr>
          <w:rFonts w:ascii="宋体" w:eastAsia="宋体" w:hAnsi="宋体" w:hint="eastAsia"/>
        </w:rPr>
        <w:instrText>5</w:instrText>
      </w:r>
      <w:r w:rsidR="00B41D00" w:rsidRPr="000665B4">
        <w:rPr>
          <w:rFonts w:ascii="宋体" w:eastAsia="宋体" w:hAnsi="宋体"/>
        </w:rPr>
        <w:instrText xml:space="preserve">857" \y "HDU:5857" </w:instrText>
      </w:r>
      <w:r w:rsidR="00B41D00" w:rsidRPr="000665B4">
        <w:rPr>
          <w:rFonts w:ascii="宋体" w:eastAsia="宋体" w:hAnsi="宋体"/>
          <w:b w:val="0"/>
        </w:rPr>
        <w:fldChar w:fldCharType="end"/>
      </w:r>
    </w:p>
    <w:p w:rsidR="004B1ACF" w:rsidRPr="000665B4" w:rsidRDefault="004B1ACF" w:rsidP="004B1ACF">
      <w:pPr>
        <w:pStyle w:val="2"/>
        <w:rPr>
          <w:rFonts w:ascii="宋体" w:eastAsia="宋体" w:hAnsi="宋体"/>
          <w:b w:val="0"/>
        </w:rPr>
      </w:pPr>
      <w:bookmarkStart w:id="272" w:name="_Toc524383173"/>
      <w:r w:rsidRPr="000665B4">
        <w:rPr>
          <w:rFonts w:ascii="宋体" w:eastAsia="宋体" w:hAnsi="宋体" w:hint="eastAsia"/>
          <w:b w:val="0"/>
        </w:rPr>
        <w:t>√-</w:t>
      </w:r>
      <w:r w:rsidRPr="000665B4">
        <w:rPr>
          <w:rFonts w:ascii="宋体" w:eastAsia="宋体" w:hAnsi="宋体"/>
          <w:b w:val="0"/>
        </w:rPr>
        <w:t>HDU</w:t>
      </w:r>
      <w:r w:rsidRPr="000665B4">
        <w:rPr>
          <w:rFonts w:ascii="宋体" w:eastAsia="宋体" w:hAnsi="宋体" w:hint="eastAsia"/>
          <w:b w:val="0"/>
        </w:rPr>
        <w:t>-</w:t>
      </w:r>
      <w:r w:rsidRPr="000665B4">
        <w:rPr>
          <w:rFonts w:ascii="宋体" w:eastAsia="宋体" w:hAnsi="宋体"/>
          <w:b w:val="0"/>
        </w:rPr>
        <w:t>5867</w:t>
      </w:r>
      <w:r w:rsidRPr="000665B4">
        <w:rPr>
          <w:rFonts w:ascii="宋体" w:eastAsia="宋体" w:hAnsi="宋体" w:hint="eastAsia"/>
          <w:b w:val="0"/>
        </w:rPr>
        <w:t>-</w:t>
      </w:r>
      <w:r w:rsidRPr="000665B4">
        <w:rPr>
          <w:rFonts w:ascii="宋体" w:eastAsia="宋体" w:hAnsi="宋体"/>
          <w:b w:val="0"/>
        </w:rPr>
        <w:t>2016</w:t>
      </w:r>
      <w:r w:rsidRPr="000665B4">
        <w:rPr>
          <w:rFonts w:ascii="宋体" w:eastAsia="宋体" w:hAnsi="宋体" w:hint="eastAsia"/>
          <w:b w:val="0"/>
        </w:rPr>
        <w:t>多校10-签到</w:t>
      </w:r>
      <w:bookmarkEnd w:id="272"/>
      <w:r w:rsidR="00B41D00" w:rsidRPr="000665B4">
        <w:rPr>
          <w:rFonts w:ascii="宋体" w:eastAsia="宋体" w:hAnsi="宋体"/>
          <w:b w:val="0"/>
        </w:rPr>
        <w:fldChar w:fldCharType="begin"/>
      </w:r>
      <w:r w:rsidR="00B41D00" w:rsidRPr="000665B4">
        <w:rPr>
          <w:rFonts w:ascii="宋体" w:eastAsia="宋体" w:hAnsi="宋体"/>
        </w:rPr>
        <w:instrText xml:space="preserve"> XE "</w:instrText>
      </w:r>
      <w:r w:rsidR="00B41D00" w:rsidRPr="000665B4">
        <w:rPr>
          <w:rFonts w:ascii="宋体" w:eastAsia="宋体" w:hAnsi="宋体" w:hint="eastAsia"/>
          <w:b w:val="0"/>
        </w:rPr>
        <w:instrText>√-</w:instrText>
      </w:r>
      <w:r w:rsidR="00B41D00" w:rsidRPr="000665B4">
        <w:rPr>
          <w:rFonts w:ascii="宋体" w:eastAsia="宋体" w:hAnsi="宋体"/>
          <w:b w:val="0"/>
        </w:rPr>
        <w:instrText>HDU</w:instrText>
      </w:r>
      <w:r w:rsidR="00B41D00" w:rsidRPr="000665B4">
        <w:rPr>
          <w:rFonts w:ascii="宋体" w:eastAsia="宋体" w:hAnsi="宋体" w:hint="eastAsia"/>
          <w:b w:val="0"/>
        </w:rPr>
        <w:instrText>-</w:instrText>
      </w:r>
      <w:r w:rsidR="00B41D00" w:rsidRPr="000665B4">
        <w:rPr>
          <w:rFonts w:ascii="宋体" w:eastAsia="宋体" w:hAnsi="宋体"/>
          <w:b w:val="0"/>
        </w:rPr>
        <w:instrText>5867</w:instrText>
      </w:r>
      <w:r w:rsidR="00B41D00" w:rsidRPr="000665B4">
        <w:rPr>
          <w:rFonts w:ascii="宋体" w:eastAsia="宋体" w:hAnsi="宋体" w:hint="eastAsia"/>
          <w:b w:val="0"/>
        </w:rPr>
        <w:instrText>-</w:instrText>
      </w:r>
      <w:r w:rsidR="00B41D00" w:rsidRPr="000665B4">
        <w:rPr>
          <w:rFonts w:ascii="宋体" w:eastAsia="宋体" w:hAnsi="宋体"/>
          <w:b w:val="0"/>
        </w:rPr>
        <w:instrText>2016</w:instrText>
      </w:r>
      <w:r w:rsidR="00B41D00" w:rsidRPr="000665B4">
        <w:rPr>
          <w:rFonts w:ascii="宋体" w:eastAsia="宋体" w:hAnsi="宋体" w:hint="eastAsia"/>
          <w:b w:val="0"/>
        </w:rPr>
        <w:instrText>多校10-签到</w:instrText>
      </w:r>
      <w:r w:rsidR="00B41D00" w:rsidRPr="000665B4">
        <w:rPr>
          <w:rFonts w:ascii="宋体" w:eastAsia="宋体" w:hAnsi="宋体"/>
          <w:b w:val="0"/>
        </w:rPr>
        <w:instrText>:</w:instrText>
      </w:r>
      <w:r w:rsidR="00B41D00" w:rsidRPr="000665B4">
        <w:rPr>
          <w:rFonts w:ascii="宋体" w:eastAsia="宋体" w:hAnsi="宋体"/>
        </w:rPr>
        <w:instrText xml:space="preserve">5867" \y "HDU:5867" </w:instrText>
      </w:r>
      <w:r w:rsidR="00B41D00" w:rsidRPr="000665B4">
        <w:rPr>
          <w:rFonts w:ascii="宋体" w:eastAsia="宋体" w:hAnsi="宋体"/>
          <w:b w:val="0"/>
        </w:rPr>
        <w:fldChar w:fldCharType="end"/>
      </w:r>
    </w:p>
    <w:p w:rsidR="002D399E" w:rsidRPr="000665B4" w:rsidRDefault="008F1856" w:rsidP="00FF2B27">
      <w:pPr>
        <w:pStyle w:val="1"/>
        <w:rPr>
          <w:rFonts w:ascii="宋体" w:eastAsia="宋体" w:hAnsi="宋体"/>
        </w:rPr>
      </w:pPr>
      <w:bookmarkStart w:id="273" w:name="_Toc524383174"/>
      <w:r w:rsidRPr="000665B4">
        <w:rPr>
          <w:rFonts w:ascii="宋体" w:eastAsia="宋体" w:hAnsi="宋体" w:hint="eastAsia"/>
        </w:rPr>
        <w:t>十二</w:t>
      </w:r>
      <w:r w:rsidR="002D399E" w:rsidRPr="000665B4">
        <w:rPr>
          <w:rFonts w:ascii="宋体" w:eastAsia="宋体" w:hAnsi="宋体" w:hint="eastAsia"/>
        </w:rPr>
        <w:t>、题库</w:t>
      </w:r>
      <w:bookmarkEnd w:id="273"/>
    </w:p>
    <w:p w:rsidR="008D0B24" w:rsidRPr="000665B4" w:rsidRDefault="0023482A" w:rsidP="002D399E">
      <w:pPr>
        <w:rPr>
          <w:rFonts w:ascii="宋体" w:eastAsia="宋体" w:hAnsi="宋体"/>
        </w:rPr>
      </w:pPr>
      <w:hyperlink r:id="rId266" w:history="1">
        <w:r w:rsidR="008D0B24" w:rsidRPr="000665B4">
          <w:rPr>
            <w:rStyle w:val="a3"/>
            <w:rFonts w:ascii="宋体" w:eastAsia="宋体" w:hAnsi="宋体"/>
          </w:rPr>
          <w:t>https://blog.csdn.net/liuqiyao_01/article/details/9079611</w:t>
        </w:r>
      </w:hyperlink>
    </w:p>
    <w:p w:rsidR="008D0B24" w:rsidRPr="000665B4" w:rsidRDefault="008D0B24" w:rsidP="008D0B24">
      <w:pPr>
        <w:rPr>
          <w:rFonts w:ascii="宋体" w:eastAsia="宋体" w:hAnsi="宋体"/>
          <w:b/>
          <w:bCs/>
        </w:rPr>
      </w:pPr>
      <w:r w:rsidRPr="000665B4">
        <w:rPr>
          <w:rFonts w:ascii="宋体" w:eastAsia="宋体" w:hAnsi="宋体"/>
          <w:b/>
          <w:bCs/>
        </w:rPr>
        <w:t>ACM题集以及各种总结大全</w:t>
      </w:r>
    </w:p>
    <w:p w:rsidR="008D0B24" w:rsidRPr="000665B4" w:rsidRDefault="0023482A" w:rsidP="008D0B24">
      <w:pPr>
        <w:rPr>
          <w:rFonts w:ascii="宋体" w:eastAsia="宋体" w:hAnsi="宋体"/>
          <w:b/>
        </w:rPr>
      </w:pPr>
      <w:hyperlink r:id="rId267" w:history="1">
        <w:r w:rsidR="008D0B24" w:rsidRPr="000665B4">
          <w:rPr>
            <w:rStyle w:val="a3"/>
            <w:rFonts w:ascii="宋体" w:eastAsia="宋体" w:hAnsi="宋体"/>
            <w:b/>
          </w:rPr>
          <w:t>https://blog.csdn.net/lingzidong/article/details/78472208</w:t>
        </w:r>
      </w:hyperlink>
    </w:p>
    <w:p w:rsidR="008D0B24" w:rsidRPr="000665B4" w:rsidRDefault="008D0B24" w:rsidP="008D0B24">
      <w:pPr>
        <w:rPr>
          <w:rFonts w:ascii="宋体" w:eastAsia="宋体" w:hAnsi="宋体"/>
          <w:b/>
        </w:rPr>
      </w:pPr>
      <w:r w:rsidRPr="000665B4">
        <w:rPr>
          <w:rFonts w:ascii="宋体" w:eastAsia="宋体" w:hAnsi="宋体"/>
          <w:b/>
        </w:rPr>
        <w:t>2013-2017 ACM/ICPC 区域赛&amp;final 水题和铜牌题</w:t>
      </w:r>
    </w:p>
    <w:p w:rsidR="00D87AB4" w:rsidRPr="000665B4" w:rsidRDefault="0023482A" w:rsidP="008D0B24">
      <w:pPr>
        <w:rPr>
          <w:rFonts w:ascii="宋体" w:eastAsia="宋体" w:hAnsi="宋体"/>
          <w:b/>
        </w:rPr>
      </w:pPr>
      <w:hyperlink r:id="rId268" w:history="1">
        <w:r w:rsidR="00D87AB4" w:rsidRPr="000665B4">
          <w:rPr>
            <w:rStyle w:val="a3"/>
            <w:rFonts w:ascii="宋体" w:eastAsia="宋体" w:hAnsi="宋体"/>
            <w:b/>
          </w:rPr>
          <w:t>https://blog.csdn.net/acm_1361677193/article/details/42873141</w:t>
        </w:r>
      </w:hyperlink>
    </w:p>
    <w:p w:rsidR="00D87AB4" w:rsidRPr="000665B4" w:rsidRDefault="00D87AB4" w:rsidP="00D87AB4">
      <w:pPr>
        <w:rPr>
          <w:rFonts w:ascii="宋体" w:eastAsia="宋体" w:hAnsi="宋体"/>
          <w:b/>
        </w:rPr>
      </w:pPr>
      <w:r w:rsidRPr="000665B4">
        <w:rPr>
          <w:rFonts w:ascii="宋体" w:eastAsia="宋体" w:hAnsi="宋体"/>
          <w:b/>
        </w:rPr>
        <w:t>叉姐的训练指南</w:t>
      </w:r>
    </w:p>
    <w:p w:rsidR="00D87AB4" w:rsidRPr="000665B4" w:rsidRDefault="0023482A" w:rsidP="008D0B24">
      <w:pPr>
        <w:rPr>
          <w:rFonts w:ascii="宋体" w:eastAsia="宋体" w:hAnsi="宋体"/>
          <w:b/>
        </w:rPr>
      </w:pPr>
      <w:hyperlink r:id="rId269" w:history="1">
        <w:r w:rsidR="00BB57EE" w:rsidRPr="000665B4">
          <w:rPr>
            <w:rStyle w:val="a3"/>
            <w:rFonts w:ascii="宋体" w:eastAsia="宋体" w:hAnsi="宋体"/>
            <w:b/>
          </w:rPr>
          <w:t>https://blog.csdn.net/qq_40688707/article/details/80602064</w:t>
        </w:r>
      </w:hyperlink>
    </w:p>
    <w:p w:rsidR="00BB57EE" w:rsidRPr="000665B4" w:rsidRDefault="00BB57EE" w:rsidP="008D0B24">
      <w:pPr>
        <w:rPr>
          <w:rFonts w:ascii="宋体" w:eastAsia="宋体" w:hAnsi="宋体"/>
          <w:b/>
        </w:rPr>
      </w:pPr>
      <w:r w:rsidRPr="000665B4">
        <w:rPr>
          <w:rFonts w:ascii="宋体" w:eastAsia="宋体" w:hAnsi="宋体"/>
          <w:b/>
        </w:rPr>
        <w:t>ACM训练史上最详细计划（大神养成记）</w:t>
      </w:r>
    </w:p>
    <w:p w:rsidR="00FB2290" w:rsidRPr="000665B4" w:rsidRDefault="0023482A" w:rsidP="008D0B24">
      <w:pPr>
        <w:rPr>
          <w:rFonts w:ascii="宋体" w:eastAsia="宋体" w:hAnsi="宋体"/>
          <w:b/>
        </w:rPr>
      </w:pPr>
      <w:hyperlink r:id="rId270" w:history="1">
        <w:r w:rsidR="00FB2290" w:rsidRPr="000665B4">
          <w:rPr>
            <w:rStyle w:val="a3"/>
            <w:rFonts w:ascii="宋体" w:eastAsia="宋体" w:hAnsi="宋体" w:hint="eastAsia"/>
            <w:b/>
          </w:rPr>
          <w:t>http://</w:t>
        </w:r>
        <w:r w:rsidR="00FB2290" w:rsidRPr="000665B4">
          <w:rPr>
            <w:rStyle w:val="a3"/>
            <w:rFonts w:ascii="宋体" w:eastAsia="宋体" w:hAnsi="宋体"/>
            <w:b/>
          </w:rPr>
          <w:t>www.cnblogs.com/autsky-jadek/</w:t>
        </w:r>
      </w:hyperlink>
    </w:p>
    <w:p w:rsidR="00706F9B" w:rsidRPr="000665B4" w:rsidRDefault="00706F9B" w:rsidP="008D0B24">
      <w:pPr>
        <w:rPr>
          <w:rFonts w:ascii="宋体" w:eastAsia="宋体" w:hAnsi="宋体"/>
          <w:b/>
        </w:rPr>
      </w:pPr>
    </w:p>
    <w:p w:rsidR="00586907" w:rsidRPr="000665B4" w:rsidRDefault="00443655" w:rsidP="009C5872">
      <w:pPr>
        <w:pStyle w:val="2"/>
        <w:rPr>
          <w:rFonts w:ascii="宋体" w:eastAsia="宋体" w:hAnsi="宋体"/>
          <w:b w:val="0"/>
        </w:rPr>
      </w:pPr>
      <w:bookmarkStart w:id="274" w:name="_Toc524383175"/>
      <w:r w:rsidRPr="000665B4">
        <w:rPr>
          <w:rFonts w:ascii="宋体" w:eastAsia="宋体" w:hAnsi="宋体" w:hint="eastAsia"/>
          <w:b w:val="0"/>
        </w:rPr>
        <w:t>杭电</w:t>
      </w:r>
      <w:r w:rsidR="00377524" w:rsidRPr="000665B4">
        <w:rPr>
          <w:rFonts w:ascii="宋体" w:eastAsia="宋体" w:hAnsi="宋体" w:hint="eastAsia"/>
          <w:b w:val="0"/>
        </w:rPr>
        <w:t>多校题库（2011-</w:t>
      </w:r>
      <w:r w:rsidR="00377524" w:rsidRPr="000665B4">
        <w:rPr>
          <w:rFonts w:ascii="宋体" w:eastAsia="宋体" w:hAnsi="宋体"/>
          <w:b w:val="0"/>
        </w:rPr>
        <w:t>2017</w:t>
      </w:r>
      <w:r w:rsidR="00377524" w:rsidRPr="000665B4">
        <w:rPr>
          <w:rFonts w:ascii="宋体" w:eastAsia="宋体" w:hAnsi="宋体" w:hint="eastAsia"/>
          <w:b w:val="0"/>
        </w:rPr>
        <w:t>）</w:t>
      </w:r>
      <w:bookmarkEnd w:id="274"/>
    </w:p>
    <w:p w:rsidR="00256C7F" w:rsidRPr="000665B4" w:rsidRDefault="00377524" w:rsidP="00256C7F">
      <w:pPr>
        <w:pStyle w:val="3"/>
        <w:rPr>
          <w:rFonts w:ascii="宋体" w:eastAsia="宋体" w:hAnsi="宋体"/>
          <w:b w:val="0"/>
        </w:rPr>
      </w:pPr>
      <w:bookmarkStart w:id="275" w:name="_Toc524383176"/>
      <w:r w:rsidRPr="000665B4">
        <w:rPr>
          <w:rFonts w:ascii="宋体" w:eastAsia="宋体" w:hAnsi="宋体" w:hint="eastAsia"/>
          <w:b w:val="0"/>
        </w:rPr>
        <w:t>签到题&amp;铜牌题库</w:t>
      </w:r>
      <w:bookmarkEnd w:id="275"/>
    </w:p>
    <w:p w:rsidR="0032315B" w:rsidRPr="000665B4" w:rsidRDefault="0032315B" w:rsidP="00443655">
      <w:pPr>
        <w:rPr>
          <w:rFonts w:ascii="宋体" w:eastAsia="宋体" w:hAnsi="宋体"/>
        </w:rPr>
      </w:pPr>
      <w:r w:rsidRPr="000665B4">
        <w:rPr>
          <w:rFonts w:ascii="宋体" w:eastAsia="宋体" w:hAnsi="宋体" w:hint="eastAsia"/>
        </w:rPr>
        <w:t>6092</w:t>
      </w:r>
    </w:p>
    <w:p w:rsidR="0032315B" w:rsidRPr="000665B4" w:rsidRDefault="0032315B" w:rsidP="00443655">
      <w:pPr>
        <w:rPr>
          <w:rFonts w:ascii="宋体" w:eastAsia="宋体" w:hAnsi="宋体"/>
        </w:rPr>
      </w:pPr>
      <w:r w:rsidRPr="000665B4">
        <w:rPr>
          <w:rFonts w:ascii="宋体" w:eastAsia="宋体" w:hAnsi="宋体" w:hint="eastAsia"/>
        </w:rPr>
        <w:t>6095</w:t>
      </w:r>
    </w:p>
    <w:p w:rsidR="0032315B" w:rsidRPr="000665B4" w:rsidRDefault="0032315B" w:rsidP="00443655">
      <w:pPr>
        <w:rPr>
          <w:rFonts w:ascii="宋体" w:eastAsia="宋体" w:hAnsi="宋体"/>
        </w:rPr>
      </w:pPr>
      <w:r w:rsidRPr="000665B4">
        <w:rPr>
          <w:rFonts w:ascii="宋体" w:eastAsia="宋体" w:hAnsi="宋体" w:hint="eastAsia"/>
        </w:rPr>
        <w:t>6069</w:t>
      </w:r>
    </w:p>
    <w:p w:rsidR="0032315B" w:rsidRPr="000665B4" w:rsidRDefault="0032315B" w:rsidP="00443655">
      <w:pPr>
        <w:rPr>
          <w:rFonts w:ascii="宋体" w:eastAsia="宋体" w:hAnsi="宋体"/>
        </w:rPr>
      </w:pPr>
      <w:r w:rsidRPr="000665B4">
        <w:rPr>
          <w:rFonts w:ascii="宋体" w:eastAsia="宋体" w:hAnsi="宋体"/>
        </w:rPr>
        <w:t>6070</w:t>
      </w:r>
    </w:p>
    <w:p w:rsidR="0032315B" w:rsidRPr="000665B4" w:rsidRDefault="0032315B" w:rsidP="00443655">
      <w:pPr>
        <w:rPr>
          <w:rFonts w:ascii="宋体" w:eastAsia="宋体" w:hAnsi="宋体"/>
        </w:rPr>
      </w:pPr>
      <w:r w:rsidRPr="000665B4">
        <w:rPr>
          <w:rFonts w:ascii="宋体" w:eastAsia="宋体" w:hAnsi="宋体" w:hint="eastAsia"/>
        </w:rPr>
        <w:t>6075</w:t>
      </w:r>
    </w:p>
    <w:p w:rsidR="0032315B" w:rsidRPr="000665B4" w:rsidRDefault="0032315B" w:rsidP="00443655">
      <w:pPr>
        <w:rPr>
          <w:rFonts w:ascii="宋体" w:eastAsia="宋体" w:hAnsi="宋体"/>
        </w:rPr>
      </w:pPr>
      <w:r w:rsidRPr="000665B4">
        <w:rPr>
          <w:rFonts w:ascii="宋体" w:eastAsia="宋体" w:hAnsi="宋体" w:hint="eastAsia"/>
        </w:rPr>
        <w:t>6077</w:t>
      </w:r>
    </w:p>
    <w:p w:rsidR="0032315B" w:rsidRPr="000665B4" w:rsidRDefault="0032315B" w:rsidP="00443655">
      <w:pPr>
        <w:rPr>
          <w:rFonts w:ascii="宋体" w:eastAsia="宋体" w:hAnsi="宋体"/>
        </w:rPr>
      </w:pPr>
      <w:r w:rsidRPr="000665B4">
        <w:rPr>
          <w:rFonts w:ascii="宋体" w:eastAsia="宋体" w:hAnsi="宋体" w:hint="eastAsia"/>
        </w:rPr>
        <w:t>6058</w:t>
      </w:r>
    </w:p>
    <w:p w:rsidR="0032315B" w:rsidRPr="000665B4" w:rsidRDefault="0032315B" w:rsidP="00443655">
      <w:pPr>
        <w:rPr>
          <w:rFonts w:ascii="宋体" w:eastAsia="宋体" w:hAnsi="宋体"/>
        </w:rPr>
      </w:pPr>
      <w:r w:rsidRPr="000665B4">
        <w:rPr>
          <w:rFonts w:ascii="宋体" w:eastAsia="宋体" w:hAnsi="宋体" w:hint="eastAsia"/>
        </w:rPr>
        <w:t>6060</w:t>
      </w:r>
    </w:p>
    <w:p w:rsidR="0032315B" w:rsidRPr="000665B4" w:rsidRDefault="0032315B" w:rsidP="00443655">
      <w:pPr>
        <w:rPr>
          <w:rFonts w:ascii="宋体" w:eastAsia="宋体" w:hAnsi="宋体"/>
        </w:rPr>
      </w:pPr>
      <w:r w:rsidRPr="000665B4">
        <w:rPr>
          <w:rFonts w:ascii="宋体" w:eastAsia="宋体" w:hAnsi="宋体" w:hint="eastAsia"/>
        </w:rPr>
        <w:t>6063</w:t>
      </w:r>
    </w:p>
    <w:p w:rsidR="0032315B" w:rsidRPr="000665B4" w:rsidRDefault="0032315B" w:rsidP="00443655">
      <w:pPr>
        <w:rPr>
          <w:rFonts w:ascii="宋体" w:eastAsia="宋体" w:hAnsi="宋体"/>
        </w:rPr>
      </w:pPr>
      <w:r w:rsidRPr="000665B4">
        <w:rPr>
          <w:rFonts w:ascii="宋体" w:eastAsia="宋体" w:hAnsi="宋体" w:hint="eastAsia"/>
        </w:rPr>
        <w:t>6066</w:t>
      </w:r>
    </w:p>
    <w:p w:rsidR="0032315B" w:rsidRPr="000665B4" w:rsidRDefault="00DC2A93" w:rsidP="00443655">
      <w:pPr>
        <w:rPr>
          <w:rFonts w:ascii="宋体" w:eastAsia="宋体" w:hAnsi="宋体"/>
        </w:rPr>
      </w:pPr>
      <w:r w:rsidRPr="000665B4">
        <w:rPr>
          <w:rFonts w:ascii="宋体" w:eastAsia="宋体" w:hAnsi="宋体" w:hint="eastAsia"/>
        </w:rPr>
        <w:t>6045</w:t>
      </w:r>
    </w:p>
    <w:p w:rsidR="00DC2A93" w:rsidRPr="000665B4" w:rsidRDefault="00DC2A93" w:rsidP="00443655">
      <w:pPr>
        <w:rPr>
          <w:rFonts w:ascii="宋体" w:eastAsia="宋体" w:hAnsi="宋体"/>
        </w:rPr>
      </w:pPr>
      <w:r w:rsidRPr="000665B4">
        <w:rPr>
          <w:rFonts w:ascii="宋体" w:eastAsia="宋体" w:hAnsi="宋体" w:hint="eastAsia"/>
        </w:rPr>
        <w:t>6047</w:t>
      </w:r>
    </w:p>
    <w:p w:rsidR="00DC2A93" w:rsidRPr="000665B4" w:rsidRDefault="00DC2A93" w:rsidP="00443655">
      <w:pPr>
        <w:rPr>
          <w:rFonts w:ascii="宋体" w:eastAsia="宋体" w:hAnsi="宋体"/>
        </w:rPr>
      </w:pPr>
      <w:r w:rsidRPr="000665B4">
        <w:rPr>
          <w:rFonts w:ascii="宋体" w:eastAsia="宋体" w:hAnsi="宋体" w:hint="eastAsia"/>
        </w:rPr>
        <w:t>6050</w:t>
      </w:r>
    </w:p>
    <w:p w:rsidR="00DC2A93" w:rsidRPr="000665B4" w:rsidRDefault="00DC2A93" w:rsidP="00443655">
      <w:pPr>
        <w:rPr>
          <w:rFonts w:ascii="宋体" w:eastAsia="宋体" w:hAnsi="宋体"/>
        </w:rPr>
      </w:pPr>
      <w:r w:rsidRPr="000665B4">
        <w:rPr>
          <w:rFonts w:ascii="宋体" w:eastAsia="宋体" w:hAnsi="宋体" w:hint="eastAsia"/>
        </w:rPr>
        <w:t>6053</w:t>
      </w:r>
    </w:p>
    <w:p w:rsidR="00DC2A93" w:rsidRPr="000665B4" w:rsidRDefault="00DC2A93" w:rsidP="00443655">
      <w:pPr>
        <w:rPr>
          <w:rFonts w:ascii="宋体" w:eastAsia="宋体" w:hAnsi="宋体"/>
        </w:rPr>
      </w:pPr>
      <w:r w:rsidRPr="000665B4">
        <w:rPr>
          <w:rFonts w:ascii="宋体" w:eastAsia="宋体" w:hAnsi="宋体" w:hint="eastAsia"/>
        </w:rPr>
        <w:t>6055</w:t>
      </w:r>
    </w:p>
    <w:p w:rsidR="00DC2A93" w:rsidRPr="000665B4" w:rsidRDefault="00DC2A93" w:rsidP="00443655">
      <w:pPr>
        <w:rPr>
          <w:rFonts w:ascii="宋体" w:eastAsia="宋体" w:hAnsi="宋体"/>
        </w:rPr>
      </w:pPr>
      <w:r w:rsidRPr="000665B4">
        <w:rPr>
          <w:rFonts w:ascii="宋体" w:eastAsia="宋体" w:hAnsi="宋体"/>
        </w:rPr>
        <w:lastRenderedPageBreak/>
        <w:t>6033</w:t>
      </w:r>
    </w:p>
    <w:p w:rsidR="00DC2A93" w:rsidRPr="000665B4" w:rsidRDefault="00DC2A93" w:rsidP="00443655">
      <w:pPr>
        <w:rPr>
          <w:rFonts w:ascii="宋体" w:eastAsia="宋体" w:hAnsi="宋体"/>
        </w:rPr>
      </w:pPr>
      <w:r w:rsidRPr="000665B4">
        <w:rPr>
          <w:rFonts w:ascii="宋体" w:eastAsia="宋体" w:hAnsi="宋体"/>
        </w:rPr>
        <w:t>6034</w:t>
      </w:r>
    </w:p>
    <w:p w:rsidR="00DC2A93" w:rsidRPr="000665B4" w:rsidRDefault="00DC2A93" w:rsidP="00443655">
      <w:pPr>
        <w:rPr>
          <w:rFonts w:ascii="宋体" w:eastAsia="宋体" w:hAnsi="宋体"/>
        </w:rPr>
      </w:pPr>
      <w:r w:rsidRPr="000665B4">
        <w:rPr>
          <w:rFonts w:ascii="宋体" w:eastAsia="宋体" w:hAnsi="宋体"/>
        </w:rPr>
        <w:t>6035</w:t>
      </w:r>
    </w:p>
    <w:p w:rsidR="00DC2A93" w:rsidRPr="000665B4" w:rsidRDefault="00DC2A93" w:rsidP="00443655">
      <w:pPr>
        <w:rPr>
          <w:rFonts w:ascii="宋体" w:eastAsia="宋体" w:hAnsi="宋体"/>
        </w:rPr>
      </w:pPr>
      <w:r w:rsidRPr="000665B4">
        <w:rPr>
          <w:rFonts w:ascii="宋体" w:eastAsia="宋体" w:hAnsi="宋体" w:hint="eastAsia"/>
        </w:rPr>
        <w:t>6038</w:t>
      </w:r>
    </w:p>
    <w:p w:rsidR="00DC2A93" w:rsidRPr="000665B4" w:rsidRDefault="00DC2A93" w:rsidP="00443655">
      <w:pPr>
        <w:rPr>
          <w:rFonts w:ascii="宋体" w:eastAsia="宋体" w:hAnsi="宋体"/>
        </w:rPr>
      </w:pPr>
      <w:r w:rsidRPr="000665B4">
        <w:rPr>
          <w:rFonts w:ascii="宋体" w:eastAsia="宋体" w:hAnsi="宋体" w:hint="eastAsia"/>
        </w:rPr>
        <w:t>6043</w:t>
      </w:r>
    </w:p>
    <w:p w:rsidR="00DC2A93" w:rsidRPr="000665B4" w:rsidRDefault="00DC2A93" w:rsidP="00443655">
      <w:pPr>
        <w:rPr>
          <w:rFonts w:ascii="宋体" w:eastAsia="宋体" w:hAnsi="宋体"/>
        </w:rPr>
      </w:pPr>
      <w:r w:rsidRPr="000665B4">
        <w:rPr>
          <w:rFonts w:ascii="宋体" w:eastAsia="宋体" w:hAnsi="宋体" w:hint="eastAsia"/>
        </w:rPr>
        <w:t>5855</w:t>
      </w:r>
    </w:p>
    <w:p w:rsidR="00DC2A93" w:rsidRPr="000665B4" w:rsidRDefault="00DC2A93" w:rsidP="00443655">
      <w:pPr>
        <w:rPr>
          <w:rFonts w:ascii="宋体" w:eastAsia="宋体" w:hAnsi="宋体"/>
        </w:rPr>
      </w:pPr>
      <w:r w:rsidRPr="000665B4">
        <w:rPr>
          <w:rFonts w:ascii="宋体" w:eastAsia="宋体" w:hAnsi="宋体" w:hint="eastAsia"/>
        </w:rPr>
        <w:t>5821</w:t>
      </w:r>
    </w:p>
    <w:p w:rsidR="00DC2A93" w:rsidRPr="000665B4" w:rsidRDefault="00DC2A93" w:rsidP="00443655">
      <w:pPr>
        <w:rPr>
          <w:rFonts w:ascii="宋体" w:eastAsia="宋体" w:hAnsi="宋体"/>
        </w:rPr>
      </w:pPr>
      <w:r w:rsidRPr="000665B4">
        <w:rPr>
          <w:rFonts w:ascii="宋体" w:eastAsia="宋体" w:hAnsi="宋体" w:hint="eastAsia"/>
        </w:rPr>
        <w:t>5826</w:t>
      </w:r>
    </w:p>
    <w:p w:rsidR="00DC2A93" w:rsidRPr="000665B4" w:rsidRDefault="00F13C7F" w:rsidP="00443655">
      <w:pPr>
        <w:rPr>
          <w:rFonts w:ascii="宋体" w:eastAsia="宋体" w:hAnsi="宋体"/>
        </w:rPr>
      </w:pPr>
      <w:r w:rsidRPr="000665B4">
        <w:rPr>
          <w:rFonts w:ascii="宋体" w:eastAsia="宋体" w:hAnsi="宋体" w:hint="eastAsia"/>
        </w:rPr>
        <w:t>5828</w:t>
      </w:r>
    </w:p>
    <w:p w:rsidR="00F13C7F" w:rsidRPr="000665B4" w:rsidRDefault="00F13C7F" w:rsidP="00443655">
      <w:pPr>
        <w:rPr>
          <w:rFonts w:ascii="宋体" w:eastAsia="宋体" w:hAnsi="宋体"/>
        </w:rPr>
      </w:pPr>
      <w:r w:rsidRPr="000665B4">
        <w:rPr>
          <w:rFonts w:ascii="宋体" w:eastAsia="宋体" w:hAnsi="宋体" w:hint="eastAsia"/>
        </w:rPr>
        <w:t>5831</w:t>
      </w:r>
    </w:p>
    <w:p w:rsidR="00F13C7F" w:rsidRPr="000665B4" w:rsidRDefault="00F13C7F" w:rsidP="00443655">
      <w:pPr>
        <w:rPr>
          <w:rFonts w:ascii="宋体" w:eastAsia="宋体" w:hAnsi="宋体"/>
        </w:rPr>
      </w:pPr>
      <w:r w:rsidRPr="000665B4">
        <w:rPr>
          <w:rFonts w:ascii="宋体" w:eastAsia="宋体" w:hAnsi="宋体" w:hint="eastAsia"/>
        </w:rPr>
        <w:t>5810</w:t>
      </w:r>
    </w:p>
    <w:p w:rsidR="00F13C7F" w:rsidRPr="000665B4" w:rsidRDefault="00F13C7F" w:rsidP="00443655">
      <w:pPr>
        <w:rPr>
          <w:rFonts w:ascii="宋体" w:eastAsia="宋体" w:hAnsi="宋体"/>
        </w:rPr>
      </w:pPr>
      <w:r w:rsidRPr="000665B4">
        <w:rPr>
          <w:rFonts w:ascii="宋体" w:eastAsia="宋体" w:hAnsi="宋体" w:hint="eastAsia"/>
        </w:rPr>
        <w:t>5813</w:t>
      </w:r>
    </w:p>
    <w:p w:rsidR="00F13C7F" w:rsidRPr="000665B4" w:rsidRDefault="00F13C7F" w:rsidP="00443655">
      <w:pPr>
        <w:rPr>
          <w:rFonts w:ascii="宋体" w:eastAsia="宋体" w:hAnsi="宋体"/>
        </w:rPr>
      </w:pPr>
      <w:r w:rsidRPr="000665B4">
        <w:rPr>
          <w:rFonts w:ascii="宋体" w:eastAsia="宋体" w:hAnsi="宋体" w:hint="eastAsia"/>
        </w:rPr>
        <w:t>5816</w:t>
      </w:r>
    </w:p>
    <w:p w:rsidR="00F13C7F" w:rsidRPr="000665B4" w:rsidRDefault="00F13C7F" w:rsidP="00443655">
      <w:pPr>
        <w:rPr>
          <w:rFonts w:ascii="宋体" w:eastAsia="宋体" w:hAnsi="宋体"/>
        </w:rPr>
      </w:pPr>
      <w:r w:rsidRPr="000665B4">
        <w:rPr>
          <w:rFonts w:ascii="宋体" w:eastAsia="宋体" w:hAnsi="宋体" w:hint="eastAsia"/>
        </w:rPr>
        <w:t>5818</w:t>
      </w:r>
    </w:p>
    <w:p w:rsidR="00F13C7F" w:rsidRPr="000665B4" w:rsidRDefault="008E6365" w:rsidP="00443655">
      <w:pPr>
        <w:rPr>
          <w:rFonts w:ascii="宋体" w:eastAsia="宋体" w:hAnsi="宋体"/>
        </w:rPr>
      </w:pPr>
      <w:r w:rsidRPr="000665B4">
        <w:rPr>
          <w:rFonts w:ascii="宋体" w:eastAsia="宋体" w:hAnsi="宋体" w:hint="eastAsia"/>
        </w:rPr>
        <w:t>5793</w:t>
      </w:r>
    </w:p>
    <w:p w:rsidR="008E6365" w:rsidRPr="000665B4" w:rsidRDefault="008E6365" w:rsidP="00443655">
      <w:pPr>
        <w:rPr>
          <w:rFonts w:ascii="宋体" w:eastAsia="宋体" w:hAnsi="宋体"/>
        </w:rPr>
      </w:pPr>
      <w:r w:rsidRPr="000665B4">
        <w:rPr>
          <w:rFonts w:ascii="宋体" w:eastAsia="宋体" w:hAnsi="宋体"/>
        </w:rPr>
        <w:t>5794</w:t>
      </w:r>
    </w:p>
    <w:p w:rsidR="008E6365" w:rsidRPr="000665B4" w:rsidRDefault="008E6365" w:rsidP="00443655">
      <w:pPr>
        <w:rPr>
          <w:rFonts w:ascii="宋体" w:eastAsia="宋体" w:hAnsi="宋体"/>
        </w:rPr>
      </w:pPr>
      <w:r w:rsidRPr="000665B4">
        <w:rPr>
          <w:rFonts w:ascii="宋体" w:eastAsia="宋体" w:hAnsi="宋体"/>
        </w:rPr>
        <w:t>5795</w:t>
      </w:r>
    </w:p>
    <w:p w:rsidR="008E6365" w:rsidRPr="000665B4" w:rsidRDefault="008E6365" w:rsidP="00443655">
      <w:pPr>
        <w:rPr>
          <w:rFonts w:ascii="宋体" w:eastAsia="宋体" w:hAnsi="宋体"/>
        </w:rPr>
      </w:pPr>
      <w:r w:rsidRPr="000665B4">
        <w:rPr>
          <w:rFonts w:ascii="宋体" w:eastAsia="宋体" w:hAnsi="宋体" w:hint="eastAsia"/>
        </w:rPr>
        <w:t>5781</w:t>
      </w:r>
    </w:p>
    <w:p w:rsidR="008E6365" w:rsidRPr="000665B4" w:rsidRDefault="008E6365" w:rsidP="00443655">
      <w:pPr>
        <w:rPr>
          <w:rFonts w:ascii="宋体" w:eastAsia="宋体" w:hAnsi="宋体"/>
        </w:rPr>
      </w:pPr>
      <w:r w:rsidRPr="000665B4">
        <w:rPr>
          <w:rFonts w:ascii="宋体" w:eastAsia="宋体" w:hAnsi="宋体" w:hint="eastAsia"/>
        </w:rPr>
        <w:t>5783</w:t>
      </w:r>
    </w:p>
    <w:p w:rsidR="008E6365" w:rsidRPr="000665B4" w:rsidRDefault="008E6365" w:rsidP="00443655">
      <w:pPr>
        <w:rPr>
          <w:rFonts w:ascii="宋体" w:eastAsia="宋体" w:hAnsi="宋体"/>
        </w:rPr>
      </w:pPr>
      <w:r w:rsidRPr="000665B4">
        <w:rPr>
          <w:rFonts w:ascii="宋体" w:eastAsia="宋体" w:hAnsi="宋体" w:hint="eastAsia"/>
        </w:rPr>
        <w:t>5787</w:t>
      </w:r>
    </w:p>
    <w:p w:rsidR="008E6365" w:rsidRPr="000665B4" w:rsidRDefault="008E6365" w:rsidP="00443655">
      <w:pPr>
        <w:rPr>
          <w:rFonts w:ascii="宋体" w:eastAsia="宋体" w:hAnsi="宋体"/>
        </w:rPr>
      </w:pPr>
      <w:r w:rsidRPr="000665B4">
        <w:rPr>
          <w:rFonts w:ascii="宋体" w:eastAsia="宋体" w:hAnsi="宋体" w:hint="eastAsia"/>
        </w:rPr>
        <w:t>5791</w:t>
      </w:r>
    </w:p>
    <w:p w:rsidR="008E6365" w:rsidRPr="000665B4" w:rsidRDefault="008E6365" w:rsidP="00443655">
      <w:pPr>
        <w:rPr>
          <w:rFonts w:ascii="宋体" w:eastAsia="宋体" w:hAnsi="宋体"/>
        </w:rPr>
      </w:pPr>
      <w:r w:rsidRPr="000665B4">
        <w:rPr>
          <w:rFonts w:ascii="宋体" w:eastAsia="宋体" w:hAnsi="宋体"/>
        </w:rPr>
        <w:t>5792</w:t>
      </w:r>
    </w:p>
    <w:p w:rsidR="008E6365" w:rsidRPr="000665B4" w:rsidRDefault="00A05C16" w:rsidP="00443655">
      <w:pPr>
        <w:rPr>
          <w:rFonts w:ascii="宋体" w:eastAsia="宋体" w:hAnsi="宋体"/>
        </w:rPr>
      </w:pPr>
      <w:r w:rsidRPr="000665B4">
        <w:rPr>
          <w:rFonts w:ascii="宋体" w:eastAsia="宋体" w:hAnsi="宋体"/>
        </w:rPr>
        <w:t>5763</w:t>
      </w:r>
    </w:p>
    <w:p w:rsidR="00A05C16" w:rsidRPr="000665B4" w:rsidRDefault="00A05C16" w:rsidP="00443655">
      <w:pPr>
        <w:rPr>
          <w:rFonts w:ascii="宋体" w:eastAsia="宋体" w:hAnsi="宋体"/>
        </w:rPr>
      </w:pPr>
      <w:r w:rsidRPr="000665B4">
        <w:rPr>
          <w:rFonts w:ascii="宋体" w:eastAsia="宋体" w:hAnsi="宋体" w:hint="eastAsia"/>
        </w:rPr>
        <w:t>5768</w:t>
      </w:r>
    </w:p>
    <w:p w:rsidR="00A05C16" w:rsidRPr="000665B4" w:rsidRDefault="00A05C16" w:rsidP="00443655">
      <w:pPr>
        <w:rPr>
          <w:rFonts w:ascii="宋体" w:eastAsia="宋体" w:hAnsi="宋体"/>
        </w:rPr>
      </w:pPr>
      <w:r w:rsidRPr="000665B4">
        <w:rPr>
          <w:rFonts w:ascii="宋体" w:eastAsia="宋体" w:hAnsi="宋体"/>
        </w:rPr>
        <w:t>5769</w:t>
      </w:r>
    </w:p>
    <w:p w:rsidR="00A05C16" w:rsidRPr="000665B4" w:rsidRDefault="00A05C16" w:rsidP="00443655">
      <w:pPr>
        <w:rPr>
          <w:rFonts w:ascii="宋体" w:eastAsia="宋体" w:hAnsi="宋体"/>
        </w:rPr>
      </w:pPr>
      <w:r w:rsidRPr="000665B4">
        <w:rPr>
          <w:rFonts w:ascii="宋体" w:eastAsia="宋体" w:hAnsi="宋体" w:hint="eastAsia"/>
        </w:rPr>
        <w:t>5773</w:t>
      </w:r>
    </w:p>
    <w:p w:rsidR="00A05C16" w:rsidRPr="000665B4" w:rsidRDefault="00A05C16" w:rsidP="00443655">
      <w:pPr>
        <w:rPr>
          <w:rFonts w:ascii="宋体" w:eastAsia="宋体" w:hAnsi="宋体"/>
        </w:rPr>
      </w:pPr>
      <w:r w:rsidRPr="000665B4">
        <w:rPr>
          <w:rFonts w:ascii="宋体" w:eastAsia="宋体" w:hAnsi="宋体"/>
        </w:rPr>
        <w:t>5774</w:t>
      </w:r>
    </w:p>
    <w:p w:rsidR="00A05C16" w:rsidRPr="000665B4" w:rsidRDefault="00A05C16" w:rsidP="00443655">
      <w:pPr>
        <w:rPr>
          <w:rFonts w:ascii="宋体" w:eastAsia="宋体" w:hAnsi="宋体"/>
        </w:rPr>
      </w:pPr>
      <w:r w:rsidRPr="000665B4">
        <w:rPr>
          <w:rFonts w:ascii="宋体" w:eastAsia="宋体" w:hAnsi="宋体"/>
        </w:rPr>
        <w:t>5775</w:t>
      </w:r>
    </w:p>
    <w:p w:rsidR="00A05C16" w:rsidRPr="000665B4" w:rsidRDefault="00F81146" w:rsidP="00443655">
      <w:pPr>
        <w:rPr>
          <w:rFonts w:ascii="宋体" w:eastAsia="宋体" w:hAnsi="宋体"/>
        </w:rPr>
      </w:pPr>
      <w:r w:rsidRPr="000665B4">
        <w:rPr>
          <w:rFonts w:ascii="宋体" w:eastAsia="宋体" w:hAnsi="宋体" w:hint="eastAsia"/>
        </w:rPr>
        <w:t>5752-</w:t>
      </w:r>
      <w:r w:rsidRPr="000665B4">
        <w:rPr>
          <w:rFonts w:ascii="宋体" w:eastAsia="宋体" w:hAnsi="宋体"/>
        </w:rPr>
        <w:t>5754</w:t>
      </w:r>
    </w:p>
    <w:p w:rsidR="00F81146" w:rsidRPr="000665B4" w:rsidRDefault="00F81146" w:rsidP="00443655">
      <w:pPr>
        <w:rPr>
          <w:rFonts w:ascii="宋体" w:eastAsia="宋体" w:hAnsi="宋体"/>
        </w:rPr>
      </w:pPr>
      <w:r w:rsidRPr="000665B4">
        <w:rPr>
          <w:rFonts w:ascii="宋体" w:eastAsia="宋体" w:hAnsi="宋体" w:hint="eastAsia"/>
        </w:rPr>
        <w:t>5761-</w:t>
      </w:r>
      <w:r w:rsidRPr="000665B4">
        <w:rPr>
          <w:rFonts w:ascii="宋体" w:eastAsia="宋体" w:hAnsi="宋体"/>
        </w:rPr>
        <w:t>5762</w:t>
      </w:r>
    </w:p>
    <w:p w:rsidR="00F81146" w:rsidRPr="000665B4" w:rsidRDefault="00253915" w:rsidP="00443655">
      <w:pPr>
        <w:rPr>
          <w:rFonts w:ascii="宋体" w:eastAsia="宋体" w:hAnsi="宋体"/>
        </w:rPr>
      </w:pPr>
      <w:r w:rsidRPr="000665B4">
        <w:rPr>
          <w:rFonts w:ascii="宋体" w:eastAsia="宋体" w:hAnsi="宋体" w:hint="eastAsia"/>
        </w:rPr>
        <w:t>5734</w:t>
      </w:r>
    </w:p>
    <w:p w:rsidR="00253915" w:rsidRPr="000665B4" w:rsidRDefault="00253915" w:rsidP="00443655">
      <w:pPr>
        <w:rPr>
          <w:rFonts w:ascii="宋体" w:eastAsia="宋体" w:hAnsi="宋体"/>
        </w:rPr>
      </w:pPr>
      <w:r w:rsidRPr="000665B4">
        <w:rPr>
          <w:rFonts w:ascii="宋体" w:eastAsia="宋体" w:hAnsi="宋体" w:hint="eastAsia"/>
        </w:rPr>
        <w:t>5738</w:t>
      </w:r>
    </w:p>
    <w:p w:rsidR="00253915" w:rsidRPr="000665B4" w:rsidRDefault="00253915" w:rsidP="00443655">
      <w:pPr>
        <w:rPr>
          <w:rFonts w:ascii="宋体" w:eastAsia="宋体" w:hAnsi="宋体"/>
        </w:rPr>
      </w:pPr>
      <w:r w:rsidRPr="000665B4">
        <w:rPr>
          <w:rFonts w:ascii="宋体" w:eastAsia="宋体" w:hAnsi="宋体" w:hint="eastAsia"/>
        </w:rPr>
        <w:t>5742</w:t>
      </w:r>
    </w:p>
    <w:p w:rsidR="00253915" w:rsidRPr="000665B4" w:rsidRDefault="00253915" w:rsidP="00443655">
      <w:pPr>
        <w:rPr>
          <w:rFonts w:ascii="宋体" w:eastAsia="宋体" w:hAnsi="宋体"/>
        </w:rPr>
      </w:pPr>
      <w:r w:rsidRPr="000665B4">
        <w:rPr>
          <w:rFonts w:ascii="宋体" w:eastAsia="宋体" w:hAnsi="宋体"/>
        </w:rPr>
        <w:t>5744</w:t>
      </w:r>
    </w:p>
    <w:p w:rsidR="00253915" w:rsidRPr="000665B4" w:rsidRDefault="00253915" w:rsidP="00443655">
      <w:pPr>
        <w:rPr>
          <w:rFonts w:ascii="宋体" w:eastAsia="宋体" w:hAnsi="宋体"/>
        </w:rPr>
      </w:pPr>
      <w:r w:rsidRPr="000665B4">
        <w:rPr>
          <w:rFonts w:ascii="宋体" w:eastAsia="宋体" w:hAnsi="宋体"/>
        </w:rPr>
        <w:t>5745</w:t>
      </w:r>
    </w:p>
    <w:p w:rsidR="00253915" w:rsidRPr="000665B4" w:rsidRDefault="00D3190B" w:rsidP="00443655">
      <w:pPr>
        <w:rPr>
          <w:rFonts w:ascii="宋体" w:eastAsia="宋体" w:hAnsi="宋体"/>
        </w:rPr>
      </w:pPr>
      <w:r w:rsidRPr="000665B4">
        <w:rPr>
          <w:rFonts w:ascii="宋体" w:eastAsia="宋体" w:hAnsi="宋体" w:hint="eastAsia"/>
        </w:rPr>
        <w:t>5723</w:t>
      </w:r>
    </w:p>
    <w:p w:rsidR="00D3190B" w:rsidRPr="000665B4" w:rsidRDefault="00D3190B" w:rsidP="00443655">
      <w:pPr>
        <w:rPr>
          <w:rFonts w:ascii="宋体" w:eastAsia="宋体" w:hAnsi="宋体"/>
        </w:rPr>
      </w:pPr>
      <w:r w:rsidRPr="000665B4">
        <w:rPr>
          <w:rFonts w:ascii="宋体" w:eastAsia="宋体" w:hAnsi="宋体"/>
        </w:rPr>
        <w:t>5724</w:t>
      </w:r>
    </w:p>
    <w:p w:rsidR="00D3190B" w:rsidRPr="000665B4" w:rsidRDefault="00D3190B" w:rsidP="00443655">
      <w:pPr>
        <w:rPr>
          <w:rFonts w:ascii="宋体" w:eastAsia="宋体" w:hAnsi="宋体"/>
        </w:rPr>
      </w:pPr>
      <w:r w:rsidRPr="000665B4">
        <w:rPr>
          <w:rFonts w:ascii="宋体" w:eastAsia="宋体" w:hAnsi="宋体"/>
        </w:rPr>
        <w:t>5726</w:t>
      </w:r>
    </w:p>
    <w:p w:rsidR="00D3190B" w:rsidRPr="000665B4" w:rsidRDefault="00D3190B" w:rsidP="00443655">
      <w:pPr>
        <w:rPr>
          <w:rFonts w:ascii="宋体" w:eastAsia="宋体" w:hAnsi="宋体"/>
        </w:rPr>
      </w:pPr>
      <w:r w:rsidRPr="000665B4">
        <w:rPr>
          <w:rFonts w:ascii="宋体" w:eastAsia="宋体" w:hAnsi="宋体"/>
        </w:rPr>
        <w:t>5733</w:t>
      </w:r>
    </w:p>
    <w:p w:rsidR="00D3190B" w:rsidRPr="000665B4" w:rsidRDefault="00D3190B" w:rsidP="00443655">
      <w:pPr>
        <w:rPr>
          <w:rFonts w:ascii="宋体" w:eastAsia="宋体" w:hAnsi="宋体"/>
        </w:rPr>
      </w:pPr>
      <w:r w:rsidRPr="000665B4">
        <w:rPr>
          <w:rFonts w:ascii="宋体" w:eastAsia="宋体" w:hAnsi="宋体" w:hint="eastAsia"/>
        </w:rPr>
        <w:t>5407</w:t>
      </w:r>
    </w:p>
    <w:p w:rsidR="00D3190B" w:rsidRPr="000665B4" w:rsidRDefault="00D3190B" w:rsidP="00443655">
      <w:pPr>
        <w:rPr>
          <w:rFonts w:ascii="宋体" w:eastAsia="宋体" w:hAnsi="宋体"/>
        </w:rPr>
      </w:pPr>
      <w:r w:rsidRPr="000665B4">
        <w:rPr>
          <w:rFonts w:ascii="宋体" w:eastAsia="宋体" w:hAnsi="宋体"/>
        </w:rPr>
        <w:t>5410</w:t>
      </w:r>
    </w:p>
    <w:p w:rsidR="00D3190B" w:rsidRPr="000665B4" w:rsidRDefault="00D3190B" w:rsidP="00443655">
      <w:pPr>
        <w:rPr>
          <w:rFonts w:ascii="宋体" w:eastAsia="宋体" w:hAnsi="宋体"/>
        </w:rPr>
      </w:pPr>
      <w:r w:rsidRPr="000665B4">
        <w:rPr>
          <w:rFonts w:ascii="宋体" w:eastAsia="宋体" w:hAnsi="宋体"/>
        </w:rPr>
        <w:t>5411</w:t>
      </w:r>
    </w:p>
    <w:p w:rsidR="00D3190B" w:rsidRPr="000665B4" w:rsidRDefault="00D3190B" w:rsidP="00443655">
      <w:pPr>
        <w:rPr>
          <w:rFonts w:ascii="宋体" w:eastAsia="宋体" w:hAnsi="宋体"/>
        </w:rPr>
      </w:pPr>
      <w:r w:rsidRPr="000665B4">
        <w:rPr>
          <w:rFonts w:ascii="宋体" w:eastAsia="宋体" w:hAnsi="宋体"/>
        </w:rPr>
        <w:t>5412</w:t>
      </w:r>
    </w:p>
    <w:p w:rsidR="00D3190B" w:rsidRPr="000665B4" w:rsidRDefault="00D3190B" w:rsidP="00443655">
      <w:pPr>
        <w:rPr>
          <w:rFonts w:ascii="宋体" w:eastAsia="宋体" w:hAnsi="宋体"/>
        </w:rPr>
      </w:pPr>
      <w:r w:rsidRPr="000665B4">
        <w:rPr>
          <w:rFonts w:ascii="宋体" w:eastAsia="宋体" w:hAnsi="宋体"/>
        </w:rPr>
        <w:t>5414</w:t>
      </w:r>
    </w:p>
    <w:p w:rsidR="00D3190B" w:rsidRPr="000665B4" w:rsidRDefault="00D3190B" w:rsidP="00443655">
      <w:pPr>
        <w:rPr>
          <w:rFonts w:ascii="宋体" w:eastAsia="宋体" w:hAnsi="宋体"/>
        </w:rPr>
      </w:pPr>
      <w:r w:rsidRPr="000665B4">
        <w:rPr>
          <w:rFonts w:ascii="宋体" w:eastAsia="宋体" w:hAnsi="宋体"/>
        </w:rPr>
        <w:lastRenderedPageBreak/>
        <w:t>5416</w:t>
      </w:r>
    </w:p>
    <w:p w:rsidR="00D3190B" w:rsidRPr="000665B4" w:rsidRDefault="00D3190B" w:rsidP="00443655">
      <w:pPr>
        <w:rPr>
          <w:rFonts w:ascii="宋体" w:eastAsia="宋体" w:hAnsi="宋体"/>
        </w:rPr>
      </w:pPr>
      <w:r w:rsidRPr="000665B4">
        <w:rPr>
          <w:rFonts w:ascii="宋体" w:eastAsia="宋体" w:hAnsi="宋体" w:hint="eastAsia"/>
        </w:rPr>
        <w:t>5396</w:t>
      </w:r>
    </w:p>
    <w:p w:rsidR="00D3190B" w:rsidRPr="000665B4" w:rsidRDefault="00D3190B" w:rsidP="00443655">
      <w:pPr>
        <w:rPr>
          <w:rFonts w:ascii="宋体" w:eastAsia="宋体" w:hAnsi="宋体"/>
        </w:rPr>
      </w:pPr>
      <w:r w:rsidRPr="000665B4">
        <w:rPr>
          <w:rFonts w:ascii="宋体" w:eastAsia="宋体" w:hAnsi="宋体"/>
        </w:rPr>
        <w:t>5399</w:t>
      </w:r>
    </w:p>
    <w:p w:rsidR="00D3190B" w:rsidRPr="000665B4" w:rsidRDefault="00D3190B" w:rsidP="00443655">
      <w:pPr>
        <w:rPr>
          <w:rFonts w:ascii="宋体" w:eastAsia="宋体" w:hAnsi="宋体"/>
        </w:rPr>
      </w:pPr>
      <w:r w:rsidRPr="000665B4">
        <w:rPr>
          <w:rFonts w:ascii="宋体" w:eastAsia="宋体" w:hAnsi="宋体"/>
        </w:rPr>
        <w:t>5400</w:t>
      </w:r>
    </w:p>
    <w:p w:rsidR="00D3190B" w:rsidRPr="000665B4" w:rsidRDefault="00D3190B" w:rsidP="00443655">
      <w:pPr>
        <w:rPr>
          <w:rFonts w:ascii="宋体" w:eastAsia="宋体" w:hAnsi="宋体"/>
        </w:rPr>
      </w:pPr>
      <w:r w:rsidRPr="000665B4">
        <w:rPr>
          <w:rFonts w:ascii="宋体" w:eastAsia="宋体" w:hAnsi="宋体"/>
        </w:rPr>
        <w:t>5402</w:t>
      </w:r>
    </w:p>
    <w:p w:rsidR="00D3190B" w:rsidRPr="000665B4" w:rsidRDefault="00DD0D9E" w:rsidP="00443655">
      <w:pPr>
        <w:rPr>
          <w:rFonts w:ascii="宋体" w:eastAsia="宋体" w:hAnsi="宋体"/>
        </w:rPr>
      </w:pPr>
      <w:r w:rsidRPr="000665B4">
        <w:rPr>
          <w:rFonts w:ascii="宋体" w:eastAsia="宋体" w:hAnsi="宋体" w:hint="eastAsia"/>
        </w:rPr>
        <w:t>5384</w:t>
      </w:r>
    </w:p>
    <w:p w:rsidR="00DD0D9E" w:rsidRPr="000665B4" w:rsidRDefault="00DD0D9E" w:rsidP="00443655">
      <w:pPr>
        <w:rPr>
          <w:rFonts w:ascii="宋体" w:eastAsia="宋体" w:hAnsi="宋体"/>
        </w:rPr>
      </w:pPr>
      <w:r w:rsidRPr="000665B4">
        <w:rPr>
          <w:rFonts w:ascii="宋体" w:eastAsia="宋体" w:hAnsi="宋体"/>
        </w:rPr>
        <w:t>5386</w:t>
      </w:r>
      <w:r w:rsidRPr="000665B4">
        <w:rPr>
          <w:rFonts w:ascii="宋体" w:eastAsia="宋体" w:hAnsi="宋体" w:hint="eastAsia"/>
        </w:rPr>
        <w:t>-</w:t>
      </w:r>
      <w:r w:rsidRPr="000665B4">
        <w:rPr>
          <w:rFonts w:ascii="宋体" w:eastAsia="宋体" w:hAnsi="宋体"/>
        </w:rPr>
        <w:t>5387</w:t>
      </w:r>
    </w:p>
    <w:p w:rsidR="00DD0D9E" w:rsidRPr="000665B4" w:rsidRDefault="00DD0D9E" w:rsidP="00443655">
      <w:pPr>
        <w:rPr>
          <w:rFonts w:ascii="宋体" w:eastAsia="宋体" w:hAnsi="宋体"/>
        </w:rPr>
      </w:pPr>
      <w:r w:rsidRPr="000665B4">
        <w:rPr>
          <w:rFonts w:ascii="宋体" w:eastAsia="宋体" w:hAnsi="宋体" w:hint="eastAsia"/>
        </w:rPr>
        <w:t>5389</w:t>
      </w:r>
    </w:p>
    <w:p w:rsidR="0052259C" w:rsidRPr="000665B4" w:rsidRDefault="0052259C" w:rsidP="00443655">
      <w:pPr>
        <w:rPr>
          <w:rFonts w:ascii="宋体" w:eastAsia="宋体" w:hAnsi="宋体"/>
        </w:rPr>
      </w:pPr>
      <w:r w:rsidRPr="000665B4">
        <w:rPr>
          <w:rFonts w:ascii="宋体" w:eastAsia="宋体" w:hAnsi="宋体"/>
        </w:rPr>
        <w:t>5371</w:t>
      </w:r>
    </w:p>
    <w:p w:rsidR="0052259C" w:rsidRPr="000665B4" w:rsidRDefault="0052259C" w:rsidP="00443655">
      <w:pPr>
        <w:rPr>
          <w:rFonts w:ascii="宋体" w:eastAsia="宋体" w:hAnsi="宋体"/>
        </w:rPr>
      </w:pPr>
      <w:r w:rsidRPr="000665B4">
        <w:rPr>
          <w:rFonts w:ascii="宋体" w:eastAsia="宋体" w:hAnsi="宋体"/>
        </w:rPr>
        <w:t>5373</w:t>
      </w:r>
    </w:p>
    <w:p w:rsidR="0052259C" w:rsidRPr="000665B4" w:rsidRDefault="0052259C" w:rsidP="00443655">
      <w:pPr>
        <w:rPr>
          <w:rFonts w:ascii="宋体" w:eastAsia="宋体" w:hAnsi="宋体"/>
        </w:rPr>
      </w:pPr>
      <w:r w:rsidRPr="000665B4">
        <w:rPr>
          <w:rFonts w:ascii="宋体" w:eastAsia="宋体" w:hAnsi="宋体"/>
        </w:rPr>
        <w:t>5375</w:t>
      </w:r>
    </w:p>
    <w:p w:rsidR="0052259C" w:rsidRPr="000665B4" w:rsidRDefault="0052259C" w:rsidP="00443655">
      <w:pPr>
        <w:rPr>
          <w:rFonts w:ascii="宋体" w:eastAsia="宋体" w:hAnsi="宋体"/>
        </w:rPr>
      </w:pPr>
      <w:r w:rsidRPr="000665B4">
        <w:rPr>
          <w:rFonts w:ascii="宋体" w:eastAsia="宋体" w:hAnsi="宋体"/>
        </w:rPr>
        <w:t>5379</w:t>
      </w:r>
    </w:p>
    <w:p w:rsidR="0052259C" w:rsidRPr="000665B4" w:rsidRDefault="002148E6" w:rsidP="00443655">
      <w:pPr>
        <w:rPr>
          <w:rFonts w:ascii="宋体" w:eastAsia="宋体" w:hAnsi="宋体"/>
        </w:rPr>
      </w:pPr>
      <w:r w:rsidRPr="000665B4">
        <w:rPr>
          <w:rFonts w:ascii="宋体" w:eastAsia="宋体" w:hAnsi="宋体" w:hint="eastAsia"/>
        </w:rPr>
        <w:t>5353</w:t>
      </w:r>
    </w:p>
    <w:p w:rsidR="002148E6" w:rsidRPr="000665B4" w:rsidRDefault="002148E6" w:rsidP="00443655">
      <w:pPr>
        <w:rPr>
          <w:rFonts w:ascii="宋体" w:eastAsia="宋体" w:hAnsi="宋体"/>
        </w:rPr>
      </w:pPr>
      <w:r w:rsidRPr="000665B4">
        <w:rPr>
          <w:rFonts w:ascii="宋体" w:eastAsia="宋体" w:hAnsi="宋体"/>
        </w:rPr>
        <w:t>5355</w:t>
      </w:r>
    </w:p>
    <w:p w:rsidR="002148E6" w:rsidRPr="000665B4" w:rsidRDefault="002148E6" w:rsidP="00443655">
      <w:pPr>
        <w:rPr>
          <w:rFonts w:ascii="宋体" w:eastAsia="宋体" w:hAnsi="宋体"/>
        </w:rPr>
      </w:pPr>
      <w:r w:rsidRPr="000665B4">
        <w:rPr>
          <w:rFonts w:ascii="宋体" w:eastAsia="宋体" w:hAnsi="宋体"/>
        </w:rPr>
        <w:t>5358</w:t>
      </w:r>
    </w:p>
    <w:p w:rsidR="002148E6" w:rsidRPr="000665B4" w:rsidRDefault="002148E6" w:rsidP="00443655">
      <w:pPr>
        <w:rPr>
          <w:rFonts w:ascii="宋体" w:eastAsia="宋体" w:hAnsi="宋体"/>
        </w:rPr>
      </w:pPr>
      <w:r w:rsidRPr="000665B4">
        <w:rPr>
          <w:rFonts w:ascii="宋体" w:eastAsia="宋体" w:hAnsi="宋体"/>
        </w:rPr>
        <w:t>5360</w:t>
      </w:r>
    </w:p>
    <w:p w:rsidR="002148E6" w:rsidRPr="000665B4" w:rsidRDefault="002148E6" w:rsidP="00443655">
      <w:pPr>
        <w:rPr>
          <w:rFonts w:ascii="宋体" w:eastAsia="宋体" w:hAnsi="宋体"/>
        </w:rPr>
      </w:pPr>
      <w:r w:rsidRPr="000665B4">
        <w:rPr>
          <w:rFonts w:ascii="宋体" w:eastAsia="宋体" w:hAnsi="宋体"/>
        </w:rPr>
        <w:t>5363</w:t>
      </w:r>
    </w:p>
    <w:p w:rsidR="002148E6" w:rsidRPr="000665B4" w:rsidRDefault="002148E6" w:rsidP="00443655">
      <w:pPr>
        <w:rPr>
          <w:rFonts w:ascii="宋体" w:eastAsia="宋体" w:hAnsi="宋体"/>
        </w:rPr>
      </w:pPr>
      <w:r w:rsidRPr="000665B4">
        <w:rPr>
          <w:rFonts w:ascii="宋体" w:eastAsia="宋体" w:hAnsi="宋体" w:hint="eastAsia"/>
        </w:rPr>
        <w:t>5344</w:t>
      </w:r>
    </w:p>
    <w:p w:rsidR="002148E6" w:rsidRPr="000665B4" w:rsidRDefault="002148E6" w:rsidP="00443655">
      <w:pPr>
        <w:rPr>
          <w:rFonts w:ascii="宋体" w:eastAsia="宋体" w:hAnsi="宋体"/>
        </w:rPr>
      </w:pPr>
      <w:r w:rsidRPr="000665B4">
        <w:rPr>
          <w:rFonts w:ascii="宋体" w:eastAsia="宋体" w:hAnsi="宋体"/>
        </w:rPr>
        <w:t>5347</w:t>
      </w:r>
    </w:p>
    <w:p w:rsidR="002148E6" w:rsidRPr="000665B4" w:rsidRDefault="002148E6" w:rsidP="00443655">
      <w:pPr>
        <w:rPr>
          <w:rFonts w:ascii="宋体" w:eastAsia="宋体" w:hAnsi="宋体"/>
        </w:rPr>
      </w:pPr>
      <w:r w:rsidRPr="000665B4">
        <w:rPr>
          <w:rFonts w:ascii="宋体" w:eastAsia="宋体" w:hAnsi="宋体"/>
        </w:rPr>
        <w:t>5348</w:t>
      </w:r>
    </w:p>
    <w:p w:rsidR="002148E6" w:rsidRPr="000665B4" w:rsidRDefault="002148E6" w:rsidP="00443655">
      <w:pPr>
        <w:rPr>
          <w:rFonts w:ascii="宋体" w:eastAsia="宋体" w:hAnsi="宋体"/>
        </w:rPr>
      </w:pPr>
      <w:r w:rsidRPr="000665B4">
        <w:rPr>
          <w:rFonts w:ascii="宋体" w:eastAsia="宋体" w:hAnsi="宋体"/>
        </w:rPr>
        <w:t>5349</w:t>
      </w:r>
    </w:p>
    <w:p w:rsidR="002148E6" w:rsidRPr="000665B4" w:rsidRDefault="002148E6" w:rsidP="00443655">
      <w:pPr>
        <w:rPr>
          <w:rFonts w:ascii="宋体" w:eastAsia="宋体" w:hAnsi="宋体"/>
        </w:rPr>
      </w:pPr>
      <w:r w:rsidRPr="000665B4">
        <w:rPr>
          <w:rFonts w:ascii="宋体" w:eastAsia="宋体" w:hAnsi="宋体"/>
        </w:rPr>
        <w:t>5351</w:t>
      </w:r>
    </w:p>
    <w:p w:rsidR="002148E6" w:rsidRPr="000665B4" w:rsidRDefault="002148E6" w:rsidP="00443655">
      <w:pPr>
        <w:rPr>
          <w:rFonts w:ascii="宋体" w:eastAsia="宋体" w:hAnsi="宋体"/>
        </w:rPr>
      </w:pPr>
      <w:r w:rsidRPr="000665B4">
        <w:rPr>
          <w:rFonts w:ascii="宋体" w:eastAsia="宋体" w:hAnsi="宋体" w:hint="eastAsia"/>
        </w:rPr>
        <w:t>5327</w:t>
      </w:r>
    </w:p>
    <w:p w:rsidR="002148E6" w:rsidRPr="000665B4" w:rsidRDefault="002148E6" w:rsidP="00443655">
      <w:pPr>
        <w:rPr>
          <w:rFonts w:ascii="宋体" w:eastAsia="宋体" w:hAnsi="宋体"/>
        </w:rPr>
      </w:pPr>
      <w:r w:rsidRPr="000665B4">
        <w:rPr>
          <w:rFonts w:ascii="宋体" w:eastAsia="宋体" w:hAnsi="宋体"/>
        </w:rPr>
        <w:t>5328</w:t>
      </w:r>
    </w:p>
    <w:p w:rsidR="002148E6" w:rsidRPr="000665B4" w:rsidRDefault="002148E6" w:rsidP="00443655">
      <w:pPr>
        <w:rPr>
          <w:rFonts w:ascii="宋体" w:eastAsia="宋体" w:hAnsi="宋体"/>
        </w:rPr>
      </w:pPr>
      <w:r w:rsidRPr="000665B4">
        <w:rPr>
          <w:rFonts w:ascii="宋体" w:eastAsia="宋体" w:hAnsi="宋体"/>
        </w:rPr>
        <w:t>5335</w:t>
      </w:r>
    </w:p>
    <w:p w:rsidR="002148E6" w:rsidRPr="000665B4" w:rsidRDefault="002148E6" w:rsidP="00443655">
      <w:pPr>
        <w:rPr>
          <w:rFonts w:ascii="宋体" w:eastAsia="宋体" w:hAnsi="宋体"/>
        </w:rPr>
      </w:pPr>
      <w:r w:rsidRPr="000665B4">
        <w:rPr>
          <w:rFonts w:ascii="宋体" w:eastAsia="宋体" w:hAnsi="宋体"/>
        </w:rPr>
        <w:t>5336</w:t>
      </w:r>
    </w:p>
    <w:p w:rsidR="002148E6" w:rsidRPr="000665B4" w:rsidRDefault="002148E6" w:rsidP="00443655">
      <w:pPr>
        <w:rPr>
          <w:rFonts w:ascii="宋体" w:eastAsia="宋体" w:hAnsi="宋体"/>
        </w:rPr>
      </w:pPr>
      <w:r w:rsidRPr="000665B4">
        <w:rPr>
          <w:rFonts w:ascii="宋体" w:eastAsia="宋体" w:hAnsi="宋体" w:hint="eastAsia"/>
        </w:rPr>
        <w:t>5316</w:t>
      </w:r>
    </w:p>
    <w:p w:rsidR="002148E6" w:rsidRPr="000665B4" w:rsidRDefault="002148E6" w:rsidP="00443655">
      <w:pPr>
        <w:rPr>
          <w:rFonts w:ascii="宋体" w:eastAsia="宋体" w:hAnsi="宋体"/>
        </w:rPr>
      </w:pPr>
      <w:r w:rsidRPr="000665B4">
        <w:rPr>
          <w:rFonts w:ascii="宋体" w:eastAsia="宋体" w:hAnsi="宋体"/>
        </w:rPr>
        <w:t>5317</w:t>
      </w:r>
    </w:p>
    <w:p w:rsidR="002148E6" w:rsidRPr="000665B4" w:rsidRDefault="002148E6" w:rsidP="00443655">
      <w:pPr>
        <w:rPr>
          <w:rFonts w:ascii="宋体" w:eastAsia="宋体" w:hAnsi="宋体"/>
        </w:rPr>
      </w:pPr>
      <w:r w:rsidRPr="000665B4">
        <w:rPr>
          <w:rFonts w:ascii="宋体" w:eastAsia="宋体" w:hAnsi="宋体"/>
        </w:rPr>
        <w:t>5319</w:t>
      </w:r>
    </w:p>
    <w:p w:rsidR="002148E6" w:rsidRPr="000665B4" w:rsidRDefault="002148E6" w:rsidP="00443655">
      <w:pPr>
        <w:rPr>
          <w:rFonts w:ascii="宋体" w:eastAsia="宋体" w:hAnsi="宋体"/>
        </w:rPr>
      </w:pPr>
      <w:r w:rsidRPr="000665B4">
        <w:rPr>
          <w:rFonts w:ascii="宋体" w:eastAsia="宋体" w:hAnsi="宋体"/>
        </w:rPr>
        <w:t>5323</w:t>
      </w:r>
    </w:p>
    <w:p w:rsidR="002148E6" w:rsidRPr="000665B4" w:rsidRDefault="002148E6" w:rsidP="00443655">
      <w:pPr>
        <w:rPr>
          <w:rFonts w:ascii="宋体" w:eastAsia="宋体" w:hAnsi="宋体"/>
        </w:rPr>
      </w:pPr>
      <w:r w:rsidRPr="000665B4">
        <w:rPr>
          <w:rFonts w:ascii="宋体" w:eastAsia="宋体" w:hAnsi="宋体"/>
        </w:rPr>
        <w:t>5325</w:t>
      </w:r>
      <w:r w:rsidRPr="000665B4">
        <w:rPr>
          <w:rFonts w:ascii="宋体" w:eastAsia="宋体" w:hAnsi="宋体" w:hint="eastAsia"/>
        </w:rPr>
        <w:t>-</w:t>
      </w:r>
      <w:r w:rsidRPr="000665B4">
        <w:rPr>
          <w:rFonts w:ascii="宋体" w:eastAsia="宋体" w:hAnsi="宋体"/>
        </w:rPr>
        <w:t>5326</w:t>
      </w:r>
    </w:p>
    <w:p w:rsidR="002148E6" w:rsidRPr="000665B4" w:rsidRDefault="002148E6" w:rsidP="00443655">
      <w:pPr>
        <w:rPr>
          <w:rFonts w:ascii="宋体" w:eastAsia="宋体" w:hAnsi="宋体"/>
        </w:rPr>
      </w:pPr>
      <w:r w:rsidRPr="000665B4">
        <w:rPr>
          <w:rFonts w:ascii="宋体" w:eastAsia="宋体" w:hAnsi="宋体" w:hint="eastAsia"/>
        </w:rPr>
        <w:t>5301</w:t>
      </w:r>
    </w:p>
    <w:p w:rsidR="002148E6" w:rsidRPr="000665B4" w:rsidRDefault="002148E6" w:rsidP="00443655">
      <w:pPr>
        <w:rPr>
          <w:rFonts w:ascii="宋体" w:eastAsia="宋体" w:hAnsi="宋体"/>
        </w:rPr>
      </w:pPr>
      <w:r w:rsidRPr="000665B4">
        <w:rPr>
          <w:rFonts w:ascii="宋体" w:eastAsia="宋体" w:hAnsi="宋体"/>
        </w:rPr>
        <w:t>5305</w:t>
      </w:r>
    </w:p>
    <w:p w:rsidR="002148E6" w:rsidRPr="000665B4" w:rsidRDefault="002148E6" w:rsidP="00443655">
      <w:pPr>
        <w:rPr>
          <w:rFonts w:ascii="宋体" w:eastAsia="宋体" w:hAnsi="宋体"/>
        </w:rPr>
      </w:pPr>
      <w:r w:rsidRPr="000665B4">
        <w:rPr>
          <w:rFonts w:ascii="宋体" w:eastAsia="宋体" w:hAnsi="宋体"/>
        </w:rPr>
        <w:t>5308</w:t>
      </w:r>
    </w:p>
    <w:p w:rsidR="002148E6" w:rsidRPr="000665B4" w:rsidRDefault="00FA5F28" w:rsidP="00443655">
      <w:pPr>
        <w:rPr>
          <w:rFonts w:ascii="宋体" w:eastAsia="宋体" w:hAnsi="宋体"/>
        </w:rPr>
      </w:pPr>
      <w:r w:rsidRPr="000665B4">
        <w:rPr>
          <w:rFonts w:ascii="宋体" w:eastAsia="宋体" w:hAnsi="宋体" w:hint="eastAsia"/>
        </w:rPr>
        <w:t>5288</w:t>
      </w:r>
    </w:p>
    <w:p w:rsidR="00FA5F28" w:rsidRPr="000665B4" w:rsidRDefault="00FA5F28" w:rsidP="00443655">
      <w:pPr>
        <w:rPr>
          <w:rFonts w:ascii="宋体" w:eastAsia="宋体" w:hAnsi="宋体"/>
        </w:rPr>
      </w:pPr>
      <w:r w:rsidRPr="000665B4">
        <w:rPr>
          <w:rFonts w:ascii="宋体" w:eastAsia="宋体" w:hAnsi="宋体"/>
        </w:rPr>
        <w:t>5289</w:t>
      </w:r>
    </w:p>
    <w:p w:rsidR="00FA5F28" w:rsidRPr="000665B4" w:rsidRDefault="00FA5F28" w:rsidP="00443655">
      <w:pPr>
        <w:rPr>
          <w:rFonts w:ascii="宋体" w:eastAsia="宋体" w:hAnsi="宋体"/>
        </w:rPr>
      </w:pPr>
      <w:r w:rsidRPr="000665B4">
        <w:rPr>
          <w:rFonts w:ascii="宋体" w:eastAsia="宋体" w:hAnsi="宋体"/>
        </w:rPr>
        <w:t>5294</w:t>
      </w:r>
    </w:p>
    <w:p w:rsidR="00FA5F28" w:rsidRPr="000665B4" w:rsidRDefault="00FA5F28" w:rsidP="00443655">
      <w:pPr>
        <w:rPr>
          <w:rFonts w:ascii="宋体" w:eastAsia="宋体" w:hAnsi="宋体"/>
        </w:rPr>
      </w:pPr>
    </w:p>
    <w:p w:rsidR="002148E6" w:rsidRPr="000665B4" w:rsidRDefault="002148E6" w:rsidP="00443655">
      <w:pPr>
        <w:rPr>
          <w:rFonts w:ascii="宋体" w:eastAsia="宋体" w:hAnsi="宋体"/>
        </w:rPr>
      </w:pPr>
    </w:p>
    <w:p w:rsidR="00377524" w:rsidRPr="000665B4" w:rsidRDefault="00377524" w:rsidP="00377524">
      <w:pPr>
        <w:pStyle w:val="3"/>
        <w:rPr>
          <w:rFonts w:ascii="宋体" w:eastAsia="宋体" w:hAnsi="宋体"/>
          <w:b w:val="0"/>
        </w:rPr>
      </w:pPr>
      <w:bookmarkStart w:id="276" w:name="_Toc524383177"/>
      <w:r w:rsidRPr="000665B4">
        <w:rPr>
          <w:rFonts w:ascii="宋体" w:eastAsia="宋体" w:hAnsi="宋体" w:hint="eastAsia"/>
          <w:b w:val="0"/>
        </w:rPr>
        <w:t>银牌题库</w:t>
      </w:r>
      <w:bookmarkEnd w:id="276"/>
    </w:p>
    <w:p w:rsidR="00443655" w:rsidRPr="000665B4" w:rsidRDefault="00443655" w:rsidP="00443655">
      <w:pPr>
        <w:rPr>
          <w:rFonts w:ascii="宋体" w:eastAsia="宋体" w:hAnsi="宋体"/>
        </w:rPr>
      </w:pPr>
      <w:r w:rsidRPr="000665B4">
        <w:rPr>
          <w:rFonts w:ascii="宋体" w:eastAsia="宋体" w:hAnsi="宋体"/>
        </w:rPr>
        <w:t>6161</w:t>
      </w:r>
    </w:p>
    <w:p w:rsidR="00443655" w:rsidRPr="000665B4" w:rsidRDefault="00443655" w:rsidP="00443655">
      <w:pPr>
        <w:rPr>
          <w:rFonts w:ascii="宋体" w:eastAsia="宋体" w:hAnsi="宋体"/>
        </w:rPr>
      </w:pPr>
      <w:r w:rsidRPr="000665B4">
        <w:rPr>
          <w:rFonts w:ascii="宋体" w:eastAsia="宋体" w:hAnsi="宋体" w:hint="eastAsia"/>
        </w:rPr>
        <w:t>6164</w:t>
      </w:r>
    </w:p>
    <w:p w:rsidR="00443655" w:rsidRPr="000665B4" w:rsidRDefault="00443655" w:rsidP="00443655">
      <w:pPr>
        <w:rPr>
          <w:rFonts w:ascii="宋体" w:eastAsia="宋体" w:hAnsi="宋体"/>
        </w:rPr>
      </w:pPr>
      <w:r w:rsidRPr="000665B4">
        <w:rPr>
          <w:rFonts w:ascii="宋体" w:eastAsia="宋体" w:hAnsi="宋体" w:hint="eastAsia"/>
        </w:rPr>
        <w:lastRenderedPageBreak/>
        <w:t>6167</w:t>
      </w:r>
    </w:p>
    <w:p w:rsidR="00443655" w:rsidRPr="000665B4" w:rsidRDefault="00443655" w:rsidP="00443655">
      <w:pPr>
        <w:rPr>
          <w:rFonts w:ascii="宋体" w:eastAsia="宋体" w:hAnsi="宋体"/>
        </w:rPr>
      </w:pPr>
      <w:r w:rsidRPr="000665B4">
        <w:rPr>
          <w:rFonts w:ascii="宋体" w:eastAsia="宋体" w:hAnsi="宋体" w:hint="eastAsia"/>
        </w:rPr>
        <w:t>6169</w:t>
      </w:r>
    </w:p>
    <w:p w:rsidR="00443655" w:rsidRPr="000665B4" w:rsidRDefault="00077701" w:rsidP="00443655">
      <w:pPr>
        <w:rPr>
          <w:rFonts w:ascii="宋体" w:eastAsia="宋体" w:hAnsi="宋体"/>
        </w:rPr>
      </w:pPr>
      <w:r w:rsidRPr="000665B4">
        <w:rPr>
          <w:rFonts w:ascii="宋体" w:eastAsia="宋体" w:hAnsi="宋体" w:hint="eastAsia"/>
        </w:rPr>
        <w:t>6133</w:t>
      </w:r>
    </w:p>
    <w:p w:rsidR="00077701" w:rsidRPr="000665B4" w:rsidRDefault="00077701" w:rsidP="00443655">
      <w:pPr>
        <w:rPr>
          <w:rFonts w:ascii="宋体" w:eastAsia="宋体" w:hAnsi="宋体"/>
        </w:rPr>
      </w:pPr>
      <w:r w:rsidRPr="000665B4">
        <w:rPr>
          <w:rFonts w:ascii="宋体" w:eastAsia="宋体" w:hAnsi="宋体" w:hint="eastAsia"/>
        </w:rPr>
        <w:t>6136</w:t>
      </w:r>
    </w:p>
    <w:p w:rsidR="00077701" w:rsidRPr="000665B4" w:rsidRDefault="00077701" w:rsidP="00443655">
      <w:pPr>
        <w:rPr>
          <w:rFonts w:ascii="宋体" w:eastAsia="宋体" w:hAnsi="宋体"/>
        </w:rPr>
      </w:pPr>
      <w:r w:rsidRPr="000665B4">
        <w:rPr>
          <w:rFonts w:ascii="宋体" w:eastAsia="宋体" w:hAnsi="宋体" w:hint="eastAsia"/>
        </w:rPr>
        <w:t>6139</w:t>
      </w:r>
    </w:p>
    <w:p w:rsidR="00077701" w:rsidRPr="000665B4" w:rsidRDefault="00077701" w:rsidP="00443655">
      <w:pPr>
        <w:rPr>
          <w:rFonts w:ascii="宋体" w:eastAsia="宋体" w:hAnsi="宋体"/>
        </w:rPr>
      </w:pPr>
      <w:r w:rsidRPr="000665B4">
        <w:rPr>
          <w:rFonts w:ascii="宋体" w:eastAsia="宋体" w:hAnsi="宋体" w:hint="eastAsia"/>
        </w:rPr>
        <w:t>6141</w:t>
      </w:r>
    </w:p>
    <w:p w:rsidR="00077701" w:rsidRPr="000665B4" w:rsidRDefault="0032315B" w:rsidP="00443655">
      <w:pPr>
        <w:rPr>
          <w:rFonts w:ascii="宋体" w:eastAsia="宋体" w:hAnsi="宋体"/>
        </w:rPr>
      </w:pPr>
      <w:r w:rsidRPr="000665B4">
        <w:rPr>
          <w:rFonts w:ascii="宋体" w:eastAsia="宋体" w:hAnsi="宋体" w:hint="eastAsia"/>
        </w:rPr>
        <w:t>6122</w:t>
      </w:r>
    </w:p>
    <w:p w:rsidR="0032315B" w:rsidRPr="000665B4" w:rsidRDefault="0032315B" w:rsidP="00443655">
      <w:pPr>
        <w:rPr>
          <w:rFonts w:ascii="宋体" w:eastAsia="宋体" w:hAnsi="宋体"/>
        </w:rPr>
      </w:pPr>
      <w:r w:rsidRPr="000665B4">
        <w:rPr>
          <w:rFonts w:ascii="宋体" w:eastAsia="宋体" w:hAnsi="宋体" w:hint="eastAsia"/>
        </w:rPr>
        <w:t>6125</w:t>
      </w:r>
    </w:p>
    <w:p w:rsidR="0032315B" w:rsidRPr="000665B4" w:rsidRDefault="0032315B" w:rsidP="00443655">
      <w:pPr>
        <w:rPr>
          <w:rFonts w:ascii="宋体" w:eastAsia="宋体" w:hAnsi="宋体"/>
        </w:rPr>
      </w:pPr>
      <w:r w:rsidRPr="000665B4">
        <w:rPr>
          <w:rFonts w:ascii="宋体" w:eastAsia="宋体" w:hAnsi="宋体" w:hint="eastAsia"/>
        </w:rPr>
        <w:t>6128</w:t>
      </w:r>
    </w:p>
    <w:p w:rsidR="0032315B" w:rsidRPr="000665B4" w:rsidRDefault="0032315B" w:rsidP="00443655">
      <w:pPr>
        <w:rPr>
          <w:rFonts w:ascii="宋体" w:eastAsia="宋体" w:hAnsi="宋体"/>
        </w:rPr>
      </w:pPr>
      <w:r w:rsidRPr="000665B4">
        <w:rPr>
          <w:rFonts w:ascii="宋体" w:eastAsia="宋体" w:hAnsi="宋体" w:hint="eastAsia"/>
        </w:rPr>
        <w:t>6096-6097</w:t>
      </w:r>
    </w:p>
    <w:p w:rsidR="0032315B" w:rsidRPr="000665B4" w:rsidRDefault="0032315B" w:rsidP="00443655">
      <w:pPr>
        <w:rPr>
          <w:rFonts w:ascii="宋体" w:eastAsia="宋体" w:hAnsi="宋体"/>
        </w:rPr>
      </w:pPr>
      <w:r w:rsidRPr="000665B4">
        <w:rPr>
          <w:rFonts w:ascii="宋体" w:eastAsia="宋体" w:hAnsi="宋体" w:hint="eastAsia"/>
        </w:rPr>
        <w:t>6102</w:t>
      </w:r>
    </w:p>
    <w:p w:rsidR="0032315B" w:rsidRPr="000665B4" w:rsidRDefault="0032315B" w:rsidP="00443655">
      <w:pPr>
        <w:rPr>
          <w:rFonts w:ascii="宋体" w:eastAsia="宋体" w:hAnsi="宋体"/>
        </w:rPr>
      </w:pPr>
      <w:r w:rsidRPr="000665B4">
        <w:rPr>
          <w:rFonts w:ascii="宋体" w:eastAsia="宋体" w:hAnsi="宋体" w:hint="eastAsia"/>
        </w:rPr>
        <w:t>6107</w:t>
      </w:r>
    </w:p>
    <w:p w:rsidR="0032315B" w:rsidRPr="000665B4" w:rsidRDefault="0032315B" w:rsidP="00443655">
      <w:pPr>
        <w:rPr>
          <w:rFonts w:ascii="宋体" w:eastAsia="宋体" w:hAnsi="宋体"/>
        </w:rPr>
      </w:pPr>
      <w:r w:rsidRPr="000665B4">
        <w:rPr>
          <w:rFonts w:ascii="宋体" w:eastAsia="宋体" w:hAnsi="宋体" w:hint="eastAsia"/>
        </w:rPr>
        <w:t>6093</w:t>
      </w:r>
    </w:p>
    <w:p w:rsidR="0032315B" w:rsidRPr="000665B4" w:rsidRDefault="0032315B" w:rsidP="00443655">
      <w:pPr>
        <w:rPr>
          <w:rFonts w:ascii="宋体" w:eastAsia="宋体" w:hAnsi="宋体"/>
        </w:rPr>
      </w:pPr>
      <w:r w:rsidRPr="000665B4">
        <w:rPr>
          <w:rFonts w:ascii="宋体" w:eastAsia="宋体" w:hAnsi="宋体" w:hint="eastAsia"/>
        </w:rPr>
        <w:t>6068</w:t>
      </w:r>
    </w:p>
    <w:p w:rsidR="0032315B" w:rsidRPr="000665B4" w:rsidRDefault="0032315B" w:rsidP="00443655">
      <w:pPr>
        <w:rPr>
          <w:rFonts w:ascii="宋体" w:eastAsia="宋体" w:hAnsi="宋体"/>
        </w:rPr>
      </w:pPr>
      <w:r w:rsidRPr="000665B4">
        <w:rPr>
          <w:rFonts w:ascii="宋体" w:eastAsia="宋体" w:hAnsi="宋体" w:hint="eastAsia"/>
        </w:rPr>
        <w:t>6071</w:t>
      </w:r>
    </w:p>
    <w:p w:rsidR="0032315B" w:rsidRPr="000665B4" w:rsidRDefault="0032315B" w:rsidP="00443655">
      <w:pPr>
        <w:rPr>
          <w:rFonts w:ascii="宋体" w:eastAsia="宋体" w:hAnsi="宋体"/>
        </w:rPr>
      </w:pPr>
      <w:r w:rsidRPr="000665B4">
        <w:rPr>
          <w:rFonts w:ascii="宋体" w:eastAsia="宋体" w:hAnsi="宋体" w:hint="eastAsia"/>
        </w:rPr>
        <w:t>6073</w:t>
      </w:r>
    </w:p>
    <w:p w:rsidR="0032315B" w:rsidRPr="000665B4" w:rsidRDefault="0032315B" w:rsidP="00443655">
      <w:pPr>
        <w:rPr>
          <w:rFonts w:ascii="宋体" w:eastAsia="宋体" w:hAnsi="宋体"/>
        </w:rPr>
      </w:pPr>
      <w:r w:rsidRPr="000665B4">
        <w:rPr>
          <w:rFonts w:ascii="宋体" w:eastAsia="宋体" w:hAnsi="宋体"/>
        </w:rPr>
        <w:t>6074</w:t>
      </w:r>
    </w:p>
    <w:p w:rsidR="0032315B" w:rsidRPr="000665B4" w:rsidRDefault="0032315B" w:rsidP="00443655">
      <w:pPr>
        <w:rPr>
          <w:rFonts w:ascii="宋体" w:eastAsia="宋体" w:hAnsi="宋体"/>
        </w:rPr>
      </w:pPr>
      <w:r w:rsidRPr="000665B4">
        <w:rPr>
          <w:rFonts w:ascii="宋体" w:eastAsia="宋体" w:hAnsi="宋体" w:hint="eastAsia"/>
        </w:rPr>
        <w:t>6076</w:t>
      </w:r>
    </w:p>
    <w:p w:rsidR="0032315B" w:rsidRPr="000665B4" w:rsidRDefault="0032315B" w:rsidP="00443655">
      <w:pPr>
        <w:rPr>
          <w:rFonts w:ascii="宋体" w:eastAsia="宋体" w:hAnsi="宋体"/>
        </w:rPr>
      </w:pPr>
      <w:r w:rsidRPr="000665B4">
        <w:rPr>
          <w:rFonts w:ascii="宋体" w:eastAsia="宋体" w:hAnsi="宋体" w:hint="eastAsia"/>
        </w:rPr>
        <w:t>6078</w:t>
      </w:r>
    </w:p>
    <w:p w:rsidR="0032315B" w:rsidRPr="000665B4" w:rsidRDefault="0032315B" w:rsidP="00443655">
      <w:pPr>
        <w:rPr>
          <w:rFonts w:ascii="宋体" w:eastAsia="宋体" w:hAnsi="宋体"/>
        </w:rPr>
      </w:pPr>
      <w:r w:rsidRPr="000665B4">
        <w:rPr>
          <w:rFonts w:ascii="宋体" w:eastAsia="宋体" w:hAnsi="宋体" w:hint="eastAsia"/>
        </w:rPr>
        <w:t>6057</w:t>
      </w:r>
    </w:p>
    <w:p w:rsidR="0032315B" w:rsidRPr="000665B4" w:rsidRDefault="0032315B" w:rsidP="00443655">
      <w:pPr>
        <w:rPr>
          <w:rFonts w:ascii="宋体" w:eastAsia="宋体" w:hAnsi="宋体"/>
        </w:rPr>
      </w:pPr>
      <w:r w:rsidRPr="000665B4">
        <w:rPr>
          <w:rFonts w:ascii="宋体" w:eastAsia="宋体" w:hAnsi="宋体" w:hint="eastAsia"/>
        </w:rPr>
        <w:t>6059</w:t>
      </w:r>
    </w:p>
    <w:p w:rsidR="0032315B" w:rsidRPr="000665B4" w:rsidRDefault="0032315B" w:rsidP="00443655">
      <w:pPr>
        <w:rPr>
          <w:rFonts w:ascii="宋体" w:eastAsia="宋体" w:hAnsi="宋体"/>
        </w:rPr>
      </w:pPr>
      <w:r w:rsidRPr="000665B4">
        <w:rPr>
          <w:rFonts w:ascii="宋体" w:eastAsia="宋体" w:hAnsi="宋体" w:hint="eastAsia"/>
        </w:rPr>
        <w:t>6061</w:t>
      </w:r>
    </w:p>
    <w:p w:rsidR="0032315B" w:rsidRPr="000665B4" w:rsidRDefault="0032315B" w:rsidP="00443655">
      <w:pPr>
        <w:rPr>
          <w:rFonts w:ascii="宋体" w:eastAsia="宋体" w:hAnsi="宋体"/>
        </w:rPr>
      </w:pPr>
      <w:r w:rsidRPr="000665B4">
        <w:rPr>
          <w:rFonts w:ascii="宋体" w:eastAsia="宋体" w:hAnsi="宋体" w:hint="eastAsia"/>
        </w:rPr>
        <w:t>6064</w:t>
      </w:r>
    </w:p>
    <w:p w:rsidR="0032315B" w:rsidRPr="000665B4" w:rsidRDefault="0032315B" w:rsidP="00443655">
      <w:pPr>
        <w:rPr>
          <w:rFonts w:ascii="宋体" w:eastAsia="宋体" w:hAnsi="宋体"/>
        </w:rPr>
      </w:pPr>
      <w:r w:rsidRPr="000665B4">
        <w:rPr>
          <w:rFonts w:ascii="宋体" w:eastAsia="宋体" w:hAnsi="宋体"/>
        </w:rPr>
        <w:t>6065</w:t>
      </w:r>
    </w:p>
    <w:p w:rsidR="0032315B" w:rsidRPr="000665B4" w:rsidRDefault="00DC2A93" w:rsidP="00443655">
      <w:pPr>
        <w:rPr>
          <w:rFonts w:ascii="宋体" w:eastAsia="宋体" w:hAnsi="宋体"/>
        </w:rPr>
      </w:pPr>
      <w:r w:rsidRPr="000665B4">
        <w:rPr>
          <w:rFonts w:ascii="宋体" w:eastAsia="宋体" w:hAnsi="宋体" w:hint="eastAsia"/>
        </w:rPr>
        <w:t>6046</w:t>
      </w:r>
    </w:p>
    <w:p w:rsidR="00DC2A93" w:rsidRPr="000665B4" w:rsidRDefault="00DC2A93" w:rsidP="00443655">
      <w:pPr>
        <w:rPr>
          <w:rFonts w:ascii="宋体" w:eastAsia="宋体" w:hAnsi="宋体"/>
        </w:rPr>
      </w:pPr>
      <w:r w:rsidRPr="000665B4">
        <w:rPr>
          <w:rFonts w:ascii="宋体" w:eastAsia="宋体" w:hAnsi="宋体" w:hint="eastAsia"/>
        </w:rPr>
        <w:t>6048-6049</w:t>
      </w:r>
    </w:p>
    <w:p w:rsidR="00DC2A93" w:rsidRPr="000665B4" w:rsidRDefault="00DC2A93" w:rsidP="00443655">
      <w:pPr>
        <w:rPr>
          <w:rFonts w:ascii="宋体" w:eastAsia="宋体" w:hAnsi="宋体"/>
        </w:rPr>
      </w:pPr>
      <w:r w:rsidRPr="000665B4">
        <w:rPr>
          <w:rFonts w:ascii="宋体" w:eastAsia="宋体" w:hAnsi="宋体" w:hint="eastAsia"/>
        </w:rPr>
        <w:t>6052</w:t>
      </w:r>
    </w:p>
    <w:p w:rsidR="00DC2A93" w:rsidRPr="000665B4" w:rsidRDefault="00DC2A93" w:rsidP="00443655">
      <w:pPr>
        <w:rPr>
          <w:rFonts w:ascii="宋体" w:eastAsia="宋体" w:hAnsi="宋体"/>
        </w:rPr>
      </w:pPr>
      <w:r w:rsidRPr="000665B4">
        <w:rPr>
          <w:rFonts w:ascii="宋体" w:eastAsia="宋体" w:hAnsi="宋体" w:hint="eastAsia"/>
        </w:rPr>
        <w:t>6040</w:t>
      </w:r>
    </w:p>
    <w:p w:rsidR="00DC2A93" w:rsidRPr="000665B4" w:rsidRDefault="00DC2A93" w:rsidP="00443655">
      <w:pPr>
        <w:rPr>
          <w:rFonts w:ascii="宋体" w:eastAsia="宋体" w:hAnsi="宋体"/>
        </w:rPr>
      </w:pPr>
      <w:r w:rsidRPr="000665B4">
        <w:rPr>
          <w:rFonts w:ascii="宋体" w:eastAsia="宋体" w:hAnsi="宋体" w:hint="eastAsia"/>
        </w:rPr>
        <w:t>6044</w:t>
      </w:r>
    </w:p>
    <w:p w:rsidR="00DC2A93" w:rsidRPr="000665B4" w:rsidRDefault="00DC2A93" w:rsidP="00443655">
      <w:pPr>
        <w:rPr>
          <w:rFonts w:ascii="宋体" w:eastAsia="宋体" w:hAnsi="宋体"/>
        </w:rPr>
      </w:pPr>
      <w:r w:rsidRPr="000665B4">
        <w:rPr>
          <w:rFonts w:ascii="宋体" w:eastAsia="宋体" w:hAnsi="宋体" w:hint="eastAsia"/>
        </w:rPr>
        <w:t>5845</w:t>
      </w:r>
    </w:p>
    <w:p w:rsidR="00DC2A93" w:rsidRPr="000665B4" w:rsidRDefault="00DC2A93" w:rsidP="00443655">
      <w:pPr>
        <w:rPr>
          <w:rFonts w:ascii="宋体" w:eastAsia="宋体" w:hAnsi="宋体"/>
        </w:rPr>
      </w:pPr>
      <w:r w:rsidRPr="000665B4">
        <w:rPr>
          <w:rFonts w:ascii="宋体" w:eastAsia="宋体" w:hAnsi="宋体" w:hint="eastAsia"/>
        </w:rPr>
        <w:t>5852-5853</w:t>
      </w:r>
    </w:p>
    <w:p w:rsidR="00DC2A93" w:rsidRPr="000665B4" w:rsidRDefault="00DC2A93" w:rsidP="00443655">
      <w:pPr>
        <w:rPr>
          <w:rFonts w:ascii="宋体" w:eastAsia="宋体" w:hAnsi="宋体"/>
        </w:rPr>
      </w:pPr>
      <w:r w:rsidRPr="000665B4">
        <w:rPr>
          <w:rFonts w:ascii="宋体" w:eastAsia="宋体" w:hAnsi="宋体" w:hint="eastAsia"/>
        </w:rPr>
        <w:t>5823</w:t>
      </w:r>
    </w:p>
    <w:p w:rsidR="00DC2A93" w:rsidRPr="000665B4" w:rsidRDefault="00F13C7F" w:rsidP="00443655">
      <w:pPr>
        <w:rPr>
          <w:rFonts w:ascii="宋体" w:eastAsia="宋体" w:hAnsi="宋体"/>
        </w:rPr>
      </w:pPr>
      <w:r w:rsidRPr="000665B4">
        <w:rPr>
          <w:rFonts w:ascii="宋体" w:eastAsia="宋体" w:hAnsi="宋体" w:hint="eastAsia"/>
        </w:rPr>
        <w:t>5829</w:t>
      </w:r>
    </w:p>
    <w:p w:rsidR="00F13C7F" w:rsidRPr="000665B4" w:rsidRDefault="00F13C7F" w:rsidP="00443655">
      <w:pPr>
        <w:rPr>
          <w:rFonts w:ascii="宋体" w:eastAsia="宋体" w:hAnsi="宋体"/>
        </w:rPr>
      </w:pPr>
      <w:r w:rsidRPr="000665B4">
        <w:rPr>
          <w:rFonts w:ascii="宋体" w:eastAsia="宋体" w:hAnsi="宋体" w:hint="eastAsia"/>
        </w:rPr>
        <w:t>5811-5812</w:t>
      </w:r>
    </w:p>
    <w:p w:rsidR="00F13C7F" w:rsidRPr="000665B4" w:rsidRDefault="00F13C7F" w:rsidP="00443655">
      <w:pPr>
        <w:rPr>
          <w:rFonts w:ascii="宋体" w:eastAsia="宋体" w:hAnsi="宋体"/>
        </w:rPr>
      </w:pPr>
      <w:r w:rsidRPr="000665B4">
        <w:rPr>
          <w:rFonts w:ascii="宋体" w:eastAsia="宋体" w:hAnsi="宋体" w:hint="eastAsia"/>
        </w:rPr>
        <w:t>5814-5815</w:t>
      </w:r>
    </w:p>
    <w:p w:rsidR="00F13C7F" w:rsidRPr="000665B4" w:rsidRDefault="00F13C7F" w:rsidP="00443655">
      <w:pPr>
        <w:rPr>
          <w:rFonts w:ascii="宋体" w:eastAsia="宋体" w:hAnsi="宋体"/>
        </w:rPr>
      </w:pPr>
      <w:r w:rsidRPr="000665B4">
        <w:rPr>
          <w:rFonts w:ascii="宋体" w:eastAsia="宋体" w:hAnsi="宋体" w:hint="eastAsia"/>
        </w:rPr>
        <w:t>5819-5820</w:t>
      </w:r>
    </w:p>
    <w:p w:rsidR="00F13C7F" w:rsidRPr="000665B4" w:rsidRDefault="008E6365" w:rsidP="00443655">
      <w:pPr>
        <w:rPr>
          <w:rFonts w:ascii="宋体" w:eastAsia="宋体" w:hAnsi="宋体"/>
        </w:rPr>
      </w:pPr>
      <w:r w:rsidRPr="000665B4">
        <w:rPr>
          <w:rFonts w:ascii="宋体" w:eastAsia="宋体" w:hAnsi="宋体" w:hint="eastAsia"/>
        </w:rPr>
        <w:t>5800</w:t>
      </w:r>
    </w:p>
    <w:p w:rsidR="008E6365" w:rsidRPr="000665B4" w:rsidRDefault="008E6365" w:rsidP="00443655">
      <w:pPr>
        <w:rPr>
          <w:rFonts w:ascii="宋体" w:eastAsia="宋体" w:hAnsi="宋体"/>
        </w:rPr>
      </w:pPr>
      <w:r w:rsidRPr="000665B4">
        <w:rPr>
          <w:rFonts w:ascii="宋体" w:eastAsia="宋体" w:hAnsi="宋体"/>
        </w:rPr>
        <w:t>5802</w:t>
      </w:r>
    </w:p>
    <w:p w:rsidR="008E6365" w:rsidRPr="000665B4" w:rsidRDefault="008E6365" w:rsidP="00443655">
      <w:pPr>
        <w:rPr>
          <w:rFonts w:ascii="宋体" w:eastAsia="宋体" w:hAnsi="宋体"/>
        </w:rPr>
      </w:pPr>
      <w:r w:rsidRPr="000665B4">
        <w:rPr>
          <w:rFonts w:ascii="宋体" w:eastAsia="宋体" w:hAnsi="宋体" w:hint="eastAsia"/>
        </w:rPr>
        <w:t>5782</w:t>
      </w:r>
    </w:p>
    <w:p w:rsidR="008E6365" w:rsidRPr="000665B4" w:rsidRDefault="008E6365" w:rsidP="00443655">
      <w:pPr>
        <w:rPr>
          <w:rFonts w:ascii="宋体" w:eastAsia="宋体" w:hAnsi="宋体"/>
        </w:rPr>
      </w:pPr>
      <w:r w:rsidRPr="000665B4">
        <w:rPr>
          <w:rFonts w:ascii="宋体" w:eastAsia="宋体" w:hAnsi="宋体" w:hint="eastAsia"/>
        </w:rPr>
        <w:t>5784-5785</w:t>
      </w:r>
    </w:p>
    <w:p w:rsidR="008E6365" w:rsidRPr="000665B4" w:rsidRDefault="00A05C16" w:rsidP="00443655">
      <w:pPr>
        <w:rPr>
          <w:rFonts w:ascii="宋体" w:eastAsia="宋体" w:hAnsi="宋体"/>
        </w:rPr>
      </w:pPr>
      <w:r w:rsidRPr="000665B4">
        <w:rPr>
          <w:rFonts w:ascii="宋体" w:eastAsia="宋体" w:hAnsi="宋体" w:hint="eastAsia"/>
        </w:rPr>
        <w:t>5765</w:t>
      </w:r>
    </w:p>
    <w:p w:rsidR="00A05C16" w:rsidRPr="000665B4" w:rsidRDefault="00A05C16" w:rsidP="00443655">
      <w:pPr>
        <w:rPr>
          <w:rFonts w:ascii="宋体" w:eastAsia="宋体" w:hAnsi="宋体"/>
        </w:rPr>
      </w:pPr>
      <w:r w:rsidRPr="000665B4">
        <w:rPr>
          <w:rFonts w:ascii="宋体" w:eastAsia="宋体" w:hAnsi="宋体" w:hint="eastAsia"/>
        </w:rPr>
        <w:t>5772</w:t>
      </w:r>
    </w:p>
    <w:p w:rsidR="00A05C16" w:rsidRPr="000665B4" w:rsidRDefault="00F81146" w:rsidP="00443655">
      <w:pPr>
        <w:rPr>
          <w:rFonts w:ascii="宋体" w:eastAsia="宋体" w:hAnsi="宋体"/>
        </w:rPr>
      </w:pPr>
      <w:r w:rsidRPr="000665B4">
        <w:rPr>
          <w:rFonts w:ascii="宋体" w:eastAsia="宋体" w:hAnsi="宋体" w:hint="eastAsia"/>
        </w:rPr>
        <w:t>5755</w:t>
      </w:r>
    </w:p>
    <w:p w:rsidR="00F81146" w:rsidRPr="000665B4" w:rsidRDefault="00F81146" w:rsidP="00443655">
      <w:pPr>
        <w:rPr>
          <w:rFonts w:ascii="宋体" w:eastAsia="宋体" w:hAnsi="宋体"/>
        </w:rPr>
      </w:pPr>
      <w:r w:rsidRPr="000665B4">
        <w:rPr>
          <w:rFonts w:ascii="宋体" w:eastAsia="宋体" w:hAnsi="宋体" w:hint="eastAsia"/>
        </w:rPr>
        <w:t>5758</w:t>
      </w:r>
    </w:p>
    <w:p w:rsidR="00F81146" w:rsidRPr="000665B4" w:rsidRDefault="00253915" w:rsidP="00443655">
      <w:pPr>
        <w:rPr>
          <w:rFonts w:ascii="宋体" w:eastAsia="宋体" w:hAnsi="宋体"/>
        </w:rPr>
      </w:pPr>
      <w:r w:rsidRPr="000665B4">
        <w:rPr>
          <w:rFonts w:ascii="宋体" w:eastAsia="宋体" w:hAnsi="宋体" w:hint="eastAsia"/>
        </w:rPr>
        <w:lastRenderedPageBreak/>
        <w:t>5735</w:t>
      </w:r>
    </w:p>
    <w:p w:rsidR="00253915" w:rsidRPr="000665B4" w:rsidRDefault="00253915" w:rsidP="00443655">
      <w:pPr>
        <w:rPr>
          <w:rFonts w:ascii="宋体" w:eastAsia="宋体" w:hAnsi="宋体"/>
        </w:rPr>
      </w:pPr>
      <w:r w:rsidRPr="000665B4">
        <w:rPr>
          <w:rFonts w:ascii="宋体" w:eastAsia="宋体" w:hAnsi="宋体" w:hint="eastAsia"/>
        </w:rPr>
        <w:t>5739</w:t>
      </w:r>
    </w:p>
    <w:p w:rsidR="00253915" w:rsidRPr="000665B4" w:rsidRDefault="00253915" w:rsidP="00443655">
      <w:pPr>
        <w:rPr>
          <w:rFonts w:ascii="宋体" w:eastAsia="宋体" w:hAnsi="宋体"/>
        </w:rPr>
      </w:pPr>
      <w:r w:rsidRPr="000665B4">
        <w:rPr>
          <w:rFonts w:ascii="宋体" w:eastAsia="宋体" w:hAnsi="宋体" w:hint="eastAsia"/>
        </w:rPr>
        <w:t>5741</w:t>
      </w:r>
    </w:p>
    <w:p w:rsidR="00D3190B" w:rsidRPr="000665B4" w:rsidRDefault="00D3190B" w:rsidP="00443655">
      <w:pPr>
        <w:rPr>
          <w:rFonts w:ascii="宋体" w:eastAsia="宋体" w:hAnsi="宋体"/>
        </w:rPr>
      </w:pPr>
      <w:r w:rsidRPr="000665B4">
        <w:rPr>
          <w:rFonts w:ascii="宋体" w:eastAsia="宋体" w:hAnsi="宋体" w:hint="eastAsia"/>
        </w:rPr>
        <w:t>5727</w:t>
      </w:r>
    </w:p>
    <w:p w:rsidR="00D3190B" w:rsidRPr="000665B4" w:rsidRDefault="00D3190B" w:rsidP="00443655">
      <w:pPr>
        <w:rPr>
          <w:rFonts w:ascii="宋体" w:eastAsia="宋体" w:hAnsi="宋体"/>
        </w:rPr>
      </w:pPr>
      <w:r w:rsidRPr="000665B4">
        <w:rPr>
          <w:rFonts w:ascii="宋体" w:eastAsia="宋体" w:hAnsi="宋体"/>
        </w:rPr>
        <w:t>5729</w:t>
      </w:r>
      <w:r w:rsidRPr="000665B4">
        <w:rPr>
          <w:rFonts w:ascii="宋体" w:eastAsia="宋体" w:hAnsi="宋体" w:hint="eastAsia"/>
        </w:rPr>
        <w:t>-</w:t>
      </w:r>
      <w:r w:rsidRPr="000665B4">
        <w:rPr>
          <w:rFonts w:ascii="宋体" w:eastAsia="宋体" w:hAnsi="宋体"/>
        </w:rPr>
        <w:t>5731</w:t>
      </w:r>
    </w:p>
    <w:p w:rsidR="00D3190B" w:rsidRPr="000665B4" w:rsidRDefault="00D3190B" w:rsidP="00443655">
      <w:pPr>
        <w:rPr>
          <w:rFonts w:ascii="宋体" w:eastAsia="宋体" w:hAnsi="宋体"/>
        </w:rPr>
      </w:pPr>
      <w:r w:rsidRPr="000665B4">
        <w:rPr>
          <w:rFonts w:ascii="宋体" w:eastAsia="宋体" w:hAnsi="宋体" w:hint="eastAsia"/>
        </w:rPr>
        <w:t>5406</w:t>
      </w:r>
    </w:p>
    <w:p w:rsidR="00D3190B" w:rsidRPr="000665B4" w:rsidRDefault="00D3190B" w:rsidP="00443655">
      <w:pPr>
        <w:rPr>
          <w:rFonts w:ascii="宋体" w:eastAsia="宋体" w:hAnsi="宋体"/>
        </w:rPr>
      </w:pPr>
      <w:r w:rsidRPr="000665B4">
        <w:rPr>
          <w:rFonts w:ascii="宋体" w:eastAsia="宋体" w:hAnsi="宋体"/>
        </w:rPr>
        <w:t>5409</w:t>
      </w:r>
    </w:p>
    <w:p w:rsidR="00D3190B" w:rsidRPr="000665B4" w:rsidRDefault="00D3190B" w:rsidP="00443655">
      <w:pPr>
        <w:rPr>
          <w:rFonts w:ascii="宋体" w:eastAsia="宋体" w:hAnsi="宋体"/>
        </w:rPr>
      </w:pPr>
      <w:r w:rsidRPr="000665B4">
        <w:rPr>
          <w:rFonts w:ascii="宋体" w:eastAsia="宋体" w:hAnsi="宋体"/>
        </w:rPr>
        <w:t>5413</w:t>
      </w:r>
    </w:p>
    <w:p w:rsidR="00D3190B" w:rsidRPr="000665B4" w:rsidRDefault="00D3190B" w:rsidP="00443655">
      <w:pPr>
        <w:rPr>
          <w:rFonts w:ascii="宋体" w:eastAsia="宋体" w:hAnsi="宋体"/>
        </w:rPr>
      </w:pPr>
      <w:r w:rsidRPr="000665B4">
        <w:rPr>
          <w:rFonts w:ascii="宋体" w:eastAsia="宋体" w:hAnsi="宋体" w:hint="eastAsia"/>
        </w:rPr>
        <w:t>5398</w:t>
      </w:r>
    </w:p>
    <w:p w:rsidR="00D3190B" w:rsidRPr="000665B4" w:rsidRDefault="00D3190B" w:rsidP="00443655">
      <w:pPr>
        <w:rPr>
          <w:rFonts w:ascii="宋体" w:eastAsia="宋体" w:hAnsi="宋体"/>
        </w:rPr>
      </w:pPr>
      <w:r w:rsidRPr="000665B4">
        <w:rPr>
          <w:rFonts w:ascii="宋体" w:eastAsia="宋体" w:hAnsi="宋体"/>
        </w:rPr>
        <w:t>5401</w:t>
      </w:r>
    </w:p>
    <w:p w:rsidR="00D3190B" w:rsidRPr="000665B4" w:rsidRDefault="00DD0D9E" w:rsidP="00443655">
      <w:pPr>
        <w:rPr>
          <w:rFonts w:ascii="宋体" w:eastAsia="宋体" w:hAnsi="宋体"/>
        </w:rPr>
      </w:pPr>
      <w:r w:rsidRPr="000665B4">
        <w:rPr>
          <w:rFonts w:ascii="宋体" w:eastAsia="宋体" w:hAnsi="宋体" w:hint="eastAsia"/>
        </w:rPr>
        <w:t>5381</w:t>
      </w:r>
    </w:p>
    <w:p w:rsidR="00DD0D9E" w:rsidRPr="000665B4" w:rsidRDefault="00DD0D9E" w:rsidP="00443655">
      <w:pPr>
        <w:rPr>
          <w:rFonts w:ascii="宋体" w:eastAsia="宋体" w:hAnsi="宋体"/>
        </w:rPr>
      </w:pPr>
      <w:r w:rsidRPr="000665B4">
        <w:rPr>
          <w:rFonts w:ascii="宋体" w:eastAsia="宋体" w:hAnsi="宋体"/>
        </w:rPr>
        <w:t>5385</w:t>
      </w:r>
    </w:p>
    <w:p w:rsidR="00DD0D9E" w:rsidRPr="000665B4" w:rsidRDefault="0052259C" w:rsidP="00443655">
      <w:pPr>
        <w:rPr>
          <w:rFonts w:ascii="宋体" w:eastAsia="宋体" w:hAnsi="宋体"/>
        </w:rPr>
      </w:pPr>
      <w:r w:rsidRPr="000665B4">
        <w:rPr>
          <w:rFonts w:ascii="宋体" w:eastAsia="宋体" w:hAnsi="宋体" w:hint="eastAsia"/>
        </w:rPr>
        <w:t>5372</w:t>
      </w:r>
    </w:p>
    <w:p w:rsidR="0052259C" w:rsidRPr="000665B4" w:rsidRDefault="0052259C" w:rsidP="00443655">
      <w:pPr>
        <w:rPr>
          <w:rFonts w:ascii="宋体" w:eastAsia="宋体" w:hAnsi="宋体"/>
        </w:rPr>
      </w:pPr>
      <w:r w:rsidRPr="000665B4">
        <w:rPr>
          <w:rFonts w:ascii="宋体" w:eastAsia="宋体" w:hAnsi="宋体" w:hint="eastAsia"/>
        </w:rPr>
        <w:t>5374</w:t>
      </w:r>
    </w:p>
    <w:p w:rsidR="0052259C" w:rsidRPr="000665B4" w:rsidRDefault="0052259C" w:rsidP="00443655">
      <w:pPr>
        <w:rPr>
          <w:rFonts w:ascii="宋体" w:eastAsia="宋体" w:hAnsi="宋体"/>
        </w:rPr>
      </w:pPr>
      <w:r w:rsidRPr="000665B4">
        <w:rPr>
          <w:rFonts w:ascii="宋体" w:eastAsia="宋体" w:hAnsi="宋体"/>
        </w:rPr>
        <w:t>5378</w:t>
      </w:r>
    </w:p>
    <w:p w:rsidR="0052259C" w:rsidRPr="000665B4" w:rsidRDefault="002148E6" w:rsidP="00443655">
      <w:pPr>
        <w:rPr>
          <w:rFonts w:ascii="宋体" w:eastAsia="宋体" w:hAnsi="宋体"/>
        </w:rPr>
      </w:pPr>
      <w:r w:rsidRPr="000665B4">
        <w:rPr>
          <w:rFonts w:ascii="宋体" w:eastAsia="宋体" w:hAnsi="宋体" w:hint="eastAsia"/>
        </w:rPr>
        <w:t>5357</w:t>
      </w:r>
    </w:p>
    <w:p w:rsidR="002148E6" w:rsidRPr="000665B4" w:rsidRDefault="002148E6" w:rsidP="00443655">
      <w:pPr>
        <w:rPr>
          <w:rFonts w:ascii="宋体" w:eastAsia="宋体" w:hAnsi="宋体"/>
        </w:rPr>
      </w:pPr>
      <w:r w:rsidRPr="000665B4">
        <w:rPr>
          <w:rFonts w:ascii="宋体" w:eastAsia="宋体" w:hAnsi="宋体"/>
        </w:rPr>
        <w:t>5361</w:t>
      </w:r>
    </w:p>
    <w:p w:rsidR="002148E6" w:rsidRPr="000665B4" w:rsidRDefault="002148E6" w:rsidP="00443655">
      <w:pPr>
        <w:rPr>
          <w:rFonts w:ascii="宋体" w:eastAsia="宋体" w:hAnsi="宋体"/>
        </w:rPr>
      </w:pPr>
      <w:r w:rsidRPr="000665B4">
        <w:rPr>
          <w:rFonts w:ascii="宋体" w:eastAsia="宋体" w:hAnsi="宋体"/>
        </w:rPr>
        <w:t>5362</w:t>
      </w:r>
    </w:p>
    <w:p w:rsidR="0052259C" w:rsidRPr="000665B4" w:rsidRDefault="002148E6" w:rsidP="00443655">
      <w:pPr>
        <w:rPr>
          <w:rFonts w:ascii="宋体" w:eastAsia="宋体" w:hAnsi="宋体"/>
        </w:rPr>
      </w:pPr>
      <w:r w:rsidRPr="000665B4">
        <w:rPr>
          <w:rFonts w:ascii="宋体" w:eastAsia="宋体" w:hAnsi="宋体" w:hint="eastAsia"/>
        </w:rPr>
        <w:t>5352</w:t>
      </w:r>
    </w:p>
    <w:p w:rsidR="002148E6" w:rsidRPr="000665B4" w:rsidRDefault="002148E6" w:rsidP="00443655">
      <w:pPr>
        <w:rPr>
          <w:rFonts w:ascii="宋体" w:eastAsia="宋体" w:hAnsi="宋体"/>
        </w:rPr>
      </w:pPr>
      <w:r w:rsidRPr="000665B4">
        <w:rPr>
          <w:rFonts w:ascii="宋体" w:eastAsia="宋体" w:hAnsi="宋体"/>
        </w:rPr>
        <w:t>5334</w:t>
      </w:r>
    </w:p>
    <w:p w:rsidR="002148E6" w:rsidRPr="000665B4" w:rsidRDefault="002148E6" w:rsidP="00443655">
      <w:pPr>
        <w:rPr>
          <w:rFonts w:ascii="宋体" w:eastAsia="宋体" w:hAnsi="宋体"/>
        </w:rPr>
      </w:pPr>
      <w:r w:rsidRPr="000665B4">
        <w:rPr>
          <w:rFonts w:ascii="宋体" w:eastAsia="宋体" w:hAnsi="宋体" w:hint="eastAsia"/>
        </w:rPr>
        <w:t>5338</w:t>
      </w:r>
    </w:p>
    <w:p w:rsidR="002148E6" w:rsidRPr="000665B4" w:rsidRDefault="002148E6" w:rsidP="00443655">
      <w:pPr>
        <w:rPr>
          <w:rFonts w:ascii="宋体" w:eastAsia="宋体" w:hAnsi="宋体"/>
        </w:rPr>
      </w:pPr>
      <w:r w:rsidRPr="000665B4">
        <w:rPr>
          <w:rFonts w:ascii="宋体" w:eastAsia="宋体" w:hAnsi="宋体"/>
        </w:rPr>
        <w:t>5318</w:t>
      </w:r>
    </w:p>
    <w:p w:rsidR="002148E6" w:rsidRPr="000665B4" w:rsidRDefault="002148E6" w:rsidP="00443655">
      <w:pPr>
        <w:rPr>
          <w:rFonts w:ascii="宋体" w:eastAsia="宋体" w:hAnsi="宋体"/>
        </w:rPr>
      </w:pPr>
      <w:r w:rsidRPr="000665B4">
        <w:rPr>
          <w:rFonts w:ascii="宋体" w:eastAsia="宋体" w:hAnsi="宋体" w:hint="eastAsia"/>
        </w:rPr>
        <w:t>5303</w:t>
      </w:r>
    </w:p>
    <w:p w:rsidR="002148E6" w:rsidRPr="000665B4" w:rsidRDefault="00FA5F28" w:rsidP="00443655">
      <w:pPr>
        <w:rPr>
          <w:rFonts w:ascii="宋体" w:eastAsia="宋体" w:hAnsi="宋体"/>
        </w:rPr>
      </w:pPr>
      <w:r w:rsidRPr="000665B4">
        <w:rPr>
          <w:rFonts w:ascii="宋体" w:eastAsia="宋体" w:hAnsi="宋体" w:hint="eastAsia"/>
        </w:rPr>
        <w:t>5299</w:t>
      </w:r>
    </w:p>
    <w:p w:rsidR="002148E6" w:rsidRPr="000665B4" w:rsidRDefault="002148E6" w:rsidP="00443655">
      <w:pPr>
        <w:rPr>
          <w:rFonts w:ascii="宋体" w:eastAsia="宋体" w:hAnsi="宋体"/>
        </w:rPr>
      </w:pPr>
    </w:p>
    <w:p w:rsidR="00443655" w:rsidRPr="000665B4" w:rsidRDefault="00377524" w:rsidP="00443655">
      <w:pPr>
        <w:pStyle w:val="3"/>
        <w:rPr>
          <w:rFonts w:ascii="宋体" w:eastAsia="宋体" w:hAnsi="宋体"/>
          <w:b w:val="0"/>
        </w:rPr>
      </w:pPr>
      <w:bookmarkStart w:id="277" w:name="_Toc524383178"/>
      <w:r w:rsidRPr="000665B4">
        <w:rPr>
          <w:rFonts w:ascii="宋体" w:eastAsia="宋体" w:hAnsi="宋体" w:hint="eastAsia"/>
          <w:b w:val="0"/>
        </w:rPr>
        <w:t>金牌题库</w:t>
      </w:r>
      <w:bookmarkEnd w:id="277"/>
    </w:p>
    <w:p w:rsidR="00443655" w:rsidRPr="000665B4" w:rsidRDefault="00443655" w:rsidP="00443655">
      <w:pPr>
        <w:rPr>
          <w:rFonts w:ascii="宋体" w:eastAsia="宋体" w:hAnsi="宋体"/>
        </w:rPr>
      </w:pPr>
      <w:r w:rsidRPr="000665B4">
        <w:rPr>
          <w:rFonts w:ascii="宋体" w:eastAsia="宋体" w:hAnsi="宋体" w:hint="eastAsia"/>
        </w:rPr>
        <w:t>6173-6177</w:t>
      </w:r>
    </w:p>
    <w:p w:rsidR="00443655" w:rsidRPr="000665B4" w:rsidRDefault="00443655" w:rsidP="00443655">
      <w:pPr>
        <w:rPr>
          <w:rFonts w:ascii="宋体" w:eastAsia="宋体" w:hAnsi="宋体"/>
        </w:rPr>
      </w:pPr>
      <w:r w:rsidRPr="000665B4">
        <w:rPr>
          <w:rFonts w:ascii="宋体" w:eastAsia="宋体" w:hAnsi="宋体"/>
        </w:rPr>
        <w:t>6179</w:t>
      </w:r>
    </w:p>
    <w:p w:rsidR="00443655" w:rsidRPr="000665B4" w:rsidRDefault="00443655" w:rsidP="00443655">
      <w:pPr>
        <w:rPr>
          <w:rFonts w:ascii="宋体" w:eastAsia="宋体" w:hAnsi="宋体"/>
        </w:rPr>
      </w:pPr>
      <w:r w:rsidRPr="000665B4">
        <w:rPr>
          <w:rFonts w:ascii="宋体" w:eastAsia="宋体" w:hAnsi="宋体" w:hint="eastAsia"/>
        </w:rPr>
        <w:t>6163</w:t>
      </w:r>
    </w:p>
    <w:p w:rsidR="00077701" w:rsidRPr="000665B4" w:rsidRDefault="00077701" w:rsidP="00443655">
      <w:pPr>
        <w:rPr>
          <w:rFonts w:ascii="宋体" w:eastAsia="宋体" w:hAnsi="宋体"/>
        </w:rPr>
      </w:pPr>
      <w:r w:rsidRPr="000665B4">
        <w:rPr>
          <w:rFonts w:ascii="宋体" w:eastAsia="宋体" w:hAnsi="宋体"/>
        </w:rPr>
        <w:t>6135</w:t>
      </w:r>
    </w:p>
    <w:p w:rsidR="00077701" w:rsidRPr="000665B4" w:rsidRDefault="00077701" w:rsidP="00443655">
      <w:pPr>
        <w:rPr>
          <w:rFonts w:ascii="宋体" w:eastAsia="宋体" w:hAnsi="宋体"/>
        </w:rPr>
      </w:pPr>
      <w:r w:rsidRPr="000665B4">
        <w:rPr>
          <w:rFonts w:ascii="宋体" w:eastAsia="宋体" w:hAnsi="宋体" w:hint="eastAsia"/>
        </w:rPr>
        <w:t>6137</w:t>
      </w:r>
    </w:p>
    <w:p w:rsidR="00077701" w:rsidRPr="000665B4" w:rsidRDefault="00077701" w:rsidP="00443655">
      <w:pPr>
        <w:rPr>
          <w:rFonts w:ascii="宋体" w:eastAsia="宋体" w:hAnsi="宋体"/>
        </w:rPr>
      </w:pPr>
      <w:r w:rsidRPr="000665B4">
        <w:rPr>
          <w:rFonts w:ascii="宋体" w:eastAsia="宋体" w:hAnsi="宋体" w:hint="eastAsia"/>
        </w:rPr>
        <w:t>6142</w:t>
      </w:r>
    </w:p>
    <w:p w:rsidR="00077701" w:rsidRPr="000665B4" w:rsidRDefault="0032315B" w:rsidP="00443655">
      <w:pPr>
        <w:rPr>
          <w:rFonts w:ascii="宋体" w:eastAsia="宋体" w:hAnsi="宋体"/>
        </w:rPr>
      </w:pPr>
      <w:r w:rsidRPr="000665B4">
        <w:rPr>
          <w:rFonts w:ascii="宋体" w:eastAsia="宋体" w:hAnsi="宋体" w:hint="eastAsia"/>
        </w:rPr>
        <w:t>6120</w:t>
      </w:r>
    </w:p>
    <w:p w:rsidR="0032315B" w:rsidRPr="000665B4" w:rsidRDefault="0032315B" w:rsidP="00443655">
      <w:pPr>
        <w:rPr>
          <w:rFonts w:ascii="宋体" w:eastAsia="宋体" w:hAnsi="宋体"/>
        </w:rPr>
      </w:pPr>
      <w:r w:rsidRPr="000665B4">
        <w:rPr>
          <w:rFonts w:ascii="宋体" w:eastAsia="宋体" w:hAnsi="宋体" w:hint="eastAsia"/>
        </w:rPr>
        <w:t>6123</w:t>
      </w:r>
    </w:p>
    <w:p w:rsidR="0032315B" w:rsidRPr="000665B4" w:rsidRDefault="0032315B" w:rsidP="00443655">
      <w:pPr>
        <w:rPr>
          <w:rFonts w:ascii="宋体" w:eastAsia="宋体" w:hAnsi="宋体"/>
        </w:rPr>
      </w:pPr>
      <w:r w:rsidRPr="000665B4">
        <w:rPr>
          <w:rFonts w:ascii="宋体" w:eastAsia="宋体" w:hAnsi="宋体" w:hint="eastAsia"/>
        </w:rPr>
        <w:t>6126</w:t>
      </w:r>
    </w:p>
    <w:p w:rsidR="0032315B" w:rsidRPr="000665B4" w:rsidRDefault="0032315B" w:rsidP="00443655">
      <w:pPr>
        <w:rPr>
          <w:rFonts w:ascii="宋体" w:eastAsia="宋体" w:hAnsi="宋体"/>
        </w:rPr>
      </w:pPr>
      <w:r w:rsidRPr="000665B4">
        <w:rPr>
          <w:rFonts w:ascii="宋体" w:eastAsia="宋体" w:hAnsi="宋体" w:hint="eastAsia"/>
        </w:rPr>
        <w:t>6131-6132</w:t>
      </w:r>
    </w:p>
    <w:p w:rsidR="0032315B" w:rsidRPr="000665B4" w:rsidRDefault="0032315B" w:rsidP="00443655">
      <w:pPr>
        <w:rPr>
          <w:rFonts w:ascii="宋体" w:eastAsia="宋体" w:hAnsi="宋体"/>
        </w:rPr>
      </w:pPr>
      <w:r w:rsidRPr="000665B4">
        <w:rPr>
          <w:rFonts w:ascii="宋体" w:eastAsia="宋体" w:hAnsi="宋体" w:hint="eastAsia"/>
        </w:rPr>
        <w:t>6099-6101</w:t>
      </w:r>
    </w:p>
    <w:p w:rsidR="0032315B" w:rsidRPr="000665B4" w:rsidRDefault="0032315B" w:rsidP="00443655">
      <w:pPr>
        <w:rPr>
          <w:rFonts w:ascii="宋体" w:eastAsia="宋体" w:hAnsi="宋体"/>
        </w:rPr>
      </w:pPr>
      <w:r w:rsidRPr="000665B4">
        <w:rPr>
          <w:rFonts w:ascii="宋体" w:eastAsia="宋体" w:hAnsi="宋体" w:hint="eastAsia"/>
        </w:rPr>
        <w:t>6104</w:t>
      </w:r>
    </w:p>
    <w:p w:rsidR="0032315B" w:rsidRPr="000665B4" w:rsidRDefault="0032315B" w:rsidP="00443655">
      <w:pPr>
        <w:rPr>
          <w:rFonts w:ascii="宋体" w:eastAsia="宋体" w:hAnsi="宋体"/>
        </w:rPr>
      </w:pPr>
      <w:r w:rsidRPr="000665B4">
        <w:rPr>
          <w:rFonts w:ascii="宋体" w:eastAsia="宋体" w:hAnsi="宋体" w:hint="eastAsia"/>
        </w:rPr>
        <w:t>6087-6089</w:t>
      </w:r>
    </w:p>
    <w:p w:rsidR="0032315B" w:rsidRPr="000665B4" w:rsidRDefault="0032315B" w:rsidP="00443655">
      <w:pPr>
        <w:rPr>
          <w:rFonts w:ascii="宋体" w:eastAsia="宋体" w:hAnsi="宋体"/>
        </w:rPr>
      </w:pPr>
      <w:r w:rsidRPr="000665B4">
        <w:rPr>
          <w:rFonts w:ascii="宋体" w:eastAsia="宋体" w:hAnsi="宋体" w:hint="eastAsia"/>
        </w:rPr>
        <w:t>6091</w:t>
      </w:r>
    </w:p>
    <w:p w:rsidR="0032315B" w:rsidRPr="000665B4" w:rsidRDefault="0032315B" w:rsidP="00443655">
      <w:pPr>
        <w:rPr>
          <w:rFonts w:ascii="宋体" w:eastAsia="宋体" w:hAnsi="宋体"/>
        </w:rPr>
      </w:pPr>
      <w:r w:rsidRPr="000665B4">
        <w:rPr>
          <w:rFonts w:ascii="宋体" w:eastAsia="宋体" w:hAnsi="宋体" w:hint="eastAsia"/>
        </w:rPr>
        <w:t>6094</w:t>
      </w:r>
    </w:p>
    <w:p w:rsidR="0032315B" w:rsidRPr="000665B4" w:rsidRDefault="0032315B" w:rsidP="00443655">
      <w:pPr>
        <w:rPr>
          <w:rFonts w:ascii="宋体" w:eastAsia="宋体" w:hAnsi="宋体"/>
        </w:rPr>
      </w:pPr>
      <w:r w:rsidRPr="000665B4">
        <w:rPr>
          <w:rFonts w:ascii="宋体" w:eastAsia="宋体" w:hAnsi="宋体" w:hint="eastAsia"/>
        </w:rPr>
        <w:t>6067</w:t>
      </w:r>
    </w:p>
    <w:p w:rsidR="0032315B" w:rsidRPr="000665B4" w:rsidRDefault="0032315B" w:rsidP="00443655">
      <w:pPr>
        <w:rPr>
          <w:rFonts w:ascii="宋体" w:eastAsia="宋体" w:hAnsi="宋体"/>
        </w:rPr>
      </w:pPr>
      <w:r w:rsidRPr="000665B4">
        <w:rPr>
          <w:rFonts w:ascii="宋体" w:eastAsia="宋体" w:hAnsi="宋体" w:hint="eastAsia"/>
        </w:rPr>
        <w:lastRenderedPageBreak/>
        <w:t>6072</w:t>
      </w:r>
    </w:p>
    <w:p w:rsidR="0032315B" w:rsidRPr="000665B4" w:rsidRDefault="0032315B" w:rsidP="00443655">
      <w:pPr>
        <w:rPr>
          <w:rFonts w:ascii="宋体" w:eastAsia="宋体" w:hAnsi="宋体"/>
        </w:rPr>
      </w:pPr>
      <w:r w:rsidRPr="000665B4">
        <w:rPr>
          <w:rFonts w:ascii="宋体" w:eastAsia="宋体" w:hAnsi="宋体" w:hint="eastAsia"/>
        </w:rPr>
        <w:t>6079</w:t>
      </w:r>
    </w:p>
    <w:p w:rsidR="0032315B" w:rsidRPr="000665B4" w:rsidRDefault="0032315B" w:rsidP="00443655">
      <w:pPr>
        <w:rPr>
          <w:rFonts w:ascii="宋体" w:eastAsia="宋体" w:hAnsi="宋体"/>
        </w:rPr>
      </w:pPr>
      <w:r w:rsidRPr="000665B4">
        <w:rPr>
          <w:rFonts w:ascii="宋体" w:eastAsia="宋体" w:hAnsi="宋体"/>
        </w:rPr>
        <w:t>6056</w:t>
      </w:r>
    </w:p>
    <w:p w:rsidR="0032315B" w:rsidRPr="000665B4" w:rsidRDefault="0032315B" w:rsidP="00443655">
      <w:pPr>
        <w:rPr>
          <w:rFonts w:ascii="宋体" w:eastAsia="宋体" w:hAnsi="宋体"/>
        </w:rPr>
      </w:pPr>
      <w:r w:rsidRPr="000665B4">
        <w:rPr>
          <w:rFonts w:ascii="宋体" w:eastAsia="宋体" w:hAnsi="宋体" w:hint="eastAsia"/>
        </w:rPr>
        <w:t>6062</w:t>
      </w:r>
    </w:p>
    <w:p w:rsidR="0032315B" w:rsidRPr="000665B4" w:rsidRDefault="00DC2A93" w:rsidP="00443655">
      <w:pPr>
        <w:rPr>
          <w:rFonts w:ascii="宋体" w:eastAsia="宋体" w:hAnsi="宋体"/>
        </w:rPr>
      </w:pPr>
      <w:r w:rsidRPr="000665B4">
        <w:rPr>
          <w:rFonts w:ascii="宋体" w:eastAsia="宋体" w:hAnsi="宋体" w:hint="eastAsia"/>
        </w:rPr>
        <w:t>6051</w:t>
      </w:r>
    </w:p>
    <w:p w:rsidR="00DC2A93" w:rsidRPr="000665B4" w:rsidRDefault="00DC2A93" w:rsidP="00443655">
      <w:pPr>
        <w:rPr>
          <w:rFonts w:ascii="宋体" w:eastAsia="宋体" w:hAnsi="宋体"/>
        </w:rPr>
      </w:pPr>
      <w:r w:rsidRPr="000665B4">
        <w:rPr>
          <w:rFonts w:ascii="宋体" w:eastAsia="宋体" w:hAnsi="宋体" w:hint="eastAsia"/>
        </w:rPr>
        <w:t>6054</w:t>
      </w:r>
    </w:p>
    <w:p w:rsidR="00DC2A93" w:rsidRPr="000665B4" w:rsidRDefault="00DC2A93" w:rsidP="00443655">
      <w:pPr>
        <w:rPr>
          <w:rFonts w:ascii="宋体" w:eastAsia="宋体" w:hAnsi="宋体"/>
        </w:rPr>
      </w:pPr>
      <w:r w:rsidRPr="000665B4">
        <w:rPr>
          <w:rFonts w:ascii="宋体" w:eastAsia="宋体" w:hAnsi="宋体" w:hint="eastAsia"/>
        </w:rPr>
        <w:t>6036-6037</w:t>
      </w:r>
    </w:p>
    <w:p w:rsidR="00DC2A93" w:rsidRPr="000665B4" w:rsidRDefault="00DC2A93" w:rsidP="00443655">
      <w:pPr>
        <w:rPr>
          <w:rFonts w:ascii="宋体" w:eastAsia="宋体" w:hAnsi="宋体"/>
        </w:rPr>
      </w:pPr>
      <w:r w:rsidRPr="000665B4">
        <w:rPr>
          <w:rFonts w:ascii="宋体" w:eastAsia="宋体" w:hAnsi="宋体" w:hint="eastAsia"/>
        </w:rPr>
        <w:t>6039</w:t>
      </w:r>
    </w:p>
    <w:p w:rsidR="00DC2A93" w:rsidRPr="000665B4" w:rsidRDefault="00DC2A93" w:rsidP="00443655">
      <w:pPr>
        <w:rPr>
          <w:rFonts w:ascii="宋体" w:eastAsia="宋体" w:hAnsi="宋体"/>
        </w:rPr>
      </w:pPr>
      <w:r w:rsidRPr="000665B4">
        <w:rPr>
          <w:rFonts w:ascii="宋体" w:eastAsia="宋体" w:hAnsi="宋体" w:hint="eastAsia"/>
        </w:rPr>
        <w:t>6041-6042</w:t>
      </w:r>
    </w:p>
    <w:p w:rsidR="00DC2A93" w:rsidRPr="000665B4" w:rsidRDefault="00DC2A93" w:rsidP="00443655">
      <w:pPr>
        <w:rPr>
          <w:rFonts w:ascii="宋体" w:eastAsia="宋体" w:hAnsi="宋体"/>
        </w:rPr>
      </w:pPr>
      <w:r w:rsidRPr="000665B4">
        <w:rPr>
          <w:rFonts w:ascii="宋体" w:eastAsia="宋体" w:hAnsi="宋体" w:hint="eastAsia"/>
        </w:rPr>
        <w:t>5844</w:t>
      </w:r>
    </w:p>
    <w:p w:rsidR="00DC2A93" w:rsidRPr="000665B4" w:rsidRDefault="00DC2A93" w:rsidP="00443655">
      <w:pPr>
        <w:rPr>
          <w:rFonts w:ascii="宋体" w:eastAsia="宋体" w:hAnsi="宋体"/>
        </w:rPr>
      </w:pPr>
      <w:r w:rsidRPr="000665B4">
        <w:rPr>
          <w:rFonts w:ascii="宋体" w:eastAsia="宋体" w:hAnsi="宋体" w:hint="eastAsia"/>
        </w:rPr>
        <w:t>5846-5851</w:t>
      </w:r>
    </w:p>
    <w:p w:rsidR="00DC2A93" w:rsidRPr="000665B4" w:rsidRDefault="00DC2A93" w:rsidP="00443655">
      <w:pPr>
        <w:rPr>
          <w:rFonts w:ascii="宋体" w:eastAsia="宋体" w:hAnsi="宋体"/>
        </w:rPr>
      </w:pPr>
      <w:r w:rsidRPr="000665B4">
        <w:rPr>
          <w:rFonts w:ascii="宋体" w:eastAsia="宋体" w:hAnsi="宋体" w:hint="eastAsia"/>
        </w:rPr>
        <w:t>5854</w:t>
      </w:r>
    </w:p>
    <w:p w:rsidR="00DC2A93" w:rsidRPr="000665B4" w:rsidRDefault="00DC2A93" w:rsidP="00443655">
      <w:pPr>
        <w:rPr>
          <w:rFonts w:ascii="宋体" w:eastAsia="宋体" w:hAnsi="宋体"/>
        </w:rPr>
      </w:pPr>
      <w:r w:rsidRPr="000665B4">
        <w:rPr>
          <w:rFonts w:ascii="宋体" w:eastAsia="宋体" w:hAnsi="宋体" w:hint="eastAsia"/>
        </w:rPr>
        <w:t>5856</w:t>
      </w:r>
    </w:p>
    <w:p w:rsidR="0032315B" w:rsidRPr="000665B4" w:rsidRDefault="00DC2A93" w:rsidP="00443655">
      <w:pPr>
        <w:rPr>
          <w:rFonts w:ascii="宋体" w:eastAsia="宋体" w:hAnsi="宋体"/>
        </w:rPr>
      </w:pPr>
      <w:r w:rsidRPr="000665B4">
        <w:rPr>
          <w:rFonts w:ascii="宋体" w:eastAsia="宋体" w:hAnsi="宋体" w:hint="eastAsia"/>
        </w:rPr>
        <w:t>5822</w:t>
      </w:r>
    </w:p>
    <w:p w:rsidR="00DC2A93" w:rsidRPr="000665B4" w:rsidRDefault="00DC2A93" w:rsidP="00443655">
      <w:pPr>
        <w:rPr>
          <w:rFonts w:ascii="宋体" w:eastAsia="宋体" w:hAnsi="宋体"/>
        </w:rPr>
      </w:pPr>
      <w:r w:rsidRPr="000665B4">
        <w:rPr>
          <w:rFonts w:ascii="宋体" w:eastAsia="宋体" w:hAnsi="宋体" w:hint="eastAsia"/>
        </w:rPr>
        <w:t>5824-5825</w:t>
      </w:r>
    </w:p>
    <w:p w:rsidR="00DC2A93" w:rsidRPr="000665B4" w:rsidRDefault="00F13C7F" w:rsidP="00443655">
      <w:pPr>
        <w:rPr>
          <w:rFonts w:ascii="宋体" w:eastAsia="宋体" w:hAnsi="宋体"/>
        </w:rPr>
      </w:pPr>
      <w:r w:rsidRPr="000665B4">
        <w:rPr>
          <w:rFonts w:ascii="宋体" w:eastAsia="宋体" w:hAnsi="宋体" w:hint="eastAsia"/>
        </w:rPr>
        <w:t>5827</w:t>
      </w:r>
    </w:p>
    <w:p w:rsidR="00F13C7F" w:rsidRPr="000665B4" w:rsidRDefault="00F13C7F" w:rsidP="00443655">
      <w:pPr>
        <w:rPr>
          <w:rFonts w:ascii="宋体" w:eastAsia="宋体" w:hAnsi="宋体"/>
        </w:rPr>
      </w:pPr>
      <w:r w:rsidRPr="000665B4">
        <w:rPr>
          <w:rFonts w:ascii="宋体" w:eastAsia="宋体" w:hAnsi="宋体" w:hint="eastAsia"/>
        </w:rPr>
        <w:t>5830</w:t>
      </w:r>
    </w:p>
    <w:p w:rsidR="00F13C7F" w:rsidRPr="000665B4" w:rsidRDefault="00F13C7F" w:rsidP="00443655">
      <w:pPr>
        <w:rPr>
          <w:rFonts w:ascii="宋体" w:eastAsia="宋体" w:hAnsi="宋体"/>
        </w:rPr>
      </w:pPr>
      <w:r w:rsidRPr="000665B4">
        <w:rPr>
          <w:rFonts w:ascii="宋体" w:eastAsia="宋体" w:hAnsi="宋体" w:hint="eastAsia"/>
        </w:rPr>
        <w:t>5809</w:t>
      </w:r>
    </w:p>
    <w:p w:rsidR="00F13C7F" w:rsidRPr="000665B4" w:rsidRDefault="00F13C7F" w:rsidP="00443655">
      <w:pPr>
        <w:rPr>
          <w:rFonts w:ascii="宋体" w:eastAsia="宋体" w:hAnsi="宋体"/>
        </w:rPr>
      </w:pPr>
      <w:r w:rsidRPr="000665B4">
        <w:rPr>
          <w:rFonts w:ascii="宋体" w:eastAsia="宋体" w:hAnsi="宋体" w:hint="eastAsia"/>
        </w:rPr>
        <w:t>5817</w:t>
      </w:r>
    </w:p>
    <w:p w:rsidR="00F13C7F" w:rsidRPr="000665B4" w:rsidRDefault="008E6365" w:rsidP="00443655">
      <w:pPr>
        <w:rPr>
          <w:rFonts w:ascii="宋体" w:eastAsia="宋体" w:hAnsi="宋体"/>
        </w:rPr>
      </w:pPr>
      <w:r w:rsidRPr="000665B4">
        <w:rPr>
          <w:rFonts w:ascii="宋体" w:eastAsia="宋体" w:hAnsi="宋体" w:hint="eastAsia"/>
        </w:rPr>
        <w:t>5796-5799</w:t>
      </w:r>
    </w:p>
    <w:p w:rsidR="0032315B" w:rsidRPr="000665B4" w:rsidRDefault="008E6365" w:rsidP="00443655">
      <w:pPr>
        <w:rPr>
          <w:rFonts w:ascii="宋体" w:eastAsia="宋体" w:hAnsi="宋体"/>
        </w:rPr>
      </w:pPr>
      <w:r w:rsidRPr="000665B4">
        <w:rPr>
          <w:rFonts w:ascii="宋体" w:eastAsia="宋体" w:hAnsi="宋体" w:hint="eastAsia"/>
        </w:rPr>
        <w:t>5801</w:t>
      </w:r>
    </w:p>
    <w:p w:rsidR="008E6365" w:rsidRPr="000665B4" w:rsidRDefault="008E6365" w:rsidP="00443655">
      <w:pPr>
        <w:rPr>
          <w:rFonts w:ascii="宋体" w:eastAsia="宋体" w:hAnsi="宋体"/>
        </w:rPr>
      </w:pPr>
      <w:r w:rsidRPr="000665B4">
        <w:rPr>
          <w:rFonts w:ascii="宋体" w:eastAsia="宋体" w:hAnsi="宋体" w:hint="eastAsia"/>
        </w:rPr>
        <w:t>5803</w:t>
      </w:r>
    </w:p>
    <w:p w:rsidR="008E6365" w:rsidRPr="000665B4" w:rsidRDefault="008E6365" w:rsidP="00443655">
      <w:pPr>
        <w:rPr>
          <w:rFonts w:ascii="宋体" w:eastAsia="宋体" w:hAnsi="宋体"/>
        </w:rPr>
      </w:pPr>
      <w:r w:rsidRPr="000665B4">
        <w:rPr>
          <w:rFonts w:ascii="宋体" w:eastAsia="宋体" w:hAnsi="宋体" w:hint="eastAsia"/>
        </w:rPr>
        <w:t>5786</w:t>
      </w:r>
    </w:p>
    <w:p w:rsidR="008E6365" w:rsidRPr="000665B4" w:rsidRDefault="008E6365" w:rsidP="00443655">
      <w:pPr>
        <w:rPr>
          <w:rFonts w:ascii="宋体" w:eastAsia="宋体" w:hAnsi="宋体"/>
        </w:rPr>
      </w:pPr>
      <w:r w:rsidRPr="000665B4">
        <w:rPr>
          <w:rFonts w:ascii="宋体" w:eastAsia="宋体" w:hAnsi="宋体" w:hint="eastAsia"/>
        </w:rPr>
        <w:t>5788-5790</w:t>
      </w:r>
    </w:p>
    <w:p w:rsidR="008E6365" w:rsidRPr="000665B4" w:rsidRDefault="00A05C16" w:rsidP="00443655">
      <w:pPr>
        <w:rPr>
          <w:rFonts w:ascii="宋体" w:eastAsia="宋体" w:hAnsi="宋体"/>
        </w:rPr>
      </w:pPr>
      <w:r w:rsidRPr="000665B4">
        <w:rPr>
          <w:rFonts w:ascii="宋体" w:eastAsia="宋体" w:hAnsi="宋体" w:hint="eastAsia"/>
        </w:rPr>
        <w:t>5764</w:t>
      </w:r>
    </w:p>
    <w:p w:rsidR="00A05C16" w:rsidRPr="000665B4" w:rsidRDefault="00A05C16" w:rsidP="00443655">
      <w:pPr>
        <w:rPr>
          <w:rFonts w:ascii="宋体" w:eastAsia="宋体" w:hAnsi="宋体"/>
        </w:rPr>
      </w:pPr>
      <w:r w:rsidRPr="000665B4">
        <w:rPr>
          <w:rFonts w:ascii="宋体" w:eastAsia="宋体" w:hAnsi="宋体" w:hint="eastAsia"/>
        </w:rPr>
        <w:t>5766</w:t>
      </w:r>
    </w:p>
    <w:p w:rsidR="00A05C16" w:rsidRPr="000665B4" w:rsidRDefault="00A05C16" w:rsidP="00443655">
      <w:pPr>
        <w:rPr>
          <w:rFonts w:ascii="宋体" w:eastAsia="宋体" w:hAnsi="宋体"/>
        </w:rPr>
      </w:pPr>
      <w:r w:rsidRPr="000665B4">
        <w:rPr>
          <w:rFonts w:ascii="宋体" w:eastAsia="宋体" w:hAnsi="宋体" w:hint="eastAsia"/>
        </w:rPr>
        <w:t>5770-5771</w:t>
      </w:r>
    </w:p>
    <w:p w:rsidR="00A05C16" w:rsidRPr="000665B4" w:rsidRDefault="00F81146" w:rsidP="00443655">
      <w:pPr>
        <w:rPr>
          <w:rFonts w:ascii="宋体" w:eastAsia="宋体" w:hAnsi="宋体"/>
        </w:rPr>
      </w:pPr>
      <w:r w:rsidRPr="000665B4">
        <w:rPr>
          <w:rFonts w:ascii="宋体" w:eastAsia="宋体" w:hAnsi="宋体" w:hint="eastAsia"/>
        </w:rPr>
        <w:t>5756-</w:t>
      </w:r>
      <w:r w:rsidRPr="000665B4">
        <w:rPr>
          <w:rFonts w:ascii="宋体" w:eastAsia="宋体" w:hAnsi="宋体"/>
        </w:rPr>
        <w:t>5757</w:t>
      </w:r>
    </w:p>
    <w:p w:rsidR="00F81146" w:rsidRPr="000665B4" w:rsidRDefault="00F81146" w:rsidP="00443655">
      <w:pPr>
        <w:rPr>
          <w:rFonts w:ascii="宋体" w:eastAsia="宋体" w:hAnsi="宋体"/>
        </w:rPr>
      </w:pPr>
      <w:r w:rsidRPr="000665B4">
        <w:rPr>
          <w:rFonts w:ascii="宋体" w:eastAsia="宋体" w:hAnsi="宋体" w:hint="eastAsia"/>
        </w:rPr>
        <w:t>5759-</w:t>
      </w:r>
      <w:r w:rsidRPr="000665B4">
        <w:rPr>
          <w:rFonts w:ascii="宋体" w:eastAsia="宋体" w:hAnsi="宋体"/>
        </w:rPr>
        <w:t>5760</w:t>
      </w:r>
    </w:p>
    <w:p w:rsidR="00F81146" w:rsidRPr="000665B4" w:rsidRDefault="00253915" w:rsidP="00443655">
      <w:pPr>
        <w:rPr>
          <w:rFonts w:ascii="宋体" w:eastAsia="宋体" w:hAnsi="宋体"/>
        </w:rPr>
      </w:pPr>
      <w:r w:rsidRPr="000665B4">
        <w:rPr>
          <w:rFonts w:ascii="宋体" w:eastAsia="宋体" w:hAnsi="宋体" w:hint="eastAsia"/>
        </w:rPr>
        <w:t>5736-</w:t>
      </w:r>
      <w:r w:rsidRPr="000665B4">
        <w:rPr>
          <w:rFonts w:ascii="宋体" w:eastAsia="宋体" w:hAnsi="宋体"/>
        </w:rPr>
        <w:t>5737</w:t>
      </w:r>
    </w:p>
    <w:p w:rsidR="00253915" w:rsidRPr="000665B4" w:rsidRDefault="00253915" w:rsidP="00443655">
      <w:pPr>
        <w:rPr>
          <w:rFonts w:ascii="宋体" w:eastAsia="宋体" w:hAnsi="宋体"/>
        </w:rPr>
      </w:pPr>
      <w:r w:rsidRPr="000665B4">
        <w:rPr>
          <w:rFonts w:ascii="宋体" w:eastAsia="宋体" w:hAnsi="宋体" w:hint="eastAsia"/>
        </w:rPr>
        <w:t>5740</w:t>
      </w:r>
    </w:p>
    <w:p w:rsidR="00253915" w:rsidRPr="000665B4" w:rsidRDefault="00253915" w:rsidP="00443655">
      <w:pPr>
        <w:rPr>
          <w:rFonts w:ascii="宋体" w:eastAsia="宋体" w:hAnsi="宋体"/>
        </w:rPr>
      </w:pPr>
      <w:r w:rsidRPr="000665B4">
        <w:rPr>
          <w:rFonts w:ascii="宋体" w:eastAsia="宋体" w:hAnsi="宋体" w:hint="eastAsia"/>
        </w:rPr>
        <w:t>5743</w:t>
      </w:r>
    </w:p>
    <w:p w:rsidR="00253915" w:rsidRPr="000665B4" w:rsidRDefault="00253915" w:rsidP="00443655">
      <w:pPr>
        <w:rPr>
          <w:rFonts w:ascii="宋体" w:eastAsia="宋体" w:hAnsi="宋体"/>
        </w:rPr>
      </w:pPr>
      <w:r w:rsidRPr="000665B4">
        <w:rPr>
          <w:rFonts w:ascii="宋体" w:eastAsia="宋体" w:hAnsi="宋体"/>
        </w:rPr>
        <w:t>5746</w:t>
      </w:r>
    </w:p>
    <w:p w:rsidR="00253915" w:rsidRPr="000665B4" w:rsidRDefault="00D3190B" w:rsidP="00443655">
      <w:pPr>
        <w:rPr>
          <w:rFonts w:ascii="宋体" w:eastAsia="宋体" w:hAnsi="宋体"/>
        </w:rPr>
      </w:pPr>
      <w:r w:rsidRPr="000665B4">
        <w:rPr>
          <w:rFonts w:ascii="宋体" w:eastAsia="宋体" w:hAnsi="宋体" w:hint="eastAsia"/>
        </w:rPr>
        <w:t>5725</w:t>
      </w:r>
    </w:p>
    <w:p w:rsidR="00D3190B" w:rsidRPr="000665B4" w:rsidRDefault="00D3190B" w:rsidP="00443655">
      <w:pPr>
        <w:rPr>
          <w:rFonts w:ascii="宋体" w:eastAsia="宋体" w:hAnsi="宋体"/>
        </w:rPr>
      </w:pPr>
      <w:r w:rsidRPr="000665B4">
        <w:rPr>
          <w:rFonts w:ascii="宋体" w:eastAsia="宋体" w:hAnsi="宋体"/>
        </w:rPr>
        <w:t>5728</w:t>
      </w:r>
    </w:p>
    <w:p w:rsidR="00D3190B" w:rsidRPr="000665B4" w:rsidRDefault="00D3190B" w:rsidP="00443655">
      <w:pPr>
        <w:rPr>
          <w:rFonts w:ascii="宋体" w:eastAsia="宋体" w:hAnsi="宋体"/>
        </w:rPr>
      </w:pPr>
      <w:r w:rsidRPr="000665B4">
        <w:rPr>
          <w:rFonts w:ascii="宋体" w:eastAsia="宋体" w:hAnsi="宋体"/>
        </w:rPr>
        <w:t>5732</w:t>
      </w:r>
    </w:p>
    <w:p w:rsidR="00D3190B" w:rsidRPr="000665B4" w:rsidRDefault="00D3190B" w:rsidP="00443655">
      <w:pPr>
        <w:rPr>
          <w:rFonts w:ascii="宋体" w:eastAsia="宋体" w:hAnsi="宋体"/>
        </w:rPr>
      </w:pPr>
      <w:r w:rsidRPr="000665B4">
        <w:rPr>
          <w:rFonts w:ascii="宋体" w:eastAsia="宋体" w:hAnsi="宋体" w:hint="eastAsia"/>
        </w:rPr>
        <w:t>5408</w:t>
      </w:r>
    </w:p>
    <w:p w:rsidR="00D3190B" w:rsidRPr="000665B4" w:rsidRDefault="00D3190B" w:rsidP="00443655">
      <w:pPr>
        <w:rPr>
          <w:rFonts w:ascii="宋体" w:eastAsia="宋体" w:hAnsi="宋体"/>
        </w:rPr>
      </w:pPr>
      <w:r w:rsidRPr="000665B4">
        <w:rPr>
          <w:rFonts w:ascii="宋体" w:eastAsia="宋体" w:hAnsi="宋体"/>
        </w:rPr>
        <w:t>5415</w:t>
      </w:r>
    </w:p>
    <w:p w:rsidR="00D3190B" w:rsidRPr="000665B4" w:rsidRDefault="00D3190B" w:rsidP="00443655">
      <w:pPr>
        <w:rPr>
          <w:rFonts w:ascii="宋体" w:eastAsia="宋体" w:hAnsi="宋体"/>
        </w:rPr>
      </w:pPr>
      <w:r w:rsidRPr="000665B4">
        <w:rPr>
          <w:rFonts w:ascii="宋体" w:eastAsia="宋体" w:hAnsi="宋体" w:hint="eastAsia"/>
        </w:rPr>
        <w:t>5397</w:t>
      </w:r>
    </w:p>
    <w:p w:rsidR="00D3190B" w:rsidRPr="000665B4" w:rsidRDefault="00D3190B" w:rsidP="00443655">
      <w:pPr>
        <w:rPr>
          <w:rFonts w:ascii="宋体" w:eastAsia="宋体" w:hAnsi="宋体"/>
        </w:rPr>
      </w:pPr>
      <w:r w:rsidRPr="000665B4">
        <w:rPr>
          <w:rFonts w:ascii="宋体" w:eastAsia="宋体" w:hAnsi="宋体" w:hint="eastAsia"/>
        </w:rPr>
        <w:t>5403-</w:t>
      </w:r>
      <w:r w:rsidRPr="000665B4">
        <w:rPr>
          <w:rFonts w:ascii="宋体" w:eastAsia="宋体" w:hAnsi="宋体"/>
        </w:rPr>
        <w:t>5405</w:t>
      </w:r>
    </w:p>
    <w:p w:rsidR="00D3190B" w:rsidRPr="000665B4" w:rsidRDefault="00DD0D9E" w:rsidP="00443655">
      <w:pPr>
        <w:rPr>
          <w:rFonts w:ascii="宋体" w:eastAsia="宋体" w:hAnsi="宋体"/>
        </w:rPr>
      </w:pPr>
      <w:r w:rsidRPr="000665B4">
        <w:rPr>
          <w:rFonts w:ascii="宋体" w:eastAsia="宋体" w:hAnsi="宋体" w:hint="eastAsia"/>
        </w:rPr>
        <w:t>5380</w:t>
      </w:r>
    </w:p>
    <w:p w:rsidR="00DD0D9E" w:rsidRPr="000665B4" w:rsidRDefault="00DD0D9E" w:rsidP="00443655">
      <w:pPr>
        <w:rPr>
          <w:rFonts w:ascii="宋体" w:eastAsia="宋体" w:hAnsi="宋体"/>
        </w:rPr>
      </w:pPr>
      <w:r w:rsidRPr="000665B4">
        <w:rPr>
          <w:rFonts w:ascii="宋体" w:eastAsia="宋体" w:hAnsi="宋体"/>
        </w:rPr>
        <w:t>5382</w:t>
      </w:r>
      <w:r w:rsidRPr="000665B4">
        <w:rPr>
          <w:rFonts w:ascii="宋体" w:eastAsia="宋体" w:hAnsi="宋体" w:hint="eastAsia"/>
        </w:rPr>
        <w:t>-</w:t>
      </w:r>
      <w:r w:rsidRPr="000665B4">
        <w:rPr>
          <w:rFonts w:ascii="宋体" w:eastAsia="宋体" w:hAnsi="宋体"/>
        </w:rPr>
        <w:t>5383</w:t>
      </w:r>
    </w:p>
    <w:p w:rsidR="00DD0D9E" w:rsidRPr="000665B4" w:rsidRDefault="00DD0D9E" w:rsidP="00443655">
      <w:pPr>
        <w:rPr>
          <w:rFonts w:ascii="宋体" w:eastAsia="宋体" w:hAnsi="宋体"/>
        </w:rPr>
      </w:pPr>
      <w:r w:rsidRPr="000665B4">
        <w:rPr>
          <w:rFonts w:ascii="宋体" w:eastAsia="宋体" w:hAnsi="宋体" w:hint="eastAsia"/>
        </w:rPr>
        <w:t>5388</w:t>
      </w:r>
    </w:p>
    <w:p w:rsidR="00DD0D9E" w:rsidRPr="000665B4" w:rsidRDefault="00DD0D9E" w:rsidP="00443655">
      <w:pPr>
        <w:rPr>
          <w:rFonts w:ascii="宋体" w:eastAsia="宋体" w:hAnsi="宋体"/>
        </w:rPr>
      </w:pPr>
      <w:r w:rsidRPr="000665B4">
        <w:rPr>
          <w:rFonts w:ascii="宋体" w:eastAsia="宋体" w:hAnsi="宋体"/>
        </w:rPr>
        <w:t>5390</w:t>
      </w:r>
    </w:p>
    <w:p w:rsidR="0052259C" w:rsidRPr="000665B4" w:rsidRDefault="0052259C" w:rsidP="00443655">
      <w:pPr>
        <w:rPr>
          <w:rFonts w:ascii="宋体" w:eastAsia="宋体" w:hAnsi="宋体"/>
        </w:rPr>
      </w:pPr>
      <w:r w:rsidRPr="000665B4">
        <w:rPr>
          <w:rFonts w:ascii="宋体" w:eastAsia="宋体" w:hAnsi="宋体"/>
        </w:rPr>
        <w:lastRenderedPageBreak/>
        <w:t>5369</w:t>
      </w:r>
      <w:r w:rsidRPr="000665B4">
        <w:rPr>
          <w:rFonts w:ascii="宋体" w:eastAsia="宋体" w:hAnsi="宋体" w:hint="eastAsia"/>
        </w:rPr>
        <w:t>-</w:t>
      </w:r>
      <w:r w:rsidRPr="000665B4">
        <w:rPr>
          <w:rFonts w:ascii="宋体" w:eastAsia="宋体" w:hAnsi="宋体"/>
        </w:rPr>
        <w:t>5370</w:t>
      </w:r>
    </w:p>
    <w:p w:rsidR="0052259C" w:rsidRPr="000665B4" w:rsidRDefault="0052259C" w:rsidP="00443655">
      <w:pPr>
        <w:rPr>
          <w:rFonts w:ascii="宋体" w:eastAsia="宋体" w:hAnsi="宋体"/>
        </w:rPr>
      </w:pPr>
      <w:r w:rsidRPr="000665B4">
        <w:rPr>
          <w:rFonts w:ascii="宋体" w:eastAsia="宋体" w:hAnsi="宋体"/>
        </w:rPr>
        <w:t>5376</w:t>
      </w:r>
      <w:r w:rsidRPr="000665B4">
        <w:rPr>
          <w:rFonts w:ascii="宋体" w:eastAsia="宋体" w:hAnsi="宋体" w:hint="eastAsia"/>
        </w:rPr>
        <w:t>-</w:t>
      </w:r>
      <w:r w:rsidRPr="000665B4">
        <w:rPr>
          <w:rFonts w:ascii="宋体" w:eastAsia="宋体" w:hAnsi="宋体"/>
        </w:rPr>
        <w:t>5377</w:t>
      </w:r>
    </w:p>
    <w:p w:rsidR="0052259C" w:rsidRPr="000665B4" w:rsidRDefault="002148E6" w:rsidP="00443655">
      <w:pPr>
        <w:rPr>
          <w:rFonts w:ascii="宋体" w:eastAsia="宋体" w:hAnsi="宋体"/>
        </w:rPr>
      </w:pPr>
      <w:r w:rsidRPr="000665B4">
        <w:rPr>
          <w:rFonts w:ascii="宋体" w:eastAsia="宋体" w:hAnsi="宋体" w:hint="eastAsia"/>
        </w:rPr>
        <w:t>5354</w:t>
      </w:r>
    </w:p>
    <w:p w:rsidR="002148E6" w:rsidRPr="000665B4" w:rsidRDefault="002148E6" w:rsidP="00443655">
      <w:pPr>
        <w:rPr>
          <w:rFonts w:ascii="宋体" w:eastAsia="宋体" w:hAnsi="宋体"/>
        </w:rPr>
      </w:pPr>
      <w:r w:rsidRPr="000665B4">
        <w:rPr>
          <w:rFonts w:ascii="宋体" w:eastAsia="宋体" w:hAnsi="宋体"/>
        </w:rPr>
        <w:t>5356</w:t>
      </w:r>
    </w:p>
    <w:p w:rsidR="002148E6" w:rsidRPr="000665B4" w:rsidRDefault="002148E6" w:rsidP="00443655">
      <w:pPr>
        <w:rPr>
          <w:rFonts w:ascii="宋体" w:eastAsia="宋体" w:hAnsi="宋体"/>
        </w:rPr>
      </w:pPr>
      <w:r w:rsidRPr="000665B4">
        <w:rPr>
          <w:rFonts w:ascii="宋体" w:eastAsia="宋体" w:hAnsi="宋体"/>
        </w:rPr>
        <w:t>5359</w:t>
      </w:r>
    </w:p>
    <w:p w:rsidR="002148E6" w:rsidRPr="000665B4" w:rsidRDefault="002148E6" w:rsidP="00443655">
      <w:pPr>
        <w:rPr>
          <w:rFonts w:ascii="宋体" w:eastAsia="宋体" w:hAnsi="宋体"/>
        </w:rPr>
      </w:pPr>
      <w:r w:rsidRPr="000665B4">
        <w:rPr>
          <w:rFonts w:ascii="宋体" w:eastAsia="宋体" w:hAnsi="宋体" w:hint="eastAsia"/>
        </w:rPr>
        <w:t>5343</w:t>
      </w:r>
    </w:p>
    <w:p w:rsidR="002148E6" w:rsidRPr="000665B4" w:rsidRDefault="002148E6" w:rsidP="00443655">
      <w:pPr>
        <w:rPr>
          <w:rFonts w:ascii="宋体" w:eastAsia="宋体" w:hAnsi="宋体"/>
        </w:rPr>
      </w:pPr>
      <w:r w:rsidRPr="000665B4">
        <w:rPr>
          <w:rFonts w:ascii="宋体" w:eastAsia="宋体" w:hAnsi="宋体"/>
        </w:rPr>
        <w:t>5345</w:t>
      </w:r>
      <w:r w:rsidRPr="000665B4">
        <w:rPr>
          <w:rFonts w:ascii="宋体" w:eastAsia="宋体" w:hAnsi="宋体" w:hint="eastAsia"/>
        </w:rPr>
        <w:t>-</w:t>
      </w:r>
      <w:r w:rsidRPr="000665B4">
        <w:rPr>
          <w:rFonts w:ascii="宋体" w:eastAsia="宋体" w:hAnsi="宋体"/>
        </w:rPr>
        <w:t>5346</w:t>
      </w:r>
    </w:p>
    <w:p w:rsidR="002148E6" w:rsidRPr="000665B4" w:rsidRDefault="002148E6" w:rsidP="00443655">
      <w:pPr>
        <w:rPr>
          <w:rFonts w:ascii="宋体" w:eastAsia="宋体" w:hAnsi="宋体"/>
        </w:rPr>
      </w:pPr>
      <w:r w:rsidRPr="000665B4">
        <w:rPr>
          <w:rFonts w:ascii="宋体" w:eastAsia="宋体" w:hAnsi="宋体"/>
        </w:rPr>
        <w:t>5350</w:t>
      </w:r>
    </w:p>
    <w:p w:rsidR="002148E6" w:rsidRPr="000665B4" w:rsidRDefault="002148E6" w:rsidP="00443655">
      <w:pPr>
        <w:rPr>
          <w:rFonts w:ascii="宋体" w:eastAsia="宋体" w:hAnsi="宋体"/>
        </w:rPr>
      </w:pPr>
      <w:r w:rsidRPr="000665B4">
        <w:rPr>
          <w:rFonts w:ascii="宋体" w:eastAsia="宋体" w:hAnsi="宋体" w:hint="eastAsia"/>
        </w:rPr>
        <w:t>5329-</w:t>
      </w:r>
      <w:r w:rsidRPr="000665B4">
        <w:rPr>
          <w:rFonts w:ascii="宋体" w:eastAsia="宋体" w:hAnsi="宋体"/>
        </w:rPr>
        <w:t>5333</w:t>
      </w:r>
    </w:p>
    <w:p w:rsidR="002148E6" w:rsidRPr="000665B4" w:rsidRDefault="002148E6" w:rsidP="00443655">
      <w:pPr>
        <w:rPr>
          <w:rFonts w:ascii="宋体" w:eastAsia="宋体" w:hAnsi="宋体"/>
        </w:rPr>
      </w:pPr>
      <w:r w:rsidRPr="000665B4">
        <w:rPr>
          <w:rFonts w:ascii="宋体" w:eastAsia="宋体" w:hAnsi="宋体"/>
        </w:rPr>
        <w:t>5337</w:t>
      </w:r>
    </w:p>
    <w:p w:rsidR="002148E6" w:rsidRPr="000665B4" w:rsidRDefault="002148E6" w:rsidP="00443655">
      <w:pPr>
        <w:rPr>
          <w:rFonts w:ascii="宋体" w:eastAsia="宋体" w:hAnsi="宋体"/>
        </w:rPr>
      </w:pPr>
      <w:r w:rsidRPr="000665B4">
        <w:rPr>
          <w:rFonts w:ascii="宋体" w:eastAsia="宋体" w:hAnsi="宋体" w:hint="eastAsia"/>
        </w:rPr>
        <w:t>5320-</w:t>
      </w:r>
      <w:r w:rsidRPr="000665B4">
        <w:rPr>
          <w:rFonts w:ascii="宋体" w:eastAsia="宋体" w:hAnsi="宋体"/>
        </w:rPr>
        <w:t>5322</w:t>
      </w:r>
    </w:p>
    <w:p w:rsidR="002148E6" w:rsidRPr="000665B4" w:rsidRDefault="002148E6" w:rsidP="00443655">
      <w:pPr>
        <w:rPr>
          <w:rFonts w:ascii="宋体" w:eastAsia="宋体" w:hAnsi="宋体"/>
        </w:rPr>
      </w:pPr>
      <w:r w:rsidRPr="000665B4">
        <w:rPr>
          <w:rFonts w:ascii="宋体" w:eastAsia="宋体" w:hAnsi="宋体"/>
        </w:rPr>
        <w:t>5324</w:t>
      </w:r>
    </w:p>
    <w:p w:rsidR="002148E6" w:rsidRPr="000665B4" w:rsidRDefault="002148E6" w:rsidP="00443655">
      <w:pPr>
        <w:rPr>
          <w:rFonts w:ascii="宋体" w:eastAsia="宋体" w:hAnsi="宋体"/>
        </w:rPr>
      </w:pPr>
      <w:r w:rsidRPr="000665B4">
        <w:rPr>
          <w:rFonts w:ascii="宋体" w:eastAsia="宋体" w:hAnsi="宋体" w:hint="eastAsia"/>
        </w:rPr>
        <w:t>5300</w:t>
      </w:r>
    </w:p>
    <w:p w:rsidR="002148E6" w:rsidRPr="000665B4" w:rsidRDefault="002148E6" w:rsidP="00443655">
      <w:pPr>
        <w:rPr>
          <w:rFonts w:ascii="宋体" w:eastAsia="宋体" w:hAnsi="宋体"/>
        </w:rPr>
      </w:pPr>
      <w:r w:rsidRPr="000665B4">
        <w:rPr>
          <w:rFonts w:ascii="宋体" w:eastAsia="宋体" w:hAnsi="宋体"/>
        </w:rPr>
        <w:t>5302</w:t>
      </w:r>
    </w:p>
    <w:p w:rsidR="002148E6" w:rsidRPr="000665B4" w:rsidRDefault="002148E6" w:rsidP="00443655">
      <w:pPr>
        <w:rPr>
          <w:rFonts w:ascii="宋体" w:eastAsia="宋体" w:hAnsi="宋体"/>
        </w:rPr>
      </w:pPr>
      <w:r w:rsidRPr="000665B4">
        <w:rPr>
          <w:rFonts w:ascii="宋体" w:eastAsia="宋体" w:hAnsi="宋体"/>
        </w:rPr>
        <w:t>5304</w:t>
      </w:r>
    </w:p>
    <w:p w:rsidR="002148E6" w:rsidRPr="000665B4" w:rsidRDefault="002148E6" w:rsidP="00443655">
      <w:pPr>
        <w:rPr>
          <w:rFonts w:ascii="宋体" w:eastAsia="宋体" w:hAnsi="宋体"/>
        </w:rPr>
      </w:pPr>
      <w:r w:rsidRPr="000665B4">
        <w:rPr>
          <w:rFonts w:ascii="宋体" w:eastAsia="宋体" w:hAnsi="宋体"/>
        </w:rPr>
        <w:t>5306</w:t>
      </w:r>
      <w:r w:rsidRPr="000665B4">
        <w:rPr>
          <w:rFonts w:ascii="宋体" w:eastAsia="宋体" w:hAnsi="宋体" w:hint="eastAsia"/>
        </w:rPr>
        <w:t>-</w:t>
      </w:r>
      <w:r w:rsidRPr="000665B4">
        <w:rPr>
          <w:rFonts w:ascii="宋体" w:eastAsia="宋体" w:hAnsi="宋体"/>
        </w:rPr>
        <w:t>5307</w:t>
      </w:r>
    </w:p>
    <w:p w:rsidR="002148E6" w:rsidRPr="000665B4" w:rsidRDefault="002148E6" w:rsidP="00443655">
      <w:pPr>
        <w:rPr>
          <w:rFonts w:ascii="宋体" w:eastAsia="宋体" w:hAnsi="宋体"/>
        </w:rPr>
      </w:pPr>
      <w:r w:rsidRPr="000665B4">
        <w:rPr>
          <w:rFonts w:ascii="宋体" w:eastAsia="宋体" w:hAnsi="宋体"/>
        </w:rPr>
        <w:t>5309</w:t>
      </w:r>
    </w:p>
    <w:p w:rsidR="00DD0D9E" w:rsidRPr="000665B4" w:rsidRDefault="00FA5F28" w:rsidP="00443655">
      <w:pPr>
        <w:rPr>
          <w:rFonts w:ascii="宋体" w:eastAsia="宋体" w:hAnsi="宋体"/>
        </w:rPr>
      </w:pPr>
      <w:r w:rsidRPr="000665B4">
        <w:rPr>
          <w:rFonts w:ascii="宋体" w:eastAsia="宋体" w:hAnsi="宋体" w:hint="eastAsia"/>
        </w:rPr>
        <w:t>5290-</w:t>
      </w:r>
      <w:r w:rsidRPr="000665B4">
        <w:rPr>
          <w:rFonts w:ascii="宋体" w:eastAsia="宋体" w:hAnsi="宋体"/>
        </w:rPr>
        <w:t>5293</w:t>
      </w:r>
    </w:p>
    <w:p w:rsidR="00FA5F28" w:rsidRPr="000665B4" w:rsidRDefault="00FA5F28" w:rsidP="00443655">
      <w:pPr>
        <w:rPr>
          <w:rFonts w:ascii="宋体" w:eastAsia="宋体" w:hAnsi="宋体"/>
        </w:rPr>
      </w:pPr>
      <w:r w:rsidRPr="000665B4">
        <w:rPr>
          <w:rFonts w:ascii="宋体" w:eastAsia="宋体" w:hAnsi="宋体"/>
        </w:rPr>
        <w:t>5295</w:t>
      </w:r>
      <w:r w:rsidRPr="000665B4">
        <w:rPr>
          <w:rFonts w:ascii="宋体" w:eastAsia="宋体" w:hAnsi="宋体" w:hint="eastAsia"/>
        </w:rPr>
        <w:t>-</w:t>
      </w:r>
      <w:r w:rsidRPr="000665B4">
        <w:rPr>
          <w:rFonts w:ascii="宋体" w:eastAsia="宋体" w:hAnsi="宋体"/>
        </w:rPr>
        <w:t>5298</w:t>
      </w:r>
    </w:p>
    <w:p w:rsidR="00FA5F28" w:rsidRPr="000665B4" w:rsidRDefault="00FA5F28" w:rsidP="00443655">
      <w:pPr>
        <w:rPr>
          <w:rFonts w:ascii="宋体" w:eastAsia="宋体" w:hAnsi="宋体"/>
        </w:rPr>
      </w:pPr>
    </w:p>
    <w:p w:rsidR="0042361E" w:rsidRPr="000665B4" w:rsidRDefault="009A16F6" w:rsidP="00443655">
      <w:pPr>
        <w:rPr>
          <w:rFonts w:ascii="宋体" w:eastAsia="宋体" w:hAnsi="宋体"/>
        </w:rPr>
      </w:pPr>
      <w:r w:rsidRPr="000665B4">
        <w:rPr>
          <w:rFonts w:ascii="宋体" w:eastAsia="宋体" w:hAnsi="宋体" w:hint="eastAsia"/>
        </w:rPr>
        <w:t>2</w:t>
      </w:r>
      <w:r w:rsidRPr="000665B4">
        <w:rPr>
          <w:rFonts w:ascii="宋体" w:eastAsia="宋体" w:hAnsi="宋体"/>
        </w:rPr>
        <w:t>018</w:t>
      </w:r>
      <w:r w:rsidRPr="000665B4">
        <w:rPr>
          <w:rFonts w:ascii="宋体" w:eastAsia="宋体" w:hAnsi="宋体" w:hint="eastAsia"/>
        </w:rPr>
        <w:t>多校</w:t>
      </w:r>
    </w:p>
    <w:p w:rsidR="00377524" w:rsidRPr="000665B4" w:rsidRDefault="00377524" w:rsidP="00EC0BCA">
      <w:pPr>
        <w:rPr>
          <w:rFonts w:ascii="宋体" w:eastAsia="宋体" w:hAnsi="宋体"/>
        </w:rPr>
      </w:pPr>
      <w:r w:rsidRPr="000665B4">
        <w:rPr>
          <w:rFonts w:ascii="宋体" w:eastAsia="宋体" w:hAnsi="宋体" w:hint="eastAsia"/>
        </w:rPr>
        <w:t>2017多校</w:t>
      </w:r>
      <w:r w:rsidR="00EC0BCA" w:rsidRPr="000665B4">
        <w:rPr>
          <w:rFonts w:ascii="宋体" w:eastAsia="宋体" w:hAnsi="宋体"/>
        </w:rPr>
        <w:t>-</w:t>
      </w:r>
      <w:r w:rsidR="00EC0BCA" w:rsidRPr="000665B4">
        <w:rPr>
          <w:rFonts w:ascii="宋体" w:eastAsia="宋体" w:hAnsi="宋体" w:hint="eastAsia"/>
        </w:rPr>
        <w:t>已处理</w:t>
      </w:r>
    </w:p>
    <w:p w:rsidR="00377524" w:rsidRPr="000665B4" w:rsidRDefault="00377524" w:rsidP="00377524">
      <w:pPr>
        <w:rPr>
          <w:rFonts w:ascii="宋体" w:eastAsia="宋体" w:hAnsi="宋体"/>
        </w:rPr>
      </w:pPr>
      <w:r w:rsidRPr="000665B4">
        <w:rPr>
          <w:rFonts w:ascii="宋体" w:eastAsia="宋体" w:hAnsi="宋体" w:hint="eastAsia"/>
        </w:rPr>
        <w:t>2016多校</w:t>
      </w:r>
      <w:r w:rsidR="00D3190B" w:rsidRPr="000665B4">
        <w:rPr>
          <w:rFonts w:ascii="宋体" w:eastAsia="宋体" w:hAnsi="宋体" w:hint="eastAsia"/>
        </w:rPr>
        <w:t>-已处理</w:t>
      </w:r>
    </w:p>
    <w:p w:rsidR="00377524" w:rsidRPr="000665B4" w:rsidRDefault="00377524" w:rsidP="00377524">
      <w:pPr>
        <w:rPr>
          <w:rFonts w:ascii="宋体" w:eastAsia="宋体" w:hAnsi="宋体"/>
        </w:rPr>
      </w:pPr>
      <w:r w:rsidRPr="000665B4">
        <w:rPr>
          <w:rFonts w:ascii="宋体" w:eastAsia="宋体" w:hAnsi="宋体" w:hint="eastAsia"/>
        </w:rPr>
        <w:t>2015多校</w:t>
      </w:r>
      <w:r w:rsidR="00950641" w:rsidRPr="000665B4">
        <w:rPr>
          <w:rFonts w:ascii="宋体" w:eastAsia="宋体" w:hAnsi="宋体" w:hint="eastAsia"/>
        </w:rPr>
        <w:t>-已处理</w:t>
      </w:r>
    </w:p>
    <w:p w:rsidR="00377524" w:rsidRPr="000665B4" w:rsidRDefault="00377524" w:rsidP="00377524">
      <w:pPr>
        <w:rPr>
          <w:rFonts w:ascii="宋体" w:eastAsia="宋体" w:hAnsi="宋体"/>
        </w:rPr>
      </w:pPr>
      <w:r w:rsidRPr="000665B4">
        <w:rPr>
          <w:rFonts w:ascii="宋体" w:eastAsia="宋体" w:hAnsi="宋体" w:hint="eastAsia"/>
        </w:rPr>
        <w:t>2014多校</w:t>
      </w:r>
    </w:p>
    <w:p w:rsidR="00377524" w:rsidRPr="000665B4" w:rsidRDefault="00377524" w:rsidP="00377524">
      <w:pPr>
        <w:rPr>
          <w:rFonts w:ascii="宋体" w:eastAsia="宋体" w:hAnsi="宋体"/>
        </w:rPr>
      </w:pPr>
      <w:r w:rsidRPr="000665B4">
        <w:rPr>
          <w:rFonts w:ascii="宋体" w:eastAsia="宋体" w:hAnsi="宋体" w:hint="eastAsia"/>
        </w:rPr>
        <w:t>10</w:t>
      </w:r>
    </w:p>
    <w:p w:rsidR="00377524" w:rsidRPr="000665B4" w:rsidRDefault="00377524" w:rsidP="00377524">
      <w:pPr>
        <w:rPr>
          <w:rFonts w:ascii="宋体" w:eastAsia="宋体" w:hAnsi="宋体"/>
        </w:rPr>
      </w:pPr>
      <w:r w:rsidRPr="000665B4">
        <w:rPr>
          <w:rFonts w:ascii="宋体" w:eastAsia="宋体" w:hAnsi="宋体"/>
        </w:rPr>
        <w:t>9</w:t>
      </w:r>
    </w:p>
    <w:p w:rsidR="00377524" w:rsidRPr="000665B4" w:rsidRDefault="00377524" w:rsidP="00377524">
      <w:pPr>
        <w:rPr>
          <w:rFonts w:ascii="宋体" w:eastAsia="宋体" w:hAnsi="宋体"/>
        </w:rPr>
      </w:pPr>
      <w:r w:rsidRPr="000665B4">
        <w:rPr>
          <w:rFonts w:ascii="宋体" w:eastAsia="宋体" w:hAnsi="宋体"/>
        </w:rPr>
        <w:t>8</w:t>
      </w:r>
    </w:p>
    <w:p w:rsidR="00377524" w:rsidRPr="000665B4" w:rsidRDefault="00377524" w:rsidP="00377524">
      <w:pPr>
        <w:rPr>
          <w:rFonts w:ascii="宋体" w:eastAsia="宋体" w:hAnsi="宋体"/>
        </w:rPr>
      </w:pPr>
      <w:r w:rsidRPr="000665B4">
        <w:rPr>
          <w:rFonts w:ascii="宋体" w:eastAsia="宋体" w:hAnsi="宋体"/>
        </w:rPr>
        <w:t>7</w:t>
      </w:r>
    </w:p>
    <w:p w:rsidR="00377524" w:rsidRPr="000665B4" w:rsidRDefault="00377524" w:rsidP="00377524">
      <w:pPr>
        <w:rPr>
          <w:rFonts w:ascii="宋体" w:eastAsia="宋体" w:hAnsi="宋体"/>
        </w:rPr>
      </w:pPr>
      <w:r w:rsidRPr="000665B4">
        <w:rPr>
          <w:rFonts w:ascii="宋体" w:eastAsia="宋体" w:hAnsi="宋体"/>
        </w:rPr>
        <w:t>6</w:t>
      </w:r>
    </w:p>
    <w:p w:rsidR="00377524" w:rsidRPr="000665B4" w:rsidRDefault="00377524" w:rsidP="00377524">
      <w:pPr>
        <w:rPr>
          <w:rFonts w:ascii="宋体" w:eastAsia="宋体" w:hAnsi="宋体"/>
        </w:rPr>
      </w:pPr>
      <w:r w:rsidRPr="000665B4">
        <w:rPr>
          <w:rFonts w:ascii="宋体" w:eastAsia="宋体" w:hAnsi="宋体"/>
        </w:rPr>
        <w:t>5</w:t>
      </w:r>
    </w:p>
    <w:p w:rsidR="00377524" w:rsidRPr="000665B4" w:rsidRDefault="00377524" w:rsidP="00377524">
      <w:pPr>
        <w:rPr>
          <w:rFonts w:ascii="宋体" w:eastAsia="宋体" w:hAnsi="宋体"/>
        </w:rPr>
      </w:pPr>
      <w:r w:rsidRPr="000665B4">
        <w:rPr>
          <w:rFonts w:ascii="宋体" w:eastAsia="宋体" w:hAnsi="宋体"/>
        </w:rPr>
        <w:t>4</w:t>
      </w:r>
    </w:p>
    <w:p w:rsidR="00377524" w:rsidRPr="000665B4" w:rsidRDefault="00377524" w:rsidP="00377524">
      <w:pPr>
        <w:rPr>
          <w:rFonts w:ascii="宋体" w:eastAsia="宋体" w:hAnsi="宋体"/>
        </w:rPr>
      </w:pPr>
      <w:r w:rsidRPr="000665B4">
        <w:rPr>
          <w:rFonts w:ascii="宋体" w:eastAsia="宋体" w:hAnsi="宋体"/>
        </w:rPr>
        <w:t>3</w:t>
      </w:r>
    </w:p>
    <w:p w:rsidR="00377524" w:rsidRPr="000665B4" w:rsidRDefault="00377524" w:rsidP="00377524">
      <w:pPr>
        <w:rPr>
          <w:rFonts w:ascii="宋体" w:eastAsia="宋体" w:hAnsi="宋体"/>
        </w:rPr>
      </w:pPr>
      <w:r w:rsidRPr="000665B4">
        <w:rPr>
          <w:rFonts w:ascii="宋体" w:eastAsia="宋体" w:hAnsi="宋体"/>
        </w:rPr>
        <w:t>2</w:t>
      </w:r>
    </w:p>
    <w:p w:rsidR="00377524" w:rsidRPr="000665B4" w:rsidRDefault="00377524" w:rsidP="00377524">
      <w:pPr>
        <w:rPr>
          <w:rFonts w:ascii="宋体" w:eastAsia="宋体" w:hAnsi="宋体"/>
        </w:rPr>
      </w:pPr>
      <w:r w:rsidRPr="000665B4">
        <w:rPr>
          <w:rFonts w:ascii="宋体" w:eastAsia="宋体" w:hAnsi="宋体"/>
        </w:rPr>
        <w:t>1</w:t>
      </w:r>
    </w:p>
    <w:p w:rsidR="00377524" w:rsidRPr="000665B4" w:rsidRDefault="00377524" w:rsidP="00377524">
      <w:pPr>
        <w:rPr>
          <w:rFonts w:ascii="宋体" w:eastAsia="宋体" w:hAnsi="宋体"/>
        </w:rPr>
      </w:pPr>
      <w:r w:rsidRPr="000665B4">
        <w:rPr>
          <w:rFonts w:ascii="宋体" w:eastAsia="宋体" w:hAnsi="宋体" w:hint="eastAsia"/>
        </w:rPr>
        <w:t>2013多校</w:t>
      </w:r>
    </w:p>
    <w:p w:rsidR="00377524" w:rsidRPr="000665B4" w:rsidRDefault="00377524" w:rsidP="00377524">
      <w:pPr>
        <w:rPr>
          <w:rFonts w:ascii="宋体" w:eastAsia="宋体" w:hAnsi="宋体"/>
        </w:rPr>
      </w:pPr>
      <w:r w:rsidRPr="000665B4">
        <w:rPr>
          <w:rFonts w:ascii="宋体" w:eastAsia="宋体" w:hAnsi="宋体" w:hint="eastAsia"/>
        </w:rPr>
        <w:t>10</w:t>
      </w:r>
    </w:p>
    <w:p w:rsidR="00377524" w:rsidRPr="000665B4" w:rsidRDefault="00377524" w:rsidP="00377524">
      <w:pPr>
        <w:rPr>
          <w:rFonts w:ascii="宋体" w:eastAsia="宋体" w:hAnsi="宋体"/>
        </w:rPr>
      </w:pPr>
      <w:r w:rsidRPr="000665B4">
        <w:rPr>
          <w:rFonts w:ascii="宋体" w:eastAsia="宋体" w:hAnsi="宋体"/>
        </w:rPr>
        <w:t>9</w:t>
      </w:r>
    </w:p>
    <w:p w:rsidR="00377524" w:rsidRPr="000665B4" w:rsidRDefault="00377524" w:rsidP="00377524">
      <w:pPr>
        <w:rPr>
          <w:rFonts w:ascii="宋体" w:eastAsia="宋体" w:hAnsi="宋体"/>
        </w:rPr>
      </w:pPr>
      <w:r w:rsidRPr="000665B4">
        <w:rPr>
          <w:rFonts w:ascii="宋体" w:eastAsia="宋体" w:hAnsi="宋体"/>
        </w:rPr>
        <w:t>8</w:t>
      </w:r>
    </w:p>
    <w:p w:rsidR="00377524" w:rsidRPr="000665B4" w:rsidRDefault="00377524" w:rsidP="00377524">
      <w:pPr>
        <w:rPr>
          <w:rFonts w:ascii="宋体" w:eastAsia="宋体" w:hAnsi="宋体"/>
        </w:rPr>
      </w:pPr>
      <w:r w:rsidRPr="000665B4">
        <w:rPr>
          <w:rFonts w:ascii="宋体" w:eastAsia="宋体" w:hAnsi="宋体"/>
        </w:rPr>
        <w:t>7</w:t>
      </w:r>
    </w:p>
    <w:p w:rsidR="00377524" w:rsidRPr="000665B4" w:rsidRDefault="00377524" w:rsidP="00377524">
      <w:pPr>
        <w:rPr>
          <w:rFonts w:ascii="宋体" w:eastAsia="宋体" w:hAnsi="宋体"/>
        </w:rPr>
      </w:pPr>
      <w:r w:rsidRPr="000665B4">
        <w:rPr>
          <w:rFonts w:ascii="宋体" w:eastAsia="宋体" w:hAnsi="宋体"/>
        </w:rPr>
        <w:t>6</w:t>
      </w:r>
    </w:p>
    <w:p w:rsidR="00377524" w:rsidRPr="000665B4" w:rsidRDefault="00377524" w:rsidP="00377524">
      <w:pPr>
        <w:rPr>
          <w:rFonts w:ascii="宋体" w:eastAsia="宋体" w:hAnsi="宋体"/>
        </w:rPr>
      </w:pPr>
      <w:r w:rsidRPr="000665B4">
        <w:rPr>
          <w:rFonts w:ascii="宋体" w:eastAsia="宋体" w:hAnsi="宋体"/>
        </w:rPr>
        <w:t>5</w:t>
      </w:r>
    </w:p>
    <w:p w:rsidR="00377524" w:rsidRPr="000665B4" w:rsidRDefault="00377524" w:rsidP="00377524">
      <w:pPr>
        <w:rPr>
          <w:rFonts w:ascii="宋体" w:eastAsia="宋体" w:hAnsi="宋体"/>
        </w:rPr>
      </w:pPr>
      <w:r w:rsidRPr="000665B4">
        <w:rPr>
          <w:rFonts w:ascii="宋体" w:eastAsia="宋体" w:hAnsi="宋体"/>
        </w:rPr>
        <w:t>4</w:t>
      </w:r>
    </w:p>
    <w:p w:rsidR="00377524" w:rsidRPr="000665B4" w:rsidRDefault="00377524" w:rsidP="00377524">
      <w:pPr>
        <w:rPr>
          <w:rFonts w:ascii="宋体" w:eastAsia="宋体" w:hAnsi="宋体"/>
        </w:rPr>
      </w:pPr>
      <w:r w:rsidRPr="000665B4">
        <w:rPr>
          <w:rFonts w:ascii="宋体" w:eastAsia="宋体" w:hAnsi="宋体"/>
        </w:rPr>
        <w:t>3</w:t>
      </w:r>
    </w:p>
    <w:p w:rsidR="00377524" w:rsidRPr="000665B4" w:rsidRDefault="00377524" w:rsidP="00377524">
      <w:pPr>
        <w:rPr>
          <w:rFonts w:ascii="宋体" w:eastAsia="宋体" w:hAnsi="宋体"/>
        </w:rPr>
      </w:pPr>
      <w:r w:rsidRPr="000665B4">
        <w:rPr>
          <w:rFonts w:ascii="宋体" w:eastAsia="宋体" w:hAnsi="宋体"/>
        </w:rPr>
        <w:lastRenderedPageBreak/>
        <w:t>2</w:t>
      </w:r>
    </w:p>
    <w:p w:rsidR="00377524" w:rsidRPr="000665B4" w:rsidRDefault="00377524" w:rsidP="00377524">
      <w:pPr>
        <w:rPr>
          <w:rFonts w:ascii="宋体" w:eastAsia="宋体" w:hAnsi="宋体"/>
        </w:rPr>
      </w:pPr>
      <w:r w:rsidRPr="000665B4">
        <w:rPr>
          <w:rFonts w:ascii="宋体" w:eastAsia="宋体" w:hAnsi="宋体"/>
        </w:rPr>
        <w:t>1</w:t>
      </w:r>
    </w:p>
    <w:p w:rsidR="00377524" w:rsidRPr="000665B4" w:rsidRDefault="00377524" w:rsidP="00377524">
      <w:pPr>
        <w:rPr>
          <w:rFonts w:ascii="宋体" w:eastAsia="宋体" w:hAnsi="宋体"/>
        </w:rPr>
      </w:pPr>
      <w:r w:rsidRPr="000665B4">
        <w:rPr>
          <w:rFonts w:ascii="宋体" w:eastAsia="宋体" w:hAnsi="宋体" w:hint="eastAsia"/>
        </w:rPr>
        <w:t>2012多校</w:t>
      </w:r>
    </w:p>
    <w:p w:rsidR="00377524" w:rsidRPr="000665B4" w:rsidRDefault="00377524" w:rsidP="00377524">
      <w:pPr>
        <w:rPr>
          <w:rFonts w:ascii="宋体" w:eastAsia="宋体" w:hAnsi="宋体"/>
        </w:rPr>
      </w:pPr>
      <w:r w:rsidRPr="000665B4">
        <w:rPr>
          <w:rFonts w:ascii="宋体" w:eastAsia="宋体" w:hAnsi="宋体" w:hint="eastAsia"/>
        </w:rPr>
        <w:t>10</w:t>
      </w:r>
    </w:p>
    <w:p w:rsidR="00377524" w:rsidRPr="000665B4" w:rsidRDefault="00377524" w:rsidP="00377524">
      <w:pPr>
        <w:rPr>
          <w:rFonts w:ascii="宋体" w:eastAsia="宋体" w:hAnsi="宋体"/>
        </w:rPr>
      </w:pPr>
      <w:r w:rsidRPr="000665B4">
        <w:rPr>
          <w:rFonts w:ascii="宋体" w:eastAsia="宋体" w:hAnsi="宋体"/>
        </w:rPr>
        <w:t>9</w:t>
      </w:r>
    </w:p>
    <w:p w:rsidR="00377524" w:rsidRPr="000665B4" w:rsidRDefault="00377524" w:rsidP="00377524">
      <w:pPr>
        <w:rPr>
          <w:rFonts w:ascii="宋体" w:eastAsia="宋体" w:hAnsi="宋体"/>
        </w:rPr>
      </w:pPr>
      <w:r w:rsidRPr="000665B4">
        <w:rPr>
          <w:rFonts w:ascii="宋体" w:eastAsia="宋体" w:hAnsi="宋体"/>
        </w:rPr>
        <w:t>8</w:t>
      </w:r>
    </w:p>
    <w:p w:rsidR="00377524" w:rsidRPr="000665B4" w:rsidRDefault="00377524" w:rsidP="00377524">
      <w:pPr>
        <w:rPr>
          <w:rFonts w:ascii="宋体" w:eastAsia="宋体" w:hAnsi="宋体"/>
        </w:rPr>
      </w:pPr>
      <w:r w:rsidRPr="000665B4">
        <w:rPr>
          <w:rFonts w:ascii="宋体" w:eastAsia="宋体" w:hAnsi="宋体"/>
        </w:rPr>
        <w:t>7</w:t>
      </w:r>
    </w:p>
    <w:p w:rsidR="00377524" w:rsidRPr="000665B4" w:rsidRDefault="00377524" w:rsidP="00377524">
      <w:pPr>
        <w:rPr>
          <w:rFonts w:ascii="宋体" w:eastAsia="宋体" w:hAnsi="宋体"/>
        </w:rPr>
      </w:pPr>
      <w:r w:rsidRPr="000665B4">
        <w:rPr>
          <w:rFonts w:ascii="宋体" w:eastAsia="宋体" w:hAnsi="宋体"/>
        </w:rPr>
        <w:t>6</w:t>
      </w:r>
    </w:p>
    <w:p w:rsidR="00377524" w:rsidRPr="000665B4" w:rsidRDefault="00377524" w:rsidP="00377524">
      <w:pPr>
        <w:rPr>
          <w:rFonts w:ascii="宋体" w:eastAsia="宋体" w:hAnsi="宋体"/>
        </w:rPr>
      </w:pPr>
      <w:r w:rsidRPr="000665B4">
        <w:rPr>
          <w:rFonts w:ascii="宋体" w:eastAsia="宋体" w:hAnsi="宋体"/>
        </w:rPr>
        <w:t>5</w:t>
      </w:r>
    </w:p>
    <w:p w:rsidR="00377524" w:rsidRPr="000665B4" w:rsidRDefault="00377524" w:rsidP="00377524">
      <w:pPr>
        <w:rPr>
          <w:rFonts w:ascii="宋体" w:eastAsia="宋体" w:hAnsi="宋体"/>
        </w:rPr>
      </w:pPr>
      <w:r w:rsidRPr="000665B4">
        <w:rPr>
          <w:rFonts w:ascii="宋体" w:eastAsia="宋体" w:hAnsi="宋体"/>
        </w:rPr>
        <w:t>4</w:t>
      </w:r>
    </w:p>
    <w:p w:rsidR="00377524" w:rsidRPr="000665B4" w:rsidRDefault="00377524" w:rsidP="00377524">
      <w:pPr>
        <w:rPr>
          <w:rFonts w:ascii="宋体" w:eastAsia="宋体" w:hAnsi="宋体"/>
        </w:rPr>
      </w:pPr>
      <w:r w:rsidRPr="000665B4">
        <w:rPr>
          <w:rFonts w:ascii="宋体" w:eastAsia="宋体" w:hAnsi="宋体"/>
        </w:rPr>
        <w:t>3</w:t>
      </w:r>
    </w:p>
    <w:p w:rsidR="00377524" w:rsidRPr="000665B4" w:rsidRDefault="00377524" w:rsidP="00377524">
      <w:pPr>
        <w:rPr>
          <w:rFonts w:ascii="宋体" w:eastAsia="宋体" w:hAnsi="宋体"/>
        </w:rPr>
      </w:pPr>
      <w:r w:rsidRPr="000665B4">
        <w:rPr>
          <w:rFonts w:ascii="宋体" w:eastAsia="宋体" w:hAnsi="宋体"/>
        </w:rPr>
        <w:t>2</w:t>
      </w:r>
    </w:p>
    <w:p w:rsidR="00377524" w:rsidRPr="000665B4" w:rsidRDefault="00377524" w:rsidP="00377524">
      <w:pPr>
        <w:rPr>
          <w:rFonts w:ascii="宋体" w:eastAsia="宋体" w:hAnsi="宋体"/>
        </w:rPr>
      </w:pPr>
      <w:r w:rsidRPr="000665B4">
        <w:rPr>
          <w:rFonts w:ascii="宋体" w:eastAsia="宋体" w:hAnsi="宋体"/>
        </w:rPr>
        <w:t>1</w:t>
      </w:r>
    </w:p>
    <w:p w:rsidR="00377524" w:rsidRPr="000665B4" w:rsidRDefault="00377524" w:rsidP="00377524">
      <w:pPr>
        <w:rPr>
          <w:rFonts w:ascii="宋体" w:eastAsia="宋体" w:hAnsi="宋体"/>
        </w:rPr>
      </w:pPr>
      <w:r w:rsidRPr="000665B4">
        <w:rPr>
          <w:rFonts w:ascii="宋体" w:eastAsia="宋体" w:hAnsi="宋体" w:hint="eastAsia"/>
        </w:rPr>
        <w:t>2011多校</w:t>
      </w:r>
    </w:p>
    <w:p w:rsidR="00377524" w:rsidRPr="000665B4" w:rsidRDefault="00377524" w:rsidP="00377524">
      <w:pPr>
        <w:rPr>
          <w:rFonts w:ascii="宋体" w:eastAsia="宋体" w:hAnsi="宋体"/>
        </w:rPr>
      </w:pPr>
      <w:r w:rsidRPr="000665B4">
        <w:rPr>
          <w:rFonts w:ascii="宋体" w:eastAsia="宋体" w:hAnsi="宋体" w:hint="eastAsia"/>
        </w:rPr>
        <w:t>10</w:t>
      </w:r>
    </w:p>
    <w:p w:rsidR="00377524" w:rsidRPr="000665B4" w:rsidRDefault="00377524" w:rsidP="00377524">
      <w:pPr>
        <w:rPr>
          <w:rFonts w:ascii="宋体" w:eastAsia="宋体" w:hAnsi="宋体"/>
        </w:rPr>
      </w:pPr>
      <w:r w:rsidRPr="000665B4">
        <w:rPr>
          <w:rFonts w:ascii="宋体" w:eastAsia="宋体" w:hAnsi="宋体"/>
        </w:rPr>
        <w:t>9</w:t>
      </w:r>
    </w:p>
    <w:p w:rsidR="00377524" w:rsidRPr="000665B4" w:rsidRDefault="00377524" w:rsidP="00377524">
      <w:pPr>
        <w:rPr>
          <w:rFonts w:ascii="宋体" w:eastAsia="宋体" w:hAnsi="宋体"/>
        </w:rPr>
      </w:pPr>
      <w:r w:rsidRPr="000665B4">
        <w:rPr>
          <w:rFonts w:ascii="宋体" w:eastAsia="宋体" w:hAnsi="宋体"/>
        </w:rPr>
        <w:t>8</w:t>
      </w:r>
    </w:p>
    <w:p w:rsidR="00377524" w:rsidRPr="000665B4" w:rsidRDefault="00377524" w:rsidP="00377524">
      <w:pPr>
        <w:rPr>
          <w:rFonts w:ascii="宋体" w:eastAsia="宋体" w:hAnsi="宋体"/>
        </w:rPr>
      </w:pPr>
      <w:r w:rsidRPr="000665B4">
        <w:rPr>
          <w:rFonts w:ascii="宋体" w:eastAsia="宋体" w:hAnsi="宋体"/>
        </w:rPr>
        <w:t>7</w:t>
      </w:r>
    </w:p>
    <w:p w:rsidR="00377524" w:rsidRPr="000665B4" w:rsidRDefault="00377524" w:rsidP="00377524">
      <w:pPr>
        <w:rPr>
          <w:rFonts w:ascii="宋体" w:eastAsia="宋体" w:hAnsi="宋体"/>
        </w:rPr>
      </w:pPr>
      <w:r w:rsidRPr="000665B4">
        <w:rPr>
          <w:rFonts w:ascii="宋体" w:eastAsia="宋体" w:hAnsi="宋体"/>
        </w:rPr>
        <w:t>6</w:t>
      </w:r>
    </w:p>
    <w:p w:rsidR="00377524" w:rsidRPr="000665B4" w:rsidRDefault="00377524" w:rsidP="00377524">
      <w:pPr>
        <w:rPr>
          <w:rFonts w:ascii="宋体" w:eastAsia="宋体" w:hAnsi="宋体"/>
        </w:rPr>
      </w:pPr>
      <w:r w:rsidRPr="000665B4">
        <w:rPr>
          <w:rFonts w:ascii="宋体" w:eastAsia="宋体" w:hAnsi="宋体"/>
        </w:rPr>
        <w:t>5</w:t>
      </w:r>
    </w:p>
    <w:p w:rsidR="00377524" w:rsidRPr="000665B4" w:rsidRDefault="00377524" w:rsidP="00377524">
      <w:pPr>
        <w:rPr>
          <w:rFonts w:ascii="宋体" w:eastAsia="宋体" w:hAnsi="宋体"/>
        </w:rPr>
      </w:pPr>
      <w:r w:rsidRPr="000665B4">
        <w:rPr>
          <w:rFonts w:ascii="宋体" w:eastAsia="宋体" w:hAnsi="宋体"/>
        </w:rPr>
        <w:t>4</w:t>
      </w:r>
    </w:p>
    <w:p w:rsidR="00377524" w:rsidRPr="000665B4" w:rsidRDefault="00377524" w:rsidP="00377524">
      <w:pPr>
        <w:rPr>
          <w:rFonts w:ascii="宋体" w:eastAsia="宋体" w:hAnsi="宋体"/>
        </w:rPr>
      </w:pPr>
      <w:r w:rsidRPr="000665B4">
        <w:rPr>
          <w:rFonts w:ascii="宋体" w:eastAsia="宋体" w:hAnsi="宋体"/>
        </w:rPr>
        <w:t>3</w:t>
      </w:r>
    </w:p>
    <w:p w:rsidR="00377524" w:rsidRPr="000665B4" w:rsidRDefault="00377524" w:rsidP="00377524">
      <w:pPr>
        <w:rPr>
          <w:rFonts w:ascii="宋体" w:eastAsia="宋体" w:hAnsi="宋体"/>
        </w:rPr>
      </w:pPr>
      <w:r w:rsidRPr="000665B4">
        <w:rPr>
          <w:rFonts w:ascii="宋体" w:eastAsia="宋体" w:hAnsi="宋体"/>
        </w:rPr>
        <w:t>2</w:t>
      </w:r>
    </w:p>
    <w:p w:rsidR="00377524" w:rsidRPr="000665B4" w:rsidRDefault="00377524" w:rsidP="00377524">
      <w:pPr>
        <w:rPr>
          <w:rFonts w:ascii="宋体" w:eastAsia="宋体" w:hAnsi="宋体"/>
        </w:rPr>
      </w:pPr>
      <w:r w:rsidRPr="000665B4">
        <w:rPr>
          <w:rFonts w:ascii="宋体" w:eastAsia="宋体" w:hAnsi="宋体"/>
        </w:rPr>
        <w:t>1</w:t>
      </w:r>
    </w:p>
    <w:p w:rsidR="009C5872" w:rsidRPr="000665B4" w:rsidRDefault="009C5872" w:rsidP="009C5872">
      <w:pPr>
        <w:pStyle w:val="2"/>
        <w:rPr>
          <w:rFonts w:ascii="宋体" w:eastAsia="宋体" w:hAnsi="宋体"/>
          <w:b w:val="0"/>
        </w:rPr>
      </w:pPr>
      <w:bookmarkStart w:id="278" w:name="_Toc524383179"/>
      <w:r w:rsidRPr="000665B4">
        <w:rPr>
          <w:rFonts w:ascii="宋体" w:eastAsia="宋体" w:hAnsi="宋体" w:hint="eastAsia"/>
          <w:b w:val="0"/>
        </w:rPr>
        <w:t>签到题题库</w:t>
      </w:r>
      <w:bookmarkEnd w:id="278"/>
    </w:p>
    <w:p w:rsidR="009C5872" w:rsidRPr="000665B4" w:rsidRDefault="009C5872" w:rsidP="009C5872">
      <w:pPr>
        <w:pStyle w:val="3"/>
        <w:rPr>
          <w:rFonts w:ascii="宋体" w:eastAsia="宋体" w:hAnsi="宋体"/>
          <w:b w:val="0"/>
        </w:rPr>
      </w:pPr>
      <w:bookmarkStart w:id="279" w:name="_Toc524383180"/>
      <w:r w:rsidRPr="000665B4">
        <w:rPr>
          <w:rFonts w:ascii="宋体" w:eastAsia="宋体" w:hAnsi="宋体" w:hint="eastAsia"/>
          <w:b w:val="0"/>
        </w:rPr>
        <w:t>51nod（</w:t>
      </w:r>
      <w:r w:rsidR="00377524" w:rsidRPr="000665B4">
        <w:rPr>
          <w:rFonts w:ascii="宋体" w:eastAsia="宋体" w:hAnsi="宋体" w:hint="eastAsia"/>
          <w:b w:val="0"/>
        </w:rPr>
        <w:t>一级算法题</w:t>
      </w:r>
      <w:r w:rsidRPr="000665B4">
        <w:rPr>
          <w:rFonts w:ascii="宋体" w:eastAsia="宋体" w:hAnsi="宋体" w:hint="eastAsia"/>
          <w:b w:val="0"/>
        </w:rPr>
        <w:t>）</w:t>
      </w:r>
      <w:bookmarkEnd w:id="279"/>
    </w:p>
    <w:p w:rsidR="009C5872" w:rsidRPr="000665B4" w:rsidRDefault="009C5872" w:rsidP="008D0B24">
      <w:pPr>
        <w:rPr>
          <w:rFonts w:ascii="宋体" w:eastAsia="宋体" w:hAnsi="宋体"/>
        </w:rPr>
      </w:pPr>
      <w:r w:rsidRPr="000665B4">
        <w:rPr>
          <w:rFonts w:ascii="宋体" w:eastAsia="宋体" w:hAnsi="宋体" w:hint="eastAsia"/>
        </w:rPr>
        <w:t>1995</w:t>
      </w:r>
      <w:r w:rsidR="001D64C7" w:rsidRPr="000665B4">
        <w:rPr>
          <w:rFonts w:ascii="宋体" w:eastAsia="宋体" w:hAnsi="宋体"/>
        </w:rPr>
        <w:t>-</w:t>
      </w:r>
      <w:r w:rsidR="001D64C7" w:rsidRPr="000665B4">
        <w:rPr>
          <w:rFonts w:ascii="宋体" w:eastAsia="宋体" w:hAnsi="宋体" w:hint="eastAsia"/>
        </w:rPr>
        <w:t>√</w:t>
      </w:r>
    </w:p>
    <w:p w:rsidR="009C5872" w:rsidRPr="000665B4" w:rsidRDefault="009C5872" w:rsidP="008D0B24">
      <w:pPr>
        <w:rPr>
          <w:rFonts w:ascii="宋体" w:eastAsia="宋体" w:hAnsi="宋体"/>
        </w:rPr>
      </w:pPr>
      <w:r w:rsidRPr="000665B4">
        <w:rPr>
          <w:rFonts w:ascii="宋体" w:eastAsia="宋体" w:hAnsi="宋体"/>
        </w:rPr>
        <w:t>2006</w:t>
      </w:r>
      <w:r w:rsidR="001D64C7" w:rsidRPr="000665B4">
        <w:rPr>
          <w:rFonts w:ascii="宋体" w:eastAsia="宋体" w:hAnsi="宋体" w:hint="eastAsia"/>
        </w:rPr>
        <w:t>-√</w:t>
      </w:r>
    </w:p>
    <w:p w:rsidR="009C5872" w:rsidRPr="000665B4" w:rsidRDefault="009C5872" w:rsidP="008D0B24">
      <w:pPr>
        <w:rPr>
          <w:rFonts w:ascii="宋体" w:eastAsia="宋体" w:hAnsi="宋体"/>
        </w:rPr>
      </w:pPr>
      <w:r w:rsidRPr="000665B4">
        <w:rPr>
          <w:rFonts w:ascii="宋体" w:eastAsia="宋体" w:hAnsi="宋体"/>
        </w:rPr>
        <w:t>1459</w:t>
      </w:r>
      <w:r w:rsidR="001D64C7" w:rsidRPr="000665B4">
        <w:rPr>
          <w:rFonts w:ascii="宋体" w:eastAsia="宋体" w:hAnsi="宋体" w:hint="eastAsia"/>
        </w:rPr>
        <w:t>-</w:t>
      </w:r>
      <w:r w:rsidR="00321BF2" w:rsidRPr="000665B4">
        <w:rPr>
          <w:rFonts w:ascii="宋体" w:eastAsia="宋体" w:hAnsi="宋体" w:hint="eastAsia"/>
        </w:rPr>
        <w:t>√</w:t>
      </w:r>
    </w:p>
    <w:p w:rsidR="009C5872" w:rsidRPr="000665B4" w:rsidRDefault="009C5872" w:rsidP="008D0B24">
      <w:pPr>
        <w:rPr>
          <w:rFonts w:ascii="宋体" w:eastAsia="宋体" w:hAnsi="宋体"/>
        </w:rPr>
      </w:pPr>
      <w:r w:rsidRPr="000665B4">
        <w:rPr>
          <w:rFonts w:ascii="宋体" w:eastAsia="宋体" w:hAnsi="宋体"/>
        </w:rPr>
        <w:t>1384</w:t>
      </w:r>
      <w:r w:rsidR="001D64C7" w:rsidRPr="000665B4">
        <w:rPr>
          <w:rFonts w:ascii="宋体" w:eastAsia="宋体" w:hAnsi="宋体" w:hint="eastAsia"/>
        </w:rPr>
        <w:t>-√</w:t>
      </w:r>
    </w:p>
    <w:p w:rsidR="009C5872" w:rsidRPr="000665B4" w:rsidRDefault="009C5872" w:rsidP="008D0B24">
      <w:pPr>
        <w:rPr>
          <w:rFonts w:ascii="宋体" w:eastAsia="宋体" w:hAnsi="宋体"/>
        </w:rPr>
      </w:pPr>
      <w:r w:rsidRPr="000665B4">
        <w:rPr>
          <w:rFonts w:ascii="宋体" w:eastAsia="宋体" w:hAnsi="宋体"/>
        </w:rPr>
        <w:t>1298</w:t>
      </w:r>
      <w:r w:rsidR="001D64C7" w:rsidRPr="000665B4">
        <w:rPr>
          <w:rFonts w:ascii="宋体" w:eastAsia="宋体" w:hAnsi="宋体" w:hint="eastAsia"/>
        </w:rPr>
        <w:t>-√</w:t>
      </w:r>
    </w:p>
    <w:p w:rsidR="009C5872" w:rsidRPr="000665B4" w:rsidRDefault="009C5872" w:rsidP="008D0B24">
      <w:pPr>
        <w:rPr>
          <w:rFonts w:ascii="宋体" w:eastAsia="宋体" w:hAnsi="宋体"/>
        </w:rPr>
      </w:pPr>
      <w:r w:rsidRPr="000665B4">
        <w:rPr>
          <w:rFonts w:ascii="宋体" w:eastAsia="宋体" w:hAnsi="宋体"/>
        </w:rPr>
        <w:t>1265</w:t>
      </w:r>
      <w:r w:rsidR="00B32CED" w:rsidRPr="000665B4">
        <w:rPr>
          <w:rFonts w:ascii="宋体" w:eastAsia="宋体" w:hAnsi="宋体" w:hint="eastAsia"/>
        </w:rPr>
        <w:t>-√</w:t>
      </w:r>
    </w:p>
    <w:p w:rsidR="009C5872" w:rsidRPr="000665B4" w:rsidRDefault="009C5872" w:rsidP="008D0B24">
      <w:pPr>
        <w:rPr>
          <w:rFonts w:ascii="宋体" w:eastAsia="宋体" w:hAnsi="宋体"/>
        </w:rPr>
      </w:pPr>
      <w:r w:rsidRPr="000665B4">
        <w:rPr>
          <w:rFonts w:ascii="宋体" w:eastAsia="宋体" w:hAnsi="宋体"/>
        </w:rPr>
        <w:t>1264</w:t>
      </w:r>
      <w:r w:rsidR="00353926" w:rsidRPr="000665B4">
        <w:rPr>
          <w:rFonts w:ascii="宋体" w:eastAsia="宋体" w:hAnsi="宋体" w:hint="eastAsia"/>
        </w:rPr>
        <w:t>-√（</w:t>
      </w:r>
      <w:r w:rsidR="00412C29" w:rsidRPr="000665B4">
        <w:rPr>
          <w:rFonts w:ascii="宋体" w:eastAsia="宋体" w:hAnsi="宋体" w:hint="eastAsia"/>
        </w:rPr>
        <w:t>计算几何</w:t>
      </w:r>
      <w:r w:rsidR="00353926" w:rsidRPr="000665B4">
        <w:rPr>
          <w:rFonts w:ascii="宋体" w:eastAsia="宋体" w:hAnsi="宋体" w:hint="eastAsia"/>
        </w:rPr>
        <w:t>模板）</w:t>
      </w:r>
    </w:p>
    <w:p w:rsidR="00616363" w:rsidRPr="000665B4" w:rsidRDefault="00616363" w:rsidP="008D0B24">
      <w:pPr>
        <w:rPr>
          <w:rFonts w:ascii="宋体" w:eastAsia="宋体" w:hAnsi="宋体"/>
        </w:rPr>
      </w:pPr>
      <w:r w:rsidRPr="000665B4">
        <w:rPr>
          <w:rFonts w:ascii="宋体" w:eastAsia="宋体" w:hAnsi="宋体"/>
        </w:rPr>
        <w:t>1205</w:t>
      </w:r>
    </w:p>
    <w:p w:rsidR="009C5872" w:rsidRPr="000665B4" w:rsidRDefault="009C5872" w:rsidP="008D0B24">
      <w:pPr>
        <w:rPr>
          <w:rFonts w:ascii="宋体" w:eastAsia="宋体" w:hAnsi="宋体"/>
        </w:rPr>
      </w:pPr>
      <w:r w:rsidRPr="000665B4">
        <w:rPr>
          <w:rFonts w:ascii="宋体" w:eastAsia="宋体" w:hAnsi="宋体"/>
        </w:rPr>
        <w:t>1256</w:t>
      </w:r>
    </w:p>
    <w:p w:rsidR="009C5872" w:rsidRPr="000665B4" w:rsidRDefault="009C5872" w:rsidP="008D0B24">
      <w:pPr>
        <w:rPr>
          <w:rFonts w:ascii="宋体" w:eastAsia="宋体" w:hAnsi="宋体"/>
        </w:rPr>
      </w:pPr>
      <w:r w:rsidRPr="000665B4">
        <w:rPr>
          <w:rFonts w:ascii="宋体" w:eastAsia="宋体" w:hAnsi="宋体"/>
        </w:rPr>
        <w:t>1240</w:t>
      </w:r>
    </w:p>
    <w:p w:rsidR="009C5872" w:rsidRPr="000665B4" w:rsidRDefault="009C5872" w:rsidP="008D0B24">
      <w:pPr>
        <w:rPr>
          <w:rFonts w:ascii="宋体" w:eastAsia="宋体" w:hAnsi="宋体"/>
        </w:rPr>
      </w:pPr>
      <w:r w:rsidRPr="000665B4">
        <w:rPr>
          <w:rFonts w:ascii="宋体" w:eastAsia="宋体" w:hAnsi="宋体"/>
        </w:rPr>
        <w:t>1242</w:t>
      </w:r>
    </w:p>
    <w:p w:rsidR="009C5872" w:rsidRPr="000665B4" w:rsidRDefault="009C5872" w:rsidP="008D0B24">
      <w:pPr>
        <w:rPr>
          <w:rFonts w:ascii="宋体" w:eastAsia="宋体" w:hAnsi="宋体"/>
        </w:rPr>
      </w:pPr>
      <w:r w:rsidRPr="000665B4">
        <w:rPr>
          <w:rFonts w:ascii="宋体" w:eastAsia="宋体" w:hAnsi="宋体"/>
        </w:rPr>
        <w:t>1212</w:t>
      </w:r>
    </w:p>
    <w:p w:rsidR="009C5872" w:rsidRPr="000665B4" w:rsidRDefault="009C5872" w:rsidP="008D0B24">
      <w:pPr>
        <w:rPr>
          <w:rFonts w:ascii="宋体" w:eastAsia="宋体" w:hAnsi="宋体"/>
        </w:rPr>
      </w:pPr>
      <w:r w:rsidRPr="000665B4">
        <w:rPr>
          <w:rFonts w:ascii="宋体" w:eastAsia="宋体" w:hAnsi="宋体"/>
        </w:rPr>
        <w:t>1185</w:t>
      </w:r>
    </w:p>
    <w:p w:rsidR="009C5872" w:rsidRPr="000665B4" w:rsidRDefault="009C5872" w:rsidP="008D0B24">
      <w:pPr>
        <w:rPr>
          <w:rFonts w:ascii="宋体" w:eastAsia="宋体" w:hAnsi="宋体"/>
        </w:rPr>
      </w:pPr>
      <w:r w:rsidRPr="000665B4">
        <w:rPr>
          <w:rFonts w:ascii="宋体" w:eastAsia="宋体" w:hAnsi="宋体"/>
        </w:rPr>
        <w:t>1183</w:t>
      </w:r>
    </w:p>
    <w:p w:rsidR="009C5872" w:rsidRPr="000665B4" w:rsidRDefault="009C5872" w:rsidP="008D0B24">
      <w:pPr>
        <w:rPr>
          <w:rFonts w:ascii="宋体" w:eastAsia="宋体" w:hAnsi="宋体"/>
        </w:rPr>
      </w:pPr>
      <w:r w:rsidRPr="000665B4">
        <w:rPr>
          <w:rFonts w:ascii="宋体" w:eastAsia="宋体" w:hAnsi="宋体"/>
        </w:rPr>
        <w:lastRenderedPageBreak/>
        <w:t>1181</w:t>
      </w:r>
    </w:p>
    <w:p w:rsidR="009C5872" w:rsidRPr="000665B4" w:rsidRDefault="009C5872" w:rsidP="008D0B24">
      <w:pPr>
        <w:rPr>
          <w:rFonts w:ascii="宋体" w:eastAsia="宋体" w:hAnsi="宋体"/>
        </w:rPr>
      </w:pPr>
      <w:r w:rsidRPr="000665B4">
        <w:rPr>
          <w:rFonts w:ascii="宋体" w:eastAsia="宋体" w:hAnsi="宋体"/>
        </w:rPr>
        <w:t>1079</w:t>
      </w:r>
    </w:p>
    <w:p w:rsidR="009C5872" w:rsidRPr="000665B4" w:rsidRDefault="009C5872" w:rsidP="008D0B24">
      <w:pPr>
        <w:rPr>
          <w:rFonts w:ascii="宋体" w:eastAsia="宋体" w:hAnsi="宋体"/>
        </w:rPr>
      </w:pPr>
      <w:r w:rsidRPr="000665B4">
        <w:rPr>
          <w:rFonts w:ascii="宋体" w:eastAsia="宋体" w:hAnsi="宋体"/>
        </w:rPr>
        <w:t>1174</w:t>
      </w:r>
    </w:p>
    <w:p w:rsidR="009C5872" w:rsidRPr="000665B4" w:rsidRDefault="009C5872" w:rsidP="008D0B24">
      <w:pPr>
        <w:rPr>
          <w:rFonts w:ascii="宋体" w:eastAsia="宋体" w:hAnsi="宋体"/>
        </w:rPr>
      </w:pPr>
      <w:r w:rsidRPr="000665B4">
        <w:rPr>
          <w:rFonts w:ascii="宋体" w:eastAsia="宋体" w:hAnsi="宋体"/>
        </w:rPr>
        <w:t>1137</w:t>
      </w:r>
    </w:p>
    <w:p w:rsidR="009C5872" w:rsidRPr="000665B4" w:rsidRDefault="009C5872" w:rsidP="008D0B24">
      <w:pPr>
        <w:rPr>
          <w:rFonts w:ascii="宋体" w:eastAsia="宋体" w:hAnsi="宋体"/>
        </w:rPr>
      </w:pPr>
      <w:r w:rsidRPr="000665B4">
        <w:rPr>
          <w:rFonts w:ascii="宋体" w:eastAsia="宋体" w:hAnsi="宋体"/>
        </w:rPr>
        <w:t>1136</w:t>
      </w:r>
    </w:p>
    <w:p w:rsidR="009C5872" w:rsidRPr="000665B4" w:rsidRDefault="009C5872" w:rsidP="008D0B24">
      <w:pPr>
        <w:rPr>
          <w:rFonts w:ascii="宋体" w:eastAsia="宋体" w:hAnsi="宋体"/>
        </w:rPr>
      </w:pPr>
      <w:r w:rsidRPr="000665B4">
        <w:rPr>
          <w:rFonts w:ascii="宋体" w:eastAsia="宋体" w:hAnsi="宋体"/>
        </w:rPr>
        <w:t>1135</w:t>
      </w:r>
    </w:p>
    <w:p w:rsidR="009C5872" w:rsidRPr="000665B4" w:rsidRDefault="009C5872" w:rsidP="008D0B24">
      <w:pPr>
        <w:rPr>
          <w:rFonts w:ascii="宋体" w:eastAsia="宋体" w:hAnsi="宋体"/>
        </w:rPr>
      </w:pPr>
      <w:r w:rsidRPr="000665B4">
        <w:rPr>
          <w:rFonts w:ascii="宋体" w:eastAsia="宋体" w:hAnsi="宋体"/>
        </w:rPr>
        <w:t>1134</w:t>
      </w:r>
    </w:p>
    <w:p w:rsidR="00655902" w:rsidRPr="000665B4" w:rsidRDefault="00655902" w:rsidP="008D0B24">
      <w:pPr>
        <w:rPr>
          <w:rFonts w:ascii="宋体" w:eastAsia="宋体" w:hAnsi="宋体"/>
        </w:rPr>
      </w:pPr>
      <w:r w:rsidRPr="000665B4">
        <w:rPr>
          <w:rFonts w:ascii="宋体" w:eastAsia="宋体" w:hAnsi="宋体" w:hint="eastAsia"/>
        </w:rPr>
        <w:t>未完，共44题</w:t>
      </w:r>
      <w:r w:rsidR="00FB4E44" w:rsidRPr="000665B4">
        <w:rPr>
          <w:rFonts w:ascii="宋体" w:eastAsia="宋体" w:hAnsi="宋体" w:hint="eastAsia"/>
        </w:rPr>
        <w:t>，上述快要做完时再补充展开，基础级完成后进入1级</w:t>
      </w:r>
    </w:p>
    <w:p w:rsidR="009C5872" w:rsidRPr="000665B4" w:rsidRDefault="006E41E5" w:rsidP="006E41E5">
      <w:pPr>
        <w:pStyle w:val="2"/>
        <w:rPr>
          <w:rFonts w:ascii="宋体" w:eastAsia="宋体" w:hAnsi="宋体"/>
          <w:b w:val="0"/>
        </w:rPr>
      </w:pPr>
      <w:bookmarkStart w:id="280" w:name="_Toc524383181"/>
      <w:r w:rsidRPr="000665B4">
        <w:rPr>
          <w:rFonts w:ascii="宋体" w:eastAsia="宋体" w:hAnsi="宋体" w:hint="eastAsia"/>
          <w:b w:val="0"/>
        </w:rPr>
        <w:t>补题题库（签到或专项）</w:t>
      </w:r>
      <w:bookmarkEnd w:id="280"/>
    </w:p>
    <w:p w:rsidR="00D20A07" w:rsidRPr="000665B4" w:rsidRDefault="00994712" w:rsidP="00863843">
      <w:pPr>
        <w:rPr>
          <w:rFonts w:ascii="宋体" w:eastAsia="宋体" w:hAnsi="宋体"/>
          <w:b/>
        </w:rPr>
      </w:pPr>
      <w:r w:rsidRPr="000665B4">
        <w:rPr>
          <w:rFonts w:ascii="宋体" w:eastAsia="宋体" w:hAnsi="宋体" w:hint="eastAsia"/>
          <w:b/>
        </w:rPr>
        <w:t>ACM作业20180613-数学专题</w:t>
      </w:r>
    </w:p>
    <w:p w:rsidR="00A53CAD" w:rsidRPr="000665B4" w:rsidRDefault="00A53CAD" w:rsidP="002D399E">
      <w:pPr>
        <w:rPr>
          <w:rFonts w:ascii="宋体" w:eastAsia="宋体" w:hAnsi="宋体"/>
        </w:rPr>
      </w:pPr>
      <w:r w:rsidRPr="000665B4">
        <w:rPr>
          <w:rFonts w:ascii="宋体" w:eastAsia="宋体" w:hAnsi="宋体" w:hint="eastAsia"/>
        </w:rPr>
        <w:t>FZU-1851-ACM作业20180613</w:t>
      </w:r>
      <w:r w:rsidR="004816D9" w:rsidRPr="000665B4">
        <w:rPr>
          <w:rFonts w:ascii="宋体" w:eastAsia="宋体" w:hAnsi="宋体"/>
        </w:rPr>
        <w:t>-</w:t>
      </w:r>
      <w:r w:rsidR="004816D9" w:rsidRPr="000665B4">
        <w:rPr>
          <w:rFonts w:ascii="宋体" w:eastAsia="宋体" w:hAnsi="宋体" w:hint="eastAsia"/>
        </w:rPr>
        <w:t>签到</w:t>
      </w:r>
      <w:r w:rsidR="005E2FE1" w:rsidRPr="000665B4">
        <w:rPr>
          <w:rFonts w:ascii="宋体" w:eastAsia="宋体" w:hAnsi="宋体" w:hint="eastAsia"/>
        </w:rPr>
        <w:t>/铜</w:t>
      </w:r>
    </w:p>
    <w:p w:rsidR="00A53CAD" w:rsidRPr="000665B4" w:rsidRDefault="00A53CAD" w:rsidP="002D399E">
      <w:pPr>
        <w:rPr>
          <w:rFonts w:ascii="宋体" w:eastAsia="宋体" w:hAnsi="宋体"/>
        </w:rPr>
      </w:pPr>
      <w:r w:rsidRPr="000665B4">
        <w:rPr>
          <w:rFonts w:ascii="宋体" w:eastAsia="宋体" w:hAnsi="宋体" w:hint="eastAsia"/>
        </w:rPr>
        <w:t>HDU-2204-ACM作业20180613</w:t>
      </w:r>
      <w:r w:rsidR="004816D9" w:rsidRPr="000665B4">
        <w:rPr>
          <w:rFonts w:ascii="宋体" w:eastAsia="宋体" w:hAnsi="宋体"/>
        </w:rPr>
        <w:t>-</w:t>
      </w:r>
      <w:r w:rsidR="004816D9" w:rsidRPr="000665B4">
        <w:rPr>
          <w:rFonts w:ascii="宋体" w:eastAsia="宋体" w:hAnsi="宋体" w:hint="eastAsia"/>
        </w:rPr>
        <w:t>签到</w:t>
      </w:r>
      <w:r w:rsidR="005E2FE1" w:rsidRPr="000665B4">
        <w:rPr>
          <w:rFonts w:ascii="宋体" w:eastAsia="宋体" w:hAnsi="宋体" w:hint="eastAsia"/>
        </w:rPr>
        <w:t>/铜</w:t>
      </w:r>
    </w:p>
    <w:p w:rsidR="00A53CAD" w:rsidRPr="000665B4" w:rsidRDefault="00A53CAD" w:rsidP="002D399E">
      <w:pPr>
        <w:rPr>
          <w:rFonts w:ascii="宋体" w:eastAsia="宋体" w:hAnsi="宋体"/>
        </w:rPr>
      </w:pPr>
      <w:r w:rsidRPr="000665B4">
        <w:rPr>
          <w:rFonts w:ascii="宋体" w:eastAsia="宋体" w:hAnsi="宋体" w:hint="eastAsia"/>
        </w:rPr>
        <w:t>HDU-179</w:t>
      </w:r>
      <w:r w:rsidRPr="000665B4">
        <w:rPr>
          <w:rFonts w:ascii="宋体" w:eastAsia="宋体" w:hAnsi="宋体"/>
        </w:rPr>
        <w:t>6</w:t>
      </w:r>
      <w:r w:rsidRPr="000665B4">
        <w:rPr>
          <w:rFonts w:ascii="宋体" w:eastAsia="宋体" w:hAnsi="宋体" w:hint="eastAsia"/>
        </w:rPr>
        <w:t>-</w:t>
      </w:r>
      <w:r w:rsidRPr="000665B4">
        <w:rPr>
          <w:rFonts w:ascii="宋体" w:eastAsia="宋体" w:hAnsi="宋体"/>
        </w:rPr>
        <w:t>ACM</w:t>
      </w:r>
      <w:r w:rsidRPr="000665B4">
        <w:rPr>
          <w:rFonts w:ascii="宋体" w:eastAsia="宋体" w:hAnsi="宋体" w:hint="eastAsia"/>
        </w:rPr>
        <w:t>作业20180613</w:t>
      </w:r>
      <w:r w:rsidR="004816D9" w:rsidRPr="000665B4">
        <w:rPr>
          <w:rFonts w:ascii="宋体" w:eastAsia="宋体" w:hAnsi="宋体"/>
        </w:rPr>
        <w:t>-</w:t>
      </w:r>
      <w:r w:rsidR="004816D9" w:rsidRPr="000665B4">
        <w:rPr>
          <w:rFonts w:ascii="宋体" w:eastAsia="宋体" w:hAnsi="宋体" w:hint="eastAsia"/>
        </w:rPr>
        <w:t>签到</w:t>
      </w:r>
      <w:r w:rsidR="005E2FE1" w:rsidRPr="000665B4">
        <w:rPr>
          <w:rFonts w:ascii="宋体" w:eastAsia="宋体" w:hAnsi="宋体" w:hint="eastAsia"/>
        </w:rPr>
        <w:t>/铜</w:t>
      </w:r>
    </w:p>
    <w:p w:rsidR="00A53CAD" w:rsidRPr="000665B4" w:rsidRDefault="00A53CAD" w:rsidP="002D399E">
      <w:pPr>
        <w:rPr>
          <w:rFonts w:ascii="宋体" w:eastAsia="宋体" w:hAnsi="宋体"/>
        </w:rPr>
      </w:pPr>
      <w:r w:rsidRPr="000665B4">
        <w:rPr>
          <w:rFonts w:ascii="宋体" w:eastAsia="宋体" w:hAnsi="宋体" w:hint="eastAsia"/>
        </w:rPr>
        <w:t>HDU-1685-ACM作业20180613</w:t>
      </w:r>
      <w:r w:rsidR="004816D9" w:rsidRPr="000665B4">
        <w:rPr>
          <w:rFonts w:ascii="宋体" w:eastAsia="宋体" w:hAnsi="宋体"/>
        </w:rPr>
        <w:t>-</w:t>
      </w:r>
      <w:r w:rsidR="004816D9" w:rsidRPr="000665B4">
        <w:rPr>
          <w:rFonts w:ascii="宋体" w:eastAsia="宋体" w:hAnsi="宋体" w:hint="eastAsia"/>
        </w:rPr>
        <w:t>签到</w:t>
      </w:r>
      <w:r w:rsidR="005E2FE1" w:rsidRPr="000665B4">
        <w:rPr>
          <w:rFonts w:ascii="宋体" w:eastAsia="宋体" w:hAnsi="宋体" w:hint="eastAsia"/>
        </w:rPr>
        <w:t>/铜</w:t>
      </w:r>
    </w:p>
    <w:p w:rsidR="00EB014A" w:rsidRPr="000665B4" w:rsidRDefault="00EB014A" w:rsidP="002D399E">
      <w:pPr>
        <w:rPr>
          <w:rFonts w:ascii="宋体" w:eastAsia="宋体" w:hAnsi="宋体"/>
        </w:rPr>
      </w:pPr>
      <w:r w:rsidRPr="000665B4">
        <w:rPr>
          <w:rFonts w:ascii="宋体" w:eastAsia="宋体" w:hAnsi="宋体"/>
        </w:rPr>
        <w:t>UVA-1025-ACM</w:t>
      </w:r>
      <w:r w:rsidRPr="000665B4">
        <w:rPr>
          <w:rFonts w:ascii="宋体" w:eastAsia="宋体" w:hAnsi="宋体" w:hint="eastAsia"/>
        </w:rPr>
        <w:t>作业20180606</w:t>
      </w:r>
      <w:r w:rsidR="004816D9" w:rsidRPr="000665B4">
        <w:rPr>
          <w:rFonts w:ascii="宋体" w:eastAsia="宋体" w:hAnsi="宋体"/>
        </w:rPr>
        <w:t>-</w:t>
      </w:r>
      <w:r w:rsidR="004816D9" w:rsidRPr="000665B4">
        <w:rPr>
          <w:rFonts w:ascii="宋体" w:eastAsia="宋体" w:hAnsi="宋体" w:hint="eastAsia"/>
        </w:rPr>
        <w:t>签到</w:t>
      </w:r>
      <w:r w:rsidR="005E2FE1" w:rsidRPr="000665B4">
        <w:rPr>
          <w:rFonts w:ascii="宋体" w:eastAsia="宋体" w:hAnsi="宋体" w:hint="eastAsia"/>
        </w:rPr>
        <w:t>/铜</w:t>
      </w:r>
    </w:p>
    <w:p w:rsidR="00EB014A" w:rsidRPr="000665B4" w:rsidRDefault="00EB014A" w:rsidP="002D399E">
      <w:pPr>
        <w:rPr>
          <w:rFonts w:ascii="宋体" w:eastAsia="宋体" w:hAnsi="宋体"/>
        </w:rPr>
      </w:pPr>
      <w:r w:rsidRPr="000665B4">
        <w:rPr>
          <w:rFonts w:ascii="宋体" w:eastAsia="宋体" w:hAnsi="宋体" w:hint="eastAsia"/>
        </w:rPr>
        <w:t>UVA-437</w:t>
      </w:r>
      <w:r w:rsidRPr="000665B4">
        <w:rPr>
          <w:rFonts w:ascii="宋体" w:eastAsia="宋体" w:hAnsi="宋体"/>
        </w:rPr>
        <w:t>-ACM</w:t>
      </w:r>
      <w:r w:rsidRPr="000665B4">
        <w:rPr>
          <w:rFonts w:ascii="宋体" w:eastAsia="宋体" w:hAnsi="宋体" w:hint="eastAsia"/>
        </w:rPr>
        <w:t>作业20180606</w:t>
      </w:r>
      <w:r w:rsidR="004816D9" w:rsidRPr="000665B4">
        <w:rPr>
          <w:rFonts w:ascii="宋体" w:eastAsia="宋体" w:hAnsi="宋体"/>
        </w:rPr>
        <w:t>-</w:t>
      </w:r>
      <w:r w:rsidR="004816D9" w:rsidRPr="000665B4">
        <w:rPr>
          <w:rFonts w:ascii="宋体" w:eastAsia="宋体" w:hAnsi="宋体" w:hint="eastAsia"/>
        </w:rPr>
        <w:t>签到</w:t>
      </w:r>
      <w:r w:rsidR="005E2FE1" w:rsidRPr="000665B4">
        <w:rPr>
          <w:rFonts w:ascii="宋体" w:eastAsia="宋体" w:hAnsi="宋体" w:hint="eastAsia"/>
        </w:rPr>
        <w:t>/铜</w:t>
      </w:r>
    </w:p>
    <w:p w:rsidR="00EB014A" w:rsidRPr="000665B4" w:rsidRDefault="00EB014A" w:rsidP="002D399E">
      <w:pPr>
        <w:rPr>
          <w:rFonts w:ascii="宋体" w:eastAsia="宋体" w:hAnsi="宋体"/>
        </w:rPr>
      </w:pPr>
      <w:r w:rsidRPr="000665B4">
        <w:rPr>
          <w:rFonts w:ascii="宋体" w:eastAsia="宋体" w:hAnsi="宋体" w:hint="eastAsia"/>
        </w:rPr>
        <w:t>UVA</w:t>
      </w:r>
      <w:r w:rsidRPr="000665B4">
        <w:rPr>
          <w:rFonts w:ascii="宋体" w:eastAsia="宋体" w:hAnsi="宋体"/>
        </w:rPr>
        <w:t>-</w:t>
      </w:r>
      <w:r w:rsidRPr="000665B4">
        <w:rPr>
          <w:rFonts w:ascii="宋体" w:eastAsia="宋体" w:hAnsi="宋体" w:hint="eastAsia"/>
        </w:rPr>
        <w:t>11584</w:t>
      </w:r>
      <w:r w:rsidRPr="000665B4">
        <w:rPr>
          <w:rFonts w:ascii="宋体" w:eastAsia="宋体" w:hAnsi="宋体"/>
        </w:rPr>
        <w:t>-ACM</w:t>
      </w:r>
      <w:r w:rsidRPr="000665B4">
        <w:rPr>
          <w:rFonts w:ascii="宋体" w:eastAsia="宋体" w:hAnsi="宋体" w:hint="eastAsia"/>
        </w:rPr>
        <w:t>作业20180606</w:t>
      </w:r>
      <w:r w:rsidR="004816D9" w:rsidRPr="000665B4">
        <w:rPr>
          <w:rFonts w:ascii="宋体" w:eastAsia="宋体" w:hAnsi="宋体"/>
        </w:rPr>
        <w:t>-</w:t>
      </w:r>
      <w:r w:rsidR="004816D9" w:rsidRPr="000665B4">
        <w:rPr>
          <w:rFonts w:ascii="宋体" w:eastAsia="宋体" w:hAnsi="宋体" w:hint="eastAsia"/>
        </w:rPr>
        <w:t>签到</w:t>
      </w:r>
      <w:r w:rsidR="005E2FE1" w:rsidRPr="000665B4">
        <w:rPr>
          <w:rFonts w:ascii="宋体" w:eastAsia="宋体" w:hAnsi="宋体" w:hint="eastAsia"/>
        </w:rPr>
        <w:t>/铜</w:t>
      </w:r>
    </w:p>
    <w:p w:rsidR="00EB014A" w:rsidRPr="000665B4" w:rsidRDefault="00EB014A" w:rsidP="002D399E">
      <w:pPr>
        <w:rPr>
          <w:rFonts w:ascii="宋体" w:eastAsia="宋体" w:hAnsi="宋体"/>
        </w:rPr>
      </w:pPr>
      <w:r w:rsidRPr="000665B4">
        <w:rPr>
          <w:rFonts w:ascii="宋体" w:eastAsia="宋体" w:hAnsi="宋体" w:hint="eastAsia"/>
        </w:rPr>
        <w:t>UVA</w:t>
      </w:r>
      <w:r w:rsidRPr="000665B4">
        <w:rPr>
          <w:rFonts w:ascii="宋体" w:eastAsia="宋体" w:hAnsi="宋体"/>
        </w:rPr>
        <w:t>-</w:t>
      </w:r>
      <w:r w:rsidRPr="000665B4">
        <w:rPr>
          <w:rFonts w:ascii="宋体" w:eastAsia="宋体" w:hAnsi="宋体" w:hint="eastAsia"/>
        </w:rPr>
        <w:t>1256</w:t>
      </w:r>
      <w:r w:rsidRPr="000665B4">
        <w:rPr>
          <w:rFonts w:ascii="宋体" w:eastAsia="宋体" w:hAnsi="宋体"/>
        </w:rPr>
        <w:t>-ACM</w:t>
      </w:r>
      <w:r w:rsidRPr="000665B4">
        <w:rPr>
          <w:rFonts w:ascii="宋体" w:eastAsia="宋体" w:hAnsi="宋体" w:hint="eastAsia"/>
        </w:rPr>
        <w:t>作业20180606</w:t>
      </w:r>
      <w:r w:rsidR="004816D9" w:rsidRPr="000665B4">
        <w:rPr>
          <w:rFonts w:ascii="宋体" w:eastAsia="宋体" w:hAnsi="宋体"/>
        </w:rPr>
        <w:t>-</w:t>
      </w:r>
      <w:r w:rsidR="004816D9" w:rsidRPr="000665B4">
        <w:rPr>
          <w:rFonts w:ascii="宋体" w:eastAsia="宋体" w:hAnsi="宋体" w:hint="eastAsia"/>
        </w:rPr>
        <w:t>签到</w:t>
      </w:r>
      <w:r w:rsidR="005E2FE1" w:rsidRPr="000665B4">
        <w:rPr>
          <w:rFonts w:ascii="宋体" w:eastAsia="宋体" w:hAnsi="宋体" w:hint="eastAsia"/>
        </w:rPr>
        <w:t>/铜</w:t>
      </w:r>
    </w:p>
    <w:p w:rsidR="00EB014A" w:rsidRPr="000665B4" w:rsidRDefault="00EB014A" w:rsidP="002D399E">
      <w:pPr>
        <w:rPr>
          <w:rFonts w:ascii="宋体" w:eastAsia="宋体" w:hAnsi="宋体"/>
        </w:rPr>
      </w:pPr>
      <w:r w:rsidRPr="000665B4">
        <w:rPr>
          <w:rFonts w:ascii="宋体" w:eastAsia="宋体" w:hAnsi="宋体"/>
        </w:rPr>
        <w:t>UVA-10003-ACM</w:t>
      </w:r>
      <w:r w:rsidRPr="000665B4">
        <w:rPr>
          <w:rFonts w:ascii="宋体" w:eastAsia="宋体" w:hAnsi="宋体" w:hint="eastAsia"/>
        </w:rPr>
        <w:t>作业20180606</w:t>
      </w:r>
      <w:r w:rsidR="004816D9" w:rsidRPr="000665B4">
        <w:rPr>
          <w:rFonts w:ascii="宋体" w:eastAsia="宋体" w:hAnsi="宋体"/>
        </w:rPr>
        <w:t>-</w:t>
      </w:r>
      <w:r w:rsidR="004816D9" w:rsidRPr="000665B4">
        <w:rPr>
          <w:rFonts w:ascii="宋体" w:eastAsia="宋体" w:hAnsi="宋体" w:hint="eastAsia"/>
        </w:rPr>
        <w:t>签到</w:t>
      </w:r>
      <w:r w:rsidR="005E2FE1" w:rsidRPr="000665B4">
        <w:rPr>
          <w:rFonts w:ascii="宋体" w:eastAsia="宋体" w:hAnsi="宋体" w:hint="eastAsia"/>
        </w:rPr>
        <w:t>/铜</w:t>
      </w:r>
    </w:p>
    <w:p w:rsidR="00EB014A" w:rsidRPr="000665B4" w:rsidRDefault="00EB014A" w:rsidP="002D399E">
      <w:pPr>
        <w:rPr>
          <w:rFonts w:ascii="宋体" w:eastAsia="宋体" w:hAnsi="宋体"/>
        </w:rPr>
      </w:pPr>
      <w:r w:rsidRPr="000665B4">
        <w:rPr>
          <w:rFonts w:ascii="宋体" w:eastAsia="宋体" w:hAnsi="宋体"/>
        </w:rPr>
        <w:t>UVA-11400-ACM</w:t>
      </w:r>
      <w:r w:rsidRPr="000665B4">
        <w:rPr>
          <w:rFonts w:ascii="宋体" w:eastAsia="宋体" w:hAnsi="宋体" w:hint="eastAsia"/>
        </w:rPr>
        <w:t>作业20180606</w:t>
      </w:r>
      <w:r w:rsidR="004816D9" w:rsidRPr="000665B4">
        <w:rPr>
          <w:rFonts w:ascii="宋体" w:eastAsia="宋体" w:hAnsi="宋体"/>
        </w:rPr>
        <w:t>-</w:t>
      </w:r>
      <w:r w:rsidR="004816D9" w:rsidRPr="000665B4">
        <w:rPr>
          <w:rFonts w:ascii="宋体" w:eastAsia="宋体" w:hAnsi="宋体" w:hint="eastAsia"/>
        </w:rPr>
        <w:t>签到</w:t>
      </w:r>
      <w:r w:rsidR="005E2FE1" w:rsidRPr="000665B4">
        <w:rPr>
          <w:rFonts w:ascii="宋体" w:eastAsia="宋体" w:hAnsi="宋体" w:hint="eastAsia"/>
        </w:rPr>
        <w:t>/铜</w:t>
      </w:r>
    </w:p>
    <w:p w:rsidR="001F241B" w:rsidRPr="000665B4" w:rsidRDefault="00EB014A" w:rsidP="002D399E">
      <w:pPr>
        <w:rPr>
          <w:rFonts w:ascii="宋体" w:eastAsia="宋体" w:hAnsi="宋体"/>
        </w:rPr>
      </w:pPr>
      <w:r w:rsidRPr="000665B4">
        <w:rPr>
          <w:rFonts w:ascii="宋体" w:eastAsia="宋体" w:hAnsi="宋体"/>
        </w:rPr>
        <w:t>HDU-1502-ACM</w:t>
      </w:r>
      <w:r w:rsidRPr="000665B4">
        <w:rPr>
          <w:rFonts w:ascii="宋体" w:eastAsia="宋体" w:hAnsi="宋体" w:hint="eastAsia"/>
        </w:rPr>
        <w:t>作业20180606</w:t>
      </w:r>
      <w:r w:rsidR="004816D9" w:rsidRPr="000665B4">
        <w:rPr>
          <w:rFonts w:ascii="宋体" w:eastAsia="宋体" w:hAnsi="宋体"/>
        </w:rPr>
        <w:t>-</w:t>
      </w:r>
      <w:r w:rsidR="004816D9" w:rsidRPr="000665B4">
        <w:rPr>
          <w:rFonts w:ascii="宋体" w:eastAsia="宋体" w:hAnsi="宋体" w:hint="eastAsia"/>
        </w:rPr>
        <w:t>签到</w:t>
      </w:r>
      <w:r w:rsidR="005E2FE1" w:rsidRPr="000665B4">
        <w:rPr>
          <w:rFonts w:ascii="宋体" w:eastAsia="宋体" w:hAnsi="宋体" w:hint="eastAsia"/>
        </w:rPr>
        <w:t>/铜</w:t>
      </w:r>
    </w:p>
    <w:p w:rsidR="00562BDC" w:rsidRPr="000665B4" w:rsidRDefault="00562BDC" w:rsidP="00562BDC">
      <w:pPr>
        <w:pStyle w:val="2"/>
        <w:rPr>
          <w:rFonts w:ascii="宋体" w:eastAsia="宋体" w:hAnsi="宋体"/>
          <w:b w:val="0"/>
        </w:rPr>
      </w:pPr>
      <w:bookmarkStart w:id="281" w:name="_Toc524383182"/>
      <w:r w:rsidRPr="000665B4">
        <w:rPr>
          <w:rFonts w:ascii="宋体" w:eastAsia="宋体" w:hAnsi="宋体" w:hint="eastAsia"/>
          <w:b w:val="0"/>
        </w:rPr>
        <w:t>单调队列&amp;单调栈</w:t>
      </w:r>
      <w:bookmarkEnd w:id="281"/>
    </w:p>
    <w:p w:rsidR="00562BDC" w:rsidRPr="000665B4" w:rsidRDefault="0023482A" w:rsidP="002D399E">
      <w:pPr>
        <w:rPr>
          <w:rFonts w:ascii="宋体" w:eastAsia="宋体" w:hAnsi="宋体"/>
        </w:rPr>
      </w:pPr>
      <w:hyperlink r:id="rId271" w:history="1">
        <w:r w:rsidR="00562BDC" w:rsidRPr="000665B4">
          <w:rPr>
            <w:rStyle w:val="a3"/>
            <w:rFonts w:ascii="宋体" w:eastAsia="宋体" w:hAnsi="宋体"/>
          </w:rPr>
          <w:t>https://wenku.baidu.com/view/5f7222d3b14e852458fb57a2.html</w:t>
        </w:r>
      </w:hyperlink>
    </w:p>
    <w:p w:rsidR="00072E70" w:rsidRPr="000665B4" w:rsidRDefault="00072E70" w:rsidP="002D399E">
      <w:pPr>
        <w:rPr>
          <w:rFonts w:ascii="宋体" w:eastAsia="宋体" w:hAnsi="宋体"/>
        </w:rPr>
      </w:pPr>
      <w:r w:rsidRPr="000665B4">
        <w:rPr>
          <w:rFonts w:ascii="宋体" w:eastAsia="宋体" w:hAnsi="宋体" w:hint="eastAsia"/>
        </w:rPr>
        <w:t>（已完结）</w:t>
      </w:r>
    </w:p>
    <w:p w:rsidR="00562BDC" w:rsidRPr="000665B4" w:rsidRDefault="00072E70" w:rsidP="002D399E">
      <w:pPr>
        <w:rPr>
          <w:rFonts w:ascii="宋体" w:eastAsia="宋体" w:hAnsi="宋体"/>
        </w:rPr>
      </w:pPr>
      <w:r w:rsidRPr="000665B4">
        <w:rPr>
          <w:rFonts w:ascii="宋体" w:eastAsia="宋体" w:hAnsi="宋体" w:hint="eastAsia"/>
        </w:rPr>
        <w:t>已处理-</w:t>
      </w:r>
      <w:r w:rsidR="00562BDC" w:rsidRPr="000665B4">
        <w:rPr>
          <w:rFonts w:ascii="宋体" w:eastAsia="宋体" w:hAnsi="宋体" w:hint="eastAsia"/>
        </w:rPr>
        <w:t>H</w:t>
      </w:r>
      <w:r w:rsidR="00562BDC" w:rsidRPr="000665B4">
        <w:rPr>
          <w:rFonts w:ascii="宋体" w:eastAsia="宋体" w:hAnsi="宋体"/>
        </w:rPr>
        <w:t>DU 3415</w:t>
      </w:r>
    </w:p>
    <w:p w:rsidR="00562BDC" w:rsidRPr="000665B4" w:rsidRDefault="00072E70" w:rsidP="002D399E">
      <w:pPr>
        <w:rPr>
          <w:rFonts w:ascii="宋体" w:eastAsia="宋体" w:hAnsi="宋体"/>
        </w:rPr>
      </w:pPr>
      <w:r w:rsidRPr="000665B4">
        <w:rPr>
          <w:rFonts w:ascii="宋体" w:eastAsia="宋体" w:hAnsi="宋体" w:hint="eastAsia"/>
        </w:rPr>
        <w:t>已处理-</w:t>
      </w:r>
      <w:r w:rsidR="00562BDC" w:rsidRPr="000665B4">
        <w:rPr>
          <w:rFonts w:ascii="宋体" w:eastAsia="宋体" w:hAnsi="宋体"/>
        </w:rPr>
        <w:t>HDU 3530</w:t>
      </w:r>
    </w:p>
    <w:p w:rsidR="00562BDC" w:rsidRPr="000665B4" w:rsidRDefault="00072E70" w:rsidP="002D399E">
      <w:pPr>
        <w:rPr>
          <w:rFonts w:ascii="宋体" w:eastAsia="宋体" w:hAnsi="宋体"/>
        </w:rPr>
      </w:pPr>
      <w:r w:rsidRPr="000665B4">
        <w:rPr>
          <w:rFonts w:ascii="宋体" w:eastAsia="宋体" w:hAnsi="宋体" w:hint="eastAsia"/>
        </w:rPr>
        <w:t>已处理-</w:t>
      </w:r>
      <w:r w:rsidR="00562BDC" w:rsidRPr="000665B4">
        <w:rPr>
          <w:rFonts w:ascii="宋体" w:eastAsia="宋体" w:hAnsi="宋体" w:hint="eastAsia"/>
        </w:rPr>
        <w:t>POJ 2796</w:t>
      </w:r>
    </w:p>
    <w:p w:rsidR="00812543" w:rsidRPr="000665B4" w:rsidRDefault="00572F30" w:rsidP="00FF5A2B">
      <w:pPr>
        <w:pStyle w:val="2"/>
        <w:rPr>
          <w:rFonts w:ascii="宋体" w:eastAsia="宋体" w:hAnsi="宋体"/>
          <w:b w:val="0"/>
        </w:rPr>
      </w:pPr>
      <w:bookmarkStart w:id="282" w:name="_Toc524383183"/>
      <w:r w:rsidRPr="000665B4">
        <w:rPr>
          <w:rFonts w:ascii="宋体" w:eastAsia="宋体" w:hAnsi="宋体" w:hint="eastAsia"/>
          <w:b w:val="0"/>
        </w:rPr>
        <w:t>动态规划</w:t>
      </w:r>
      <w:bookmarkEnd w:id="282"/>
    </w:p>
    <w:p w:rsidR="00BB0C9F" w:rsidRPr="000665B4" w:rsidRDefault="00572F30" w:rsidP="00572F30">
      <w:pPr>
        <w:rPr>
          <w:rFonts w:ascii="宋体" w:eastAsia="宋体" w:hAnsi="宋体"/>
        </w:rPr>
      </w:pPr>
      <w:r w:rsidRPr="000665B4">
        <w:rPr>
          <w:rFonts w:ascii="宋体" w:eastAsia="宋体" w:hAnsi="宋体" w:hint="eastAsia"/>
        </w:rPr>
        <w:t>背包-进阶</w:t>
      </w:r>
    </w:p>
    <w:p w:rsidR="00572F30" w:rsidRPr="000665B4" w:rsidRDefault="00572F30" w:rsidP="00572F30">
      <w:pPr>
        <w:rPr>
          <w:rFonts w:ascii="宋体" w:eastAsia="宋体" w:hAnsi="宋体"/>
        </w:rPr>
      </w:pPr>
      <w:r w:rsidRPr="000665B4">
        <w:rPr>
          <w:rFonts w:ascii="宋体" w:eastAsia="宋体" w:hAnsi="宋体" w:hint="eastAsia"/>
        </w:rPr>
        <w:t>（</w:t>
      </w:r>
      <w:hyperlink r:id="rId272" w:history="1">
        <w:r w:rsidRPr="000665B4">
          <w:rPr>
            <w:rStyle w:val="a3"/>
            <w:rFonts w:ascii="宋体" w:eastAsia="宋体" w:hAnsi="宋体"/>
          </w:rPr>
          <w:t>https://blog.csdn.net/eagle_or_snail/article/details/50987044</w:t>
        </w:r>
      </w:hyperlink>
      <w:r w:rsidRPr="000665B4">
        <w:rPr>
          <w:rFonts w:ascii="宋体" w:eastAsia="宋体" w:hAnsi="宋体" w:hint="eastAsia"/>
        </w:rPr>
        <w:t>）</w:t>
      </w:r>
    </w:p>
    <w:p w:rsidR="004011BC" w:rsidRPr="000665B4"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83" w:name="_Toc524383184"/>
      <w:r w:rsidRPr="000665B4">
        <w:rPr>
          <w:rFonts w:cstheme="minorBidi"/>
          <w:kern w:val="2"/>
          <w:sz w:val="21"/>
          <w:szCs w:val="22"/>
        </w:rPr>
        <w:t>一、简单基础dp</w:t>
      </w:r>
      <w:bookmarkEnd w:id="283"/>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这类dp主要是一些状态比较容易表示，转移方程比较好想，问题比较基本常见的。主要包括递推、背包、LIS（最长递增序列），LCS（最长公共子序列），下面针对这几种类型，推荐一下比较好的学习资料和题目。</w:t>
      </w:r>
    </w:p>
    <w:p w:rsidR="004011BC" w:rsidRPr="000665B4"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0665B4">
        <w:rPr>
          <w:rFonts w:cstheme="minorBidi"/>
          <w:kern w:val="2"/>
          <w:sz w:val="21"/>
          <w:szCs w:val="22"/>
        </w:rPr>
        <w:lastRenderedPageBreak/>
        <w:t>1、递推：</w:t>
      </w:r>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递推一般形式比较单一，从前往后，分类枚举就行。</w:t>
      </w:r>
    </w:p>
    <w:p w:rsidR="004011BC" w:rsidRPr="000665B4"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w:t>
      </w:r>
      <w:r w:rsidR="009350DB" w:rsidRPr="000665B4">
        <w:rPr>
          <w:rFonts w:cstheme="minorBidi"/>
          <w:kern w:val="2"/>
          <w:sz w:val="21"/>
          <w:szCs w:val="22"/>
        </w:rPr>
        <w:t xml:space="preserve"> </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3" w:tgtFrame="_blank" w:history="1">
        <w:r w:rsidR="004011BC" w:rsidRPr="000665B4">
          <w:rPr>
            <w:rFonts w:cstheme="minorBidi"/>
            <w:kern w:val="2"/>
            <w:szCs w:val="22"/>
          </w:rPr>
          <w:t>zoj 3747 Attack on Titans</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4" w:tgtFrame="_blank" w:history="1">
        <w:r w:rsidR="004011BC" w:rsidRPr="000665B4">
          <w:rPr>
            <w:rFonts w:cstheme="minorBidi"/>
            <w:kern w:val="2"/>
            <w:szCs w:val="22"/>
          </w:rPr>
          <w:t>uva 10328 Coin Toss</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5" w:tgtFrame="_blank" w:history="1">
        <w:r w:rsidR="004011BC" w:rsidRPr="000665B4">
          <w:rPr>
            <w:rFonts w:cstheme="minorBidi"/>
            <w:kern w:val="2"/>
            <w:szCs w:val="22"/>
          </w:rPr>
          <w:t>hdu 4747 Mex </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6" w:tgtFrame="_blank" w:history="1">
        <w:r w:rsidR="004011BC" w:rsidRPr="000665B4">
          <w:rPr>
            <w:rFonts w:cstheme="minorBidi"/>
            <w:kern w:val="2"/>
            <w:szCs w:val="22"/>
          </w:rPr>
          <w:t>hdu 4489 The King's Ups and Downs</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7" w:tgtFrame="_blank" w:history="1">
        <w:r w:rsidR="004011BC" w:rsidRPr="000665B4">
          <w:rPr>
            <w:rFonts w:cstheme="minorBidi"/>
            <w:kern w:val="2"/>
            <w:szCs w:val="22"/>
          </w:rPr>
          <w:t>hdu 4054 Number String</w:t>
        </w:r>
      </w:hyperlink>
    </w:p>
    <w:p w:rsidR="009A4A0B" w:rsidRPr="000665B4"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 xml:space="preserve">hdu 3369 </w:t>
      </w:r>
      <w:r w:rsidRPr="000665B4">
        <w:rPr>
          <w:rFonts w:cstheme="minorBidi" w:hint="eastAsia"/>
          <w:kern w:val="2"/>
          <w:sz w:val="21"/>
          <w:szCs w:val="22"/>
        </w:rPr>
        <w:t>矩阵快速幂（递推式构造系数矩阵）</w:t>
      </w:r>
    </w:p>
    <w:p w:rsidR="009A4A0B" w:rsidRPr="000665B4"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 xml:space="preserve">hdu 3483 </w:t>
      </w:r>
      <w:r w:rsidRPr="000665B4">
        <w:rPr>
          <w:rFonts w:cstheme="minorBidi" w:hint="eastAsia"/>
          <w:kern w:val="2"/>
          <w:sz w:val="21"/>
          <w:szCs w:val="22"/>
        </w:rPr>
        <w:t>矩阵快速幂（递推式构造系数矩阵）</w:t>
      </w:r>
    </w:p>
    <w:p w:rsidR="004011BC" w:rsidRPr="000665B4"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0665B4">
        <w:rPr>
          <w:rFonts w:cstheme="minorBidi"/>
          <w:kern w:val="2"/>
          <w:sz w:val="21"/>
          <w:szCs w:val="22"/>
        </w:rPr>
        <w:t>2、背包</w:t>
      </w:r>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经典的背包九讲：</w:t>
      </w:r>
      <w:hyperlink r:id="rId278" w:tgtFrame="_blank" w:history="1">
        <w:r w:rsidRPr="000665B4">
          <w:rPr>
            <w:rFonts w:cstheme="minorBidi"/>
            <w:kern w:val="2"/>
            <w:szCs w:val="22"/>
          </w:rPr>
          <w:t>http://love-oriented.com/pack/</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推荐博客：</w:t>
      </w:r>
      <w:hyperlink r:id="rId279" w:tgtFrame="_blank" w:history="1">
        <w:r w:rsidRPr="000665B4">
          <w:rPr>
            <w:rFonts w:cstheme="minorBidi"/>
            <w:kern w:val="2"/>
            <w:szCs w:val="22"/>
          </w:rPr>
          <w:t>http://blog.csdn.net/woshi250hua/article/details/7636866</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主要有0-1背包、完全背包、分组背包、多重背包。</w:t>
      </w:r>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简单：</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0" w:tgtFrame="_blank" w:history="1">
        <w:r w:rsidR="004011BC" w:rsidRPr="000665B4">
          <w:rPr>
            <w:rFonts w:cstheme="minorBidi"/>
            <w:kern w:val="2"/>
            <w:szCs w:val="22"/>
          </w:rPr>
          <w:t>hdu 2955 Robberies</w:t>
        </w:r>
      </w:hyperlink>
      <w:r w:rsidR="0076312E" w:rsidRPr="000665B4">
        <w:rPr>
          <w:rFonts w:cstheme="minorBidi"/>
          <w:kern w:val="2"/>
          <w:sz w:val="21"/>
          <w:szCs w:val="22"/>
        </w:rPr>
        <w:t xml:space="preserve"> </w:t>
      </w:r>
    </w:p>
    <w:p w:rsidR="0076312E"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1" w:tgtFrame="_blank" w:history="1">
        <w:r w:rsidR="004011BC" w:rsidRPr="000665B4">
          <w:rPr>
            <w:rFonts w:cstheme="minorBidi"/>
            <w:kern w:val="2"/>
            <w:szCs w:val="22"/>
          </w:rPr>
          <w:t>hdu 1864 最大报销额</w:t>
        </w:r>
      </w:hyperlink>
    </w:p>
    <w:p w:rsidR="004011BC" w:rsidRPr="000665B4" w:rsidRDefault="0023482A" w:rsidP="009350DB">
      <w:pPr>
        <w:pStyle w:val="a4"/>
        <w:shd w:val="clear" w:color="auto" w:fill="FFFFFF"/>
        <w:wordWrap w:val="0"/>
        <w:spacing w:before="0" w:beforeAutospacing="0" w:after="240" w:afterAutospacing="0" w:line="360" w:lineRule="atLeast"/>
        <w:jc w:val="both"/>
        <w:rPr>
          <w:rFonts w:cstheme="minorBidi"/>
          <w:kern w:val="2"/>
          <w:sz w:val="21"/>
          <w:szCs w:val="22"/>
        </w:rPr>
      </w:pPr>
      <w:hyperlink r:id="rId282" w:tgtFrame="_blank" w:history="1">
        <w:r w:rsidR="004011BC" w:rsidRPr="000665B4">
          <w:rPr>
            <w:rFonts w:cstheme="minorBidi"/>
            <w:kern w:val="2"/>
            <w:szCs w:val="22"/>
          </w:rPr>
          <w:t>hdu 2602 Bone Collector</w:t>
        </w:r>
      </w:hyperlink>
      <w:r w:rsidR="0076312E" w:rsidRPr="000665B4">
        <w:rPr>
          <w:rFonts w:cstheme="minorBidi"/>
          <w:kern w:val="2"/>
          <w:sz w:val="21"/>
          <w:szCs w:val="22"/>
        </w:rPr>
        <w:t xml:space="preserve"> </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3" w:tgtFrame="_blank" w:history="1">
        <w:r w:rsidR="004011BC" w:rsidRPr="000665B4">
          <w:rPr>
            <w:rFonts w:cstheme="minorBidi"/>
            <w:kern w:val="2"/>
            <w:szCs w:val="22"/>
          </w:rPr>
          <w:t>hdu 2159 FATE</w:t>
        </w:r>
      </w:hyperlink>
      <w:r w:rsidR="0076312E" w:rsidRPr="000665B4">
        <w:rPr>
          <w:rFonts w:cstheme="minorBidi"/>
          <w:kern w:val="2"/>
          <w:sz w:val="21"/>
          <w:szCs w:val="22"/>
        </w:rPr>
        <w:t xml:space="preserve"> </w:t>
      </w:r>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4" w:tgtFrame="_blank" w:history="1">
        <w:r w:rsidR="004011BC" w:rsidRPr="000665B4">
          <w:rPr>
            <w:rFonts w:cstheme="minorBidi"/>
            <w:kern w:val="2"/>
            <w:szCs w:val="22"/>
          </w:rPr>
          <w:t>woj 1537 A Stone-I</w:t>
        </w:r>
      </w:hyperlink>
      <w:r w:rsidR="004011BC" w:rsidRPr="000665B4">
        <w:rPr>
          <w:rFonts w:cstheme="minorBidi"/>
          <w:kern w:val="2"/>
          <w:sz w:val="21"/>
          <w:szCs w:val="22"/>
        </w:rPr>
        <w:t xml:space="preserve">  </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5" w:tgtFrame="_blank" w:history="1">
        <w:r w:rsidR="004011BC" w:rsidRPr="000665B4">
          <w:rPr>
            <w:rFonts w:cstheme="minorBidi"/>
            <w:kern w:val="2"/>
            <w:szCs w:val="22"/>
          </w:rPr>
          <w:t>woj 1538 B Stone-II</w:t>
        </w:r>
      </w:hyperlink>
      <w:r w:rsidR="004011BC" w:rsidRPr="000665B4">
        <w:rPr>
          <w:rFonts w:cstheme="minorBidi"/>
          <w:kern w:val="2"/>
          <w:sz w:val="21"/>
          <w:szCs w:val="22"/>
        </w:rPr>
        <w:t> </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6" w:tgtFrame="_blank" w:history="1">
        <w:r w:rsidR="004011BC" w:rsidRPr="000665B4">
          <w:rPr>
            <w:rFonts w:cstheme="minorBidi"/>
            <w:kern w:val="2"/>
            <w:szCs w:val="22"/>
          </w:rPr>
          <w:t>poj 1170 Shopping Offers</w:t>
        </w:r>
      </w:hyperlink>
      <w:r w:rsidR="004011BC" w:rsidRPr="000665B4">
        <w:rPr>
          <w:rFonts w:cstheme="minorBidi"/>
          <w:kern w:val="2"/>
          <w:sz w:val="21"/>
          <w:szCs w:val="22"/>
        </w:rPr>
        <w:t> 状压+背包</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7" w:tgtFrame="_blank" w:history="1">
        <w:r w:rsidR="004011BC" w:rsidRPr="000665B4">
          <w:rPr>
            <w:rFonts w:cstheme="minorBidi"/>
            <w:kern w:val="2"/>
            <w:szCs w:val="22"/>
          </w:rPr>
          <w:t>zoj 3769 Diablo III</w:t>
        </w:r>
      </w:hyperlink>
      <w:r w:rsidR="004011BC" w:rsidRPr="000665B4">
        <w:rPr>
          <w:rFonts w:cstheme="minorBidi"/>
          <w:kern w:val="2"/>
          <w:sz w:val="21"/>
          <w:szCs w:val="22"/>
        </w:rPr>
        <w:t> 带限制条件的背包</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8" w:tgtFrame="_blank" w:history="1">
        <w:r w:rsidR="004011BC" w:rsidRPr="000665B4">
          <w:rPr>
            <w:rFonts w:cstheme="minorBidi"/>
            <w:kern w:val="2"/>
            <w:szCs w:val="22"/>
          </w:rPr>
          <w:t>zoj 3638 Fruit Ninja </w:t>
        </w:r>
      </w:hyperlink>
      <w:r w:rsidR="004011BC" w:rsidRPr="000665B4">
        <w:rPr>
          <w:rFonts w:cstheme="minorBidi"/>
          <w:kern w:val="2"/>
          <w:sz w:val="21"/>
          <w:szCs w:val="22"/>
        </w:rPr>
        <w:t>背包的转化成组合数学</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9" w:tgtFrame="_blank" w:history="1">
        <w:r w:rsidR="004011BC" w:rsidRPr="000665B4">
          <w:rPr>
            <w:rFonts w:cstheme="minorBidi"/>
            <w:kern w:val="2"/>
            <w:szCs w:val="22"/>
          </w:rPr>
          <w:t>hdu 3092 Least common multiple</w:t>
        </w:r>
      </w:hyperlink>
      <w:r w:rsidR="004011BC" w:rsidRPr="000665B4">
        <w:rPr>
          <w:rFonts w:cstheme="minorBidi"/>
          <w:kern w:val="2"/>
          <w:sz w:val="21"/>
          <w:szCs w:val="22"/>
        </w:rPr>
        <w:t> 转化成完全背包问题</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0" w:tgtFrame="_blank" w:history="1">
        <w:r w:rsidR="004011BC" w:rsidRPr="000665B4">
          <w:rPr>
            <w:rFonts w:cstheme="minorBidi"/>
            <w:kern w:val="2"/>
            <w:szCs w:val="22"/>
          </w:rPr>
          <w:t>poj 1015 Jury Compromise</w:t>
        </w:r>
      </w:hyperlink>
      <w:r w:rsidR="004011BC" w:rsidRPr="000665B4">
        <w:rPr>
          <w:rFonts w:cstheme="minorBidi"/>
          <w:kern w:val="2"/>
          <w:sz w:val="21"/>
          <w:szCs w:val="22"/>
        </w:rPr>
        <w:t> 扩大区间+输出路径</w:t>
      </w:r>
    </w:p>
    <w:p w:rsidR="004011BC" w:rsidRPr="000665B4"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0665B4">
        <w:rPr>
          <w:rFonts w:cstheme="minorBidi"/>
          <w:kern w:val="2"/>
          <w:sz w:val="21"/>
          <w:szCs w:val="22"/>
        </w:rPr>
        <w:t>3、LIS</w:t>
      </w:r>
    </w:p>
    <w:p w:rsidR="004011BC" w:rsidRPr="000665B4"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最长递增子序列，朴素的是o(n^2)算法，二分下可以写成o(nlgn)：维护一个当前最优的递增序列——找到恰好大于它更新</w:t>
      </w:r>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1" w:tgtFrame="_blank" w:history="1">
        <w:r w:rsidR="004011BC" w:rsidRPr="000665B4">
          <w:rPr>
            <w:rFonts w:cstheme="minorBidi"/>
            <w:kern w:val="2"/>
            <w:szCs w:val="22"/>
          </w:rPr>
          <w:t>uva 10635 Prince and Princess</w:t>
        </w:r>
      </w:hyperlink>
      <w:r w:rsidR="004011BC" w:rsidRPr="000665B4">
        <w:rPr>
          <w:rFonts w:cstheme="minorBidi"/>
          <w:kern w:val="2"/>
          <w:sz w:val="21"/>
          <w:szCs w:val="22"/>
        </w:rPr>
        <w:t> LCS转化成LIS</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2" w:tgtFrame="_blank" w:history="1">
        <w:r w:rsidR="004011BC" w:rsidRPr="000665B4">
          <w:rPr>
            <w:rFonts w:cstheme="minorBidi"/>
            <w:kern w:val="2"/>
            <w:szCs w:val="22"/>
          </w:rPr>
          <w:t>hdu 4352 XHXJ's LIS</w:t>
        </w:r>
      </w:hyperlink>
      <w:r w:rsidR="004011BC" w:rsidRPr="000665B4">
        <w:rPr>
          <w:rFonts w:cstheme="minorBidi"/>
          <w:kern w:val="2"/>
          <w:sz w:val="21"/>
          <w:szCs w:val="22"/>
        </w:rPr>
        <w:t xml:space="preserve">　数位dp+LIS思想</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3" w:tgtFrame="_blank" w:history="1">
        <w:r w:rsidR="004011BC" w:rsidRPr="000665B4">
          <w:rPr>
            <w:rFonts w:cstheme="minorBidi"/>
            <w:kern w:val="2"/>
            <w:szCs w:val="22"/>
          </w:rPr>
          <w:t>srm div2 1000 </w:t>
        </w:r>
      </w:hyperlink>
      <w:r w:rsidR="004011BC" w:rsidRPr="000665B4">
        <w:rPr>
          <w:rFonts w:cstheme="minorBidi"/>
          <w:kern w:val="2"/>
          <w:sz w:val="21"/>
          <w:szCs w:val="22"/>
        </w:rPr>
        <w:t> 状态压缩+LIS</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4" w:tgtFrame="_blank" w:history="1">
        <w:r w:rsidR="004011BC" w:rsidRPr="000665B4">
          <w:rPr>
            <w:rFonts w:cstheme="minorBidi"/>
            <w:kern w:val="2"/>
            <w:szCs w:val="22"/>
          </w:rPr>
          <w:t>poj 1239 Increasing Sequence</w:t>
        </w:r>
      </w:hyperlink>
      <w:r w:rsidR="004011BC" w:rsidRPr="000665B4">
        <w:rPr>
          <w:rFonts w:cstheme="minorBidi"/>
          <w:kern w:val="2"/>
          <w:sz w:val="21"/>
          <w:szCs w:val="22"/>
        </w:rPr>
        <w:t> 两次dp</w:t>
      </w:r>
    </w:p>
    <w:p w:rsidR="004011BC" w:rsidRPr="000665B4"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0665B4">
        <w:rPr>
          <w:rFonts w:cstheme="minorBidi"/>
          <w:kern w:val="2"/>
          <w:sz w:val="21"/>
          <w:szCs w:val="22"/>
        </w:rPr>
        <w:t>4、LCS</w:t>
      </w:r>
    </w:p>
    <w:p w:rsidR="004011BC" w:rsidRPr="000665B4"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最长公共子序列，通常o(n^2)的算法</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5" w:tgtFrame="_blank" w:history="1">
        <w:r w:rsidR="004011BC" w:rsidRPr="000665B4">
          <w:rPr>
            <w:rFonts w:cstheme="minorBidi"/>
            <w:kern w:val="2"/>
            <w:szCs w:val="22"/>
          </w:rPr>
          <w:t>uva 111 History Grading</w:t>
        </w:r>
      </w:hyperlink>
      <w:r w:rsidR="004011BC" w:rsidRPr="000665B4">
        <w:rPr>
          <w:rFonts w:cstheme="minorBidi"/>
          <w:kern w:val="2"/>
          <w:sz w:val="21"/>
          <w:szCs w:val="22"/>
        </w:rPr>
        <w:t> 要先排个序</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6" w:tgtFrame="_blank" w:history="1">
        <w:r w:rsidR="004011BC" w:rsidRPr="000665B4">
          <w:rPr>
            <w:rFonts w:cstheme="minorBidi"/>
            <w:kern w:val="2"/>
            <w:szCs w:val="22"/>
          </w:rPr>
          <w:t>poj 1080 Human Gene Functions</w:t>
        </w:r>
      </w:hyperlink>
    </w:p>
    <w:p w:rsidR="004011BC" w:rsidRPr="000665B4"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84" w:name="_Toc524383185"/>
      <w:r w:rsidRPr="000665B4">
        <w:rPr>
          <w:rFonts w:cstheme="minorBidi"/>
          <w:kern w:val="2"/>
          <w:sz w:val="21"/>
          <w:szCs w:val="22"/>
        </w:rPr>
        <w:t>二、区间dp</w:t>
      </w:r>
      <w:bookmarkEnd w:id="284"/>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推荐博客：</w:t>
      </w:r>
      <w:hyperlink r:id="rId297" w:tgtFrame="_blank" w:history="1">
        <w:r w:rsidRPr="000665B4">
          <w:rPr>
            <w:rFonts w:cstheme="minorBidi"/>
            <w:kern w:val="2"/>
            <w:szCs w:val="22"/>
          </w:rPr>
          <w:t>http://blog.csdn.net/woshi250hua/article/details/7969225</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区间dp,一般是枚举区间，把区间分成左右两部分，然后求出左右区间再合并。</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8" w:tgtFrame="_blank" w:history="1">
        <w:r w:rsidR="004011BC" w:rsidRPr="000665B4">
          <w:rPr>
            <w:rFonts w:cstheme="minorBidi"/>
            <w:kern w:val="2"/>
            <w:szCs w:val="22"/>
          </w:rPr>
          <w:t>hdu 4745 Two Rabbits</w:t>
        </w:r>
      </w:hyperlink>
      <w:r w:rsidR="004011BC" w:rsidRPr="000665B4">
        <w:rPr>
          <w:rFonts w:cstheme="minorBidi"/>
          <w:kern w:val="2"/>
          <w:sz w:val="21"/>
          <w:szCs w:val="22"/>
        </w:rPr>
        <w:t> 转化成求回文串 </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9" w:tgtFrame="_blank" w:history="1">
        <w:r w:rsidR="004011BC" w:rsidRPr="000665B4">
          <w:rPr>
            <w:rFonts w:cstheme="minorBidi"/>
            <w:kern w:val="2"/>
            <w:szCs w:val="22"/>
          </w:rPr>
          <w:t>zoj 3541 The Last Puzzle </w:t>
        </w:r>
      </w:hyperlink>
      <w:r w:rsidR="004011BC" w:rsidRPr="000665B4">
        <w:rPr>
          <w:rFonts w:cstheme="minorBidi"/>
          <w:kern w:val="2"/>
          <w:sz w:val="21"/>
          <w:szCs w:val="22"/>
        </w:rPr>
        <w:t> 贪心+区间dp</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0" w:tgtFrame="_blank" w:history="1">
        <w:r w:rsidR="004011BC" w:rsidRPr="000665B4">
          <w:rPr>
            <w:rFonts w:cstheme="minorBidi"/>
            <w:kern w:val="2"/>
            <w:szCs w:val="22"/>
          </w:rPr>
          <w:t>poj 2955 Brackets</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1" w:tgtFrame="_blank" w:history="1">
        <w:r w:rsidR="004011BC" w:rsidRPr="000665B4">
          <w:rPr>
            <w:rFonts w:cstheme="minorBidi"/>
            <w:kern w:val="2"/>
            <w:szCs w:val="22"/>
          </w:rPr>
          <w:t>hdu 4283 You Are the One</w:t>
        </w:r>
      </w:hyperlink>
      <w:r w:rsidR="004011BC" w:rsidRPr="000665B4">
        <w:rPr>
          <w:rFonts w:cstheme="minorBidi"/>
          <w:kern w:val="2"/>
          <w:sz w:val="21"/>
          <w:szCs w:val="22"/>
        </w:rPr>
        <w:t>  常见写法</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2" w:tgtFrame="_blank" w:history="1">
        <w:r w:rsidR="004011BC" w:rsidRPr="000665B4">
          <w:rPr>
            <w:rFonts w:cstheme="minorBidi"/>
            <w:kern w:val="2"/>
            <w:szCs w:val="22"/>
          </w:rPr>
          <w:t>hdu 2476 String Printer</w:t>
        </w:r>
      </w:hyperlink>
      <w:r w:rsidR="004011BC" w:rsidRPr="000665B4">
        <w:rPr>
          <w:rFonts w:cstheme="minorBidi"/>
          <w:kern w:val="2"/>
          <w:sz w:val="21"/>
          <w:szCs w:val="22"/>
        </w:rPr>
        <w:t> </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3" w:tgtFrame="_blank" w:history="1">
        <w:r w:rsidR="004011BC" w:rsidRPr="000665B4">
          <w:rPr>
            <w:rFonts w:cstheme="minorBidi"/>
            <w:kern w:val="2"/>
            <w:szCs w:val="22"/>
          </w:rPr>
          <w:t>zoj 3537 Cake</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4" w:tgtFrame="_blank" w:history="1">
        <w:r w:rsidR="004011BC" w:rsidRPr="000665B4">
          <w:rPr>
            <w:rFonts w:cstheme="minorBidi"/>
            <w:kern w:val="2"/>
            <w:szCs w:val="22"/>
          </w:rPr>
          <w:t>CF 149D Coloring Brackets</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5" w:tgtFrame="_blank" w:history="1">
        <w:r w:rsidR="004011BC" w:rsidRPr="000665B4">
          <w:rPr>
            <w:rFonts w:cstheme="minorBidi"/>
            <w:kern w:val="2"/>
            <w:szCs w:val="22"/>
          </w:rPr>
          <w:t>zoj 3469 Food Delivery</w:t>
        </w:r>
      </w:hyperlink>
    </w:p>
    <w:p w:rsidR="004011BC" w:rsidRPr="000665B4"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85" w:name="_Toc524383186"/>
      <w:r w:rsidRPr="000665B4">
        <w:rPr>
          <w:rFonts w:cstheme="minorBidi"/>
          <w:kern w:val="2"/>
          <w:sz w:val="21"/>
          <w:szCs w:val="22"/>
        </w:rPr>
        <w:t>三、树形dp</w:t>
      </w:r>
      <w:bookmarkEnd w:id="285"/>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比较好的博客：</w:t>
      </w:r>
      <w:hyperlink r:id="rId306" w:tgtFrame="_blank" w:history="1">
        <w:r w:rsidRPr="000665B4">
          <w:rPr>
            <w:rFonts w:cstheme="minorBidi"/>
            <w:kern w:val="2"/>
            <w:szCs w:val="22"/>
          </w:rPr>
          <w:t>http://blog.csdn.net/woshi250hua/article/details/7644959</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一篇论文：</w:t>
      </w:r>
      <w:hyperlink r:id="rId307" w:tgtFrame="_blank" w:history="1">
        <w:r w:rsidRPr="000665B4">
          <w:rPr>
            <w:rFonts w:cstheme="minorBidi"/>
            <w:kern w:val="2"/>
            <w:szCs w:val="22"/>
          </w:rPr>
          <w:t>http://doc.baidu.com/view/f3b19d0b79563c1ec5da710e.html</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树形dp是建立在树这种数据结构上的dp,一般状态比较好想，通过dfs维护从根到叶子或从叶子到根的状态转移。</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8" w:tgtFrame="_blank" w:history="1">
        <w:r w:rsidR="004011BC" w:rsidRPr="000665B4">
          <w:rPr>
            <w:rFonts w:cstheme="minorBidi"/>
            <w:kern w:val="2"/>
            <w:szCs w:val="22"/>
          </w:rPr>
          <w:t>hdu 4514</w:t>
        </w:r>
      </w:hyperlink>
      <w:r w:rsidR="004011BC" w:rsidRPr="000665B4">
        <w:rPr>
          <w:rFonts w:cstheme="minorBidi"/>
          <w:kern w:val="2"/>
          <w:sz w:val="21"/>
          <w:szCs w:val="22"/>
        </w:rPr>
        <w:t>  求树的直径</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9" w:tgtFrame="_blank" w:history="1">
        <w:r w:rsidR="004011BC" w:rsidRPr="000665B4">
          <w:rPr>
            <w:rFonts w:cstheme="minorBidi"/>
            <w:kern w:val="2"/>
            <w:szCs w:val="22"/>
          </w:rPr>
          <w:t>poj 1655 Balancing Act</w:t>
        </w:r>
      </w:hyperlink>
      <w:r w:rsidR="004011BC" w:rsidRPr="000665B4">
        <w:rPr>
          <w:rFonts w:cstheme="minorBidi"/>
          <w:kern w:val="2"/>
          <w:sz w:val="21"/>
          <w:szCs w:val="22"/>
        </w:rPr>
        <w:t> </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0" w:tgtFrame="_blank" w:history="1">
        <w:r w:rsidR="004011BC" w:rsidRPr="000665B4">
          <w:rPr>
            <w:rFonts w:cstheme="minorBidi"/>
            <w:kern w:val="2"/>
            <w:szCs w:val="22"/>
          </w:rPr>
          <w:t>hdu 4714 Tree2Cycle</w:t>
        </w:r>
      </w:hyperlink>
      <w:r w:rsidR="004011BC" w:rsidRPr="000665B4">
        <w:rPr>
          <w:rFonts w:cstheme="minorBidi"/>
          <w:kern w:val="2"/>
          <w:sz w:val="21"/>
          <w:szCs w:val="22"/>
        </w:rPr>
        <w:t> 思维</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1" w:tgtFrame="_blank" w:history="1">
        <w:r w:rsidR="004011BC" w:rsidRPr="000665B4">
          <w:rPr>
            <w:rFonts w:cstheme="minorBidi"/>
            <w:kern w:val="2"/>
            <w:szCs w:val="22"/>
          </w:rPr>
          <w:t>hdu 4616 Game</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2" w:tgtFrame="_blank" w:history="1">
        <w:r w:rsidR="004011BC" w:rsidRPr="000665B4">
          <w:rPr>
            <w:rFonts w:cstheme="minorBidi"/>
            <w:kern w:val="2"/>
            <w:szCs w:val="22"/>
          </w:rPr>
          <w:t>hdu 4126 Genghis Kehan the Conqueror</w:t>
        </w:r>
      </w:hyperlink>
      <w:r w:rsidR="004011BC" w:rsidRPr="000665B4">
        <w:rPr>
          <w:rFonts w:cstheme="minorBidi"/>
          <w:kern w:val="2"/>
          <w:sz w:val="21"/>
          <w:szCs w:val="22"/>
        </w:rPr>
        <w:t> MST+树形dp 比较经典</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3" w:tgtFrame="_blank" w:history="1">
        <w:r w:rsidR="004011BC" w:rsidRPr="000665B4">
          <w:rPr>
            <w:rFonts w:cstheme="minorBidi"/>
            <w:kern w:val="2"/>
            <w:szCs w:val="22"/>
          </w:rPr>
          <w:t>hdu 4756 Install Air Conditioning</w:t>
        </w:r>
      </w:hyperlink>
      <w:r w:rsidR="004011BC" w:rsidRPr="000665B4">
        <w:rPr>
          <w:rFonts w:cstheme="minorBidi"/>
          <w:kern w:val="2"/>
          <w:sz w:val="21"/>
          <w:szCs w:val="22"/>
        </w:rPr>
        <w:t> MST+树形dp 同上</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4" w:tgtFrame="_blank" w:history="1">
        <w:r w:rsidR="004011BC" w:rsidRPr="000665B4">
          <w:rPr>
            <w:rFonts w:cstheme="minorBidi"/>
            <w:kern w:val="2"/>
            <w:szCs w:val="22"/>
          </w:rPr>
          <w:t>hdu 3660 Alice and Bob's Trip</w:t>
        </w:r>
      </w:hyperlink>
      <w:r w:rsidR="004011BC" w:rsidRPr="000665B4">
        <w:rPr>
          <w:rFonts w:cstheme="minorBidi"/>
          <w:kern w:val="2"/>
          <w:sz w:val="21"/>
          <w:szCs w:val="22"/>
        </w:rPr>
        <w:t> 有点像对抗搜索</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5" w:tgtFrame="_blank" w:history="1">
        <w:r w:rsidR="004011BC" w:rsidRPr="000665B4">
          <w:rPr>
            <w:rFonts w:cstheme="minorBidi"/>
            <w:kern w:val="2"/>
            <w:szCs w:val="22"/>
          </w:rPr>
          <w:t>CF 337D Book of Evil </w:t>
        </w:r>
      </w:hyperlink>
      <w:r w:rsidR="004011BC" w:rsidRPr="000665B4">
        <w:rPr>
          <w:rFonts w:cstheme="minorBidi"/>
          <w:kern w:val="2"/>
          <w:sz w:val="21"/>
          <w:szCs w:val="22"/>
        </w:rPr>
        <w:t> 树直径的思想 思维</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6" w:tgtFrame="_blank" w:history="1">
        <w:r w:rsidR="004011BC" w:rsidRPr="000665B4">
          <w:rPr>
            <w:rFonts w:cstheme="minorBidi"/>
            <w:kern w:val="2"/>
            <w:szCs w:val="22"/>
          </w:rPr>
          <w:t>hdu 2196 Computer</w:t>
        </w:r>
      </w:hyperlink>
      <w:r w:rsidR="004011BC" w:rsidRPr="000665B4">
        <w:rPr>
          <w:rFonts w:cstheme="minorBidi"/>
          <w:kern w:val="2"/>
          <w:sz w:val="21"/>
          <w:szCs w:val="22"/>
        </w:rPr>
        <w:t> 搜两遍</w:t>
      </w:r>
    </w:p>
    <w:p w:rsidR="004011BC" w:rsidRPr="000665B4"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86" w:name="_Toc524383187"/>
      <w:r w:rsidRPr="000665B4">
        <w:rPr>
          <w:rFonts w:cstheme="minorBidi"/>
          <w:kern w:val="2"/>
          <w:sz w:val="21"/>
          <w:szCs w:val="22"/>
        </w:rPr>
        <w:t>四、数位dp</w:t>
      </w:r>
      <w:bookmarkEnd w:id="286"/>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推荐一篇论文：</w:t>
      </w:r>
      <w:hyperlink r:id="rId317" w:tgtFrame="_blank" w:history="1">
        <w:r w:rsidRPr="000665B4">
          <w:rPr>
            <w:rFonts w:cstheme="minorBidi"/>
            <w:kern w:val="2"/>
            <w:szCs w:val="22"/>
          </w:rPr>
          <w:t>http://wenku.baidu.com/view/d2414ffe04a1b0717fd5dda8.html</w:t>
        </w:r>
      </w:hyperlink>
    </w:p>
    <w:p w:rsidR="004011BC" w:rsidRPr="000665B4"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数位dp,主要用来解决统计满足某类特殊关系或有某些特点的区间内的数的个数，它是按位来进行计数统计的，可以保存子状态，速度较快。数位dp做多了后，套路基本上都差不多，关键把要保存的状态给抽象出来，保存下来。</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8" w:tgtFrame="_blank" w:history="1">
        <w:r w:rsidR="004011BC" w:rsidRPr="000665B4">
          <w:rPr>
            <w:rFonts w:cstheme="minorBidi"/>
            <w:kern w:val="2"/>
            <w:szCs w:val="22"/>
          </w:rPr>
          <w:t>CF 401D Roman and Numbers</w:t>
        </w:r>
      </w:hyperlink>
      <w:r w:rsidR="004011BC" w:rsidRPr="000665B4">
        <w:rPr>
          <w:rFonts w:cstheme="minorBidi"/>
          <w:kern w:val="2"/>
          <w:sz w:val="21"/>
          <w:szCs w:val="22"/>
        </w:rPr>
        <w:t> 状压+数位dp</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9" w:tgtFrame="_blank" w:history="1">
        <w:r w:rsidR="004011BC" w:rsidRPr="000665B4">
          <w:rPr>
            <w:rFonts w:cstheme="minorBidi"/>
            <w:kern w:val="2"/>
            <w:szCs w:val="22"/>
          </w:rPr>
          <w:t>hdu 4398 X mod f(x)</w:t>
        </w:r>
      </w:hyperlink>
      <w:r w:rsidR="004011BC" w:rsidRPr="000665B4">
        <w:rPr>
          <w:rFonts w:cstheme="minorBidi"/>
          <w:kern w:val="2"/>
          <w:sz w:val="21"/>
          <w:szCs w:val="22"/>
        </w:rPr>
        <w:t> 把模数加进状态里面</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0" w:tgtFrame="_blank" w:history="1">
        <w:r w:rsidR="004011BC" w:rsidRPr="000665B4">
          <w:rPr>
            <w:rFonts w:cstheme="minorBidi"/>
            <w:kern w:val="2"/>
            <w:szCs w:val="22"/>
          </w:rPr>
          <w:t>hdu 4734 F(x) </w:t>
        </w:r>
      </w:hyperlink>
      <w:r w:rsidR="004011BC" w:rsidRPr="000665B4">
        <w:rPr>
          <w:rFonts w:cstheme="minorBidi"/>
          <w:kern w:val="2"/>
          <w:sz w:val="21"/>
          <w:szCs w:val="22"/>
        </w:rPr>
        <w:t> 简单数位dp</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1" w:tgtFrame="_blank" w:history="1">
        <w:r w:rsidR="004011BC" w:rsidRPr="000665B4">
          <w:rPr>
            <w:rFonts w:cstheme="minorBidi"/>
            <w:kern w:val="2"/>
            <w:szCs w:val="22"/>
          </w:rPr>
          <w:t>hdu 3693 Math teacher's homework</w:t>
        </w:r>
      </w:hyperlink>
      <w:r w:rsidR="004011BC" w:rsidRPr="000665B4">
        <w:rPr>
          <w:rFonts w:cstheme="minorBidi"/>
          <w:kern w:val="2"/>
          <w:sz w:val="21"/>
          <w:szCs w:val="22"/>
        </w:rPr>
        <w:t> 思维变换的数位dp</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2" w:tgtFrame="_blank" w:history="1">
        <w:r w:rsidR="004011BC" w:rsidRPr="000665B4">
          <w:rPr>
            <w:rFonts w:cstheme="minorBidi"/>
            <w:kern w:val="2"/>
            <w:szCs w:val="22"/>
          </w:rPr>
          <w:t>hdu 4352 XHXJ's LIS</w:t>
        </w:r>
      </w:hyperlink>
      <w:r w:rsidR="004011BC" w:rsidRPr="000665B4">
        <w:rPr>
          <w:rFonts w:cstheme="minorBidi"/>
          <w:kern w:val="2"/>
          <w:sz w:val="21"/>
          <w:szCs w:val="22"/>
        </w:rPr>
        <w:t xml:space="preserve">　数位dp+LIS思想</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3" w:tgtFrame="_blank" w:history="1">
        <w:r w:rsidR="004011BC" w:rsidRPr="000665B4">
          <w:rPr>
            <w:rFonts w:cstheme="minorBidi"/>
            <w:kern w:val="2"/>
            <w:szCs w:val="22"/>
          </w:rPr>
          <w:t>CF 55D Beautiful Numbers</w:t>
        </w:r>
      </w:hyperlink>
      <w:r w:rsidR="004011BC" w:rsidRPr="000665B4">
        <w:rPr>
          <w:rFonts w:cstheme="minorBidi"/>
          <w:kern w:val="2"/>
          <w:sz w:val="21"/>
          <w:szCs w:val="22"/>
        </w:rPr>
        <w:t>  比较巧妙的数位dp</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4" w:tgtFrame="_blank" w:history="1">
        <w:r w:rsidR="004011BC" w:rsidRPr="000665B4">
          <w:rPr>
            <w:rFonts w:cstheme="minorBidi"/>
            <w:kern w:val="2"/>
            <w:szCs w:val="22"/>
          </w:rPr>
          <w:t>hdu 3565 Bi-peak Numbers</w:t>
        </w:r>
      </w:hyperlink>
      <w:r w:rsidR="004011BC" w:rsidRPr="000665B4">
        <w:rPr>
          <w:rFonts w:cstheme="minorBidi"/>
          <w:kern w:val="2"/>
          <w:sz w:val="21"/>
          <w:szCs w:val="22"/>
        </w:rPr>
        <w:t> 比较难想</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5" w:tgtFrame="_blank" w:history="1">
        <w:r w:rsidR="004011BC" w:rsidRPr="000665B4">
          <w:rPr>
            <w:rFonts w:cstheme="minorBidi"/>
            <w:kern w:val="2"/>
            <w:szCs w:val="22"/>
          </w:rPr>
          <w:t>CF 258B Little Elephant and Elections</w:t>
        </w:r>
      </w:hyperlink>
      <w:r w:rsidR="004011BC" w:rsidRPr="000665B4">
        <w:rPr>
          <w:rFonts w:cstheme="minorBidi"/>
          <w:kern w:val="2"/>
          <w:sz w:val="21"/>
          <w:szCs w:val="22"/>
        </w:rPr>
        <w:t> 数位dp+组合数学+逆元</w:t>
      </w:r>
    </w:p>
    <w:p w:rsidR="004011BC" w:rsidRPr="000665B4"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87" w:name="_Toc524383188"/>
      <w:r w:rsidRPr="000665B4">
        <w:rPr>
          <w:rFonts w:cstheme="minorBidi"/>
          <w:kern w:val="2"/>
          <w:sz w:val="21"/>
          <w:szCs w:val="22"/>
        </w:rPr>
        <w:t>五、概率(期望) dp</w:t>
      </w:r>
      <w:bookmarkEnd w:id="287"/>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推荐博客：</w:t>
      </w:r>
      <w:hyperlink r:id="rId326" w:tgtFrame="_blank" w:history="1">
        <w:r w:rsidRPr="000665B4">
          <w:rPr>
            <w:rFonts w:cstheme="minorBidi"/>
            <w:kern w:val="2"/>
            <w:szCs w:val="22"/>
          </w:rPr>
          <w:t>http://www.cnblogs.com/kuangbin/archive/2012/10/02/2710606.html</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推荐博客：</w:t>
      </w:r>
      <w:hyperlink r:id="rId327" w:tgtFrame="_blank" w:history="1">
        <w:r w:rsidRPr="000665B4">
          <w:rPr>
            <w:rFonts w:cstheme="minorBidi"/>
            <w:kern w:val="2"/>
            <w:szCs w:val="22"/>
          </w:rPr>
          <w:t>http://blog.csdn.net/woshi250hua/article/details/7912049</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推荐论文：</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8" w:tgtFrame="_blank" w:history="1">
        <w:r w:rsidR="004011BC" w:rsidRPr="000665B4">
          <w:rPr>
            <w:rFonts w:cstheme="minorBidi"/>
            <w:kern w:val="2"/>
            <w:szCs w:val="22"/>
          </w:rPr>
          <w:t>《走进概率的世界》</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9" w:tgtFrame="_blank" w:history="1">
        <w:r w:rsidR="004011BC" w:rsidRPr="000665B4">
          <w:rPr>
            <w:rFonts w:cstheme="minorBidi"/>
            <w:kern w:val="2"/>
            <w:szCs w:val="22"/>
          </w:rPr>
          <w:t>《浅析竞赛中一类数学期望问题的解决方法》</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0" w:tgtFrame="_blank" w:history="1">
        <w:r w:rsidR="004011BC" w:rsidRPr="000665B4">
          <w:rPr>
            <w:rFonts w:cstheme="minorBidi"/>
            <w:kern w:val="2"/>
            <w:szCs w:val="22"/>
          </w:rPr>
          <w:t>《有关概率和期望问题的研究》</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一般来说概率正着推，期望逆着推。有环的一般要用到高斯消元解方程。</w:t>
      </w:r>
      <w:r w:rsidRPr="000665B4">
        <w:rPr>
          <w:rFonts w:cstheme="minorBidi"/>
          <w:kern w:val="2"/>
          <w:szCs w:val="22"/>
        </w:rPr>
        <w:t>期望可以分解成多个子期望的加权和，权为子期望发生的概率，即 E(aA+bB+...) = aE(A) + bE(B) +...</w:t>
      </w:r>
      <w:r w:rsidRPr="000665B4">
        <w:rPr>
          <w:rFonts w:cstheme="minorBidi"/>
          <w:kern w:val="2"/>
          <w:sz w:val="21"/>
          <w:szCs w:val="22"/>
        </w:rPr>
        <w:t> </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1" w:tgtFrame="_blank" w:history="1">
        <w:r w:rsidR="004011BC" w:rsidRPr="000665B4">
          <w:rPr>
            <w:rFonts w:cstheme="minorBidi"/>
            <w:kern w:val="2"/>
            <w:szCs w:val="22"/>
          </w:rPr>
          <w:t>ural 1776 Anniversiry Firework</w:t>
        </w:r>
      </w:hyperlink>
      <w:r w:rsidR="004011BC" w:rsidRPr="000665B4">
        <w:rPr>
          <w:rFonts w:cstheme="minorBidi"/>
          <w:kern w:val="2"/>
          <w:sz w:val="21"/>
          <w:szCs w:val="22"/>
        </w:rPr>
        <w:t> 比较基础</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2" w:tgtFrame="_blank" w:history="1">
        <w:r w:rsidR="004011BC" w:rsidRPr="000665B4">
          <w:rPr>
            <w:rFonts w:cstheme="minorBidi"/>
            <w:kern w:val="2"/>
            <w:szCs w:val="22"/>
          </w:rPr>
          <w:t>hdu 4418 Time travel </w:t>
        </w:r>
      </w:hyperlink>
      <w:r w:rsidR="004011BC" w:rsidRPr="000665B4">
        <w:rPr>
          <w:rFonts w:cstheme="minorBidi"/>
          <w:kern w:val="2"/>
          <w:sz w:val="21"/>
          <w:szCs w:val="22"/>
        </w:rPr>
        <w:t> 比较经典BFS+概率dp+高斯消元</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3" w:tgtFrame="_blank" w:history="1">
        <w:r w:rsidR="004011BC" w:rsidRPr="000665B4">
          <w:rPr>
            <w:rFonts w:cstheme="minorBidi"/>
            <w:kern w:val="2"/>
            <w:szCs w:val="22"/>
          </w:rPr>
          <w:t>hdu 4586 Play the Dice</w:t>
        </w:r>
      </w:hyperlink>
      <w:r w:rsidR="004011BC" w:rsidRPr="000665B4">
        <w:rPr>
          <w:rFonts w:cstheme="minorBidi"/>
          <w:kern w:val="2"/>
          <w:sz w:val="21"/>
          <w:szCs w:val="22"/>
        </w:rPr>
        <w:t> 推公式比较水</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4" w:tgtFrame="_blank" w:history="1">
        <w:r w:rsidR="004011BC" w:rsidRPr="000665B4">
          <w:rPr>
            <w:rFonts w:cstheme="minorBidi"/>
            <w:kern w:val="2"/>
            <w:szCs w:val="22"/>
          </w:rPr>
          <w:t>hdu 4487 Maximum Random Walk</w:t>
        </w:r>
      </w:hyperlink>
      <w:r w:rsidR="004011BC" w:rsidRPr="000665B4">
        <w:rPr>
          <w:rFonts w:cstheme="minorBidi"/>
          <w:kern w:val="2"/>
          <w:sz w:val="21"/>
          <w:szCs w:val="22"/>
        </w:rPr>
        <w:t> </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5" w:tgtFrame="_blank" w:history="1">
        <w:r w:rsidR="004011BC" w:rsidRPr="000665B4">
          <w:rPr>
            <w:rFonts w:cstheme="minorBidi"/>
            <w:kern w:val="2"/>
            <w:szCs w:val="22"/>
          </w:rPr>
          <w:t>jobdu 1546 迷宫问题</w:t>
        </w:r>
      </w:hyperlink>
      <w:r w:rsidR="004011BC" w:rsidRPr="000665B4">
        <w:rPr>
          <w:rFonts w:cstheme="minorBidi"/>
          <w:kern w:val="2"/>
          <w:sz w:val="21"/>
          <w:szCs w:val="22"/>
        </w:rPr>
        <w:t> 高斯消元+概率dp+BFS预处理</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6" w:tgtFrame="_blank" w:history="1">
        <w:r w:rsidR="004011BC" w:rsidRPr="000665B4">
          <w:rPr>
            <w:rFonts w:cstheme="minorBidi"/>
            <w:kern w:val="2"/>
            <w:szCs w:val="22"/>
          </w:rPr>
          <w:t>hdu 3853 LOOPS</w:t>
        </w:r>
      </w:hyperlink>
      <w:r w:rsidR="004011BC" w:rsidRPr="000665B4">
        <w:rPr>
          <w:rFonts w:cstheme="minorBidi"/>
          <w:kern w:val="2"/>
          <w:sz w:val="21"/>
          <w:szCs w:val="22"/>
        </w:rPr>
        <w:t> 简单概率dp</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7" w:tgtFrame="_blank" w:history="1">
        <w:r w:rsidR="004011BC" w:rsidRPr="000665B4">
          <w:rPr>
            <w:rFonts w:cstheme="minorBidi"/>
            <w:kern w:val="2"/>
            <w:szCs w:val="22"/>
          </w:rPr>
          <w:t>hdu 4405 Aeroplane chess</w:t>
        </w:r>
      </w:hyperlink>
      <w:r w:rsidR="004011BC" w:rsidRPr="000665B4">
        <w:rPr>
          <w:rFonts w:cstheme="minorBidi"/>
          <w:kern w:val="2"/>
          <w:sz w:val="21"/>
          <w:szCs w:val="22"/>
        </w:rPr>
        <w:t> 简单概率dp,比较直接</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8" w:tgtFrame="_blank" w:history="1">
        <w:r w:rsidR="004011BC" w:rsidRPr="000665B4">
          <w:rPr>
            <w:rFonts w:cstheme="minorBidi"/>
            <w:kern w:val="2"/>
            <w:szCs w:val="22"/>
          </w:rPr>
          <w:t>hdu 4089 Activation</w:t>
        </w:r>
      </w:hyperlink>
      <w:r w:rsidR="004011BC" w:rsidRPr="000665B4">
        <w:rPr>
          <w:rFonts w:cstheme="minorBidi"/>
          <w:kern w:val="2"/>
          <w:sz w:val="21"/>
          <w:szCs w:val="22"/>
        </w:rPr>
        <w:t> 比较经典</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9" w:tgtFrame="_blank" w:history="1">
        <w:r w:rsidR="004011BC" w:rsidRPr="000665B4">
          <w:rPr>
            <w:rFonts w:cstheme="minorBidi"/>
            <w:kern w:val="2"/>
            <w:szCs w:val="22"/>
          </w:rPr>
          <w:t>poj 2096 Collecting Bugs</w:t>
        </w:r>
      </w:hyperlink>
      <w:r w:rsidR="004011BC" w:rsidRPr="000665B4">
        <w:rPr>
          <w:rFonts w:cstheme="minorBidi"/>
          <w:kern w:val="2"/>
          <w:sz w:val="21"/>
          <w:szCs w:val="22"/>
        </w:rPr>
        <w:t> 题目比较难读懂</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0" w:tgtFrame="_blank" w:history="1">
        <w:r w:rsidR="004011BC" w:rsidRPr="000665B4">
          <w:rPr>
            <w:rFonts w:cstheme="minorBidi"/>
            <w:kern w:val="2"/>
            <w:szCs w:val="22"/>
          </w:rPr>
          <w:t>zoj 3640 Help me Escape</w:t>
        </w:r>
      </w:hyperlink>
      <w:r w:rsidR="004011BC" w:rsidRPr="000665B4">
        <w:rPr>
          <w:rFonts w:cstheme="minorBidi"/>
          <w:kern w:val="2"/>
          <w:sz w:val="21"/>
          <w:szCs w:val="22"/>
        </w:rPr>
        <w:t> 从后往前，比较简单</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1" w:tgtFrame="_blank" w:history="1">
        <w:r w:rsidR="004011BC" w:rsidRPr="000665B4">
          <w:rPr>
            <w:rFonts w:cstheme="minorBidi"/>
            <w:kern w:val="2"/>
            <w:szCs w:val="22"/>
          </w:rPr>
          <w:t>hdu 4034 Maze</w:t>
        </w:r>
      </w:hyperlink>
      <w:r w:rsidR="004011BC" w:rsidRPr="000665B4">
        <w:rPr>
          <w:rFonts w:cstheme="minorBidi"/>
          <w:kern w:val="2"/>
          <w:sz w:val="21"/>
          <w:szCs w:val="22"/>
        </w:rPr>
        <w:t> 经典好题，借助树的概率dp</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2" w:tgtFrame="_blank" w:history="1">
        <w:r w:rsidR="004011BC" w:rsidRPr="000665B4">
          <w:rPr>
            <w:rFonts w:cstheme="minorBidi"/>
            <w:kern w:val="2"/>
            <w:szCs w:val="22"/>
          </w:rPr>
          <w:t>hdu 4336 Card Collector</w:t>
        </w:r>
      </w:hyperlink>
      <w:r w:rsidR="004011BC" w:rsidRPr="000665B4">
        <w:rPr>
          <w:rFonts w:cstheme="minorBidi"/>
          <w:kern w:val="2"/>
          <w:sz w:val="21"/>
          <w:szCs w:val="22"/>
        </w:rPr>
        <w:t> 状态压缩+概率dp</w:t>
      </w:r>
    </w:p>
    <w:p w:rsidR="004011BC" w:rsidRPr="000665B4"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88" w:name="_Toc524383189"/>
      <w:r w:rsidRPr="000665B4">
        <w:rPr>
          <w:rFonts w:cstheme="minorBidi"/>
          <w:kern w:val="2"/>
          <w:sz w:val="21"/>
          <w:szCs w:val="22"/>
        </w:rPr>
        <w:t>六、状态压缩dp</w:t>
      </w:r>
      <w:bookmarkEnd w:id="288"/>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这类问题有TSP、插头dp等。</w:t>
      </w:r>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推荐论文：</w:t>
      </w:r>
      <w:hyperlink r:id="rId343" w:tgtFrame="_blank" w:history="1">
        <w:r w:rsidRPr="000665B4">
          <w:rPr>
            <w:rFonts w:cstheme="minorBidi"/>
            <w:kern w:val="2"/>
            <w:szCs w:val="22"/>
          </w:rPr>
          <w:t>http://wenku.baidu.com/view/ce445e4f767f5acfa1c7cd51.html</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推荐博客：</w:t>
      </w:r>
      <w:hyperlink r:id="rId344" w:tgtFrame="_blank" w:history="1">
        <w:r w:rsidRPr="000665B4">
          <w:rPr>
            <w:rFonts w:cstheme="minorBidi"/>
            <w:kern w:val="2"/>
            <w:szCs w:val="22"/>
          </w:rPr>
          <w:t>http://blog.csdn.net/sf____/article/details/15026397</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推荐博客：</w:t>
      </w:r>
      <w:hyperlink r:id="rId345" w:tgtFrame="_blank" w:history="1">
        <w:r w:rsidRPr="000665B4">
          <w:rPr>
            <w:rFonts w:cstheme="minorBidi"/>
            <w:kern w:val="2"/>
            <w:szCs w:val="22"/>
          </w:rPr>
          <w:t>http://www.notonlysuccess.com/index.php/plug_dp/</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6" w:tgtFrame="_blank" w:history="1">
        <w:r w:rsidR="004011BC" w:rsidRPr="000665B4">
          <w:rPr>
            <w:rFonts w:cstheme="minorBidi"/>
            <w:kern w:val="2"/>
            <w:szCs w:val="22"/>
          </w:rPr>
          <w:t>hdu 4568 Hunter</w:t>
        </w:r>
      </w:hyperlink>
      <w:r w:rsidR="004011BC" w:rsidRPr="000665B4">
        <w:rPr>
          <w:rFonts w:cstheme="minorBidi"/>
          <w:kern w:val="2"/>
          <w:sz w:val="21"/>
          <w:szCs w:val="22"/>
        </w:rPr>
        <w:t> 最短路+TSP</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7" w:tgtFrame="_blank" w:history="1">
        <w:r w:rsidR="004011BC" w:rsidRPr="000665B4">
          <w:rPr>
            <w:rFonts w:cstheme="minorBidi"/>
            <w:kern w:val="2"/>
            <w:szCs w:val="22"/>
          </w:rPr>
          <w:t>hdu 4539 </w:t>
        </w:r>
      </w:hyperlink>
      <w:r w:rsidR="004011BC" w:rsidRPr="000665B4">
        <w:rPr>
          <w:rFonts w:cstheme="minorBidi"/>
          <w:kern w:val="2"/>
          <w:sz w:val="21"/>
          <w:szCs w:val="22"/>
        </w:rPr>
        <w:t> 插头dp</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8" w:tgtFrame="_blank" w:history="1">
        <w:r w:rsidR="004011BC" w:rsidRPr="000665B4">
          <w:rPr>
            <w:rFonts w:cstheme="minorBidi"/>
            <w:kern w:val="2"/>
            <w:szCs w:val="22"/>
          </w:rPr>
          <w:t>hdu 4529 状压dp</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9" w:tgtFrame="_blank" w:history="1">
        <w:r w:rsidR="004011BC" w:rsidRPr="000665B4">
          <w:rPr>
            <w:rFonts w:cstheme="minorBidi"/>
            <w:kern w:val="2"/>
            <w:szCs w:val="22"/>
          </w:rPr>
          <w:t>poj 1185 炮兵阵地</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0" w:tgtFrame="_blank" w:history="1">
        <w:r w:rsidR="004011BC" w:rsidRPr="000665B4">
          <w:rPr>
            <w:rFonts w:cstheme="minorBidi"/>
            <w:kern w:val="2"/>
            <w:szCs w:val="22"/>
          </w:rPr>
          <w:t>hdu 3811 Permutation</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1" w:tgtFrame="_blank" w:history="1">
        <w:r w:rsidR="004011BC" w:rsidRPr="000665B4">
          <w:rPr>
            <w:rFonts w:cstheme="minorBidi"/>
            <w:kern w:val="2"/>
            <w:szCs w:val="22"/>
          </w:rPr>
          <w:t>poj 2411 Mandriann's Dream</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2" w:tgtFrame="_blank" w:history="1">
        <w:r w:rsidR="004011BC" w:rsidRPr="000665B4">
          <w:rPr>
            <w:rFonts w:cstheme="minorBidi"/>
            <w:kern w:val="2"/>
            <w:szCs w:val="22"/>
          </w:rPr>
          <w:t>poj 1038</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3" w:tgtFrame="_blank" w:history="1">
        <w:r w:rsidR="004011BC" w:rsidRPr="000665B4">
          <w:rPr>
            <w:rFonts w:cstheme="minorBidi"/>
            <w:kern w:val="2"/>
            <w:szCs w:val="22"/>
          </w:rPr>
          <w:t>poj 2441</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4" w:tgtFrame="_blank" w:history="1">
        <w:r w:rsidR="004011BC" w:rsidRPr="000665B4">
          <w:rPr>
            <w:rFonts w:cstheme="minorBidi"/>
            <w:kern w:val="2"/>
            <w:szCs w:val="22"/>
          </w:rPr>
          <w:t>hdu 2167</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5" w:tgtFrame="_blank" w:history="1">
        <w:r w:rsidR="004011BC" w:rsidRPr="000665B4">
          <w:rPr>
            <w:rFonts w:cstheme="minorBidi"/>
            <w:kern w:val="2"/>
            <w:szCs w:val="22"/>
          </w:rPr>
          <w:t>hdu 4026</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6" w:tgtFrame="_blank" w:history="1">
        <w:r w:rsidR="004011BC" w:rsidRPr="000665B4">
          <w:rPr>
            <w:rFonts w:cstheme="minorBidi"/>
            <w:kern w:val="2"/>
            <w:szCs w:val="22"/>
          </w:rPr>
          <w:t>hdu 4281</w:t>
        </w:r>
      </w:hyperlink>
    </w:p>
    <w:p w:rsidR="004011BC" w:rsidRPr="000665B4"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89" w:name="_Toc524383190"/>
      <w:r w:rsidRPr="000665B4">
        <w:rPr>
          <w:rFonts w:cstheme="minorBidi"/>
          <w:kern w:val="2"/>
          <w:sz w:val="21"/>
          <w:szCs w:val="22"/>
        </w:rPr>
        <w:t>七、数据结构优化的dp</w:t>
      </w:r>
      <w:bookmarkEnd w:id="289"/>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lastRenderedPageBreak/>
        <w:t>有时尽管状态找好了，转移方程的想好了，但时间复杂度比较大，需要用数据结构进行优化。常见的优化有二进制优化、单调队列优化、斜率优化、四边形不等式优化等。</w:t>
      </w:r>
    </w:p>
    <w:p w:rsidR="004011BC" w:rsidRPr="000665B4"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0665B4">
        <w:rPr>
          <w:rFonts w:cstheme="minorBidi"/>
          <w:kern w:val="2"/>
          <w:sz w:val="21"/>
          <w:szCs w:val="22"/>
        </w:rPr>
        <w:t>1、二进制优化</w:t>
      </w:r>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主要是优化背包问题，背包九讲里面有介绍，比较简单，这里只附上几道题目。</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7" w:tgtFrame="_blank" w:history="1">
        <w:r w:rsidR="004011BC" w:rsidRPr="000665B4">
          <w:rPr>
            <w:rFonts w:cstheme="minorBidi"/>
            <w:kern w:val="2"/>
            <w:szCs w:val="22"/>
          </w:rPr>
          <w:t>hdu 1059 Diving</w:t>
        </w:r>
      </w:hyperlink>
      <w:r w:rsidR="004011BC" w:rsidRPr="000665B4">
        <w:rPr>
          <w:rFonts w:cstheme="minorBidi"/>
          <w:kern w:val="2"/>
          <w:sz w:val="21"/>
          <w:szCs w:val="22"/>
        </w:rPr>
        <w:t> </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8" w:tgtFrame="_blank" w:history="1">
        <w:r w:rsidR="004011BC" w:rsidRPr="000665B4">
          <w:rPr>
            <w:rFonts w:cstheme="minorBidi"/>
            <w:kern w:val="2"/>
            <w:szCs w:val="22"/>
          </w:rPr>
          <w:t>hdu 1171 Big Event in Hdu</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9" w:tgtFrame="_blank" w:history="1">
        <w:r w:rsidR="004011BC" w:rsidRPr="000665B4">
          <w:rPr>
            <w:rFonts w:cstheme="minorBidi"/>
            <w:kern w:val="2"/>
            <w:szCs w:val="22"/>
          </w:rPr>
          <w:t>poj 1048 Follow My Magic</w:t>
        </w:r>
      </w:hyperlink>
    </w:p>
    <w:p w:rsidR="004011BC" w:rsidRPr="000665B4"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0665B4">
        <w:rPr>
          <w:rFonts w:cstheme="minorBidi"/>
          <w:kern w:val="2"/>
          <w:sz w:val="21"/>
          <w:szCs w:val="22"/>
        </w:rPr>
        <w:t>2、单调队列优化</w:t>
      </w:r>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推荐论文：</w:t>
      </w:r>
      <w:hyperlink r:id="rId360" w:tgtFrame="_blank" w:history="1">
        <w:r w:rsidRPr="000665B4">
          <w:rPr>
            <w:rFonts w:cstheme="minorBidi"/>
            <w:kern w:val="2"/>
            <w:szCs w:val="22"/>
          </w:rPr>
          <w:t>http://wenku.baidu.com/view/4d23b4d128ea81c758f578ae.html</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推荐博客：</w:t>
      </w:r>
      <w:hyperlink r:id="rId361" w:tgtFrame="_blank" w:history="1">
        <w:r w:rsidRPr="000665B4">
          <w:rPr>
            <w:rFonts w:cstheme="minorBidi"/>
            <w:kern w:val="2"/>
            <w:szCs w:val="22"/>
          </w:rPr>
          <w:t>http://www.cnblogs.com/neverforget/archive/2011/10/13/ll.html</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62" w:tgtFrame="_blank" w:history="1">
        <w:r w:rsidR="004011BC" w:rsidRPr="000665B4">
          <w:rPr>
            <w:rFonts w:cstheme="minorBidi"/>
            <w:kern w:val="2"/>
            <w:szCs w:val="22"/>
          </w:rPr>
          <w:t>hdu 3401 Trade </w:t>
        </w:r>
      </w:hyperlink>
      <w:r w:rsidR="004011BC" w:rsidRPr="000665B4">
        <w:rPr>
          <w:rFonts w:cstheme="minorBidi"/>
          <w:kern w:val="2"/>
          <w:sz w:val="21"/>
          <w:szCs w:val="22"/>
        </w:rPr>
        <w:t> </w:t>
      </w:r>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63" w:tgtFrame="_blank" w:history="1">
        <w:r w:rsidR="004011BC" w:rsidRPr="000665B4">
          <w:rPr>
            <w:rFonts w:cstheme="minorBidi"/>
            <w:kern w:val="2"/>
            <w:szCs w:val="22"/>
          </w:rPr>
          <w:t>poj 3245 Sequece Partitioning</w:t>
        </w:r>
      </w:hyperlink>
      <w:r w:rsidR="004011BC" w:rsidRPr="000665B4">
        <w:rPr>
          <w:rFonts w:cstheme="minorBidi"/>
          <w:kern w:val="2"/>
          <w:sz w:val="21"/>
          <w:szCs w:val="22"/>
        </w:rPr>
        <w:t> 二分+单调队列优化</w:t>
      </w:r>
    </w:p>
    <w:p w:rsidR="004011BC" w:rsidRPr="000665B4"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0665B4">
        <w:rPr>
          <w:rFonts w:cstheme="minorBidi"/>
          <w:kern w:val="2"/>
          <w:sz w:val="21"/>
          <w:szCs w:val="22"/>
        </w:rPr>
        <w:t>3、斜率优化</w:t>
      </w:r>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推荐论文：</w:t>
      </w:r>
      <w:hyperlink r:id="rId364" w:tgtFrame="_blank" w:history="1">
        <w:r w:rsidRPr="000665B4">
          <w:rPr>
            <w:rFonts w:cstheme="minorBidi"/>
            <w:kern w:val="2"/>
            <w:szCs w:val="22"/>
          </w:rPr>
          <w:t>用单调性优化动态规划</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推荐博客：</w:t>
      </w:r>
      <w:hyperlink r:id="rId365" w:tgtFrame="_blank" w:history="1">
        <w:r w:rsidRPr="000665B4">
          <w:rPr>
            <w:rFonts w:cstheme="minorBidi"/>
            <w:kern w:val="2"/>
            <w:szCs w:val="22"/>
          </w:rPr>
          <w:t>http://www.cnblogs.com/ronaflx/archive/2011/02/05/1949278.html</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66" w:tgtFrame="_blank" w:history="1">
        <w:r w:rsidR="004011BC" w:rsidRPr="000665B4">
          <w:rPr>
            <w:rFonts w:cstheme="minorBidi"/>
            <w:kern w:val="2"/>
            <w:szCs w:val="22"/>
          </w:rPr>
          <w:t>hdu 3507 Print Article</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67" w:tgtFrame="_blank" w:history="1">
        <w:r w:rsidR="004011BC" w:rsidRPr="000665B4">
          <w:rPr>
            <w:rFonts w:cstheme="minorBidi"/>
            <w:kern w:val="2"/>
            <w:szCs w:val="22"/>
          </w:rPr>
          <w:t>poj 1260 Pearls</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68" w:tgtFrame="_blank" w:history="1">
        <w:r w:rsidR="004011BC" w:rsidRPr="000665B4">
          <w:rPr>
            <w:rFonts w:cstheme="minorBidi"/>
            <w:kern w:val="2"/>
            <w:szCs w:val="22"/>
          </w:rPr>
          <w:t>hdu 2829 Lawrence</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69" w:tgtFrame="_blank" w:history="1">
        <w:r w:rsidR="004011BC" w:rsidRPr="000665B4">
          <w:rPr>
            <w:rFonts w:cstheme="minorBidi"/>
            <w:kern w:val="2"/>
            <w:szCs w:val="22"/>
          </w:rPr>
          <w:t>hdu 2993 Max Average Problem</w:t>
        </w:r>
      </w:hyperlink>
    </w:p>
    <w:p w:rsidR="004011BC" w:rsidRPr="000665B4"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0665B4">
        <w:rPr>
          <w:rFonts w:cstheme="minorBidi"/>
          <w:kern w:val="2"/>
          <w:sz w:val="21"/>
          <w:szCs w:val="22"/>
        </w:rPr>
        <w:t>4、四边形不等式优化</w:t>
      </w:r>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t>推荐博客：</w:t>
      </w:r>
      <w:hyperlink r:id="rId370" w:tgtFrame="_blank" w:history="1">
        <w:r w:rsidRPr="000665B4">
          <w:rPr>
            <w:rFonts w:cstheme="minorBidi"/>
            <w:kern w:val="2"/>
            <w:szCs w:val="22"/>
          </w:rPr>
          <w:t>http://www.cnblogs.com/ronaflx/archive/2011/03/30/1999764.html</w:t>
        </w:r>
      </w:hyperlink>
    </w:p>
    <w:p w:rsidR="004011BC" w:rsidRPr="000665B4"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0665B4">
        <w:rPr>
          <w:rFonts w:cstheme="minorBidi"/>
          <w:kern w:val="2"/>
          <w:sz w:val="21"/>
          <w:szCs w:val="22"/>
        </w:rPr>
        <w:lastRenderedPageBreak/>
        <w:t>推荐博客：</w:t>
      </w:r>
      <w:hyperlink r:id="rId371" w:tgtFrame="_blank" w:history="1">
        <w:r w:rsidRPr="000665B4">
          <w:rPr>
            <w:rFonts w:cstheme="minorBidi"/>
            <w:kern w:val="2"/>
            <w:szCs w:val="22"/>
          </w:rPr>
          <w:t>http://www.cnblogs.com/zxndgv/archive/2011/08/02/2125242.html</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72" w:tgtFrame="_blank" w:history="1">
        <w:r w:rsidR="004011BC" w:rsidRPr="000665B4">
          <w:rPr>
            <w:rFonts w:cstheme="minorBidi"/>
            <w:kern w:val="2"/>
            <w:szCs w:val="22"/>
          </w:rPr>
          <w:t>hdu 2952 Counting Sheep</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73" w:tgtFrame="_blank" w:history="1">
        <w:r w:rsidR="004011BC" w:rsidRPr="000665B4">
          <w:rPr>
            <w:rFonts w:cstheme="minorBidi"/>
            <w:kern w:val="2"/>
            <w:szCs w:val="22"/>
          </w:rPr>
          <w:t>poj 1160 Post Office</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74" w:tgtFrame="_blank" w:history="1">
        <w:r w:rsidR="004011BC" w:rsidRPr="000665B4">
          <w:rPr>
            <w:rFonts w:cstheme="minorBidi"/>
            <w:kern w:val="2"/>
            <w:szCs w:val="22"/>
          </w:rPr>
          <w:t>hdu 3480 Division</w:t>
        </w:r>
      </w:hyperlink>
    </w:p>
    <w:p w:rsidR="004011BC" w:rsidRPr="000665B4" w:rsidRDefault="0023482A"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75" w:tgtFrame="_blank" w:history="1">
        <w:r w:rsidR="004011BC" w:rsidRPr="000665B4">
          <w:rPr>
            <w:rFonts w:cstheme="minorBidi"/>
            <w:kern w:val="2"/>
            <w:szCs w:val="22"/>
          </w:rPr>
          <w:t>hdu 3516 Tree Construction</w:t>
        </w:r>
      </w:hyperlink>
    </w:p>
    <w:p w:rsidR="004011BC" w:rsidRPr="000665B4" w:rsidRDefault="0023482A" w:rsidP="00004C4E">
      <w:pPr>
        <w:pStyle w:val="a4"/>
        <w:shd w:val="clear" w:color="auto" w:fill="FFFFFF"/>
        <w:wordWrap w:val="0"/>
        <w:spacing w:before="0" w:beforeAutospacing="0" w:after="240" w:afterAutospacing="0" w:line="360" w:lineRule="atLeast"/>
        <w:jc w:val="both"/>
        <w:rPr>
          <w:rFonts w:cstheme="minorBidi"/>
          <w:kern w:val="2"/>
          <w:sz w:val="21"/>
          <w:szCs w:val="22"/>
        </w:rPr>
      </w:pPr>
      <w:hyperlink r:id="rId376" w:tgtFrame="_blank" w:history="1">
        <w:r w:rsidR="004011BC" w:rsidRPr="000665B4">
          <w:rPr>
            <w:rFonts w:cstheme="minorBidi"/>
            <w:kern w:val="2"/>
            <w:szCs w:val="22"/>
          </w:rPr>
          <w:t>hdu 2829 Lawrence</w:t>
        </w:r>
      </w:hyperlink>
    </w:p>
    <w:p w:rsidR="002D7B0B" w:rsidRPr="000665B4" w:rsidRDefault="00572F30" w:rsidP="00FF5A2B">
      <w:pPr>
        <w:pStyle w:val="2"/>
        <w:rPr>
          <w:rFonts w:ascii="宋体" w:eastAsia="宋体" w:hAnsi="宋体"/>
          <w:b w:val="0"/>
        </w:rPr>
      </w:pPr>
      <w:bookmarkStart w:id="290" w:name="_Toc524383191"/>
      <w:r w:rsidRPr="000665B4">
        <w:rPr>
          <w:rFonts w:ascii="宋体" w:eastAsia="宋体" w:hAnsi="宋体" w:hint="eastAsia"/>
          <w:b w:val="0"/>
        </w:rPr>
        <w:t>图论</w:t>
      </w:r>
      <w:bookmarkEnd w:id="290"/>
    </w:p>
    <w:p w:rsidR="00404D7B" w:rsidRPr="000665B4" w:rsidRDefault="00404D7B" w:rsidP="00404D7B">
      <w:pPr>
        <w:rPr>
          <w:rFonts w:ascii="宋体" w:eastAsia="宋体" w:hAnsi="宋体"/>
        </w:rPr>
      </w:pPr>
      <w:r w:rsidRPr="000665B4">
        <w:rPr>
          <w:rFonts w:ascii="宋体" w:eastAsia="宋体" w:hAnsi="宋体" w:hint="eastAsia"/>
        </w:rPr>
        <w:t>POJ综合题</w:t>
      </w:r>
    </w:p>
    <w:p w:rsidR="00404D7B" w:rsidRPr="000665B4" w:rsidRDefault="0023482A" w:rsidP="00404D7B">
      <w:pPr>
        <w:rPr>
          <w:rFonts w:ascii="宋体" w:eastAsia="宋体" w:hAnsi="宋体"/>
        </w:rPr>
      </w:pPr>
      <w:hyperlink r:id="rId377" w:history="1">
        <w:r w:rsidR="00404D7B" w:rsidRPr="000665B4">
          <w:rPr>
            <w:rStyle w:val="a3"/>
            <w:rFonts w:ascii="宋体" w:eastAsia="宋体" w:hAnsi="宋体"/>
          </w:rPr>
          <w:t>https://blog.csdn.net/liuqiyao_01/article/details/8477827</w:t>
        </w:r>
      </w:hyperlink>
    </w:p>
    <w:p w:rsidR="001F70A9" w:rsidRPr="000665B4" w:rsidRDefault="001F70A9" w:rsidP="00FF5A2B">
      <w:pPr>
        <w:pStyle w:val="3"/>
        <w:rPr>
          <w:rFonts w:ascii="宋体" w:eastAsia="宋体" w:hAnsi="宋体"/>
          <w:b w:val="0"/>
        </w:rPr>
      </w:pPr>
      <w:bookmarkStart w:id="291" w:name="_Toc524383192"/>
      <w:r w:rsidRPr="000665B4">
        <w:rPr>
          <w:rFonts w:ascii="宋体" w:eastAsia="宋体" w:hAnsi="宋体" w:hint="eastAsia"/>
          <w:b w:val="0"/>
        </w:rPr>
        <w:t>并查集&amp;最小生成树</w:t>
      </w:r>
      <w:r w:rsidR="00B81A18" w:rsidRPr="000665B4">
        <w:rPr>
          <w:rFonts w:ascii="宋体" w:eastAsia="宋体" w:hAnsi="宋体" w:hint="eastAsia"/>
          <w:b w:val="0"/>
        </w:rPr>
        <w:t>（学习区）</w:t>
      </w:r>
      <w:bookmarkEnd w:id="291"/>
    </w:p>
    <w:p w:rsidR="00404D7B" w:rsidRPr="000665B4" w:rsidRDefault="0023482A" w:rsidP="001F70A9">
      <w:pPr>
        <w:rPr>
          <w:rFonts w:ascii="宋体" w:eastAsia="宋体" w:hAnsi="宋体"/>
        </w:rPr>
      </w:pPr>
      <w:hyperlink r:id="rId378" w:history="1">
        <w:r w:rsidR="00404D7B" w:rsidRPr="000665B4">
          <w:rPr>
            <w:rStyle w:val="a3"/>
            <w:rFonts w:ascii="宋体" w:eastAsia="宋体" w:hAnsi="宋体"/>
          </w:rPr>
          <w:t>https://blog.csdn.net/liuqiyao_01/article/details/8797356</w:t>
        </w:r>
      </w:hyperlink>
    </w:p>
    <w:p w:rsidR="00B81A18" w:rsidRPr="000665B4" w:rsidRDefault="00B81A18" w:rsidP="00B81A18">
      <w:pPr>
        <w:widowControl/>
        <w:jc w:val="left"/>
        <w:rPr>
          <w:rFonts w:ascii="宋体" w:eastAsia="宋体" w:hAnsi="宋体"/>
          <w:sz w:val="24"/>
        </w:rPr>
      </w:pPr>
      <w:r w:rsidRPr="000665B4">
        <w:rPr>
          <w:rFonts w:ascii="宋体" w:eastAsia="宋体" w:hAnsi="宋体"/>
          <w:sz w:val="24"/>
        </w:rPr>
        <w:t>【HDU】</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1213 How Many Tables 基础并查集★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1272 小希的迷宫 基础并查集★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1325&amp;&amp;poj1308 Is It A Tree? 基础并查集★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1856 More is better 基础并查集★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1102 Constructing Roads 基础最小生成树★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1232 畅通工程 基础并查集★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2120 Ice_cream's world I 基础并查集★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2122 Ice_cream’s world III 基础最小生成树★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1233 还是畅通工程 基础最小生成树★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1863 畅通工程 基础最小生成树★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lastRenderedPageBreak/>
        <w:t>1875 畅通工程再续 基础最小生成树★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1879 继续畅通工程 基础最小生成树★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3371     Connect the Cities 简单最小生成树★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1301 Jungle Roads 基础最小生成树★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1162 Eddy's picture 基础最小生成树★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1198 Farm Irrigation 基础最小生成树★</w:t>
      </w:r>
    </w:p>
    <w:p w:rsidR="00B81A18" w:rsidRPr="000665B4" w:rsidRDefault="0023482A" w:rsidP="00B81A18">
      <w:pPr>
        <w:pStyle w:val="a4"/>
        <w:shd w:val="clear" w:color="auto" w:fill="FFFFFF"/>
        <w:wordWrap w:val="0"/>
        <w:spacing w:before="0" w:beforeAutospacing="0" w:after="240" w:afterAutospacing="0" w:line="390" w:lineRule="atLeast"/>
        <w:rPr>
          <w:rFonts w:cs="Arial"/>
          <w:color w:val="4F4F4F"/>
          <w:sz w:val="23"/>
          <w:szCs w:val="23"/>
        </w:rPr>
      </w:pPr>
      <w:hyperlink r:id="rId379" w:tgtFrame="_blank" w:history="1">
        <w:r w:rsidR="00B81A18" w:rsidRPr="000665B4">
          <w:rPr>
            <w:rStyle w:val="a3"/>
            <w:rFonts w:cs="Arial"/>
            <w:color w:val="6795B5"/>
            <w:sz w:val="23"/>
            <w:szCs w:val="23"/>
          </w:rPr>
          <w:t>1598 find the most comfortable road 枚举+最小生成树</w:t>
        </w:r>
        <w:r w:rsidR="00B81A18" w:rsidRPr="000665B4">
          <w:rPr>
            <w:rStyle w:val="a3"/>
            <w:rFonts w:cs="Segoe UI Symbol"/>
            <w:color w:val="6795B5"/>
            <w:sz w:val="23"/>
            <w:szCs w:val="23"/>
          </w:rPr>
          <w:t>★★</w:t>
        </w:r>
      </w:hyperlink>
      <w:hyperlink r:id="rId380" w:tgtFrame="_blank" w:history="1">
        <w:r w:rsidR="00B81A18" w:rsidRPr="000665B4">
          <w:rPr>
            <w:rStyle w:val="a3"/>
            <w:rFonts w:cs="Arial"/>
            <w:color w:val="6795B5"/>
            <w:sz w:val="23"/>
            <w:szCs w:val="23"/>
          </w:rPr>
          <w:t>解题报告</w:t>
        </w:r>
      </w:hyperlink>
    </w:p>
    <w:p w:rsidR="00B81A18" w:rsidRPr="000665B4" w:rsidRDefault="0023482A" w:rsidP="00B81A18">
      <w:pPr>
        <w:pStyle w:val="a4"/>
        <w:shd w:val="clear" w:color="auto" w:fill="FFFFFF"/>
        <w:wordWrap w:val="0"/>
        <w:spacing w:before="0" w:beforeAutospacing="0" w:after="240" w:afterAutospacing="0" w:line="390" w:lineRule="atLeast"/>
        <w:rPr>
          <w:rFonts w:cs="Arial"/>
          <w:color w:val="4F4F4F"/>
          <w:sz w:val="23"/>
          <w:szCs w:val="23"/>
        </w:rPr>
      </w:pPr>
      <w:hyperlink r:id="rId381" w:tgtFrame="_blank" w:history="1">
        <w:r w:rsidR="00B81A18" w:rsidRPr="000665B4">
          <w:rPr>
            <w:rStyle w:val="a3"/>
            <w:rFonts w:cs="Arial"/>
            <w:color w:val="6795B5"/>
            <w:sz w:val="23"/>
            <w:szCs w:val="23"/>
          </w:rPr>
          <w:t>1811 Rank of Tetris 并查集+拓扑排序</w:t>
        </w:r>
        <w:r w:rsidR="00B81A18" w:rsidRPr="000665B4">
          <w:rPr>
            <w:rStyle w:val="a3"/>
            <w:rFonts w:cs="Segoe UI Symbol"/>
            <w:color w:val="6795B5"/>
            <w:sz w:val="23"/>
            <w:szCs w:val="23"/>
          </w:rPr>
          <w:t>★★</w:t>
        </w:r>
      </w:hyperlink>
      <w:r w:rsidR="00B81A18" w:rsidRPr="000665B4">
        <w:rPr>
          <w:rFonts w:cs="Arial"/>
          <w:color w:val="4F4F4F"/>
          <w:sz w:val="23"/>
          <w:szCs w:val="23"/>
        </w:rPr>
        <w:t> </w:t>
      </w:r>
      <w:hyperlink r:id="rId382" w:tgtFrame="_blank" w:history="1">
        <w:r w:rsidR="00B81A18" w:rsidRPr="000665B4">
          <w:rPr>
            <w:rStyle w:val="a3"/>
            <w:rFonts w:cs="Arial"/>
            <w:color w:val="6795B5"/>
            <w:sz w:val="23"/>
            <w:szCs w:val="23"/>
          </w:rPr>
          <w:t>解题报告</w:t>
        </w:r>
      </w:hyperlink>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3926 Hand in Hand 同构图★</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3938 Portal 离线+并查集★★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2489     Minimal Ratio Tree dfs枚举组合情况+最小生成树★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4081     Qin Shi Huang's National Road System 最小生成树+DFS★★</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4126     Genghis Khan the Conqueror 枚举+最小生成树+DFS(难)★★★★</w:t>
      </w:r>
    </w:p>
    <w:p w:rsidR="00B81A18" w:rsidRPr="000665B4" w:rsidRDefault="00B81A18" w:rsidP="00B81A18">
      <w:pPr>
        <w:rPr>
          <w:rFonts w:ascii="宋体" w:eastAsia="宋体" w:hAnsi="宋体"/>
          <w:sz w:val="24"/>
        </w:rPr>
      </w:pPr>
      <w:r w:rsidRPr="000665B4">
        <w:rPr>
          <w:rFonts w:ascii="宋体" w:eastAsia="宋体" w:hAnsi="宋体"/>
          <w:sz w:val="24"/>
        </w:rPr>
        <w:t>2860 并查集</w:t>
      </w:r>
      <w:r w:rsidRPr="000665B4">
        <w:rPr>
          <w:rFonts w:ascii="宋体" w:eastAsia="宋体" w:hAnsi="宋体"/>
          <w:sz w:val="24"/>
        </w:rPr>
        <w:br/>
        <w:t>2144 LCS+并查集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1829&amp;&amp;poj2492 A Bug's Life 基础种类并查集★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1558 Segment set 计算几何+并查集★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3461 Code Lock 并查集(有点难想到)★★</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3367 Pseudoforest 最大生成树★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2473 Junk-Mail Filter 并查集+设立虚父节点(马甲)★★</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3172 Virtual Friends 带权并查集★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3635 Dragon Balls 带权并查集★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lastRenderedPageBreak/>
        <w:t>3047 Zjnu Stadium 带权并查集★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3038 How Many Answers Are Wrong 种类并查集★★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2818 Building Block 带权并查集★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3234 Exclusive-OR 异或并查集(难)★★★</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2121 Ice_cream’s world II 最小树形图(要输出根有点恶心)★★</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4009   Transfer water 最小树形图(模板题)★</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3311  Dig The Wells 斯坦纳树(状压DP)(模板题)★★</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4085 Peach Blossom Spring 斯坦纳树(状压DP)(有可能是森林...)★★★</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4253 Two Famous Companies</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4263 Red/Blue Spanning Tree</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4313 Matrix [最大生成森林]</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4424 Conquer a New Region [最大生成森林]</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szCs w:val="22"/>
        </w:rPr>
      </w:pPr>
      <w:r w:rsidRPr="000665B4">
        <w:rPr>
          <w:rFonts w:cstheme="minorBidi"/>
          <w:kern w:val="2"/>
          <w:szCs w:val="22"/>
        </w:rPr>
        <w:t>4509 湫湫系列故事——减肥记II [可以用并查集，区间合并]</w:t>
      </w:r>
      <w:r w:rsidRPr="000665B4">
        <w:t xml:space="preserve"> </w:t>
      </w:r>
      <w:r w:rsidRPr="000665B4">
        <w:rPr>
          <w:rFonts w:cstheme="minorBidi"/>
          <w:szCs w:val="22"/>
        </w:rPr>
        <w:br/>
        <w:t>【POJ】</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1258 最经典的MST★</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1789 Truck History 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1287 Networking 简单★</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2349 Arctic Network 简单★</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1611 The Suspects 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2377 kruskal★</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2524 Ubiquitous Religions 并查集★</w:t>
      </w:r>
    </w:p>
    <w:p w:rsidR="00B81A18" w:rsidRPr="000665B4" w:rsidRDefault="0023482A" w:rsidP="00B81A18">
      <w:pPr>
        <w:pStyle w:val="a4"/>
        <w:shd w:val="clear" w:color="auto" w:fill="FFFFFF"/>
        <w:wordWrap w:val="0"/>
        <w:spacing w:before="0" w:beforeAutospacing="0" w:after="240" w:afterAutospacing="0" w:line="390" w:lineRule="atLeast"/>
        <w:rPr>
          <w:rFonts w:cs="Arial"/>
          <w:color w:val="4F4F4F"/>
          <w:sz w:val="23"/>
          <w:szCs w:val="23"/>
        </w:rPr>
      </w:pPr>
      <w:hyperlink r:id="rId383" w:tgtFrame="_blank" w:history="1">
        <w:r w:rsidR="00B81A18" w:rsidRPr="000665B4">
          <w:rPr>
            <w:rStyle w:val="a3"/>
            <w:rFonts w:cs="Arial"/>
            <w:color w:val="6795B5"/>
            <w:sz w:val="23"/>
            <w:szCs w:val="23"/>
          </w:rPr>
          <w:t>2236 Wireless Network 并查集+计算几何</w:t>
        </w:r>
        <w:r w:rsidR="00B81A18" w:rsidRPr="000665B4">
          <w:rPr>
            <w:rStyle w:val="a3"/>
            <w:rFonts w:cs="Segoe UI Symbol"/>
            <w:color w:val="6795B5"/>
            <w:sz w:val="23"/>
            <w:szCs w:val="23"/>
          </w:rPr>
          <w:t>★</w:t>
        </w:r>
      </w:hyperlink>
      <w:r w:rsidR="00B81A18" w:rsidRPr="000665B4">
        <w:rPr>
          <w:rFonts w:cs="Arial"/>
          <w:color w:val="4F4F4F"/>
          <w:sz w:val="23"/>
          <w:szCs w:val="23"/>
        </w:rPr>
        <w:t>   </w:t>
      </w:r>
      <w:hyperlink r:id="rId384" w:tgtFrame="_blank" w:history="1">
        <w:r w:rsidR="00B81A18" w:rsidRPr="000665B4">
          <w:rPr>
            <w:rStyle w:val="a3"/>
            <w:rFonts w:cs="Arial"/>
            <w:color w:val="6795B5"/>
            <w:sz w:val="23"/>
            <w:szCs w:val="23"/>
          </w:rPr>
          <w:t>解题报告</w:t>
        </w:r>
      </w:hyperlink>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lastRenderedPageBreak/>
        <w:t>2560 Kruskal 并查集★</w:t>
      </w:r>
    </w:p>
    <w:p w:rsidR="00B81A18" w:rsidRPr="000665B4" w:rsidRDefault="00B81A18" w:rsidP="00B81A18">
      <w:pPr>
        <w:rPr>
          <w:rFonts w:ascii="宋体" w:eastAsia="宋体" w:hAnsi="宋体"/>
          <w:sz w:val="24"/>
        </w:rPr>
      </w:pPr>
      <w:r w:rsidRPr="000665B4">
        <w:rPr>
          <w:rFonts w:ascii="宋体" w:eastAsia="宋体" w:hAnsi="宋体"/>
          <w:sz w:val="24"/>
        </w:rPr>
        <w:t>1861 Kruskal★</w:t>
      </w:r>
      <w:r w:rsidRPr="000665B4">
        <w:rPr>
          <w:rFonts w:ascii="宋体" w:eastAsia="宋体" w:hAnsi="宋体"/>
          <w:sz w:val="24"/>
        </w:rPr>
        <w:br/>
        <w:t>3625 prim★</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1679 - The Unique MST(基础) 判断MST是否唯一★</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3522 - Slim Span(基础) 求一颗生成树，让最大边最小边差值最小★</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2485 Highways MST中的最长边★</w:t>
      </w:r>
    </w:p>
    <w:p w:rsidR="00B81A18" w:rsidRPr="000665B4" w:rsidRDefault="00B81A18" w:rsidP="00B81A18">
      <w:pPr>
        <w:rPr>
          <w:rFonts w:ascii="宋体" w:eastAsia="宋体" w:hAnsi="宋体"/>
          <w:sz w:val="24"/>
        </w:rPr>
      </w:pPr>
      <w:r w:rsidRPr="000665B4">
        <w:rPr>
          <w:rFonts w:ascii="宋体" w:eastAsia="宋体" w:hAnsi="宋体"/>
          <w:sz w:val="24"/>
        </w:rPr>
        <w:t>2395 最小生成树的最长边★</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1751 Highways 求出方案★</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POJ-1182 食物链 种类并查集★★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POJ 1456 Supermarket 贪心+区间合并★</w:t>
      </w:r>
    </w:p>
    <w:p w:rsidR="00B81A18" w:rsidRPr="000665B4" w:rsidRDefault="00B81A18" w:rsidP="00B81A18">
      <w:pPr>
        <w:rPr>
          <w:rFonts w:ascii="宋体" w:eastAsia="宋体" w:hAnsi="宋体"/>
          <w:sz w:val="24"/>
        </w:rPr>
      </w:pPr>
      <w:r w:rsidRPr="000665B4">
        <w:rPr>
          <w:rFonts w:ascii="宋体" w:eastAsia="宋体" w:hAnsi="宋体"/>
          <w:sz w:val="24"/>
        </w:rPr>
        <w:t>POJ-1703 种类并查集★</w:t>
      </w:r>
      <w:r w:rsidRPr="000665B4">
        <w:rPr>
          <w:rFonts w:ascii="宋体" w:eastAsia="宋体" w:hAnsi="宋体"/>
          <w:sz w:val="24"/>
        </w:rPr>
        <w:br/>
        <w:t>POJ-1988 种类并查集★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POJ-1733 Parity game 种类并查集，先要离散化一下，不影响结果★</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POJ-1417 True Liars(难) 并查集+DP 种类并查集★★</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POJ-2912 Rochambeau(难) baidu的题,很不错...是食物链的加强版.判断裁判比较难想.★★★</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POJ 2728 - Desert King(中等) 最优比率生成树★★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POJ 1639 - Picnic Planning(较难) 顶点度数有限制的最小生成树★★</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POJ 3164 - Command Network(难) 最小树形图★★</w:t>
      </w:r>
      <w:r w:rsidRPr="000665B4">
        <w:rPr>
          <w:rFonts w:cstheme="minorBidi"/>
          <w:kern w:val="2"/>
          <w:szCs w:val="22"/>
        </w:rPr>
        <w:br/>
        <w:t>poj3723好题!!! ★★</w:t>
      </w:r>
      <w:r w:rsidRPr="000665B4">
        <w:rPr>
          <w:rFonts w:cstheme="minorBidi"/>
          <w:kern w:val="2"/>
          <w:szCs w:val="22"/>
        </w:rPr>
        <w:br/>
        <w:t>poj3228好好题!!! ★★</w:t>
      </w:r>
      <w:r w:rsidRPr="000665B4">
        <w:rPr>
          <w:rFonts w:cstheme="minorBidi"/>
          <w:kern w:val="2"/>
          <w:szCs w:val="22"/>
        </w:rPr>
        <w:br/>
        <w:t xml:space="preserve">POJ-1984 Navigation Nightmare二维曼哈顿距离并查集. </w:t>
      </w:r>
      <w:r w:rsidRPr="000665B4">
        <w:rPr>
          <w:rFonts w:cstheme="minorBidi"/>
          <w:kern w:val="2"/>
          <w:szCs w:val="22"/>
        </w:rPr>
        <w:br/>
        <w:t>【ZOJ】</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ZOJ-3261 逆向并查集 ★★</w:t>
      </w:r>
    </w:p>
    <w:p w:rsidR="00B81A18" w:rsidRPr="000665B4"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0665B4">
        <w:rPr>
          <w:rFonts w:cstheme="minorBidi"/>
          <w:kern w:val="2"/>
          <w:szCs w:val="22"/>
        </w:rPr>
        <w:t>ZOJ-3613 斯坦纳树</w:t>
      </w:r>
    </w:p>
    <w:p w:rsidR="001F70A9" w:rsidRPr="000665B4" w:rsidRDefault="001F70A9" w:rsidP="00FF5A2B">
      <w:pPr>
        <w:pStyle w:val="3"/>
        <w:rPr>
          <w:rFonts w:ascii="宋体" w:eastAsia="宋体" w:hAnsi="宋体"/>
          <w:b w:val="0"/>
        </w:rPr>
      </w:pPr>
      <w:bookmarkStart w:id="292" w:name="_Toc524383193"/>
      <w:r w:rsidRPr="000665B4">
        <w:rPr>
          <w:rFonts w:ascii="宋体" w:eastAsia="宋体" w:hAnsi="宋体" w:hint="eastAsia"/>
          <w:b w:val="0"/>
        </w:rPr>
        <w:lastRenderedPageBreak/>
        <w:t>拓补排序</w:t>
      </w:r>
      <w:r w:rsidR="00B81A18" w:rsidRPr="000665B4">
        <w:rPr>
          <w:rFonts w:ascii="宋体" w:eastAsia="宋体" w:hAnsi="宋体" w:hint="eastAsia"/>
          <w:b w:val="0"/>
        </w:rPr>
        <w:t>（学习区）</w:t>
      </w:r>
      <w:bookmarkEnd w:id="292"/>
    </w:p>
    <w:p w:rsidR="00404D7B" w:rsidRPr="000665B4" w:rsidRDefault="0023482A" w:rsidP="001F70A9">
      <w:pPr>
        <w:rPr>
          <w:rFonts w:ascii="宋体" w:eastAsia="宋体" w:hAnsi="宋体"/>
        </w:rPr>
      </w:pPr>
      <w:hyperlink r:id="rId385" w:history="1">
        <w:r w:rsidR="00404D7B" w:rsidRPr="000665B4">
          <w:rPr>
            <w:rStyle w:val="a3"/>
            <w:rFonts w:ascii="宋体" w:eastAsia="宋体" w:hAnsi="宋体"/>
          </w:rPr>
          <w:t>https://blog.csdn.net/liuqiyao_01/article/details/8478726</w:t>
        </w:r>
      </w:hyperlink>
    </w:p>
    <w:p w:rsidR="00B81A18" w:rsidRPr="000665B4" w:rsidRDefault="00B81A18" w:rsidP="00B81A18">
      <w:pPr>
        <w:widowControl/>
        <w:jc w:val="left"/>
        <w:rPr>
          <w:rFonts w:ascii="宋体" w:eastAsia="宋体" w:hAnsi="宋体" w:cs="宋体"/>
          <w:kern w:val="0"/>
          <w:sz w:val="24"/>
          <w:szCs w:val="24"/>
        </w:rPr>
      </w:pPr>
      <w:r w:rsidRPr="000665B4">
        <w:rPr>
          <w:rFonts w:ascii="宋体" w:eastAsia="宋体" w:hAnsi="宋体" w:cs="Arial"/>
          <w:color w:val="333333"/>
          <w:kern w:val="0"/>
          <w:szCs w:val="21"/>
          <w:shd w:val="clear" w:color="auto" w:fill="FFFFFF"/>
        </w:rPr>
        <w:t>【HDU】</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1285确定比赛名次</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2094产生冠军</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2647Reward</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3342Legal or Not</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1811Rank of Tetris 拓扑+并查集</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3231 Box Relations 三维拓扑</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【POJ】</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1094 Sorting It All Out  Floyd+拓扑</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2367 Genealogical tree</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3660 Cow Contest</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3687 Labeling Balls 神奇的拓扑</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1128Frame Stacking  DFS版拓扑</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1270Following Orders  拓扑+回溯</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1420Spreadsheet  模拟拓扑</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2762Going from u to v or from v to u?  强连通+拓扑</w:t>
      </w:r>
    </w:p>
    <w:p w:rsidR="00B81A18" w:rsidRPr="000665B4" w:rsidRDefault="00B81A18" w:rsidP="00B81A18">
      <w:pPr>
        <w:widowControl/>
        <w:shd w:val="clear" w:color="auto" w:fill="FFFFFF"/>
        <w:wordWrap w:val="0"/>
        <w:spacing w:after="240" w:line="390" w:lineRule="atLeast"/>
        <w:jc w:val="left"/>
        <w:rPr>
          <w:rFonts w:ascii="宋体" w:eastAsia="宋体" w:hAnsi="宋体" w:cs="Arial"/>
          <w:color w:val="4F4F4F"/>
          <w:kern w:val="0"/>
          <w:szCs w:val="21"/>
        </w:rPr>
      </w:pPr>
      <w:r w:rsidRPr="000665B4">
        <w:rPr>
          <w:rFonts w:ascii="宋体" w:eastAsia="宋体" w:hAnsi="宋体" w:cs="Arial"/>
          <w:color w:val="4F4F4F"/>
          <w:kern w:val="0"/>
          <w:szCs w:val="21"/>
        </w:rPr>
        <w:t>3553 Task schedule</w:t>
      </w:r>
    </w:p>
    <w:p w:rsidR="00B81A18" w:rsidRPr="000665B4" w:rsidRDefault="00B81A18" w:rsidP="00B81A18">
      <w:pPr>
        <w:rPr>
          <w:rFonts w:ascii="宋体" w:eastAsia="宋体" w:hAnsi="宋体"/>
        </w:rPr>
      </w:pPr>
      <w:r w:rsidRPr="000665B4">
        <w:rPr>
          <w:rFonts w:ascii="宋体" w:eastAsia="宋体" w:hAnsi="宋体" w:hint="eastAsia"/>
        </w:rPr>
        <w:t>最短路&amp;差分约束（学习区）</w:t>
      </w:r>
    </w:p>
    <w:p w:rsidR="00B81A18" w:rsidRPr="000665B4" w:rsidRDefault="0023482A" w:rsidP="00B81A18">
      <w:pPr>
        <w:rPr>
          <w:rFonts w:ascii="宋体" w:eastAsia="宋体" w:hAnsi="宋体"/>
        </w:rPr>
      </w:pPr>
      <w:hyperlink r:id="rId386" w:history="1">
        <w:r w:rsidR="00B81A18" w:rsidRPr="000665B4">
          <w:rPr>
            <w:rStyle w:val="a3"/>
            <w:rFonts w:ascii="宋体" w:eastAsia="宋体" w:hAnsi="宋体"/>
          </w:rPr>
          <w:t>https://blog.csdn.net/liuqiyao_01/article/details/8797353</w:t>
        </w:r>
      </w:hyperlink>
    </w:p>
    <w:p w:rsidR="00FF5A2B" w:rsidRPr="000665B4"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93" w:name="_Toc524383194"/>
      <w:r w:rsidRPr="000665B4">
        <w:rPr>
          <w:rStyle w:val="a5"/>
          <w:rFonts w:cs="Arial"/>
          <w:b w:val="0"/>
          <w:color w:val="4F4F4F"/>
          <w:sz w:val="36"/>
          <w:szCs w:val="36"/>
        </w:rPr>
        <w:t>最短路</w:t>
      </w:r>
      <w:bookmarkEnd w:id="293"/>
    </w:p>
    <w:p w:rsidR="00FF5A2B" w:rsidRPr="000665B4"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0665B4">
        <w:rPr>
          <w:rFonts w:cs="Arial"/>
          <w:color w:val="4F4F4F"/>
          <w:sz w:val="23"/>
          <w:szCs w:val="23"/>
        </w:rPr>
        <w:t>【HDU】</w:t>
      </w:r>
    </w:p>
    <w:p w:rsidR="00FF5A2B" w:rsidRPr="000665B4" w:rsidRDefault="0023482A" w:rsidP="00FF5A2B">
      <w:pPr>
        <w:rPr>
          <w:rFonts w:ascii="宋体" w:eastAsia="宋体" w:hAnsi="宋体" w:cs="Arial"/>
          <w:color w:val="333333"/>
          <w:kern w:val="0"/>
          <w:szCs w:val="21"/>
          <w:shd w:val="clear" w:color="auto" w:fill="FFFFFF"/>
        </w:rPr>
      </w:pPr>
      <w:hyperlink r:id="rId387" w:tgtFrame="_blank" w:history="1">
        <w:r w:rsidR="00FF5A2B" w:rsidRPr="000665B4">
          <w:rPr>
            <w:rStyle w:val="a3"/>
            <w:rFonts w:ascii="宋体" w:eastAsia="宋体" w:hAnsi="宋体" w:cs="Arial"/>
            <w:color w:val="6795B5"/>
            <w:sz w:val="23"/>
            <w:szCs w:val="23"/>
            <w:shd w:val="clear" w:color="auto" w:fill="FFFFFF"/>
          </w:rPr>
          <w:t>1548</w:t>
        </w:r>
      </w:hyperlink>
      <w:r w:rsidR="00FF5A2B" w:rsidRPr="000665B4">
        <w:rPr>
          <w:rFonts w:ascii="宋体" w:eastAsia="宋体" w:hAnsi="宋体" w:cs="Arial"/>
          <w:color w:val="333333"/>
          <w:sz w:val="23"/>
          <w:szCs w:val="23"/>
          <w:shd w:val="clear" w:color="auto" w:fill="FFFFFF"/>
        </w:rPr>
        <w:t>    A strange lift基础最短路(或bfs)</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hyperlink r:id="rId388" w:tgtFrame="_blank" w:history="1">
        <w:r w:rsidR="00FF5A2B" w:rsidRPr="000665B4">
          <w:rPr>
            <w:rStyle w:val="a3"/>
            <w:rFonts w:ascii="宋体" w:eastAsia="宋体" w:hAnsi="宋体" w:cs="Arial"/>
            <w:color w:val="6795B5"/>
            <w:sz w:val="23"/>
            <w:szCs w:val="23"/>
            <w:shd w:val="clear" w:color="auto" w:fill="FFFFFF"/>
          </w:rPr>
          <w:t>2544</w:t>
        </w:r>
      </w:hyperlink>
      <w:r w:rsidR="00FF5A2B" w:rsidRPr="000665B4">
        <w:rPr>
          <w:rFonts w:ascii="宋体" w:eastAsia="宋体" w:hAnsi="宋体" w:cs="Arial"/>
          <w:color w:val="333333"/>
          <w:sz w:val="23"/>
          <w:szCs w:val="23"/>
          <w:shd w:val="clear" w:color="auto" w:fill="FFFFFF"/>
        </w:rPr>
        <w:t>    最短路  基础最短路</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hyperlink r:id="rId389" w:tgtFrame="_blank" w:history="1">
        <w:r w:rsidR="00FF5A2B" w:rsidRPr="000665B4">
          <w:rPr>
            <w:rStyle w:val="a3"/>
            <w:rFonts w:ascii="宋体" w:eastAsia="宋体" w:hAnsi="宋体" w:cs="Arial"/>
            <w:color w:val="6795B5"/>
            <w:sz w:val="23"/>
            <w:szCs w:val="23"/>
            <w:shd w:val="clear" w:color="auto" w:fill="FFFFFF"/>
          </w:rPr>
          <w:t>3790</w:t>
        </w:r>
      </w:hyperlink>
      <w:r w:rsidR="00FF5A2B" w:rsidRPr="000665B4">
        <w:rPr>
          <w:rFonts w:ascii="宋体" w:eastAsia="宋体" w:hAnsi="宋体" w:cs="Arial"/>
          <w:color w:val="333333"/>
          <w:sz w:val="23"/>
          <w:szCs w:val="23"/>
          <w:shd w:val="clear" w:color="auto" w:fill="FFFFFF"/>
        </w:rPr>
        <w:t>   最短路径问题基础最短路</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hyperlink r:id="rId390" w:tgtFrame="_blank" w:history="1">
        <w:r w:rsidR="00FF5A2B" w:rsidRPr="000665B4">
          <w:rPr>
            <w:rStyle w:val="a3"/>
            <w:rFonts w:ascii="宋体" w:eastAsia="宋体" w:hAnsi="宋体" w:cs="Arial"/>
            <w:color w:val="6795B5"/>
            <w:sz w:val="23"/>
            <w:szCs w:val="23"/>
            <w:shd w:val="clear" w:color="auto" w:fill="FFFFFF"/>
          </w:rPr>
          <w:t>2066</w:t>
        </w:r>
      </w:hyperlink>
      <w:r w:rsidR="00FF5A2B" w:rsidRPr="000665B4">
        <w:rPr>
          <w:rFonts w:ascii="宋体" w:eastAsia="宋体" w:hAnsi="宋体" w:cs="Arial"/>
          <w:color w:val="333333"/>
          <w:sz w:val="23"/>
          <w:szCs w:val="23"/>
          <w:shd w:val="clear" w:color="auto" w:fill="FFFFFF"/>
        </w:rPr>
        <w:t>    一个人的旅行基础最短路(多源多汇,可以建立超级源点和终点)</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hyperlink r:id="rId391" w:tgtFrame="_blank" w:history="1">
        <w:r w:rsidR="00FF5A2B" w:rsidRPr="000665B4">
          <w:rPr>
            <w:rStyle w:val="a3"/>
            <w:rFonts w:ascii="宋体" w:eastAsia="宋体" w:hAnsi="宋体" w:cs="Arial"/>
            <w:color w:val="6795B5"/>
            <w:sz w:val="23"/>
            <w:szCs w:val="23"/>
            <w:shd w:val="clear" w:color="auto" w:fill="FFFFFF"/>
          </w:rPr>
          <w:t>2112</w:t>
        </w:r>
      </w:hyperlink>
      <w:r w:rsidR="00FF5A2B" w:rsidRPr="000665B4">
        <w:rPr>
          <w:rFonts w:ascii="宋体" w:eastAsia="宋体" w:hAnsi="宋体" w:cs="Arial"/>
          <w:color w:val="333333"/>
          <w:sz w:val="23"/>
          <w:szCs w:val="23"/>
          <w:shd w:val="clear" w:color="auto" w:fill="FFFFFF"/>
        </w:rPr>
        <w:t>    HDU Today基础最短路</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hyperlink r:id="rId392" w:tgtFrame="_blank" w:history="1">
        <w:r w:rsidR="00FF5A2B" w:rsidRPr="000665B4">
          <w:rPr>
            <w:rStyle w:val="a3"/>
            <w:rFonts w:ascii="宋体" w:eastAsia="宋体" w:hAnsi="宋体" w:cs="Arial"/>
            <w:color w:val="6795B5"/>
            <w:sz w:val="23"/>
            <w:szCs w:val="23"/>
            <w:shd w:val="clear" w:color="auto" w:fill="FFFFFF"/>
          </w:rPr>
          <w:t>1874</w:t>
        </w:r>
      </w:hyperlink>
      <w:r w:rsidR="00FF5A2B" w:rsidRPr="000665B4">
        <w:rPr>
          <w:rFonts w:ascii="宋体" w:eastAsia="宋体" w:hAnsi="宋体" w:cs="Arial"/>
          <w:color w:val="333333"/>
          <w:sz w:val="23"/>
          <w:szCs w:val="23"/>
          <w:shd w:val="clear" w:color="auto" w:fill="FFFFFF"/>
        </w:rPr>
        <w:t>    畅通工程续基础最短路</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hyperlink r:id="rId393" w:tgtFrame="_blank" w:history="1">
        <w:r w:rsidR="00FF5A2B" w:rsidRPr="000665B4">
          <w:rPr>
            <w:rStyle w:val="a3"/>
            <w:rFonts w:ascii="宋体" w:eastAsia="宋体" w:hAnsi="宋体" w:cs="Arial"/>
            <w:color w:val="6795B5"/>
            <w:sz w:val="23"/>
            <w:szCs w:val="23"/>
            <w:shd w:val="clear" w:color="auto" w:fill="FFFFFF"/>
          </w:rPr>
          <w:t>1217</w:t>
        </w:r>
      </w:hyperlink>
      <w:r w:rsidR="00FF5A2B" w:rsidRPr="000665B4">
        <w:rPr>
          <w:rFonts w:ascii="宋体" w:eastAsia="宋体" w:hAnsi="宋体" w:cs="Arial"/>
          <w:color w:val="333333"/>
          <w:sz w:val="23"/>
          <w:szCs w:val="23"/>
          <w:shd w:val="clear" w:color="auto" w:fill="FFFFFF"/>
        </w:rPr>
        <w:t>    Arbitrage   货币交换 Floyd (或者 Bellman-Ford 判环)</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hyperlink r:id="rId394" w:tgtFrame="_blank" w:history="1">
        <w:r w:rsidR="00FF5A2B" w:rsidRPr="000665B4">
          <w:rPr>
            <w:rStyle w:val="a3"/>
            <w:rFonts w:ascii="宋体" w:eastAsia="宋体" w:hAnsi="宋体" w:cs="Arial"/>
            <w:color w:val="6795B5"/>
            <w:sz w:val="23"/>
            <w:szCs w:val="23"/>
            <w:shd w:val="clear" w:color="auto" w:fill="FFFFFF"/>
          </w:rPr>
          <w:t>1245</w:t>
        </w:r>
      </w:hyperlink>
      <w:r w:rsidR="00FF5A2B" w:rsidRPr="000665B4">
        <w:rPr>
          <w:rFonts w:ascii="宋体" w:eastAsia="宋体" w:hAnsi="宋体" w:cs="Arial"/>
          <w:color w:val="333333"/>
          <w:sz w:val="23"/>
          <w:szCs w:val="23"/>
          <w:shd w:val="clear" w:color="auto" w:fill="FFFFFF"/>
        </w:rPr>
        <w:t>    Saving James Bond计算几何+最短路</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1317    XYZZY  Bellman-Ford判环,有负权</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1535    Invitation Cards   有向图的来回最短路,(反向建图)</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1546    Idiomatic Phrases Game  最短路</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kern w:val="0"/>
          <w:szCs w:val="21"/>
          <w:shd w:val="clear" w:color="auto" w:fill="FFFFFF"/>
        </w:rPr>
        <w:t>2680    Choose the best route   最短路★</w:t>
      </w:r>
      <w:r w:rsidR="00FF5A2B" w:rsidRPr="000665B4">
        <w:rPr>
          <w:rFonts w:ascii="宋体" w:eastAsia="宋体" w:hAnsi="宋体" w:cs="Arial"/>
          <w:color w:val="333333"/>
          <w:kern w:val="0"/>
          <w:szCs w:val="21"/>
          <w:shd w:val="clear" w:color="auto" w:fill="FFFFFF"/>
        </w:rPr>
        <w:br/>
        <w:t>2923    Einbahnstrasse最短路★</w:t>
      </w:r>
      <w:r w:rsidR="00FF5A2B" w:rsidRPr="000665B4">
        <w:rPr>
          <w:rFonts w:ascii="宋体" w:eastAsia="宋体" w:hAnsi="宋体" w:cs="Arial"/>
          <w:color w:val="333333"/>
          <w:kern w:val="0"/>
          <w:szCs w:val="21"/>
          <w:shd w:val="clear" w:color="auto" w:fill="FFFFFF"/>
        </w:rPr>
        <w:br/>
        <w:t>3339    In Action  最短路+背包★</w:t>
      </w:r>
      <w:r w:rsidR="00FF5A2B" w:rsidRPr="000665B4">
        <w:rPr>
          <w:rFonts w:ascii="宋体" w:eastAsia="宋体" w:hAnsi="宋体" w:cs="Arial"/>
          <w:color w:val="333333"/>
          <w:kern w:val="0"/>
          <w:szCs w:val="21"/>
          <w:shd w:val="clear" w:color="auto" w:fill="FFFFFF"/>
        </w:rPr>
        <w:br/>
        <w:t>2224    The shortest path双调旅行商问题★★</w:t>
      </w:r>
      <w:r w:rsidR="00FF5A2B" w:rsidRPr="000665B4">
        <w:rPr>
          <w:rFonts w:ascii="宋体" w:eastAsia="宋体" w:hAnsi="宋体" w:cs="Arial"/>
          <w:color w:val="333333"/>
          <w:kern w:val="0"/>
          <w:szCs w:val="21"/>
          <w:shd w:val="clear" w:color="auto" w:fill="FFFFFF"/>
        </w:rPr>
        <w:br/>
        <w:t>2807    The Shortest Path矩阵运算+最短路(floyd)★★</w:t>
      </w:r>
      <w:r w:rsidR="00FF5A2B" w:rsidRPr="000665B4">
        <w:rPr>
          <w:rFonts w:ascii="宋体" w:eastAsia="宋体" w:hAnsi="宋体" w:cs="Arial"/>
          <w:color w:val="333333"/>
          <w:kern w:val="0"/>
          <w:szCs w:val="21"/>
          <w:shd w:val="clear" w:color="auto" w:fill="FFFFFF"/>
        </w:rPr>
        <w:br/>
      </w:r>
      <w:r w:rsidR="00FF5A2B" w:rsidRPr="000665B4">
        <w:rPr>
          <w:rFonts w:ascii="宋体" w:eastAsia="宋体" w:hAnsi="宋体" w:cs="Arial"/>
          <w:color w:val="333333"/>
          <w:kern w:val="0"/>
          <w:szCs w:val="21"/>
          <w:shd w:val="clear" w:color="auto" w:fill="FFFFFF"/>
        </w:rPr>
        <w:lastRenderedPageBreak/>
        <w:t>1595    find the longest of the shortest枚举+最短路(删掉任意一条边的最长最短路)★★</w:t>
      </w:r>
      <w:r w:rsidR="00FF5A2B" w:rsidRPr="000665B4">
        <w:rPr>
          <w:rFonts w:ascii="宋体" w:eastAsia="宋体" w:hAnsi="宋体" w:cs="Arial"/>
          <w:color w:val="333333"/>
          <w:kern w:val="0"/>
          <w:szCs w:val="21"/>
          <w:shd w:val="clear" w:color="auto" w:fill="FFFFFF"/>
        </w:rPr>
        <w:br/>
        <w:t>3986    Harry Potter and the Final Battle 枚举+最短路(删掉任意一条边的最长最短路)★★</w:t>
      </w:r>
      <w:r w:rsidR="00FF5A2B" w:rsidRPr="000665B4">
        <w:rPr>
          <w:rFonts w:ascii="宋体" w:eastAsia="宋体" w:hAnsi="宋体" w:cs="Arial"/>
          <w:color w:val="333333"/>
          <w:kern w:val="0"/>
          <w:szCs w:val="21"/>
          <w:shd w:val="clear" w:color="auto" w:fill="FFFFFF"/>
        </w:rPr>
        <w:br/>
        <w:t>1599    find the mincost routefloyd求最小环★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1839 Delay Constrained... 二分下限+最短路(带限制最短路)★★</w:t>
      </w:r>
    </w:p>
    <w:p w:rsidR="00FF5A2B" w:rsidRPr="000665B4" w:rsidRDefault="00FF5A2B" w:rsidP="00FF5A2B">
      <w:pPr>
        <w:rPr>
          <w:rFonts w:ascii="宋体" w:eastAsia="宋体" w:hAnsi="宋体" w:cs="Arial"/>
          <w:color w:val="333333"/>
          <w:kern w:val="0"/>
          <w:szCs w:val="21"/>
          <w:shd w:val="clear" w:color="auto" w:fill="FFFFFF"/>
        </w:rPr>
      </w:pPr>
      <w:r w:rsidRPr="000665B4">
        <w:rPr>
          <w:rFonts w:ascii="宋体" w:eastAsia="宋体" w:hAnsi="宋体" w:cs="Arial"/>
          <w:color w:val="333333"/>
          <w:kern w:val="0"/>
          <w:szCs w:val="21"/>
          <w:shd w:val="clear" w:color="auto" w:fill="FFFFFF"/>
        </w:rPr>
        <w:t>3631 Shortest Path Floyd插点法★★</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4114 Disney's FastPass 最短路+二维状压DP(难)★★★</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3832    Earth Hour 三点连通(斯坦纳树)★</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3873    Invade the Mars Dij变体(好题!,带限制最短路)★★★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4063  Aircraft 几何构图+最短路★★★★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hdu4179 Difficult Routes dis[][]开二维状态的最短路(带限制最短路)★★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2145 zz's Mysterious Present 反向建边. 最短路</w:t>
      </w:r>
    </w:p>
    <w:p w:rsidR="00FF5A2B" w:rsidRPr="000665B4" w:rsidRDefault="00FF5A2B" w:rsidP="00FF5A2B">
      <w:pPr>
        <w:rPr>
          <w:rFonts w:ascii="宋体" w:eastAsia="宋体" w:hAnsi="宋体" w:cs="Arial"/>
          <w:color w:val="333333"/>
          <w:kern w:val="0"/>
          <w:szCs w:val="21"/>
          <w:shd w:val="clear" w:color="auto" w:fill="FFFFFF"/>
        </w:rPr>
      </w:pPr>
      <w:r w:rsidRPr="000665B4">
        <w:rPr>
          <w:rFonts w:ascii="宋体" w:eastAsia="宋体" w:hAnsi="宋体" w:cs="Arial"/>
          <w:color w:val="333333"/>
          <w:kern w:val="0"/>
          <w:szCs w:val="21"/>
          <w:shd w:val="clear" w:color="auto" w:fill="FFFFFF"/>
        </w:rPr>
        <w:t>3268 最短路</w:t>
      </w:r>
      <w:r w:rsidRPr="000665B4">
        <w:rPr>
          <w:rFonts w:ascii="宋体" w:eastAsia="宋体" w:hAnsi="宋体" w:cs="Arial"/>
          <w:color w:val="333333"/>
          <w:kern w:val="0"/>
          <w:szCs w:val="21"/>
          <w:shd w:val="clear" w:color="auto" w:fill="FFFFFF"/>
        </w:rPr>
        <w:br/>
        <w:t>3143 最短路</w:t>
      </w:r>
      <w:r w:rsidRPr="000665B4">
        <w:rPr>
          <w:rFonts w:ascii="宋体" w:eastAsia="宋体" w:hAnsi="宋体" w:cs="Arial"/>
          <w:color w:val="333333"/>
          <w:kern w:val="0"/>
          <w:szCs w:val="21"/>
          <w:shd w:val="clear" w:color="auto" w:fill="FFFFFF"/>
        </w:rPr>
        <w:br/>
        <w:t>1869 六度分离 Floyd最短路★</w:t>
      </w:r>
      <w:r w:rsidRPr="000665B4">
        <w:rPr>
          <w:rFonts w:ascii="宋体" w:eastAsia="宋体" w:hAnsi="宋体" w:cs="Arial"/>
          <w:color w:val="333333"/>
          <w:kern w:val="0"/>
          <w:szCs w:val="21"/>
          <w:shd w:val="clear" w:color="auto" w:fill="FFFFFF"/>
        </w:rPr>
        <w:br/>
        <w:t>1385    Minimum Transport Cost 最短路+输出路径(输出字典序最小路径,有点恶心)★★</w:t>
      </w:r>
      <w:r w:rsidRPr="000665B4">
        <w:rPr>
          <w:rFonts w:ascii="宋体" w:eastAsia="宋体" w:hAnsi="宋体" w:cs="Arial"/>
          <w:color w:val="333333"/>
          <w:kern w:val="0"/>
          <w:szCs w:val="21"/>
          <w:shd w:val="clear" w:color="auto" w:fill="FFFFFF"/>
        </w:rPr>
        <w:br/>
        <w:t>1224    free DIY Tour 最短路+输出路径★</w:t>
      </w:r>
      <w:r w:rsidRPr="000665B4">
        <w:rPr>
          <w:rFonts w:ascii="宋体" w:eastAsia="宋体" w:hAnsi="宋体" w:cs="Arial"/>
          <w:color w:val="333333"/>
          <w:kern w:val="0"/>
          <w:szCs w:val="21"/>
          <w:shd w:val="clear" w:color="auto" w:fill="FFFFFF"/>
        </w:rPr>
        <w:br/>
        <w:t>1142    A Walk Through the Forest  最短路+记忆搜索★★</w:t>
      </w:r>
      <w:r w:rsidRPr="000665B4">
        <w:rPr>
          <w:rFonts w:ascii="宋体" w:eastAsia="宋体" w:hAnsi="宋体" w:cs="Arial"/>
          <w:color w:val="333333"/>
          <w:kern w:val="0"/>
          <w:szCs w:val="21"/>
          <w:shd w:val="clear" w:color="auto" w:fill="FFFFFF"/>
        </w:rPr>
        <w:br/>
        <w:t>1596    find the safest road   乘积最小的最短路★</w:t>
      </w:r>
      <w:r w:rsidRPr="000665B4">
        <w:rPr>
          <w:rFonts w:ascii="宋体" w:eastAsia="宋体" w:hAnsi="宋体" w:cs="Arial"/>
          <w:color w:val="333333"/>
          <w:kern w:val="0"/>
          <w:szCs w:val="21"/>
          <w:shd w:val="clear" w:color="auto" w:fill="FFFFFF"/>
        </w:rPr>
        <w:br/>
      </w:r>
      <w:hyperlink r:id="rId395" w:tgtFrame="_blank" w:history="1">
        <w:r w:rsidRPr="000665B4">
          <w:rPr>
            <w:rFonts w:ascii="宋体" w:eastAsia="宋体" w:hAnsi="宋体"/>
            <w:color w:val="333333"/>
            <w:kern w:val="0"/>
            <w:szCs w:val="21"/>
          </w:rPr>
          <w:t>1598</w:t>
        </w:r>
      </w:hyperlink>
      <w:r w:rsidRPr="000665B4">
        <w:rPr>
          <w:rFonts w:ascii="宋体" w:eastAsia="宋体" w:hAnsi="宋体" w:cs="Arial"/>
          <w:color w:val="333333"/>
          <w:kern w:val="0"/>
          <w:szCs w:val="21"/>
          <w:shd w:val="clear" w:color="auto" w:fill="FFFFFF"/>
        </w:rPr>
        <w:t>    find the most comfortable road二分速度差+最短路(带限制最短路)★★</w:t>
      </w:r>
      <w:r w:rsidRPr="000665B4">
        <w:rPr>
          <w:rFonts w:ascii="宋体" w:eastAsia="宋体" w:hAnsi="宋体" w:cs="Arial"/>
          <w:color w:val="333333"/>
          <w:kern w:val="0"/>
          <w:szCs w:val="21"/>
          <w:shd w:val="clear" w:color="auto" w:fill="FFFFFF"/>
        </w:rPr>
        <w:br/>
        <w:t>2722    Here We Go(relians) Again最短路★</w:t>
      </w:r>
      <w:r w:rsidRPr="000665B4">
        <w:rPr>
          <w:rFonts w:ascii="宋体" w:eastAsia="宋体" w:hAnsi="宋体" w:cs="Arial"/>
          <w:color w:val="333333"/>
          <w:kern w:val="0"/>
          <w:szCs w:val="21"/>
          <w:shd w:val="clear" w:color="auto" w:fill="FFFFFF"/>
        </w:rPr>
        <w:br/>
        <w:t>2962    Trucking 二分+最短路(带限制最短路)★★</w:t>
      </w:r>
      <w:r w:rsidRPr="000665B4">
        <w:rPr>
          <w:rFonts w:ascii="宋体" w:eastAsia="宋体" w:hAnsi="宋体" w:cs="Arial"/>
          <w:color w:val="333333"/>
          <w:kern w:val="0"/>
          <w:szCs w:val="21"/>
          <w:shd w:val="clear" w:color="auto" w:fill="FFFFFF"/>
        </w:rPr>
        <w:br/>
        <w:t>1690    Bus System 最短路★</w:t>
      </w:r>
      <w:r w:rsidRPr="000665B4">
        <w:rPr>
          <w:rFonts w:ascii="宋体" w:eastAsia="宋体" w:hAnsi="宋体" w:cs="Arial"/>
          <w:color w:val="333333"/>
          <w:kern w:val="0"/>
          <w:szCs w:val="21"/>
          <w:shd w:val="clear" w:color="auto" w:fill="FFFFFF"/>
        </w:rPr>
        <w:br/>
        <w:t>2433    Travel 删边+最短路之和(预处理桥边)★★★</w:t>
      </w:r>
      <w:r w:rsidRPr="000665B4">
        <w:rPr>
          <w:rFonts w:ascii="宋体" w:eastAsia="宋体" w:hAnsi="宋体" w:cs="Arial"/>
          <w:color w:val="333333"/>
          <w:kern w:val="0"/>
          <w:szCs w:val="21"/>
          <w:shd w:val="clear" w:color="auto" w:fill="FFFFFF"/>
        </w:rPr>
        <w:br/>
        <w:t>2363    Cycling 二分+最短路(带限制最短路)★★</w:t>
      </w:r>
      <w:r w:rsidRPr="000665B4">
        <w:rPr>
          <w:rFonts w:ascii="宋体" w:eastAsia="宋体" w:hAnsi="宋体" w:cs="Arial"/>
          <w:color w:val="333333"/>
          <w:kern w:val="0"/>
          <w:szCs w:val="21"/>
          <w:shd w:val="clear" w:color="auto" w:fill="FFFFFF"/>
        </w:rPr>
        <w:br/>
        <w:t>2377    Bus Pass 最短路(寻找一个点的最长最短路最小)★★</w:t>
      </w:r>
      <w:r w:rsidRPr="000665B4">
        <w:rPr>
          <w:rFonts w:ascii="宋体" w:eastAsia="宋体" w:hAnsi="宋体" w:cs="Arial"/>
          <w:color w:val="333333"/>
          <w:kern w:val="0"/>
          <w:szCs w:val="21"/>
          <w:shd w:val="clear" w:color="auto" w:fill="FFFFFF"/>
        </w:rPr>
        <w:br/>
        <w:t>2833    WuKong 最短路+记忆化搜索(求两条最短路的最多公共点)★★</w:t>
      </w:r>
      <w:r w:rsidRPr="000665B4">
        <w:rPr>
          <w:rFonts w:ascii="宋体" w:eastAsia="宋体" w:hAnsi="宋体" w:cs="Arial"/>
          <w:color w:val="333333"/>
          <w:kern w:val="0"/>
          <w:szCs w:val="21"/>
          <w:shd w:val="clear" w:color="auto" w:fill="FFFFFF"/>
        </w:rPr>
        <w:br/>
        <w:t>1688    Sightseeing最短次短路条数★★</w:t>
      </w:r>
      <w:r w:rsidRPr="000665B4">
        <w:rPr>
          <w:rFonts w:ascii="宋体" w:eastAsia="宋体" w:hAnsi="宋体" w:cs="Arial"/>
          <w:color w:val="333333"/>
          <w:kern w:val="0"/>
          <w:szCs w:val="21"/>
          <w:shd w:val="clear" w:color="auto" w:fill="FFFFFF"/>
        </w:rPr>
        <w:br/>
        <w:t>3191    How Many Paths Are There 次短路条数★★</w:t>
      </w:r>
      <w:r w:rsidRPr="000665B4">
        <w:rPr>
          <w:rFonts w:ascii="宋体" w:eastAsia="宋体" w:hAnsi="宋体" w:cs="Arial"/>
          <w:color w:val="333333"/>
          <w:kern w:val="0"/>
          <w:szCs w:val="21"/>
          <w:shd w:val="clear" w:color="auto" w:fill="FFFFFF"/>
        </w:rPr>
        <w:br/>
        <w:t>2482    Transit search最短路★★★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3768  Shopping 最短路+dfs(或最短路+状压DP)★★</w:t>
      </w:r>
    </w:p>
    <w:p w:rsidR="00FF5A2B" w:rsidRPr="000665B4" w:rsidRDefault="00FF5A2B" w:rsidP="00FF5A2B">
      <w:pPr>
        <w:rPr>
          <w:rFonts w:ascii="宋体" w:eastAsia="宋体" w:hAnsi="宋体" w:cs="Arial"/>
          <w:color w:val="333333"/>
          <w:kern w:val="0"/>
          <w:szCs w:val="21"/>
          <w:shd w:val="clear" w:color="auto" w:fill="FFFFFF"/>
        </w:rPr>
      </w:pPr>
      <w:r w:rsidRPr="000665B4">
        <w:rPr>
          <w:rFonts w:ascii="宋体" w:eastAsia="宋体" w:hAnsi="宋体" w:cs="Arial"/>
          <w:color w:val="333333"/>
          <w:kern w:val="0"/>
          <w:szCs w:val="21"/>
          <w:shd w:val="clear" w:color="auto" w:fill="FFFFFF"/>
        </w:rPr>
        <w:t>3035    War 平面图最小割(建图麻烦)★★</w:t>
      </w:r>
      <w:r w:rsidRPr="000665B4">
        <w:rPr>
          <w:rFonts w:ascii="宋体" w:eastAsia="宋体" w:hAnsi="宋体" w:cs="Arial"/>
          <w:color w:val="333333"/>
          <w:kern w:val="0"/>
          <w:szCs w:val="21"/>
          <w:shd w:val="clear" w:color="auto" w:fill="FFFFFF"/>
        </w:rPr>
        <w:br/>
        <w:t>3870    Catch the Theves 平面图最小割(建图麻烦)★★</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3860 Circuit Board 平面图最小割(建图麻烦)★★</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lastRenderedPageBreak/>
        <w:t>4308 Saving Princess claire_ 最短路构图</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4034 Graph [Floyd应用]</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4157 Slalom 计算几何+最短路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4280 Island Transport [抠图+平面图最小割]</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4293 Groups [最长路]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4318 Power transmission</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4360 As long as Binbin loves Sangsang</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4370  0 or 1</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4396 More lumber is required</w:t>
      </w:r>
      <w:r w:rsidRPr="000665B4">
        <w:rPr>
          <w:rFonts w:cs="Arial"/>
          <w:color w:val="333333"/>
          <w:sz w:val="21"/>
          <w:szCs w:val="21"/>
          <w:shd w:val="clear" w:color="auto" w:fill="FFFFFF"/>
        </w:rPr>
        <w:br/>
        <w:t>【POJ】</w:t>
      </w:r>
      <w:r w:rsidRPr="000665B4">
        <w:rPr>
          <w:rFonts w:cs="Arial"/>
          <w:color w:val="333333"/>
          <w:sz w:val="21"/>
          <w:szCs w:val="21"/>
          <w:shd w:val="clear" w:color="auto" w:fill="FFFFFF"/>
        </w:rPr>
        <w:br/>
      </w:r>
      <w:hyperlink r:id="rId396" w:tgtFrame="_blank" w:history="1">
        <w:r w:rsidRPr="000665B4">
          <w:rPr>
            <w:color w:val="333333"/>
            <w:sz w:val="21"/>
            <w:szCs w:val="21"/>
          </w:rPr>
          <w:t>1062 昂贵的聘礼 </w:t>
        </w:r>
      </w:hyperlink>
      <w:hyperlink r:id="rId397" w:tgtFrame="_blank" w:history="1">
        <w:r w:rsidRPr="000665B4">
          <w:rPr>
            <w:color w:val="333333"/>
            <w:sz w:val="21"/>
            <w:szCs w:val="21"/>
          </w:rPr>
          <w:t>竟然可以和最短路联系起来</w:t>
        </w:r>
      </w:hyperlink>
      <w:r w:rsidRPr="000665B4">
        <w:rPr>
          <w:rFonts w:cs="Arial"/>
          <w:color w:val="333333"/>
          <w:sz w:val="21"/>
          <w:szCs w:val="21"/>
          <w:shd w:val="clear" w:color="auto" w:fill="FFFFFF"/>
        </w:rPr>
        <w:t>★★          </w:t>
      </w:r>
      <w:hyperlink r:id="rId398" w:tgtFrame="_blank" w:history="1">
        <w:r w:rsidRPr="000665B4">
          <w:rPr>
            <w:color w:val="333333"/>
            <w:sz w:val="21"/>
            <w:szCs w:val="21"/>
          </w:rPr>
          <w:t>解题报告</w:t>
        </w:r>
      </w:hyperlink>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1094  Sorting It All OutFloyd 判环+拓扑排序★</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1125 Stockbroker Grapevine Floyd★</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1135  Domino Effect 最短路,比较有意思★★</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1161  Walls 最短路(图太恶心了)★★</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1502  MPI Maelstrom Floyd★</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1511    Invitation Cards 来回最短路★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1556 The Doors 计算几何+最短路★★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1724  ROADS 带限制的最短路,dis[][]开二维来记录信息(或广搜)★★</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1734  Sightseeing trip floyd最小环路径★</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1797  Heavy Transportation 二分枚举+最短路★</w:t>
      </w:r>
    </w:p>
    <w:p w:rsidR="00FF5A2B" w:rsidRPr="000665B4" w:rsidRDefault="00FF5A2B" w:rsidP="00FF5A2B">
      <w:pPr>
        <w:rPr>
          <w:rFonts w:ascii="宋体" w:eastAsia="宋体" w:hAnsi="宋体" w:cs="Arial"/>
          <w:color w:val="333333"/>
          <w:kern w:val="0"/>
          <w:szCs w:val="21"/>
          <w:shd w:val="clear" w:color="auto" w:fill="FFFFFF"/>
        </w:rPr>
      </w:pPr>
      <w:r w:rsidRPr="000665B4">
        <w:rPr>
          <w:rFonts w:ascii="宋体" w:eastAsia="宋体" w:hAnsi="宋体" w:cs="Arial"/>
          <w:color w:val="333333"/>
          <w:kern w:val="0"/>
          <w:szCs w:val="21"/>
          <w:shd w:val="clear" w:color="auto" w:fill="FFFFFF"/>
        </w:rPr>
        <w:t>1847 Tram 简单最短路★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1860 Currency Exchange 货币兑换★</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lastRenderedPageBreak/>
        <w:t>1949  Chores 反向建边,求最长路★★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2139  Six Degrees of Cowvin Bacon Floyd★</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2240 Arbitrage 货币兑换★</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2253 Frogger 二分+最短路★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2312  坦克大战 spfa最短路本质变形--&gt;广搜★</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2387  Til the Cows Come Home 基础最短路★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2394 Checking an Alibi 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2449 Remmarguts' Date A*求第K短路★★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2457  Part Acquisition 最短路 (输出路径)★★</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2472  106 miles to Chicago 乘积最短路(log一下,乘变加)★★</w:t>
      </w:r>
    </w:p>
    <w:p w:rsidR="00FF5A2B" w:rsidRPr="000665B4" w:rsidRDefault="00FF5A2B" w:rsidP="00FF5A2B">
      <w:pPr>
        <w:rPr>
          <w:rFonts w:ascii="宋体" w:eastAsia="宋体" w:hAnsi="宋体" w:cs="Arial"/>
          <w:color w:val="333333"/>
          <w:kern w:val="0"/>
          <w:szCs w:val="21"/>
          <w:shd w:val="clear" w:color="auto" w:fill="FFFFFF"/>
        </w:rPr>
      </w:pPr>
      <w:r w:rsidRPr="000665B4">
        <w:rPr>
          <w:rFonts w:ascii="宋体" w:eastAsia="宋体" w:hAnsi="宋体" w:cs="Arial"/>
          <w:color w:val="333333"/>
          <w:kern w:val="0"/>
          <w:szCs w:val="21"/>
          <w:shd w:val="clear" w:color="auto" w:fill="FFFFFF"/>
        </w:rPr>
        <w:t>2502Subway</w:t>
      </w:r>
      <w:r w:rsidRPr="000665B4">
        <w:rPr>
          <w:rFonts w:ascii="宋体" w:eastAsia="宋体" w:hAnsi="宋体" w:cs="Arial"/>
          <w:color w:val="333333"/>
          <w:kern w:val="0"/>
          <w:szCs w:val="21"/>
          <w:shd w:val="clear" w:color="auto" w:fill="FFFFFF"/>
        </w:rPr>
        <w:br/>
        <w:t>2570 Fiber Network floyd</w:t>
      </w:r>
      <w:r w:rsidRPr="000665B4">
        <w:rPr>
          <w:rFonts w:ascii="宋体" w:eastAsia="宋体" w:hAnsi="宋体" w:cs="Arial"/>
          <w:color w:val="333333"/>
          <w:kern w:val="0"/>
          <w:szCs w:val="21"/>
          <w:shd w:val="clear" w:color="auto" w:fill="FFFFFF"/>
        </w:rPr>
        <w:br/>
        <w:t>3013 圣诞树</w:t>
      </w:r>
      <w:r w:rsidRPr="000665B4">
        <w:rPr>
          <w:rFonts w:ascii="宋体" w:eastAsia="宋体" w:hAnsi="宋体" w:cs="Arial"/>
          <w:color w:val="333333"/>
          <w:kern w:val="0"/>
          <w:szCs w:val="21"/>
          <w:shd w:val="clear" w:color="auto" w:fill="FFFFFF"/>
        </w:rPr>
        <w:br/>
        <w:t>3037Skiing</w:t>
      </w:r>
      <w:r w:rsidRPr="000665B4">
        <w:rPr>
          <w:rFonts w:ascii="宋体" w:eastAsia="宋体" w:hAnsi="宋体" w:cs="Arial"/>
          <w:color w:val="333333"/>
          <w:kern w:val="0"/>
          <w:szCs w:val="21"/>
          <w:shd w:val="clear" w:color="auto" w:fill="FFFFFF"/>
        </w:rPr>
        <w:br/>
        <w:t>3072 Robot</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3114  Countries in War 强联通+最短路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3160  Father Christmas flymouse 强联通+最长路</w:t>
      </w:r>
    </w:p>
    <w:p w:rsidR="00FF5A2B" w:rsidRPr="000665B4" w:rsidRDefault="00FF5A2B" w:rsidP="00FF5A2B">
      <w:pPr>
        <w:rPr>
          <w:rFonts w:ascii="宋体" w:eastAsia="宋体" w:hAnsi="宋体" w:cs="Arial"/>
          <w:color w:val="333333"/>
          <w:kern w:val="0"/>
          <w:szCs w:val="21"/>
          <w:shd w:val="clear" w:color="auto" w:fill="FFFFFF"/>
        </w:rPr>
      </w:pPr>
      <w:r w:rsidRPr="000665B4">
        <w:rPr>
          <w:rFonts w:ascii="宋体" w:eastAsia="宋体" w:hAnsi="宋体" w:cs="Arial"/>
          <w:color w:val="333333"/>
          <w:kern w:val="0"/>
          <w:szCs w:val="21"/>
          <w:shd w:val="clear" w:color="auto" w:fill="FFFFFF"/>
        </w:rPr>
        <w:t>3255 Roadblocks</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3259  Wormholes （寻找负权回路）</w:t>
      </w:r>
    </w:p>
    <w:p w:rsidR="00FF5A2B" w:rsidRPr="000665B4" w:rsidRDefault="00FF5A2B" w:rsidP="00FF5A2B">
      <w:pPr>
        <w:rPr>
          <w:rFonts w:ascii="宋体" w:eastAsia="宋体" w:hAnsi="宋体" w:cs="Arial"/>
          <w:color w:val="333333"/>
          <w:kern w:val="0"/>
          <w:szCs w:val="21"/>
          <w:shd w:val="clear" w:color="auto" w:fill="FFFFFF"/>
        </w:rPr>
      </w:pPr>
      <w:r w:rsidRPr="000665B4">
        <w:rPr>
          <w:rFonts w:ascii="宋体" w:eastAsia="宋体" w:hAnsi="宋体" w:cs="Arial"/>
          <w:color w:val="333333"/>
          <w:kern w:val="0"/>
          <w:szCs w:val="21"/>
          <w:shd w:val="clear" w:color="auto" w:fill="FFFFFF"/>
        </w:rPr>
        <w:t>3268 Silver Cow Party</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3311  Hie with the Pie floyd+状压</w:t>
      </w:r>
    </w:p>
    <w:p w:rsidR="00FF5A2B" w:rsidRPr="000665B4" w:rsidRDefault="00FF5A2B" w:rsidP="00FF5A2B">
      <w:pPr>
        <w:rPr>
          <w:rFonts w:ascii="宋体" w:eastAsia="宋体" w:hAnsi="宋体" w:cs="Arial"/>
          <w:color w:val="333333"/>
          <w:kern w:val="0"/>
          <w:szCs w:val="21"/>
          <w:shd w:val="clear" w:color="auto" w:fill="FFFFFF"/>
        </w:rPr>
      </w:pPr>
      <w:r w:rsidRPr="000665B4">
        <w:rPr>
          <w:rFonts w:ascii="宋体" w:eastAsia="宋体" w:hAnsi="宋体" w:cs="Arial"/>
          <w:color w:val="333333"/>
          <w:kern w:val="0"/>
          <w:szCs w:val="21"/>
          <w:shd w:val="clear" w:color="auto" w:fill="FFFFFF"/>
        </w:rPr>
        <w:t>3328 Cliff Climbing</w:t>
      </w:r>
      <w:r w:rsidRPr="000665B4">
        <w:rPr>
          <w:rFonts w:ascii="宋体" w:eastAsia="宋体" w:hAnsi="宋体" w:cs="Arial"/>
          <w:color w:val="333333"/>
          <w:kern w:val="0"/>
          <w:szCs w:val="21"/>
          <w:shd w:val="clear" w:color="auto" w:fill="FFFFFF"/>
        </w:rPr>
        <w:br/>
        <w:t>3439 Server Relocation</w:t>
      </w:r>
      <w:r w:rsidRPr="000665B4">
        <w:rPr>
          <w:rFonts w:ascii="宋体" w:eastAsia="宋体" w:hAnsi="宋体" w:cs="Arial"/>
          <w:color w:val="333333"/>
          <w:kern w:val="0"/>
          <w:szCs w:val="21"/>
          <w:shd w:val="clear" w:color="auto" w:fill="FFFFFF"/>
        </w:rPr>
        <w:br/>
        <w:t>3463 Sightseeing 次短路条数</w:t>
      </w:r>
      <w:r w:rsidRPr="000665B4">
        <w:rPr>
          <w:rFonts w:ascii="宋体" w:eastAsia="宋体" w:hAnsi="宋体" w:cs="Arial"/>
          <w:color w:val="333333"/>
          <w:kern w:val="0"/>
          <w:szCs w:val="21"/>
          <w:shd w:val="clear" w:color="auto" w:fill="FFFFFF"/>
        </w:rPr>
        <w:br/>
        <w:t>3159</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3521 Geometric Map 计算几何+最短路</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3549 GSM phone 计算几何+最短路</w:t>
      </w:r>
    </w:p>
    <w:p w:rsidR="00FF5A2B" w:rsidRPr="000665B4" w:rsidRDefault="00FF5A2B" w:rsidP="00FF5A2B">
      <w:pPr>
        <w:rPr>
          <w:rFonts w:ascii="宋体" w:eastAsia="宋体" w:hAnsi="宋体" w:cs="Arial"/>
          <w:color w:val="333333"/>
          <w:kern w:val="0"/>
          <w:szCs w:val="21"/>
          <w:shd w:val="clear" w:color="auto" w:fill="FFFFFF"/>
        </w:rPr>
      </w:pPr>
      <w:r w:rsidRPr="000665B4">
        <w:rPr>
          <w:rFonts w:ascii="宋体" w:eastAsia="宋体" w:hAnsi="宋体" w:cs="Arial"/>
          <w:color w:val="333333"/>
          <w:kern w:val="0"/>
          <w:szCs w:val="21"/>
          <w:shd w:val="clear" w:color="auto" w:fill="FFFFFF"/>
        </w:rPr>
        <w:t>3594 Escort of Dr. Who How</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lastRenderedPageBreak/>
        <w:t>3613  Cow Relays 经过N条边的最短路 // floyd + 二分矩阵</w:t>
      </w:r>
    </w:p>
    <w:p w:rsidR="00FF5A2B" w:rsidRPr="000665B4" w:rsidRDefault="00FF5A2B" w:rsidP="00FF5A2B">
      <w:pPr>
        <w:rPr>
          <w:rFonts w:ascii="宋体" w:eastAsia="宋体" w:hAnsi="宋体" w:cs="Arial"/>
          <w:color w:val="333333"/>
          <w:kern w:val="0"/>
          <w:szCs w:val="21"/>
          <w:shd w:val="clear" w:color="auto" w:fill="FFFFFF"/>
        </w:rPr>
      </w:pPr>
      <w:r w:rsidRPr="000665B4">
        <w:rPr>
          <w:rFonts w:ascii="宋体" w:eastAsia="宋体" w:hAnsi="宋体" w:cs="Arial"/>
          <w:color w:val="333333"/>
          <w:kern w:val="0"/>
          <w:szCs w:val="21"/>
          <w:shd w:val="clear" w:color="auto" w:fill="FFFFFF"/>
        </w:rPr>
        <w:t>3615 Cow Hurdles</w:t>
      </w:r>
      <w:r w:rsidRPr="000665B4">
        <w:rPr>
          <w:rFonts w:ascii="宋体" w:eastAsia="宋体" w:hAnsi="宋体" w:cs="Arial"/>
          <w:color w:val="333333"/>
          <w:kern w:val="0"/>
          <w:szCs w:val="21"/>
          <w:shd w:val="clear" w:color="auto" w:fill="FFFFFF"/>
        </w:rPr>
        <w:br/>
        <w:t>3621 最优比率环</w:t>
      </w:r>
      <w:r w:rsidRPr="000665B4">
        <w:rPr>
          <w:rFonts w:ascii="宋体" w:eastAsia="宋体" w:hAnsi="宋体" w:cs="Arial"/>
          <w:color w:val="333333"/>
          <w:kern w:val="0"/>
          <w:szCs w:val="21"/>
          <w:shd w:val="clear" w:color="auto" w:fill="FFFFFF"/>
        </w:rPr>
        <w:br/>
        <w:t>3635 full tank?</w:t>
      </w:r>
      <w:r w:rsidRPr="000665B4">
        <w:rPr>
          <w:rFonts w:ascii="宋体" w:eastAsia="宋体" w:hAnsi="宋体" w:cs="Arial"/>
          <w:color w:val="333333"/>
          <w:kern w:val="0"/>
          <w:szCs w:val="21"/>
          <w:shd w:val="clear" w:color="auto" w:fill="FFFFFF"/>
        </w:rPr>
        <w:br/>
        <w:t>3660 传递闭包</w:t>
      </w:r>
      <w:r w:rsidRPr="000665B4">
        <w:rPr>
          <w:rFonts w:ascii="宋体" w:eastAsia="宋体" w:hAnsi="宋体" w:cs="Arial"/>
          <w:color w:val="333333"/>
          <w:kern w:val="0"/>
          <w:szCs w:val="21"/>
          <w:shd w:val="clear" w:color="auto" w:fill="FFFFFF"/>
        </w:rPr>
        <w:br/>
        <w:t>3662 Telephone Lines</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0665B4">
        <w:rPr>
          <w:rFonts w:cs="Arial"/>
          <w:color w:val="333333"/>
          <w:sz w:val="21"/>
          <w:szCs w:val="21"/>
          <w:shd w:val="clear" w:color="auto" w:fill="FFFFFF"/>
        </w:rPr>
        <w:t>4046 Sightseeing</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0665B4">
        <w:rPr>
          <w:rFonts w:cs="Arial"/>
          <w:color w:val="FF0000"/>
          <w:sz w:val="23"/>
          <w:szCs w:val="23"/>
        </w:rPr>
        <w:t>【SGU314】一道神级求前k短路。。。</w:t>
      </w:r>
    </w:p>
    <w:p w:rsidR="00FF5A2B" w:rsidRPr="000665B4"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94" w:name="_Toc524383195"/>
      <w:r w:rsidRPr="000665B4">
        <w:rPr>
          <w:rStyle w:val="a5"/>
          <w:rFonts w:cs="Arial"/>
          <w:b w:val="0"/>
          <w:color w:val="4F4F4F"/>
          <w:sz w:val="36"/>
          <w:szCs w:val="36"/>
        </w:rPr>
        <w:t>差分约束</w:t>
      </w:r>
      <w:bookmarkEnd w:id="294"/>
    </w:p>
    <w:p w:rsidR="00FF5A2B" w:rsidRPr="000665B4"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0665B4">
        <w:rPr>
          <w:rFonts w:cs="Arial"/>
          <w:color w:val="4F4F4F"/>
          <w:sz w:val="23"/>
          <w:szCs w:val="23"/>
        </w:rPr>
        <w:t>【HDU】</w:t>
      </w:r>
      <w:r w:rsidRPr="000665B4">
        <w:rPr>
          <w:rFonts w:cs="Arial"/>
          <w:color w:val="4F4F4F"/>
          <w:sz w:val="23"/>
          <w:szCs w:val="23"/>
        </w:rPr>
        <w:br/>
        <w:t>1384 Intervals 基础差分约束</w:t>
      </w:r>
      <w:r w:rsidRPr="000665B4">
        <w:rPr>
          <w:rFonts w:cs="Segoe UI Symbol"/>
          <w:color w:val="4F4F4F"/>
          <w:sz w:val="23"/>
          <w:szCs w:val="23"/>
        </w:rPr>
        <w:t>★</w:t>
      </w:r>
      <w:r w:rsidRPr="000665B4">
        <w:rPr>
          <w:rFonts w:cs="Arial"/>
          <w:color w:val="4F4F4F"/>
          <w:sz w:val="23"/>
          <w:szCs w:val="23"/>
        </w:rPr>
        <w:br/>
        <w:t>1529 Cashier Employment 神级差分约束</w:t>
      </w:r>
      <w:r w:rsidRPr="000665B4">
        <w:rPr>
          <w:rFonts w:cs="Segoe UI Symbol"/>
          <w:color w:val="4F4F4F"/>
          <w:sz w:val="23"/>
          <w:szCs w:val="23"/>
        </w:rPr>
        <w:t>★★★★</w:t>
      </w:r>
    </w:p>
    <w:p w:rsidR="00FF5A2B" w:rsidRPr="000665B4"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0665B4">
        <w:rPr>
          <w:rFonts w:cs="Arial"/>
          <w:color w:val="4F4F4F"/>
          <w:sz w:val="23"/>
          <w:szCs w:val="23"/>
        </w:rPr>
        <w:t>1531 King 差分约束</w:t>
      </w:r>
      <w:r w:rsidRPr="000665B4">
        <w:rPr>
          <w:rFonts w:cs="Segoe UI Symbol"/>
          <w:color w:val="4F4F4F"/>
          <w:sz w:val="23"/>
          <w:szCs w:val="23"/>
        </w:rPr>
        <w:t>★</w:t>
      </w:r>
      <w:r w:rsidRPr="000665B4">
        <w:rPr>
          <w:rFonts w:cs="Arial"/>
          <w:color w:val="4F4F4F"/>
          <w:sz w:val="23"/>
          <w:szCs w:val="23"/>
        </w:rPr>
        <w:br/>
        <w:t>1534 Schedule Problem 差分约束输出一组解</w:t>
      </w:r>
      <w:r w:rsidRPr="000665B4">
        <w:rPr>
          <w:rFonts w:cs="Segoe UI Symbol"/>
          <w:color w:val="4F4F4F"/>
          <w:sz w:val="23"/>
          <w:szCs w:val="23"/>
        </w:rPr>
        <w:t>★</w:t>
      </w:r>
      <w:r w:rsidRPr="000665B4">
        <w:rPr>
          <w:rFonts w:cs="Arial"/>
          <w:color w:val="4F4F4F"/>
          <w:sz w:val="23"/>
          <w:szCs w:val="23"/>
        </w:rPr>
        <w:br/>
        <w:t>3440 House Man 比较好的差分约束</w:t>
      </w:r>
      <w:r w:rsidRPr="000665B4">
        <w:rPr>
          <w:rFonts w:cs="Segoe UI Symbol"/>
          <w:color w:val="4F4F4F"/>
          <w:sz w:val="23"/>
          <w:szCs w:val="23"/>
        </w:rPr>
        <w:t>★★</w:t>
      </w:r>
      <w:r w:rsidRPr="000665B4">
        <w:rPr>
          <w:rFonts w:cs="Arial"/>
          <w:color w:val="4F4F4F"/>
          <w:sz w:val="23"/>
          <w:szCs w:val="23"/>
        </w:rPr>
        <w:br/>
        <w:t>3592 World Exhibition 简单</w:t>
      </w:r>
      <w:r w:rsidRPr="000665B4">
        <w:rPr>
          <w:rFonts w:cs="Segoe UI Symbol"/>
          <w:color w:val="4F4F4F"/>
          <w:sz w:val="23"/>
          <w:szCs w:val="23"/>
        </w:rPr>
        <w:t>★</w:t>
      </w:r>
      <w:r w:rsidRPr="000665B4">
        <w:rPr>
          <w:rFonts w:cs="Arial"/>
          <w:color w:val="4F4F4F"/>
          <w:sz w:val="23"/>
          <w:szCs w:val="23"/>
        </w:rPr>
        <w:br/>
        <w:t>3666 THE MATRIX PROBLEM 中等</w:t>
      </w:r>
      <w:r w:rsidRPr="000665B4">
        <w:rPr>
          <w:rFonts w:cs="Segoe UI Symbol"/>
          <w:color w:val="4F4F4F"/>
          <w:sz w:val="23"/>
          <w:szCs w:val="23"/>
        </w:rPr>
        <w:t>★★</w:t>
      </w:r>
      <w:r w:rsidRPr="000665B4">
        <w:rPr>
          <w:rFonts w:cs="Arial"/>
          <w:color w:val="4F4F4F"/>
          <w:sz w:val="23"/>
          <w:szCs w:val="23"/>
        </w:rPr>
        <w:br/>
      </w:r>
      <w:r w:rsidRPr="000665B4">
        <w:rPr>
          <w:rFonts w:cs="Arial"/>
          <w:color w:val="CC0000"/>
          <w:sz w:val="23"/>
          <w:szCs w:val="23"/>
        </w:rPr>
        <w:t>4274 Spy's Work [先处理出欧拉序列,然后就是差分约束了...]</w:t>
      </w:r>
    </w:p>
    <w:p w:rsidR="00B81A18" w:rsidRPr="000665B4"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0665B4">
        <w:rPr>
          <w:rFonts w:cs="Arial"/>
          <w:color w:val="4F4F4F"/>
          <w:sz w:val="23"/>
          <w:szCs w:val="23"/>
        </w:rPr>
        <w:t>【POJ】</w:t>
      </w:r>
      <w:r w:rsidRPr="000665B4">
        <w:rPr>
          <w:rFonts w:cs="Arial"/>
          <w:color w:val="4F4F4F"/>
          <w:sz w:val="23"/>
          <w:szCs w:val="23"/>
        </w:rPr>
        <w:br/>
        <w:t>1201 Intervals</w:t>
      </w:r>
      <w:r w:rsidRPr="000665B4">
        <w:rPr>
          <w:rFonts w:cs="Arial"/>
          <w:color w:val="4F4F4F"/>
          <w:sz w:val="23"/>
          <w:szCs w:val="23"/>
        </w:rPr>
        <w:br/>
        <w:t>1275 Cashier Employment</w:t>
      </w:r>
      <w:r w:rsidRPr="000665B4">
        <w:rPr>
          <w:rFonts w:cs="Arial"/>
          <w:color w:val="4F4F4F"/>
          <w:sz w:val="23"/>
          <w:szCs w:val="23"/>
        </w:rPr>
        <w:br/>
        <w:t>1364 King</w:t>
      </w:r>
      <w:r w:rsidRPr="000665B4">
        <w:rPr>
          <w:rFonts w:cs="Arial"/>
          <w:color w:val="4F4F4F"/>
          <w:sz w:val="23"/>
          <w:szCs w:val="23"/>
        </w:rPr>
        <w:br/>
        <w:t>1716 Integer Intervals</w:t>
      </w:r>
      <w:r w:rsidRPr="000665B4">
        <w:rPr>
          <w:rFonts w:cs="Arial"/>
          <w:color w:val="4F4F4F"/>
          <w:sz w:val="23"/>
          <w:szCs w:val="23"/>
        </w:rPr>
        <w:br/>
        <w:t>2949 Word Rings</w:t>
      </w:r>
      <w:r w:rsidRPr="000665B4">
        <w:rPr>
          <w:rFonts w:cs="Arial"/>
          <w:color w:val="4F4F4F"/>
          <w:sz w:val="23"/>
          <w:szCs w:val="23"/>
        </w:rPr>
        <w:br/>
        <w:t>2983 Is the Information Reliable?</w:t>
      </w:r>
      <w:r w:rsidRPr="000665B4">
        <w:rPr>
          <w:rFonts w:cs="Arial"/>
          <w:color w:val="4F4F4F"/>
          <w:sz w:val="23"/>
          <w:szCs w:val="23"/>
        </w:rPr>
        <w:br/>
        <w:t>3159</w:t>
      </w:r>
      <w:r w:rsidRPr="000665B4">
        <w:rPr>
          <w:rFonts w:cs="Arial"/>
          <w:color w:val="4F4F4F"/>
          <w:sz w:val="23"/>
          <w:szCs w:val="23"/>
        </w:rPr>
        <w:br/>
        <w:t>3169</w:t>
      </w:r>
      <w:r w:rsidRPr="000665B4">
        <w:rPr>
          <w:rFonts w:cs="Arial"/>
          <w:color w:val="4F4F4F"/>
          <w:sz w:val="23"/>
          <w:szCs w:val="23"/>
        </w:rPr>
        <w:br/>
        <w:t>3687</w:t>
      </w:r>
    </w:p>
    <w:p w:rsidR="00FF5A2B" w:rsidRPr="000665B4" w:rsidRDefault="00FF5A2B" w:rsidP="00FF5A2B">
      <w:pPr>
        <w:pStyle w:val="3"/>
        <w:rPr>
          <w:rFonts w:ascii="宋体" w:eastAsia="宋体" w:hAnsi="宋体"/>
          <w:b w:val="0"/>
        </w:rPr>
      </w:pPr>
      <w:bookmarkStart w:id="295" w:name="_Toc524383196"/>
      <w:r w:rsidRPr="000665B4">
        <w:rPr>
          <w:rFonts w:ascii="宋体" w:eastAsia="宋体" w:hAnsi="宋体" w:hint="eastAsia"/>
          <w:b w:val="0"/>
        </w:rPr>
        <w:t>二分匹配（学习区）</w:t>
      </w:r>
      <w:bookmarkEnd w:id="295"/>
    </w:p>
    <w:p w:rsidR="00FF5A2B" w:rsidRPr="000665B4" w:rsidRDefault="0023482A" w:rsidP="00FF5A2B">
      <w:pPr>
        <w:rPr>
          <w:rFonts w:ascii="宋体" w:eastAsia="宋体" w:hAnsi="宋体"/>
        </w:rPr>
      </w:pPr>
      <w:hyperlink r:id="rId399" w:history="1">
        <w:r w:rsidR="00FF5A2B" w:rsidRPr="000665B4">
          <w:rPr>
            <w:rStyle w:val="a3"/>
            <w:rFonts w:ascii="宋体" w:eastAsia="宋体" w:hAnsi="宋体"/>
          </w:rPr>
          <w:t>https://blog.csdn.net/liuqiyao_01/article/details/8797349</w:t>
        </w:r>
      </w:hyperlink>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lastRenderedPageBreak/>
        <w:t>【HDU】</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1068Girls and Boys 最大匹配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1150Machine Schedule 最小点覆盖</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1151Air Raid 最小路径覆盖</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1179Ollivanders 最大匹配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1281棋盘游戏 行列匹配+求关键点</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149850 years, 50 colors 行列匹配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1507Uncle Tom's Inherited Land* 黑白染色+奇偶匹配(1X2的矩形覆盖)</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1528Card Game Cheater 最大匹配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1845Jimmy’s Assignment 最大匹配(HK算法)</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2063过山车 最大匹配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2119Matrix 行列匹配</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2444The Accomodation of Students 并查集分集合+最大匹配(好题!)</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2768Cat vs. Dog 最大独立集</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3360National Treasures 黑白染色+最小点覆盖</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1045Fire Net 行列匹配变形</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1350Taxi Cab Scheme 最小路径覆盖</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1960Taxi Cab Scheme 最小路径覆盖</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3118Arbiter 二分匹配本质(好题!)</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3729I'm Telling the Truth最大匹配+输出字典序最大的匹配情况</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2389Rain on your Parade 最大匹配(HK算法)</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1054Strategic Game 最小点覆盖</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2819Swap 行列匹配+输出解</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1669 Jamie's Contact Groups 二分+多重匹配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3605Escape 多重匹配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3861The King’s Problem 强连通+最小路径覆盖</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2236无题II 二分+二分匹配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1083Courses 最大匹配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1526A Plug for UNIX 最大匹配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2458Kindergarten 行列匹配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4160Dolls 最大匹配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4185Oil Skimming 黑白匹配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2413Against Mammoths 二分+二分匹配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3468Treasure Hunting 最短路+二分匹配</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3517 Adopt or not 最大独立集</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3026Chinese Chess 二分匹配必须边</w:t>
      </w:r>
      <w:r w:rsidR="00FF5A2B" w:rsidRPr="000665B4">
        <w:rPr>
          <w:rFonts w:ascii="宋体" w:eastAsia="宋体" w:hAnsi="宋体" w:cs="Segoe UI Symbol"/>
          <w:color w:val="333333"/>
          <w:sz w:val="23"/>
          <w:szCs w:val="23"/>
          <w:shd w:val="clear" w:color="auto" w:fill="FFFFFF"/>
        </w:rPr>
        <w: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【POJ】</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1087A Plug for UNIX</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1274 The Perfect Stall</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1469COURSES</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1486 Sorting Slides 二分图的必须边</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1548Robots</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1698Alice's Chance</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1719Shooting Contest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lastRenderedPageBreak/>
        <w:t>2060 Taxi Cab Scheme 最小路径覆盖</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2112 Optimal Milking 二分+多重匹配</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2226 Muddy Fields 行列的覆盖</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2239 Selecting Courses</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2289 Jamie's Contact Groups 二分+多重匹配</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2446 Chessboard</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2536 Gopher II</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2584T-Shirt Gumbo</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2594 Treasure Exploration 可相交最小路径覆盖</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2672Hotkeys</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2724 Purifying Machine</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3020 Antenna Placement</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3041 Asteroids 简单行列匹配 </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3189Steady Cow Assignment 二分+多重匹配</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3216 Repairing Company</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3343 Against Mammoths</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3692 Kindergarten</w:t>
      </w:r>
      <w:r w:rsidR="00FF5A2B" w:rsidRPr="000665B4">
        <w:rPr>
          <w:rFonts w:ascii="宋体" w:eastAsia="宋体" w:hAnsi="宋体" w:cs="Arial"/>
          <w:color w:val="333333"/>
          <w:sz w:val="23"/>
          <w:szCs w:val="23"/>
        </w:rPr>
        <w:br/>
      </w:r>
      <w:r w:rsidR="00FF5A2B" w:rsidRPr="000665B4">
        <w:rPr>
          <w:rFonts w:ascii="宋体" w:eastAsia="宋体" w:hAnsi="宋体" w:cs="Arial"/>
          <w:color w:val="333333"/>
          <w:sz w:val="23"/>
          <w:szCs w:val="23"/>
          <w:shd w:val="clear" w:color="auto" w:fill="FFFFFF"/>
        </w:rPr>
        <w:t>poj2771最大独立集</w:t>
      </w:r>
    </w:p>
    <w:p w:rsidR="00B81A18" w:rsidRPr="000665B4" w:rsidRDefault="00B81A18" w:rsidP="00FF5A2B">
      <w:pPr>
        <w:pStyle w:val="3"/>
        <w:rPr>
          <w:rFonts w:ascii="宋体" w:eastAsia="宋体" w:hAnsi="宋体"/>
          <w:b w:val="0"/>
        </w:rPr>
      </w:pPr>
      <w:bookmarkStart w:id="296" w:name="_Toc524383197"/>
      <w:r w:rsidRPr="000665B4">
        <w:rPr>
          <w:rFonts w:ascii="宋体" w:eastAsia="宋体" w:hAnsi="宋体" w:hint="eastAsia"/>
          <w:b w:val="0"/>
        </w:rPr>
        <w:t>欧拉回路&amp;哈密顿回路（待学习）</w:t>
      </w:r>
      <w:bookmarkEnd w:id="296"/>
    </w:p>
    <w:p w:rsidR="00B81A18" w:rsidRPr="000665B4" w:rsidRDefault="0023482A" w:rsidP="00B81A18">
      <w:pPr>
        <w:rPr>
          <w:rFonts w:ascii="宋体" w:eastAsia="宋体" w:hAnsi="宋体"/>
        </w:rPr>
      </w:pPr>
      <w:hyperlink r:id="rId400" w:history="1">
        <w:r w:rsidR="00B81A18" w:rsidRPr="000665B4">
          <w:rPr>
            <w:rStyle w:val="a3"/>
            <w:rFonts w:ascii="宋体" w:eastAsia="宋体" w:hAnsi="宋体"/>
          </w:rPr>
          <w:t>https://blog.csdn.net/liuqiyao_01/article/details/8479339</w:t>
        </w:r>
      </w:hyperlink>
    </w:p>
    <w:p w:rsidR="00B81A18" w:rsidRPr="000665B4" w:rsidRDefault="0023482A" w:rsidP="00B81A18">
      <w:pPr>
        <w:rPr>
          <w:rFonts w:ascii="宋体" w:eastAsia="宋体" w:hAnsi="宋体"/>
        </w:rPr>
      </w:pPr>
      <w:hyperlink r:id="rId401" w:history="1">
        <w:r w:rsidR="00B81A18" w:rsidRPr="000665B4">
          <w:rPr>
            <w:rStyle w:val="a3"/>
            <w:rFonts w:ascii="宋体" w:eastAsia="宋体" w:hAnsi="宋体"/>
          </w:rPr>
          <w:t>https://blog.csdn.net/liuqiyao_01/article/details/26964205</w:t>
        </w:r>
      </w:hyperlink>
    </w:p>
    <w:p w:rsidR="001F70A9" w:rsidRPr="000665B4" w:rsidRDefault="001F70A9" w:rsidP="00FF5A2B">
      <w:pPr>
        <w:pStyle w:val="3"/>
        <w:rPr>
          <w:rFonts w:ascii="宋体" w:eastAsia="宋体" w:hAnsi="宋体"/>
          <w:b w:val="0"/>
        </w:rPr>
      </w:pPr>
      <w:bookmarkStart w:id="297" w:name="_Toc524383198"/>
      <w:r w:rsidRPr="000665B4">
        <w:rPr>
          <w:rFonts w:ascii="宋体" w:eastAsia="宋体" w:hAnsi="宋体" w:hint="eastAsia"/>
          <w:b w:val="0"/>
        </w:rPr>
        <w:t>连通&amp;</w:t>
      </w:r>
      <w:r w:rsidRPr="000665B4">
        <w:rPr>
          <w:rFonts w:ascii="宋体" w:eastAsia="宋体" w:hAnsi="宋体"/>
          <w:b w:val="0"/>
        </w:rPr>
        <w:t>LCA</w:t>
      </w:r>
      <w:r w:rsidR="00B81A18" w:rsidRPr="000665B4">
        <w:rPr>
          <w:rFonts w:ascii="宋体" w:eastAsia="宋体" w:hAnsi="宋体" w:hint="eastAsia"/>
          <w:b w:val="0"/>
        </w:rPr>
        <w:t>（学习区）</w:t>
      </w:r>
      <w:bookmarkEnd w:id="297"/>
    </w:p>
    <w:p w:rsidR="00404D7B" w:rsidRPr="000665B4" w:rsidRDefault="0023482A" w:rsidP="001F70A9">
      <w:pPr>
        <w:rPr>
          <w:rFonts w:ascii="宋体" w:eastAsia="宋体" w:hAnsi="宋体"/>
        </w:rPr>
      </w:pPr>
      <w:hyperlink r:id="rId402" w:history="1">
        <w:r w:rsidR="00404D7B" w:rsidRPr="000665B4">
          <w:rPr>
            <w:rStyle w:val="a3"/>
            <w:rFonts w:ascii="宋体" w:eastAsia="宋体" w:hAnsi="宋体"/>
          </w:rPr>
          <w:t>https://blog.csdn.net/liuqiyao_01/article/details/8478730</w:t>
        </w:r>
      </w:hyperlink>
    </w:p>
    <w:p w:rsidR="001F70A9" w:rsidRPr="000665B4" w:rsidRDefault="001F70A9" w:rsidP="00FF5A2B">
      <w:pPr>
        <w:pStyle w:val="3"/>
        <w:rPr>
          <w:rFonts w:ascii="宋体" w:eastAsia="宋体" w:hAnsi="宋体"/>
          <w:b w:val="0"/>
        </w:rPr>
      </w:pPr>
      <w:bookmarkStart w:id="298" w:name="_Toc524383199"/>
      <w:r w:rsidRPr="000665B4">
        <w:rPr>
          <w:rFonts w:ascii="宋体" w:eastAsia="宋体" w:hAnsi="宋体" w:hint="eastAsia"/>
          <w:b w:val="0"/>
        </w:rPr>
        <w:t>网络流</w:t>
      </w:r>
      <w:r w:rsidR="00051719" w:rsidRPr="000665B4">
        <w:rPr>
          <w:rFonts w:ascii="宋体" w:eastAsia="宋体" w:hAnsi="宋体" w:hint="eastAsia"/>
          <w:b w:val="0"/>
        </w:rPr>
        <w:t>（</w:t>
      </w:r>
      <w:r w:rsidR="00B81A18" w:rsidRPr="000665B4">
        <w:rPr>
          <w:rFonts w:ascii="宋体" w:eastAsia="宋体" w:hAnsi="宋体" w:hint="eastAsia"/>
          <w:b w:val="0"/>
        </w:rPr>
        <w:t>学习</w:t>
      </w:r>
      <w:r w:rsidR="00051719" w:rsidRPr="000665B4">
        <w:rPr>
          <w:rFonts w:ascii="宋体" w:eastAsia="宋体" w:hAnsi="宋体" w:hint="eastAsia"/>
          <w:b w:val="0"/>
        </w:rPr>
        <w:t>区</w:t>
      </w:r>
      <w:r w:rsidR="00B81A18" w:rsidRPr="000665B4">
        <w:rPr>
          <w:rFonts w:ascii="宋体" w:eastAsia="宋体" w:hAnsi="宋体" w:hint="eastAsia"/>
          <w:b w:val="0"/>
        </w:rPr>
        <w:t>）</w:t>
      </w:r>
      <w:bookmarkEnd w:id="298"/>
    </w:p>
    <w:p w:rsidR="001F70A9" w:rsidRPr="000665B4" w:rsidRDefault="0023482A" w:rsidP="001F70A9">
      <w:pPr>
        <w:rPr>
          <w:rStyle w:val="a3"/>
          <w:rFonts w:ascii="宋体" w:eastAsia="宋体" w:hAnsi="宋体"/>
        </w:rPr>
      </w:pPr>
      <w:hyperlink r:id="rId403" w:history="1">
        <w:r w:rsidR="001F70A9" w:rsidRPr="000665B4">
          <w:rPr>
            <w:rStyle w:val="a3"/>
            <w:rFonts w:ascii="宋体" w:eastAsia="宋体" w:hAnsi="宋体"/>
          </w:rPr>
          <w:t>https://blog.csdn.net/shahdza/article/details/7779537</w:t>
        </w:r>
      </w:hyperlink>
    </w:p>
    <w:p w:rsidR="00503DB9" w:rsidRPr="000665B4" w:rsidRDefault="00503DB9" w:rsidP="00503DB9">
      <w:pPr>
        <w:widowControl/>
        <w:jc w:val="left"/>
        <w:rPr>
          <w:rFonts w:ascii="宋体" w:eastAsia="宋体" w:hAnsi="宋体" w:cs="宋体"/>
          <w:kern w:val="0"/>
          <w:sz w:val="24"/>
          <w:szCs w:val="24"/>
        </w:rPr>
      </w:pPr>
      <w:r w:rsidRPr="000665B4">
        <w:rPr>
          <w:rFonts w:ascii="宋体" w:eastAsia="宋体" w:hAnsi="宋体" w:cs="Arial"/>
          <w:b/>
          <w:bCs/>
          <w:color w:val="333333"/>
          <w:kern w:val="0"/>
          <w:sz w:val="27"/>
          <w:szCs w:val="27"/>
          <w:shd w:val="clear" w:color="auto" w:fill="FFFFFF"/>
        </w:rPr>
        <w:t>【HDU】</w:t>
      </w:r>
      <w:r w:rsidRPr="000665B4">
        <w:rPr>
          <w:rFonts w:ascii="宋体" w:eastAsia="宋体" w:hAnsi="宋体" w:cs="Arial"/>
          <w:color w:val="333333"/>
          <w:kern w:val="0"/>
          <w:szCs w:val="21"/>
          <w:shd w:val="clear" w:color="auto" w:fill="FFFFFF"/>
        </w:rPr>
        <w:br/>
        <w:t>2732 Leapin' Lizards(较难)    [最大流]</w:t>
      </w:r>
      <w:r w:rsidRPr="000665B4">
        <w:rPr>
          <w:rFonts w:ascii="宋体" w:eastAsia="宋体" w:hAnsi="宋体" w:cs="Arial"/>
          <w:color w:val="333333"/>
          <w:kern w:val="0"/>
          <w:szCs w:val="21"/>
          <w:shd w:val="clear" w:color="auto" w:fill="FFFFFF"/>
        </w:rPr>
        <w:br/>
        <w:t>3338 Kakuro Extension(较难，好题)    [最大流][数和]神奇最大流行进列出</w:t>
      </w:r>
      <w:r w:rsidRPr="000665B4">
        <w:rPr>
          <w:rFonts w:ascii="宋体" w:eastAsia="宋体" w:hAnsi="宋体" w:cs="Arial"/>
          <w:color w:val="333333"/>
          <w:kern w:val="0"/>
          <w:szCs w:val="21"/>
          <w:shd w:val="clear" w:color="auto" w:fill="FFFFFF"/>
        </w:rPr>
        <w:br/>
        <w:t>2883 kebab(中等)    [最大流]判断满流</w:t>
      </w:r>
      <w:r w:rsidRPr="000665B4">
        <w:rPr>
          <w:rFonts w:ascii="宋体" w:eastAsia="宋体" w:hAnsi="宋体" w:cs="Arial"/>
          <w:color w:val="333333"/>
          <w:kern w:val="0"/>
          <w:szCs w:val="21"/>
          <w:shd w:val="clear" w:color="auto" w:fill="FFFFFF"/>
        </w:rPr>
        <w:br/>
        <w:t>3605 Escape(中等，好题)    [最大流](可用多重匹配)</w:t>
      </w:r>
      <w:r w:rsidR="00E04AB8" w:rsidRPr="000665B4">
        <w:rPr>
          <w:rFonts w:ascii="宋体" w:eastAsia="宋体" w:hAnsi="宋体" w:cs="Arial"/>
          <w:color w:val="333333"/>
          <w:kern w:val="0"/>
          <w:szCs w:val="21"/>
          <w:shd w:val="clear" w:color="auto" w:fill="FFFFFF"/>
        </w:rPr>
        <w:t xml:space="preserve"> </w:t>
      </w:r>
      <w:r w:rsidRPr="000665B4">
        <w:rPr>
          <w:rFonts w:ascii="宋体" w:eastAsia="宋体" w:hAnsi="宋体" w:cs="Arial"/>
          <w:color w:val="333333"/>
          <w:kern w:val="0"/>
          <w:szCs w:val="21"/>
          <w:shd w:val="clear" w:color="auto" w:fill="FFFFFF"/>
        </w:rPr>
        <w:br/>
        <w:t>3081 Marriage Match II(中等，好题)    [二分最大流]+并查集</w:t>
      </w:r>
      <w:r w:rsidRPr="000665B4">
        <w:rPr>
          <w:rFonts w:ascii="宋体" w:eastAsia="宋体" w:hAnsi="宋体" w:cs="Arial"/>
          <w:color w:val="333333"/>
          <w:kern w:val="0"/>
          <w:szCs w:val="21"/>
          <w:shd w:val="clear" w:color="auto" w:fill="FFFFFF"/>
        </w:rPr>
        <w:br/>
        <w:t>3277 Marriage Match III(中等，好题)    [二分最大流]同上,多了拆点</w:t>
      </w:r>
      <w:r w:rsidRPr="000665B4">
        <w:rPr>
          <w:rFonts w:ascii="宋体" w:eastAsia="宋体" w:hAnsi="宋体" w:cs="Arial"/>
          <w:color w:val="333333"/>
          <w:kern w:val="0"/>
          <w:szCs w:val="21"/>
          <w:shd w:val="clear" w:color="auto" w:fill="FFFFFF"/>
        </w:rPr>
        <w:br/>
        <w:t>3416 Marriage Match IV(中等，好题)    [最大流]最短路+最大流</w:t>
      </w:r>
      <w:r w:rsidRPr="000665B4">
        <w:rPr>
          <w:rFonts w:ascii="宋体" w:eastAsia="宋体" w:hAnsi="宋体" w:cs="Arial"/>
          <w:color w:val="333333"/>
          <w:kern w:val="0"/>
          <w:szCs w:val="21"/>
          <w:shd w:val="clear" w:color="auto" w:fill="FFFFFF"/>
        </w:rPr>
        <w:br/>
      </w:r>
      <w:del w:id="299" w:author="Unknown">
        <w:r w:rsidRPr="000665B4">
          <w:rPr>
            <w:rFonts w:ascii="宋体" w:eastAsia="宋体" w:hAnsi="宋体" w:cs="Arial"/>
            <w:color w:val="FF0000"/>
            <w:kern w:val="0"/>
            <w:szCs w:val="21"/>
            <w:shd w:val="clear" w:color="auto" w:fill="FFFFFF"/>
          </w:rPr>
          <w:delText>2485Destroying the bus stations    [最大流]最短路+最大流</w:delText>
        </w:r>
      </w:del>
      <w:r w:rsidRPr="000665B4">
        <w:rPr>
          <w:rFonts w:ascii="宋体" w:eastAsia="宋体" w:hAnsi="宋体" w:cs="Arial"/>
          <w:b/>
          <w:bCs/>
          <w:color w:val="FF0000"/>
          <w:kern w:val="0"/>
          <w:szCs w:val="21"/>
          <w:shd w:val="clear" w:color="auto" w:fill="FFFFFF"/>
        </w:rPr>
        <w:t> [已验证最大流解法是错的]</w:t>
      </w:r>
      <w:r w:rsidRPr="000665B4">
        <w:rPr>
          <w:rFonts w:ascii="宋体" w:eastAsia="宋体" w:hAnsi="宋体" w:cs="Arial"/>
          <w:color w:val="333333"/>
          <w:kern w:val="0"/>
          <w:szCs w:val="21"/>
          <w:shd w:val="clear" w:color="auto" w:fill="FFFFFF"/>
        </w:rPr>
        <w:br/>
        <w:t>3468 Treasure Hunting(中等)    [最大流](二分匹配)+最短路</w:t>
      </w:r>
      <w:r w:rsidRPr="000665B4">
        <w:rPr>
          <w:rFonts w:ascii="宋体" w:eastAsia="宋体" w:hAnsi="宋体" w:cs="Arial"/>
          <w:color w:val="333333"/>
          <w:kern w:val="0"/>
          <w:szCs w:val="21"/>
          <w:shd w:val="clear" w:color="auto" w:fill="FFFFFF"/>
        </w:rPr>
        <w:br/>
      </w:r>
      <w:r w:rsidRPr="000665B4">
        <w:rPr>
          <w:rFonts w:ascii="宋体" w:eastAsia="宋体" w:hAnsi="宋体" w:cs="Arial"/>
          <w:color w:val="333333"/>
          <w:kern w:val="0"/>
          <w:szCs w:val="21"/>
          <w:shd w:val="clear" w:color="auto" w:fill="FFFFFF"/>
        </w:rPr>
        <w:lastRenderedPageBreak/>
        <w:t>3998 Sequence(较难)    [DP+最大流]最长上升子序列</w:t>
      </w:r>
      <w:r w:rsidRPr="000665B4">
        <w:rPr>
          <w:rFonts w:ascii="宋体" w:eastAsia="宋体" w:hAnsi="宋体" w:cs="Arial"/>
          <w:color w:val="333333"/>
          <w:kern w:val="0"/>
          <w:szCs w:val="21"/>
          <w:shd w:val="clear" w:color="auto" w:fill="FFFFFF"/>
        </w:rPr>
        <w:br/>
        <w:t>4309 Seikimatsu Occult Tonneru(中等)    [最大流]枚举状态+最大流</w:t>
      </w:r>
      <w:r w:rsidRPr="000665B4">
        <w:rPr>
          <w:rFonts w:ascii="宋体" w:eastAsia="宋体" w:hAnsi="宋体" w:cs="Arial"/>
          <w:color w:val="333333"/>
          <w:kern w:val="0"/>
          <w:szCs w:val="21"/>
          <w:shd w:val="clear" w:color="auto" w:fill="FFFFFF"/>
        </w:rPr>
        <w:br/>
        <w:t>3472 HS BDC(难)    [混合欧拉]</w:t>
      </w:r>
      <w:r w:rsidRPr="000665B4">
        <w:rPr>
          <w:rFonts w:ascii="宋体" w:eastAsia="宋体" w:hAnsi="宋体" w:cs="Arial"/>
          <w:color w:val="333333"/>
          <w:kern w:val="0"/>
          <w:szCs w:val="21"/>
          <w:shd w:val="clear" w:color="auto" w:fill="FFFFFF"/>
        </w:rPr>
        <w:br/>
        <w:t>----------------------------------------------------------------------------------------------</w:t>
      </w:r>
      <w:r w:rsidRPr="000665B4">
        <w:rPr>
          <w:rFonts w:ascii="宋体" w:eastAsia="宋体" w:hAnsi="宋体" w:cs="Arial"/>
          <w:color w:val="333333"/>
          <w:kern w:val="0"/>
          <w:szCs w:val="21"/>
          <w:shd w:val="clear" w:color="auto" w:fill="FFFFFF"/>
        </w:rPr>
        <w:br/>
        <w:t>1533 Going Home(入门题)    [费用流]</w:t>
      </w:r>
      <w:r w:rsidRPr="000665B4">
        <w:rPr>
          <w:rFonts w:ascii="宋体" w:eastAsia="宋体" w:hAnsi="宋体" w:cs="Arial"/>
          <w:color w:val="333333"/>
          <w:kern w:val="0"/>
          <w:szCs w:val="21"/>
          <w:shd w:val="clear" w:color="auto" w:fill="FFFFFF"/>
        </w:rPr>
        <w:br/>
        <w:t>3488 Tour(基础)    [费用流]圈</w:t>
      </w:r>
      <w:r w:rsidRPr="000665B4">
        <w:rPr>
          <w:rFonts w:ascii="宋体" w:eastAsia="宋体" w:hAnsi="宋体" w:cs="Arial"/>
          <w:color w:val="333333"/>
          <w:kern w:val="0"/>
          <w:szCs w:val="21"/>
          <w:shd w:val="clear" w:color="auto" w:fill="FFFFFF"/>
        </w:rPr>
        <w:br/>
        <w:t>3435 A new Graph Game(基础)    [费用流]圈</w:t>
      </w:r>
      <w:r w:rsidRPr="000665B4">
        <w:rPr>
          <w:rFonts w:ascii="宋体" w:eastAsia="宋体" w:hAnsi="宋体" w:cs="Arial"/>
          <w:color w:val="333333"/>
          <w:kern w:val="0"/>
          <w:szCs w:val="21"/>
          <w:shd w:val="clear" w:color="auto" w:fill="FFFFFF"/>
        </w:rPr>
        <w:br/>
        <w:t>1853 Cyclic Tour(基础)    [费用流]圈</w:t>
      </w:r>
      <w:r w:rsidRPr="000665B4">
        <w:rPr>
          <w:rFonts w:ascii="宋体" w:eastAsia="宋体" w:hAnsi="宋体" w:cs="Arial"/>
          <w:color w:val="333333"/>
          <w:kern w:val="0"/>
          <w:szCs w:val="21"/>
          <w:shd w:val="clear" w:color="auto" w:fill="FFFFFF"/>
        </w:rPr>
        <w:br/>
        <w:t>2686 Matrix(基础)    [费用流]</w:t>
      </w:r>
      <w:r w:rsidRPr="000665B4">
        <w:rPr>
          <w:rFonts w:ascii="宋体" w:eastAsia="宋体" w:hAnsi="宋体" w:cs="Arial"/>
          <w:color w:val="333333"/>
          <w:kern w:val="0"/>
          <w:szCs w:val="21"/>
          <w:shd w:val="clear" w:color="auto" w:fill="FFFFFF"/>
        </w:rPr>
        <w:br/>
        <w:t>3376 Matrix Again(基础)    [费用流]</w:t>
      </w:r>
      <w:r w:rsidRPr="000665B4">
        <w:rPr>
          <w:rFonts w:ascii="宋体" w:eastAsia="宋体" w:hAnsi="宋体" w:cs="Arial"/>
          <w:color w:val="333333"/>
          <w:kern w:val="0"/>
          <w:szCs w:val="21"/>
          <w:shd w:val="clear" w:color="auto" w:fill="FFFFFF"/>
        </w:rPr>
        <w:br/>
        <w:t>3667 Transportation(中等)    [费用流]拆边</w:t>
      </w:r>
      <w:r w:rsidRPr="000665B4">
        <w:rPr>
          <w:rFonts w:ascii="宋体" w:eastAsia="宋体" w:hAnsi="宋体" w:cs="Arial"/>
          <w:color w:val="333333"/>
          <w:kern w:val="0"/>
          <w:szCs w:val="21"/>
          <w:shd w:val="clear" w:color="auto" w:fill="FFFFFF"/>
        </w:rPr>
        <w:br/>
        <w:t>3315 My Brute(中等，好题)    [费用流](可用KM)</w:t>
      </w:r>
      <w:r w:rsidRPr="000665B4">
        <w:rPr>
          <w:rFonts w:ascii="宋体" w:eastAsia="宋体" w:hAnsi="宋体" w:cs="Arial"/>
          <w:color w:val="333333"/>
          <w:kern w:val="0"/>
          <w:szCs w:val="21"/>
          <w:shd w:val="clear" w:color="auto" w:fill="FFFFFF"/>
        </w:rPr>
        <w:br/>
        <w:t>3395 Special Fish(中等，好题)    [费用流](可用KM匹配)</w:t>
      </w:r>
      <w:r w:rsidRPr="000665B4">
        <w:rPr>
          <w:rFonts w:ascii="宋体" w:eastAsia="宋体" w:hAnsi="宋体" w:cs="Arial"/>
          <w:color w:val="333333"/>
          <w:kern w:val="0"/>
          <w:szCs w:val="21"/>
          <w:shd w:val="clear" w:color="auto" w:fill="FFFFFF"/>
        </w:rPr>
        <w:br/>
        <w:t>2448 Mining Station on the Sea(中等)    [费用流](可用最短路+KM匹配)</w:t>
      </w:r>
      <w:r w:rsidRPr="000665B4">
        <w:rPr>
          <w:rFonts w:ascii="宋体" w:eastAsia="宋体" w:hAnsi="宋体" w:cs="Arial"/>
          <w:color w:val="333333"/>
          <w:kern w:val="0"/>
          <w:szCs w:val="21"/>
          <w:shd w:val="clear" w:color="auto" w:fill="FFFFFF"/>
        </w:rPr>
        <w:br/>
        <w:t>4067 Random Maze(难)    [费用流]</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t>3947 River Problem(难)    [费用流]神奇费用流,流量不等式建图</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FF0000"/>
          <w:kern w:val="0"/>
          <w:szCs w:val="21"/>
        </w:rPr>
        <w:t>4406 GPA  [好题] [官方题解为所谓的上下界费用流]</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FF0000"/>
          <w:kern w:val="0"/>
          <w:szCs w:val="21"/>
        </w:rPr>
        <w:t>4411 Arrest  [好题] [官方题解为所谓的上下界费用流]</w:t>
      </w:r>
    </w:p>
    <w:p w:rsidR="00503DB9" w:rsidRPr="000665B4" w:rsidRDefault="00503DB9" w:rsidP="00503DB9">
      <w:pPr>
        <w:widowControl/>
        <w:jc w:val="left"/>
        <w:rPr>
          <w:rFonts w:ascii="宋体" w:eastAsia="宋体" w:hAnsi="宋体" w:cs="宋体"/>
          <w:kern w:val="0"/>
          <w:sz w:val="24"/>
          <w:szCs w:val="24"/>
        </w:rPr>
      </w:pPr>
      <w:r w:rsidRPr="000665B4">
        <w:rPr>
          <w:rFonts w:ascii="宋体" w:eastAsia="宋体" w:hAnsi="宋体" w:cs="Arial"/>
          <w:color w:val="333333"/>
          <w:kern w:val="0"/>
          <w:szCs w:val="21"/>
          <w:shd w:val="clear" w:color="auto" w:fill="FFFFFF"/>
        </w:rPr>
        <w:t>---------------------------------------------------------------------------------------------</w:t>
      </w:r>
      <w:r w:rsidRPr="000665B4">
        <w:rPr>
          <w:rFonts w:ascii="宋体" w:eastAsia="宋体" w:hAnsi="宋体" w:cs="Arial"/>
          <w:color w:val="333333"/>
          <w:kern w:val="0"/>
          <w:szCs w:val="21"/>
          <w:shd w:val="clear" w:color="auto" w:fill="FFFFFF"/>
        </w:rPr>
        <w:br/>
        <w:t>3046 Pleasant sheep and big big wolf(入门题)    [最小割]</w:t>
      </w:r>
      <w:r w:rsidRPr="000665B4">
        <w:rPr>
          <w:rFonts w:ascii="宋体" w:eastAsia="宋体" w:hAnsi="宋体" w:cs="Arial"/>
          <w:color w:val="333333"/>
          <w:kern w:val="0"/>
          <w:szCs w:val="21"/>
          <w:shd w:val="clear" w:color="auto" w:fill="FFFFFF"/>
        </w:rPr>
        <w:br/>
        <w:t>1565 方格取数(1)(基础)    [最小割]黑白染色</w:t>
      </w:r>
      <w:r w:rsidRPr="000665B4">
        <w:rPr>
          <w:rFonts w:ascii="宋体" w:eastAsia="宋体" w:hAnsi="宋体" w:cs="Arial"/>
          <w:color w:val="333333"/>
          <w:kern w:val="0"/>
          <w:szCs w:val="21"/>
          <w:shd w:val="clear" w:color="auto" w:fill="FFFFFF"/>
        </w:rPr>
        <w:br/>
        <w:t>1569 方格取数(2)(基础)     [最小割]黑白染色</w:t>
      </w:r>
      <w:r w:rsidRPr="000665B4">
        <w:rPr>
          <w:rFonts w:ascii="宋体" w:eastAsia="宋体" w:hAnsi="宋体" w:cs="Arial"/>
          <w:color w:val="333333"/>
          <w:kern w:val="0"/>
          <w:szCs w:val="21"/>
          <w:shd w:val="clear" w:color="auto" w:fill="FFFFFF"/>
        </w:rPr>
        <w:br/>
        <w:t>3820 Golden Eggs(较难，好题)    [最小割]方格加强</w:t>
      </w:r>
      <w:r w:rsidRPr="000665B4">
        <w:rPr>
          <w:rFonts w:ascii="宋体" w:eastAsia="宋体" w:hAnsi="宋体" w:cs="Arial"/>
          <w:color w:val="333333"/>
          <w:kern w:val="0"/>
          <w:szCs w:val="21"/>
          <w:shd w:val="clear" w:color="auto" w:fill="FFFFFF"/>
        </w:rPr>
        <w:br/>
        <w:t>3491 Thieves(中等)    [最小割]最小点割集</w:t>
      </w:r>
      <w:r w:rsidRPr="000665B4">
        <w:rPr>
          <w:rFonts w:ascii="宋体" w:eastAsia="宋体" w:hAnsi="宋体" w:cs="Arial"/>
          <w:color w:val="333333"/>
          <w:kern w:val="0"/>
          <w:szCs w:val="21"/>
          <w:shd w:val="clear" w:color="auto" w:fill="FFFFFF"/>
        </w:rPr>
        <w:br/>
        <w:t>3657 Game(中等)    [最小割]最大点权独立集</w:t>
      </w:r>
      <w:r w:rsidRPr="000665B4">
        <w:rPr>
          <w:rFonts w:ascii="宋体" w:eastAsia="宋体" w:hAnsi="宋体" w:cs="Arial"/>
          <w:color w:val="333333"/>
          <w:kern w:val="0"/>
          <w:szCs w:val="21"/>
          <w:shd w:val="clear" w:color="auto" w:fill="FFFFFF"/>
        </w:rPr>
        <w:br/>
        <w:t>3313 Key Vertex(中等)    [最小割]</w:t>
      </w:r>
      <w:r w:rsidRPr="000665B4">
        <w:rPr>
          <w:rFonts w:ascii="宋体" w:eastAsia="宋体" w:hAnsi="宋体" w:cs="Arial"/>
          <w:color w:val="333333"/>
          <w:kern w:val="0"/>
          <w:szCs w:val="21"/>
          <w:shd w:val="clear" w:color="auto" w:fill="FFFFFF"/>
        </w:rPr>
        <w:br/>
        <w:t>3251 Being a Hero(中等)    [最小割]</w:t>
      </w:r>
      <w:r w:rsidRPr="000665B4">
        <w:rPr>
          <w:rFonts w:ascii="宋体" w:eastAsia="宋体" w:hAnsi="宋体" w:cs="Arial"/>
          <w:color w:val="333333"/>
          <w:kern w:val="0"/>
          <w:szCs w:val="21"/>
          <w:shd w:val="clear" w:color="auto" w:fill="FFFFFF"/>
        </w:rPr>
        <w:br/>
        <w:t>3452 Bonsai(基础)    [最小割]一颗带边权的树,最小割求树根和叶子结点不连通</w:t>
      </w:r>
      <w:r w:rsidRPr="000665B4">
        <w:rPr>
          <w:rFonts w:ascii="宋体" w:eastAsia="宋体" w:hAnsi="宋体" w:cs="Arial"/>
          <w:color w:val="333333"/>
          <w:kern w:val="0"/>
          <w:szCs w:val="21"/>
          <w:shd w:val="clear" w:color="auto" w:fill="FFFFFF"/>
        </w:rPr>
        <w:br/>
        <w:t>3987 Harry Potter and the Forbidden Forest(较难，好题)    [最小割]最小割的情况下,求最少需要割掉多少条边.</w:t>
      </w:r>
      <w:r w:rsidRPr="000665B4">
        <w:rPr>
          <w:rFonts w:ascii="宋体" w:eastAsia="宋体" w:hAnsi="宋体" w:cs="Arial"/>
          <w:color w:val="333333"/>
          <w:kern w:val="0"/>
          <w:szCs w:val="21"/>
          <w:shd w:val="clear" w:color="auto" w:fill="FFFFFF"/>
        </w:rPr>
        <w:br/>
        <w:t>2435 There is a war(较难，好题)    [最小割]打造无敌桥</w:t>
      </w:r>
      <w:r w:rsidRPr="000665B4">
        <w:rPr>
          <w:rFonts w:ascii="宋体" w:eastAsia="宋体" w:hAnsi="宋体" w:cs="Arial"/>
          <w:color w:val="333333"/>
          <w:kern w:val="0"/>
          <w:szCs w:val="21"/>
          <w:shd w:val="clear" w:color="auto" w:fill="FFFFFF"/>
        </w:rPr>
        <w:br/>
        <w:t>3917 Road constructions(中等)    [最大权闭包]最大获利</w:t>
      </w:r>
      <w:r w:rsidRPr="000665B4">
        <w:rPr>
          <w:rFonts w:ascii="宋体" w:eastAsia="宋体" w:hAnsi="宋体" w:cs="Arial"/>
          <w:color w:val="333333"/>
          <w:kern w:val="0"/>
          <w:szCs w:val="21"/>
          <w:shd w:val="clear" w:color="auto" w:fill="FFFFFF"/>
        </w:rPr>
        <w:br/>
        <w:t>3879 Base Station(中等)    [最大权闭包]最大获利</w:t>
      </w:r>
      <w:r w:rsidRPr="000665B4">
        <w:rPr>
          <w:rFonts w:ascii="宋体" w:eastAsia="宋体" w:hAnsi="宋体" w:cs="Arial"/>
          <w:color w:val="333333"/>
          <w:kern w:val="0"/>
          <w:szCs w:val="21"/>
          <w:shd w:val="clear" w:color="auto" w:fill="FFFFFF"/>
        </w:rPr>
        <w:br/>
        <w:t>3061 Battle(中等)    [最大权闭包]最大获利</w:t>
      </w:r>
      <w:r w:rsidRPr="000665B4">
        <w:rPr>
          <w:rFonts w:ascii="宋体" w:eastAsia="宋体" w:hAnsi="宋体" w:cs="Arial"/>
          <w:color w:val="333333"/>
          <w:kern w:val="0"/>
          <w:szCs w:val="21"/>
          <w:shd w:val="clear" w:color="auto" w:fill="FFFFFF"/>
        </w:rPr>
        <w:br/>
        <w:t>3996 Gold Mine(中等)    [最大权闭包]最大获利</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t>4307 Matrix(较难，好题)    [最小割][项目分配问题]</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FF0000"/>
          <w:kern w:val="0"/>
          <w:szCs w:val="21"/>
        </w:rPr>
        <w:t>4265 Science! (较难)</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FF0000"/>
          <w:kern w:val="0"/>
          <w:szCs w:val="21"/>
        </w:rPr>
        <w:lastRenderedPageBreak/>
        <w:t>4289 Control(中等) [最小点权覆盖]</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FF0000"/>
          <w:kern w:val="0"/>
          <w:szCs w:val="21"/>
        </w:rPr>
        <w:t>4292 Food(基础) [最大流]</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FF0000"/>
          <w:kern w:val="0"/>
          <w:szCs w:val="21"/>
        </w:rPr>
        <w:t>4322 Candy(难) [好题][最大流]</w:t>
      </w:r>
    </w:p>
    <w:p w:rsidR="00503DB9" w:rsidRPr="000665B4" w:rsidRDefault="00503DB9" w:rsidP="00503DB9">
      <w:pPr>
        <w:widowControl/>
        <w:jc w:val="left"/>
        <w:rPr>
          <w:rFonts w:ascii="宋体" w:eastAsia="宋体" w:hAnsi="宋体" w:cs="宋体"/>
          <w:kern w:val="0"/>
          <w:sz w:val="24"/>
          <w:szCs w:val="24"/>
        </w:rPr>
      </w:pPr>
      <w:r w:rsidRPr="000665B4">
        <w:rPr>
          <w:rFonts w:ascii="宋体" w:eastAsia="宋体" w:hAnsi="宋体" w:cs="Arial"/>
          <w:color w:val="333333"/>
          <w:kern w:val="0"/>
          <w:szCs w:val="21"/>
          <w:shd w:val="clear" w:color="auto" w:fill="FFFFFF"/>
        </w:rPr>
        <w:t>========================================================================================================</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b/>
          <w:bCs/>
          <w:color w:val="4F4F4F"/>
          <w:kern w:val="0"/>
          <w:sz w:val="27"/>
          <w:szCs w:val="27"/>
        </w:rPr>
        <w:t>【POJ】</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b/>
          <w:bCs/>
          <w:color w:val="4F4F4F"/>
          <w:kern w:val="0"/>
          <w:szCs w:val="21"/>
        </w:rPr>
        <w:t>二分匹配能做的题目（拿来玩最大流的模板用吧。。。）：</w:t>
      </w:r>
    </w:p>
    <w:p w:rsidR="00503DB9" w:rsidRPr="000665B4" w:rsidRDefault="00503DB9" w:rsidP="00503DB9">
      <w:pPr>
        <w:widowControl/>
        <w:jc w:val="left"/>
        <w:rPr>
          <w:rFonts w:ascii="宋体" w:eastAsia="宋体" w:hAnsi="宋体" w:cs="Arial"/>
          <w:color w:val="4F4F4F"/>
          <w:kern w:val="0"/>
          <w:sz w:val="24"/>
          <w:szCs w:val="24"/>
        </w:rPr>
      </w:pPr>
      <w:r w:rsidRPr="000665B4">
        <w:rPr>
          <w:rFonts w:ascii="宋体" w:eastAsia="宋体" w:hAnsi="宋体" w:cs="Arial"/>
          <w:color w:val="333333"/>
          <w:kern w:val="0"/>
          <w:szCs w:val="21"/>
          <w:shd w:val="clear" w:color="auto" w:fill="FFFFFF"/>
        </w:rPr>
        <w:t>1087 A Plug for UNIX     [最大流](可用二分匹配)</w:t>
      </w:r>
      <w:r w:rsidRPr="000665B4">
        <w:rPr>
          <w:rFonts w:ascii="宋体" w:eastAsia="宋体" w:hAnsi="宋体" w:cs="Arial"/>
          <w:color w:val="333333"/>
          <w:kern w:val="0"/>
          <w:szCs w:val="21"/>
          <w:shd w:val="clear" w:color="auto" w:fill="FFFFFF"/>
        </w:rPr>
        <w:br/>
        <w:t>1274 The Perfect Stall    [最大流](可用二分匹配)</w:t>
      </w:r>
      <w:r w:rsidRPr="000665B4">
        <w:rPr>
          <w:rFonts w:ascii="宋体" w:eastAsia="宋体" w:hAnsi="宋体" w:cs="Arial"/>
          <w:color w:val="333333"/>
          <w:kern w:val="0"/>
          <w:szCs w:val="21"/>
          <w:shd w:val="clear" w:color="auto" w:fill="FFFFFF"/>
        </w:rPr>
        <w:br/>
        <w:t>1325 Machine Schedule    [最大流](可用二分匹配)</w:t>
      </w:r>
      <w:r w:rsidRPr="000665B4">
        <w:rPr>
          <w:rFonts w:ascii="宋体" w:eastAsia="宋体" w:hAnsi="宋体" w:cs="Arial"/>
          <w:color w:val="333333"/>
          <w:kern w:val="0"/>
          <w:szCs w:val="21"/>
          <w:shd w:val="clear" w:color="auto" w:fill="FFFFFF"/>
        </w:rPr>
        <w:br/>
        <w:t>1698 Alice's Chance    [最大流](可用二分匹配)</w:t>
      </w:r>
      <w:r w:rsidRPr="000665B4">
        <w:rPr>
          <w:rFonts w:ascii="宋体" w:eastAsia="宋体" w:hAnsi="宋体" w:cs="Arial"/>
          <w:color w:val="333333"/>
          <w:kern w:val="0"/>
          <w:szCs w:val="21"/>
          <w:shd w:val="clear" w:color="auto" w:fill="FFFFFF"/>
        </w:rPr>
        <w:br/>
        <w:t>2239 Selecting Courses    [最大流](可用二分匹配)</w:t>
      </w:r>
      <w:r w:rsidRPr="000665B4">
        <w:rPr>
          <w:rFonts w:ascii="宋体" w:eastAsia="宋体" w:hAnsi="宋体" w:cs="Arial"/>
          <w:color w:val="333333"/>
          <w:kern w:val="0"/>
          <w:szCs w:val="21"/>
          <w:shd w:val="clear" w:color="auto" w:fill="FFFFFF"/>
        </w:rPr>
        <w:br/>
        <w:t>2446 Chessboard    [最大流](可用二分匹配) 好题啊</w:t>
      </w:r>
      <w:r w:rsidRPr="000665B4">
        <w:rPr>
          <w:rFonts w:ascii="宋体" w:eastAsia="宋体" w:hAnsi="宋体" w:cs="Arial"/>
          <w:color w:val="333333"/>
          <w:kern w:val="0"/>
          <w:szCs w:val="21"/>
          <w:shd w:val="clear" w:color="auto" w:fill="FFFFFF"/>
        </w:rPr>
        <w:br/>
        <w:t>2536 Gopher II    [最大流](可用二分匹配)</w:t>
      </w:r>
      <w:r w:rsidRPr="000665B4">
        <w:rPr>
          <w:rFonts w:ascii="宋体" w:eastAsia="宋体" w:hAnsi="宋体" w:cs="Arial"/>
          <w:color w:val="333333"/>
          <w:kern w:val="0"/>
          <w:szCs w:val="21"/>
          <w:shd w:val="clear" w:color="auto" w:fill="FFFFFF"/>
        </w:rPr>
        <w:br/>
        <w:t>2771 Guardian of Decency    [最大流]二分匹配最大独立集</w:t>
      </w:r>
      <w:r w:rsidRPr="000665B4">
        <w:rPr>
          <w:rFonts w:ascii="宋体" w:eastAsia="宋体" w:hAnsi="宋体" w:cs="Arial"/>
          <w:color w:val="333333"/>
          <w:kern w:val="0"/>
          <w:szCs w:val="21"/>
          <w:shd w:val="clear" w:color="auto" w:fill="FFFFFF"/>
        </w:rPr>
        <w:br/>
        <w:t>3041 Asteroids    [最大流](简单二分匹配)</w:t>
      </w:r>
      <w:r w:rsidRPr="000665B4">
        <w:rPr>
          <w:rFonts w:ascii="宋体" w:eastAsia="宋体" w:hAnsi="宋体" w:cs="Arial"/>
          <w:color w:val="333333"/>
          <w:kern w:val="0"/>
          <w:szCs w:val="21"/>
          <w:shd w:val="clear" w:color="auto" w:fill="FFFFFF"/>
        </w:rPr>
        <w:br/>
        <w:t>2584 T-Shirt Gumbo    [最大流](多重匹配)</w:t>
      </w:r>
      <w:r w:rsidRPr="000665B4">
        <w:rPr>
          <w:rFonts w:ascii="宋体" w:eastAsia="宋体" w:hAnsi="宋体" w:cs="Arial"/>
          <w:color w:val="333333"/>
          <w:kern w:val="0"/>
          <w:szCs w:val="21"/>
          <w:shd w:val="clear" w:color="auto" w:fill="FFFFFF"/>
        </w:rPr>
        <w:br/>
        <w:t>3189 Steady Cow Assignment  [二分最大流](多重匹配)</w:t>
      </w:r>
    </w:p>
    <w:p w:rsidR="00503DB9" w:rsidRPr="000665B4" w:rsidRDefault="00503DB9" w:rsidP="00503DB9">
      <w:pPr>
        <w:widowControl/>
        <w:jc w:val="left"/>
        <w:rPr>
          <w:rFonts w:ascii="宋体" w:eastAsia="宋体" w:hAnsi="宋体" w:cs="宋体"/>
          <w:kern w:val="0"/>
          <w:sz w:val="24"/>
          <w:szCs w:val="24"/>
        </w:rPr>
      </w:pPr>
      <w:r w:rsidRPr="000665B4">
        <w:rPr>
          <w:rFonts w:ascii="宋体" w:eastAsia="宋体" w:hAnsi="宋体" w:cs="Arial"/>
          <w:color w:val="333333"/>
          <w:kern w:val="0"/>
          <w:szCs w:val="21"/>
          <w:shd w:val="clear" w:color="auto" w:fill="FFFFFF"/>
        </w:rPr>
        <w:t>1149 PIGS(较难)    [最大流] 绝对经典的构图题</w:t>
      </w:r>
      <w:r w:rsidRPr="000665B4">
        <w:rPr>
          <w:rFonts w:ascii="宋体" w:eastAsia="宋体" w:hAnsi="宋体" w:cs="Arial"/>
          <w:color w:val="333333"/>
          <w:kern w:val="0"/>
          <w:szCs w:val="21"/>
          <w:shd w:val="clear" w:color="auto" w:fill="FFFFFF"/>
        </w:rPr>
        <w:br/>
        <w:t>1273 Drainage Ditches(入门题)    [最大流]</w:t>
      </w:r>
      <w:r w:rsidRPr="000665B4">
        <w:rPr>
          <w:rFonts w:ascii="宋体" w:eastAsia="宋体" w:hAnsi="宋体" w:cs="Arial"/>
          <w:color w:val="333333"/>
          <w:kern w:val="0"/>
          <w:szCs w:val="21"/>
          <w:shd w:val="clear" w:color="auto" w:fill="FFFFFF"/>
        </w:rPr>
        <w:br/>
        <w:t>1459 Power Network(入门题)    [最大流]</w:t>
      </w:r>
      <w:r w:rsidRPr="000665B4">
        <w:rPr>
          <w:rFonts w:ascii="宋体" w:eastAsia="宋体" w:hAnsi="宋体" w:cs="Arial"/>
          <w:color w:val="333333"/>
          <w:kern w:val="0"/>
          <w:szCs w:val="21"/>
          <w:shd w:val="clear" w:color="auto" w:fill="FFFFFF"/>
        </w:rPr>
        <w:br/>
        <w:t>3281 Dining(入门题)    [最大流]</w:t>
      </w:r>
      <w:r w:rsidRPr="000665B4">
        <w:rPr>
          <w:rFonts w:ascii="宋体" w:eastAsia="宋体" w:hAnsi="宋体" w:cs="Arial"/>
          <w:color w:val="333333"/>
          <w:kern w:val="0"/>
          <w:szCs w:val="21"/>
          <w:shd w:val="clear" w:color="auto" w:fill="FFFFFF"/>
        </w:rPr>
        <w:br/>
        <w:t>2112 Optimal Milking(中等)    [二分最大流]</w:t>
      </w:r>
      <w:r w:rsidRPr="000665B4">
        <w:rPr>
          <w:rFonts w:ascii="宋体" w:eastAsia="宋体" w:hAnsi="宋体" w:cs="Arial"/>
          <w:color w:val="333333"/>
          <w:kern w:val="0"/>
          <w:szCs w:val="21"/>
          <w:shd w:val="clear" w:color="auto" w:fill="FFFFFF"/>
        </w:rPr>
        <w:br/>
        <w:t>2289 Jamie's Contact Groups(中等)    [二分最大流]</w:t>
      </w:r>
      <w:r w:rsidRPr="000665B4">
        <w:rPr>
          <w:rFonts w:ascii="宋体" w:eastAsia="宋体" w:hAnsi="宋体" w:cs="Arial"/>
          <w:color w:val="333333"/>
          <w:kern w:val="0"/>
          <w:szCs w:val="21"/>
          <w:shd w:val="clear" w:color="auto" w:fill="FFFFFF"/>
        </w:rPr>
        <w:br/>
        <w:t>2391 Ombrophobic Bovines(中等)    [二分最大流]</w:t>
      </w:r>
      <w:r w:rsidRPr="000665B4">
        <w:rPr>
          <w:rFonts w:ascii="宋体" w:eastAsia="宋体" w:hAnsi="宋体" w:cs="Arial"/>
          <w:color w:val="333333"/>
          <w:kern w:val="0"/>
          <w:szCs w:val="21"/>
          <w:shd w:val="clear" w:color="auto" w:fill="FFFFFF"/>
        </w:rPr>
        <w:br/>
        <w:t>2455 Secret Milking Machine(中等)    [二分最大流]</w:t>
      </w:r>
      <w:r w:rsidRPr="000665B4">
        <w:rPr>
          <w:rFonts w:ascii="宋体" w:eastAsia="宋体" w:hAnsi="宋体" w:cs="Arial"/>
          <w:color w:val="333333"/>
          <w:kern w:val="0"/>
          <w:szCs w:val="21"/>
          <w:shd w:val="clear" w:color="auto" w:fill="FFFFFF"/>
        </w:rPr>
        <w:br/>
        <w:t>3228 Gold Transportation(中等)    [二分最大流](并查集)</w:t>
      </w:r>
      <w:r w:rsidRPr="000665B4">
        <w:rPr>
          <w:rFonts w:ascii="宋体" w:eastAsia="宋体" w:hAnsi="宋体" w:cs="Arial"/>
          <w:color w:val="333333"/>
          <w:kern w:val="0"/>
          <w:szCs w:val="21"/>
          <w:shd w:val="clear" w:color="auto" w:fill="FFFFFF"/>
        </w:rPr>
        <w:br/>
        <w:t>2699 The Maximum Number of Strong Kings(较难)    [枚举人数 + 最大流]</w:t>
      </w:r>
      <w:r w:rsidRPr="000665B4">
        <w:rPr>
          <w:rFonts w:ascii="宋体" w:eastAsia="宋体" w:hAnsi="宋体" w:cs="Arial"/>
          <w:color w:val="333333"/>
          <w:kern w:val="0"/>
          <w:szCs w:val="21"/>
          <w:shd w:val="clear" w:color="auto" w:fill="FFFFFF"/>
        </w:rPr>
        <w:br/>
        <w:t>3498 March of the Penguins(中等)    [最大流]枚举汇点,满足点容量限制的网络流</w:t>
      </w:r>
      <w:r w:rsidRPr="000665B4">
        <w:rPr>
          <w:rFonts w:ascii="宋体" w:eastAsia="宋体" w:hAnsi="宋体" w:cs="Arial"/>
          <w:color w:val="333333"/>
          <w:kern w:val="0"/>
          <w:szCs w:val="21"/>
          <w:shd w:val="clear" w:color="auto" w:fill="FFFFFF"/>
        </w:rPr>
        <w:br/>
        <w:t>1637 Sightseeing tour(难)    [混合欧拉]</w:t>
      </w:r>
      <w:r w:rsidRPr="000665B4">
        <w:rPr>
          <w:rFonts w:ascii="宋体" w:eastAsia="宋体" w:hAnsi="宋体" w:cs="Arial"/>
          <w:color w:val="333333"/>
          <w:kern w:val="0"/>
          <w:szCs w:val="21"/>
          <w:shd w:val="clear" w:color="auto" w:fill="FFFFFF"/>
        </w:rPr>
        <w:br/>
        <w:t>-------------------------------------------------------------------------------------------------------</w:t>
      </w:r>
      <w:r w:rsidRPr="000665B4">
        <w:rPr>
          <w:rFonts w:ascii="宋体" w:eastAsia="宋体" w:hAnsi="宋体" w:cs="Arial"/>
          <w:color w:val="333333"/>
          <w:kern w:val="0"/>
          <w:szCs w:val="21"/>
          <w:shd w:val="clear" w:color="auto" w:fill="FFFFFF"/>
        </w:rPr>
        <w:br/>
        <w:t>2135 Farm Tour(基础)    [费用流] (来回最短路)</w:t>
      </w:r>
      <w:r w:rsidRPr="000665B4">
        <w:rPr>
          <w:rFonts w:ascii="宋体" w:eastAsia="宋体" w:hAnsi="宋体" w:cs="Arial"/>
          <w:color w:val="333333"/>
          <w:kern w:val="0"/>
          <w:szCs w:val="21"/>
          <w:shd w:val="clear" w:color="auto" w:fill="FFFFFF"/>
        </w:rPr>
        <w:br/>
        <w:t>2175 Evacuation Plan(较难)    [费用流] 消圈</w:t>
      </w:r>
      <w:r w:rsidRPr="000665B4">
        <w:rPr>
          <w:rFonts w:ascii="宋体" w:eastAsia="宋体" w:hAnsi="宋体" w:cs="Arial"/>
          <w:color w:val="333333"/>
          <w:kern w:val="0"/>
          <w:szCs w:val="21"/>
          <w:shd w:val="clear" w:color="auto" w:fill="FFFFFF"/>
        </w:rPr>
        <w:br/>
        <w:t>2195 Going Home(入门题)    [费用流]</w:t>
      </w:r>
      <w:r w:rsidRPr="000665B4">
        <w:rPr>
          <w:rFonts w:ascii="宋体" w:eastAsia="宋体" w:hAnsi="宋体" w:cs="Arial"/>
          <w:color w:val="333333"/>
          <w:kern w:val="0"/>
          <w:szCs w:val="21"/>
          <w:shd w:val="clear" w:color="auto" w:fill="FFFFFF"/>
        </w:rPr>
        <w:br/>
        <w:t>2516 Minimum Cost(中等)    [费用流]</w:t>
      </w:r>
      <w:r w:rsidRPr="000665B4">
        <w:rPr>
          <w:rFonts w:ascii="宋体" w:eastAsia="宋体" w:hAnsi="宋体" w:cs="Arial"/>
          <w:color w:val="333333"/>
          <w:kern w:val="0"/>
          <w:szCs w:val="21"/>
          <w:shd w:val="clear" w:color="auto" w:fill="FFFFFF"/>
        </w:rPr>
        <w:br/>
        <w:t>3422 Kaka's Matrix Travels(中等)    [费用流]拆点</w:t>
      </w:r>
      <w:r w:rsidRPr="000665B4">
        <w:rPr>
          <w:rFonts w:ascii="宋体" w:eastAsia="宋体" w:hAnsi="宋体" w:cs="Arial"/>
          <w:color w:val="333333"/>
          <w:kern w:val="0"/>
          <w:szCs w:val="21"/>
          <w:shd w:val="clear" w:color="auto" w:fill="FFFFFF"/>
        </w:rPr>
        <w:br/>
      </w:r>
      <w:r w:rsidRPr="000665B4">
        <w:rPr>
          <w:rFonts w:ascii="宋体" w:eastAsia="宋体" w:hAnsi="宋体" w:cs="Arial"/>
          <w:color w:val="333333"/>
          <w:kern w:val="0"/>
          <w:szCs w:val="21"/>
          <w:shd w:val="clear" w:color="auto" w:fill="FFFFFF"/>
        </w:rPr>
        <w:lastRenderedPageBreak/>
        <w:t>3680 Intervals(较难，好题)    [费用流]经典,费用流+离散化</w:t>
      </w:r>
      <w:r w:rsidRPr="000665B4">
        <w:rPr>
          <w:rFonts w:ascii="宋体" w:eastAsia="宋体" w:hAnsi="宋体" w:cs="Arial"/>
          <w:color w:val="333333"/>
          <w:kern w:val="0"/>
          <w:szCs w:val="21"/>
          <w:shd w:val="clear" w:color="auto" w:fill="FFFFFF"/>
        </w:rPr>
        <w:br/>
        <w:t>3686 The Windy's(难，好题)    [费用流](KM匹配)</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t>3762 The Bonus Salary!(较难)    [费用流]</w:t>
      </w:r>
    </w:p>
    <w:p w:rsidR="00503DB9" w:rsidRPr="000665B4" w:rsidRDefault="00503DB9" w:rsidP="00503DB9">
      <w:pPr>
        <w:widowControl/>
        <w:jc w:val="left"/>
        <w:rPr>
          <w:rFonts w:ascii="宋体" w:eastAsia="宋体" w:hAnsi="宋体" w:cs="宋体"/>
          <w:kern w:val="0"/>
          <w:sz w:val="24"/>
          <w:szCs w:val="24"/>
        </w:rPr>
      </w:pPr>
      <w:r w:rsidRPr="000665B4">
        <w:rPr>
          <w:rFonts w:ascii="宋体" w:eastAsia="宋体" w:hAnsi="宋体" w:cs="Arial"/>
          <w:color w:val="333333"/>
          <w:kern w:val="0"/>
          <w:szCs w:val="21"/>
          <w:shd w:val="clear" w:color="auto" w:fill="FFFFFF"/>
        </w:rPr>
        <w:t>-------------------------------------------------------------------------------------------------------</w:t>
      </w:r>
      <w:r w:rsidRPr="000665B4">
        <w:rPr>
          <w:rFonts w:ascii="宋体" w:eastAsia="宋体" w:hAnsi="宋体" w:cs="Arial"/>
          <w:color w:val="333333"/>
          <w:kern w:val="0"/>
          <w:szCs w:val="21"/>
          <w:shd w:val="clear" w:color="auto" w:fill="FFFFFF"/>
        </w:rPr>
        <w:br/>
        <w:t>1815 Friendship(中等)    [最小割]最小点割集</w:t>
      </w:r>
      <w:r w:rsidRPr="000665B4">
        <w:rPr>
          <w:rFonts w:ascii="宋体" w:eastAsia="宋体" w:hAnsi="宋体" w:cs="Arial"/>
          <w:color w:val="333333"/>
          <w:kern w:val="0"/>
          <w:szCs w:val="21"/>
          <w:shd w:val="clear" w:color="auto" w:fill="FFFFFF"/>
        </w:rPr>
        <w:br/>
        <w:t>1966   Cable TV Network(中等)    [最小割]最小点割集</w:t>
      </w:r>
      <w:r w:rsidRPr="000665B4">
        <w:rPr>
          <w:rFonts w:ascii="宋体" w:eastAsia="宋体" w:hAnsi="宋体" w:cs="Arial"/>
          <w:color w:val="333333"/>
          <w:kern w:val="0"/>
          <w:szCs w:val="21"/>
          <w:shd w:val="clear" w:color="auto" w:fill="FFFFFF"/>
        </w:rPr>
        <w:br/>
        <w:t>2125 Destroying The Graph(难)    [最小割]最小点权覆盖</w:t>
      </w:r>
      <w:r w:rsidRPr="000665B4">
        <w:rPr>
          <w:rFonts w:ascii="宋体" w:eastAsia="宋体" w:hAnsi="宋体" w:cs="Arial"/>
          <w:color w:val="333333"/>
          <w:kern w:val="0"/>
          <w:szCs w:val="21"/>
          <w:shd w:val="clear" w:color="auto" w:fill="FFFFFF"/>
        </w:rPr>
        <w:br/>
        <w:t>3084 Panic Room(中等，好题)    [最小割]边连通度</w:t>
      </w:r>
      <w:r w:rsidRPr="000665B4">
        <w:rPr>
          <w:rFonts w:ascii="宋体" w:eastAsia="宋体" w:hAnsi="宋体" w:cs="Arial"/>
          <w:color w:val="333333"/>
          <w:kern w:val="0"/>
          <w:szCs w:val="21"/>
          <w:shd w:val="clear" w:color="auto" w:fill="FFFFFF"/>
        </w:rPr>
        <w:br/>
        <w:t>3204 Ikki's Story I - Road Reconstruction(中等)    [最小割]求关键边</w:t>
      </w:r>
      <w:r w:rsidRPr="000665B4">
        <w:rPr>
          <w:rFonts w:ascii="宋体" w:eastAsia="宋体" w:hAnsi="宋体" w:cs="Arial"/>
          <w:color w:val="333333"/>
          <w:kern w:val="0"/>
          <w:szCs w:val="21"/>
          <w:shd w:val="clear" w:color="auto" w:fill="FFFFFF"/>
        </w:rPr>
        <w:br/>
        <w:t>3308 Paratroopers(较难)    [最小割]乘积取对数,最小点权覆盖</w:t>
      </w:r>
      <w:r w:rsidRPr="000665B4">
        <w:rPr>
          <w:rFonts w:ascii="宋体" w:eastAsia="宋体" w:hAnsi="宋体" w:cs="Arial"/>
          <w:color w:val="333333"/>
          <w:kern w:val="0"/>
          <w:szCs w:val="21"/>
          <w:shd w:val="clear" w:color="auto" w:fill="FFFFFF"/>
        </w:rPr>
        <w:br/>
        <w:t>3436 ACM Computer Factory    [最小割]收集流,残留搜集找边</w:t>
      </w:r>
      <w:r w:rsidRPr="000665B4">
        <w:rPr>
          <w:rFonts w:ascii="宋体" w:eastAsia="宋体" w:hAnsi="宋体" w:cs="Arial"/>
          <w:color w:val="333333"/>
          <w:kern w:val="0"/>
          <w:szCs w:val="21"/>
          <w:shd w:val="clear" w:color="auto" w:fill="FFFFFF"/>
        </w:rPr>
        <w:br/>
        <w:t>3469 Dual Core CPU(中等)    [最小割]项目分配问题</w:t>
      </w:r>
      <w:r w:rsidRPr="000665B4">
        <w:rPr>
          <w:rFonts w:ascii="宋体" w:eastAsia="宋体" w:hAnsi="宋体" w:cs="Arial"/>
          <w:color w:val="333333"/>
          <w:kern w:val="0"/>
          <w:szCs w:val="21"/>
          <w:shd w:val="clear" w:color="auto" w:fill="FFFFFF"/>
        </w:rPr>
        <w:br/>
        <w:t>2987 Firing(较难，好题)    [最大权闭包]</w:t>
      </w:r>
      <w:r w:rsidRPr="000665B4">
        <w:rPr>
          <w:rFonts w:ascii="宋体" w:eastAsia="宋体" w:hAnsi="宋体" w:cs="Arial"/>
          <w:color w:val="333333"/>
          <w:kern w:val="0"/>
          <w:szCs w:val="21"/>
          <w:shd w:val="clear" w:color="auto" w:fill="FFFFFF"/>
        </w:rPr>
        <w:br/>
        <w:t>3155 Hard Life(很挑战一题)    [最大密度子图]</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w:t>
      </w:r>
      <w:r w:rsidRPr="000665B4">
        <w:rPr>
          <w:rFonts w:ascii="宋体" w:eastAsia="宋体" w:hAnsi="宋体" w:cs="Arial"/>
          <w:color w:val="333333"/>
          <w:kern w:val="0"/>
          <w:szCs w:val="21"/>
        </w:rPr>
        <w:br/>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b/>
          <w:bCs/>
          <w:color w:val="4F4F4F"/>
          <w:kern w:val="0"/>
          <w:sz w:val="27"/>
          <w:szCs w:val="27"/>
        </w:rPr>
        <w:t>【其他OJ】</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t>LightOJ 上面已经有分类了,所以自己可以在上面找网络流的题目切吧。。。</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br/>
      </w:r>
    </w:p>
    <w:p w:rsidR="00503DB9" w:rsidRPr="000665B4" w:rsidRDefault="00503DB9" w:rsidP="00503DB9">
      <w:pPr>
        <w:widowControl/>
        <w:jc w:val="left"/>
        <w:rPr>
          <w:rFonts w:ascii="宋体" w:eastAsia="宋体" w:hAnsi="宋体" w:cs="宋体"/>
          <w:kern w:val="0"/>
          <w:sz w:val="24"/>
          <w:szCs w:val="24"/>
        </w:rPr>
      </w:pPr>
      <w:r w:rsidRPr="000665B4">
        <w:rPr>
          <w:rFonts w:ascii="宋体" w:eastAsia="宋体" w:hAnsi="宋体" w:cs="Arial"/>
          <w:color w:val="333333"/>
          <w:kern w:val="0"/>
          <w:szCs w:val="21"/>
          <w:shd w:val="clear" w:color="auto" w:fill="FFFFFF"/>
        </w:rPr>
        <w:t>zoj3348 Schedule(基础，好题)    [最大流]已经比了几场,还有几场没比.问DD能不能取得冠军</w:t>
      </w:r>
      <w:r w:rsidRPr="000665B4">
        <w:rPr>
          <w:rFonts w:ascii="宋体" w:eastAsia="宋体" w:hAnsi="宋体" w:cs="Arial"/>
          <w:color w:val="333333"/>
          <w:kern w:val="0"/>
          <w:szCs w:val="21"/>
          <w:shd w:val="clear" w:color="auto" w:fill="FFFFFF"/>
        </w:rPr>
        <w:br/>
        <w:t>zoj2760 How Many Shortest Path(基础)    [最大流]不相交最短路径数</w:t>
      </w:r>
      <w:r w:rsidRPr="000665B4">
        <w:rPr>
          <w:rFonts w:ascii="宋体" w:eastAsia="宋体" w:hAnsi="宋体" w:cs="Arial"/>
          <w:color w:val="333333"/>
          <w:kern w:val="0"/>
          <w:szCs w:val="21"/>
          <w:shd w:val="clear" w:color="auto" w:fill="FFFFFF"/>
        </w:rPr>
        <w:br/>
        <w:t>zoj3460 Missile(中等)    [最大流]按不同时间将每个点拆点,二分时间,判断是否是完美匹配.</w:t>
      </w:r>
      <w:r w:rsidRPr="000665B4">
        <w:rPr>
          <w:rFonts w:ascii="宋体" w:eastAsia="宋体" w:hAnsi="宋体" w:cs="Arial"/>
          <w:color w:val="333333"/>
          <w:kern w:val="0"/>
          <w:szCs w:val="21"/>
          <w:shd w:val="clear" w:color="auto" w:fill="FFFFFF"/>
        </w:rPr>
        <w:br/>
        <w:t>zoj3362 Beer Problem(中等)    [费用流]最大费用流,每次增广.直到费用归本时,break;</w:t>
      </w:r>
      <w:r w:rsidRPr="000665B4">
        <w:rPr>
          <w:rFonts w:ascii="宋体" w:eastAsia="宋体" w:hAnsi="宋体" w:cs="Arial"/>
          <w:color w:val="333333"/>
          <w:kern w:val="0"/>
          <w:szCs w:val="21"/>
          <w:shd w:val="clear" w:color="auto" w:fill="FFFFFF"/>
        </w:rPr>
        <w:br/>
        <w:t>zoj2532 Internship(中等)    [最小割]增加哪些边的流量,可以增大最大流.(求关键割边)</w:t>
      </w:r>
      <w:r w:rsidRPr="000665B4">
        <w:rPr>
          <w:rFonts w:ascii="宋体" w:eastAsia="宋体" w:hAnsi="宋体" w:cs="Arial"/>
          <w:color w:val="333333"/>
          <w:kern w:val="0"/>
          <w:szCs w:val="21"/>
          <w:shd w:val="clear" w:color="auto" w:fill="FFFFFF"/>
        </w:rPr>
        <w:br/>
        <w:t>ZOJ2587 Unique Attack(中等)    [最小割](最小割的唯一性判定)</w:t>
      </w:r>
      <w:r w:rsidRPr="000665B4">
        <w:rPr>
          <w:rFonts w:ascii="宋体" w:eastAsia="宋体" w:hAnsi="宋体" w:cs="Arial"/>
          <w:color w:val="333333"/>
          <w:kern w:val="0"/>
          <w:szCs w:val="21"/>
          <w:shd w:val="clear" w:color="auto" w:fill="FFFFFF"/>
        </w:rPr>
        <w:br/>
        <w:t>ZOJ2539 Energy Minimization(较难，好题)    [最小割]项目分配问题</w:t>
      </w:r>
      <w:r w:rsidRPr="000665B4">
        <w:rPr>
          <w:rFonts w:ascii="宋体" w:eastAsia="宋体" w:hAnsi="宋体" w:cs="Arial"/>
          <w:color w:val="333333"/>
          <w:kern w:val="0"/>
          <w:szCs w:val="21"/>
          <w:shd w:val="clear" w:color="auto" w:fill="FFFFFF"/>
        </w:rPr>
        <w:br/>
        <w:t>ZOJ2071 Technology Trader(较难，好题)    [最大权闭包]输出选择方案</w:t>
      </w:r>
      <w:r w:rsidRPr="000665B4">
        <w:rPr>
          <w:rFonts w:ascii="宋体" w:eastAsia="宋体" w:hAnsi="宋体" w:cs="Arial"/>
          <w:color w:val="333333"/>
          <w:kern w:val="0"/>
          <w:szCs w:val="21"/>
          <w:shd w:val="clear" w:color="auto" w:fill="FFFFFF"/>
        </w:rPr>
        <w:br/>
        <w:t>ZOJ2332 Gems(中等) [最大流]</w:t>
      </w:r>
      <w:r w:rsidRPr="000665B4">
        <w:rPr>
          <w:rFonts w:ascii="宋体" w:eastAsia="宋体" w:hAnsi="宋体" w:cs="Arial"/>
          <w:color w:val="333333"/>
          <w:kern w:val="0"/>
          <w:szCs w:val="21"/>
          <w:shd w:val="clear" w:color="auto" w:fill="FFFFFF"/>
        </w:rPr>
        <w:br/>
      </w:r>
      <w:r w:rsidRPr="000665B4">
        <w:rPr>
          <w:rFonts w:ascii="宋体" w:eastAsia="宋体" w:hAnsi="宋体" w:cs="Arial"/>
          <w:color w:val="333333"/>
          <w:kern w:val="0"/>
          <w:szCs w:val="21"/>
          <w:shd w:val="clear" w:color="auto" w:fill="FFFFFF"/>
        </w:rPr>
        <w:br/>
        <w:t>SGU326 Perspective (构图题，类似于 WHU 1124) </w:t>
      </w:r>
      <w:r w:rsidRPr="000665B4">
        <w:rPr>
          <w:rFonts w:ascii="宋体" w:eastAsia="宋体" w:hAnsi="宋体" w:cs="Arial"/>
          <w:color w:val="333333"/>
          <w:kern w:val="0"/>
          <w:szCs w:val="21"/>
          <w:shd w:val="clear" w:color="auto" w:fill="FFFFFF"/>
        </w:rPr>
        <w:br/>
        <w:t>SGU438 The Glorious Karlutka River =) (按时间拆点) </w:t>
      </w:r>
      <w:r w:rsidRPr="000665B4">
        <w:rPr>
          <w:rFonts w:ascii="宋体" w:eastAsia="宋体" w:hAnsi="宋体" w:cs="Arial"/>
          <w:color w:val="333333"/>
          <w:kern w:val="0"/>
          <w:szCs w:val="21"/>
          <w:shd w:val="clear" w:color="auto" w:fill="FFFFFF"/>
        </w:rPr>
        <w:br/>
        <w:t>SGU242 Student's Morning (输出一组解) </w:t>
      </w:r>
      <w:r w:rsidRPr="000665B4">
        <w:rPr>
          <w:rFonts w:ascii="宋体" w:eastAsia="宋体" w:hAnsi="宋体" w:cs="Arial"/>
          <w:color w:val="333333"/>
          <w:kern w:val="0"/>
          <w:szCs w:val="21"/>
          <w:shd w:val="clear" w:color="auto" w:fill="FFFFFF"/>
        </w:rPr>
        <w:br/>
      </w:r>
      <w:r w:rsidRPr="000665B4">
        <w:rPr>
          <w:rFonts w:ascii="宋体" w:eastAsia="宋体" w:hAnsi="宋体" w:cs="Arial"/>
          <w:color w:val="333333"/>
          <w:kern w:val="0"/>
          <w:szCs w:val="21"/>
          <w:shd w:val="clear" w:color="auto" w:fill="FFFFFF"/>
        </w:rPr>
        <w:lastRenderedPageBreak/>
        <w:t>SGU185 Two shortest (Dijkstra 预处理，两次增广，必须用邻接阵实现，否则 MLE) </w:t>
      </w:r>
      <w:r w:rsidRPr="000665B4">
        <w:rPr>
          <w:rFonts w:ascii="宋体" w:eastAsia="宋体" w:hAnsi="宋体" w:cs="Arial"/>
          <w:color w:val="333333"/>
          <w:kern w:val="0"/>
          <w:szCs w:val="21"/>
          <w:shd w:val="clear" w:color="auto" w:fill="FFFFFF"/>
        </w:rPr>
        <w:br/>
      </w:r>
      <w:r w:rsidRPr="000665B4">
        <w:rPr>
          <w:rFonts w:ascii="宋体" w:eastAsia="宋体" w:hAnsi="宋体" w:cs="Arial"/>
          <w:color w:val="333333"/>
          <w:kern w:val="0"/>
          <w:szCs w:val="21"/>
          <w:shd w:val="clear" w:color="auto" w:fill="FFFFFF"/>
        </w:rPr>
        <w:br/>
        <w:t>HOJ2816 Power Line </w:t>
      </w:r>
      <w:r w:rsidRPr="000665B4">
        <w:rPr>
          <w:rFonts w:ascii="宋体" w:eastAsia="宋体" w:hAnsi="宋体" w:cs="Arial"/>
          <w:color w:val="333333"/>
          <w:kern w:val="0"/>
          <w:szCs w:val="21"/>
          <w:shd w:val="clear" w:color="auto" w:fill="FFFFFF"/>
        </w:rPr>
        <w:br/>
        <w:t>HOJ2634 How to earn more</w:t>
      </w:r>
      <w:r w:rsidRPr="000665B4">
        <w:rPr>
          <w:rFonts w:ascii="宋体" w:eastAsia="宋体" w:hAnsi="宋体" w:cs="Arial"/>
          <w:color w:val="333333"/>
          <w:kern w:val="0"/>
          <w:szCs w:val="21"/>
          <w:shd w:val="clear" w:color="auto" w:fill="FFFFFF"/>
        </w:rPr>
        <w:br/>
        <w:t>HOJ2811 Earthquake Damage (最小点割集)</w:t>
      </w:r>
      <w:r w:rsidRPr="000665B4">
        <w:rPr>
          <w:rFonts w:ascii="宋体" w:eastAsia="宋体" w:hAnsi="宋体" w:cs="Arial"/>
          <w:color w:val="333333"/>
          <w:kern w:val="0"/>
          <w:szCs w:val="21"/>
          <w:shd w:val="clear" w:color="auto" w:fill="FFFFFF"/>
        </w:rPr>
        <w:br/>
        <w:t>HOJ2715 Matrix3</w:t>
      </w:r>
      <w:r w:rsidRPr="000665B4">
        <w:rPr>
          <w:rFonts w:ascii="宋体" w:eastAsia="宋体" w:hAnsi="宋体" w:cs="Arial"/>
          <w:color w:val="333333"/>
          <w:kern w:val="0"/>
          <w:szCs w:val="21"/>
          <w:shd w:val="clear" w:color="auto" w:fill="FFFFFF"/>
        </w:rPr>
        <w:br/>
        <w:t>HOJ2739 The Chinese Postman Problem</w:t>
      </w:r>
      <w:r w:rsidRPr="000665B4">
        <w:rPr>
          <w:rFonts w:ascii="宋体" w:eastAsia="宋体" w:hAnsi="宋体" w:cs="Arial"/>
          <w:color w:val="333333"/>
          <w:kern w:val="0"/>
          <w:szCs w:val="21"/>
          <w:shd w:val="clear" w:color="auto" w:fill="FFFFFF"/>
        </w:rPr>
        <w:br/>
        <w:t>HOJ2543 Stone IV</w:t>
      </w:r>
      <w:r w:rsidRPr="000665B4">
        <w:rPr>
          <w:rFonts w:ascii="宋体" w:eastAsia="宋体" w:hAnsi="宋体" w:cs="Arial"/>
          <w:color w:val="333333"/>
          <w:kern w:val="0"/>
          <w:szCs w:val="21"/>
          <w:shd w:val="clear" w:color="auto" w:fill="FFFFFF"/>
        </w:rPr>
        <w:br/>
      </w:r>
      <w:r w:rsidRPr="000665B4">
        <w:rPr>
          <w:rFonts w:ascii="宋体" w:eastAsia="宋体" w:hAnsi="宋体" w:cs="Arial"/>
          <w:color w:val="333333"/>
          <w:kern w:val="0"/>
          <w:szCs w:val="21"/>
          <w:shd w:val="clear" w:color="auto" w:fill="FFFFFF"/>
        </w:rPr>
        <w:br/>
        <w:t>WHU1124 Football Coach (构图题) </w:t>
      </w:r>
      <w:r w:rsidRPr="000665B4">
        <w:rPr>
          <w:rFonts w:ascii="宋体" w:eastAsia="宋体" w:hAnsi="宋体" w:cs="Arial"/>
          <w:color w:val="333333"/>
          <w:kern w:val="0"/>
          <w:szCs w:val="21"/>
          <w:shd w:val="clear" w:color="auto" w:fill="FFFFFF"/>
        </w:rPr>
        <w:br/>
        <w:t>JOJ2453 Candy (构图题) </w:t>
      </w:r>
      <w:r w:rsidRPr="000665B4">
        <w:rPr>
          <w:rFonts w:ascii="宋体" w:eastAsia="宋体" w:hAnsi="宋体" w:cs="Arial"/>
          <w:color w:val="333333"/>
          <w:kern w:val="0"/>
          <w:szCs w:val="21"/>
          <w:shd w:val="clear" w:color="auto" w:fill="FFFFFF"/>
        </w:rPr>
        <w:br/>
        <w:t>TJU2944 Mussy Paper (最大权闭合子图) </w:t>
      </w:r>
      <w:r w:rsidRPr="000665B4">
        <w:rPr>
          <w:rFonts w:ascii="宋体" w:eastAsia="宋体" w:hAnsi="宋体" w:cs="Arial"/>
          <w:color w:val="333333"/>
          <w:kern w:val="0"/>
          <w:szCs w:val="21"/>
          <w:shd w:val="clear" w:color="auto" w:fill="FFFFFF"/>
        </w:rPr>
        <w:br/>
        <w:t>BUAA1032 Destroying a Painting</w:t>
      </w:r>
      <w:r w:rsidRPr="000665B4">
        <w:rPr>
          <w:rFonts w:ascii="宋体" w:eastAsia="宋体" w:hAnsi="宋体" w:cs="Arial"/>
          <w:color w:val="333333"/>
          <w:kern w:val="0"/>
          <w:szCs w:val="21"/>
          <w:shd w:val="clear" w:color="auto" w:fill="FFFFFF"/>
        </w:rPr>
        <w:br/>
      </w:r>
      <w:r w:rsidRPr="000665B4">
        <w:rPr>
          <w:rFonts w:ascii="宋体" w:eastAsia="宋体" w:hAnsi="宋体" w:cs="Arial"/>
          <w:color w:val="FF0000"/>
          <w:kern w:val="0"/>
          <w:szCs w:val="21"/>
          <w:shd w:val="clear" w:color="auto" w:fill="FFFFFF"/>
        </w:rPr>
        <w:t>BASHU2445(绝对经典的费用流) 餐巾问题</w:t>
      </w:r>
      <w:r w:rsidRPr="000665B4">
        <w:rPr>
          <w:rFonts w:ascii="宋体" w:eastAsia="宋体" w:hAnsi="宋体" w:cs="Arial"/>
          <w:color w:val="333333"/>
          <w:kern w:val="0"/>
          <w:szCs w:val="21"/>
          <w:shd w:val="clear" w:color="auto" w:fill="FFFFFF"/>
        </w:rPr>
        <w:br/>
      </w:r>
      <w:r w:rsidRPr="000665B4">
        <w:rPr>
          <w:rFonts w:ascii="宋体" w:eastAsia="宋体" w:hAnsi="宋体" w:cs="Arial"/>
          <w:color w:val="333333"/>
          <w:kern w:val="0"/>
          <w:szCs w:val="21"/>
          <w:shd w:val="clear" w:color="auto" w:fill="FFFFFF"/>
        </w:rPr>
        <w:br/>
        <w:t>SPOJ 839 Optimal Marks (将异或操作转化为对每一位求最小割)</w:t>
      </w:r>
      <w:r w:rsidRPr="000665B4">
        <w:rPr>
          <w:rFonts w:ascii="宋体" w:eastAsia="宋体" w:hAnsi="宋体" w:cs="Arial"/>
          <w:color w:val="333333"/>
          <w:kern w:val="0"/>
          <w:szCs w:val="21"/>
          <w:shd w:val="clear" w:color="auto" w:fill="FFFFFF"/>
        </w:rPr>
        <w:br/>
        <w:t>Spoj660：http://www.spoj.pl/problems/QUEST4/</w:t>
      </w:r>
      <w:r w:rsidRPr="000665B4">
        <w:rPr>
          <w:rFonts w:ascii="宋体" w:eastAsia="宋体" w:hAnsi="宋体" w:cs="Arial"/>
          <w:color w:val="333333"/>
          <w:kern w:val="0"/>
          <w:szCs w:val="21"/>
          <w:shd w:val="clear" w:color="auto" w:fill="FFFFFF"/>
        </w:rPr>
        <w:br/>
        <w:t>Spoj377：http://www.spoj.pl/problems/TAXI/</w:t>
      </w:r>
      <w:r w:rsidRPr="000665B4">
        <w:rPr>
          <w:rFonts w:ascii="宋体" w:eastAsia="宋体" w:hAnsi="宋体" w:cs="Arial"/>
          <w:color w:val="333333"/>
          <w:kern w:val="0"/>
          <w:szCs w:val="21"/>
          <w:shd w:val="clear" w:color="auto" w:fill="FFFFFF"/>
        </w:rPr>
        <w:br/>
      </w:r>
      <w:r w:rsidRPr="000665B4">
        <w:rPr>
          <w:rFonts w:ascii="宋体" w:eastAsia="宋体" w:hAnsi="宋体" w:cs="Arial"/>
          <w:color w:val="333333"/>
          <w:kern w:val="0"/>
          <w:szCs w:val="21"/>
          <w:shd w:val="clear" w:color="auto" w:fill="FFFFFF"/>
        </w:rPr>
        <w:br/>
        <w:t>[UVA]</w:t>
      </w:r>
      <w:r w:rsidRPr="000665B4">
        <w:rPr>
          <w:rFonts w:ascii="宋体" w:eastAsia="宋体" w:hAnsi="宋体" w:cs="Arial"/>
          <w:color w:val="333333"/>
          <w:kern w:val="0"/>
          <w:szCs w:val="21"/>
          <w:shd w:val="clear" w:color="auto" w:fill="FFFFFF"/>
        </w:rPr>
        <w:br/>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t>753 , 820 , 10330 , 10735</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FF0000"/>
          <w:kern w:val="0"/>
          <w:szCs w:val="21"/>
        </w:rPr>
        <w:t>11248 [最大流]先求起点到终点的最大流,然后在残留网络中,求起点到每个点的最大流,以及每个点到终点的最大流.然后枚举每条边增加容量能否满足题意.</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br/>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t>[TC]:</w:t>
      </w:r>
    </w:p>
    <w:p w:rsidR="00503DB9" w:rsidRPr="000665B4" w:rsidRDefault="00503DB9" w:rsidP="00503DB9">
      <w:pPr>
        <w:widowControl/>
        <w:jc w:val="left"/>
        <w:rPr>
          <w:rFonts w:ascii="宋体" w:eastAsia="宋体" w:hAnsi="宋体" w:cs="宋体"/>
          <w:kern w:val="0"/>
          <w:sz w:val="24"/>
          <w:szCs w:val="24"/>
        </w:rPr>
      </w:pPr>
      <w:r w:rsidRPr="000665B4">
        <w:rPr>
          <w:rFonts w:ascii="宋体" w:eastAsia="宋体" w:hAnsi="宋体" w:cs="Arial"/>
          <w:color w:val="333333"/>
          <w:kern w:val="0"/>
          <w:szCs w:val="21"/>
          <w:shd w:val="clear" w:color="auto" w:fill="FFFFFF"/>
        </w:rPr>
        <w:t>Single Round Match 200 Round 1 – Division I, Level Three</w:t>
      </w:r>
      <w:r w:rsidRPr="000665B4">
        <w:rPr>
          <w:rFonts w:ascii="宋体" w:eastAsia="宋体" w:hAnsi="宋体" w:cs="Arial"/>
          <w:color w:val="333333"/>
          <w:kern w:val="0"/>
          <w:szCs w:val="21"/>
          <w:shd w:val="clear" w:color="auto" w:fill="FFFFFF"/>
        </w:rPr>
        <w:br/>
        <w:t>Single Round Match 236 Round 1 – Division I, Level Three</w:t>
      </w:r>
      <w:r w:rsidRPr="000665B4">
        <w:rPr>
          <w:rFonts w:ascii="宋体" w:eastAsia="宋体" w:hAnsi="宋体" w:cs="Arial"/>
          <w:color w:val="333333"/>
          <w:kern w:val="0"/>
          <w:szCs w:val="21"/>
          <w:shd w:val="clear" w:color="auto" w:fill="FFFFFF"/>
        </w:rPr>
        <w:br/>
        <w:t>Single Round Match 399 Round 1 – Division I, Level Three</w:t>
      </w:r>
      <w:r w:rsidRPr="000665B4">
        <w:rPr>
          <w:rFonts w:ascii="宋体" w:eastAsia="宋体" w:hAnsi="宋体" w:cs="Arial"/>
          <w:color w:val="333333"/>
          <w:kern w:val="0"/>
          <w:szCs w:val="21"/>
          <w:shd w:val="clear" w:color="auto" w:fill="FFFFFF"/>
        </w:rPr>
        <w:br/>
        <w:t>2003 TCO Semifinal Round 4 – Division I, Level Three</w:t>
      </w:r>
      <w:r w:rsidRPr="000665B4">
        <w:rPr>
          <w:rFonts w:ascii="宋体" w:eastAsia="宋体" w:hAnsi="宋体" w:cs="Arial"/>
          <w:color w:val="333333"/>
          <w:kern w:val="0"/>
          <w:szCs w:val="21"/>
          <w:shd w:val="clear" w:color="auto" w:fill="FFFFFF"/>
        </w:rPr>
        <w:br/>
        <w:t>2004 TCCC Championship Round – Division I, Level Three</w:t>
      </w:r>
      <w:r w:rsidRPr="000665B4">
        <w:rPr>
          <w:rFonts w:ascii="宋体" w:eastAsia="宋体" w:hAnsi="宋体" w:cs="Arial"/>
          <w:color w:val="333333"/>
          <w:kern w:val="0"/>
          <w:szCs w:val="21"/>
          <w:shd w:val="clear" w:color="auto" w:fill="FFFFFF"/>
        </w:rPr>
        <w:br/>
        <w:t>2005 TCO Sponsor Track Round 3 – Division I, Level One</w:t>
      </w:r>
      <w:r w:rsidRPr="000665B4">
        <w:rPr>
          <w:rFonts w:ascii="宋体" w:eastAsia="宋体" w:hAnsi="宋体" w:cs="Arial"/>
          <w:color w:val="333333"/>
          <w:kern w:val="0"/>
          <w:szCs w:val="21"/>
          <w:shd w:val="clear" w:color="auto" w:fill="FFFFFF"/>
        </w:rPr>
        <w:br/>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br/>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t>[RQNOJ]</w:t>
      </w:r>
    </w:p>
    <w:p w:rsidR="00503DB9" w:rsidRPr="000665B4" w:rsidRDefault="00503DB9" w:rsidP="00503DB9">
      <w:pPr>
        <w:widowControl/>
        <w:jc w:val="left"/>
        <w:rPr>
          <w:rFonts w:ascii="宋体" w:eastAsia="宋体" w:hAnsi="宋体" w:cs="宋体"/>
          <w:kern w:val="0"/>
          <w:sz w:val="24"/>
          <w:szCs w:val="24"/>
        </w:rPr>
      </w:pPr>
      <w:r w:rsidRPr="000665B4">
        <w:rPr>
          <w:rFonts w:ascii="宋体" w:eastAsia="宋体" w:hAnsi="宋体" w:cs="Arial"/>
          <w:color w:val="333333"/>
          <w:kern w:val="0"/>
          <w:szCs w:val="21"/>
          <w:shd w:val="clear" w:color="auto" w:fill="FFFFFF"/>
        </w:rPr>
        <w:lastRenderedPageBreak/>
        <w:t>306 破坏石油运输系统问题</w:t>
      </w:r>
      <w:r w:rsidRPr="000665B4">
        <w:rPr>
          <w:rFonts w:ascii="宋体" w:eastAsia="宋体" w:hAnsi="宋体" w:cs="Arial"/>
          <w:color w:val="333333"/>
          <w:kern w:val="0"/>
          <w:szCs w:val="21"/>
          <w:shd w:val="clear" w:color="auto" w:fill="FFFFFF"/>
        </w:rPr>
        <w:br/>
        <w:t>338 [NOI08]志愿者招募</w:t>
      </w:r>
      <w:r w:rsidRPr="000665B4">
        <w:rPr>
          <w:rFonts w:ascii="宋体" w:eastAsia="宋体" w:hAnsi="宋体" w:cs="Arial"/>
          <w:color w:val="333333"/>
          <w:kern w:val="0"/>
          <w:szCs w:val="21"/>
          <w:shd w:val="clear" w:color="auto" w:fill="FFFFFF"/>
        </w:rPr>
        <w:br/>
        <w:t>529 [NOI09]植物大战僵尸</w:t>
      </w:r>
      <w:r w:rsidRPr="000665B4">
        <w:rPr>
          <w:rFonts w:ascii="宋体" w:eastAsia="宋体" w:hAnsi="宋体" w:cs="Arial"/>
          <w:color w:val="333333"/>
          <w:kern w:val="0"/>
          <w:szCs w:val="21"/>
          <w:shd w:val="clear" w:color="auto" w:fill="FFFFFF"/>
        </w:rPr>
        <w:br/>
        <w:t>556 [NOI06]最大获利</w:t>
      </w:r>
      <w:r w:rsidRPr="000665B4">
        <w:rPr>
          <w:rFonts w:ascii="宋体" w:eastAsia="宋体" w:hAnsi="宋体" w:cs="Arial"/>
          <w:color w:val="333333"/>
          <w:kern w:val="0"/>
          <w:szCs w:val="21"/>
          <w:shd w:val="clear" w:color="auto" w:fill="FFFFFF"/>
        </w:rPr>
        <w:br/>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t>606 [NOI2010]海拔</w:t>
      </w:r>
    </w:p>
    <w:p w:rsidR="00503DB9" w:rsidRPr="000665B4" w:rsidRDefault="00503DB9" w:rsidP="00503DB9">
      <w:pPr>
        <w:widowControl/>
        <w:jc w:val="left"/>
        <w:rPr>
          <w:rFonts w:ascii="宋体" w:eastAsia="宋体" w:hAnsi="宋体" w:cs="宋体"/>
          <w:kern w:val="0"/>
          <w:sz w:val="24"/>
          <w:szCs w:val="24"/>
        </w:rPr>
      </w:pPr>
      <w:r w:rsidRPr="000665B4">
        <w:rPr>
          <w:rFonts w:ascii="宋体" w:eastAsia="宋体" w:hAnsi="宋体" w:cs="Arial"/>
          <w:color w:val="333333"/>
          <w:kern w:val="0"/>
          <w:szCs w:val="21"/>
          <w:shd w:val="clear" w:color="auto" w:fill="FFFFFF"/>
        </w:rPr>
        <w:t>=============================================================================================</w:t>
      </w:r>
      <w:r w:rsidRPr="000665B4">
        <w:rPr>
          <w:rFonts w:ascii="宋体" w:eastAsia="宋体" w:hAnsi="宋体" w:cs="Arial"/>
          <w:color w:val="333333"/>
          <w:kern w:val="0"/>
          <w:szCs w:val="21"/>
        </w:rPr>
        <w:br/>
      </w:r>
      <w:r w:rsidRPr="000665B4">
        <w:rPr>
          <w:rFonts w:ascii="宋体" w:eastAsia="宋体" w:hAnsi="宋体" w:cs="Arial"/>
          <w:b/>
          <w:bCs/>
          <w:color w:val="333333"/>
          <w:kern w:val="0"/>
          <w:sz w:val="27"/>
          <w:szCs w:val="27"/>
          <w:shd w:val="clear" w:color="auto" w:fill="FFFFFF"/>
        </w:rPr>
        <w:t>【上下界网络流】</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ZOJ 2314 可行流</w:t>
      </w:r>
      <w:r w:rsidRPr="000665B4">
        <w:rPr>
          <w:rFonts w:ascii="宋体" w:eastAsia="宋体" w:hAnsi="宋体" w:cs="Arial"/>
          <w:color w:val="333333"/>
          <w:kern w:val="0"/>
          <w:szCs w:val="21"/>
          <w:shd w:val="clear" w:color="auto" w:fill="FFFFFF"/>
        </w:rPr>
        <w:br/>
        <w:t>Zoj 3229  最大流</w:t>
      </w:r>
      <w:r w:rsidRPr="000665B4">
        <w:rPr>
          <w:rFonts w:ascii="宋体" w:eastAsia="宋体" w:hAnsi="宋体" w:cs="Arial"/>
          <w:color w:val="333333"/>
          <w:kern w:val="0"/>
          <w:szCs w:val="21"/>
          <w:shd w:val="clear" w:color="auto" w:fill="FFFFFF"/>
        </w:rPr>
        <w:br/>
        <w:t>zoj 1994 可行流</w:t>
      </w:r>
      <w:r w:rsidRPr="000665B4">
        <w:rPr>
          <w:rFonts w:ascii="宋体" w:eastAsia="宋体" w:hAnsi="宋体" w:cs="Arial"/>
          <w:color w:val="333333"/>
          <w:kern w:val="0"/>
          <w:szCs w:val="21"/>
          <w:shd w:val="clear" w:color="auto" w:fill="FFFFFF"/>
        </w:rPr>
        <w:br/>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t>Pku 2396 可行流</w:t>
      </w:r>
    </w:p>
    <w:p w:rsidR="00503DB9" w:rsidRPr="000665B4"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0665B4">
        <w:rPr>
          <w:rFonts w:ascii="宋体" w:eastAsia="宋体" w:hAnsi="宋体" w:cs="Arial"/>
          <w:color w:val="4F4F4F"/>
          <w:kern w:val="0"/>
          <w:szCs w:val="21"/>
        </w:rPr>
        <w:t>poj 2594 最小流</w:t>
      </w:r>
    </w:p>
    <w:p w:rsidR="00503DB9" w:rsidRPr="000665B4" w:rsidRDefault="00503DB9" w:rsidP="00503DB9">
      <w:pPr>
        <w:rPr>
          <w:rFonts w:ascii="宋体" w:eastAsia="宋体" w:hAnsi="宋体"/>
        </w:rPr>
      </w:pPr>
      <w:r w:rsidRPr="000665B4">
        <w:rPr>
          <w:rFonts w:ascii="宋体" w:eastAsia="宋体" w:hAnsi="宋体" w:cs="Arial"/>
          <w:color w:val="333333"/>
          <w:kern w:val="0"/>
          <w:szCs w:val="21"/>
          <w:shd w:val="clear" w:color="auto" w:fill="FFFFFF"/>
        </w:rPr>
        <w:t>Hdu3157 最小流</w:t>
      </w:r>
      <w:r w:rsidRPr="000665B4">
        <w:rPr>
          <w:rFonts w:ascii="宋体" w:eastAsia="宋体" w:hAnsi="宋体" w:cs="Arial"/>
          <w:color w:val="333333"/>
          <w:kern w:val="0"/>
          <w:szCs w:val="21"/>
          <w:shd w:val="clear" w:color="auto" w:fill="FFFFFF"/>
        </w:rPr>
        <w:br/>
        <w:t>Sgu176 最小流</w:t>
      </w:r>
      <w:r w:rsidRPr="000665B4">
        <w:rPr>
          <w:rFonts w:ascii="宋体" w:eastAsia="宋体" w:hAnsi="宋体" w:cs="Arial"/>
          <w:color w:val="333333"/>
          <w:kern w:val="0"/>
          <w:szCs w:val="21"/>
          <w:shd w:val="clear" w:color="auto" w:fill="FFFFFF"/>
        </w:rPr>
        <w:br/>
        <w:t>hust1342 最小流</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w:t>
      </w:r>
      <w:r w:rsidRPr="000665B4">
        <w:rPr>
          <w:rFonts w:ascii="宋体" w:eastAsia="宋体" w:hAnsi="宋体" w:cs="Arial"/>
          <w:color w:val="333333"/>
          <w:kern w:val="0"/>
          <w:szCs w:val="21"/>
        </w:rPr>
        <w:br/>
      </w:r>
      <w:r w:rsidRPr="000665B4">
        <w:rPr>
          <w:rFonts w:ascii="宋体" w:eastAsia="宋体" w:hAnsi="宋体" w:cs="Arial"/>
          <w:b/>
          <w:bCs/>
          <w:color w:val="333333"/>
          <w:kern w:val="0"/>
          <w:sz w:val="27"/>
          <w:szCs w:val="27"/>
          <w:shd w:val="clear" w:color="auto" w:fill="FFFFFF"/>
        </w:rPr>
        <w:t>【无向图最小割】</w:t>
      </w:r>
      <w:r w:rsidRPr="000665B4">
        <w:rPr>
          <w:rFonts w:ascii="宋体" w:eastAsia="宋体" w:hAnsi="宋体" w:cs="Arial"/>
          <w:color w:val="333333"/>
          <w:kern w:val="0"/>
          <w:szCs w:val="21"/>
        </w:rPr>
        <w:br/>
      </w:r>
      <w:r w:rsidRPr="000665B4">
        <w:rPr>
          <w:rFonts w:ascii="宋体" w:eastAsia="宋体" w:hAnsi="宋体" w:cs="Arial"/>
          <w:color w:val="333333"/>
          <w:kern w:val="0"/>
          <w:szCs w:val="21"/>
          <w:shd w:val="clear" w:color="auto" w:fill="FFFFFF"/>
        </w:rPr>
        <w:t>hdu3691</w:t>
      </w:r>
      <w:r w:rsidRPr="000665B4">
        <w:rPr>
          <w:rFonts w:ascii="宋体" w:eastAsia="宋体" w:hAnsi="宋体" w:cs="Arial"/>
          <w:color w:val="333333"/>
          <w:kern w:val="0"/>
          <w:szCs w:val="21"/>
          <w:shd w:val="clear" w:color="auto" w:fill="FFFFFF"/>
        </w:rPr>
        <w:br/>
        <w:t>hdu3002</w:t>
      </w:r>
      <w:r w:rsidRPr="000665B4">
        <w:rPr>
          <w:rFonts w:ascii="宋体" w:eastAsia="宋体" w:hAnsi="宋体" w:cs="Arial"/>
          <w:color w:val="333333"/>
          <w:kern w:val="0"/>
          <w:szCs w:val="21"/>
          <w:shd w:val="clear" w:color="auto" w:fill="FFFFFF"/>
        </w:rPr>
        <w:br/>
        <w:t>poj2914</w:t>
      </w:r>
      <w:r w:rsidRPr="000665B4">
        <w:rPr>
          <w:rFonts w:ascii="宋体" w:eastAsia="宋体" w:hAnsi="宋体" w:cs="Arial"/>
          <w:color w:val="333333"/>
          <w:kern w:val="0"/>
          <w:szCs w:val="21"/>
          <w:shd w:val="clear" w:color="auto" w:fill="FFFFFF"/>
        </w:rPr>
        <w:br/>
        <w:t>poj1966</w:t>
      </w:r>
      <w:r w:rsidRPr="000665B4">
        <w:rPr>
          <w:rFonts w:ascii="宋体" w:eastAsia="宋体" w:hAnsi="宋体" w:cs="Arial"/>
          <w:color w:val="333333"/>
          <w:kern w:val="0"/>
          <w:szCs w:val="21"/>
          <w:shd w:val="clear" w:color="auto" w:fill="FFFFFF"/>
        </w:rPr>
        <w:br/>
        <w:t>zoj2753</w:t>
      </w:r>
    </w:p>
    <w:p w:rsidR="001F70A9" w:rsidRPr="000665B4" w:rsidRDefault="001F70A9" w:rsidP="00FF5A2B">
      <w:pPr>
        <w:pStyle w:val="3"/>
        <w:rPr>
          <w:rFonts w:ascii="宋体" w:eastAsia="宋体" w:hAnsi="宋体"/>
          <w:b w:val="0"/>
        </w:rPr>
      </w:pPr>
      <w:bookmarkStart w:id="300" w:name="_Toc524383200"/>
      <w:r w:rsidRPr="000665B4">
        <w:rPr>
          <w:rFonts w:ascii="宋体" w:eastAsia="宋体" w:hAnsi="宋体" w:hint="eastAsia"/>
          <w:b w:val="0"/>
        </w:rPr>
        <w:t>2-</w:t>
      </w:r>
      <w:r w:rsidRPr="000665B4">
        <w:rPr>
          <w:rFonts w:ascii="宋体" w:eastAsia="宋体" w:hAnsi="宋体"/>
          <w:b w:val="0"/>
        </w:rPr>
        <w:t>SAT</w:t>
      </w:r>
      <w:r w:rsidR="00B81A18" w:rsidRPr="000665B4">
        <w:rPr>
          <w:rFonts w:ascii="宋体" w:eastAsia="宋体" w:hAnsi="宋体" w:hint="eastAsia"/>
          <w:b w:val="0"/>
        </w:rPr>
        <w:t>（待学习）</w:t>
      </w:r>
      <w:bookmarkEnd w:id="300"/>
    </w:p>
    <w:p w:rsidR="00404D7B" w:rsidRPr="000665B4" w:rsidRDefault="0023482A" w:rsidP="001F70A9">
      <w:pPr>
        <w:rPr>
          <w:rFonts w:ascii="宋体" w:eastAsia="宋体" w:hAnsi="宋体"/>
        </w:rPr>
      </w:pPr>
      <w:hyperlink r:id="rId404" w:history="1">
        <w:r w:rsidR="00404D7B" w:rsidRPr="000665B4">
          <w:rPr>
            <w:rStyle w:val="a3"/>
            <w:rFonts w:ascii="宋体" w:eastAsia="宋体" w:hAnsi="宋体"/>
          </w:rPr>
          <w:t>https://blog.csdn.net/liuqiyao_01/article/details/8797336</w:t>
        </w:r>
      </w:hyperlink>
    </w:p>
    <w:p w:rsidR="001F70A9" w:rsidRPr="000665B4" w:rsidRDefault="001F70A9" w:rsidP="00FF5A2B">
      <w:pPr>
        <w:pStyle w:val="3"/>
        <w:rPr>
          <w:rFonts w:ascii="宋体" w:eastAsia="宋体" w:hAnsi="宋体"/>
          <w:b w:val="0"/>
        </w:rPr>
      </w:pPr>
      <w:bookmarkStart w:id="301" w:name="_Toc524383201"/>
      <w:r w:rsidRPr="000665B4">
        <w:rPr>
          <w:rFonts w:ascii="宋体" w:eastAsia="宋体" w:hAnsi="宋体"/>
          <w:b w:val="0"/>
        </w:rPr>
        <w:t>KM</w:t>
      </w:r>
      <w:r w:rsidRPr="000665B4">
        <w:rPr>
          <w:rFonts w:ascii="宋体" w:eastAsia="宋体" w:hAnsi="宋体" w:hint="eastAsia"/>
          <w:b w:val="0"/>
        </w:rPr>
        <w:t>匹配</w:t>
      </w:r>
      <w:r w:rsidR="00B81A18" w:rsidRPr="000665B4">
        <w:rPr>
          <w:rFonts w:ascii="宋体" w:eastAsia="宋体" w:hAnsi="宋体" w:hint="eastAsia"/>
          <w:b w:val="0"/>
        </w:rPr>
        <w:t>（待学习）</w:t>
      </w:r>
      <w:bookmarkEnd w:id="301"/>
    </w:p>
    <w:p w:rsidR="00404D7B" w:rsidRPr="000665B4" w:rsidRDefault="0023482A" w:rsidP="001F70A9">
      <w:pPr>
        <w:rPr>
          <w:rFonts w:ascii="宋体" w:eastAsia="宋体" w:hAnsi="宋体"/>
        </w:rPr>
      </w:pPr>
      <w:hyperlink r:id="rId405" w:history="1">
        <w:r w:rsidR="00404D7B" w:rsidRPr="000665B4">
          <w:rPr>
            <w:rStyle w:val="a3"/>
            <w:rFonts w:ascii="宋体" w:eastAsia="宋体" w:hAnsi="宋体"/>
          </w:rPr>
          <w:t>https://blog.csdn.net/liuqiyao_01/article/details/8797346</w:t>
        </w:r>
      </w:hyperlink>
    </w:p>
    <w:p w:rsidR="001F70A9" w:rsidRPr="000665B4" w:rsidRDefault="001F70A9" w:rsidP="00FF5A2B">
      <w:pPr>
        <w:pStyle w:val="3"/>
        <w:rPr>
          <w:rFonts w:ascii="宋体" w:eastAsia="宋体" w:hAnsi="宋体"/>
          <w:b w:val="0"/>
        </w:rPr>
      </w:pPr>
      <w:bookmarkStart w:id="302" w:name="_Toc524383202"/>
      <w:r w:rsidRPr="000665B4">
        <w:rPr>
          <w:rFonts w:ascii="宋体" w:eastAsia="宋体" w:hAnsi="宋体" w:hint="eastAsia"/>
          <w:b w:val="0"/>
        </w:rPr>
        <w:lastRenderedPageBreak/>
        <w:t>Dancing Links</w:t>
      </w:r>
      <w:r w:rsidR="00B81A18" w:rsidRPr="000665B4">
        <w:rPr>
          <w:rFonts w:ascii="宋体" w:eastAsia="宋体" w:hAnsi="宋体" w:hint="eastAsia"/>
          <w:b w:val="0"/>
        </w:rPr>
        <w:t>（待学习）</w:t>
      </w:r>
      <w:bookmarkEnd w:id="302"/>
    </w:p>
    <w:p w:rsidR="00404D7B" w:rsidRPr="000665B4" w:rsidRDefault="0023482A" w:rsidP="001F70A9">
      <w:pPr>
        <w:rPr>
          <w:rFonts w:ascii="宋体" w:eastAsia="宋体" w:hAnsi="宋体"/>
        </w:rPr>
      </w:pPr>
      <w:hyperlink r:id="rId406" w:history="1">
        <w:r w:rsidR="00404D7B" w:rsidRPr="000665B4">
          <w:rPr>
            <w:rStyle w:val="a3"/>
            <w:rFonts w:ascii="宋体" w:eastAsia="宋体" w:hAnsi="宋体"/>
          </w:rPr>
          <w:t>https://blog.csdn.net/liuqiyao_01/article/details/8478711</w:t>
        </w:r>
      </w:hyperlink>
    </w:p>
    <w:p w:rsidR="001F70A9" w:rsidRPr="000665B4" w:rsidRDefault="001F70A9" w:rsidP="00FF5A2B">
      <w:pPr>
        <w:pStyle w:val="3"/>
        <w:rPr>
          <w:rFonts w:ascii="宋体" w:eastAsia="宋体" w:hAnsi="宋体"/>
          <w:b w:val="0"/>
        </w:rPr>
      </w:pPr>
      <w:bookmarkStart w:id="303" w:name="_Toc524383203"/>
      <w:r w:rsidRPr="000665B4">
        <w:rPr>
          <w:rFonts w:ascii="宋体" w:eastAsia="宋体" w:hAnsi="宋体" w:hint="eastAsia"/>
          <w:b w:val="0"/>
        </w:rPr>
        <w:t>一般图匹配</w:t>
      </w:r>
      <w:r w:rsidR="00B81A18" w:rsidRPr="000665B4">
        <w:rPr>
          <w:rFonts w:ascii="宋体" w:eastAsia="宋体" w:hAnsi="宋体" w:hint="eastAsia"/>
          <w:b w:val="0"/>
        </w:rPr>
        <w:t>（待学习）</w:t>
      </w:r>
      <w:bookmarkEnd w:id="303"/>
    </w:p>
    <w:p w:rsidR="00404D7B" w:rsidRPr="000665B4" w:rsidRDefault="0023482A" w:rsidP="001F70A9">
      <w:pPr>
        <w:rPr>
          <w:rFonts w:ascii="宋体" w:eastAsia="宋体" w:hAnsi="宋体"/>
        </w:rPr>
      </w:pPr>
      <w:hyperlink r:id="rId407" w:history="1">
        <w:r w:rsidR="00404D7B" w:rsidRPr="000665B4">
          <w:rPr>
            <w:rStyle w:val="a3"/>
            <w:rFonts w:ascii="宋体" w:eastAsia="宋体" w:hAnsi="宋体"/>
          </w:rPr>
          <w:t>https://blog.csdn.net/liuqiyao_01/article/details/26963579</w:t>
        </w:r>
      </w:hyperlink>
    </w:p>
    <w:p w:rsidR="004A1E03" w:rsidRPr="000665B4" w:rsidRDefault="00572F30" w:rsidP="00FF5A2B">
      <w:pPr>
        <w:pStyle w:val="2"/>
        <w:rPr>
          <w:rFonts w:ascii="宋体" w:eastAsia="宋体" w:hAnsi="宋体"/>
          <w:b w:val="0"/>
        </w:rPr>
      </w:pPr>
      <w:bookmarkStart w:id="304" w:name="_Toc524383204"/>
      <w:r w:rsidRPr="000665B4">
        <w:rPr>
          <w:rFonts w:ascii="宋体" w:eastAsia="宋体" w:hAnsi="宋体" w:hint="eastAsia"/>
          <w:b w:val="0"/>
        </w:rPr>
        <w:t>线段树</w:t>
      </w:r>
      <w:bookmarkEnd w:id="304"/>
    </w:p>
    <w:p w:rsidR="00572F30" w:rsidRPr="000665B4" w:rsidRDefault="0023482A" w:rsidP="00572F30">
      <w:pPr>
        <w:rPr>
          <w:rStyle w:val="a3"/>
          <w:rFonts w:ascii="宋体" w:eastAsia="宋体" w:hAnsi="宋体"/>
        </w:rPr>
      </w:pPr>
      <w:hyperlink r:id="rId408" w:history="1">
        <w:r w:rsidR="00572F30" w:rsidRPr="000665B4">
          <w:rPr>
            <w:rStyle w:val="a3"/>
            <w:rFonts w:ascii="宋体" w:eastAsia="宋体" w:hAnsi="宋体"/>
          </w:rPr>
          <w:t>https://blog.csdn.net/trapper_c/article/details/51919980</w:t>
        </w:r>
      </w:hyperlink>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hint="eastAsia"/>
          <w:color w:val="4F4F4F"/>
          <w:shd w:val="clear" w:color="auto" w:fill="FFFFFF"/>
        </w:rPr>
        <w:t>练习区（单点更新-成段更新）</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hdu1754</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hdu1394</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hdu2795</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poj2828</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poj2886</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hdu4288</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CodeforcesBeta Round #19 D</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poj2481</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hdu3950</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hdu4521</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CodeforcesBeta Round #99 (Div. 1) C</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4605</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URAL 1989 Subpalindromes</w:t>
      </w:r>
    </w:p>
    <w:p w:rsidR="005A4E7E" w:rsidRPr="000665B4" w:rsidRDefault="005A4E7E"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4777</w:t>
      </w:r>
    </w:p>
    <w:p w:rsidR="005A4E7E"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hdu1698</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poj3468</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poj2528</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 xml:space="preserve">poj1436 </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poj2991</w:t>
      </w:r>
      <w:r w:rsidRPr="000665B4">
        <w:rPr>
          <w:rFonts w:ascii="宋体" w:eastAsia="宋体" w:hAnsi="宋体" w:cs="Arial"/>
          <w:color w:val="4F4F4F"/>
          <w:shd w:val="clear" w:color="auto" w:fill="FFFFFF"/>
        </w:rPr>
        <w:br/>
        <w:t>uestc1425</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uestc1546</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CodeforcesRound #136 (Div. 2) D</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Uva 12436</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CodeforcesRound #169 (Div. 2) E</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CodeforcesBeta Round #35 (Div. 2) E</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Zoj3299</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fzu2105</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4533</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URAL 1855</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4578</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lastRenderedPageBreak/>
        <w:t>hdu 4455</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4614</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4747</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zoj 3724</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cf343D</w:t>
      </w:r>
    </w:p>
    <w:p w:rsidR="006729AC" w:rsidRPr="000665B4" w:rsidRDefault="006729AC"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URAL 1977</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hint="eastAsia"/>
          <w:color w:val="4F4F4F"/>
          <w:shd w:val="clear" w:color="auto" w:fill="FFFFFF"/>
        </w:rPr>
        <w:t>学习区（区间合并-扫描线-其他）</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hdu3397</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hdu2871</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hdu1540</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CodeforcesBeta Round #43 D</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hdu1828</w:t>
      </w:r>
      <w:r w:rsidRPr="000665B4">
        <w:rPr>
          <w:rFonts w:ascii="宋体" w:eastAsia="宋体" w:hAnsi="宋体" w:cs="Arial" w:hint="eastAsia"/>
          <w:color w:val="4F4F4F"/>
          <w:shd w:val="clear" w:color="auto" w:fill="FFFFFF"/>
        </w:rPr>
        <w:t>&amp;</w:t>
      </w:r>
      <w:r w:rsidRPr="000665B4">
        <w:rPr>
          <w:rFonts w:ascii="宋体" w:eastAsia="宋体" w:hAnsi="宋体" w:cs="Arial"/>
          <w:color w:val="4F4F4F"/>
          <w:shd w:val="clear" w:color="auto" w:fill="FFFFFF"/>
        </w:rPr>
        <w:t xml:space="preserve"> poj 1177</w:t>
      </w:r>
      <w:r w:rsidRPr="000665B4">
        <w:rPr>
          <w:rFonts w:ascii="宋体" w:eastAsia="宋体" w:hAnsi="宋体" w:cs="Arial" w:hint="eastAsia"/>
          <w:color w:val="4F4F4F"/>
          <w:shd w:val="clear" w:color="auto" w:fill="FFFFFF"/>
        </w:rPr>
        <w:t>（同一题）</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hdu1255</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3642</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poj2482</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poj2464</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hdu3255</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uva 11983</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hdu4052</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uestc1525</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hdu4419</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zoj 3521</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zoj 3525</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hdu3954</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hdu4027</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hdu3333</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hdu3016</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hdu3340</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ZOJ3511</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UESTC1558</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spojGSS21557</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poj3162</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hdu4358</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hdu4267</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hdu4417</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UVALive4730</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CodeforcesRound #163 (Div. 2) E</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4638</w:t>
      </w:r>
    </w:p>
    <w:p w:rsidR="00094424" w:rsidRPr="000665B4" w:rsidRDefault="00094424" w:rsidP="00572F3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4630</w:t>
      </w:r>
    </w:p>
    <w:p w:rsidR="00572F30" w:rsidRPr="000665B4" w:rsidRDefault="00572F30" w:rsidP="00FF5A2B">
      <w:pPr>
        <w:pStyle w:val="2"/>
        <w:rPr>
          <w:rFonts w:ascii="宋体" w:eastAsia="宋体" w:hAnsi="宋体"/>
          <w:b w:val="0"/>
        </w:rPr>
      </w:pPr>
      <w:bookmarkStart w:id="305" w:name="_Toc524383205"/>
      <w:r w:rsidRPr="000665B4">
        <w:rPr>
          <w:rFonts w:ascii="宋体" w:eastAsia="宋体" w:hAnsi="宋体" w:hint="eastAsia"/>
          <w:b w:val="0"/>
        </w:rPr>
        <w:lastRenderedPageBreak/>
        <w:t>字符串算法</w:t>
      </w:r>
      <w:bookmarkEnd w:id="305"/>
    </w:p>
    <w:p w:rsidR="00BB51E3" w:rsidRPr="000665B4" w:rsidRDefault="00572F30" w:rsidP="00FF5A2B">
      <w:pPr>
        <w:pStyle w:val="3"/>
        <w:rPr>
          <w:rFonts w:ascii="宋体" w:eastAsia="宋体" w:hAnsi="宋体"/>
          <w:b w:val="0"/>
        </w:rPr>
      </w:pPr>
      <w:bookmarkStart w:id="306" w:name="_Toc524383206"/>
      <w:r w:rsidRPr="000665B4">
        <w:rPr>
          <w:rFonts w:ascii="宋体" w:eastAsia="宋体" w:hAnsi="宋体" w:hint="eastAsia"/>
          <w:b w:val="0"/>
        </w:rPr>
        <w:t>KMP</w:t>
      </w:r>
      <w:bookmarkEnd w:id="306"/>
      <w:r w:rsidRPr="000665B4">
        <w:rPr>
          <w:rFonts w:ascii="宋体" w:eastAsia="宋体" w:hAnsi="宋体" w:hint="eastAsia"/>
          <w:b w:val="0"/>
        </w:rPr>
        <w:t xml:space="preserve"> </w:t>
      </w:r>
    </w:p>
    <w:p w:rsidR="00572F30" w:rsidRPr="000665B4" w:rsidRDefault="0023482A" w:rsidP="00BB51E3">
      <w:pPr>
        <w:rPr>
          <w:rStyle w:val="a3"/>
          <w:rFonts w:ascii="宋体" w:eastAsia="宋体" w:hAnsi="宋体"/>
        </w:rPr>
      </w:pPr>
      <w:hyperlink r:id="rId409" w:history="1">
        <w:r w:rsidR="00572F30" w:rsidRPr="000665B4">
          <w:rPr>
            <w:rStyle w:val="a3"/>
            <w:rFonts w:ascii="宋体" w:eastAsia="宋体" w:hAnsi="宋体"/>
          </w:rPr>
          <w:t>https://blog.csdn.net/chenguolinblog/article/details/16857765</w:t>
        </w:r>
      </w:hyperlink>
    </w:p>
    <w:p w:rsidR="000E2C94" w:rsidRPr="000665B4" w:rsidRDefault="000E2C94" w:rsidP="00BB51E3">
      <w:pPr>
        <w:rPr>
          <w:rStyle w:val="a3"/>
          <w:rFonts w:ascii="宋体" w:eastAsia="宋体" w:hAnsi="宋体"/>
          <w:color w:val="auto"/>
          <w:u w:val="none"/>
        </w:rPr>
      </w:pPr>
      <w:r w:rsidRPr="000665B4">
        <w:rPr>
          <w:rStyle w:val="a3"/>
          <w:rFonts w:ascii="宋体" w:eastAsia="宋体" w:hAnsi="宋体" w:hint="eastAsia"/>
          <w:color w:val="auto"/>
          <w:u w:val="none"/>
        </w:rPr>
        <w:t>（已完结）</w:t>
      </w:r>
    </w:p>
    <w:p w:rsidR="00BB51E3" w:rsidRPr="000665B4" w:rsidRDefault="00572F30" w:rsidP="00FF5A2B">
      <w:pPr>
        <w:pStyle w:val="3"/>
        <w:rPr>
          <w:rFonts w:ascii="宋体" w:eastAsia="宋体" w:hAnsi="宋体"/>
          <w:b w:val="0"/>
        </w:rPr>
      </w:pPr>
      <w:bookmarkStart w:id="307" w:name="_Toc524383207"/>
      <w:r w:rsidRPr="000665B4">
        <w:rPr>
          <w:rFonts w:ascii="宋体" w:eastAsia="宋体" w:hAnsi="宋体" w:hint="eastAsia"/>
          <w:b w:val="0"/>
        </w:rPr>
        <w:t>字典树</w:t>
      </w:r>
      <w:bookmarkEnd w:id="307"/>
    </w:p>
    <w:p w:rsidR="00572F30" w:rsidRPr="000665B4" w:rsidRDefault="0023482A" w:rsidP="00BB51E3">
      <w:pPr>
        <w:rPr>
          <w:rFonts w:ascii="宋体" w:eastAsia="宋体" w:hAnsi="宋体"/>
        </w:rPr>
      </w:pPr>
      <w:hyperlink r:id="rId410" w:history="1">
        <w:r w:rsidR="00572F30" w:rsidRPr="000665B4">
          <w:rPr>
            <w:rStyle w:val="a3"/>
            <w:rFonts w:ascii="宋体" w:eastAsia="宋体" w:hAnsi="宋体"/>
          </w:rPr>
          <w:t>https://blog.csdn.net/chenguolinblog/article/details/13625389</w:t>
        </w:r>
      </w:hyperlink>
    </w:p>
    <w:p w:rsidR="00BB51E3" w:rsidRPr="000665B4" w:rsidRDefault="00572F30" w:rsidP="00FF5A2B">
      <w:pPr>
        <w:pStyle w:val="3"/>
        <w:rPr>
          <w:rFonts w:ascii="宋体" w:eastAsia="宋体" w:hAnsi="宋体"/>
          <w:b w:val="0"/>
        </w:rPr>
      </w:pPr>
      <w:bookmarkStart w:id="308" w:name="_Toc524383208"/>
      <w:r w:rsidRPr="000665B4">
        <w:rPr>
          <w:rFonts w:ascii="宋体" w:eastAsia="宋体" w:hAnsi="宋体"/>
          <w:b w:val="0"/>
        </w:rPr>
        <w:t>AC</w:t>
      </w:r>
      <w:r w:rsidRPr="000665B4">
        <w:rPr>
          <w:rFonts w:ascii="宋体" w:eastAsia="宋体" w:hAnsi="宋体" w:hint="eastAsia"/>
          <w:b w:val="0"/>
        </w:rPr>
        <w:t>自动机</w:t>
      </w:r>
      <w:bookmarkEnd w:id="308"/>
    </w:p>
    <w:p w:rsidR="00572F30" w:rsidRPr="000665B4" w:rsidRDefault="0023482A" w:rsidP="00BB51E3">
      <w:pPr>
        <w:rPr>
          <w:rFonts w:ascii="宋体" w:eastAsia="宋体" w:hAnsi="宋体"/>
        </w:rPr>
      </w:pPr>
      <w:hyperlink r:id="rId411" w:history="1">
        <w:r w:rsidR="00572F30" w:rsidRPr="000665B4">
          <w:rPr>
            <w:rStyle w:val="a3"/>
            <w:rFonts w:ascii="宋体" w:eastAsia="宋体" w:hAnsi="宋体"/>
          </w:rPr>
          <w:t>https://blog.csdn.net/liuqiyao_01/article/details/8798241</w:t>
        </w:r>
      </w:hyperlink>
    </w:p>
    <w:p w:rsidR="00572F30" w:rsidRPr="000665B4" w:rsidRDefault="00572F30" w:rsidP="00FF5A2B">
      <w:pPr>
        <w:pStyle w:val="3"/>
        <w:rPr>
          <w:rFonts w:ascii="宋体" w:eastAsia="宋体" w:hAnsi="宋体"/>
          <w:b w:val="0"/>
        </w:rPr>
      </w:pPr>
      <w:bookmarkStart w:id="309" w:name="_Toc524383209"/>
      <w:r w:rsidRPr="000665B4">
        <w:rPr>
          <w:rFonts w:ascii="宋体" w:eastAsia="宋体" w:hAnsi="宋体" w:hint="eastAsia"/>
          <w:b w:val="0"/>
        </w:rPr>
        <w:t>后缀数组</w:t>
      </w:r>
      <w:bookmarkEnd w:id="309"/>
    </w:p>
    <w:p w:rsidR="00D735E3" w:rsidRPr="000665B4" w:rsidRDefault="00D735E3" w:rsidP="00FF5A2B">
      <w:pPr>
        <w:pStyle w:val="2"/>
        <w:rPr>
          <w:rFonts w:ascii="宋体" w:eastAsia="宋体" w:hAnsi="宋体"/>
          <w:b w:val="0"/>
        </w:rPr>
      </w:pPr>
      <w:bookmarkStart w:id="310" w:name="_Toc524383210"/>
      <w:r w:rsidRPr="000665B4">
        <w:rPr>
          <w:rFonts w:ascii="宋体" w:eastAsia="宋体" w:hAnsi="宋体" w:hint="eastAsia"/>
          <w:b w:val="0"/>
        </w:rPr>
        <w:t>计算几何（模板库训练）</w:t>
      </w:r>
      <w:bookmarkEnd w:id="310"/>
    </w:p>
    <w:p w:rsidR="008D0975" w:rsidRPr="000665B4" w:rsidRDefault="0023482A" w:rsidP="00572F30">
      <w:pPr>
        <w:rPr>
          <w:rFonts w:ascii="宋体" w:eastAsia="宋体" w:hAnsi="宋体"/>
        </w:rPr>
      </w:pPr>
      <w:hyperlink r:id="rId412" w:history="1">
        <w:r w:rsidR="008D0975" w:rsidRPr="000665B4">
          <w:rPr>
            <w:rStyle w:val="a3"/>
            <w:rFonts w:ascii="宋体" w:eastAsia="宋体" w:hAnsi="宋体"/>
          </w:rPr>
          <w:t>https://blog.csdn.net/feizaoSYUACM/article/details/54835327</w:t>
        </w:r>
      </w:hyperlink>
    </w:p>
    <w:p w:rsidR="008D0975" w:rsidRPr="000665B4" w:rsidRDefault="0023482A" w:rsidP="00572F30">
      <w:pPr>
        <w:rPr>
          <w:rStyle w:val="a3"/>
          <w:rFonts w:ascii="宋体" w:eastAsia="宋体" w:hAnsi="宋体"/>
        </w:rPr>
      </w:pPr>
      <w:hyperlink r:id="rId413" w:history="1">
        <w:r w:rsidR="008D0975" w:rsidRPr="000665B4">
          <w:rPr>
            <w:rStyle w:val="a3"/>
            <w:rFonts w:ascii="宋体" w:eastAsia="宋体" w:hAnsi="宋体"/>
          </w:rPr>
          <w:t>https://blog.csdn.net/chm517/article/details/44892713</w:t>
        </w:r>
      </w:hyperlink>
    </w:p>
    <w:p w:rsidR="00E90A8F" w:rsidRPr="000665B4" w:rsidRDefault="0023482A" w:rsidP="00572F30">
      <w:pPr>
        <w:rPr>
          <w:rFonts w:ascii="宋体" w:eastAsia="宋体" w:hAnsi="宋体"/>
        </w:rPr>
      </w:pPr>
      <w:hyperlink r:id="rId414" w:history="1">
        <w:r w:rsidR="00E90A8F" w:rsidRPr="000665B4">
          <w:rPr>
            <w:rStyle w:val="a3"/>
            <w:rFonts w:ascii="宋体" w:eastAsia="宋体" w:hAnsi="宋体"/>
          </w:rPr>
          <w:t>https://blog.csdn.net/liuqiyao_01/article/details/8750742</w:t>
        </w:r>
      </w:hyperlink>
    </w:p>
    <w:p w:rsidR="00E90A8F" w:rsidRPr="000665B4" w:rsidRDefault="0023482A" w:rsidP="00572F30">
      <w:pPr>
        <w:rPr>
          <w:rFonts w:ascii="宋体" w:eastAsia="宋体" w:hAnsi="宋体"/>
        </w:rPr>
      </w:pPr>
      <w:hyperlink r:id="rId415" w:history="1">
        <w:r w:rsidR="00E90A8F" w:rsidRPr="000665B4">
          <w:rPr>
            <w:rStyle w:val="a3"/>
            <w:rFonts w:ascii="宋体" w:eastAsia="宋体" w:hAnsi="宋体"/>
          </w:rPr>
          <w:t>https://blog.csdn.net/liuqiyao_01/article/details/26964261</w:t>
        </w:r>
      </w:hyperlink>
    </w:p>
    <w:p w:rsidR="00C73F8A" w:rsidRPr="000665B4" w:rsidRDefault="00C73F8A" w:rsidP="00C73F8A">
      <w:pPr>
        <w:pStyle w:val="2"/>
        <w:rPr>
          <w:rFonts w:ascii="宋体" w:eastAsia="宋体" w:hAnsi="宋体"/>
          <w:b w:val="0"/>
        </w:rPr>
      </w:pPr>
      <w:bookmarkStart w:id="311" w:name="_Toc524383211"/>
      <w:r w:rsidRPr="000665B4">
        <w:rPr>
          <w:rFonts w:ascii="宋体" w:eastAsia="宋体" w:hAnsi="宋体" w:hint="eastAsia"/>
          <w:b w:val="0"/>
        </w:rPr>
        <w:t>金银牌题库</w:t>
      </w:r>
      <w:bookmarkEnd w:id="311"/>
    </w:p>
    <w:p w:rsidR="00C73F8A" w:rsidRPr="000665B4" w:rsidRDefault="00C73F8A" w:rsidP="00C73F8A">
      <w:pPr>
        <w:rPr>
          <w:rFonts w:ascii="宋体" w:eastAsia="宋体" w:hAnsi="宋体"/>
        </w:rPr>
      </w:pPr>
      <w:r w:rsidRPr="000665B4">
        <w:rPr>
          <w:rFonts w:ascii="宋体" w:eastAsia="宋体" w:hAnsi="宋体" w:hint="eastAsia"/>
        </w:rPr>
        <w:t>HDU-</w:t>
      </w:r>
      <w:r w:rsidRPr="000665B4">
        <w:rPr>
          <w:rFonts w:ascii="宋体" w:eastAsia="宋体" w:hAnsi="宋体"/>
        </w:rPr>
        <w:t>5859</w:t>
      </w:r>
      <w:r w:rsidRPr="000665B4">
        <w:rPr>
          <w:rFonts w:ascii="宋体" w:eastAsia="宋体" w:hAnsi="宋体" w:hint="eastAsia"/>
        </w:rPr>
        <w:t>-</w:t>
      </w:r>
      <w:r w:rsidRPr="000665B4">
        <w:rPr>
          <w:rFonts w:ascii="宋体" w:eastAsia="宋体" w:hAnsi="宋体"/>
        </w:rPr>
        <w:t>2016</w:t>
      </w:r>
      <w:r w:rsidRPr="000665B4">
        <w:rPr>
          <w:rFonts w:ascii="宋体" w:eastAsia="宋体" w:hAnsi="宋体" w:hint="eastAsia"/>
        </w:rPr>
        <w:t>多校10-金牌题</w:t>
      </w:r>
    </w:p>
    <w:p w:rsidR="00C73F8A" w:rsidRPr="000665B4" w:rsidRDefault="00C73F8A" w:rsidP="00C73F8A">
      <w:pPr>
        <w:rPr>
          <w:rFonts w:ascii="宋体" w:eastAsia="宋体" w:hAnsi="宋体"/>
        </w:rPr>
      </w:pPr>
      <w:r w:rsidRPr="000665B4">
        <w:rPr>
          <w:rFonts w:ascii="宋体" w:eastAsia="宋体" w:hAnsi="宋体" w:hint="eastAsia"/>
        </w:rPr>
        <w:t>HDU-5864-2016多校10-银牌题</w:t>
      </w:r>
    </w:p>
    <w:p w:rsidR="00C73F8A" w:rsidRPr="000665B4" w:rsidRDefault="00C73F8A" w:rsidP="00C73F8A">
      <w:pPr>
        <w:rPr>
          <w:rFonts w:ascii="宋体" w:eastAsia="宋体" w:hAnsi="宋体"/>
        </w:rPr>
      </w:pPr>
      <w:r w:rsidRPr="000665B4">
        <w:rPr>
          <w:rFonts w:ascii="宋体" w:eastAsia="宋体" w:hAnsi="宋体" w:hint="eastAsia"/>
        </w:rPr>
        <w:t>HDU-5865-2016多校10-金牌题</w:t>
      </w:r>
    </w:p>
    <w:p w:rsidR="00C73F8A" w:rsidRPr="000665B4" w:rsidRDefault="00C73F8A" w:rsidP="00C73F8A">
      <w:pPr>
        <w:rPr>
          <w:rFonts w:ascii="宋体" w:eastAsia="宋体" w:hAnsi="宋体"/>
        </w:rPr>
      </w:pPr>
      <w:r w:rsidRPr="000665B4">
        <w:rPr>
          <w:rFonts w:ascii="宋体" w:eastAsia="宋体" w:hAnsi="宋体" w:hint="eastAsia"/>
        </w:rPr>
        <w:t>HDU-58</w:t>
      </w:r>
      <w:r w:rsidRPr="000665B4">
        <w:rPr>
          <w:rFonts w:ascii="宋体" w:eastAsia="宋体" w:hAnsi="宋体"/>
        </w:rPr>
        <w:t>66-2016</w:t>
      </w:r>
      <w:r w:rsidRPr="000665B4">
        <w:rPr>
          <w:rFonts w:ascii="宋体" w:eastAsia="宋体" w:hAnsi="宋体" w:hint="eastAsia"/>
        </w:rPr>
        <w:t>多校10-银牌题</w:t>
      </w:r>
    </w:p>
    <w:p w:rsidR="00D443D8" w:rsidRPr="000665B4" w:rsidRDefault="00D443D8" w:rsidP="00D443D8">
      <w:pPr>
        <w:rPr>
          <w:rFonts w:ascii="宋体" w:eastAsia="宋体" w:hAnsi="宋体"/>
        </w:rPr>
      </w:pPr>
      <w:r w:rsidRPr="000665B4">
        <w:rPr>
          <w:rFonts w:ascii="宋体" w:eastAsia="宋体" w:hAnsi="宋体" w:hint="eastAsia"/>
        </w:rPr>
        <w:t>牛客网2018暑期多校5</w:t>
      </w:r>
      <w:r w:rsidRPr="000665B4">
        <w:rPr>
          <w:rFonts w:ascii="宋体" w:eastAsia="宋体" w:hAnsi="宋体"/>
        </w:rPr>
        <w:t>B</w:t>
      </w:r>
      <w:r w:rsidRPr="000665B4">
        <w:rPr>
          <w:rFonts w:ascii="宋体" w:eastAsia="宋体" w:hAnsi="宋体" w:hint="eastAsia"/>
        </w:rPr>
        <w:t>-</w:t>
      </w:r>
      <w:r w:rsidRPr="000665B4">
        <w:rPr>
          <w:rFonts w:ascii="宋体" w:eastAsia="宋体" w:hAnsi="宋体"/>
        </w:rPr>
        <w:t>div-</w:t>
      </w:r>
      <w:r w:rsidRPr="000665B4">
        <w:rPr>
          <w:rFonts w:ascii="宋体" w:eastAsia="宋体" w:hAnsi="宋体" w:hint="eastAsia"/>
        </w:rPr>
        <w:t>银</w:t>
      </w:r>
    </w:p>
    <w:p w:rsidR="00D443D8" w:rsidRPr="000665B4" w:rsidRDefault="00D443D8" w:rsidP="00D443D8">
      <w:pPr>
        <w:rPr>
          <w:rFonts w:ascii="宋体" w:eastAsia="宋体" w:hAnsi="宋体"/>
        </w:rPr>
      </w:pPr>
      <w:r w:rsidRPr="000665B4">
        <w:rPr>
          <w:rFonts w:ascii="宋体" w:eastAsia="宋体" w:hAnsi="宋体" w:hint="eastAsia"/>
        </w:rPr>
        <w:t>牛客网2018暑期多校5</w:t>
      </w:r>
      <w:r w:rsidRPr="000665B4">
        <w:rPr>
          <w:rFonts w:ascii="宋体" w:eastAsia="宋体" w:hAnsi="宋体"/>
        </w:rPr>
        <w:t>C</w:t>
      </w:r>
      <w:r w:rsidRPr="000665B4">
        <w:rPr>
          <w:rFonts w:ascii="宋体" w:eastAsia="宋体" w:hAnsi="宋体" w:hint="eastAsia"/>
        </w:rPr>
        <w:t>-</w:t>
      </w:r>
      <w:r w:rsidRPr="000665B4">
        <w:rPr>
          <w:rFonts w:ascii="宋体" w:eastAsia="宋体" w:hAnsi="宋体"/>
        </w:rPr>
        <w:t>grf-</w:t>
      </w:r>
      <w:r w:rsidRPr="000665B4">
        <w:rPr>
          <w:rFonts w:ascii="宋体" w:eastAsia="宋体" w:hAnsi="宋体" w:hint="eastAsia"/>
        </w:rPr>
        <w:t>金</w:t>
      </w:r>
    </w:p>
    <w:p w:rsidR="00D443D8" w:rsidRPr="000665B4" w:rsidRDefault="00D443D8" w:rsidP="00D443D8">
      <w:pPr>
        <w:rPr>
          <w:rFonts w:ascii="宋体" w:eastAsia="宋体" w:hAnsi="宋体"/>
        </w:rPr>
      </w:pPr>
      <w:r w:rsidRPr="000665B4">
        <w:rPr>
          <w:rFonts w:ascii="宋体" w:eastAsia="宋体" w:hAnsi="宋体" w:hint="eastAsia"/>
        </w:rPr>
        <w:t>牛客网2018暑期多校5</w:t>
      </w:r>
      <w:r w:rsidRPr="000665B4">
        <w:rPr>
          <w:rFonts w:ascii="宋体" w:eastAsia="宋体" w:hAnsi="宋体"/>
        </w:rPr>
        <w:t>D</w:t>
      </w:r>
      <w:r w:rsidRPr="000665B4">
        <w:rPr>
          <w:rFonts w:ascii="宋体" w:eastAsia="宋体" w:hAnsi="宋体" w:hint="eastAsia"/>
        </w:rPr>
        <w:t>-</w:t>
      </w:r>
      <w:r w:rsidRPr="000665B4">
        <w:rPr>
          <w:rFonts w:ascii="宋体" w:eastAsia="宋体" w:hAnsi="宋体"/>
        </w:rPr>
        <w:t>inv-</w:t>
      </w:r>
      <w:r w:rsidRPr="000665B4">
        <w:rPr>
          <w:rFonts w:ascii="宋体" w:eastAsia="宋体" w:hAnsi="宋体" w:hint="eastAsia"/>
        </w:rPr>
        <w:t>金</w:t>
      </w:r>
    </w:p>
    <w:p w:rsidR="00D443D8" w:rsidRPr="000665B4" w:rsidRDefault="00D443D8" w:rsidP="00D443D8">
      <w:pPr>
        <w:rPr>
          <w:rFonts w:ascii="宋体" w:eastAsia="宋体" w:hAnsi="宋体"/>
        </w:rPr>
      </w:pPr>
      <w:r w:rsidRPr="000665B4">
        <w:rPr>
          <w:rFonts w:ascii="宋体" w:eastAsia="宋体" w:hAnsi="宋体" w:hint="eastAsia"/>
        </w:rPr>
        <w:t>牛客网2018暑期多校5</w:t>
      </w:r>
      <w:r w:rsidRPr="000665B4">
        <w:rPr>
          <w:rFonts w:ascii="宋体" w:eastAsia="宋体" w:hAnsi="宋体"/>
        </w:rPr>
        <w:t>H</w:t>
      </w:r>
      <w:r w:rsidRPr="000665B4">
        <w:rPr>
          <w:rFonts w:ascii="宋体" w:eastAsia="宋体" w:hAnsi="宋体" w:hint="eastAsia"/>
        </w:rPr>
        <w:t>-</w:t>
      </w:r>
      <w:r w:rsidRPr="000665B4">
        <w:rPr>
          <w:rFonts w:ascii="宋体" w:eastAsia="宋体" w:hAnsi="宋体"/>
        </w:rPr>
        <w:t>subseq-</w:t>
      </w:r>
      <w:r w:rsidRPr="000665B4">
        <w:rPr>
          <w:rFonts w:ascii="宋体" w:eastAsia="宋体" w:hAnsi="宋体" w:hint="eastAsia"/>
        </w:rPr>
        <w:t>银</w:t>
      </w:r>
    </w:p>
    <w:p w:rsidR="00D443D8" w:rsidRPr="000665B4" w:rsidRDefault="00D443D8" w:rsidP="00C73F8A">
      <w:pPr>
        <w:rPr>
          <w:rFonts w:ascii="宋体" w:eastAsia="宋体" w:hAnsi="宋体"/>
        </w:rPr>
      </w:pPr>
      <w:r w:rsidRPr="000665B4">
        <w:rPr>
          <w:rFonts w:ascii="宋体" w:eastAsia="宋体" w:hAnsi="宋体" w:hint="eastAsia"/>
        </w:rPr>
        <w:t>牛客网2018暑期多校5</w:t>
      </w:r>
      <w:r w:rsidRPr="000665B4">
        <w:rPr>
          <w:rFonts w:ascii="宋体" w:eastAsia="宋体" w:hAnsi="宋体"/>
        </w:rPr>
        <w:t>I</w:t>
      </w:r>
      <w:r w:rsidRPr="000665B4">
        <w:rPr>
          <w:rFonts w:ascii="宋体" w:eastAsia="宋体" w:hAnsi="宋体" w:hint="eastAsia"/>
        </w:rPr>
        <w:t>-</w:t>
      </w:r>
      <w:r w:rsidRPr="000665B4">
        <w:rPr>
          <w:rFonts w:ascii="宋体" w:eastAsia="宋体" w:hAnsi="宋体"/>
        </w:rPr>
        <w:t>vcd-</w:t>
      </w:r>
      <w:r w:rsidRPr="000665B4">
        <w:rPr>
          <w:rFonts w:ascii="宋体" w:eastAsia="宋体" w:hAnsi="宋体" w:hint="eastAsia"/>
        </w:rPr>
        <w:t>银</w:t>
      </w:r>
    </w:p>
    <w:p w:rsidR="00612BFC" w:rsidRPr="000665B4" w:rsidRDefault="00612BFC" w:rsidP="00C73F8A">
      <w:pPr>
        <w:rPr>
          <w:rFonts w:ascii="宋体" w:eastAsia="宋体" w:hAnsi="宋体"/>
        </w:rPr>
      </w:pPr>
      <w:r w:rsidRPr="000665B4">
        <w:rPr>
          <w:rFonts w:ascii="宋体" w:eastAsia="宋体" w:hAnsi="宋体" w:hint="eastAsia"/>
        </w:rPr>
        <w:t>牛客网2</w:t>
      </w:r>
      <w:r w:rsidRPr="000665B4">
        <w:rPr>
          <w:rFonts w:ascii="宋体" w:eastAsia="宋体" w:hAnsi="宋体"/>
        </w:rPr>
        <w:t>018</w:t>
      </w:r>
      <w:r w:rsidRPr="000665B4">
        <w:rPr>
          <w:rFonts w:ascii="宋体" w:eastAsia="宋体" w:hAnsi="宋体" w:hint="eastAsia"/>
        </w:rPr>
        <w:t>暑期多校6</w:t>
      </w:r>
      <w:r w:rsidRPr="000665B4">
        <w:rPr>
          <w:rFonts w:ascii="宋体" w:eastAsia="宋体" w:hAnsi="宋体"/>
        </w:rPr>
        <w:t>B</w:t>
      </w:r>
      <w:r w:rsidRPr="000665B4">
        <w:rPr>
          <w:rFonts w:ascii="宋体" w:eastAsia="宋体" w:hAnsi="宋体" w:hint="eastAsia"/>
        </w:rPr>
        <w:t>-</w:t>
      </w:r>
      <w:hyperlink r:id="rId416" w:tgtFrame="_blank" w:history="1">
        <w:r w:rsidRPr="000665B4">
          <w:rPr>
            <w:rFonts w:ascii="宋体" w:eastAsia="宋体" w:hAnsi="宋体"/>
          </w:rPr>
          <w:t>Endless Pallet</w:t>
        </w:r>
      </w:hyperlink>
      <w:r w:rsidRPr="000665B4">
        <w:rPr>
          <w:rFonts w:ascii="宋体" w:eastAsia="宋体" w:hAnsi="宋体" w:hint="eastAsia"/>
        </w:rPr>
        <w:t>-金</w:t>
      </w:r>
    </w:p>
    <w:p w:rsidR="00612BFC" w:rsidRPr="000665B4" w:rsidRDefault="00612BFC" w:rsidP="00612BFC">
      <w:pPr>
        <w:rPr>
          <w:rFonts w:ascii="宋体" w:eastAsia="宋体" w:hAnsi="宋体"/>
        </w:rPr>
      </w:pPr>
      <w:r w:rsidRPr="000665B4">
        <w:rPr>
          <w:rFonts w:ascii="宋体" w:eastAsia="宋体" w:hAnsi="宋体" w:hint="eastAsia"/>
        </w:rPr>
        <w:t>牛客网2</w:t>
      </w:r>
      <w:r w:rsidRPr="000665B4">
        <w:rPr>
          <w:rFonts w:ascii="宋体" w:eastAsia="宋体" w:hAnsi="宋体"/>
        </w:rPr>
        <w:t>018</w:t>
      </w:r>
      <w:r w:rsidRPr="000665B4">
        <w:rPr>
          <w:rFonts w:ascii="宋体" w:eastAsia="宋体" w:hAnsi="宋体" w:hint="eastAsia"/>
        </w:rPr>
        <w:t>暑期多校6</w:t>
      </w:r>
      <w:r w:rsidRPr="000665B4">
        <w:rPr>
          <w:rFonts w:ascii="宋体" w:eastAsia="宋体" w:hAnsi="宋体"/>
        </w:rPr>
        <w:t>E</w:t>
      </w:r>
      <w:r w:rsidRPr="000665B4">
        <w:rPr>
          <w:rFonts w:ascii="宋体" w:eastAsia="宋体" w:hAnsi="宋体" w:hint="eastAsia"/>
        </w:rPr>
        <w:t>-</w:t>
      </w:r>
      <w:r w:rsidRPr="000665B4">
        <w:rPr>
          <w:rFonts w:ascii="宋体" w:eastAsia="宋体" w:hAnsi="宋体"/>
        </w:rPr>
        <w:t xml:space="preserve"> </w:t>
      </w:r>
      <w:hyperlink r:id="rId417" w:tgtFrame="_blank" w:history="1">
        <w:r w:rsidRPr="000665B4">
          <w:rPr>
            <w:rFonts w:ascii="宋体" w:eastAsia="宋体" w:hAnsi="宋体"/>
          </w:rPr>
          <w:t>Charmander</w:t>
        </w:r>
      </w:hyperlink>
      <w:r w:rsidRPr="000665B4">
        <w:rPr>
          <w:rFonts w:ascii="宋体" w:eastAsia="宋体" w:hAnsi="宋体" w:hint="eastAsia"/>
        </w:rPr>
        <w:t>-金</w:t>
      </w:r>
    </w:p>
    <w:p w:rsidR="00612BFC" w:rsidRPr="000665B4" w:rsidRDefault="00612BFC" w:rsidP="00612BFC">
      <w:pPr>
        <w:rPr>
          <w:rFonts w:ascii="宋体" w:eastAsia="宋体" w:hAnsi="宋体"/>
        </w:rPr>
      </w:pPr>
      <w:r w:rsidRPr="000665B4">
        <w:rPr>
          <w:rFonts w:ascii="宋体" w:eastAsia="宋体" w:hAnsi="宋体" w:hint="eastAsia"/>
        </w:rPr>
        <w:t>牛客网2</w:t>
      </w:r>
      <w:r w:rsidRPr="000665B4">
        <w:rPr>
          <w:rFonts w:ascii="宋体" w:eastAsia="宋体" w:hAnsi="宋体"/>
        </w:rPr>
        <w:t>018</w:t>
      </w:r>
      <w:r w:rsidRPr="000665B4">
        <w:rPr>
          <w:rFonts w:ascii="宋体" w:eastAsia="宋体" w:hAnsi="宋体" w:hint="eastAsia"/>
        </w:rPr>
        <w:t>暑期多校6</w:t>
      </w:r>
      <w:r w:rsidRPr="000665B4">
        <w:rPr>
          <w:rFonts w:ascii="宋体" w:eastAsia="宋体" w:hAnsi="宋体"/>
        </w:rPr>
        <w:t>H</w:t>
      </w:r>
      <w:r w:rsidRPr="000665B4">
        <w:rPr>
          <w:rFonts w:ascii="宋体" w:eastAsia="宋体" w:hAnsi="宋体" w:hint="eastAsia"/>
        </w:rPr>
        <w:t>-</w:t>
      </w:r>
      <w:r w:rsidRPr="000665B4">
        <w:rPr>
          <w:rFonts w:ascii="宋体" w:eastAsia="宋体" w:hAnsi="宋体"/>
        </w:rPr>
        <w:t xml:space="preserve"> </w:t>
      </w:r>
      <w:hyperlink r:id="rId418" w:tgtFrame="_blank" w:history="1">
        <w:r w:rsidRPr="000665B4">
          <w:rPr>
            <w:rFonts w:ascii="宋体" w:eastAsia="宋体" w:hAnsi="宋体"/>
          </w:rPr>
          <w:t>Eevee</w:t>
        </w:r>
      </w:hyperlink>
      <w:r w:rsidRPr="000665B4">
        <w:rPr>
          <w:rFonts w:ascii="宋体" w:eastAsia="宋体" w:hAnsi="宋体" w:hint="eastAsia"/>
        </w:rPr>
        <w:t>-金</w:t>
      </w:r>
    </w:p>
    <w:p w:rsidR="00612BFC" w:rsidRPr="000665B4" w:rsidRDefault="00612BFC" w:rsidP="00612BFC">
      <w:pPr>
        <w:rPr>
          <w:rFonts w:ascii="宋体" w:eastAsia="宋体" w:hAnsi="宋体"/>
        </w:rPr>
      </w:pPr>
      <w:r w:rsidRPr="000665B4">
        <w:rPr>
          <w:rFonts w:ascii="宋体" w:eastAsia="宋体" w:hAnsi="宋体" w:hint="eastAsia"/>
        </w:rPr>
        <w:t>牛客网2</w:t>
      </w:r>
      <w:r w:rsidRPr="000665B4">
        <w:rPr>
          <w:rFonts w:ascii="宋体" w:eastAsia="宋体" w:hAnsi="宋体"/>
        </w:rPr>
        <w:t>018</w:t>
      </w:r>
      <w:r w:rsidRPr="000665B4">
        <w:rPr>
          <w:rFonts w:ascii="宋体" w:eastAsia="宋体" w:hAnsi="宋体" w:hint="eastAsia"/>
        </w:rPr>
        <w:t>暑期多校6</w:t>
      </w:r>
      <w:r w:rsidRPr="000665B4">
        <w:rPr>
          <w:rFonts w:ascii="宋体" w:eastAsia="宋体" w:hAnsi="宋体"/>
        </w:rPr>
        <w:t>F</w:t>
      </w:r>
      <w:r w:rsidRPr="000665B4">
        <w:rPr>
          <w:rFonts w:ascii="宋体" w:eastAsia="宋体" w:hAnsi="宋体" w:hint="eastAsia"/>
        </w:rPr>
        <w:t>-</w:t>
      </w:r>
      <w:r w:rsidRPr="000665B4">
        <w:rPr>
          <w:rFonts w:ascii="宋体" w:eastAsia="宋体" w:hAnsi="宋体"/>
        </w:rPr>
        <w:t xml:space="preserve"> </w:t>
      </w:r>
      <w:hyperlink r:id="rId419" w:tgtFrame="_blank" w:history="1">
        <w:r w:rsidRPr="000665B4">
          <w:rPr>
            <w:rFonts w:ascii="宋体" w:eastAsia="宋体" w:hAnsi="宋体"/>
          </w:rPr>
          <w:t>Squirtle</w:t>
        </w:r>
      </w:hyperlink>
      <w:r w:rsidRPr="000665B4">
        <w:rPr>
          <w:rFonts w:ascii="宋体" w:eastAsia="宋体" w:hAnsi="宋体" w:hint="eastAsia"/>
        </w:rPr>
        <w:t>-银</w:t>
      </w:r>
    </w:p>
    <w:p w:rsidR="00612BFC" w:rsidRPr="000665B4" w:rsidRDefault="00612BFC" w:rsidP="00612BFC">
      <w:pPr>
        <w:rPr>
          <w:rFonts w:ascii="宋体" w:eastAsia="宋体" w:hAnsi="宋体"/>
        </w:rPr>
      </w:pPr>
      <w:r w:rsidRPr="000665B4">
        <w:rPr>
          <w:rFonts w:ascii="宋体" w:eastAsia="宋体" w:hAnsi="宋体" w:hint="eastAsia"/>
        </w:rPr>
        <w:lastRenderedPageBreak/>
        <w:t>牛客网2</w:t>
      </w:r>
      <w:r w:rsidRPr="000665B4">
        <w:rPr>
          <w:rFonts w:ascii="宋体" w:eastAsia="宋体" w:hAnsi="宋体"/>
        </w:rPr>
        <w:t>018</w:t>
      </w:r>
      <w:r w:rsidRPr="000665B4">
        <w:rPr>
          <w:rFonts w:ascii="宋体" w:eastAsia="宋体" w:hAnsi="宋体" w:hint="eastAsia"/>
        </w:rPr>
        <w:t>暑期多校6</w:t>
      </w:r>
      <w:r w:rsidRPr="000665B4">
        <w:rPr>
          <w:rFonts w:ascii="宋体" w:eastAsia="宋体" w:hAnsi="宋体"/>
        </w:rPr>
        <w:t>G</w:t>
      </w:r>
      <w:r w:rsidRPr="000665B4">
        <w:rPr>
          <w:rFonts w:ascii="宋体" w:eastAsia="宋体" w:hAnsi="宋体" w:hint="eastAsia"/>
        </w:rPr>
        <w:t>-</w:t>
      </w:r>
      <w:r w:rsidRPr="000665B4">
        <w:rPr>
          <w:rFonts w:ascii="宋体" w:eastAsia="宋体" w:hAnsi="宋体"/>
        </w:rPr>
        <w:t xml:space="preserve"> </w:t>
      </w:r>
      <w:hyperlink r:id="rId420" w:tgtFrame="_blank" w:history="1">
        <w:r w:rsidRPr="000665B4">
          <w:rPr>
            <w:rFonts w:ascii="宋体" w:eastAsia="宋体" w:hAnsi="宋体"/>
          </w:rPr>
          <w:t>Pikachu</w:t>
        </w:r>
      </w:hyperlink>
      <w:r w:rsidRPr="000665B4">
        <w:rPr>
          <w:rFonts w:ascii="宋体" w:eastAsia="宋体" w:hAnsi="宋体" w:hint="eastAsia"/>
        </w:rPr>
        <w:t>-银</w:t>
      </w:r>
    </w:p>
    <w:p w:rsidR="00612BFC" w:rsidRPr="000665B4" w:rsidRDefault="00F73381" w:rsidP="00C73F8A">
      <w:pPr>
        <w:rPr>
          <w:rFonts w:ascii="宋体" w:eastAsia="宋体" w:hAnsi="宋体"/>
        </w:rPr>
      </w:pPr>
      <w:r w:rsidRPr="000665B4">
        <w:rPr>
          <w:rFonts w:ascii="宋体" w:eastAsia="宋体" w:hAnsi="宋体" w:hint="eastAsia"/>
        </w:rPr>
        <w:t>2018百度之星程序设计大赛资格赛-</w:t>
      </w:r>
      <w:r w:rsidRPr="000665B4">
        <w:rPr>
          <w:rFonts w:ascii="宋体" w:eastAsia="宋体" w:hAnsi="宋体"/>
        </w:rPr>
        <w:t>1004</w:t>
      </w:r>
      <w:r w:rsidRPr="000665B4">
        <w:rPr>
          <w:rFonts w:ascii="宋体" w:eastAsia="宋体" w:hAnsi="宋体" w:hint="eastAsia"/>
        </w:rPr>
        <w:t>-点集划分-金</w:t>
      </w:r>
    </w:p>
    <w:p w:rsidR="00973F7A" w:rsidRPr="000665B4" w:rsidRDefault="00973F7A" w:rsidP="00C73F8A">
      <w:pPr>
        <w:rPr>
          <w:rFonts w:ascii="宋体" w:eastAsia="宋体" w:hAnsi="宋体"/>
        </w:rPr>
      </w:pPr>
      <w:r w:rsidRPr="000665B4">
        <w:rPr>
          <w:rFonts w:ascii="宋体" w:eastAsia="宋体" w:hAnsi="宋体" w:hint="eastAsia"/>
        </w:rPr>
        <w:t>H</w:t>
      </w:r>
      <w:r w:rsidRPr="000665B4">
        <w:rPr>
          <w:rFonts w:ascii="宋体" w:eastAsia="宋体" w:hAnsi="宋体"/>
        </w:rPr>
        <w:t>DU</w:t>
      </w:r>
      <w:r w:rsidRPr="000665B4">
        <w:rPr>
          <w:rFonts w:ascii="宋体" w:eastAsia="宋体" w:hAnsi="宋体" w:hint="eastAsia"/>
        </w:rPr>
        <w:t>-</w:t>
      </w:r>
      <w:r w:rsidRPr="000665B4">
        <w:rPr>
          <w:rFonts w:ascii="宋体" w:eastAsia="宋体" w:hAnsi="宋体"/>
        </w:rPr>
        <w:t>6387</w:t>
      </w:r>
      <w:r w:rsidRPr="000665B4">
        <w:rPr>
          <w:rFonts w:ascii="宋体" w:eastAsia="宋体" w:hAnsi="宋体" w:hint="eastAsia"/>
        </w:rPr>
        <w:t>-</w:t>
      </w:r>
      <w:r w:rsidRPr="000665B4">
        <w:rPr>
          <w:rFonts w:ascii="宋体" w:eastAsia="宋体" w:hAnsi="宋体"/>
        </w:rPr>
        <w:t>2018</w:t>
      </w:r>
      <w:r w:rsidRPr="000665B4">
        <w:rPr>
          <w:rFonts w:ascii="宋体" w:eastAsia="宋体" w:hAnsi="宋体" w:hint="eastAsia"/>
        </w:rPr>
        <w:t>杭电多校10-</w:t>
      </w:r>
      <w:r w:rsidRPr="000665B4">
        <w:rPr>
          <w:rFonts w:ascii="宋体" w:eastAsia="宋体" w:hAnsi="宋体"/>
        </w:rPr>
        <w:t>1002</w:t>
      </w:r>
      <w:r w:rsidRPr="000665B4">
        <w:rPr>
          <w:rFonts w:ascii="宋体" w:eastAsia="宋体" w:hAnsi="宋体" w:hint="eastAsia"/>
        </w:rPr>
        <w:t>-银牌题</w:t>
      </w:r>
    </w:p>
    <w:p w:rsidR="00973F7A" w:rsidRPr="000665B4" w:rsidRDefault="00973F7A" w:rsidP="00C73F8A">
      <w:pPr>
        <w:rPr>
          <w:rFonts w:ascii="宋体" w:eastAsia="宋体" w:hAnsi="宋体"/>
        </w:rPr>
      </w:pPr>
      <w:r w:rsidRPr="000665B4">
        <w:rPr>
          <w:rFonts w:ascii="宋体" w:eastAsia="宋体" w:hAnsi="宋体" w:hint="eastAsia"/>
        </w:rPr>
        <w:t>H</w:t>
      </w:r>
      <w:r w:rsidRPr="000665B4">
        <w:rPr>
          <w:rFonts w:ascii="宋体" w:eastAsia="宋体" w:hAnsi="宋体"/>
        </w:rPr>
        <w:t>DU</w:t>
      </w:r>
      <w:r w:rsidRPr="000665B4">
        <w:rPr>
          <w:rFonts w:ascii="宋体" w:eastAsia="宋体" w:hAnsi="宋体" w:hint="eastAsia"/>
        </w:rPr>
        <w:t>-</w:t>
      </w:r>
      <w:r w:rsidRPr="000665B4">
        <w:rPr>
          <w:rFonts w:ascii="宋体" w:eastAsia="宋体" w:hAnsi="宋体"/>
        </w:rPr>
        <w:t>6388</w:t>
      </w:r>
      <w:r w:rsidRPr="000665B4">
        <w:rPr>
          <w:rFonts w:ascii="宋体" w:eastAsia="宋体" w:hAnsi="宋体" w:hint="eastAsia"/>
        </w:rPr>
        <w:t>-</w:t>
      </w:r>
      <w:r w:rsidRPr="000665B4">
        <w:rPr>
          <w:rFonts w:ascii="宋体" w:eastAsia="宋体" w:hAnsi="宋体"/>
        </w:rPr>
        <w:t>2018</w:t>
      </w:r>
      <w:r w:rsidRPr="000665B4">
        <w:rPr>
          <w:rFonts w:ascii="宋体" w:eastAsia="宋体" w:hAnsi="宋体" w:hint="eastAsia"/>
        </w:rPr>
        <w:t>杭电多校10-</w:t>
      </w:r>
      <w:r w:rsidRPr="000665B4">
        <w:rPr>
          <w:rFonts w:ascii="宋体" w:eastAsia="宋体" w:hAnsi="宋体"/>
        </w:rPr>
        <w:t>1003</w:t>
      </w:r>
      <w:r w:rsidRPr="000665B4">
        <w:rPr>
          <w:rFonts w:ascii="宋体" w:eastAsia="宋体" w:hAnsi="宋体" w:hint="eastAsia"/>
        </w:rPr>
        <w:t>-金牌题</w:t>
      </w:r>
    </w:p>
    <w:p w:rsidR="00973F7A" w:rsidRPr="000665B4" w:rsidRDefault="00973F7A" w:rsidP="00973F7A">
      <w:pPr>
        <w:rPr>
          <w:rFonts w:ascii="宋体" w:eastAsia="宋体" w:hAnsi="宋体"/>
        </w:rPr>
      </w:pPr>
      <w:r w:rsidRPr="000665B4">
        <w:rPr>
          <w:rFonts w:ascii="宋体" w:eastAsia="宋体" w:hAnsi="宋体" w:hint="eastAsia"/>
        </w:rPr>
        <w:t>H</w:t>
      </w:r>
      <w:r w:rsidRPr="000665B4">
        <w:rPr>
          <w:rFonts w:ascii="宋体" w:eastAsia="宋体" w:hAnsi="宋体"/>
        </w:rPr>
        <w:t>DU</w:t>
      </w:r>
      <w:r w:rsidRPr="000665B4">
        <w:rPr>
          <w:rFonts w:ascii="宋体" w:eastAsia="宋体" w:hAnsi="宋体" w:hint="eastAsia"/>
        </w:rPr>
        <w:t>-</w:t>
      </w:r>
      <w:r w:rsidRPr="000665B4">
        <w:rPr>
          <w:rFonts w:ascii="宋体" w:eastAsia="宋体" w:hAnsi="宋体"/>
        </w:rPr>
        <w:t>6389</w:t>
      </w:r>
      <w:r w:rsidRPr="000665B4">
        <w:rPr>
          <w:rFonts w:ascii="宋体" w:eastAsia="宋体" w:hAnsi="宋体" w:hint="eastAsia"/>
        </w:rPr>
        <w:t>-</w:t>
      </w:r>
      <w:r w:rsidRPr="000665B4">
        <w:rPr>
          <w:rFonts w:ascii="宋体" w:eastAsia="宋体" w:hAnsi="宋体"/>
        </w:rPr>
        <w:t>2018</w:t>
      </w:r>
      <w:r w:rsidRPr="000665B4">
        <w:rPr>
          <w:rFonts w:ascii="宋体" w:eastAsia="宋体" w:hAnsi="宋体" w:hint="eastAsia"/>
        </w:rPr>
        <w:t>杭电多校10-</w:t>
      </w:r>
      <w:r w:rsidRPr="000665B4">
        <w:rPr>
          <w:rFonts w:ascii="宋体" w:eastAsia="宋体" w:hAnsi="宋体"/>
        </w:rPr>
        <w:t>1004</w:t>
      </w:r>
      <w:r w:rsidRPr="000665B4">
        <w:rPr>
          <w:rFonts w:ascii="宋体" w:eastAsia="宋体" w:hAnsi="宋体" w:hint="eastAsia"/>
        </w:rPr>
        <w:t>-金牌题</w:t>
      </w:r>
    </w:p>
    <w:p w:rsidR="00422EF4" w:rsidRPr="000665B4" w:rsidRDefault="00422EF4" w:rsidP="00422EF4">
      <w:pPr>
        <w:rPr>
          <w:rFonts w:ascii="宋体" w:eastAsia="宋体" w:hAnsi="宋体"/>
        </w:rPr>
      </w:pPr>
      <w:r w:rsidRPr="000665B4">
        <w:rPr>
          <w:rFonts w:ascii="宋体" w:eastAsia="宋体" w:hAnsi="宋体" w:hint="eastAsia"/>
        </w:rPr>
        <w:t>H</w:t>
      </w:r>
      <w:r w:rsidRPr="000665B4">
        <w:rPr>
          <w:rFonts w:ascii="宋体" w:eastAsia="宋体" w:hAnsi="宋体"/>
        </w:rPr>
        <w:t>DU</w:t>
      </w:r>
      <w:r w:rsidRPr="000665B4">
        <w:rPr>
          <w:rFonts w:ascii="宋体" w:eastAsia="宋体" w:hAnsi="宋体" w:hint="eastAsia"/>
        </w:rPr>
        <w:t>-</w:t>
      </w:r>
      <w:r w:rsidRPr="000665B4">
        <w:rPr>
          <w:rFonts w:ascii="宋体" w:eastAsia="宋体" w:hAnsi="宋体"/>
        </w:rPr>
        <w:t>6391</w:t>
      </w:r>
      <w:r w:rsidRPr="000665B4">
        <w:rPr>
          <w:rFonts w:ascii="宋体" w:eastAsia="宋体" w:hAnsi="宋体" w:hint="eastAsia"/>
        </w:rPr>
        <w:t>-</w:t>
      </w:r>
      <w:r w:rsidRPr="000665B4">
        <w:rPr>
          <w:rFonts w:ascii="宋体" w:eastAsia="宋体" w:hAnsi="宋体"/>
        </w:rPr>
        <w:t>2018</w:t>
      </w:r>
      <w:r w:rsidRPr="000665B4">
        <w:rPr>
          <w:rFonts w:ascii="宋体" w:eastAsia="宋体" w:hAnsi="宋体" w:hint="eastAsia"/>
        </w:rPr>
        <w:t>杭电多校10-</w:t>
      </w:r>
      <w:r w:rsidRPr="000665B4">
        <w:rPr>
          <w:rFonts w:ascii="宋体" w:eastAsia="宋体" w:hAnsi="宋体"/>
        </w:rPr>
        <w:t>1006</w:t>
      </w:r>
      <w:r w:rsidRPr="000665B4">
        <w:rPr>
          <w:rFonts w:ascii="宋体" w:eastAsia="宋体" w:hAnsi="宋体" w:hint="eastAsia"/>
        </w:rPr>
        <w:t>-金牌题</w:t>
      </w:r>
    </w:p>
    <w:p w:rsidR="00422EF4" w:rsidRPr="000665B4" w:rsidRDefault="00422EF4" w:rsidP="00422EF4">
      <w:pPr>
        <w:rPr>
          <w:rFonts w:ascii="宋体" w:eastAsia="宋体" w:hAnsi="宋体"/>
        </w:rPr>
      </w:pPr>
      <w:r w:rsidRPr="000665B4">
        <w:rPr>
          <w:rFonts w:ascii="宋体" w:eastAsia="宋体" w:hAnsi="宋体" w:hint="eastAsia"/>
        </w:rPr>
        <w:t>H</w:t>
      </w:r>
      <w:r w:rsidRPr="000665B4">
        <w:rPr>
          <w:rFonts w:ascii="宋体" w:eastAsia="宋体" w:hAnsi="宋体"/>
        </w:rPr>
        <w:t>DU</w:t>
      </w:r>
      <w:r w:rsidRPr="000665B4">
        <w:rPr>
          <w:rFonts w:ascii="宋体" w:eastAsia="宋体" w:hAnsi="宋体" w:hint="eastAsia"/>
        </w:rPr>
        <w:t>-</w:t>
      </w:r>
      <w:r w:rsidRPr="000665B4">
        <w:rPr>
          <w:rFonts w:ascii="宋体" w:eastAsia="宋体" w:hAnsi="宋体"/>
        </w:rPr>
        <w:t>6392</w:t>
      </w:r>
      <w:r w:rsidRPr="000665B4">
        <w:rPr>
          <w:rFonts w:ascii="宋体" w:eastAsia="宋体" w:hAnsi="宋体" w:hint="eastAsia"/>
        </w:rPr>
        <w:t>-</w:t>
      </w:r>
      <w:r w:rsidRPr="000665B4">
        <w:rPr>
          <w:rFonts w:ascii="宋体" w:eastAsia="宋体" w:hAnsi="宋体"/>
        </w:rPr>
        <w:t>2018</w:t>
      </w:r>
      <w:r w:rsidRPr="000665B4">
        <w:rPr>
          <w:rFonts w:ascii="宋体" w:eastAsia="宋体" w:hAnsi="宋体" w:hint="eastAsia"/>
        </w:rPr>
        <w:t>杭电多校10-</w:t>
      </w:r>
      <w:r w:rsidRPr="000665B4">
        <w:rPr>
          <w:rFonts w:ascii="宋体" w:eastAsia="宋体" w:hAnsi="宋体"/>
        </w:rPr>
        <w:t>1007</w:t>
      </w:r>
      <w:r w:rsidRPr="000665B4">
        <w:rPr>
          <w:rFonts w:ascii="宋体" w:eastAsia="宋体" w:hAnsi="宋体" w:hint="eastAsia"/>
        </w:rPr>
        <w:t>-金牌题</w:t>
      </w:r>
    </w:p>
    <w:p w:rsidR="00245D51" w:rsidRPr="000665B4" w:rsidRDefault="00894D7C" w:rsidP="00245D51">
      <w:pPr>
        <w:pStyle w:val="3"/>
        <w:rPr>
          <w:rFonts w:ascii="宋体" w:eastAsia="宋体" w:hAnsi="宋体"/>
          <w:b w:val="0"/>
        </w:rPr>
      </w:pPr>
      <w:bookmarkStart w:id="312" w:name="_Toc524383212"/>
      <w:r w:rsidRPr="000665B4">
        <w:rPr>
          <w:rFonts w:ascii="宋体" w:eastAsia="宋体" w:hAnsi="宋体" w:hint="eastAsia"/>
          <w:b w:val="0"/>
        </w:rPr>
        <w:t>金牌题（无明显前置）题集</w:t>
      </w:r>
      <w:bookmarkEnd w:id="312"/>
    </w:p>
    <w:p w:rsidR="00894D7C" w:rsidRPr="000665B4" w:rsidRDefault="00894D7C" w:rsidP="00894D7C">
      <w:pPr>
        <w:pStyle w:val="4"/>
        <w:rPr>
          <w:rFonts w:ascii="宋体" w:eastAsia="宋体" w:hAnsi="宋体"/>
          <w:b w:val="0"/>
        </w:rPr>
      </w:pPr>
      <w:r w:rsidRPr="000665B4">
        <w:rPr>
          <w:rFonts w:ascii="宋体" w:eastAsia="宋体" w:hAnsi="宋体" w:hint="eastAsia"/>
          <w:b w:val="0"/>
        </w:rPr>
        <w:t>金牌题-前置:无</w:t>
      </w:r>
    </w:p>
    <w:p w:rsidR="00894D7C" w:rsidRPr="000665B4" w:rsidRDefault="00894D7C" w:rsidP="00894D7C">
      <w:pPr>
        <w:rPr>
          <w:rFonts w:ascii="宋体" w:eastAsia="宋体" w:hAnsi="宋体"/>
        </w:rPr>
      </w:pPr>
      <w:r w:rsidRPr="000665B4">
        <w:rPr>
          <w:rFonts w:ascii="宋体" w:eastAsia="宋体" w:hAnsi="宋体" w:hint="eastAsia"/>
        </w:rPr>
        <w:t>2018杭电暑期多校4H-</w:t>
      </w:r>
      <w:r w:rsidRPr="000665B4">
        <w:rPr>
          <w:rFonts w:ascii="宋体" w:eastAsia="宋体" w:hAnsi="宋体"/>
        </w:rPr>
        <w:t>HDU6339</w:t>
      </w:r>
      <w:r w:rsidRPr="000665B4">
        <w:rPr>
          <w:rFonts w:ascii="宋体" w:eastAsia="宋体" w:hAnsi="宋体" w:hint="eastAsia"/>
        </w:rPr>
        <w:t>-</w:t>
      </w:r>
      <w:r w:rsidRPr="000665B4">
        <w:rPr>
          <w:rFonts w:ascii="宋体" w:eastAsia="宋体" w:hAnsi="宋体"/>
        </w:rPr>
        <w:t>Eat Cards,Have Fun</w:t>
      </w:r>
    </w:p>
    <w:p w:rsidR="00894D7C" w:rsidRPr="000665B4" w:rsidRDefault="00894D7C" w:rsidP="00894D7C">
      <w:pPr>
        <w:rPr>
          <w:rFonts w:ascii="宋体" w:eastAsia="宋体" w:hAnsi="宋体"/>
        </w:rPr>
      </w:pPr>
      <w:r w:rsidRPr="000665B4">
        <w:rPr>
          <w:rFonts w:ascii="宋体" w:eastAsia="宋体" w:hAnsi="宋体" w:hint="eastAsia"/>
        </w:rPr>
        <w:t>【题意】</w:t>
      </w:r>
    </w:p>
    <w:p w:rsidR="00894D7C" w:rsidRPr="000665B4" w:rsidRDefault="00894D7C" w:rsidP="00894D7C">
      <w:pPr>
        <w:rPr>
          <w:rFonts w:ascii="宋体" w:eastAsia="宋体" w:hAnsi="宋体"/>
        </w:rPr>
      </w:pPr>
      <w:r w:rsidRPr="000665B4">
        <w:rPr>
          <w:rFonts w:ascii="宋体" w:eastAsia="宋体" w:hAnsi="宋体" w:hint="eastAsia"/>
        </w:rPr>
        <w:t>【TAG】</w:t>
      </w:r>
    </w:p>
    <w:p w:rsidR="00894D7C" w:rsidRPr="000665B4" w:rsidRDefault="00894D7C" w:rsidP="00894D7C">
      <w:pPr>
        <w:rPr>
          <w:rFonts w:ascii="宋体" w:eastAsia="宋体" w:hAnsi="宋体"/>
        </w:rPr>
      </w:pPr>
      <w:r w:rsidRPr="000665B4">
        <w:rPr>
          <w:rFonts w:ascii="宋体" w:eastAsia="宋体" w:hAnsi="宋体" w:hint="eastAsia"/>
        </w:rPr>
        <w:t>【题解】</w:t>
      </w:r>
    </w:p>
    <w:p w:rsidR="00894D7C" w:rsidRPr="000665B4" w:rsidRDefault="00894D7C" w:rsidP="00894D7C">
      <w:pPr>
        <w:rPr>
          <w:rFonts w:ascii="宋体" w:eastAsia="宋体" w:hAnsi="宋体"/>
        </w:rPr>
      </w:pPr>
      <w:r w:rsidRPr="000665B4">
        <w:rPr>
          <w:rFonts w:ascii="宋体" w:eastAsia="宋体" w:hAnsi="宋体" w:hint="eastAsia"/>
        </w:rPr>
        <w:t>【代码】</w:t>
      </w:r>
    </w:p>
    <w:p w:rsidR="00FB28F9" w:rsidRPr="000665B4" w:rsidRDefault="00FB28F9" w:rsidP="00FB28F9">
      <w:pPr>
        <w:pStyle w:val="4"/>
        <w:rPr>
          <w:rFonts w:ascii="宋体" w:eastAsia="宋体" w:hAnsi="宋体"/>
          <w:b w:val="0"/>
        </w:rPr>
      </w:pPr>
      <w:r w:rsidRPr="000665B4">
        <w:rPr>
          <w:rFonts w:ascii="宋体" w:eastAsia="宋体" w:hAnsi="宋体" w:hint="eastAsia"/>
          <w:b w:val="0"/>
        </w:rPr>
        <w:t>金牌题-前置：无</w:t>
      </w:r>
    </w:p>
    <w:p w:rsidR="00FB28F9" w:rsidRPr="000665B4" w:rsidRDefault="00FB28F9" w:rsidP="00894D7C">
      <w:pPr>
        <w:rPr>
          <w:rFonts w:ascii="宋体" w:eastAsia="宋体" w:hAnsi="宋体"/>
        </w:rPr>
      </w:pPr>
      <w:r w:rsidRPr="000665B4">
        <w:rPr>
          <w:rFonts w:ascii="宋体" w:eastAsia="宋体" w:hAnsi="宋体" w:hint="eastAsia"/>
        </w:rPr>
        <w:t>牛客网2</w:t>
      </w:r>
      <w:r w:rsidRPr="000665B4">
        <w:rPr>
          <w:rFonts w:ascii="宋体" w:eastAsia="宋体" w:hAnsi="宋体"/>
        </w:rPr>
        <w:t>018</w:t>
      </w:r>
      <w:r w:rsidRPr="000665B4">
        <w:rPr>
          <w:rFonts w:ascii="宋体" w:eastAsia="宋体" w:hAnsi="宋体" w:hint="eastAsia"/>
        </w:rPr>
        <w:t>暑期多校4</w:t>
      </w:r>
      <w:r w:rsidRPr="000665B4">
        <w:rPr>
          <w:rFonts w:ascii="宋体" w:eastAsia="宋体" w:hAnsi="宋体"/>
        </w:rPr>
        <w:t>B</w:t>
      </w:r>
      <w:r w:rsidRPr="000665B4">
        <w:rPr>
          <w:rFonts w:ascii="宋体" w:eastAsia="宋体" w:hAnsi="宋体" w:hint="eastAsia"/>
        </w:rPr>
        <w:t>-</w:t>
      </w:r>
      <w:r w:rsidRPr="000665B4">
        <w:rPr>
          <w:rFonts w:ascii="宋体" w:eastAsia="宋体" w:hAnsi="宋体"/>
        </w:rPr>
        <w:t>Interval Revisited</w:t>
      </w:r>
    </w:p>
    <w:p w:rsidR="00FB28F9" w:rsidRPr="000665B4" w:rsidRDefault="00FB28F9" w:rsidP="00894D7C">
      <w:pPr>
        <w:rPr>
          <w:rFonts w:ascii="宋体" w:eastAsia="宋体" w:hAnsi="宋体"/>
        </w:rPr>
      </w:pPr>
      <w:r w:rsidRPr="000665B4">
        <w:rPr>
          <w:rFonts w:ascii="宋体" w:eastAsia="宋体" w:hAnsi="宋体" w:hint="eastAsia"/>
        </w:rPr>
        <w:t>【题意】</w:t>
      </w:r>
    </w:p>
    <w:p w:rsidR="00FB28F9" w:rsidRPr="000665B4" w:rsidRDefault="00FB28F9" w:rsidP="00894D7C">
      <w:pPr>
        <w:rPr>
          <w:rFonts w:ascii="宋体" w:eastAsia="宋体" w:hAnsi="宋体"/>
        </w:rPr>
      </w:pPr>
      <w:r w:rsidRPr="000665B4">
        <w:rPr>
          <w:rFonts w:ascii="宋体" w:eastAsia="宋体" w:hAnsi="宋体" w:hint="eastAsia"/>
        </w:rPr>
        <w:t>【TAG】区间操作 线段树优化</w:t>
      </w:r>
    </w:p>
    <w:p w:rsidR="00FB28F9" w:rsidRPr="000665B4" w:rsidRDefault="00FB28F9" w:rsidP="00894D7C">
      <w:pPr>
        <w:rPr>
          <w:rFonts w:ascii="宋体" w:eastAsia="宋体" w:hAnsi="宋体"/>
        </w:rPr>
      </w:pPr>
      <w:r w:rsidRPr="000665B4">
        <w:rPr>
          <w:rFonts w:ascii="宋体" w:eastAsia="宋体" w:hAnsi="宋体" w:hint="eastAsia"/>
        </w:rPr>
        <w:t>【题解】</w:t>
      </w:r>
    </w:p>
    <w:p w:rsidR="00FB28F9" w:rsidRPr="000665B4" w:rsidRDefault="00FB28F9" w:rsidP="00894D7C">
      <w:pPr>
        <w:rPr>
          <w:rFonts w:ascii="宋体" w:eastAsia="宋体" w:hAnsi="宋体"/>
        </w:rPr>
      </w:pPr>
      <w:r w:rsidRPr="000665B4">
        <w:rPr>
          <w:rFonts w:ascii="宋体" w:eastAsia="宋体" w:hAnsi="宋体" w:hint="eastAsia"/>
        </w:rPr>
        <w:t>【代码】</w:t>
      </w:r>
    </w:p>
    <w:p w:rsidR="00894D7C" w:rsidRPr="000665B4" w:rsidRDefault="00894D7C" w:rsidP="00894D7C">
      <w:pPr>
        <w:pStyle w:val="4"/>
        <w:rPr>
          <w:rFonts w:ascii="宋体" w:eastAsia="宋体" w:hAnsi="宋体"/>
          <w:b w:val="0"/>
        </w:rPr>
      </w:pPr>
      <w:r w:rsidRPr="000665B4">
        <w:rPr>
          <w:rFonts w:ascii="宋体" w:eastAsia="宋体" w:hAnsi="宋体" w:hint="eastAsia"/>
          <w:b w:val="0"/>
        </w:rPr>
        <w:t>金牌题-前置：无</w:t>
      </w:r>
    </w:p>
    <w:p w:rsidR="00894D7C" w:rsidRPr="000665B4" w:rsidRDefault="00894D7C" w:rsidP="00894D7C">
      <w:pPr>
        <w:rPr>
          <w:rFonts w:ascii="宋体" w:eastAsia="宋体" w:hAnsi="宋体"/>
        </w:rPr>
      </w:pPr>
      <w:r w:rsidRPr="000665B4">
        <w:rPr>
          <w:rFonts w:ascii="宋体" w:eastAsia="宋体" w:hAnsi="宋体" w:hint="eastAsia"/>
        </w:rPr>
        <w:t>2018杭电暑期多校1F-</w:t>
      </w:r>
      <w:r w:rsidRPr="000665B4">
        <w:rPr>
          <w:rFonts w:ascii="宋体" w:eastAsia="宋体" w:hAnsi="宋体"/>
        </w:rPr>
        <w:t>HDU6303</w:t>
      </w:r>
      <w:r w:rsidRPr="000665B4">
        <w:rPr>
          <w:rFonts w:ascii="宋体" w:eastAsia="宋体" w:hAnsi="宋体" w:hint="eastAsia"/>
        </w:rPr>
        <w:t>-</w:t>
      </w:r>
      <w:r w:rsidRPr="000665B4">
        <w:rPr>
          <w:rFonts w:ascii="宋体" w:eastAsia="宋体" w:hAnsi="宋体"/>
        </w:rPr>
        <w:t>Period String</w:t>
      </w:r>
    </w:p>
    <w:p w:rsidR="00894D7C" w:rsidRPr="000665B4" w:rsidRDefault="00894D7C" w:rsidP="00894D7C">
      <w:pPr>
        <w:rPr>
          <w:rFonts w:ascii="宋体" w:eastAsia="宋体" w:hAnsi="宋体"/>
        </w:rPr>
      </w:pPr>
      <w:r w:rsidRPr="000665B4">
        <w:rPr>
          <w:rFonts w:ascii="宋体" w:eastAsia="宋体" w:hAnsi="宋体" w:hint="eastAsia"/>
        </w:rPr>
        <w:t>【题意】</w:t>
      </w:r>
    </w:p>
    <w:p w:rsidR="00894D7C" w:rsidRPr="000665B4" w:rsidRDefault="00894D7C" w:rsidP="00894D7C">
      <w:pPr>
        <w:rPr>
          <w:rFonts w:ascii="宋体" w:eastAsia="宋体" w:hAnsi="宋体"/>
        </w:rPr>
      </w:pPr>
      <w:r w:rsidRPr="000665B4">
        <w:rPr>
          <w:rFonts w:ascii="宋体" w:eastAsia="宋体" w:hAnsi="宋体" w:hint="eastAsia"/>
        </w:rPr>
        <w:t>【TAG】字符串</w:t>
      </w:r>
    </w:p>
    <w:p w:rsidR="00894D7C" w:rsidRPr="000665B4" w:rsidRDefault="00894D7C" w:rsidP="00894D7C">
      <w:pPr>
        <w:rPr>
          <w:rFonts w:ascii="宋体" w:eastAsia="宋体" w:hAnsi="宋体"/>
        </w:rPr>
      </w:pPr>
      <w:r w:rsidRPr="000665B4">
        <w:rPr>
          <w:rFonts w:ascii="宋体" w:eastAsia="宋体" w:hAnsi="宋体" w:hint="eastAsia"/>
        </w:rPr>
        <w:t>【题解】</w:t>
      </w:r>
    </w:p>
    <w:p w:rsidR="00894D7C" w:rsidRPr="000665B4" w:rsidRDefault="00894D7C" w:rsidP="00894D7C">
      <w:pPr>
        <w:rPr>
          <w:rFonts w:ascii="宋体" w:eastAsia="宋体" w:hAnsi="宋体"/>
        </w:rPr>
      </w:pPr>
      <w:r w:rsidRPr="000665B4">
        <w:rPr>
          <w:rFonts w:ascii="宋体" w:eastAsia="宋体" w:hAnsi="宋体" w:hint="eastAsia"/>
        </w:rPr>
        <w:t>【代码】</w:t>
      </w:r>
    </w:p>
    <w:p w:rsidR="00894D7C" w:rsidRPr="000665B4" w:rsidRDefault="00894D7C" w:rsidP="00894D7C">
      <w:pPr>
        <w:pStyle w:val="4"/>
        <w:rPr>
          <w:rFonts w:ascii="宋体" w:eastAsia="宋体" w:hAnsi="宋体"/>
          <w:b w:val="0"/>
        </w:rPr>
      </w:pPr>
      <w:r w:rsidRPr="000665B4">
        <w:rPr>
          <w:rFonts w:ascii="宋体" w:eastAsia="宋体" w:hAnsi="宋体" w:hint="eastAsia"/>
          <w:b w:val="0"/>
        </w:rPr>
        <w:t>金牌题-前置：无</w:t>
      </w:r>
    </w:p>
    <w:p w:rsidR="00894D7C" w:rsidRPr="000665B4" w:rsidRDefault="00894D7C" w:rsidP="00894D7C">
      <w:pPr>
        <w:rPr>
          <w:rFonts w:ascii="宋体" w:eastAsia="宋体" w:hAnsi="宋体"/>
        </w:rPr>
      </w:pPr>
      <w:r w:rsidRPr="000665B4">
        <w:rPr>
          <w:rFonts w:ascii="宋体" w:eastAsia="宋体" w:hAnsi="宋体" w:hint="eastAsia"/>
        </w:rPr>
        <w:t>2018杭电暑期多校3H-</w:t>
      </w:r>
      <w:r w:rsidRPr="000665B4">
        <w:rPr>
          <w:rFonts w:ascii="宋体" w:eastAsia="宋体" w:hAnsi="宋体"/>
        </w:rPr>
        <w:t>HDU6326</w:t>
      </w:r>
      <w:r w:rsidRPr="000665B4">
        <w:rPr>
          <w:rFonts w:ascii="宋体" w:eastAsia="宋体" w:hAnsi="宋体" w:hint="eastAsia"/>
        </w:rPr>
        <w:t>-</w:t>
      </w:r>
      <w:r w:rsidRPr="000665B4">
        <w:rPr>
          <w:rFonts w:ascii="宋体" w:eastAsia="宋体" w:hAnsi="宋体"/>
        </w:rPr>
        <w:t>Monstor Hunter</w:t>
      </w:r>
    </w:p>
    <w:p w:rsidR="00894D7C" w:rsidRPr="000665B4" w:rsidRDefault="00894D7C" w:rsidP="00894D7C">
      <w:pPr>
        <w:rPr>
          <w:rFonts w:ascii="宋体" w:eastAsia="宋体" w:hAnsi="宋体"/>
        </w:rPr>
      </w:pPr>
      <w:r w:rsidRPr="000665B4">
        <w:rPr>
          <w:rFonts w:ascii="宋体" w:eastAsia="宋体" w:hAnsi="宋体" w:hint="eastAsia"/>
        </w:rPr>
        <w:t>【题意】</w:t>
      </w:r>
    </w:p>
    <w:p w:rsidR="00894D7C" w:rsidRPr="000665B4" w:rsidRDefault="00894D7C" w:rsidP="00894D7C">
      <w:pPr>
        <w:rPr>
          <w:rFonts w:ascii="宋体" w:eastAsia="宋体" w:hAnsi="宋体"/>
        </w:rPr>
      </w:pPr>
      <w:r w:rsidRPr="000665B4">
        <w:rPr>
          <w:rFonts w:ascii="宋体" w:eastAsia="宋体" w:hAnsi="宋体" w:hint="eastAsia"/>
        </w:rPr>
        <w:t>【TAG】</w:t>
      </w:r>
    </w:p>
    <w:p w:rsidR="00894D7C" w:rsidRPr="000665B4" w:rsidRDefault="00894D7C" w:rsidP="00894D7C">
      <w:pPr>
        <w:rPr>
          <w:rFonts w:ascii="宋体" w:eastAsia="宋体" w:hAnsi="宋体"/>
        </w:rPr>
      </w:pPr>
      <w:r w:rsidRPr="000665B4">
        <w:rPr>
          <w:rFonts w:ascii="宋体" w:eastAsia="宋体" w:hAnsi="宋体" w:hint="eastAsia"/>
        </w:rPr>
        <w:t>【题解】</w:t>
      </w:r>
    </w:p>
    <w:p w:rsidR="00BA4CBC" w:rsidRPr="000665B4" w:rsidRDefault="00894D7C" w:rsidP="00894D7C">
      <w:pPr>
        <w:rPr>
          <w:rFonts w:ascii="宋体" w:eastAsia="宋体" w:hAnsi="宋体"/>
        </w:rPr>
      </w:pPr>
      <w:r w:rsidRPr="000665B4">
        <w:rPr>
          <w:rFonts w:ascii="宋体" w:eastAsia="宋体" w:hAnsi="宋体" w:hint="eastAsia"/>
        </w:rPr>
        <w:lastRenderedPageBreak/>
        <w:t>【代码】</w:t>
      </w:r>
    </w:p>
    <w:p w:rsidR="00894D7C" w:rsidRPr="000665B4" w:rsidRDefault="00894D7C" w:rsidP="00894D7C">
      <w:pPr>
        <w:pStyle w:val="4"/>
        <w:rPr>
          <w:rFonts w:ascii="宋体" w:eastAsia="宋体" w:hAnsi="宋体"/>
          <w:b w:val="0"/>
        </w:rPr>
      </w:pPr>
      <w:r w:rsidRPr="000665B4">
        <w:rPr>
          <w:rFonts w:ascii="宋体" w:eastAsia="宋体" w:hAnsi="宋体" w:hint="eastAsia"/>
          <w:b w:val="0"/>
        </w:rPr>
        <w:t>金牌题-前置：无</w:t>
      </w:r>
    </w:p>
    <w:p w:rsidR="00894D7C" w:rsidRPr="000665B4" w:rsidRDefault="00894D7C" w:rsidP="00894D7C">
      <w:pPr>
        <w:rPr>
          <w:rFonts w:ascii="宋体" w:eastAsia="宋体" w:hAnsi="宋体"/>
        </w:rPr>
      </w:pPr>
      <w:r w:rsidRPr="000665B4">
        <w:rPr>
          <w:rFonts w:ascii="宋体" w:eastAsia="宋体" w:hAnsi="宋体" w:hint="eastAsia"/>
        </w:rPr>
        <w:t>2018杭电暑期多校2I-</w:t>
      </w:r>
      <w:r w:rsidRPr="000665B4">
        <w:rPr>
          <w:rFonts w:ascii="宋体" w:eastAsia="宋体" w:hAnsi="宋体"/>
        </w:rPr>
        <w:t>HDU6317</w:t>
      </w:r>
      <w:r w:rsidRPr="000665B4">
        <w:rPr>
          <w:rFonts w:ascii="宋体" w:eastAsia="宋体" w:hAnsi="宋体" w:hint="eastAsia"/>
        </w:rPr>
        <w:t>-</w:t>
      </w:r>
      <w:r w:rsidRPr="000665B4">
        <w:rPr>
          <w:rFonts w:ascii="宋体" w:eastAsia="宋体" w:hAnsi="宋体"/>
        </w:rPr>
        <w:t>Segment</w:t>
      </w:r>
    </w:p>
    <w:p w:rsidR="00894D7C" w:rsidRPr="000665B4" w:rsidRDefault="00894D7C" w:rsidP="00894D7C">
      <w:pPr>
        <w:rPr>
          <w:rFonts w:ascii="宋体" w:eastAsia="宋体" w:hAnsi="宋体"/>
        </w:rPr>
      </w:pPr>
      <w:r w:rsidRPr="000665B4">
        <w:rPr>
          <w:rFonts w:ascii="宋体" w:eastAsia="宋体" w:hAnsi="宋体" w:hint="eastAsia"/>
        </w:rPr>
        <w:t>【题意】</w:t>
      </w:r>
    </w:p>
    <w:p w:rsidR="00894D7C" w:rsidRPr="000665B4" w:rsidRDefault="00894D7C" w:rsidP="00894D7C">
      <w:pPr>
        <w:rPr>
          <w:rFonts w:ascii="宋体" w:eastAsia="宋体" w:hAnsi="宋体"/>
        </w:rPr>
      </w:pPr>
      <w:r w:rsidRPr="000665B4">
        <w:rPr>
          <w:rFonts w:ascii="宋体" w:eastAsia="宋体" w:hAnsi="宋体" w:hint="eastAsia"/>
        </w:rPr>
        <w:t>【TAG】动态规划</w:t>
      </w:r>
    </w:p>
    <w:p w:rsidR="00894D7C" w:rsidRPr="000665B4" w:rsidRDefault="00894D7C" w:rsidP="00894D7C">
      <w:pPr>
        <w:rPr>
          <w:rFonts w:ascii="宋体" w:eastAsia="宋体" w:hAnsi="宋体"/>
        </w:rPr>
      </w:pPr>
      <w:r w:rsidRPr="000665B4">
        <w:rPr>
          <w:rFonts w:ascii="宋体" w:eastAsia="宋体" w:hAnsi="宋体" w:hint="eastAsia"/>
        </w:rPr>
        <w:t>【题解】</w:t>
      </w:r>
    </w:p>
    <w:p w:rsidR="00894D7C" w:rsidRPr="000665B4" w:rsidRDefault="00894D7C" w:rsidP="00894D7C">
      <w:pPr>
        <w:rPr>
          <w:rFonts w:ascii="宋体" w:eastAsia="宋体" w:hAnsi="宋体"/>
        </w:rPr>
      </w:pPr>
      <w:r w:rsidRPr="000665B4">
        <w:rPr>
          <w:rFonts w:ascii="宋体" w:eastAsia="宋体" w:hAnsi="宋体" w:hint="eastAsia"/>
        </w:rPr>
        <w:t>【代码】</w:t>
      </w:r>
    </w:p>
    <w:p w:rsidR="00894D7C" w:rsidRPr="000665B4" w:rsidRDefault="00894D7C" w:rsidP="00894D7C">
      <w:pPr>
        <w:pStyle w:val="4"/>
        <w:rPr>
          <w:rFonts w:ascii="宋体" w:eastAsia="宋体" w:hAnsi="宋体"/>
          <w:b w:val="0"/>
        </w:rPr>
      </w:pPr>
      <w:r w:rsidRPr="000665B4">
        <w:rPr>
          <w:rFonts w:ascii="宋体" w:eastAsia="宋体" w:hAnsi="宋体" w:hint="eastAsia"/>
          <w:b w:val="0"/>
        </w:rPr>
        <w:t>金牌题-前置：无</w:t>
      </w:r>
    </w:p>
    <w:p w:rsidR="00894D7C" w:rsidRPr="000665B4" w:rsidRDefault="00894D7C" w:rsidP="00894D7C">
      <w:pPr>
        <w:rPr>
          <w:rFonts w:ascii="宋体" w:eastAsia="宋体" w:hAnsi="宋体"/>
        </w:rPr>
      </w:pPr>
      <w:r w:rsidRPr="000665B4">
        <w:rPr>
          <w:rFonts w:ascii="宋体" w:eastAsia="宋体" w:hAnsi="宋体" w:hint="eastAsia"/>
        </w:rPr>
        <w:t>2018杭电暑期多校1</w:t>
      </w:r>
      <w:r w:rsidRPr="000665B4">
        <w:rPr>
          <w:rFonts w:ascii="宋体" w:eastAsia="宋体" w:hAnsi="宋体"/>
        </w:rPr>
        <w:t>E</w:t>
      </w:r>
      <w:r w:rsidRPr="000665B4">
        <w:rPr>
          <w:rFonts w:ascii="宋体" w:eastAsia="宋体" w:hAnsi="宋体" w:hint="eastAsia"/>
        </w:rPr>
        <w:t>-</w:t>
      </w:r>
      <w:r w:rsidRPr="000665B4">
        <w:rPr>
          <w:rFonts w:ascii="宋体" w:eastAsia="宋体" w:hAnsi="宋体"/>
        </w:rPr>
        <w:t>HDU6302</w:t>
      </w:r>
      <w:r w:rsidRPr="000665B4">
        <w:rPr>
          <w:rFonts w:ascii="宋体" w:eastAsia="宋体" w:hAnsi="宋体" w:hint="eastAsia"/>
        </w:rPr>
        <w:t>-</w:t>
      </w:r>
      <w:r w:rsidRPr="000665B4">
        <w:rPr>
          <w:rFonts w:ascii="宋体" w:eastAsia="宋体" w:hAnsi="宋体"/>
        </w:rPr>
        <w:t>Maximum Weighted Matching</w:t>
      </w:r>
    </w:p>
    <w:p w:rsidR="00894D7C" w:rsidRPr="000665B4" w:rsidRDefault="00894D7C" w:rsidP="00894D7C">
      <w:pPr>
        <w:rPr>
          <w:rFonts w:ascii="宋体" w:eastAsia="宋体" w:hAnsi="宋体"/>
        </w:rPr>
      </w:pPr>
      <w:r w:rsidRPr="000665B4">
        <w:rPr>
          <w:rFonts w:ascii="宋体" w:eastAsia="宋体" w:hAnsi="宋体" w:hint="eastAsia"/>
        </w:rPr>
        <w:t>【题意】</w:t>
      </w:r>
    </w:p>
    <w:p w:rsidR="00894D7C" w:rsidRPr="000665B4" w:rsidRDefault="00894D7C" w:rsidP="00894D7C">
      <w:pPr>
        <w:rPr>
          <w:rFonts w:ascii="宋体" w:eastAsia="宋体" w:hAnsi="宋体"/>
        </w:rPr>
      </w:pPr>
      <w:r w:rsidRPr="000665B4">
        <w:rPr>
          <w:rFonts w:ascii="宋体" w:eastAsia="宋体" w:hAnsi="宋体" w:hint="eastAsia"/>
        </w:rPr>
        <w:t>【TAG】图论 DP</w:t>
      </w:r>
    </w:p>
    <w:p w:rsidR="00894D7C" w:rsidRPr="000665B4" w:rsidRDefault="00894D7C" w:rsidP="00894D7C">
      <w:pPr>
        <w:rPr>
          <w:rFonts w:ascii="宋体" w:eastAsia="宋体" w:hAnsi="宋体"/>
        </w:rPr>
      </w:pPr>
      <w:r w:rsidRPr="000665B4">
        <w:rPr>
          <w:rFonts w:ascii="宋体" w:eastAsia="宋体" w:hAnsi="宋体" w:hint="eastAsia"/>
        </w:rPr>
        <w:t>【题解】</w:t>
      </w:r>
    </w:p>
    <w:p w:rsidR="00894D7C" w:rsidRPr="000665B4" w:rsidRDefault="00894D7C" w:rsidP="00894D7C">
      <w:pPr>
        <w:rPr>
          <w:rFonts w:ascii="宋体" w:eastAsia="宋体" w:hAnsi="宋体"/>
        </w:rPr>
      </w:pPr>
      <w:r w:rsidRPr="000665B4">
        <w:rPr>
          <w:rFonts w:ascii="宋体" w:eastAsia="宋体" w:hAnsi="宋体" w:hint="eastAsia"/>
        </w:rPr>
        <w:t>【代码】</w:t>
      </w:r>
    </w:p>
    <w:p w:rsidR="00894D7C" w:rsidRPr="000665B4" w:rsidRDefault="00894D7C" w:rsidP="00894D7C">
      <w:pPr>
        <w:pStyle w:val="4"/>
        <w:rPr>
          <w:rFonts w:ascii="宋体" w:eastAsia="宋体" w:hAnsi="宋体"/>
          <w:b w:val="0"/>
        </w:rPr>
      </w:pPr>
      <w:r w:rsidRPr="000665B4">
        <w:rPr>
          <w:rFonts w:ascii="宋体" w:eastAsia="宋体" w:hAnsi="宋体" w:hint="eastAsia"/>
          <w:b w:val="0"/>
        </w:rPr>
        <w:t>金牌题-前置：无</w:t>
      </w:r>
    </w:p>
    <w:p w:rsidR="00894D7C" w:rsidRPr="000665B4" w:rsidRDefault="00894D7C" w:rsidP="00894D7C">
      <w:pPr>
        <w:rPr>
          <w:rFonts w:ascii="宋体" w:eastAsia="宋体" w:hAnsi="宋体"/>
        </w:rPr>
      </w:pPr>
      <w:r w:rsidRPr="000665B4">
        <w:rPr>
          <w:rFonts w:ascii="宋体" w:eastAsia="宋体" w:hAnsi="宋体" w:hint="eastAsia"/>
        </w:rPr>
        <w:t>2018杭电暑期多校2A-</w:t>
      </w:r>
      <w:r w:rsidRPr="000665B4">
        <w:rPr>
          <w:rFonts w:ascii="宋体" w:eastAsia="宋体" w:hAnsi="宋体"/>
        </w:rPr>
        <w:t>6309</w:t>
      </w:r>
      <w:r w:rsidRPr="000665B4">
        <w:rPr>
          <w:rFonts w:ascii="宋体" w:eastAsia="宋体" w:hAnsi="宋体" w:hint="eastAsia"/>
        </w:rPr>
        <w:t>-</w:t>
      </w:r>
      <w:r w:rsidRPr="000665B4">
        <w:rPr>
          <w:rFonts w:ascii="宋体" w:eastAsia="宋体" w:hAnsi="宋体"/>
        </w:rPr>
        <w:t>Absolute</w:t>
      </w:r>
    </w:p>
    <w:p w:rsidR="00894D7C" w:rsidRPr="000665B4" w:rsidRDefault="00894D7C" w:rsidP="00894D7C">
      <w:pPr>
        <w:rPr>
          <w:rFonts w:ascii="宋体" w:eastAsia="宋体" w:hAnsi="宋体"/>
        </w:rPr>
      </w:pPr>
      <w:r w:rsidRPr="000665B4">
        <w:rPr>
          <w:rFonts w:ascii="宋体" w:eastAsia="宋体" w:hAnsi="宋体" w:hint="eastAsia"/>
        </w:rPr>
        <w:t>【题意】</w:t>
      </w:r>
    </w:p>
    <w:p w:rsidR="00894D7C" w:rsidRPr="000665B4" w:rsidRDefault="00894D7C" w:rsidP="00894D7C">
      <w:pPr>
        <w:rPr>
          <w:rFonts w:ascii="宋体" w:eastAsia="宋体" w:hAnsi="宋体"/>
        </w:rPr>
      </w:pPr>
      <w:r w:rsidRPr="000665B4">
        <w:rPr>
          <w:rFonts w:ascii="宋体" w:eastAsia="宋体" w:hAnsi="宋体" w:hint="eastAsia"/>
        </w:rPr>
        <w:t>【TAG】数学</w:t>
      </w:r>
    </w:p>
    <w:p w:rsidR="00894D7C" w:rsidRPr="000665B4" w:rsidRDefault="00894D7C" w:rsidP="00894D7C">
      <w:pPr>
        <w:rPr>
          <w:rFonts w:ascii="宋体" w:eastAsia="宋体" w:hAnsi="宋体"/>
        </w:rPr>
      </w:pPr>
      <w:r w:rsidRPr="000665B4">
        <w:rPr>
          <w:rFonts w:ascii="宋体" w:eastAsia="宋体" w:hAnsi="宋体" w:hint="eastAsia"/>
        </w:rPr>
        <w:t>【题解】</w:t>
      </w:r>
    </w:p>
    <w:p w:rsidR="00894D7C" w:rsidRPr="000665B4" w:rsidRDefault="00894D7C" w:rsidP="00894D7C">
      <w:pPr>
        <w:rPr>
          <w:rFonts w:ascii="宋体" w:eastAsia="宋体" w:hAnsi="宋体"/>
        </w:rPr>
      </w:pPr>
      <w:r w:rsidRPr="000665B4">
        <w:rPr>
          <w:rFonts w:ascii="宋体" w:eastAsia="宋体" w:hAnsi="宋体" w:hint="eastAsia"/>
        </w:rPr>
        <w:t>【代码】</w:t>
      </w:r>
    </w:p>
    <w:p w:rsidR="00894D7C" w:rsidRPr="000665B4" w:rsidRDefault="00894D7C" w:rsidP="00894D7C">
      <w:pPr>
        <w:pStyle w:val="4"/>
        <w:rPr>
          <w:rFonts w:ascii="宋体" w:eastAsia="宋体" w:hAnsi="宋体"/>
          <w:b w:val="0"/>
        </w:rPr>
      </w:pPr>
      <w:r w:rsidRPr="000665B4">
        <w:rPr>
          <w:rFonts w:ascii="宋体" w:eastAsia="宋体" w:hAnsi="宋体" w:hint="eastAsia"/>
          <w:b w:val="0"/>
        </w:rPr>
        <w:t>金牌题-前置：无</w:t>
      </w:r>
    </w:p>
    <w:p w:rsidR="00894D7C" w:rsidRPr="000665B4" w:rsidRDefault="00894D7C" w:rsidP="00894D7C">
      <w:pPr>
        <w:rPr>
          <w:rFonts w:ascii="宋体" w:eastAsia="宋体" w:hAnsi="宋体"/>
        </w:rPr>
      </w:pPr>
      <w:r w:rsidRPr="000665B4">
        <w:rPr>
          <w:rFonts w:ascii="宋体" w:eastAsia="宋体" w:hAnsi="宋体" w:hint="eastAsia"/>
        </w:rPr>
        <w:t>2018杭电暑期多校3E-</w:t>
      </w:r>
      <w:r w:rsidRPr="000665B4">
        <w:rPr>
          <w:rFonts w:ascii="宋体" w:eastAsia="宋体" w:hAnsi="宋体"/>
        </w:rPr>
        <w:t>HDU6323</w:t>
      </w:r>
      <w:r w:rsidRPr="000665B4">
        <w:rPr>
          <w:rFonts w:ascii="宋体" w:eastAsia="宋体" w:hAnsi="宋体" w:hint="eastAsia"/>
        </w:rPr>
        <w:t>-</w:t>
      </w:r>
      <w:r w:rsidRPr="000665B4">
        <w:rPr>
          <w:rFonts w:ascii="宋体" w:eastAsia="宋体" w:hAnsi="宋体"/>
        </w:rPr>
        <w:t>Find The Submatrix</w:t>
      </w:r>
    </w:p>
    <w:p w:rsidR="00894D7C" w:rsidRPr="000665B4" w:rsidRDefault="00894D7C" w:rsidP="00894D7C">
      <w:pPr>
        <w:rPr>
          <w:rFonts w:ascii="宋体" w:eastAsia="宋体" w:hAnsi="宋体"/>
        </w:rPr>
      </w:pPr>
      <w:r w:rsidRPr="000665B4">
        <w:rPr>
          <w:rFonts w:ascii="宋体" w:eastAsia="宋体" w:hAnsi="宋体" w:hint="eastAsia"/>
        </w:rPr>
        <w:t>【题意】</w:t>
      </w:r>
    </w:p>
    <w:p w:rsidR="00894D7C" w:rsidRPr="000665B4" w:rsidRDefault="00894D7C" w:rsidP="00894D7C">
      <w:pPr>
        <w:rPr>
          <w:rFonts w:ascii="宋体" w:eastAsia="宋体" w:hAnsi="宋体"/>
        </w:rPr>
      </w:pPr>
      <w:r w:rsidRPr="000665B4">
        <w:rPr>
          <w:rFonts w:ascii="宋体" w:eastAsia="宋体" w:hAnsi="宋体" w:hint="eastAsia"/>
        </w:rPr>
        <w:t>【TAG】动态规划 矩阵</w:t>
      </w:r>
    </w:p>
    <w:p w:rsidR="00894D7C" w:rsidRPr="000665B4" w:rsidRDefault="00894D7C" w:rsidP="00894D7C">
      <w:pPr>
        <w:rPr>
          <w:rFonts w:ascii="宋体" w:eastAsia="宋体" w:hAnsi="宋体"/>
        </w:rPr>
      </w:pPr>
      <w:r w:rsidRPr="000665B4">
        <w:rPr>
          <w:rFonts w:ascii="宋体" w:eastAsia="宋体" w:hAnsi="宋体" w:hint="eastAsia"/>
        </w:rPr>
        <w:t>【题解】</w:t>
      </w:r>
    </w:p>
    <w:p w:rsidR="00894D7C" w:rsidRPr="000665B4" w:rsidRDefault="00894D7C" w:rsidP="00894D7C">
      <w:pPr>
        <w:rPr>
          <w:rFonts w:ascii="宋体" w:eastAsia="宋体" w:hAnsi="宋体"/>
        </w:rPr>
      </w:pPr>
      <w:r w:rsidRPr="000665B4">
        <w:rPr>
          <w:rFonts w:ascii="宋体" w:eastAsia="宋体" w:hAnsi="宋体" w:hint="eastAsia"/>
        </w:rPr>
        <w:t>【代码】</w:t>
      </w:r>
    </w:p>
    <w:p w:rsidR="00245D51" w:rsidRPr="000665B4" w:rsidRDefault="00245D51" w:rsidP="00245D51">
      <w:pPr>
        <w:pStyle w:val="4"/>
        <w:rPr>
          <w:rFonts w:ascii="宋体" w:eastAsia="宋体" w:hAnsi="宋体"/>
          <w:b w:val="0"/>
        </w:rPr>
      </w:pPr>
      <w:r w:rsidRPr="000665B4">
        <w:rPr>
          <w:rFonts w:ascii="宋体" w:eastAsia="宋体" w:hAnsi="宋体" w:hint="eastAsia"/>
          <w:b w:val="0"/>
        </w:rPr>
        <w:t>金牌题-前置：未知</w:t>
      </w:r>
    </w:p>
    <w:p w:rsidR="00245D51" w:rsidRPr="000665B4" w:rsidRDefault="00245D51" w:rsidP="00894D7C">
      <w:pPr>
        <w:rPr>
          <w:rFonts w:ascii="宋体" w:eastAsia="宋体" w:hAnsi="宋体"/>
        </w:rPr>
      </w:pPr>
      <w:r w:rsidRPr="000665B4">
        <w:rPr>
          <w:rFonts w:ascii="宋体" w:eastAsia="宋体" w:hAnsi="宋体" w:hint="eastAsia"/>
        </w:rPr>
        <w:t>牛客网2018暑期多校3</w:t>
      </w:r>
      <w:r w:rsidRPr="000665B4">
        <w:rPr>
          <w:rFonts w:ascii="宋体" w:eastAsia="宋体" w:hAnsi="宋体"/>
        </w:rPr>
        <w:t>F</w:t>
      </w:r>
      <w:r w:rsidRPr="000665B4">
        <w:rPr>
          <w:rFonts w:ascii="宋体" w:eastAsia="宋体" w:hAnsi="宋体" w:hint="eastAsia"/>
        </w:rPr>
        <w:t>-</w:t>
      </w:r>
      <w:r w:rsidRPr="000665B4">
        <w:rPr>
          <w:rFonts w:ascii="宋体" w:eastAsia="宋体" w:hAnsi="宋体"/>
        </w:rPr>
        <w:t>Sum of Digits</w:t>
      </w:r>
    </w:p>
    <w:p w:rsidR="00245D51" w:rsidRPr="000665B4" w:rsidRDefault="00245D51" w:rsidP="00894D7C">
      <w:pPr>
        <w:rPr>
          <w:rFonts w:ascii="宋体" w:eastAsia="宋体" w:hAnsi="宋体"/>
        </w:rPr>
      </w:pPr>
      <w:r w:rsidRPr="000665B4">
        <w:rPr>
          <w:rFonts w:ascii="宋体" w:eastAsia="宋体" w:hAnsi="宋体" w:hint="eastAsia"/>
        </w:rPr>
        <w:t>【题意】</w:t>
      </w:r>
    </w:p>
    <w:p w:rsidR="00245D51" w:rsidRPr="000665B4" w:rsidRDefault="00245D51" w:rsidP="00894D7C">
      <w:pPr>
        <w:rPr>
          <w:rFonts w:ascii="宋体" w:eastAsia="宋体" w:hAnsi="宋体"/>
        </w:rPr>
      </w:pPr>
      <w:r w:rsidRPr="000665B4">
        <w:rPr>
          <w:rFonts w:ascii="宋体" w:eastAsia="宋体" w:hAnsi="宋体" w:hint="eastAsia"/>
        </w:rPr>
        <w:t>【TAG】</w:t>
      </w:r>
    </w:p>
    <w:p w:rsidR="00553F71" w:rsidRPr="000665B4" w:rsidRDefault="00553F71" w:rsidP="00894D7C">
      <w:pPr>
        <w:rPr>
          <w:rFonts w:ascii="宋体" w:eastAsia="宋体" w:hAnsi="宋体"/>
        </w:rPr>
      </w:pPr>
      <w:r w:rsidRPr="000665B4">
        <w:rPr>
          <w:rFonts w:ascii="宋体" w:eastAsia="宋体" w:hAnsi="宋体" w:hint="eastAsia"/>
        </w:rPr>
        <w:t>金牌题-前置：未知</w:t>
      </w:r>
    </w:p>
    <w:p w:rsidR="00553F71" w:rsidRPr="000665B4" w:rsidRDefault="00553F71" w:rsidP="00894D7C">
      <w:pPr>
        <w:rPr>
          <w:rFonts w:ascii="宋体" w:eastAsia="宋体" w:hAnsi="宋体"/>
        </w:rPr>
      </w:pPr>
      <w:r w:rsidRPr="000665B4">
        <w:rPr>
          <w:rFonts w:ascii="宋体" w:eastAsia="宋体" w:hAnsi="宋体" w:hint="eastAsia"/>
        </w:rPr>
        <w:lastRenderedPageBreak/>
        <w:t>牛客网2018暑期多校3G-</w:t>
      </w:r>
      <w:r w:rsidRPr="000665B4">
        <w:rPr>
          <w:rFonts w:ascii="宋体" w:eastAsia="宋体" w:hAnsi="宋体"/>
        </w:rPr>
        <w:t>Coloring Trees</w:t>
      </w:r>
    </w:p>
    <w:p w:rsidR="00553F71" w:rsidRPr="000665B4" w:rsidRDefault="00553F71" w:rsidP="00894D7C">
      <w:pPr>
        <w:rPr>
          <w:rFonts w:ascii="宋体" w:eastAsia="宋体" w:hAnsi="宋体"/>
        </w:rPr>
      </w:pPr>
      <w:r w:rsidRPr="000665B4">
        <w:rPr>
          <w:rFonts w:ascii="宋体" w:eastAsia="宋体" w:hAnsi="宋体" w:hint="eastAsia"/>
        </w:rPr>
        <w:t>【题意】</w:t>
      </w:r>
    </w:p>
    <w:p w:rsidR="00553F71" w:rsidRPr="000665B4" w:rsidRDefault="00553F71" w:rsidP="00894D7C">
      <w:pPr>
        <w:rPr>
          <w:rFonts w:ascii="宋体" w:eastAsia="宋体" w:hAnsi="宋体"/>
        </w:rPr>
      </w:pPr>
      <w:r w:rsidRPr="000665B4">
        <w:rPr>
          <w:rFonts w:ascii="宋体" w:eastAsia="宋体" w:hAnsi="宋体" w:hint="eastAsia"/>
        </w:rPr>
        <w:t>【TAG】</w:t>
      </w:r>
    </w:p>
    <w:p w:rsidR="00894D7C" w:rsidRPr="000665B4" w:rsidRDefault="00894D7C" w:rsidP="00894D7C">
      <w:pPr>
        <w:pStyle w:val="4"/>
        <w:rPr>
          <w:rFonts w:ascii="宋体" w:eastAsia="宋体" w:hAnsi="宋体"/>
          <w:b w:val="0"/>
        </w:rPr>
      </w:pPr>
      <w:r w:rsidRPr="000665B4">
        <w:rPr>
          <w:rFonts w:ascii="宋体" w:eastAsia="宋体" w:hAnsi="宋体" w:hint="eastAsia"/>
          <w:b w:val="0"/>
        </w:rPr>
        <w:t>金牌题-前置：未知</w:t>
      </w:r>
    </w:p>
    <w:p w:rsidR="00894D7C" w:rsidRPr="000665B4" w:rsidRDefault="00894D7C" w:rsidP="00894D7C">
      <w:pPr>
        <w:rPr>
          <w:rFonts w:ascii="宋体" w:eastAsia="宋体" w:hAnsi="宋体"/>
        </w:rPr>
      </w:pPr>
      <w:r w:rsidRPr="000665B4">
        <w:rPr>
          <w:rFonts w:ascii="宋体" w:eastAsia="宋体" w:hAnsi="宋体" w:hint="eastAsia"/>
        </w:rPr>
        <w:t>2018杭电暑期多校1</w:t>
      </w:r>
      <w:r w:rsidRPr="000665B4">
        <w:rPr>
          <w:rFonts w:ascii="宋体" w:eastAsia="宋体" w:hAnsi="宋体"/>
        </w:rPr>
        <w:t>I</w:t>
      </w:r>
      <w:r w:rsidRPr="000665B4">
        <w:rPr>
          <w:rFonts w:ascii="宋体" w:eastAsia="宋体" w:hAnsi="宋体" w:hint="eastAsia"/>
        </w:rPr>
        <w:t>-</w:t>
      </w:r>
      <w:r w:rsidRPr="000665B4">
        <w:rPr>
          <w:rFonts w:ascii="宋体" w:eastAsia="宋体" w:hAnsi="宋体"/>
        </w:rPr>
        <w:t>HDU6306</w:t>
      </w:r>
      <w:r w:rsidRPr="000665B4">
        <w:rPr>
          <w:rFonts w:ascii="宋体" w:eastAsia="宋体" w:hAnsi="宋体" w:hint="eastAsia"/>
        </w:rPr>
        <w:t>-</w:t>
      </w:r>
      <w:r w:rsidRPr="000665B4">
        <w:rPr>
          <w:rFonts w:ascii="宋体" w:eastAsia="宋体" w:hAnsi="宋体"/>
        </w:rPr>
        <w:t>Lyndon Substring</w:t>
      </w:r>
    </w:p>
    <w:p w:rsidR="00894D7C" w:rsidRPr="000665B4" w:rsidRDefault="00894D7C" w:rsidP="00894D7C">
      <w:pPr>
        <w:rPr>
          <w:rFonts w:ascii="宋体" w:eastAsia="宋体" w:hAnsi="宋体"/>
        </w:rPr>
      </w:pPr>
      <w:r w:rsidRPr="000665B4">
        <w:rPr>
          <w:rFonts w:ascii="宋体" w:eastAsia="宋体" w:hAnsi="宋体" w:hint="eastAsia"/>
        </w:rPr>
        <w:t>【题意】</w:t>
      </w:r>
    </w:p>
    <w:p w:rsidR="00894D7C" w:rsidRPr="000665B4" w:rsidRDefault="00894D7C" w:rsidP="00894D7C">
      <w:pPr>
        <w:rPr>
          <w:rFonts w:ascii="宋体" w:eastAsia="宋体" w:hAnsi="宋体"/>
        </w:rPr>
      </w:pPr>
      <w:r w:rsidRPr="000665B4">
        <w:rPr>
          <w:rFonts w:ascii="宋体" w:eastAsia="宋体" w:hAnsi="宋体" w:hint="eastAsia"/>
        </w:rPr>
        <w:t>【题解】</w:t>
      </w:r>
    </w:p>
    <w:p w:rsidR="00894D7C" w:rsidRPr="000665B4" w:rsidRDefault="00894D7C" w:rsidP="00894D7C">
      <w:pPr>
        <w:rPr>
          <w:rFonts w:ascii="宋体" w:eastAsia="宋体" w:hAnsi="宋体"/>
        </w:rPr>
      </w:pPr>
      <w:r w:rsidRPr="000665B4">
        <w:rPr>
          <w:rFonts w:ascii="宋体" w:eastAsia="宋体" w:hAnsi="宋体" w:hint="eastAsia"/>
        </w:rPr>
        <w:t>【代码】</w:t>
      </w:r>
    </w:p>
    <w:p w:rsidR="00894D7C" w:rsidRPr="000665B4" w:rsidRDefault="00894D7C" w:rsidP="00894D7C">
      <w:pPr>
        <w:pStyle w:val="4"/>
        <w:rPr>
          <w:rFonts w:ascii="宋体" w:eastAsia="宋体" w:hAnsi="宋体"/>
          <w:b w:val="0"/>
        </w:rPr>
      </w:pPr>
      <w:r w:rsidRPr="000665B4">
        <w:rPr>
          <w:rFonts w:ascii="宋体" w:eastAsia="宋体" w:hAnsi="宋体" w:hint="eastAsia"/>
          <w:b w:val="0"/>
        </w:rPr>
        <w:t>金牌题-前置：未知</w:t>
      </w:r>
    </w:p>
    <w:p w:rsidR="00894D7C" w:rsidRPr="000665B4" w:rsidRDefault="00894D7C" w:rsidP="00894D7C">
      <w:pPr>
        <w:rPr>
          <w:rFonts w:ascii="宋体" w:eastAsia="宋体" w:hAnsi="宋体"/>
        </w:rPr>
      </w:pPr>
      <w:r w:rsidRPr="000665B4">
        <w:rPr>
          <w:rFonts w:ascii="宋体" w:eastAsia="宋体" w:hAnsi="宋体" w:hint="eastAsia"/>
        </w:rPr>
        <w:t>2018杭电暑期多校1J-</w:t>
      </w:r>
      <w:r w:rsidRPr="000665B4">
        <w:rPr>
          <w:rFonts w:ascii="宋体" w:eastAsia="宋体" w:hAnsi="宋体"/>
        </w:rPr>
        <w:t>HDU6307</w:t>
      </w:r>
      <w:r w:rsidRPr="000665B4">
        <w:rPr>
          <w:rFonts w:ascii="宋体" w:eastAsia="宋体" w:hAnsi="宋体" w:hint="eastAsia"/>
        </w:rPr>
        <w:t>-</w:t>
      </w:r>
      <w:r w:rsidRPr="000665B4">
        <w:rPr>
          <w:rFonts w:ascii="宋体" w:eastAsia="宋体" w:hAnsi="宋体"/>
        </w:rPr>
        <w:t>Turn off the light</w:t>
      </w:r>
    </w:p>
    <w:p w:rsidR="00894D7C" w:rsidRPr="000665B4" w:rsidRDefault="00894D7C" w:rsidP="00894D7C">
      <w:pPr>
        <w:rPr>
          <w:rFonts w:ascii="宋体" w:eastAsia="宋体" w:hAnsi="宋体"/>
        </w:rPr>
      </w:pPr>
      <w:r w:rsidRPr="000665B4">
        <w:rPr>
          <w:rFonts w:ascii="宋体" w:eastAsia="宋体" w:hAnsi="宋体" w:hint="eastAsia"/>
        </w:rPr>
        <w:t>【题意】</w:t>
      </w:r>
    </w:p>
    <w:p w:rsidR="00894D7C" w:rsidRPr="000665B4" w:rsidRDefault="00894D7C" w:rsidP="00894D7C">
      <w:pPr>
        <w:rPr>
          <w:rFonts w:ascii="宋体" w:eastAsia="宋体" w:hAnsi="宋体"/>
        </w:rPr>
      </w:pPr>
      <w:r w:rsidRPr="000665B4">
        <w:rPr>
          <w:rFonts w:ascii="宋体" w:eastAsia="宋体" w:hAnsi="宋体" w:hint="eastAsia"/>
        </w:rPr>
        <w:t>【题解】</w:t>
      </w:r>
    </w:p>
    <w:p w:rsidR="00894D7C" w:rsidRPr="000665B4" w:rsidRDefault="00894D7C" w:rsidP="00894D7C">
      <w:pPr>
        <w:rPr>
          <w:rFonts w:ascii="宋体" w:eastAsia="宋体" w:hAnsi="宋体"/>
        </w:rPr>
      </w:pPr>
      <w:r w:rsidRPr="000665B4">
        <w:rPr>
          <w:rFonts w:ascii="宋体" w:eastAsia="宋体" w:hAnsi="宋体" w:hint="eastAsia"/>
        </w:rPr>
        <w:t>【代码】</w:t>
      </w:r>
    </w:p>
    <w:p w:rsidR="00245D51" w:rsidRPr="000665B4" w:rsidRDefault="00245D51" w:rsidP="00245D51">
      <w:pPr>
        <w:pStyle w:val="4"/>
        <w:rPr>
          <w:rFonts w:ascii="宋体" w:eastAsia="宋体" w:hAnsi="宋体"/>
          <w:b w:val="0"/>
        </w:rPr>
      </w:pPr>
      <w:r w:rsidRPr="000665B4">
        <w:rPr>
          <w:rFonts w:ascii="宋体" w:eastAsia="宋体" w:hAnsi="宋体" w:hint="eastAsia"/>
          <w:b w:val="0"/>
        </w:rPr>
        <w:t>金牌题-前置：未知</w:t>
      </w:r>
    </w:p>
    <w:p w:rsidR="00245D51" w:rsidRPr="000665B4" w:rsidRDefault="00245D51" w:rsidP="00894D7C">
      <w:pPr>
        <w:rPr>
          <w:rFonts w:ascii="宋体" w:eastAsia="宋体" w:hAnsi="宋体"/>
        </w:rPr>
      </w:pPr>
      <w:r w:rsidRPr="000665B4">
        <w:rPr>
          <w:rFonts w:ascii="宋体" w:eastAsia="宋体" w:hAnsi="宋体" w:hint="eastAsia"/>
        </w:rPr>
        <w:t>牛客网2018暑期多校3B-</w:t>
      </w:r>
      <w:r w:rsidRPr="000665B4">
        <w:rPr>
          <w:rFonts w:ascii="宋体" w:eastAsia="宋体" w:hAnsi="宋体"/>
        </w:rPr>
        <w:t>Expected Number of Nodes</w:t>
      </w:r>
    </w:p>
    <w:p w:rsidR="00245D51" w:rsidRPr="000665B4" w:rsidRDefault="00245D51" w:rsidP="00894D7C">
      <w:pPr>
        <w:rPr>
          <w:rFonts w:ascii="宋体" w:eastAsia="宋体" w:hAnsi="宋体"/>
        </w:rPr>
      </w:pPr>
      <w:r w:rsidRPr="000665B4">
        <w:rPr>
          <w:rFonts w:ascii="宋体" w:eastAsia="宋体" w:hAnsi="宋体" w:hint="eastAsia"/>
        </w:rPr>
        <w:t>【题意】</w:t>
      </w:r>
    </w:p>
    <w:p w:rsidR="00245D51" w:rsidRPr="000665B4" w:rsidRDefault="00245D51" w:rsidP="00894D7C">
      <w:pPr>
        <w:rPr>
          <w:rFonts w:ascii="宋体" w:eastAsia="宋体" w:hAnsi="宋体"/>
        </w:rPr>
      </w:pPr>
      <w:r w:rsidRPr="000665B4">
        <w:rPr>
          <w:rFonts w:ascii="宋体" w:eastAsia="宋体" w:hAnsi="宋体" w:hint="eastAsia"/>
        </w:rPr>
        <w:t>【TAG】</w:t>
      </w:r>
    </w:p>
    <w:p w:rsidR="00245D51" w:rsidRPr="000665B4" w:rsidRDefault="00245D51" w:rsidP="00245D51">
      <w:pPr>
        <w:pStyle w:val="4"/>
        <w:rPr>
          <w:rFonts w:ascii="宋体" w:eastAsia="宋体" w:hAnsi="宋体"/>
          <w:b w:val="0"/>
        </w:rPr>
      </w:pPr>
      <w:r w:rsidRPr="000665B4">
        <w:rPr>
          <w:rFonts w:ascii="宋体" w:eastAsia="宋体" w:hAnsi="宋体" w:hint="eastAsia"/>
          <w:b w:val="0"/>
        </w:rPr>
        <w:t>金牌题-前置：未知</w:t>
      </w:r>
    </w:p>
    <w:p w:rsidR="00245D51" w:rsidRPr="000665B4" w:rsidRDefault="00245D51" w:rsidP="00894D7C">
      <w:pPr>
        <w:rPr>
          <w:rFonts w:ascii="宋体" w:eastAsia="宋体" w:hAnsi="宋体"/>
        </w:rPr>
      </w:pPr>
      <w:r w:rsidRPr="000665B4">
        <w:rPr>
          <w:rFonts w:ascii="宋体" w:eastAsia="宋体" w:hAnsi="宋体" w:hint="eastAsia"/>
        </w:rPr>
        <w:t>牛客网2018暑期多校3D-</w:t>
      </w:r>
      <w:hyperlink r:id="rId421" w:tgtFrame="_blank" w:history="1">
        <w:r w:rsidRPr="000665B4">
          <w:rPr>
            <w:rFonts w:ascii="宋体" w:eastAsia="宋体" w:hAnsi="宋体"/>
          </w:rPr>
          <w:t>Encrypted String Matching</w:t>
        </w:r>
      </w:hyperlink>
    </w:p>
    <w:p w:rsidR="00245D51" w:rsidRPr="000665B4" w:rsidRDefault="00245D51" w:rsidP="00894D7C">
      <w:pPr>
        <w:rPr>
          <w:rFonts w:ascii="宋体" w:eastAsia="宋体" w:hAnsi="宋体"/>
        </w:rPr>
      </w:pPr>
      <w:r w:rsidRPr="000665B4">
        <w:rPr>
          <w:rFonts w:ascii="宋体" w:eastAsia="宋体" w:hAnsi="宋体" w:hint="eastAsia"/>
        </w:rPr>
        <w:t>【题意】</w:t>
      </w:r>
    </w:p>
    <w:p w:rsidR="00245D51" w:rsidRPr="000665B4" w:rsidRDefault="00245D51" w:rsidP="00894D7C">
      <w:pPr>
        <w:rPr>
          <w:rFonts w:ascii="宋体" w:eastAsia="宋体" w:hAnsi="宋体"/>
        </w:rPr>
      </w:pPr>
      <w:r w:rsidRPr="000665B4">
        <w:rPr>
          <w:rFonts w:ascii="宋体" w:eastAsia="宋体" w:hAnsi="宋体" w:hint="eastAsia"/>
        </w:rPr>
        <w:t>【TAG】</w:t>
      </w:r>
    </w:p>
    <w:p w:rsidR="00894D7C" w:rsidRPr="000665B4" w:rsidRDefault="00894D7C" w:rsidP="00894D7C">
      <w:pPr>
        <w:pStyle w:val="4"/>
        <w:rPr>
          <w:rFonts w:ascii="宋体" w:eastAsia="宋体" w:hAnsi="宋体"/>
          <w:b w:val="0"/>
        </w:rPr>
      </w:pPr>
      <w:r w:rsidRPr="000665B4">
        <w:rPr>
          <w:rFonts w:ascii="宋体" w:eastAsia="宋体" w:hAnsi="宋体" w:hint="eastAsia"/>
          <w:b w:val="0"/>
        </w:rPr>
        <w:t>金牌题-前置：无</w:t>
      </w:r>
    </w:p>
    <w:p w:rsidR="00894D7C" w:rsidRPr="000665B4" w:rsidRDefault="00894D7C" w:rsidP="00894D7C">
      <w:pPr>
        <w:rPr>
          <w:rFonts w:ascii="宋体" w:eastAsia="宋体" w:hAnsi="宋体"/>
        </w:rPr>
      </w:pPr>
      <w:r w:rsidRPr="000665B4">
        <w:rPr>
          <w:rFonts w:ascii="宋体" w:eastAsia="宋体" w:hAnsi="宋体" w:hint="eastAsia"/>
        </w:rPr>
        <w:t>2018杭电暑期多校4C-</w:t>
      </w:r>
      <w:r w:rsidRPr="000665B4">
        <w:rPr>
          <w:rFonts w:ascii="宋体" w:eastAsia="宋体" w:hAnsi="宋体"/>
        </w:rPr>
        <w:t>HDU6334</w:t>
      </w:r>
      <w:r w:rsidRPr="000665B4">
        <w:rPr>
          <w:rFonts w:ascii="宋体" w:eastAsia="宋体" w:hAnsi="宋体" w:hint="eastAsia"/>
        </w:rPr>
        <w:t>-</w:t>
      </w:r>
      <w:r w:rsidRPr="000665B4">
        <w:rPr>
          <w:rFonts w:ascii="宋体" w:eastAsia="宋体" w:hAnsi="宋体"/>
        </w:rPr>
        <w:t>Problems on a Tree</w:t>
      </w:r>
    </w:p>
    <w:p w:rsidR="00894D7C" w:rsidRPr="000665B4" w:rsidRDefault="00894D7C" w:rsidP="00894D7C">
      <w:pPr>
        <w:rPr>
          <w:rFonts w:ascii="宋体" w:eastAsia="宋体" w:hAnsi="宋体"/>
        </w:rPr>
      </w:pPr>
      <w:r w:rsidRPr="000665B4">
        <w:rPr>
          <w:rFonts w:ascii="宋体" w:eastAsia="宋体" w:hAnsi="宋体" w:hint="eastAsia"/>
        </w:rPr>
        <w:t>【题意】</w:t>
      </w:r>
    </w:p>
    <w:p w:rsidR="00894D7C" w:rsidRPr="000665B4" w:rsidRDefault="00894D7C" w:rsidP="00894D7C">
      <w:pPr>
        <w:rPr>
          <w:rFonts w:ascii="宋体" w:eastAsia="宋体" w:hAnsi="宋体"/>
        </w:rPr>
      </w:pPr>
      <w:r w:rsidRPr="000665B4">
        <w:rPr>
          <w:rFonts w:ascii="宋体" w:eastAsia="宋体" w:hAnsi="宋体" w:hint="eastAsia"/>
        </w:rPr>
        <w:t>【TAG】并查集</w:t>
      </w:r>
    </w:p>
    <w:p w:rsidR="00894D7C" w:rsidRPr="000665B4" w:rsidRDefault="00894D7C" w:rsidP="00894D7C">
      <w:pPr>
        <w:rPr>
          <w:rFonts w:ascii="宋体" w:eastAsia="宋体" w:hAnsi="宋体"/>
        </w:rPr>
      </w:pPr>
      <w:r w:rsidRPr="000665B4">
        <w:rPr>
          <w:rFonts w:ascii="宋体" w:eastAsia="宋体" w:hAnsi="宋体" w:hint="eastAsia"/>
        </w:rPr>
        <w:t>【题解】</w:t>
      </w:r>
    </w:p>
    <w:p w:rsidR="00894D7C" w:rsidRPr="000665B4" w:rsidRDefault="00894D7C" w:rsidP="00894D7C">
      <w:pPr>
        <w:rPr>
          <w:rFonts w:ascii="宋体" w:eastAsia="宋体" w:hAnsi="宋体"/>
        </w:rPr>
      </w:pPr>
      <w:r w:rsidRPr="000665B4">
        <w:rPr>
          <w:rFonts w:ascii="宋体" w:eastAsia="宋体" w:hAnsi="宋体" w:hint="eastAsia"/>
        </w:rPr>
        <w:t>【代码】</w:t>
      </w:r>
    </w:p>
    <w:p w:rsidR="00894D7C" w:rsidRPr="000665B4" w:rsidRDefault="00894D7C" w:rsidP="00D443D8">
      <w:pPr>
        <w:rPr>
          <w:rFonts w:ascii="宋体" w:eastAsia="宋体" w:hAnsi="宋体"/>
        </w:rPr>
      </w:pPr>
      <w:r w:rsidRPr="000665B4">
        <w:rPr>
          <w:rFonts w:ascii="宋体" w:eastAsia="宋体" w:hAnsi="宋体" w:hint="eastAsia"/>
        </w:rPr>
        <w:t>金牌题-前置：数论银牌题</w:t>
      </w:r>
    </w:p>
    <w:p w:rsidR="00894D7C" w:rsidRPr="000665B4" w:rsidRDefault="00894D7C" w:rsidP="00D443D8">
      <w:pPr>
        <w:rPr>
          <w:rFonts w:ascii="宋体" w:eastAsia="宋体" w:hAnsi="宋体"/>
        </w:rPr>
      </w:pPr>
      <w:r w:rsidRPr="000665B4">
        <w:rPr>
          <w:rFonts w:ascii="宋体" w:eastAsia="宋体" w:hAnsi="宋体" w:hint="eastAsia"/>
        </w:rPr>
        <w:t>2018杭电暑期多校4A-</w:t>
      </w:r>
      <w:r w:rsidRPr="000665B4">
        <w:rPr>
          <w:rFonts w:ascii="宋体" w:eastAsia="宋体" w:hAnsi="宋体"/>
        </w:rPr>
        <w:t>HDU6332</w:t>
      </w:r>
      <w:r w:rsidRPr="000665B4">
        <w:rPr>
          <w:rFonts w:ascii="宋体" w:eastAsia="宋体" w:hAnsi="宋体" w:hint="eastAsia"/>
        </w:rPr>
        <w:t>-</w:t>
      </w:r>
      <w:r w:rsidRPr="000665B4">
        <w:rPr>
          <w:rFonts w:ascii="宋体" w:eastAsia="宋体" w:hAnsi="宋体"/>
        </w:rPr>
        <w:t>Integers Exhibition</w:t>
      </w:r>
    </w:p>
    <w:p w:rsidR="00894D7C" w:rsidRPr="000665B4" w:rsidRDefault="00894D7C" w:rsidP="00D443D8">
      <w:pPr>
        <w:rPr>
          <w:rFonts w:ascii="宋体" w:eastAsia="宋体" w:hAnsi="宋体"/>
        </w:rPr>
      </w:pPr>
      <w:r w:rsidRPr="000665B4">
        <w:rPr>
          <w:rFonts w:ascii="宋体" w:eastAsia="宋体" w:hAnsi="宋体" w:hint="eastAsia"/>
        </w:rPr>
        <w:t>【题意】</w:t>
      </w:r>
    </w:p>
    <w:p w:rsidR="00894D7C" w:rsidRPr="000665B4" w:rsidRDefault="00894D7C" w:rsidP="00D443D8">
      <w:pPr>
        <w:rPr>
          <w:rFonts w:ascii="宋体" w:eastAsia="宋体" w:hAnsi="宋体"/>
        </w:rPr>
      </w:pPr>
      <w:r w:rsidRPr="000665B4">
        <w:rPr>
          <w:rFonts w:ascii="宋体" w:eastAsia="宋体" w:hAnsi="宋体" w:hint="eastAsia"/>
        </w:rPr>
        <w:lastRenderedPageBreak/>
        <w:t>【TAG】数论</w:t>
      </w:r>
    </w:p>
    <w:p w:rsidR="00894D7C" w:rsidRPr="000665B4" w:rsidRDefault="00894D7C" w:rsidP="00D443D8">
      <w:pPr>
        <w:rPr>
          <w:rFonts w:ascii="宋体" w:eastAsia="宋体" w:hAnsi="宋体"/>
        </w:rPr>
      </w:pPr>
      <w:r w:rsidRPr="000665B4">
        <w:rPr>
          <w:rFonts w:ascii="宋体" w:eastAsia="宋体" w:hAnsi="宋体" w:hint="eastAsia"/>
        </w:rPr>
        <w:t>【题解】</w:t>
      </w:r>
    </w:p>
    <w:p w:rsidR="00BA4CBC" w:rsidRPr="000665B4" w:rsidRDefault="00894D7C" w:rsidP="00D443D8">
      <w:pPr>
        <w:rPr>
          <w:rFonts w:ascii="宋体" w:eastAsia="宋体" w:hAnsi="宋体"/>
        </w:rPr>
      </w:pPr>
      <w:r w:rsidRPr="000665B4">
        <w:rPr>
          <w:rFonts w:ascii="宋体" w:eastAsia="宋体" w:hAnsi="宋体" w:hint="eastAsia"/>
        </w:rPr>
        <w:t>【代码】</w:t>
      </w:r>
    </w:p>
    <w:p w:rsidR="00894D7C" w:rsidRPr="000665B4" w:rsidRDefault="00894D7C" w:rsidP="00D443D8">
      <w:pPr>
        <w:rPr>
          <w:rFonts w:ascii="宋体" w:eastAsia="宋体" w:hAnsi="宋体"/>
        </w:rPr>
      </w:pPr>
      <w:r w:rsidRPr="000665B4">
        <w:rPr>
          <w:rFonts w:ascii="宋体" w:eastAsia="宋体" w:hAnsi="宋体" w:hint="eastAsia"/>
        </w:rPr>
        <w:t>银牌题-前置：笛卡尔树</w:t>
      </w:r>
    </w:p>
    <w:p w:rsidR="00894D7C" w:rsidRPr="000665B4" w:rsidRDefault="00894D7C" w:rsidP="00D443D8">
      <w:pPr>
        <w:rPr>
          <w:rFonts w:ascii="宋体" w:eastAsia="宋体" w:hAnsi="宋体"/>
        </w:rPr>
      </w:pPr>
      <w:r w:rsidRPr="000665B4">
        <w:rPr>
          <w:rFonts w:ascii="宋体" w:eastAsia="宋体" w:hAnsi="宋体" w:hint="eastAsia"/>
        </w:rPr>
        <w:t>2018杭电暑期多校1</w:t>
      </w:r>
      <w:r w:rsidRPr="000665B4">
        <w:rPr>
          <w:rFonts w:ascii="宋体" w:eastAsia="宋体" w:hAnsi="宋体"/>
        </w:rPr>
        <w:t>H</w:t>
      </w:r>
      <w:r w:rsidRPr="000665B4">
        <w:rPr>
          <w:rFonts w:ascii="宋体" w:eastAsia="宋体" w:hAnsi="宋体" w:hint="eastAsia"/>
        </w:rPr>
        <w:t>-</w:t>
      </w:r>
      <w:r w:rsidRPr="000665B4">
        <w:rPr>
          <w:rFonts w:ascii="宋体" w:eastAsia="宋体" w:hAnsi="宋体"/>
        </w:rPr>
        <w:t>HDU</w:t>
      </w:r>
      <w:r w:rsidRPr="000665B4">
        <w:rPr>
          <w:rFonts w:ascii="宋体" w:eastAsia="宋体" w:hAnsi="宋体" w:hint="eastAsia"/>
        </w:rPr>
        <w:t>6305-</w:t>
      </w:r>
      <w:r w:rsidRPr="000665B4">
        <w:rPr>
          <w:rFonts w:ascii="宋体" w:eastAsia="宋体" w:hAnsi="宋体"/>
        </w:rPr>
        <w:t>RMQ Similar Sequence</w:t>
      </w:r>
    </w:p>
    <w:p w:rsidR="00894D7C" w:rsidRPr="000665B4" w:rsidRDefault="00894D7C" w:rsidP="00D443D8">
      <w:pPr>
        <w:rPr>
          <w:rFonts w:ascii="宋体" w:eastAsia="宋体" w:hAnsi="宋体"/>
        </w:rPr>
      </w:pPr>
      <w:r w:rsidRPr="000665B4">
        <w:rPr>
          <w:rFonts w:ascii="宋体" w:eastAsia="宋体" w:hAnsi="宋体" w:hint="eastAsia"/>
        </w:rPr>
        <w:t>【题意】</w:t>
      </w:r>
    </w:p>
    <w:p w:rsidR="00894D7C" w:rsidRPr="000665B4" w:rsidRDefault="00894D7C" w:rsidP="00D443D8">
      <w:pPr>
        <w:rPr>
          <w:rFonts w:ascii="宋体" w:eastAsia="宋体" w:hAnsi="宋体"/>
        </w:rPr>
      </w:pPr>
      <w:r w:rsidRPr="000665B4">
        <w:rPr>
          <w:rFonts w:ascii="宋体" w:eastAsia="宋体" w:hAnsi="宋体" w:hint="eastAsia"/>
        </w:rPr>
        <w:t>【TAG】</w:t>
      </w:r>
    </w:p>
    <w:p w:rsidR="00894D7C" w:rsidRPr="000665B4" w:rsidRDefault="00894D7C" w:rsidP="00D443D8">
      <w:pPr>
        <w:rPr>
          <w:rFonts w:ascii="宋体" w:eastAsia="宋体" w:hAnsi="宋体"/>
        </w:rPr>
      </w:pPr>
      <w:r w:rsidRPr="000665B4">
        <w:rPr>
          <w:rFonts w:ascii="宋体" w:eastAsia="宋体" w:hAnsi="宋体" w:hint="eastAsia"/>
        </w:rPr>
        <w:t>【题解】</w:t>
      </w:r>
    </w:p>
    <w:p w:rsidR="00894D7C" w:rsidRPr="000665B4" w:rsidRDefault="00894D7C" w:rsidP="00D443D8">
      <w:pPr>
        <w:rPr>
          <w:rFonts w:ascii="宋体" w:eastAsia="宋体" w:hAnsi="宋体"/>
        </w:rPr>
      </w:pPr>
      <w:r w:rsidRPr="000665B4">
        <w:rPr>
          <w:rFonts w:ascii="宋体" w:eastAsia="宋体" w:hAnsi="宋体" w:hint="eastAsia"/>
        </w:rPr>
        <w:t>【代码】</w:t>
      </w:r>
    </w:p>
    <w:p w:rsidR="00BA4CBC" w:rsidRPr="000665B4" w:rsidRDefault="00BA4CBC" w:rsidP="00D443D8">
      <w:pPr>
        <w:rPr>
          <w:rFonts w:ascii="宋体" w:eastAsia="宋体" w:hAnsi="宋体"/>
        </w:rPr>
      </w:pPr>
      <w:r w:rsidRPr="000665B4">
        <w:rPr>
          <w:rFonts w:ascii="宋体" w:eastAsia="宋体" w:hAnsi="宋体" w:hint="eastAsia"/>
        </w:rPr>
        <w:t>金牌题-前置：树型DP</w:t>
      </w:r>
    </w:p>
    <w:p w:rsidR="00BA4CBC" w:rsidRPr="000665B4" w:rsidRDefault="00BA4CBC" w:rsidP="00D443D8">
      <w:pPr>
        <w:rPr>
          <w:rFonts w:ascii="宋体" w:eastAsia="宋体" w:hAnsi="宋体"/>
        </w:rPr>
      </w:pPr>
      <w:r w:rsidRPr="000665B4">
        <w:rPr>
          <w:rFonts w:ascii="宋体" w:eastAsia="宋体" w:hAnsi="宋体" w:hint="eastAsia"/>
        </w:rPr>
        <w:t>牛客网2018暑期多校2</w:t>
      </w:r>
      <w:r w:rsidRPr="000665B4">
        <w:rPr>
          <w:rFonts w:ascii="宋体" w:eastAsia="宋体" w:hAnsi="宋体"/>
        </w:rPr>
        <w:t>E</w:t>
      </w:r>
      <w:r w:rsidRPr="000665B4">
        <w:rPr>
          <w:rFonts w:ascii="宋体" w:eastAsia="宋体" w:hAnsi="宋体" w:hint="eastAsia"/>
        </w:rPr>
        <w:t>-</w:t>
      </w:r>
      <w:r w:rsidRPr="000665B4">
        <w:rPr>
          <w:rFonts w:ascii="宋体" w:eastAsia="宋体" w:hAnsi="宋体"/>
        </w:rPr>
        <w:t>tree</w:t>
      </w:r>
    </w:p>
    <w:p w:rsidR="00BA4CBC" w:rsidRPr="000665B4" w:rsidRDefault="00BA4CBC" w:rsidP="00D443D8">
      <w:pPr>
        <w:rPr>
          <w:rFonts w:ascii="宋体" w:eastAsia="宋体" w:hAnsi="宋体"/>
        </w:rPr>
      </w:pPr>
      <w:r w:rsidRPr="000665B4">
        <w:rPr>
          <w:rFonts w:ascii="宋体" w:eastAsia="宋体" w:hAnsi="宋体" w:hint="eastAsia"/>
        </w:rPr>
        <w:t>【TAG】动态规划</w:t>
      </w:r>
    </w:p>
    <w:p w:rsidR="00BA4CBC" w:rsidRPr="000665B4" w:rsidRDefault="00BA4CBC" w:rsidP="00D443D8">
      <w:pPr>
        <w:rPr>
          <w:rFonts w:ascii="宋体" w:eastAsia="宋体" w:hAnsi="宋体"/>
        </w:rPr>
      </w:pPr>
      <w:r w:rsidRPr="000665B4">
        <w:rPr>
          <w:rFonts w:ascii="宋体" w:eastAsia="宋体" w:hAnsi="宋体" w:hint="eastAsia"/>
        </w:rPr>
        <w:t>金牌题-前置：网络流</w:t>
      </w:r>
    </w:p>
    <w:p w:rsidR="00BA4CBC" w:rsidRPr="000665B4" w:rsidRDefault="00BA4CBC" w:rsidP="00D443D8">
      <w:pPr>
        <w:rPr>
          <w:rFonts w:ascii="宋体" w:eastAsia="宋体" w:hAnsi="宋体"/>
        </w:rPr>
      </w:pPr>
      <w:r w:rsidRPr="000665B4">
        <w:rPr>
          <w:rFonts w:ascii="宋体" w:eastAsia="宋体" w:hAnsi="宋体" w:hint="eastAsia"/>
        </w:rPr>
        <w:t>牛客网2018暑期多校2</w:t>
      </w:r>
      <w:r w:rsidRPr="000665B4">
        <w:rPr>
          <w:rFonts w:ascii="宋体" w:eastAsia="宋体" w:hAnsi="宋体"/>
        </w:rPr>
        <w:t>F</w:t>
      </w:r>
      <w:r w:rsidRPr="000665B4">
        <w:rPr>
          <w:rFonts w:ascii="宋体" w:eastAsia="宋体" w:hAnsi="宋体" w:hint="eastAsia"/>
        </w:rPr>
        <w:t>-</w:t>
      </w:r>
      <w:r w:rsidRPr="000665B4">
        <w:rPr>
          <w:rFonts w:ascii="宋体" w:eastAsia="宋体" w:hAnsi="宋体"/>
        </w:rPr>
        <w:t>trade</w:t>
      </w:r>
    </w:p>
    <w:p w:rsidR="00BA4CBC" w:rsidRPr="000665B4" w:rsidRDefault="00BA4CBC" w:rsidP="00D443D8">
      <w:pPr>
        <w:rPr>
          <w:rFonts w:ascii="宋体" w:eastAsia="宋体" w:hAnsi="宋体"/>
        </w:rPr>
      </w:pPr>
      <w:r w:rsidRPr="000665B4">
        <w:rPr>
          <w:rFonts w:ascii="宋体" w:eastAsia="宋体" w:hAnsi="宋体" w:hint="eastAsia"/>
        </w:rPr>
        <w:t>【TAG】</w:t>
      </w:r>
    </w:p>
    <w:p w:rsidR="00BA4CBC" w:rsidRPr="000665B4" w:rsidRDefault="00BA4CBC" w:rsidP="00D443D8">
      <w:pPr>
        <w:rPr>
          <w:rFonts w:ascii="宋体" w:eastAsia="宋体" w:hAnsi="宋体"/>
        </w:rPr>
      </w:pPr>
      <w:r w:rsidRPr="000665B4">
        <w:rPr>
          <w:rFonts w:ascii="宋体" w:eastAsia="宋体" w:hAnsi="宋体" w:hint="eastAsia"/>
        </w:rPr>
        <w:t>金牌题-前置：凸包</w:t>
      </w:r>
    </w:p>
    <w:p w:rsidR="00BA4CBC" w:rsidRPr="000665B4" w:rsidRDefault="00BA4CBC" w:rsidP="00D443D8">
      <w:pPr>
        <w:rPr>
          <w:rFonts w:ascii="宋体" w:eastAsia="宋体" w:hAnsi="宋体"/>
        </w:rPr>
      </w:pPr>
      <w:r w:rsidRPr="000665B4">
        <w:rPr>
          <w:rFonts w:ascii="宋体" w:eastAsia="宋体" w:hAnsi="宋体" w:hint="eastAsia"/>
        </w:rPr>
        <w:t>牛客网2018暑期多校2C-</w:t>
      </w:r>
      <w:r w:rsidRPr="000665B4">
        <w:rPr>
          <w:rFonts w:ascii="宋体" w:eastAsia="宋体" w:hAnsi="宋体"/>
        </w:rPr>
        <w:t>message</w:t>
      </w:r>
    </w:p>
    <w:p w:rsidR="00BA4CBC" w:rsidRPr="000665B4" w:rsidRDefault="00BA4CBC" w:rsidP="00D443D8">
      <w:pPr>
        <w:rPr>
          <w:rFonts w:ascii="宋体" w:eastAsia="宋体" w:hAnsi="宋体"/>
        </w:rPr>
      </w:pPr>
      <w:r w:rsidRPr="000665B4">
        <w:rPr>
          <w:rFonts w:ascii="宋体" w:eastAsia="宋体" w:hAnsi="宋体" w:hint="eastAsia"/>
        </w:rPr>
        <w:t>【题意】</w:t>
      </w:r>
    </w:p>
    <w:p w:rsidR="00BA4CBC" w:rsidRPr="000665B4" w:rsidRDefault="00BA4CBC" w:rsidP="00D443D8">
      <w:pPr>
        <w:rPr>
          <w:rFonts w:ascii="宋体" w:eastAsia="宋体" w:hAnsi="宋体"/>
        </w:rPr>
      </w:pPr>
      <w:r w:rsidRPr="000665B4">
        <w:rPr>
          <w:rFonts w:ascii="宋体" w:eastAsia="宋体" w:hAnsi="宋体" w:hint="eastAsia"/>
        </w:rPr>
        <w:t>【TAG】凸包</w:t>
      </w:r>
    </w:p>
    <w:p w:rsidR="00894D7C" w:rsidRPr="000665B4" w:rsidRDefault="00894D7C" w:rsidP="00D443D8">
      <w:pPr>
        <w:rPr>
          <w:rFonts w:ascii="宋体" w:eastAsia="宋体" w:hAnsi="宋体"/>
        </w:rPr>
      </w:pPr>
      <w:r w:rsidRPr="000665B4">
        <w:rPr>
          <w:rFonts w:ascii="宋体" w:eastAsia="宋体" w:hAnsi="宋体" w:hint="eastAsia"/>
        </w:rPr>
        <w:t>金牌题-前置：可持久化Treap</w:t>
      </w:r>
    </w:p>
    <w:p w:rsidR="00894D7C" w:rsidRPr="000665B4" w:rsidRDefault="00894D7C" w:rsidP="00D443D8">
      <w:pPr>
        <w:rPr>
          <w:rFonts w:ascii="宋体" w:eastAsia="宋体" w:hAnsi="宋体"/>
        </w:rPr>
      </w:pPr>
      <w:r w:rsidRPr="000665B4">
        <w:rPr>
          <w:rFonts w:ascii="宋体" w:eastAsia="宋体" w:hAnsi="宋体"/>
        </w:rPr>
        <w:t>2018</w:t>
      </w:r>
      <w:r w:rsidRPr="000665B4">
        <w:rPr>
          <w:rFonts w:ascii="宋体" w:eastAsia="宋体" w:hAnsi="宋体" w:hint="eastAsia"/>
        </w:rPr>
        <w:t>杭电暑期多校4</w:t>
      </w:r>
      <w:r w:rsidRPr="000665B4">
        <w:rPr>
          <w:rFonts w:ascii="宋体" w:eastAsia="宋体" w:hAnsi="宋体"/>
        </w:rPr>
        <w:t>F</w:t>
      </w:r>
      <w:r w:rsidRPr="000665B4">
        <w:rPr>
          <w:rFonts w:ascii="宋体" w:eastAsia="宋体" w:hAnsi="宋体" w:hint="eastAsia"/>
        </w:rPr>
        <w:t>-</w:t>
      </w:r>
      <w:r w:rsidRPr="000665B4">
        <w:rPr>
          <w:rFonts w:ascii="宋体" w:eastAsia="宋体" w:hAnsi="宋体"/>
        </w:rPr>
        <w:t>HDU6337</w:t>
      </w:r>
      <w:r w:rsidRPr="000665B4">
        <w:rPr>
          <w:rFonts w:ascii="宋体" w:eastAsia="宋体" w:hAnsi="宋体" w:hint="eastAsia"/>
        </w:rPr>
        <w:t>-</w:t>
      </w:r>
      <w:r w:rsidRPr="000665B4">
        <w:rPr>
          <w:rFonts w:ascii="宋体" w:eastAsia="宋体" w:hAnsi="宋体"/>
        </w:rPr>
        <w:t>Travel Through Time</w:t>
      </w:r>
    </w:p>
    <w:p w:rsidR="00894D7C" w:rsidRPr="000665B4" w:rsidRDefault="00894D7C" w:rsidP="00D443D8">
      <w:pPr>
        <w:rPr>
          <w:rFonts w:ascii="宋体" w:eastAsia="宋体" w:hAnsi="宋体"/>
        </w:rPr>
      </w:pPr>
      <w:r w:rsidRPr="000665B4">
        <w:rPr>
          <w:rFonts w:ascii="宋体" w:eastAsia="宋体" w:hAnsi="宋体" w:hint="eastAsia"/>
        </w:rPr>
        <w:t>【题意】</w:t>
      </w:r>
    </w:p>
    <w:p w:rsidR="00894D7C" w:rsidRPr="000665B4" w:rsidRDefault="00894D7C" w:rsidP="00D443D8">
      <w:pPr>
        <w:rPr>
          <w:rFonts w:ascii="宋体" w:eastAsia="宋体" w:hAnsi="宋体"/>
        </w:rPr>
      </w:pPr>
      <w:r w:rsidRPr="000665B4">
        <w:rPr>
          <w:rFonts w:ascii="宋体" w:eastAsia="宋体" w:hAnsi="宋体" w:hint="eastAsia"/>
        </w:rPr>
        <w:t>【TAG】可持久化</w:t>
      </w:r>
    </w:p>
    <w:p w:rsidR="00894D7C" w:rsidRPr="000665B4" w:rsidRDefault="00894D7C" w:rsidP="00D443D8">
      <w:pPr>
        <w:rPr>
          <w:rFonts w:ascii="宋体" w:eastAsia="宋体" w:hAnsi="宋体"/>
        </w:rPr>
      </w:pPr>
      <w:r w:rsidRPr="000665B4">
        <w:rPr>
          <w:rFonts w:ascii="宋体" w:eastAsia="宋体" w:hAnsi="宋体" w:hint="eastAsia"/>
        </w:rPr>
        <w:t>【题解】</w:t>
      </w:r>
    </w:p>
    <w:p w:rsidR="00894D7C" w:rsidRPr="000665B4" w:rsidRDefault="00894D7C" w:rsidP="00D443D8">
      <w:pPr>
        <w:rPr>
          <w:rFonts w:ascii="宋体" w:eastAsia="宋体" w:hAnsi="宋体"/>
        </w:rPr>
      </w:pPr>
      <w:r w:rsidRPr="000665B4">
        <w:rPr>
          <w:rFonts w:ascii="宋体" w:eastAsia="宋体" w:hAnsi="宋体" w:hint="eastAsia"/>
        </w:rPr>
        <w:t>【代码】</w:t>
      </w:r>
    </w:p>
    <w:p w:rsidR="00AF2A14" w:rsidRPr="000665B4" w:rsidRDefault="00AF2A14" w:rsidP="00D443D8">
      <w:pPr>
        <w:rPr>
          <w:rFonts w:ascii="宋体" w:eastAsia="宋体" w:hAnsi="宋体"/>
        </w:rPr>
      </w:pPr>
      <w:r w:rsidRPr="000665B4">
        <w:rPr>
          <w:rFonts w:ascii="宋体" w:eastAsia="宋体" w:hAnsi="宋体" w:hint="eastAsia"/>
        </w:rPr>
        <w:t>金牌题-前置：Steiner树/</w:t>
      </w:r>
      <w:r w:rsidRPr="000665B4">
        <w:rPr>
          <w:rFonts w:ascii="宋体" w:eastAsia="宋体" w:hAnsi="宋体"/>
        </w:rPr>
        <w:t>最小边数Dreyfus-Wagner</w:t>
      </w:r>
      <w:r w:rsidRPr="000665B4">
        <w:rPr>
          <w:rFonts w:ascii="宋体" w:eastAsia="宋体" w:hAnsi="宋体" w:hint="eastAsia"/>
        </w:rPr>
        <w:t>算法</w:t>
      </w:r>
    </w:p>
    <w:p w:rsidR="00AF2A14" w:rsidRPr="000665B4" w:rsidRDefault="00AF2A14" w:rsidP="00D443D8">
      <w:pPr>
        <w:rPr>
          <w:rFonts w:ascii="宋体" w:eastAsia="宋体" w:hAnsi="宋体"/>
        </w:rPr>
      </w:pPr>
      <w:r w:rsidRPr="000665B4">
        <w:rPr>
          <w:rFonts w:ascii="宋体" w:eastAsia="宋体" w:hAnsi="宋体" w:hint="eastAsia"/>
        </w:rPr>
        <w:t>牛客网2018暑期多校1</w:t>
      </w:r>
      <w:r w:rsidRPr="000665B4">
        <w:rPr>
          <w:rFonts w:ascii="宋体" w:eastAsia="宋体" w:hAnsi="宋体"/>
        </w:rPr>
        <w:t>G</w:t>
      </w:r>
      <w:r w:rsidRPr="000665B4">
        <w:rPr>
          <w:rFonts w:ascii="宋体" w:eastAsia="宋体" w:hAnsi="宋体" w:hint="eastAsia"/>
        </w:rPr>
        <w:t>-</w:t>
      </w:r>
      <w:r w:rsidRPr="000665B4">
        <w:rPr>
          <w:rFonts w:ascii="宋体" w:eastAsia="宋体" w:hAnsi="宋体"/>
        </w:rPr>
        <w:t>Steiner tree</w:t>
      </w:r>
    </w:p>
    <w:p w:rsidR="00AF2A14" w:rsidRPr="000665B4" w:rsidRDefault="00AF2A14" w:rsidP="00D443D8">
      <w:pPr>
        <w:rPr>
          <w:rFonts w:ascii="宋体" w:eastAsia="宋体" w:hAnsi="宋体"/>
        </w:rPr>
      </w:pPr>
      <w:r w:rsidRPr="000665B4">
        <w:rPr>
          <w:rFonts w:ascii="宋体" w:eastAsia="宋体" w:hAnsi="宋体" w:hint="eastAsia"/>
        </w:rPr>
        <w:t>【TAG】数据结构 树</w:t>
      </w:r>
    </w:p>
    <w:p w:rsidR="00AF2A14" w:rsidRPr="000665B4" w:rsidRDefault="00AF2A14" w:rsidP="00D443D8">
      <w:pPr>
        <w:rPr>
          <w:rFonts w:ascii="宋体" w:eastAsia="宋体" w:hAnsi="宋体"/>
        </w:rPr>
      </w:pPr>
      <w:r w:rsidRPr="000665B4">
        <w:rPr>
          <w:rFonts w:ascii="宋体" w:eastAsia="宋体" w:hAnsi="宋体" w:hint="eastAsia"/>
        </w:rPr>
        <w:t>金牌题-前置：斜率优化/李超树</w:t>
      </w:r>
    </w:p>
    <w:p w:rsidR="00AF2A14" w:rsidRPr="000665B4" w:rsidRDefault="00AF2A14" w:rsidP="00D443D8">
      <w:pPr>
        <w:rPr>
          <w:rFonts w:ascii="宋体" w:eastAsia="宋体" w:hAnsi="宋体"/>
        </w:rPr>
      </w:pPr>
      <w:r w:rsidRPr="000665B4">
        <w:rPr>
          <w:rFonts w:ascii="宋体" w:eastAsia="宋体" w:hAnsi="宋体" w:hint="eastAsia"/>
        </w:rPr>
        <w:t>牛客网2018暑期多校1</w:t>
      </w:r>
      <w:r w:rsidRPr="000665B4">
        <w:rPr>
          <w:rFonts w:ascii="宋体" w:eastAsia="宋体" w:hAnsi="宋体"/>
        </w:rPr>
        <w:t>H</w:t>
      </w:r>
      <w:r w:rsidRPr="000665B4">
        <w:rPr>
          <w:rFonts w:ascii="宋体" w:eastAsia="宋体" w:hAnsi="宋体" w:hint="eastAsia"/>
        </w:rPr>
        <w:t>-Longest Path</w:t>
      </w:r>
    </w:p>
    <w:p w:rsidR="00AF2A14" w:rsidRPr="000665B4" w:rsidRDefault="00AF2A14" w:rsidP="00D443D8">
      <w:pPr>
        <w:rPr>
          <w:rFonts w:ascii="宋体" w:eastAsia="宋体" w:hAnsi="宋体"/>
        </w:rPr>
      </w:pPr>
      <w:r w:rsidRPr="000665B4">
        <w:rPr>
          <w:rFonts w:ascii="宋体" w:eastAsia="宋体" w:hAnsi="宋体" w:hint="eastAsia"/>
        </w:rPr>
        <w:t>【TAG】最短路 斜率优化</w:t>
      </w:r>
    </w:p>
    <w:p w:rsidR="00AF2A14" w:rsidRPr="000665B4" w:rsidRDefault="00AF2A14" w:rsidP="00D443D8">
      <w:pPr>
        <w:rPr>
          <w:rFonts w:ascii="宋体" w:eastAsia="宋体" w:hAnsi="宋体"/>
        </w:rPr>
      </w:pPr>
      <w:r w:rsidRPr="000665B4">
        <w:rPr>
          <w:rFonts w:ascii="宋体" w:eastAsia="宋体" w:hAnsi="宋体" w:hint="eastAsia"/>
        </w:rPr>
        <w:t>金牌-前置：回文树/回文自动机/回文后缀</w:t>
      </w:r>
    </w:p>
    <w:p w:rsidR="00AF2A14" w:rsidRPr="000665B4" w:rsidRDefault="00AF2A14" w:rsidP="00D443D8">
      <w:pPr>
        <w:rPr>
          <w:rFonts w:ascii="宋体" w:eastAsia="宋体" w:hAnsi="宋体"/>
        </w:rPr>
      </w:pPr>
      <w:r w:rsidRPr="000665B4">
        <w:rPr>
          <w:rFonts w:ascii="宋体" w:eastAsia="宋体" w:hAnsi="宋体" w:hint="eastAsia"/>
        </w:rPr>
        <w:t>2018杭电暑期多校3B-</w:t>
      </w:r>
      <w:r w:rsidRPr="000665B4">
        <w:rPr>
          <w:rFonts w:ascii="宋体" w:eastAsia="宋体" w:hAnsi="宋体"/>
        </w:rPr>
        <w:t>Cut the String</w:t>
      </w:r>
      <w:r w:rsidRPr="000665B4">
        <w:rPr>
          <w:rFonts w:ascii="宋体" w:eastAsia="宋体" w:hAnsi="宋体" w:hint="eastAsia"/>
        </w:rPr>
        <w:t>-</w:t>
      </w:r>
      <w:r w:rsidRPr="000665B4">
        <w:rPr>
          <w:rFonts w:ascii="宋体" w:eastAsia="宋体" w:hAnsi="宋体"/>
        </w:rPr>
        <w:t>HDU6320</w:t>
      </w:r>
    </w:p>
    <w:p w:rsidR="00AF2A14" w:rsidRPr="000665B4" w:rsidRDefault="00AF2A14" w:rsidP="00D443D8">
      <w:pPr>
        <w:rPr>
          <w:rFonts w:ascii="宋体" w:eastAsia="宋体" w:hAnsi="宋体"/>
        </w:rPr>
      </w:pPr>
      <w:r w:rsidRPr="000665B4">
        <w:rPr>
          <w:rFonts w:ascii="宋体" w:eastAsia="宋体" w:hAnsi="宋体" w:hint="eastAsia"/>
        </w:rPr>
        <w:t>【题意】</w:t>
      </w:r>
    </w:p>
    <w:p w:rsidR="00AF2A14" w:rsidRPr="000665B4" w:rsidRDefault="00AF2A14" w:rsidP="00D443D8">
      <w:pPr>
        <w:rPr>
          <w:rFonts w:ascii="宋体" w:eastAsia="宋体" w:hAnsi="宋体"/>
        </w:rPr>
      </w:pPr>
      <w:r w:rsidRPr="000665B4">
        <w:rPr>
          <w:rFonts w:ascii="宋体" w:eastAsia="宋体" w:hAnsi="宋体" w:hint="eastAsia"/>
        </w:rPr>
        <w:t>【TAG】字符串 回文串 区间查询 金牌题 欧几里得算法</w:t>
      </w:r>
    </w:p>
    <w:p w:rsidR="00AF2A14" w:rsidRPr="000665B4" w:rsidRDefault="00AF2A14" w:rsidP="00D443D8">
      <w:pPr>
        <w:rPr>
          <w:rFonts w:ascii="宋体" w:eastAsia="宋体" w:hAnsi="宋体"/>
        </w:rPr>
      </w:pPr>
      <w:r w:rsidRPr="000665B4">
        <w:rPr>
          <w:rFonts w:ascii="宋体" w:eastAsia="宋体" w:hAnsi="宋体" w:hint="eastAsia"/>
        </w:rPr>
        <w:t>【题解】</w:t>
      </w:r>
    </w:p>
    <w:p w:rsidR="00AF2A14" w:rsidRPr="000665B4" w:rsidRDefault="00AF2A14" w:rsidP="00D443D8">
      <w:pPr>
        <w:rPr>
          <w:rFonts w:ascii="宋体" w:eastAsia="宋体" w:hAnsi="宋体"/>
        </w:rPr>
      </w:pPr>
      <w:r w:rsidRPr="000665B4">
        <w:rPr>
          <w:rFonts w:ascii="宋体" w:eastAsia="宋体" w:hAnsi="宋体" w:hint="eastAsia"/>
        </w:rPr>
        <w:t>【代码】</w:t>
      </w:r>
    </w:p>
    <w:p w:rsidR="00AF2A14" w:rsidRPr="000665B4" w:rsidRDefault="00AF2A14" w:rsidP="00D443D8">
      <w:pPr>
        <w:rPr>
          <w:rFonts w:ascii="宋体" w:eastAsia="宋体" w:hAnsi="宋体"/>
        </w:rPr>
      </w:pPr>
      <w:r w:rsidRPr="000665B4">
        <w:rPr>
          <w:rFonts w:ascii="宋体" w:eastAsia="宋体" w:hAnsi="宋体" w:hint="eastAsia"/>
        </w:rPr>
        <w:t>金牌：前置：Manacher算法/后缀数组</w:t>
      </w:r>
    </w:p>
    <w:p w:rsidR="00AF2A14" w:rsidRPr="000665B4" w:rsidRDefault="00AF2A14" w:rsidP="00D443D8">
      <w:pPr>
        <w:rPr>
          <w:rFonts w:ascii="宋体" w:eastAsia="宋体" w:hAnsi="宋体"/>
        </w:rPr>
      </w:pPr>
      <w:r w:rsidRPr="000665B4">
        <w:rPr>
          <w:rFonts w:ascii="宋体" w:eastAsia="宋体" w:hAnsi="宋体" w:hint="eastAsia"/>
        </w:rPr>
        <w:t>牛客网2018暑期多校4</w:t>
      </w:r>
      <w:r w:rsidRPr="000665B4">
        <w:rPr>
          <w:rFonts w:ascii="宋体" w:eastAsia="宋体" w:hAnsi="宋体"/>
        </w:rPr>
        <w:t>H</w:t>
      </w:r>
      <w:r w:rsidRPr="000665B4">
        <w:rPr>
          <w:rFonts w:ascii="宋体" w:eastAsia="宋体" w:hAnsi="宋体" w:hint="eastAsia"/>
        </w:rPr>
        <w:t>-</w:t>
      </w:r>
      <w:r w:rsidRPr="000665B4">
        <w:rPr>
          <w:rFonts w:ascii="宋体" w:eastAsia="宋体" w:hAnsi="宋体"/>
        </w:rPr>
        <w:t>Double Palindrome</w:t>
      </w:r>
    </w:p>
    <w:p w:rsidR="00AF2A14" w:rsidRPr="000665B4" w:rsidRDefault="00AF2A14" w:rsidP="00D443D8">
      <w:pPr>
        <w:rPr>
          <w:rFonts w:ascii="宋体" w:eastAsia="宋体" w:hAnsi="宋体"/>
        </w:rPr>
      </w:pPr>
      <w:r w:rsidRPr="000665B4">
        <w:rPr>
          <w:rFonts w:ascii="宋体" w:eastAsia="宋体" w:hAnsi="宋体" w:hint="eastAsia"/>
        </w:rPr>
        <w:t>【题意】</w:t>
      </w:r>
    </w:p>
    <w:p w:rsidR="00AF2A14" w:rsidRPr="000665B4" w:rsidRDefault="00AF2A14" w:rsidP="00D443D8">
      <w:pPr>
        <w:rPr>
          <w:rFonts w:ascii="宋体" w:eastAsia="宋体" w:hAnsi="宋体"/>
        </w:rPr>
      </w:pPr>
      <w:r w:rsidRPr="000665B4">
        <w:rPr>
          <w:rFonts w:ascii="宋体" w:eastAsia="宋体" w:hAnsi="宋体" w:hint="eastAsia"/>
        </w:rPr>
        <w:t>【TAG】回文串 字符串</w:t>
      </w:r>
    </w:p>
    <w:p w:rsidR="00AF2A14" w:rsidRPr="000665B4" w:rsidRDefault="00AF2A14" w:rsidP="00D443D8">
      <w:pPr>
        <w:rPr>
          <w:rFonts w:ascii="宋体" w:eastAsia="宋体" w:hAnsi="宋体"/>
        </w:rPr>
      </w:pPr>
      <w:r w:rsidRPr="000665B4">
        <w:rPr>
          <w:rFonts w:ascii="宋体" w:eastAsia="宋体" w:hAnsi="宋体" w:hint="eastAsia"/>
        </w:rPr>
        <w:t>【题解】</w:t>
      </w:r>
    </w:p>
    <w:p w:rsidR="00AF2A14" w:rsidRPr="000665B4" w:rsidRDefault="00AF2A14" w:rsidP="00D443D8">
      <w:pPr>
        <w:rPr>
          <w:rFonts w:ascii="宋体" w:eastAsia="宋体" w:hAnsi="宋体"/>
        </w:rPr>
      </w:pPr>
      <w:r w:rsidRPr="000665B4">
        <w:rPr>
          <w:rFonts w:ascii="宋体" w:eastAsia="宋体" w:hAnsi="宋体" w:hint="eastAsia"/>
        </w:rPr>
        <w:t>【代码】</w:t>
      </w:r>
    </w:p>
    <w:p w:rsidR="00E968ED" w:rsidRPr="000665B4" w:rsidRDefault="00E968ED" w:rsidP="00E968ED">
      <w:pPr>
        <w:pStyle w:val="2"/>
        <w:rPr>
          <w:rFonts w:ascii="宋体" w:eastAsia="宋体" w:hAnsi="宋体"/>
          <w:b w:val="0"/>
        </w:rPr>
      </w:pPr>
      <w:bookmarkStart w:id="313" w:name="_Toc524383213"/>
      <w:r w:rsidRPr="000665B4">
        <w:rPr>
          <w:rFonts w:ascii="宋体" w:eastAsia="宋体" w:hAnsi="宋体" w:hint="eastAsia"/>
          <w:b w:val="0"/>
        </w:rPr>
        <w:lastRenderedPageBreak/>
        <w:t>温习题库</w:t>
      </w:r>
      <w:bookmarkEnd w:id="313"/>
    </w:p>
    <w:p w:rsidR="00572F30" w:rsidRPr="000665B4" w:rsidRDefault="00CC0F69" w:rsidP="00CC0F69">
      <w:pPr>
        <w:pStyle w:val="2"/>
        <w:rPr>
          <w:rFonts w:ascii="宋体" w:eastAsia="宋体" w:hAnsi="宋体"/>
          <w:b w:val="0"/>
        </w:rPr>
      </w:pPr>
      <w:bookmarkStart w:id="314" w:name="_Toc524383214"/>
      <w:r w:rsidRPr="000665B4">
        <w:rPr>
          <w:rFonts w:ascii="宋体" w:eastAsia="宋体" w:hAnsi="宋体" w:hint="eastAsia"/>
          <w:b w:val="0"/>
        </w:rPr>
        <w:t>索引</w:t>
      </w:r>
      <w:bookmarkEnd w:id="314"/>
    </w:p>
    <w:p w:rsidR="00D35B60" w:rsidRPr="000665B4" w:rsidRDefault="00CC0F69" w:rsidP="00720A41">
      <w:pPr>
        <w:rPr>
          <w:rFonts w:ascii="宋体" w:eastAsia="宋体" w:hAnsi="宋体"/>
          <w:noProof/>
        </w:rPr>
        <w:sectPr w:rsidR="00D35B60" w:rsidRPr="000665B4" w:rsidSect="00D35B60">
          <w:footerReference w:type="default" r:id="rId422"/>
          <w:type w:val="continuous"/>
          <w:pgSz w:w="11906" w:h="16838"/>
          <w:pgMar w:top="1440" w:right="1800" w:bottom="1440" w:left="1800" w:header="851" w:footer="992" w:gutter="0"/>
          <w:cols w:space="425"/>
          <w:docGrid w:type="lines" w:linePitch="312"/>
        </w:sectPr>
      </w:pPr>
      <w:r w:rsidRPr="000665B4">
        <w:rPr>
          <w:rFonts w:ascii="宋体" w:eastAsia="宋体" w:hAnsi="宋体"/>
        </w:rPr>
        <w:fldChar w:fldCharType="begin"/>
      </w:r>
      <w:r w:rsidRPr="000665B4">
        <w:rPr>
          <w:rFonts w:ascii="宋体" w:eastAsia="宋体" w:hAnsi="宋体"/>
        </w:rPr>
        <w:instrText xml:space="preserve"> INDEX \e "</w:instrText>
      </w:r>
      <w:r w:rsidRPr="000665B4">
        <w:rPr>
          <w:rFonts w:ascii="宋体" w:eastAsia="宋体" w:hAnsi="宋体"/>
        </w:rPr>
        <w:tab/>
        <w:instrText xml:space="preserve">" \o "S" \c "1" \z "2052" </w:instrText>
      </w:r>
      <w:r w:rsidRPr="000665B4">
        <w:rPr>
          <w:rFonts w:ascii="宋体" w:eastAsia="宋体" w:hAnsi="宋体"/>
        </w:rPr>
        <w:fldChar w:fldCharType="separate"/>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lastRenderedPageBreak/>
        <w:t>√（模板）</w:t>
      </w:r>
      <w:r w:rsidRPr="000665B4">
        <w:rPr>
          <w:rFonts w:ascii="宋体" w:eastAsia="宋体" w:hAnsi="宋体"/>
          <w:noProof/>
        </w:rPr>
        <w:t>-51nod-1264</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1264</w:t>
      </w:r>
      <w:r w:rsidRPr="000665B4">
        <w:rPr>
          <w:rFonts w:ascii="宋体" w:eastAsia="宋体" w:hAnsi="宋体"/>
          <w:noProof/>
        </w:rPr>
        <w:tab/>
        <w:t>177</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-2018ICPC</w:t>
      </w:r>
      <w:r w:rsidRPr="000665B4">
        <w:rPr>
          <w:rFonts w:ascii="宋体" w:eastAsia="宋体" w:hAnsi="宋体" w:hint="eastAsia"/>
          <w:noProof/>
        </w:rPr>
        <w:t>南京站网络预选赛</w:t>
      </w:r>
      <w:r w:rsidRPr="000665B4">
        <w:rPr>
          <w:rFonts w:ascii="宋体" w:eastAsia="宋体" w:hAnsi="宋体"/>
          <w:noProof/>
        </w:rPr>
        <w:t>- The writing on the wall</w:t>
      </w:r>
      <w:r w:rsidRPr="000665B4">
        <w:rPr>
          <w:rFonts w:ascii="宋体" w:eastAsia="宋体" w:hAnsi="宋体"/>
          <w:noProof/>
        </w:rPr>
        <w:tab/>
        <w:t>35</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b/>
          <w:noProof/>
        </w:rPr>
        <w:t>√</w:t>
      </w:r>
      <w:r w:rsidRPr="000665B4">
        <w:rPr>
          <w:rFonts w:ascii="宋体" w:eastAsia="宋体" w:hAnsi="宋体"/>
          <w:b/>
          <w:noProof/>
        </w:rPr>
        <w:t>-</w:t>
      </w:r>
      <w:r w:rsidRPr="000665B4">
        <w:rPr>
          <w:rFonts w:ascii="宋体" w:eastAsia="宋体" w:hAnsi="宋体"/>
          <w:noProof/>
        </w:rPr>
        <w:t>2018ICPC</w:t>
      </w:r>
      <w:r w:rsidRPr="000665B4">
        <w:rPr>
          <w:rFonts w:ascii="宋体" w:eastAsia="宋体" w:hAnsi="宋体" w:hint="eastAsia"/>
          <w:noProof/>
        </w:rPr>
        <w:t>南京站网络预选赛</w:t>
      </w:r>
      <w:r w:rsidRPr="000665B4">
        <w:rPr>
          <w:rFonts w:ascii="宋体" w:eastAsia="宋体" w:hAnsi="宋体"/>
          <w:noProof/>
        </w:rPr>
        <w:t>-AC Challenge</w:t>
      </w:r>
      <w:r w:rsidRPr="000665B4">
        <w:rPr>
          <w:rFonts w:ascii="宋体" w:eastAsia="宋体" w:hAnsi="宋体"/>
          <w:noProof/>
        </w:rPr>
        <w:tab/>
        <w:t>73</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-2018ICPC</w:t>
      </w:r>
      <w:r w:rsidRPr="000665B4">
        <w:rPr>
          <w:rFonts w:ascii="宋体" w:eastAsia="宋体" w:hAnsi="宋体" w:hint="eastAsia"/>
          <w:noProof/>
        </w:rPr>
        <w:t>南京站网络预选赛</w:t>
      </w:r>
      <w:r w:rsidRPr="000665B4">
        <w:rPr>
          <w:rFonts w:ascii="宋体" w:eastAsia="宋体" w:hAnsi="宋体"/>
          <w:noProof/>
        </w:rPr>
        <w:t>-GDY</w:t>
      </w:r>
      <w:r w:rsidRPr="000665B4">
        <w:rPr>
          <w:rFonts w:ascii="宋体" w:eastAsia="宋体" w:hAnsi="宋体"/>
          <w:noProof/>
        </w:rPr>
        <w:tab/>
        <w:t>39</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-2018</w:t>
      </w:r>
      <w:r w:rsidRPr="000665B4">
        <w:rPr>
          <w:rFonts w:ascii="宋体" w:eastAsia="宋体" w:hAnsi="宋体" w:hint="eastAsia"/>
          <w:noProof/>
        </w:rPr>
        <w:t>百度之星程序设计大赛资格赛</w:t>
      </w:r>
      <w:r w:rsidRPr="000665B4">
        <w:rPr>
          <w:rFonts w:ascii="宋体" w:eastAsia="宋体" w:hAnsi="宋体"/>
          <w:noProof/>
        </w:rPr>
        <w:t>1001-</w:t>
      </w:r>
      <w:r w:rsidRPr="000665B4">
        <w:rPr>
          <w:rFonts w:ascii="宋体" w:eastAsia="宋体" w:hAnsi="宋体" w:hint="eastAsia"/>
          <w:noProof/>
        </w:rPr>
        <w:t>调查问卷</w:t>
      </w:r>
      <w:r w:rsidRPr="000665B4">
        <w:rPr>
          <w:rFonts w:ascii="宋体" w:eastAsia="宋体" w:hAnsi="宋体"/>
          <w:noProof/>
        </w:rPr>
        <w:tab/>
        <w:t>36</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-2018</w:t>
      </w:r>
      <w:r w:rsidRPr="000665B4">
        <w:rPr>
          <w:rFonts w:ascii="宋体" w:eastAsia="宋体" w:hAnsi="宋体" w:hint="eastAsia"/>
          <w:noProof/>
        </w:rPr>
        <w:t>百度之星程序设计大赛资格赛</w:t>
      </w:r>
      <w:r w:rsidRPr="000665B4">
        <w:rPr>
          <w:rFonts w:ascii="宋体" w:eastAsia="宋体" w:hAnsi="宋体"/>
          <w:noProof/>
        </w:rPr>
        <w:t>-1005-</w:t>
      </w:r>
      <w:r w:rsidRPr="000665B4">
        <w:rPr>
          <w:rFonts w:ascii="宋体" w:eastAsia="宋体" w:hAnsi="宋体" w:hint="eastAsia"/>
          <w:noProof/>
        </w:rPr>
        <w:t>序列计数</w:t>
      </w:r>
      <w:r w:rsidRPr="000665B4">
        <w:rPr>
          <w:rFonts w:ascii="宋体" w:eastAsia="宋体" w:hAnsi="宋体"/>
          <w:noProof/>
        </w:rPr>
        <w:tab/>
        <w:t>139</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-51nod-1265-</w:t>
      </w:r>
      <w:r w:rsidRPr="000665B4">
        <w:rPr>
          <w:rFonts w:ascii="宋体" w:eastAsia="宋体" w:hAnsi="宋体" w:hint="eastAsia"/>
          <w:noProof/>
        </w:rPr>
        <w:t>四点共面</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1265</w:t>
      </w:r>
      <w:r w:rsidRPr="000665B4">
        <w:rPr>
          <w:rFonts w:ascii="宋体" w:eastAsia="宋体" w:hAnsi="宋体"/>
          <w:noProof/>
        </w:rPr>
        <w:tab/>
        <w:t>176</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-51nod-1298-</w:t>
      </w:r>
      <w:r w:rsidRPr="000665B4">
        <w:rPr>
          <w:rFonts w:ascii="宋体" w:eastAsia="宋体" w:hAnsi="宋体" w:hint="eastAsia"/>
          <w:noProof/>
        </w:rPr>
        <w:t>圆与三角形</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1298</w:t>
      </w:r>
      <w:r w:rsidRPr="000665B4">
        <w:rPr>
          <w:rFonts w:ascii="宋体" w:eastAsia="宋体" w:hAnsi="宋体"/>
          <w:noProof/>
        </w:rPr>
        <w:tab/>
        <w:t>174</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-51nod-1995-</w:t>
      </w:r>
      <w:r w:rsidRPr="000665B4">
        <w:rPr>
          <w:rFonts w:ascii="宋体" w:eastAsia="宋体" w:hAnsi="宋体" w:hint="eastAsia"/>
          <w:noProof/>
        </w:rPr>
        <w:t>三子棋</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1995</w:t>
      </w:r>
      <w:r w:rsidRPr="000665B4">
        <w:rPr>
          <w:rFonts w:ascii="宋体" w:eastAsia="宋体" w:hAnsi="宋体"/>
          <w:noProof/>
        </w:rPr>
        <w:tab/>
        <w:t>227</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-51nod-2006-</w:t>
      </w:r>
      <w:r w:rsidRPr="000665B4">
        <w:rPr>
          <w:rFonts w:ascii="宋体" w:eastAsia="宋体" w:hAnsi="宋体" w:hint="eastAsia"/>
          <w:noProof/>
        </w:rPr>
        <w:t>飞行员配对</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2006</w:t>
      </w:r>
      <w:r w:rsidRPr="000665B4">
        <w:rPr>
          <w:rFonts w:ascii="宋体" w:eastAsia="宋体" w:hAnsi="宋体"/>
          <w:noProof/>
        </w:rPr>
        <w:tab/>
        <w:t>224</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-EOJ-110-2018</w:t>
      </w:r>
      <w:r w:rsidRPr="000665B4">
        <w:rPr>
          <w:rFonts w:ascii="宋体" w:eastAsia="宋体" w:hAnsi="宋体" w:hint="eastAsia"/>
          <w:noProof/>
        </w:rPr>
        <w:t>月赛</w:t>
      </w:r>
      <w:r w:rsidRPr="000665B4">
        <w:rPr>
          <w:rFonts w:ascii="宋体" w:eastAsia="宋体" w:hAnsi="宋体"/>
          <w:noProof/>
        </w:rPr>
        <w:t>7-</w:t>
      </w:r>
      <w:r w:rsidRPr="000665B4">
        <w:rPr>
          <w:rFonts w:ascii="宋体" w:eastAsia="宋体" w:hAnsi="宋体" w:hint="eastAsia"/>
          <w:noProof/>
        </w:rPr>
        <w:t>数蝌蚪</w:t>
      </w:r>
      <w:r w:rsidRPr="000665B4">
        <w:rPr>
          <w:rFonts w:ascii="宋体" w:eastAsia="宋体" w:hAnsi="宋体"/>
          <w:noProof/>
        </w:rPr>
        <w:t>-</w:t>
      </w:r>
      <w:r w:rsidRPr="000665B4">
        <w:rPr>
          <w:rFonts w:ascii="宋体" w:eastAsia="宋体" w:hAnsi="宋体" w:hint="eastAsia"/>
          <w:noProof/>
        </w:rPr>
        <w:t>签到题</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110</w:t>
      </w:r>
      <w:r w:rsidRPr="000665B4">
        <w:rPr>
          <w:rFonts w:ascii="宋体" w:eastAsia="宋体" w:hAnsi="宋体"/>
          <w:noProof/>
        </w:rPr>
        <w:tab/>
        <w:t>214</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-EOJ-3628- A Simple Convolution</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3628</w:t>
      </w:r>
      <w:r w:rsidRPr="000665B4">
        <w:rPr>
          <w:rFonts w:ascii="宋体" w:eastAsia="宋体" w:hAnsi="宋体"/>
          <w:noProof/>
        </w:rPr>
        <w:tab/>
        <w:t>42</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-EOJ-3630-Bad Queen</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3630</w:t>
      </w:r>
      <w:r w:rsidRPr="000665B4">
        <w:rPr>
          <w:rFonts w:ascii="宋体" w:eastAsia="宋体" w:hAnsi="宋体"/>
          <w:noProof/>
        </w:rPr>
        <w:tab/>
        <w:t>57</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-HDU-1003</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1003</w:t>
      </w:r>
      <w:r w:rsidRPr="000665B4">
        <w:rPr>
          <w:rFonts w:ascii="宋体" w:eastAsia="宋体" w:hAnsi="宋体"/>
          <w:noProof/>
        </w:rPr>
        <w:tab/>
        <w:t>65</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-HDU-1087</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1087</w:t>
      </w:r>
      <w:r w:rsidRPr="000665B4">
        <w:rPr>
          <w:rFonts w:ascii="宋体" w:eastAsia="宋体" w:hAnsi="宋体"/>
          <w:noProof/>
        </w:rPr>
        <w:tab/>
        <w:t>66</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-HDU-1159-LCIS</w:t>
      </w:r>
      <w:r w:rsidRPr="000665B4">
        <w:rPr>
          <w:rFonts w:ascii="宋体" w:eastAsia="宋体" w:hAnsi="宋体" w:hint="eastAsia"/>
          <w:noProof/>
        </w:rPr>
        <w:t>模板题</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1159</w:t>
      </w:r>
      <w:r w:rsidRPr="000665B4">
        <w:rPr>
          <w:rFonts w:ascii="宋体" w:eastAsia="宋体" w:hAnsi="宋体"/>
          <w:noProof/>
        </w:rPr>
        <w:tab/>
        <w:t>68</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-HDU-1238-Substrings</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1238</w:t>
      </w:r>
      <w:r w:rsidRPr="000665B4">
        <w:rPr>
          <w:rFonts w:ascii="宋体" w:eastAsia="宋体" w:hAnsi="宋体"/>
          <w:noProof/>
        </w:rPr>
        <w:tab/>
        <w:t>113</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-HDU-1358-Period</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1358</w:t>
      </w:r>
      <w:r w:rsidRPr="000665B4">
        <w:rPr>
          <w:rFonts w:ascii="宋体" w:eastAsia="宋体" w:hAnsi="宋体"/>
          <w:noProof/>
        </w:rPr>
        <w:tab/>
        <w:t>104</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-HDU-1503-Advanced Fruits</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1503</w:t>
      </w:r>
      <w:r w:rsidRPr="000665B4">
        <w:rPr>
          <w:rFonts w:ascii="宋体" w:eastAsia="宋体" w:hAnsi="宋体"/>
          <w:noProof/>
        </w:rPr>
        <w:tab/>
        <w:t>66</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-HDU-1542-Atlantis</w:t>
      </w:r>
      <w:r w:rsidRPr="000665B4">
        <w:rPr>
          <w:rFonts w:ascii="宋体" w:eastAsia="宋体" w:hAnsi="宋体" w:hint="eastAsia"/>
          <w:noProof/>
        </w:rPr>
        <w:t>（矩形面积并）</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1542</w:t>
      </w:r>
      <w:r w:rsidRPr="000665B4">
        <w:rPr>
          <w:rFonts w:ascii="宋体" w:eastAsia="宋体" w:hAnsi="宋体"/>
          <w:noProof/>
        </w:rPr>
        <w:tab/>
        <w:t>134</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-HDU-1686-Oulipo</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1686</w:t>
      </w:r>
      <w:r w:rsidRPr="000665B4">
        <w:rPr>
          <w:rFonts w:ascii="宋体" w:eastAsia="宋体" w:hAnsi="宋体"/>
          <w:noProof/>
        </w:rPr>
        <w:tab/>
        <w:t>97</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-HDU-1711-Number Sequence</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lastRenderedPageBreak/>
        <w:t>1711</w:t>
      </w:r>
      <w:r w:rsidRPr="000665B4">
        <w:rPr>
          <w:rFonts w:ascii="宋体" w:eastAsia="宋体" w:hAnsi="宋体"/>
          <w:noProof/>
        </w:rPr>
        <w:tab/>
        <w:t>94</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-HDU-2050-</w:t>
      </w:r>
      <w:r w:rsidRPr="000665B4">
        <w:rPr>
          <w:rFonts w:ascii="宋体" w:eastAsia="宋体" w:hAnsi="宋体" w:hint="eastAsia"/>
          <w:noProof/>
        </w:rPr>
        <w:t>折线分割平面</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2050</w:t>
      </w:r>
      <w:r w:rsidRPr="000665B4">
        <w:rPr>
          <w:rFonts w:ascii="宋体" w:eastAsia="宋体" w:hAnsi="宋体"/>
          <w:noProof/>
        </w:rPr>
        <w:tab/>
        <w:t>65</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-HDU-2087-</w:t>
      </w:r>
      <w:r w:rsidRPr="000665B4">
        <w:rPr>
          <w:rFonts w:ascii="宋体" w:eastAsia="宋体" w:hAnsi="宋体" w:hint="eastAsia"/>
          <w:noProof/>
        </w:rPr>
        <w:t>剪花布条</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2087</w:t>
      </w:r>
      <w:r w:rsidRPr="000665B4">
        <w:rPr>
          <w:rFonts w:ascii="宋体" w:eastAsia="宋体" w:hAnsi="宋体"/>
          <w:noProof/>
        </w:rPr>
        <w:tab/>
        <w:t>99</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-HDU-2089-</w:t>
      </w:r>
      <w:r w:rsidRPr="000665B4">
        <w:rPr>
          <w:rFonts w:ascii="宋体" w:eastAsia="宋体" w:hAnsi="宋体" w:hint="eastAsia"/>
          <w:noProof/>
        </w:rPr>
        <w:t>不要</w:t>
      </w:r>
      <w:r w:rsidRPr="000665B4">
        <w:rPr>
          <w:rFonts w:ascii="宋体" w:eastAsia="宋体" w:hAnsi="宋体"/>
          <w:noProof/>
        </w:rPr>
        <w:t>62</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2089</w:t>
      </w:r>
      <w:r w:rsidRPr="000665B4">
        <w:rPr>
          <w:rFonts w:ascii="宋体" w:eastAsia="宋体" w:hAnsi="宋体"/>
          <w:noProof/>
        </w:rPr>
        <w:tab/>
        <w:t>70</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-HDU-2328-Corporate Identity</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2328</w:t>
      </w:r>
      <w:r w:rsidRPr="000665B4">
        <w:rPr>
          <w:rFonts w:ascii="宋体" w:eastAsia="宋体" w:hAnsi="宋体"/>
          <w:noProof/>
        </w:rPr>
        <w:tab/>
        <w:t>115</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-HDU-2594-Simpsons’Hidden Talents</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2594</w:t>
      </w:r>
      <w:r w:rsidRPr="000665B4">
        <w:rPr>
          <w:rFonts w:ascii="宋体" w:eastAsia="宋体" w:hAnsi="宋体"/>
          <w:noProof/>
        </w:rPr>
        <w:tab/>
        <w:t>117</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-HDU-2602-Bone Collector</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2602</w:t>
      </w:r>
      <w:r w:rsidRPr="000665B4">
        <w:rPr>
          <w:rFonts w:ascii="宋体" w:eastAsia="宋体" w:hAnsi="宋体"/>
          <w:noProof/>
        </w:rPr>
        <w:tab/>
        <w:t>69</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-HDU-3746-Cyclic Nacklace</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3746</w:t>
      </w:r>
      <w:r w:rsidRPr="000665B4">
        <w:rPr>
          <w:rFonts w:ascii="宋体" w:eastAsia="宋体" w:hAnsi="宋体"/>
          <w:noProof/>
        </w:rPr>
        <w:tab/>
        <w:t>102</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-HDU-4300-Clairewd’s message</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4300</w:t>
      </w:r>
      <w:r w:rsidRPr="000665B4">
        <w:rPr>
          <w:rFonts w:ascii="宋体" w:eastAsia="宋体" w:hAnsi="宋体"/>
          <w:noProof/>
        </w:rPr>
        <w:tab/>
        <w:t>118</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-HDU-5857-2016</w:t>
      </w:r>
      <w:r w:rsidRPr="000665B4">
        <w:rPr>
          <w:rFonts w:ascii="宋体" w:eastAsia="宋体" w:hAnsi="宋体" w:hint="eastAsia"/>
          <w:noProof/>
        </w:rPr>
        <w:t>多校</w:t>
      </w:r>
      <w:r w:rsidRPr="000665B4">
        <w:rPr>
          <w:rFonts w:ascii="宋体" w:eastAsia="宋体" w:hAnsi="宋体"/>
          <w:noProof/>
        </w:rPr>
        <w:t>10-</w:t>
      </w:r>
      <w:r w:rsidRPr="000665B4">
        <w:rPr>
          <w:rFonts w:ascii="宋体" w:eastAsia="宋体" w:hAnsi="宋体" w:hint="eastAsia"/>
          <w:noProof/>
        </w:rPr>
        <w:t>签到</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5857</w:t>
      </w:r>
      <w:r w:rsidRPr="000665B4">
        <w:rPr>
          <w:rFonts w:ascii="宋体" w:eastAsia="宋体" w:hAnsi="宋体"/>
          <w:noProof/>
        </w:rPr>
        <w:tab/>
        <w:t>230</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-HDU-5858-2016</w:t>
      </w:r>
      <w:r w:rsidRPr="000665B4">
        <w:rPr>
          <w:rFonts w:ascii="宋体" w:eastAsia="宋体" w:hAnsi="宋体" w:hint="eastAsia"/>
          <w:noProof/>
        </w:rPr>
        <w:t>多校</w:t>
      </w:r>
      <w:r w:rsidRPr="000665B4">
        <w:rPr>
          <w:rFonts w:ascii="宋体" w:eastAsia="宋体" w:hAnsi="宋体"/>
          <w:noProof/>
        </w:rPr>
        <w:t>10-</w:t>
      </w:r>
      <w:r w:rsidRPr="000665B4">
        <w:rPr>
          <w:rFonts w:ascii="宋体" w:eastAsia="宋体" w:hAnsi="宋体" w:hint="eastAsia"/>
          <w:noProof/>
        </w:rPr>
        <w:t>签到</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5858</w:t>
      </w:r>
      <w:r w:rsidRPr="000665B4">
        <w:rPr>
          <w:rFonts w:ascii="宋体" w:eastAsia="宋体" w:hAnsi="宋体"/>
          <w:noProof/>
        </w:rPr>
        <w:tab/>
        <w:t>186</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-HDU-5861-2016</w:t>
      </w:r>
      <w:r w:rsidRPr="000665B4">
        <w:rPr>
          <w:rFonts w:ascii="宋体" w:eastAsia="宋体" w:hAnsi="宋体" w:hint="eastAsia"/>
          <w:noProof/>
        </w:rPr>
        <w:t>多校</w:t>
      </w:r>
      <w:r w:rsidRPr="000665B4">
        <w:rPr>
          <w:rFonts w:ascii="宋体" w:eastAsia="宋体" w:hAnsi="宋体"/>
          <w:noProof/>
        </w:rPr>
        <w:t>10-</w:t>
      </w:r>
      <w:r w:rsidRPr="000665B4">
        <w:rPr>
          <w:rFonts w:ascii="宋体" w:eastAsia="宋体" w:hAnsi="宋体" w:hint="eastAsia"/>
          <w:noProof/>
        </w:rPr>
        <w:t>铜牌</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5861</w:t>
      </w:r>
      <w:r w:rsidRPr="000665B4">
        <w:rPr>
          <w:rFonts w:ascii="宋体" w:eastAsia="宋体" w:hAnsi="宋体"/>
          <w:noProof/>
        </w:rPr>
        <w:tab/>
        <w:t>146</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-HDU-5862-2016</w:t>
      </w:r>
      <w:r w:rsidRPr="000665B4">
        <w:rPr>
          <w:rFonts w:ascii="宋体" w:eastAsia="宋体" w:hAnsi="宋体" w:hint="eastAsia"/>
          <w:noProof/>
        </w:rPr>
        <w:t>多校</w:t>
      </w:r>
      <w:r w:rsidRPr="000665B4">
        <w:rPr>
          <w:rFonts w:ascii="宋体" w:eastAsia="宋体" w:hAnsi="宋体"/>
          <w:noProof/>
        </w:rPr>
        <w:t>10-</w:t>
      </w:r>
      <w:r w:rsidRPr="000665B4">
        <w:rPr>
          <w:rFonts w:ascii="宋体" w:eastAsia="宋体" w:hAnsi="宋体" w:hint="eastAsia"/>
          <w:noProof/>
        </w:rPr>
        <w:t>铜牌</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5862</w:t>
      </w:r>
      <w:r w:rsidRPr="000665B4">
        <w:rPr>
          <w:rFonts w:ascii="宋体" w:eastAsia="宋体" w:hAnsi="宋体"/>
          <w:noProof/>
        </w:rPr>
        <w:tab/>
        <w:t>136</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-HDU-5867-2016</w:t>
      </w:r>
      <w:r w:rsidRPr="000665B4">
        <w:rPr>
          <w:rFonts w:ascii="宋体" w:eastAsia="宋体" w:hAnsi="宋体" w:hint="eastAsia"/>
          <w:noProof/>
        </w:rPr>
        <w:t>多校</w:t>
      </w:r>
      <w:r w:rsidRPr="000665B4">
        <w:rPr>
          <w:rFonts w:ascii="宋体" w:eastAsia="宋体" w:hAnsi="宋体"/>
          <w:noProof/>
        </w:rPr>
        <w:t>10-</w:t>
      </w:r>
      <w:r w:rsidRPr="000665B4">
        <w:rPr>
          <w:rFonts w:ascii="宋体" w:eastAsia="宋体" w:hAnsi="宋体" w:hint="eastAsia"/>
          <w:noProof/>
        </w:rPr>
        <w:t>签到</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5867</w:t>
      </w:r>
      <w:r w:rsidRPr="000665B4">
        <w:rPr>
          <w:rFonts w:ascii="宋体" w:eastAsia="宋体" w:hAnsi="宋体"/>
          <w:noProof/>
        </w:rPr>
        <w:tab/>
        <w:t>230</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-HDU-6298-2018</w:t>
      </w:r>
      <w:r w:rsidRPr="000665B4">
        <w:rPr>
          <w:rFonts w:ascii="宋体" w:eastAsia="宋体" w:hAnsi="宋体" w:hint="eastAsia"/>
          <w:noProof/>
        </w:rPr>
        <w:t>多校</w:t>
      </w:r>
      <w:r w:rsidRPr="000665B4">
        <w:rPr>
          <w:rFonts w:ascii="宋体" w:eastAsia="宋体" w:hAnsi="宋体"/>
          <w:noProof/>
        </w:rPr>
        <w:t>1-</w:t>
      </w:r>
      <w:r w:rsidRPr="000665B4">
        <w:rPr>
          <w:rFonts w:ascii="宋体" w:eastAsia="宋体" w:hAnsi="宋体" w:hint="eastAsia"/>
          <w:noProof/>
        </w:rPr>
        <w:t>签到题</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6298</w:t>
      </w:r>
      <w:r w:rsidRPr="000665B4">
        <w:rPr>
          <w:rFonts w:ascii="宋体" w:eastAsia="宋体" w:hAnsi="宋体"/>
          <w:noProof/>
        </w:rPr>
        <w:tab/>
        <w:t>169</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-HDU-6300-Triangle Partion</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6300</w:t>
      </w:r>
      <w:r w:rsidRPr="000665B4">
        <w:rPr>
          <w:rFonts w:ascii="宋体" w:eastAsia="宋体" w:hAnsi="宋体"/>
          <w:noProof/>
        </w:rPr>
        <w:tab/>
        <w:t>60</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-HDU-6304-2018</w:t>
      </w:r>
      <w:r w:rsidRPr="000665B4">
        <w:rPr>
          <w:rFonts w:ascii="宋体" w:eastAsia="宋体" w:hAnsi="宋体" w:hint="eastAsia"/>
          <w:noProof/>
        </w:rPr>
        <w:t>多校</w:t>
      </w:r>
      <w:r w:rsidRPr="000665B4">
        <w:rPr>
          <w:rFonts w:ascii="宋体" w:eastAsia="宋体" w:hAnsi="宋体"/>
          <w:noProof/>
        </w:rPr>
        <w:t>1-</w:t>
      </w:r>
      <w:r w:rsidRPr="000665B4">
        <w:rPr>
          <w:rFonts w:ascii="宋体" w:eastAsia="宋体" w:hAnsi="宋体" w:hint="eastAsia"/>
          <w:noProof/>
        </w:rPr>
        <w:t>铜牌题</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6304</w:t>
      </w:r>
      <w:r w:rsidRPr="000665B4">
        <w:rPr>
          <w:rFonts w:ascii="宋体" w:eastAsia="宋体" w:hAnsi="宋体"/>
          <w:noProof/>
        </w:rPr>
        <w:tab/>
        <w:t>212</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-HDU-6315-</w:t>
      </w:r>
      <w:r w:rsidRPr="000665B4">
        <w:rPr>
          <w:rFonts w:ascii="宋体" w:eastAsia="宋体" w:hAnsi="宋体" w:hint="eastAsia"/>
          <w:noProof/>
        </w:rPr>
        <w:t>多校</w:t>
      </w:r>
      <w:r w:rsidRPr="000665B4">
        <w:rPr>
          <w:rFonts w:ascii="宋体" w:eastAsia="宋体" w:hAnsi="宋体"/>
          <w:noProof/>
        </w:rPr>
        <w:t>2</w:t>
      </w:r>
      <w:r w:rsidRPr="000665B4">
        <w:rPr>
          <w:rFonts w:ascii="宋体" w:eastAsia="宋体" w:hAnsi="宋体" w:hint="eastAsia"/>
          <w:noProof/>
        </w:rPr>
        <w:t>铜牌题</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6315</w:t>
      </w:r>
      <w:r w:rsidRPr="000665B4">
        <w:rPr>
          <w:rFonts w:ascii="宋体" w:eastAsia="宋体" w:hAnsi="宋体"/>
          <w:noProof/>
        </w:rPr>
        <w:tab/>
        <w:t>123</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-HDU-6330-Visual Cube-</w:t>
      </w:r>
      <w:r w:rsidRPr="000665B4">
        <w:rPr>
          <w:rFonts w:ascii="宋体" w:eastAsia="宋体" w:hAnsi="宋体" w:hint="eastAsia"/>
          <w:noProof/>
        </w:rPr>
        <w:t>签到题</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6330</w:t>
      </w:r>
      <w:r w:rsidRPr="000665B4">
        <w:rPr>
          <w:rFonts w:ascii="宋体" w:eastAsia="宋体" w:hAnsi="宋体"/>
          <w:noProof/>
        </w:rPr>
        <w:tab/>
        <w:t>44</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-HDU-6333-Harvest of Apples</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6333</w:t>
      </w:r>
      <w:r w:rsidRPr="000665B4">
        <w:rPr>
          <w:rFonts w:ascii="宋体" w:eastAsia="宋体" w:hAnsi="宋体"/>
          <w:noProof/>
        </w:rPr>
        <w:tab/>
        <w:t>215</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-HDU-6341-Let Sudoku Rotate</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6341</w:t>
      </w:r>
      <w:r w:rsidRPr="000665B4">
        <w:rPr>
          <w:rFonts w:ascii="宋体" w:eastAsia="宋体" w:hAnsi="宋体"/>
          <w:noProof/>
        </w:rPr>
        <w:tab/>
        <w:t>49</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-HDU-6342- Expression in Memories-</w:t>
      </w:r>
      <w:r w:rsidRPr="000665B4">
        <w:rPr>
          <w:rFonts w:ascii="宋体" w:eastAsia="宋体" w:hAnsi="宋体" w:hint="eastAsia"/>
          <w:noProof/>
        </w:rPr>
        <w:t>签到题</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6342</w:t>
      </w:r>
      <w:r w:rsidRPr="000665B4">
        <w:rPr>
          <w:rFonts w:ascii="宋体" w:eastAsia="宋体" w:hAnsi="宋体"/>
          <w:noProof/>
        </w:rPr>
        <w:tab/>
        <w:t>47</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-HDU-6351-Beautiful Now</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lastRenderedPageBreak/>
        <w:t>6351</w:t>
      </w:r>
      <w:r w:rsidRPr="000665B4">
        <w:rPr>
          <w:rFonts w:ascii="宋体" w:eastAsia="宋体" w:hAnsi="宋体"/>
          <w:noProof/>
        </w:rPr>
        <w:tab/>
        <w:t>52</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-HDU-6354-Everything Has Changed</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6354</w:t>
      </w:r>
      <w:r w:rsidRPr="000665B4">
        <w:rPr>
          <w:rFonts w:ascii="宋体" w:eastAsia="宋体" w:hAnsi="宋体"/>
          <w:noProof/>
        </w:rPr>
        <w:tab/>
        <w:t>181</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-HDU-6356-Glad Your Came</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6356</w:t>
      </w:r>
      <w:r w:rsidRPr="000665B4">
        <w:rPr>
          <w:rFonts w:ascii="宋体" w:eastAsia="宋体" w:hAnsi="宋体"/>
          <w:noProof/>
        </w:rPr>
        <w:tab/>
        <w:t>128</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-HDU-6362-Oval and Rectangle</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6362</w:t>
      </w:r>
      <w:r w:rsidRPr="000665B4">
        <w:rPr>
          <w:rFonts w:ascii="宋体" w:eastAsia="宋体" w:hAnsi="宋体"/>
          <w:noProof/>
        </w:rPr>
        <w:tab/>
        <w:t>163</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-HDU-6380-degree</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6380</w:t>
      </w:r>
      <w:r w:rsidRPr="000665B4">
        <w:rPr>
          <w:rFonts w:ascii="宋体" w:eastAsia="宋体" w:hAnsi="宋体"/>
          <w:noProof/>
        </w:rPr>
        <w:tab/>
        <w:t>93</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-HDU-6383-p1m2</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6383</w:t>
      </w:r>
      <w:r w:rsidRPr="000665B4">
        <w:rPr>
          <w:rFonts w:ascii="宋体" w:eastAsia="宋体" w:hAnsi="宋体"/>
          <w:noProof/>
        </w:rPr>
        <w:tab/>
        <w:t>56</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-HDU-6385-rect</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6385</w:t>
      </w:r>
      <w:r w:rsidRPr="000665B4">
        <w:rPr>
          <w:rFonts w:ascii="宋体" w:eastAsia="宋体" w:hAnsi="宋体"/>
          <w:noProof/>
        </w:rPr>
        <w:tab/>
        <w:t>38</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-HDU-6386-Age of Moyu</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6386</w:t>
      </w:r>
      <w:r w:rsidRPr="000665B4">
        <w:rPr>
          <w:rFonts w:ascii="宋体" w:eastAsia="宋体" w:hAnsi="宋体"/>
          <w:noProof/>
        </w:rPr>
        <w:tab/>
        <w:t>79</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-ICPC2018</w:t>
      </w:r>
      <w:r w:rsidRPr="000665B4">
        <w:rPr>
          <w:rFonts w:ascii="宋体" w:eastAsia="宋体" w:hAnsi="宋体" w:hint="eastAsia"/>
          <w:noProof/>
        </w:rPr>
        <w:t>南京站网络预选赛</w:t>
      </w:r>
      <w:r w:rsidRPr="000665B4">
        <w:rPr>
          <w:rFonts w:ascii="宋体" w:eastAsia="宋体" w:hAnsi="宋体"/>
          <w:noProof/>
        </w:rPr>
        <w:t>A</w:t>
      </w:r>
      <w:r w:rsidRPr="000665B4">
        <w:rPr>
          <w:rFonts w:ascii="宋体" w:eastAsia="宋体" w:hAnsi="宋体" w:hint="eastAsia"/>
          <w:noProof/>
        </w:rPr>
        <w:t>题（计蒜客）</w:t>
      </w:r>
      <w:r w:rsidRPr="000665B4">
        <w:rPr>
          <w:rFonts w:ascii="宋体" w:eastAsia="宋体" w:hAnsi="宋体"/>
          <w:noProof/>
        </w:rPr>
        <w:t>- An Olympian Math Problem</w:t>
      </w:r>
      <w:r w:rsidRPr="000665B4">
        <w:rPr>
          <w:rFonts w:ascii="宋体" w:eastAsia="宋体" w:hAnsi="宋体"/>
          <w:noProof/>
        </w:rPr>
        <w:tab/>
        <w:t>161</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-POJ-2406-Power Strings</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2406</w:t>
      </w:r>
      <w:r w:rsidRPr="000665B4">
        <w:rPr>
          <w:rFonts w:ascii="宋体" w:eastAsia="宋体" w:hAnsi="宋体"/>
          <w:noProof/>
        </w:rPr>
        <w:tab/>
        <w:t>105</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-POJ-2752-Seek the Name,Seek the Fame</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2752</w:t>
      </w:r>
      <w:r w:rsidRPr="000665B4">
        <w:rPr>
          <w:rFonts w:ascii="宋体" w:eastAsia="宋体" w:hAnsi="宋体"/>
          <w:noProof/>
        </w:rPr>
        <w:tab/>
        <w:t>109</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-POJ-3259-Wormholes</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3259</w:t>
      </w:r>
      <w:r w:rsidRPr="000665B4">
        <w:rPr>
          <w:rFonts w:ascii="宋体" w:eastAsia="宋体" w:hAnsi="宋体"/>
          <w:noProof/>
        </w:rPr>
        <w:tab/>
        <w:t>87</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-POJ-3667-Hotel</w:t>
      </w:r>
      <w:r w:rsidRPr="000665B4">
        <w:rPr>
          <w:rFonts w:ascii="宋体" w:eastAsia="宋体" w:hAnsi="宋体" w:hint="eastAsia"/>
          <w:noProof/>
        </w:rPr>
        <w:t>（线段树区间合并模板题）</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3667</w:t>
      </w:r>
      <w:r w:rsidRPr="000665B4">
        <w:rPr>
          <w:rFonts w:ascii="宋体" w:eastAsia="宋体" w:hAnsi="宋体"/>
          <w:noProof/>
        </w:rPr>
        <w:tab/>
        <w:t>131</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w:t>
      </w:r>
      <w:r w:rsidRPr="000665B4">
        <w:rPr>
          <w:rFonts w:ascii="宋体" w:eastAsia="宋体" w:hAnsi="宋体" w:hint="eastAsia"/>
          <w:noProof/>
        </w:rPr>
        <w:t>牛客网</w:t>
      </w:r>
      <w:r w:rsidRPr="000665B4">
        <w:rPr>
          <w:rFonts w:ascii="宋体" w:eastAsia="宋体" w:hAnsi="宋体"/>
          <w:noProof/>
        </w:rPr>
        <w:t>2018</w:t>
      </w:r>
      <w:r w:rsidRPr="000665B4">
        <w:rPr>
          <w:rFonts w:ascii="宋体" w:eastAsia="宋体" w:hAnsi="宋体" w:hint="eastAsia"/>
          <w:noProof/>
        </w:rPr>
        <w:t>暑期多校</w:t>
      </w:r>
      <w:r w:rsidRPr="000665B4">
        <w:rPr>
          <w:rFonts w:ascii="宋体" w:eastAsia="宋体" w:hAnsi="宋体"/>
          <w:noProof/>
        </w:rPr>
        <w:t>3E-Sort String-</w:t>
      </w:r>
      <w:r w:rsidRPr="000665B4">
        <w:rPr>
          <w:rFonts w:ascii="宋体" w:eastAsia="宋体" w:hAnsi="宋体" w:hint="eastAsia"/>
          <w:noProof/>
        </w:rPr>
        <w:t>铜牌题</w:t>
      </w:r>
      <w:r w:rsidRPr="000665B4">
        <w:rPr>
          <w:rFonts w:ascii="宋体" w:eastAsia="宋体" w:hAnsi="宋体"/>
          <w:noProof/>
        </w:rPr>
        <w:tab/>
        <w:t>106</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w:t>
      </w:r>
      <w:r w:rsidRPr="000665B4">
        <w:rPr>
          <w:rFonts w:ascii="宋体" w:eastAsia="宋体" w:hAnsi="宋体" w:hint="eastAsia"/>
          <w:noProof/>
        </w:rPr>
        <w:t>牛客网</w:t>
      </w:r>
      <w:r w:rsidRPr="000665B4">
        <w:rPr>
          <w:rFonts w:ascii="宋体" w:eastAsia="宋体" w:hAnsi="宋体"/>
          <w:noProof/>
        </w:rPr>
        <w:t>2018</w:t>
      </w:r>
      <w:r w:rsidRPr="000665B4">
        <w:rPr>
          <w:rFonts w:ascii="宋体" w:eastAsia="宋体" w:hAnsi="宋体" w:hint="eastAsia"/>
          <w:noProof/>
        </w:rPr>
        <w:t>暑期多校</w:t>
      </w:r>
      <w:r w:rsidRPr="000665B4">
        <w:rPr>
          <w:rFonts w:ascii="宋体" w:eastAsia="宋体" w:hAnsi="宋体"/>
          <w:noProof/>
        </w:rPr>
        <w:t>5E-room</w:t>
      </w:r>
      <w:r w:rsidRPr="000665B4">
        <w:rPr>
          <w:rFonts w:ascii="宋体" w:eastAsia="宋体" w:hAnsi="宋体"/>
          <w:noProof/>
        </w:rPr>
        <w:tab/>
        <w:t>221</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w:t>
      </w:r>
      <w:r w:rsidRPr="000665B4">
        <w:rPr>
          <w:rFonts w:ascii="宋体" w:eastAsia="宋体" w:hAnsi="宋体" w:hint="eastAsia"/>
          <w:noProof/>
        </w:rPr>
        <w:t>牛客网</w:t>
      </w:r>
      <w:r w:rsidRPr="000665B4">
        <w:rPr>
          <w:rFonts w:ascii="宋体" w:eastAsia="宋体" w:hAnsi="宋体"/>
          <w:noProof/>
        </w:rPr>
        <w:t>2018</w:t>
      </w:r>
      <w:r w:rsidRPr="000665B4">
        <w:rPr>
          <w:rFonts w:ascii="宋体" w:eastAsia="宋体" w:hAnsi="宋体" w:hint="eastAsia"/>
          <w:noProof/>
        </w:rPr>
        <w:t>暑期多校</w:t>
      </w:r>
      <w:r w:rsidRPr="000665B4">
        <w:rPr>
          <w:rFonts w:ascii="宋体" w:eastAsia="宋体" w:hAnsi="宋体"/>
          <w:noProof/>
        </w:rPr>
        <w:t>6A-Singing Contest</w:t>
      </w:r>
      <w:r w:rsidRPr="000665B4">
        <w:rPr>
          <w:rFonts w:ascii="宋体" w:eastAsia="宋体" w:hAnsi="宋体"/>
          <w:noProof/>
        </w:rPr>
        <w:tab/>
        <w:t>43</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w:t>
      </w:r>
      <w:r w:rsidRPr="000665B4">
        <w:rPr>
          <w:rFonts w:ascii="宋体" w:eastAsia="宋体" w:hAnsi="宋体" w:hint="eastAsia"/>
          <w:noProof/>
        </w:rPr>
        <w:t>牛客网</w:t>
      </w:r>
      <w:r w:rsidRPr="000665B4">
        <w:rPr>
          <w:rFonts w:ascii="宋体" w:eastAsia="宋体" w:hAnsi="宋体"/>
          <w:noProof/>
        </w:rPr>
        <w:t>2018</w:t>
      </w:r>
      <w:r w:rsidRPr="000665B4">
        <w:rPr>
          <w:rFonts w:ascii="宋体" w:eastAsia="宋体" w:hAnsi="宋体" w:hint="eastAsia"/>
          <w:noProof/>
        </w:rPr>
        <w:t>暑期多校</w:t>
      </w:r>
      <w:r w:rsidRPr="000665B4">
        <w:rPr>
          <w:rFonts w:ascii="宋体" w:eastAsia="宋体" w:hAnsi="宋体"/>
          <w:noProof/>
        </w:rPr>
        <w:t>8E-Touring Cities</w:t>
      </w:r>
      <w:r w:rsidRPr="000665B4">
        <w:rPr>
          <w:rFonts w:ascii="宋体" w:eastAsia="宋体" w:hAnsi="宋体"/>
          <w:noProof/>
        </w:rPr>
        <w:tab/>
        <w:t>91</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w:t>
      </w:r>
      <w:r w:rsidRPr="000665B4">
        <w:rPr>
          <w:rFonts w:ascii="宋体" w:eastAsia="宋体" w:hAnsi="宋体" w:hint="eastAsia"/>
          <w:noProof/>
        </w:rPr>
        <w:t>牛客网</w:t>
      </w:r>
      <w:r w:rsidRPr="000665B4">
        <w:rPr>
          <w:rFonts w:ascii="宋体" w:eastAsia="宋体" w:hAnsi="宋体"/>
          <w:noProof/>
        </w:rPr>
        <w:t>2018</w:t>
      </w:r>
      <w:r w:rsidRPr="000665B4">
        <w:rPr>
          <w:rFonts w:ascii="宋体" w:eastAsia="宋体" w:hAnsi="宋体" w:hint="eastAsia"/>
          <w:noProof/>
        </w:rPr>
        <w:t>暑期多校第</w:t>
      </w:r>
      <w:r w:rsidRPr="000665B4">
        <w:rPr>
          <w:rFonts w:ascii="宋体" w:eastAsia="宋体" w:hAnsi="宋体"/>
          <w:noProof/>
        </w:rPr>
        <w:t>1</w:t>
      </w:r>
      <w:r w:rsidRPr="000665B4">
        <w:rPr>
          <w:rFonts w:ascii="宋体" w:eastAsia="宋体" w:hAnsi="宋体" w:hint="eastAsia"/>
          <w:noProof/>
        </w:rPr>
        <w:t>场</w:t>
      </w:r>
      <w:r w:rsidRPr="000665B4">
        <w:rPr>
          <w:rFonts w:ascii="宋体" w:eastAsia="宋体" w:hAnsi="宋体"/>
          <w:noProof/>
        </w:rPr>
        <w:t>-A</w:t>
      </w:r>
      <w:r w:rsidRPr="000665B4">
        <w:rPr>
          <w:rFonts w:ascii="宋体" w:eastAsia="宋体" w:hAnsi="宋体" w:hint="eastAsia"/>
          <w:noProof/>
        </w:rPr>
        <w:t>（</w:t>
      </w:r>
      <w:r w:rsidRPr="000665B4">
        <w:rPr>
          <w:rFonts w:ascii="宋体" w:eastAsia="宋体" w:hAnsi="宋体"/>
          <w:noProof/>
        </w:rPr>
        <w:t>OEIS</w:t>
      </w:r>
      <w:r w:rsidRPr="000665B4">
        <w:rPr>
          <w:rFonts w:ascii="宋体" w:eastAsia="宋体" w:hAnsi="宋体" w:hint="eastAsia"/>
          <w:noProof/>
        </w:rPr>
        <w:t>打表</w:t>
      </w:r>
      <w:r w:rsidRPr="000665B4">
        <w:rPr>
          <w:rFonts w:ascii="宋体" w:eastAsia="宋体" w:hAnsi="宋体"/>
          <w:noProof/>
        </w:rPr>
        <w:t>&amp;</w:t>
      </w:r>
      <w:r w:rsidRPr="000665B4">
        <w:rPr>
          <w:rFonts w:ascii="宋体" w:eastAsia="宋体" w:hAnsi="宋体" w:hint="eastAsia"/>
          <w:noProof/>
        </w:rPr>
        <w:t>组合数递推</w:t>
      </w:r>
      <w:r w:rsidRPr="000665B4">
        <w:rPr>
          <w:rFonts w:ascii="宋体" w:eastAsia="宋体" w:hAnsi="宋体"/>
          <w:noProof/>
        </w:rPr>
        <w:t>&amp;</w:t>
      </w:r>
      <w:r w:rsidRPr="000665B4">
        <w:rPr>
          <w:rFonts w:ascii="宋体" w:eastAsia="宋体" w:hAnsi="宋体" w:hint="eastAsia"/>
          <w:noProof/>
        </w:rPr>
        <w:t>逆元）</w:t>
      </w:r>
      <w:r w:rsidRPr="000665B4">
        <w:rPr>
          <w:rFonts w:ascii="宋体" w:eastAsia="宋体" w:hAnsi="宋体"/>
          <w:noProof/>
        </w:rPr>
        <w:tab/>
        <w:t>209</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w:t>
      </w:r>
      <w:r w:rsidRPr="000665B4">
        <w:rPr>
          <w:rFonts w:ascii="宋体" w:eastAsia="宋体" w:hAnsi="宋体" w:hint="eastAsia"/>
          <w:noProof/>
        </w:rPr>
        <w:t>牛客网</w:t>
      </w:r>
      <w:r w:rsidRPr="000665B4">
        <w:rPr>
          <w:rFonts w:ascii="宋体" w:eastAsia="宋体" w:hAnsi="宋体"/>
          <w:noProof/>
        </w:rPr>
        <w:t>2018</w:t>
      </w:r>
      <w:r w:rsidRPr="000665B4">
        <w:rPr>
          <w:rFonts w:ascii="宋体" w:eastAsia="宋体" w:hAnsi="宋体" w:hint="eastAsia"/>
          <w:noProof/>
        </w:rPr>
        <w:t>暑期多校第</w:t>
      </w:r>
      <w:r w:rsidRPr="000665B4">
        <w:rPr>
          <w:rFonts w:ascii="宋体" w:eastAsia="宋体" w:hAnsi="宋体"/>
          <w:noProof/>
        </w:rPr>
        <w:t>3</w:t>
      </w:r>
      <w:r w:rsidRPr="000665B4">
        <w:rPr>
          <w:rFonts w:ascii="宋体" w:eastAsia="宋体" w:hAnsi="宋体" w:hint="eastAsia"/>
          <w:noProof/>
        </w:rPr>
        <w:t>场</w:t>
      </w:r>
      <w:r w:rsidRPr="000665B4">
        <w:rPr>
          <w:rFonts w:ascii="宋体" w:eastAsia="宋体" w:hAnsi="宋体"/>
          <w:noProof/>
        </w:rPr>
        <w:t>-C</w:t>
      </w:r>
      <w:r w:rsidRPr="000665B4">
        <w:rPr>
          <w:rFonts w:ascii="宋体" w:eastAsia="宋体" w:hAnsi="宋体" w:hint="eastAsia"/>
          <w:noProof/>
        </w:rPr>
        <w:t>（可持久化平衡树）</w:t>
      </w:r>
      <w:r w:rsidRPr="000665B4">
        <w:rPr>
          <w:rFonts w:ascii="宋体" w:eastAsia="宋体" w:hAnsi="宋体"/>
          <w:noProof/>
        </w:rPr>
        <w:tab/>
        <w:t>28</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w:t>
      </w:r>
      <w:r w:rsidRPr="000665B4">
        <w:rPr>
          <w:rFonts w:ascii="宋体" w:eastAsia="宋体" w:hAnsi="宋体" w:hint="eastAsia"/>
          <w:noProof/>
        </w:rPr>
        <w:t>牛客网</w:t>
      </w:r>
      <w:r w:rsidRPr="000665B4">
        <w:rPr>
          <w:rFonts w:ascii="宋体" w:eastAsia="宋体" w:hAnsi="宋体"/>
          <w:noProof/>
        </w:rPr>
        <w:t>2018</w:t>
      </w:r>
      <w:r w:rsidRPr="000665B4">
        <w:rPr>
          <w:rFonts w:ascii="宋体" w:eastAsia="宋体" w:hAnsi="宋体" w:hint="eastAsia"/>
          <w:noProof/>
        </w:rPr>
        <w:t>暑期多校第</w:t>
      </w:r>
      <w:r w:rsidRPr="000665B4">
        <w:rPr>
          <w:rFonts w:ascii="宋体" w:eastAsia="宋体" w:hAnsi="宋体"/>
          <w:noProof/>
        </w:rPr>
        <w:t>3</w:t>
      </w:r>
      <w:r w:rsidRPr="000665B4">
        <w:rPr>
          <w:rFonts w:ascii="宋体" w:eastAsia="宋体" w:hAnsi="宋体" w:hint="eastAsia"/>
          <w:noProof/>
        </w:rPr>
        <w:t>场</w:t>
      </w:r>
      <w:r w:rsidRPr="000665B4">
        <w:rPr>
          <w:rFonts w:ascii="宋体" w:eastAsia="宋体" w:hAnsi="宋体"/>
          <w:noProof/>
        </w:rPr>
        <w:t>-J</w:t>
      </w:r>
      <w:r w:rsidRPr="000665B4">
        <w:rPr>
          <w:rFonts w:ascii="宋体" w:eastAsia="宋体" w:hAnsi="宋体" w:hint="eastAsia"/>
          <w:noProof/>
        </w:rPr>
        <w:t>（简单多边形与圆面积交）</w:t>
      </w:r>
      <w:r w:rsidRPr="000665B4">
        <w:rPr>
          <w:rFonts w:ascii="宋体" w:eastAsia="宋体" w:hAnsi="宋体"/>
          <w:noProof/>
        </w:rPr>
        <w:tab/>
        <w:t>177</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w:t>
      </w:r>
      <w:r w:rsidRPr="000665B4">
        <w:rPr>
          <w:rFonts w:ascii="宋体" w:eastAsia="宋体" w:hAnsi="宋体"/>
          <w:noProof/>
        </w:rPr>
        <w:t>-</w:t>
      </w:r>
      <w:r w:rsidRPr="000665B4">
        <w:rPr>
          <w:rFonts w:ascii="宋体" w:eastAsia="宋体" w:hAnsi="宋体" w:hint="eastAsia"/>
          <w:noProof/>
        </w:rPr>
        <w:t>牛客网</w:t>
      </w:r>
      <w:r w:rsidRPr="000665B4">
        <w:rPr>
          <w:rFonts w:ascii="宋体" w:eastAsia="宋体" w:hAnsi="宋体"/>
          <w:noProof/>
        </w:rPr>
        <w:t>2018</w:t>
      </w:r>
      <w:r w:rsidRPr="000665B4">
        <w:rPr>
          <w:rFonts w:ascii="宋体" w:eastAsia="宋体" w:hAnsi="宋体" w:hint="eastAsia"/>
          <w:noProof/>
        </w:rPr>
        <w:t>暑期多校第</w:t>
      </w:r>
      <w:r w:rsidRPr="000665B4">
        <w:rPr>
          <w:rFonts w:ascii="宋体" w:eastAsia="宋体" w:hAnsi="宋体"/>
          <w:noProof/>
        </w:rPr>
        <w:t>4</w:t>
      </w:r>
      <w:r w:rsidRPr="000665B4">
        <w:rPr>
          <w:rFonts w:ascii="宋体" w:eastAsia="宋体" w:hAnsi="宋体" w:hint="eastAsia"/>
          <w:noProof/>
        </w:rPr>
        <w:t>场</w:t>
      </w:r>
      <w:r w:rsidRPr="000665B4">
        <w:rPr>
          <w:rFonts w:ascii="宋体" w:eastAsia="宋体" w:hAnsi="宋体"/>
          <w:noProof/>
        </w:rPr>
        <w:t>-F-Beautiful Garden-</w:t>
      </w:r>
      <w:r w:rsidRPr="000665B4">
        <w:rPr>
          <w:rFonts w:ascii="宋体" w:eastAsia="宋体" w:hAnsi="宋体" w:hint="eastAsia"/>
          <w:noProof/>
        </w:rPr>
        <w:t>签到题</w:t>
      </w:r>
      <w:r w:rsidRPr="000665B4">
        <w:rPr>
          <w:rFonts w:ascii="宋体" w:eastAsia="宋体" w:hAnsi="宋体"/>
          <w:noProof/>
        </w:rPr>
        <w:tab/>
        <w:t>32</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noProof/>
        </w:rPr>
        <w:t>HDU-1812-Count Teris</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1812</w:t>
      </w:r>
      <w:r w:rsidRPr="000665B4">
        <w:rPr>
          <w:rFonts w:ascii="宋体" w:eastAsia="宋体" w:hAnsi="宋体"/>
          <w:noProof/>
        </w:rPr>
        <w:tab/>
        <w:t>173</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noProof/>
        </w:rPr>
        <w:t>TLE-POJ-2155-Matrix</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2155</w:t>
      </w:r>
      <w:r w:rsidRPr="000665B4">
        <w:rPr>
          <w:rFonts w:ascii="宋体" w:eastAsia="宋体" w:hAnsi="宋体"/>
          <w:noProof/>
        </w:rPr>
        <w:tab/>
        <w:t>139</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未做</w:t>
      </w:r>
      <w:r w:rsidRPr="000665B4">
        <w:rPr>
          <w:rFonts w:ascii="宋体" w:eastAsia="宋体" w:hAnsi="宋体"/>
          <w:noProof/>
        </w:rPr>
        <w:t>-hdu-2063</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2063</w:t>
      </w:r>
      <w:r w:rsidRPr="000665B4">
        <w:rPr>
          <w:rFonts w:ascii="宋体" w:eastAsia="宋体" w:hAnsi="宋体"/>
          <w:noProof/>
        </w:rPr>
        <w:tab/>
        <w:t>227</w:t>
      </w:r>
    </w:p>
    <w:p w:rsidR="00D35B60" w:rsidRPr="000665B4" w:rsidRDefault="00D35B60">
      <w:pPr>
        <w:pStyle w:val="12"/>
        <w:tabs>
          <w:tab w:val="right" w:leader="dot" w:pos="8296"/>
        </w:tabs>
        <w:rPr>
          <w:rFonts w:ascii="宋体" w:eastAsia="宋体" w:hAnsi="宋体"/>
          <w:noProof/>
        </w:rPr>
      </w:pPr>
      <w:r w:rsidRPr="000665B4">
        <w:rPr>
          <w:rFonts w:ascii="宋体" w:eastAsia="宋体" w:hAnsi="宋体" w:hint="eastAsia"/>
          <w:noProof/>
        </w:rPr>
        <w:t>原理不会</w:t>
      </w:r>
      <w:r w:rsidRPr="000665B4">
        <w:rPr>
          <w:rFonts w:ascii="宋体" w:eastAsia="宋体" w:hAnsi="宋体"/>
          <w:noProof/>
        </w:rPr>
        <w:t>-HDU-3923-Invoker</w:t>
      </w:r>
    </w:p>
    <w:p w:rsidR="00D35B60" w:rsidRPr="000665B4" w:rsidRDefault="00D35B60">
      <w:pPr>
        <w:pStyle w:val="22"/>
        <w:tabs>
          <w:tab w:val="right" w:leader="dot" w:pos="8296"/>
        </w:tabs>
        <w:ind w:left="420"/>
        <w:rPr>
          <w:rFonts w:ascii="宋体" w:eastAsia="宋体" w:hAnsi="宋体"/>
          <w:noProof/>
        </w:rPr>
      </w:pPr>
      <w:r w:rsidRPr="000665B4">
        <w:rPr>
          <w:rFonts w:ascii="宋体" w:eastAsia="宋体" w:hAnsi="宋体"/>
          <w:noProof/>
        </w:rPr>
        <w:t>3923</w:t>
      </w:r>
      <w:r w:rsidRPr="000665B4">
        <w:rPr>
          <w:rFonts w:ascii="宋体" w:eastAsia="宋体" w:hAnsi="宋体"/>
          <w:noProof/>
        </w:rPr>
        <w:tab/>
        <w:t>171</w:t>
      </w:r>
    </w:p>
    <w:p w:rsidR="00D35B60" w:rsidRPr="000665B4" w:rsidRDefault="00D35B60" w:rsidP="00720A41">
      <w:pPr>
        <w:rPr>
          <w:rFonts w:ascii="宋体" w:eastAsia="宋体" w:hAnsi="宋体"/>
          <w:noProof/>
        </w:rPr>
        <w:sectPr w:rsidR="00D35B60" w:rsidRPr="000665B4" w:rsidSect="00D35B60">
          <w:type w:val="continuous"/>
          <w:pgSz w:w="11906" w:h="16838"/>
          <w:pgMar w:top="1440" w:right="1800" w:bottom="1440" w:left="1800" w:header="851" w:footer="992" w:gutter="0"/>
          <w:cols w:space="720"/>
          <w:docGrid w:type="lines" w:linePitch="312"/>
        </w:sectPr>
      </w:pPr>
    </w:p>
    <w:p w:rsidR="00CC0F69" w:rsidRPr="000665B4" w:rsidRDefault="00CC0F69" w:rsidP="00720A41">
      <w:pPr>
        <w:rPr>
          <w:rFonts w:ascii="宋体" w:eastAsia="宋体" w:hAnsi="宋体"/>
        </w:rPr>
      </w:pPr>
      <w:r w:rsidRPr="000665B4">
        <w:rPr>
          <w:rFonts w:ascii="宋体" w:eastAsia="宋体" w:hAnsi="宋体"/>
        </w:rPr>
        <w:lastRenderedPageBreak/>
        <w:fldChar w:fldCharType="end"/>
      </w:r>
    </w:p>
    <w:p w:rsidR="00AF2A14" w:rsidRPr="000665B4" w:rsidRDefault="008F1856" w:rsidP="00AF2A14">
      <w:pPr>
        <w:pStyle w:val="1"/>
        <w:rPr>
          <w:rFonts w:ascii="宋体" w:eastAsia="宋体" w:hAnsi="宋体"/>
        </w:rPr>
      </w:pPr>
      <w:bookmarkStart w:id="315" w:name="_Toc524383215"/>
      <w:r w:rsidRPr="000665B4">
        <w:rPr>
          <w:rFonts w:ascii="宋体" w:eastAsia="宋体" w:hAnsi="宋体" w:hint="eastAsia"/>
        </w:rPr>
        <w:lastRenderedPageBreak/>
        <w:t>十三</w:t>
      </w:r>
      <w:r w:rsidR="00EA7565" w:rsidRPr="000665B4">
        <w:rPr>
          <w:rFonts w:ascii="宋体" w:eastAsia="宋体" w:hAnsi="宋体" w:hint="eastAsia"/>
        </w:rPr>
        <w:t>、暑期集训每日训练安排</w:t>
      </w:r>
      <w:bookmarkEnd w:id="315"/>
    </w:p>
    <w:p w:rsidR="00AF2A14" w:rsidRPr="000665B4" w:rsidRDefault="00AF2A14" w:rsidP="00AF2A14">
      <w:pPr>
        <w:pStyle w:val="2"/>
        <w:rPr>
          <w:rFonts w:ascii="宋体" w:eastAsia="宋体" w:hAnsi="宋体"/>
          <w:b w:val="0"/>
        </w:rPr>
      </w:pPr>
      <w:bookmarkStart w:id="316" w:name="_Toc524383216"/>
      <w:r w:rsidRPr="000665B4">
        <w:rPr>
          <w:rFonts w:ascii="宋体" w:eastAsia="宋体" w:hAnsi="宋体" w:hint="eastAsia"/>
          <w:b w:val="0"/>
        </w:rPr>
        <w:t>专项训练</w:t>
      </w:r>
      <w:bookmarkEnd w:id="316"/>
    </w:p>
    <w:p w:rsidR="00072E70" w:rsidRPr="000665B4" w:rsidRDefault="00AF2A14" w:rsidP="00072E70">
      <w:pPr>
        <w:pStyle w:val="3"/>
        <w:rPr>
          <w:rFonts w:ascii="宋体" w:eastAsia="宋体" w:hAnsi="宋体"/>
          <w:b w:val="0"/>
        </w:rPr>
      </w:pPr>
      <w:bookmarkStart w:id="317" w:name="_Toc524383217"/>
      <w:r w:rsidRPr="000665B4">
        <w:rPr>
          <w:rFonts w:ascii="宋体" w:eastAsia="宋体" w:hAnsi="宋体" w:hint="eastAsia"/>
          <w:b w:val="0"/>
        </w:rPr>
        <w:t>KMP专场（</w:t>
      </w:r>
      <w:r w:rsidRPr="000665B4">
        <w:rPr>
          <w:rFonts w:ascii="宋体" w:eastAsia="宋体" w:hAnsi="宋体"/>
          <w:b w:val="0"/>
        </w:rPr>
        <w:t>2018.7.31</w:t>
      </w:r>
      <w:r w:rsidRPr="000665B4">
        <w:rPr>
          <w:rFonts w:ascii="宋体" w:eastAsia="宋体" w:hAnsi="宋体" w:hint="eastAsia"/>
          <w:b w:val="0"/>
        </w:rPr>
        <w:t>-）</w:t>
      </w:r>
      <w:bookmarkEnd w:id="317"/>
    </w:p>
    <w:p w:rsidR="00072E70" w:rsidRPr="000665B4" w:rsidRDefault="00072E70" w:rsidP="00072E7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3336</w:t>
      </w:r>
    </w:p>
    <w:p w:rsidR="00072E70" w:rsidRPr="000665B4" w:rsidRDefault="00072E70" w:rsidP="00072E7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3374</w:t>
      </w:r>
    </w:p>
    <w:p w:rsidR="00072E70" w:rsidRPr="000665B4" w:rsidRDefault="00072E70" w:rsidP="00072E7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 2609</w:t>
      </w:r>
    </w:p>
    <w:p w:rsidR="00072E70" w:rsidRPr="000665B4" w:rsidRDefault="00072E70" w:rsidP="00072E7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fzu 1901</w:t>
      </w:r>
    </w:p>
    <w:p w:rsidR="00256C7F" w:rsidRPr="000665B4" w:rsidRDefault="00256C7F" w:rsidP="00256C7F">
      <w:pPr>
        <w:pStyle w:val="3"/>
        <w:rPr>
          <w:rFonts w:ascii="宋体" w:eastAsia="宋体" w:hAnsi="宋体"/>
          <w:b w:val="0"/>
        </w:rPr>
      </w:pPr>
      <w:bookmarkStart w:id="318" w:name="_Toc524383218"/>
      <w:r w:rsidRPr="000665B4">
        <w:rPr>
          <w:rFonts w:ascii="宋体" w:eastAsia="宋体" w:hAnsi="宋体" w:hint="eastAsia"/>
          <w:b w:val="0"/>
        </w:rPr>
        <w:t>杭电多校签到&amp;铜牌题专场（2018.8.2-）</w:t>
      </w:r>
      <w:bookmarkEnd w:id="318"/>
    </w:p>
    <w:p w:rsidR="00256C7F" w:rsidRPr="000665B4" w:rsidRDefault="00256C7F" w:rsidP="00256C7F">
      <w:pPr>
        <w:rPr>
          <w:rFonts w:ascii="宋体" w:eastAsia="宋体" w:hAnsi="宋体"/>
        </w:rPr>
      </w:pPr>
      <w:r w:rsidRPr="000665B4">
        <w:rPr>
          <w:rFonts w:ascii="宋体" w:eastAsia="宋体" w:hAnsi="宋体"/>
        </w:rPr>
        <w:t>6171</w:t>
      </w:r>
    </w:p>
    <w:p w:rsidR="00256C7F" w:rsidRPr="000665B4" w:rsidRDefault="00256C7F" w:rsidP="00256C7F">
      <w:pPr>
        <w:rPr>
          <w:rFonts w:ascii="宋体" w:eastAsia="宋体" w:hAnsi="宋体"/>
        </w:rPr>
      </w:pPr>
      <w:r w:rsidRPr="000665B4">
        <w:rPr>
          <w:rFonts w:ascii="宋体" w:eastAsia="宋体" w:hAnsi="宋体"/>
        </w:rPr>
        <w:t>6172</w:t>
      </w:r>
    </w:p>
    <w:p w:rsidR="00256C7F" w:rsidRPr="000665B4" w:rsidRDefault="00256C7F" w:rsidP="00256C7F">
      <w:pPr>
        <w:rPr>
          <w:rFonts w:ascii="宋体" w:eastAsia="宋体" w:hAnsi="宋体"/>
        </w:rPr>
      </w:pPr>
      <w:r w:rsidRPr="000665B4">
        <w:rPr>
          <w:rFonts w:ascii="宋体" w:eastAsia="宋体" w:hAnsi="宋体"/>
        </w:rPr>
        <w:t>6178</w:t>
      </w:r>
    </w:p>
    <w:p w:rsidR="00256C7F" w:rsidRPr="000665B4" w:rsidRDefault="00256C7F" w:rsidP="00256C7F">
      <w:pPr>
        <w:rPr>
          <w:rFonts w:ascii="宋体" w:eastAsia="宋体" w:hAnsi="宋体"/>
        </w:rPr>
      </w:pPr>
      <w:r w:rsidRPr="000665B4">
        <w:rPr>
          <w:rFonts w:ascii="宋体" w:eastAsia="宋体" w:hAnsi="宋体"/>
        </w:rPr>
        <w:t>6180</w:t>
      </w:r>
    </w:p>
    <w:p w:rsidR="00256C7F" w:rsidRPr="000665B4" w:rsidRDefault="00256C7F" w:rsidP="00256C7F">
      <w:pPr>
        <w:rPr>
          <w:rFonts w:ascii="宋体" w:eastAsia="宋体" w:hAnsi="宋体"/>
        </w:rPr>
      </w:pPr>
      <w:r w:rsidRPr="000665B4">
        <w:rPr>
          <w:rFonts w:ascii="宋体" w:eastAsia="宋体" w:hAnsi="宋体"/>
        </w:rPr>
        <w:t>6181</w:t>
      </w:r>
    </w:p>
    <w:p w:rsidR="00256C7F" w:rsidRPr="000665B4" w:rsidRDefault="00256C7F" w:rsidP="00256C7F">
      <w:pPr>
        <w:rPr>
          <w:rFonts w:ascii="宋体" w:eastAsia="宋体" w:hAnsi="宋体"/>
        </w:rPr>
      </w:pPr>
      <w:r w:rsidRPr="000665B4">
        <w:rPr>
          <w:rFonts w:ascii="宋体" w:eastAsia="宋体" w:hAnsi="宋体" w:hint="eastAsia"/>
        </w:rPr>
        <w:t>6162</w:t>
      </w:r>
    </w:p>
    <w:p w:rsidR="00256C7F" w:rsidRPr="000665B4" w:rsidRDefault="00256C7F" w:rsidP="00256C7F">
      <w:pPr>
        <w:rPr>
          <w:rFonts w:ascii="宋体" w:eastAsia="宋体" w:hAnsi="宋体"/>
        </w:rPr>
      </w:pPr>
      <w:r w:rsidRPr="000665B4">
        <w:rPr>
          <w:rFonts w:ascii="宋体" w:eastAsia="宋体" w:hAnsi="宋体" w:hint="eastAsia"/>
        </w:rPr>
        <w:t>6165</w:t>
      </w:r>
    </w:p>
    <w:p w:rsidR="00256C7F" w:rsidRPr="000665B4" w:rsidRDefault="00256C7F" w:rsidP="00256C7F">
      <w:pPr>
        <w:rPr>
          <w:rFonts w:ascii="宋体" w:eastAsia="宋体" w:hAnsi="宋体"/>
        </w:rPr>
      </w:pPr>
      <w:r w:rsidRPr="000665B4">
        <w:rPr>
          <w:rFonts w:ascii="宋体" w:eastAsia="宋体" w:hAnsi="宋体"/>
        </w:rPr>
        <w:t>6166</w:t>
      </w:r>
    </w:p>
    <w:p w:rsidR="00256C7F" w:rsidRPr="000665B4" w:rsidRDefault="00256C7F" w:rsidP="00256C7F">
      <w:pPr>
        <w:rPr>
          <w:rFonts w:ascii="宋体" w:eastAsia="宋体" w:hAnsi="宋体"/>
        </w:rPr>
      </w:pPr>
      <w:r w:rsidRPr="000665B4">
        <w:rPr>
          <w:rFonts w:ascii="宋体" w:eastAsia="宋体" w:hAnsi="宋体" w:hint="eastAsia"/>
        </w:rPr>
        <w:t>6168</w:t>
      </w:r>
    </w:p>
    <w:p w:rsidR="00256C7F" w:rsidRPr="000665B4" w:rsidRDefault="00256C7F" w:rsidP="00256C7F">
      <w:pPr>
        <w:rPr>
          <w:rFonts w:ascii="宋体" w:eastAsia="宋体" w:hAnsi="宋体"/>
        </w:rPr>
      </w:pPr>
      <w:r w:rsidRPr="000665B4">
        <w:rPr>
          <w:rFonts w:ascii="宋体" w:eastAsia="宋体" w:hAnsi="宋体" w:hint="eastAsia"/>
        </w:rPr>
        <w:t>6170</w:t>
      </w:r>
    </w:p>
    <w:p w:rsidR="00256C7F" w:rsidRPr="000665B4" w:rsidRDefault="00256C7F" w:rsidP="00256C7F">
      <w:pPr>
        <w:rPr>
          <w:rFonts w:ascii="宋体" w:eastAsia="宋体" w:hAnsi="宋体"/>
        </w:rPr>
      </w:pPr>
      <w:r w:rsidRPr="000665B4">
        <w:rPr>
          <w:rFonts w:ascii="宋体" w:eastAsia="宋体" w:hAnsi="宋体" w:hint="eastAsia"/>
        </w:rPr>
        <w:t>6134</w:t>
      </w:r>
    </w:p>
    <w:p w:rsidR="00256C7F" w:rsidRPr="000665B4" w:rsidRDefault="00256C7F" w:rsidP="00256C7F">
      <w:pPr>
        <w:rPr>
          <w:rFonts w:ascii="宋体" w:eastAsia="宋体" w:hAnsi="宋体"/>
        </w:rPr>
      </w:pPr>
      <w:r w:rsidRPr="000665B4">
        <w:rPr>
          <w:rFonts w:ascii="宋体" w:eastAsia="宋体" w:hAnsi="宋体" w:hint="eastAsia"/>
        </w:rPr>
        <w:t>6138</w:t>
      </w:r>
    </w:p>
    <w:p w:rsidR="00256C7F" w:rsidRPr="000665B4" w:rsidRDefault="00256C7F" w:rsidP="00256C7F">
      <w:pPr>
        <w:rPr>
          <w:rFonts w:ascii="宋体" w:eastAsia="宋体" w:hAnsi="宋体"/>
        </w:rPr>
      </w:pPr>
      <w:r w:rsidRPr="000665B4">
        <w:rPr>
          <w:rFonts w:ascii="宋体" w:eastAsia="宋体" w:hAnsi="宋体" w:hint="eastAsia"/>
        </w:rPr>
        <w:t>6140</w:t>
      </w:r>
    </w:p>
    <w:p w:rsidR="00256C7F" w:rsidRPr="000665B4" w:rsidRDefault="00256C7F" w:rsidP="00256C7F">
      <w:pPr>
        <w:rPr>
          <w:rFonts w:ascii="宋体" w:eastAsia="宋体" w:hAnsi="宋体"/>
        </w:rPr>
      </w:pPr>
      <w:r w:rsidRPr="000665B4">
        <w:rPr>
          <w:rFonts w:ascii="宋体" w:eastAsia="宋体" w:hAnsi="宋体" w:hint="eastAsia"/>
        </w:rPr>
        <w:t>6143</w:t>
      </w:r>
    </w:p>
    <w:p w:rsidR="00256C7F" w:rsidRPr="000665B4" w:rsidRDefault="00256C7F" w:rsidP="00256C7F">
      <w:pPr>
        <w:rPr>
          <w:rFonts w:ascii="宋体" w:eastAsia="宋体" w:hAnsi="宋体"/>
        </w:rPr>
      </w:pPr>
      <w:r w:rsidRPr="000665B4">
        <w:rPr>
          <w:rFonts w:ascii="宋体" w:eastAsia="宋体" w:hAnsi="宋体" w:hint="eastAsia"/>
        </w:rPr>
        <w:t>6121</w:t>
      </w:r>
    </w:p>
    <w:p w:rsidR="00256C7F" w:rsidRPr="000665B4" w:rsidRDefault="00256C7F" w:rsidP="00256C7F">
      <w:pPr>
        <w:rPr>
          <w:rFonts w:ascii="宋体" w:eastAsia="宋体" w:hAnsi="宋体"/>
        </w:rPr>
      </w:pPr>
      <w:r w:rsidRPr="000665B4">
        <w:rPr>
          <w:rFonts w:ascii="宋体" w:eastAsia="宋体" w:hAnsi="宋体" w:hint="eastAsia"/>
        </w:rPr>
        <w:t>6124</w:t>
      </w:r>
    </w:p>
    <w:p w:rsidR="00256C7F" w:rsidRPr="000665B4" w:rsidRDefault="00256C7F" w:rsidP="00256C7F">
      <w:pPr>
        <w:rPr>
          <w:rFonts w:ascii="宋体" w:eastAsia="宋体" w:hAnsi="宋体"/>
        </w:rPr>
      </w:pPr>
      <w:r w:rsidRPr="000665B4">
        <w:rPr>
          <w:rFonts w:ascii="宋体" w:eastAsia="宋体" w:hAnsi="宋体" w:hint="eastAsia"/>
        </w:rPr>
        <w:t>6127</w:t>
      </w:r>
    </w:p>
    <w:p w:rsidR="00256C7F" w:rsidRPr="000665B4" w:rsidRDefault="00256C7F" w:rsidP="00256C7F">
      <w:pPr>
        <w:rPr>
          <w:rFonts w:ascii="宋体" w:eastAsia="宋体" w:hAnsi="宋体"/>
        </w:rPr>
      </w:pPr>
      <w:r w:rsidRPr="000665B4">
        <w:rPr>
          <w:rFonts w:ascii="宋体" w:eastAsia="宋体" w:hAnsi="宋体" w:hint="eastAsia"/>
        </w:rPr>
        <w:t>6129</w:t>
      </w:r>
    </w:p>
    <w:p w:rsidR="00256C7F" w:rsidRPr="000665B4" w:rsidRDefault="00256C7F" w:rsidP="00256C7F">
      <w:pPr>
        <w:rPr>
          <w:rFonts w:ascii="宋体" w:eastAsia="宋体" w:hAnsi="宋体"/>
        </w:rPr>
      </w:pPr>
      <w:r w:rsidRPr="000665B4">
        <w:rPr>
          <w:rFonts w:ascii="宋体" w:eastAsia="宋体" w:hAnsi="宋体"/>
        </w:rPr>
        <w:t>6130</w:t>
      </w:r>
    </w:p>
    <w:p w:rsidR="00256C7F" w:rsidRPr="000665B4" w:rsidRDefault="00256C7F" w:rsidP="00256C7F">
      <w:pPr>
        <w:rPr>
          <w:rFonts w:ascii="宋体" w:eastAsia="宋体" w:hAnsi="宋体"/>
        </w:rPr>
      </w:pPr>
      <w:r w:rsidRPr="000665B4">
        <w:rPr>
          <w:rFonts w:ascii="宋体" w:eastAsia="宋体" w:hAnsi="宋体" w:hint="eastAsia"/>
        </w:rPr>
        <w:t>6098</w:t>
      </w:r>
    </w:p>
    <w:p w:rsidR="00256C7F" w:rsidRPr="000665B4" w:rsidRDefault="00256C7F" w:rsidP="00256C7F">
      <w:pPr>
        <w:rPr>
          <w:rFonts w:ascii="宋体" w:eastAsia="宋体" w:hAnsi="宋体"/>
        </w:rPr>
      </w:pPr>
      <w:r w:rsidRPr="000665B4">
        <w:rPr>
          <w:rFonts w:ascii="宋体" w:eastAsia="宋体" w:hAnsi="宋体" w:hint="eastAsia"/>
        </w:rPr>
        <w:t>6103</w:t>
      </w:r>
    </w:p>
    <w:p w:rsidR="00256C7F" w:rsidRPr="000665B4" w:rsidRDefault="00256C7F" w:rsidP="00256C7F">
      <w:pPr>
        <w:rPr>
          <w:rFonts w:ascii="宋体" w:eastAsia="宋体" w:hAnsi="宋体"/>
        </w:rPr>
      </w:pPr>
      <w:r w:rsidRPr="000665B4">
        <w:rPr>
          <w:rFonts w:ascii="宋体" w:eastAsia="宋体" w:hAnsi="宋体" w:hint="eastAsia"/>
        </w:rPr>
        <w:t>6105</w:t>
      </w:r>
    </w:p>
    <w:p w:rsidR="00256C7F" w:rsidRPr="000665B4" w:rsidRDefault="00256C7F" w:rsidP="00256C7F">
      <w:pPr>
        <w:rPr>
          <w:rFonts w:ascii="宋体" w:eastAsia="宋体" w:hAnsi="宋体"/>
        </w:rPr>
      </w:pPr>
      <w:r w:rsidRPr="000665B4">
        <w:rPr>
          <w:rFonts w:ascii="宋体" w:eastAsia="宋体" w:hAnsi="宋体" w:hint="eastAsia"/>
        </w:rPr>
        <w:t>6106</w:t>
      </w:r>
    </w:p>
    <w:p w:rsidR="00256C7F" w:rsidRPr="000665B4" w:rsidRDefault="00256C7F" w:rsidP="00256C7F">
      <w:pPr>
        <w:rPr>
          <w:rFonts w:ascii="宋体" w:eastAsia="宋体" w:hAnsi="宋体"/>
        </w:rPr>
      </w:pPr>
      <w:r w:rsidRPr="000665B4">
        <w:rPr>
          <w:rFonts w:ascii="宋体" w:eastAsia="宋体" w:hAnsi="宋体" w:hint="eastAsia"/>
        </w:rPr>
        <w:t>6085</w:t>
      </w:r>
    </w:p>
    <w:p w:rsidR="00256C7F" w:rsidRPr="000665B4" w:rsidRDefault="00256C7F" w:rsidP="00256C7F">
      <w:pPr>
        <w:rPr>
          <w:rFonts w:ascii="宋体" w:eastAsia="宋体" w:hAnsi="宋体"/>
        </w:rPr>
      </w:pPr>
      <w:r w:rsidRPr="000665B4">
        <w:rPr>
          <w:rFonts w:ascii="宋体" w:eastAsia="宋体" w:hAnsi="宋体"/>
        </w:rPr>
        <w:t>6086</w:t>
      </w:r>
    </w:p>
    <w:p w:rsidR="00256C7F" w:rsidRPr="000665B4" w:rsidRDefault="00256C7F" w:rsidP="00072E70">
      <w:pPr>
        <w:rPr>
          <w:rFonts w:ascii="宋体" w:eastAsia="宋体" w:hAnsi="宋体"/>
        </w:rPr>
      </w:pPr>
      <w:r w:rsidRPr="000665B4">
        <w:rPr>
          <w:rFonts w:ascii="宋体" w:eastAsia="宋体" w:hAnsi="宋体" w:hint="eastAsia"/>
        </w:rPr>
        <w:t>6090</w:t>
      </w:r>
    </w:p>
    <w:p w:rsidR="00C420C9" w:rsidRPr="000665B4" w:rsidRDefault="00C420C9" w:rsidP="00C420C9">
      <w:pPr>
        <w:pStyle w:val="3"/>
        <w:rPr>
          <w:rFonts w:ascii="宋体" w:eastAsia="宋体" w:hAnsi="宋体"/>
          <w:b w:val="0"/>
          <w:sz w:val="21"/>
          <w:szCs w:val="22"/>
        </w:rPr>
      </w:pPr>
      <w:bookmarkStart w:id="319" w:name="_Toc524383219"/>
      <w:r w:rsidRPr="000665B4">
        <w:rPr>
          <w:rFonts w:ascii="宋体" w:eastAsia="宋体" w:hAnsi="宋体" w:hint="eastAsia"/>
          <w:b w:val="0"/>
        </w:rPr>
        <w:lastRenderedPageBreak/>
        <w:t>动态规划专场（DP基础）</w:t>
      </w:r>
      <w:bookmarkEnd w:id="319"/>
    </w:p>
    <w:p w:rsidR="00C420C9" w:rsidRPr="000665B4" w:rsidRDefault="00C420C9" w:rsidP="00C420C9">
      <w:pPr>
        <w:pStyle w:val="3"/>
        <w:rPr>
          <w:rFonts w:ascii="宋体" w:eastAsia="宋体" w:hAnsi="宋体"/>
          <w:b w:val="0"/>
        </w:rPr>
      </w:pPr>
      <w:bookmarkStart w:id="320" w:name="_Toc524383220"/>
      <w:r w:rsidRPr="000665B4">
        <w:rPr>
          <w:rFonts w:ascii="宋体" w:eastAsia="宋体" w:hAnsi="宋体" w:hint="eastAsia"/>
          <w:b w:val="0"/>
        </w:rPr>
        <w:t>图论专场（网络流）</w:t>
      </w:r>
      <w:bookmarkEnd w:id="320"/>
    </w:p>
    <w:p w:rsidR="00C420C9" w:rsidRPr="000665B4" w:rsidRDefault="00C420C9" w:rsidP="00C420C9">
      <w:pPr>
        <w:pStyle w:val="3"/>
        <w:rPr>
          <w:rFonts w:ascii="宋体" w:eastAsia="宋体" w:hAnsi="宋体"/>
          <w:b w:val="0"/>
        </w:rPr>
      </w:pPr>
      <w:bookmarkStart w:id="321" w:name="_Toc524383221"/>
      <w:r w:rsidRPr="000665B4">
        <w:rPr>
          <w:rFonts w:ascii="宋体" w:eastAsia="宋体" w:hAnsi="宋体" w:hint="eastAsia"/>
          <w:b w:val="0"/>
        </w:rPr>
        <w:t>图论专场（最小生成树）</w:t>
      </w:r>
      <w:bookmarkEnd w:id="321"/>
    </w:p>
    <w:p w:rsidR="00C420C9" w:rsidRPr="000665B4" w:rsidRDefault="00C420C9" w:rsidP="00C420C9">
      <w:pPr>
        <w:pStyle w:val="3"/>
        <w:rPr>
          <w:rFonts w:ascii="宋体" w:eastAsia="宋体" w:hAnsi="宋体"/>
          <w:b w:val="0"/>
        </w:rPr>
      </w:pPr>
      <w:bookmarkStart w:id="322" w:name="_Toc524383222"/>
      <w:r w:rsidRPr="000665B4">
        <w:rPr>
          <w:rFonts w:ascii="宋体" w:eastAsia="宋体" w:hAnsi="宋体" w:hint="eastAsia"/>
          <w:b w:val="0"/>
        </w:rPr>
        <w:t>图论专场（拓补排序）</w:t>
      </w:r>
      <w:bookmarkEnd w:id="322"/>
    </w:p>
    <w:p w:rsidR="00072E70" w:rsidRPr="000665B4" w:rsidRDefault="00C420C9" w:rsidP="00C420C9">
      <w:pPr>
        <w:pStyle w:val="3"/>
        <w:rPr>
          <w:rFonts w:ascii="宋体" w:eastAsia="宋体" w:hAnsi="宋体"/>
          <w:b w:val="0"/>
        </w:rPr>
      </w:pPr>
      <w:bookmarkStart w:id="323" w:name="_Toc524383223"/>
      <w:r w:rsidRPr="000665B4">
        <w:rPr>
          <w:rFonts w:ascii="宋体" w:eastAsia="宋体" w:hAnsi="宋体" w:hint="eastAsia"/>
          <w:b w:val="0"/>
        </w:rPr>
        <w:t>筹备中（阶乘逆元）</w:t>
      </w:r>
      <w:bookmarkEnd w:id="323"/>
    </w:p>
    <w:p w:rsidR="00C420C9" w:rsidRPr="000665B4" w:rsidRDefault="00C420C9" w:rsidP="00C420C9">
      <w:pPr>
        <w:rPr>
          <w:rFonts w:ascii="宋体" w:eastAsia="宋体" w:hAnsi="宋体" w:cs="Arial"/>
          <w:color w:val="4F4F4F"/>
          <w:shd w:val="clear" w:color="auto" w:fill="FFFFFF"/>
        </w:rPr>
      </w:pPr>
      <w:r w:rsidRPr="000665B4">
        <w:rPr>
          <w:rFonts w:ascii="宋体" w:eastAsia="宋体" w:hAnsi="宋体" w:cs="Arial" w:hint="eastAsia"/>
          <w:color w:val="4F4F4F"/>
          <w:shd w:val="clear" w:color="auto" w:fill="FFFFFF"/>
        </w:rPr>
        <w:t>阶乘逆元</w:t>
      </w:r>
    </w:p>
    <w:p w:rsidR="00C420C9" w:rsidRPr="000665B4" w:rsidRDefault="00C420C9" w:rsidP="00C420C9">
      <w:pPr>
        <w:rPr>
          <w:rFonts w:ascii="宋体" w:eastAsia="宋体" w:hAnsi="宋体" w:cs="Arial"/>
          <w:color w:val="4F4F4F"/>
          <w:shd w:val="clear" w:color="auto" w:fill="FFFFFF"/>
        </w:rPr>
      </w:pPr>
      <w:r w:rsidRPr="000665B4">
        <w:rPr>
          <w:rFonts w:ascii="宋体" w:eastAsia="宋体" w:hAnsi="宋体" w:cs="Arial" w:hint="eastAsia"/>
          <w:color w:val="4F4F4F"/>
          <w:shd w:val="clear" w:color="auto" w:fill="FFFFFF"/>
        </w:rPr>
        <w:t>HDU</w:t>
      </w:r>
      <w:r w:rsidRPr="000665B4">
        <w:rPr>
          <w:rFonts w:ascii="宋体" w:eastAsia="宋体" w:hAnsi="宋体" w:cs="Arial"/>
          <w:color w:val="4F4F4F"/>
          <w:shd w:val="clear" w:color="auto" w:fill="FFFFFF"/>
        </w:rPr>
        <w:t>5651</w:t>
      </w:r>
    </w:p>
    <w:p w:rsidR="00C420C9" w:rsidRPr="000665B4" w:rsidRDefault="00C420C9" w:rsidP="00072E70">
      <w:pPr>
        <w:rPr>
          <w:rFonts w:ascii="宋体" w:eastAsia="宋体" w:hAnsi="宋体" w:cs="Arial"/>
          <w:color w:val="4F4F4F"/>
          <w:shd w:val="clear" w:color="auto" w:fill="FFFFFF"/>
        </w:rPr>
      </w:pPr>
      <w:r w:rsidRPr="000665B4">
        <w:rPr>
          <w:rFonts w:ascii="宋体" w:eastAsia="宋体" w:hAnsi="宋体" w:cs="Arial"/>
          <w:color w:val="4F4F4F"/>
          <w:shd w:val="clear" w:color="auto" w:fill="FFFFFF"/>
        </w:rPr>
        <w:t>HDU</w:t>
      </w:r>
      <w:r w:rsidRPr="000665B4">
        <w:rPr>
          <w:rFonts w:ascii="宋体" w:eastAsia="宋体" w:hAnsi="宋体" w:cs="Arial" w:hint="eastAsia"/>
          <w:color w:val="4F4F4F"/>
          <w:shd w:val="clear" w:color="auto" w:fill="FFFFFF"/>
        </w:rPr>
        <w:t>4675</w:t>
      </w:r>
    </w:p>
    <w:p w:rsidR="00E34E1F" w:rsidRPr="000665B4" w:rsidRDefault="00E34E1F" w:rsidP="00E34E1F">
      <w:pPr>
        <w:pStyle w:val="2"/>
        <w:rPr>
          <w:rFonts w:ascii="宋体" w:eastAsia="宋体" w:hAnsi="宋体"/>
          <w:b w:val="0"/>
        </w:rPr>
      </w:pPr>
      <w:bookmarkStart w:id="324" w:name="_Toc524383224"/>
      <w:r w:rsidRPr="000665B4">
        <w:rPr>
          <w:rFonts w:ascii="宋体" w:eastAsia="宋体" w:hAnsi="宋体" w:hint="eastAsia"/>
          <w:b w:val="0"/>
        </w:rPr>
        <w:t>学习训练实战</w:t>
      </w:r>
      <w:r w:rsidRPr="000665B4">
        <w:rPr>
          <w:rFonts w:ascii="宋体" w:eastAsia="宋体" w:hAnsi="宋体"/>
          <w:b w:val="0"/>
        </w:rPr>
        <w:t>补题</w:t>
      </w:r>
      <w:r w:rsidRPr="000665B4">
        <w:rPr>
          <w:rFonts w:ascii="宋体" w:eastAsia="宋体" w:hAnsi="宋体" w:hint="eastAsia"/>
          <w:b w:val="0"/>
        </w:rPr>
        <w:t>循环队列</w:t>
      </w:r>
      <w:bookmarkEnd w:id="324"/>
    </w:p>
    <w:p w:rsidR="0088370D" w:rsidRPr="000665B4" w:rsidRDefault="0088370D" w:rsidP="00E34E1F">
      <w:pPr>
        <w:rPr>
          <w:rFonts w:ascii="宋体" w:eastAsia="宋体" w:hAnsi="宋体"/>
        </w:rPr>
      </w:pPr>
      <w:r w:rsidRPr="000665B4">
        <w:rPr>
          <w:rFonts w:ascii="宋体" w:eastAsia="宋体" w:hAnsi="宋体" w:hint="eastAsia"/>
        </w:rPr>
        <w:t>数论-指数循环节题目</w:t>
      </w:r>
    </w:p>
    <w:p w:rsidR="00E34E1F" w:rsidRPr="000665B4" w:rsidRDefault="00E34E1F" w:rsidP="00E34E1F">
      <w:pPr>
        <w:rPr>
          <w:rFonts w:ascii="宋体" w:eastAsia="宋体" w:hAnsi="宋体"/>
        </w:rPr>
      </w:pPr>
      <w:r w:rsidRPr="000665B4">
        <w:rPr>
          <w:rFonts w:ascii="宋体" w:eastAsia="宋体" w:hAnsi="宋体" w:hint="eastAsia"/>
        </w:rPr>
        <w:t>D</w:t>
      </w:r>
      <w:r w:rsidRPr="000665B4">
        <w:rPr>
          <w:rFonts w:ascii="宋体" w:eastAsia="宋体" w:hAnsi="宋体"/>
        </w:rPr>
        <w:t>P</w:t>
      </w:r>
      <w:r w:rsidRPr="000665B4">
        <w:rPr>
          <w:rFonts w:ascii="宋体" w:eastAsia="宋体" w:hAnsi="宋体" w:hint="eastAsia"/>
        </w:rPr>
        <w:t>（背包-</w:t>
      </w:r>
      <w:r w:rsidRPr="000665B4">
        <w:rPr>
          <w:rFonts w:ascii="宋体" w:eastAsia="宋体" w:hAnsi="宋体"/>
        </w:rPr>
        <w:t>训练区</w:t>
      </w:r>
      <w:r w:rsidRPr="000665B4">
        <w:rPr>
          <w:rFonts w:ascii="宋体" w:eastAsia="宋体" w:hAnsi="宋体" w:hint="eastAsia"/>
        </w:rPr>
        <w:t>）</w:t>
      </w:r>
      <w:r w:rsidR="006F0B6B" w:rsidRPr="000665B4">
        <w:rPr>
          <w:rFonts w:ascii="宋体" w:eastAsia="宋体" w:hAnsi="宋体" w:hint="eastAsia"/>
        </w:rPr>
        <w:t>-</w:t>
      </w:r>
      <w:r w:rsidR="006F0B6B" w:rsidRPr="000665B4">
        <w:rPr>
          <w:rFonts w:ascii="宋体" w:eastAsia="宋体" w:hAnsi="宋体"/>
        </w:rPr>
        <w:t>G</w:t>
      </w:r>
    </w:p>
    <w:p w:rsidR="00E34E1F" w:rsidRPr="000665B4" w:rsidRDefault="00E34E1F" w:rsidP="00E34E1F">
      <w:pPr>
        <w:rPr>
          <w:rFonts w:ascii="宋体" w:eastAsia="宋体" w:hAnsi="宋体"/>
        </w:rPr>
      </w:pPr>
      <w:r w:rsidRPr="000665B4">
        <w:rPr>
          <w:rFonts w:ascii="宋体" w:eastAsia="宋体" w:hAnsi="宋体" w:hint="eastAsia"/>
        </w:rPr>
        <w:t>图论</w:t>
      </w:r>
      <w:r w:rsidRPr="000665B4">
        <w:rPr>
          <w:rFonts w:ascii="宋体" w:eastAsia="宋体" w:hAnsi="宋体"/>
        </w:rPr>
        <w:t>（</w:t>
      </w:r>
      <w:r w:rsidRPr="000665B4">
        <w:rPr>
          <w:rFonts w:ascii="宋体" w:eastAsia="宋体" w:hAnsi="宋体" w:hint="eastAsia"/>
        </w:rPr>
        <w:t>最短路</w:t>
      </w:r>
      <w:r w:rsidRPr="000665B4">
        <w:rPr>
          <w:rFonts w:ascii="宋体" w:eastAsia="宋体" w:hAnsi="宋体"/>
        </w:rPr>
        <w:t>-训练区）</w:t>
      </w:r>
    </w:p>
    <w:p w:rsidR="00E34E1F" w:rsidRPr="000665B4" w:rsidRDefault="00E34E1F" w:rsidP="00E34E1F">
      <w:pPr>
        <w:rPr>
          <w:rFonts w:ascii="宋体" w:eastAsia="宋体" w:hAnsi="宋体"/>
        </w:rPr>
      </w:pPr>
      <w:r w:rsidRPr="000665B4">
        <w:rPr>
          <w:rFonts w:ascii="宋体" w:eastAsia="宋体" w:hAnsi="宋体" w:hint="eastAsia"/>
        </w:rPr>
        <w:t>图论</w:t>
      </w:r>
      <w:r w:rsidRPr="000665B4">
        <w:rPr>
          <w:rFonts w:ascii="宋体" w:eastAsia="宋体" w:hAnsi="宋体"/>
        </w:rPr>
        <w:t>（</w:t>
      </w:r>
      <w:r w:rsidRPr="000665B4">
        <w:rPr>
          <w:rFonts w:ascii="宋体" w:eastAsia="宋体" w:hAnsi="宋体" w:hint="eastAsia"/>
        </w:rPr>
        <w:t>最小生成树</w:t>
      </w:r>
      <w:r w:rsidRPr="000665B4">
        <w:rPr>
          <w:rFonts w:ascii="宋体" w:eastAsia="宋体" w:hAnsi="宋体"/>
        </w:rPr>
        <w:t>-学习区）</w:t>
      </w:r>
    </w:p>
    <w:p w:rsidR="00E34E1F" w:rsidRPr="000665B4" w:rsidRDefault="00E34E1F" w:rsidP="00E34E1F">
      <w:pPr>
        <w:rPr>
          <w:rFonts w:ascii="宋体" w:eastAsia="宋体" w:hAnsi="宋体"/>
        </w:rPr>
      </w:pPr>
      <w:r w:rsidRPr="000665B4">
        <w:rPr>
          <w:rFonts w:ascii="宋体" w:eastAsia="宋体" w:hAnsi="宋体" w:hint="eastAsia"/>
        </w:rPr>
        <w:t>图论（拓补排序-学习区）</w:t>
      </w:r>
    </w:p>
    <w:p w:rsidR="00E34E1F" w:rsidRPr="000665B4" w:rsidRDefault="00E34E1F" w:rsidP="00E34E1F">
      <w:pPr>
        <w:rPr>
          <w:rFonts w:ascii="宋体" w:eastAsia="宋体" w:hAnsi="宋体"/>
        </w:rPr>
      </w:pPr>
      <w:r w:rsidRPr="000665B4">
        <w:rPr>
          <w:rFonts w:ascii="宋体" w:eastAsia="宋体" w:hAnsi="宋体" w:hint="eastAsia"/>
        </w:rPr>
        <w:t>DP（区间DP-学习区）-</w:t>
      </w:r>
      <w:r w:rsidRPr="000665B4">
        <w:rPr>
          <w:rFonts w:ascii="宋体" w:eastAsia="宋体" w:hAnsi="宋体"/>
        </w:rPr>
        <w:t>Z</w:t>
      </w:r>
    </w:p>
    <w:p w:rsidR="00E34E1F" w:rsidRPr="000665B4" w:rsidRDefault="00E34E1F" w:rsidP="00E34E1F">
      <w:pPr>
        <w:rPr>
          <w:rFonts w:ascii="宋体" w:eastAsia="宋体" w:hAnsi="宋体"/>
        </w:rPr>
      </w:pPr>
      <w:r w:rsidRPr="000665B4">
        <w:rPr>
          <w:rFonts w:ascii="宋体" w:eastAsia="宋体" w:hAnsi="宋体" w:hint="eastAsia"/>
        </w:rPr>
        <w:t>线段树</w:t>
      </w:r>
      <w:r w:rsidRPr="000665B4">
        <w:rPr>
          <w:rFonts w:ascii="宋体" w:eastAsia="宋体" w:hAnsi="宋体"/>
        </w:rPr>
        <w:t>（</w:t>
      </w:r>
      <w:r w:rsidRPr="000665B4">
        <w:rPr>
          <w:rFonts w:ascii="宋体" w:eastAsia="宋体" w:hAnsi="宋体" w:hint="eastAsia"/>
        </w:rPr>
        <w:t>训练区</w:t>
      </w:r>
      <w:r w:rsidRPr="000665B4">
        <w:rPr>
          <w:rFonts w:ascii="宋体" w:eastAsia="宋体" w:hAnsi="宋体"/>
        </w:rPr>
        <w:t>）</w:t>
      </w:r>
      <w:r w:rsidRPr="000665B4">
        <w:rPr>
          <w:rFonts w:ascii="宋体" w:eastAsia="宋体" w:hAnsi="宋体" w:hint="eastAsia"/>
        </w:rPr>
        <w:t>-</w:t>
      </w:r>
      <w:r w:rsidRPr="000665B4">
        <w:rPr>
          <w:rFonts w:ascii="宋体" w:eastAsia="宋体" w:hAnsi="宋体"/>
        </w:rPr>
        <w:t>HJ</w:t>
      </w:r>
    </w:p>
    <w:p w:rsidR="00E34E1F" w:rsidRPr="000665B4" w:rsidRDefault="00E34E1F" w:rsidP="00E34E1F">
      <w:pPr>
        <w:rPr>
          <w:rFonts w:ascii="宋体" w:eastAsia="宋体" w:hAnsi="宋体"/>
        </w:rPr>
      </w:pPr>
      <w:r w:rsidRPr="000665B4">
        <w:rPr>
          <w:rFonts w:ascii="宋体" w:eastAsia="宋体" w:hAnsi="宋体" w:hint="eastAsia"/>
        </w:rPr>
        <w:t>D</w:t>
      </w:r>
      <w:r w:rsidRPr="000665B4">
        <w:rPr>
          <w:rFonts w:ascii="宋体" w:eastAsia="宋体" w:hAnsi="宋体"/>
        </w:rPr>
        <w:t>P</w:t>
      </w:r>
      <w:r w:rsidRPr="000665B4">
        <w:rPr>
          <w:rFonts w:ascii="宋体" w:eastAsia="宋体" w:hAnsi="宋体" w:hint="eastAsia"/>
        </w:rPr>
        <w:t>（数位DP</w:t>
      </w:r>
      <w:r w:rsidRPr="000665B4">
        <w:rPr>
          <w:rFonts w:ascii="宋体" w:eastAsia="宋体" w:hAnsi="宋体"/>
        </w:rPr>
        <w:t>-</w:t>
      </w:r>
      <w:r w:rsidRPr="000665B4">
        <w:rPr>
          <w:rFonts w:ascii="宋体" w:eastAsia="宋体" w:hAnsi="宋体" w:hint="eastAsia"/>
        </w:rPr>
        <w:t>训练区）</w:t>
      </w:r>
    </w:p>
    <w:p w:rsidR="00E34E1F" w:rsidRPr="000665B4" w:rsidRDefault="00E34E1F" w:rsidP="00E34E1F">
      <w:pPr>
        <w:rPr>
          <w:rFonts w:ascii="宋体" w:eastAsia="宋体" w:hAnsi="宋体"/>
        </w:rPr>
      </w:pPr>
      <w:r w:rsidRPr="000665B4">
        <w:rPr>
          <w:rFonts w:ascii="宋体" w:eastAsia="宋体" w:hAnsi="宋体" w:hint="eastAsia"/>
        </w:rPr>
        <w:t>实战</w:t>
      </w:r>
      <w:r w:rsidRPr="000665B4">
        <w:rPr>
          <w:rFonts w:ascii="宋体" w:eastAsia="宋体" w:hAnsi="宋体"/>
        </w:rPr>
        <w:t>补题区：</w:t>
      </w:r>
    </w:p>
    <w:p w:rsidR="00E34E1F" w:rsidRPr="000665B4" w:rsidRDefault="00E34E1F" w:rsidP="00E34E1F">
      <w:pPr>
        <w:rPr>
          <w:rFonts w:ascii="宋体" w:eastAsia="宋体" w:hAnsi="宋体"/>
        </w:rPr>
      </w:pPr>
    </w:p>
    <w:p w:rsidR="00E34E1F" w:rsidRPr="000665B4" w:rsidRDefault="00E34E1F" w:rsidP="00E34E1F">
      <w:pPr>
        <w:rPr>
          <w:rFonts w:ascii="宋体" w:eastAsia="宋体" w:hAnsi="宋体"/>
        </w:rPr>
      </w:pPr>
      <w:r w:rsidRPr="000665B4">
        <w:rPr>
          <w:rFonts w:ascii="宋体" w:eastAsia="宋体" w:hAnsi="宋体" w:hint="eastAsia"/>
        </w:rPr>
        <w:t>-</w:t>
      </w:r>
      <w:r w:rsidRPr="000665B4">
        <w:rPr>
          <w:rFonts w:ascii="宋体" w:eastAsia="宋体" w:hAnsi="宋体"/>
        </w:rPr>
        <w:t>-------------------</w:t>
      </w:r>
      <w:r w:rsidRPr="000665B4">
        <w:rPr>
          <w:rFonts w:ascii="宋体" w:eastAsia="宋体" w:hAnsi="宋体" w:hint="eastAsia"/>
        </w:rPr>
        <w:t>-</w:t>
      </w:r>
      <w:r w:rsidRPr="000665B4">
        <w:rPr>
          <w:rFonts w:ascii="宋体" w:eastAsia="宋体" w:hAnsi="宋体"/>
        </w:rPr>
        <w:t>-------分割线---------------------------------------------===============================================================================</w:t>
      </w:r>
    </w:p>
    <w:p w:rsidR="00F4247B" w:rsidRPr="000665B4" w:rsidRDefault="00F4247B" w:rsidP="00F4247B">
      <w:pPr>
        <w:rPr>
          <w:rFonts w:ascii="宋体" w:eastAsia="宋体" w:hAnsi="宋体"/>
        </w:rPr>
      </w:pPr>
      <w:r w:rsidRPr="000665B4">
        <w:rPr>
          <w:rFonts w:ascii="宋体" w:eastAsia="宋体" w:hAnsi="宋体" w:hint="eastAsia"/>
        </w:rPr>
        <w:t>对于计算几何，主要训练使用模板</w:t>
      </w:r>
    </w:p>
    <w:p w:rsidR="00325EC3" w:rsidRPr="000665B4" w:rsidRDefault="00325EC3" w:rsidP="00F4247B">
      <w:pPr>
        <w:rPr>
          <w:rFonts w:ascii="宋体" w:eastAsia="宋体" w:hAnsi="宋体"/>
        </w:rPr>
      </w:pPr>
      <w:r w:rsidRPr="000665B4">
        <w:rPr>
          <w:rFonts w:ascii="宋体" w:eastAsia="宋体" w:hAnsi="宋体" w:hint="eastAsia"/>
        </w:rPr>
        <w:t>对于图论（最短路、网络流、匹配）</w:t>
      </w:r>
      <w:r w:rsidR="00BC4A9F" w:rsidRPr="000665B4">
        <w:rPr>
          <w:rFonts w:ascii="宋体" w:eastAsia="宋体" w:hAnsi="宋体" w:hint="eastAsia"/>
        </w:rPr>
        <w:t>等建模题目</w:t>
      </w:r>
      <w:r w:rsidRPr="000665B4">
        <w:rPr>
          <w:rFonts w:ascii="宋体" w:eastAsia="宋体" w:hAnsi="宋体" w:hint="eastAsia"/>
        </w:rPr>
        <w:t>，第一次</w:t>
      </w:r>
      <w:r w:rsidR="007003AE" w:rsidRPr="000665B4">
        <w:rPr>
          <w:rFonts w:ascii="宋体" w:eastAsia="宋体" w:hAnsi="宋体" w:hint="eastAsia"/>
        </w:rPr>
        <w:t>学习</w:t>
      </w:r>
      <w:r w:rsidRPr="000665B4">
        <w:rPr>
          <w:rFonts w:ascii="宋体" w:eastAsia="宋体" w:hAnsi="宋体" w:hint="eastAsia"/>
        </w:rPr>
        <w:t>手写，之后训练使用模板</w:t>
      </w:r>
    </w:p>
    <w:p w:rsidR="00880B9E" w:rsidRPr="000665B4" w:rsidRDefault="00880B9E" w:rsidP="00F4247B">
      <w:pPr>
        <w:rPr>
          <w:rFonts w:ascii="宋体" w:eastAsia="宋体" w:hAnsi="宋体"/>
        </w:rPr>
      </w:pPr>
      <w:r w:rsidRPr="000665B4">
        <w:rPr>
          <w:rFonts w:ascii="宋体" w:eastAsia="宋体" w:hAnsi="宋体" w:hint="eastAsia"/>
        </w:rPr>
        <w:t>对于线段树</w:t>
      </w:r>
      <w:r w:rsidR="00336A8F" w:rsidRPr="000665B4">
        <w:rPr>
          <w:rFonts w:ascii="宋体" w:eastAsia="宋体" w:hAnsi="宋体" w:hint="eastAsia"/>
        </w:rPr>
        <w:t>、动态规划</w:t>
      </w:r>
      <w:r w:rsidR="008805B8" w:rsidRPr="000665B4">
        <w:rPr>
          <w:rFonts w:ascii="宋体" w:eastAsia="宋体" w:hAnsi="宋体" w:hint="eastAsia"/>
        </w:rPr>
        <w:t>、字符串算法</w:t>
      </w:r>
      <w:r w:rsidRPr="000665B4">
        <w:rPr>
          <w:rFonts w:ascii="宋体" w:eastAsia="宋体" w:hAnsi="宋体" w:hint="eastAsia"/>
        </w:rPr>
        <w:t>，全手写</w:t>
      </w:r>
    </w:p>
    <w:p w:rsidR="00722412" w:rsidRPr="000665B4" w:rsidRDefault="00722412" w:rsidP="00F4247B">
      <w:pPr>
        <w:rPr>
          <w:rFonts w:ascii="宋体" w:eastAsia="宋体" w:hAnsi="宋体"/>
        </w:rPr>
      </w:pPr>
      <w:r w:rsidRPr="000665B4">
        <w:rPr>
          <w:rFonts w:ascii="宋体" w:eastAsia="宋体" w:hAnsi="宋体" w:hint="eastAsia"/>
        </w:rPr>
        <w:t>使用模板必须注明使用方法</w:t>
      </w:r>
      <w:r w:rsidR="004A5A55" w:rsidRPr="000665B4">
        <w:rPr>
          <w:rFonts w:ascii="宋体" w:eastAsia="宋体" w:hAnsi="宋体" w:hint="eastAsia"/>
        </w:rPr>
        <w:t>，并收录进入</w:t>
      </w:r>
    </w:p>
    <w:p w:rsidR="0087588E" w:rsidRPr="000665B4" w:rsidRDefault="0087588E" w:rsidP="00F4247B">
      <w:pPr>
        <w:rPr>
          <w:rFonts w:ascii="宋体" w:eastAsia="宋体" w:hAnsi="宋体"/>
        </w:rPr>
      </w:pPr>
      <w:r w:rsidRPr="000665B4">
        <w:rPr>
          <w:rFonts w:ascii="宋体" w:eastAsia="宋体" w:hAnsi="宋体" w:hint="eastAsia"/>
        </w:rPr>
        <w:t>线段树掌握基本知识点后进入刷题巩固期（题目来源为学习区）</w:t>
      </w:r>
    </w:p>
    <w:p w:rsidR="0087588E" w:rsidRPr="000665B4" w:rsidRDefault="0087588E" w:rsidP="00F4247B">
      <w:pPr>
        <w:rPr>
          <w:rFonts w:ascii="宋体" w:eastAsia="宋体" w:hAnsi="宋体"/>
        </w:rPr>
      </w:pPr>
      <w:r w:rsidRPr="000665B4">
        <w:rPr>
          <w:rFonts w:ascii="宋体" w:eastAsia="宋体" w:hAnsi="宋体" w:hint="eastAsia"/>
        </w:rPr>
        <w:t>动态规划刷完基本题后进入学习期</w:t>
      </w:r>
    </w:p>
    <w:p w:rsidR="00E64714" w:rsidRPr="000665B4" w:rsidRDefault="00E64714" w:rsidP="00F4247B">
      <w:pPr>
        <w:rPr>
          <w:rFonts w:ascii="宋体" w:eastAsia="宋体" w:hAnsi="宋体"/>
        </w:rPr>
      </w:pPr>
      <w:r w:rsidRPr="000665B4">
        <w:rPr>
          <w:rFonts w:ascii="宋体" w:eastAsia="宋体" w:hAnsi="宋体" w:hint="eastAsia"/>
        </w:rPr>
        <w:t>同时51nod补充签到题来源、其他知识点的补充</w:t>
      </w:r>
    </w:p>
    <w:p w:rsidR="00453813" w:rsidRPr="000665B4" w:rsidRDefault="00453813" w:rsidP="00F4247B">
      <w:pPr>
        <w:rPr>
          <w:rFonts w:ascii="宋体" w:eastAsia="宋体" w:hAnsi="宋体"/>
        </w:rPr>
      </w:pPr>
      <w:r w:rsidRPr="000665B4">
        <w:rPr>
          <w:rFonts w:ascii="宋体" w:eastAsia="宋体" w:hAnsi="宋体" w:hint="eastAsia"/>
        </w:rPr>
        <w:t>多校</w:t>
      </w:r>
      <w:r w:rsidR="00AA597E" w:rsidRPr="000665B4">
        <w:rPr>
          <w:rFonts w:ascii="宋体" w:eastAsia="宋体" w:hAnsi="宋体" w:hint="eastAsia"/>
        </w:rPr>
        <w:t>提供</w:t>
      </w:r>
      <w:r w:rsidRPr="000665B4">
        <w:rPr>
          <w:rFonts w:ascii="宋体" w:eastAsia="宋体" w:hAnsi="宋体" w:hint="eastAsia"/>
        </w:rPr>
        <w:t>比赛真题</w:t>
      </w:r>
      <w:r w:rsidR="00933EA3" w:rsidRPr="000665B4">
        <w:rPr>
          <w:rFonts w:ascii="宋体" w:eastAsia="宋体" w:hAnsi="宋体" w:hint="eastAsia"/>
        </w:rPr>
        <w:t>（检验）</w:t>
      </w:r>
    </w:p>
    <w:p w:rsidR="00EA7565" w:rsidRPr="000665B4" w:rsidRDefault="00F4247B" w:rsidP="00FA374A">
      <w:pPr>
        <w:rPr>
          <w:rFonts w:ascii="宋体" w:eastAsia="宋体" w:hAnsi="宋体"/>
          <w:b/>
        </w:rPr>
      </w:pPr>
      <w:r w:rsidRPr="000665B4">
        <w:rPr>
          <w:rFonts w:ascii="宋体" w:eastAsia="宋体" w:hAnsi="宋体" w:hint="eastAsia"/>
          <w:b/>
        </w:rPr>
        <w:t xml:space="preserve">7月 </w:t>
      </w:r>
      <w:r w:rsidRPr="000665B4">
        <w:rPr>
          <w:rFonts w:ascii="宋体" w:eastAsia="宋体" w:hAnsi="宋体"/>
          <w:b/>
        </w:rPr>
        <w:t>12</w:t>
      </w:r>
      <w:r w:rsidRPr="000665B4">
        <w:rPr>
          <w:rFonts w:ascii="宋体" w:eastAsia="宋体" w:hAnsi="宋体" w:hint="eastAsia"/>
          <w:b/>
        </w:rPr>
        <w:t>日</w:t>
      </w:r>
    </w:p>
    <w:p w:rsidR="00EA7565" w:rsidRPr="000665B4" w:rsidRDefault="00EA7565" w:rsidP="00EA7565">
      <w:pPr>
        <w:rPr>
          <w:rFonts w:ascii="宋体" w:eastAsia="宋体" w:hAnsi="宋体"/>
        </w:rPr>
      </w:pPr>
      <w:r w:rsidRPr="000665B4">
        <w:rPr>
          <w:rFonts w:ascii="宋体" w:eastAsia="宋体" w:hAnsi="宋体" w:hint="eastAsia"/>
        </w:rPr>
        <w:t>签到</w:t>
      </w:r>
      <w:r w:rsidRPr="000665B4">
        <w:rPr>
          <w:rFonts w:ascii="宋体" w:eastAsia="宋体" w:hAnsi="宋体"/>
        </w:rPr>
        <w:t>-51nod-1298-1265-1264-1459</w:t>
      </w:r>
    </w:p>
    <w:p w:rsidR="00EA7565" w:rsidRPr="000665B4" w:rsidRDefault="00EA7565" w:rsidP="00EA7565">
      <w:pPr>
        <w:rPr>
          <w:rFonts w:ascii="宋体" w:eastAsia="宋体" w:hAnsi="宋体"/>
        </w:rPr>
      </w:pPr>
      <w:r w:rsidRPr="000665B4">
        <w:rPr>
          <w:rFonts w:ascii="宋体" w:eastAsia="宋体" w:hAnsi="宋体" w:hint="eastAsia"/>
        </w:rPr>
        <w:t>铜牌</w:t>
      </w:r>
      <w:r w:rsidRPr="000665B4">
        <w:rPr>
          <w:rFonts w:ascii="宋体" w:eastAsia="宋体" w:hAnsi="宋体"/>
        </w:rPr>
        <w:t>-hdu-5862-5863-5860</w:t>
      </w:r>
    </w:p>
    <w:p w:rsidR="00EA7565" w:rsidRPr="000665B4" w:rsidRDefault="00EA7565" w:rsidP="00EA7565">
      <w:pPr>
        <w:rPr>
          <w:rFonts w:ascii="宋体" w:eastAsia="宋体" w:hAnsi="宋体"/>
        </w:rPr>
      </w:pPr>
      <w:r w:rsidRPr="000665B4">
        <w:rPr>
          <w:rFonts w:ascii="宋体" w:eastAsia="宋体" w:hAnsi="宋体" w:hint="eastAsia"/>
        </w:rPr>
        <w:lastRenderedPageBreak/>
        <w:t>专项</w:t>
      </w:r>
      <w:r w:rsidRPr="000665B4">
        <w:rPr>
          <w:rFonts w:ascii="宋体" w:eastAsia="宋体" w:hAnsi="宋体"/>
        </w:rPr>
        <w:t>-线段树-POJ3667-HDU1542-POJ2155</w:t>
      </w:r>
    </w:p>
    <w:p w:rsidR="00EA7565" w:rsidRPr="000665B4" w:rsidRDefault="00EA7565" w:rsidP="00EA7565">
      <w:pPr>
        <w:rPr>
          <w:rFonts w:ascii="宋体" w:eastAsia="宋体" w:hAnsi="宋体"/>
        </w:rPr>
      </w:pPr>
      <w:r w:rsidRPr="000665B4">
        <w:rPr>
          <w:rFonts w:ascii="宋体" w:eastAsia="宋体" w:hAnsi="宋体" w:hint="eastAsia"/>
        </w:rPr>
        <w:t>顺序</w:t>
      </w:r>
    </w:p>
    <w:p w:rsidR="00EA7565" w:rsidRPr="000665B4" w:rsidRDefault="00EA7565" w:rsidP="00EA7565">
      <w:pPr>
        <w:rPr>
          <w:rFonts w:ascii="宋体" w:eastAsia="宋体" w:hAnsi="宋体"/>
        </w:rPr>
      </w:pPr>
      <w:r w:rsidRPr="000665B4">
        <w:rPr>
          <w:rFonts w:ascii="宋体" w:eastAsia="宋体" w:hAnsi="宋体"/>
        </w:rPr>
        <w:t>51nod-1298-1265-1264</w:t>
      </w:r>
    </w:p>
    <w:p w:rsidR="00EA7565" w:rsidRPr="000665B4" w:rsidRDefault="00EA7565" w:rsidP="00EA7565">
      <w:pPr>
        <w:rPr>
          <w:rFonts w:ascii="宋体" w:eastAsia="宋体" w:hAnsi="宋体"/>
        </w:rPr>
      </w:pPr>
      <w:r w:rsidRPr="000665B4">
        <w:rPr>
          <w:rFonts w:ascii="宋体" w:eastAsia="宋体" w:hAnsi="宋体"/>
        </w:rPr>
        <w:t>51nod-1459</w:t>
      </w:r>
    </w:p>
    <w:p w:rsidR="00EA7565" w:rsidRPr="000665B4" w:rsidRDefault="00EA7565" w:rsidP="00EA7565">
      <w:pPr>
        <w:rPr>
          <w:rFonts w:ascii="宋体" w:eastAsia="宋体" w:hAnsi="宋体"/>
        </w:rPr>
      </w:pPr>
      <w:r w:rsidRPr="000665B4">
        <w:rPr>
          <w:rFonts w:ascii="宋体" w:eastAsia="宋体" w:hAnsi="宋体"/>
        </w:rPr>
        <w:t>POJ3667-HDU1542-POJ2155</w:t>
      </w:r>
    </w:p>
    <w:p w:rsidR="00EA7565" w:rsidRPr="000665B4" w:rsidRDefault="00EA7565" w:rsidP="00EA7565">
      <w:pPr>
        <w:rPr>
          <w:rFonts w:ascii="宋体" w:eastAsia="宋体" w:hAnsi="宋体"/>
        </w:rPr>
      </w:pPr>
      <w:r w:rsidRPr="000665B4">
        <w:rPr>
          <w:rFonts w:ascii="宋体" w:eastAsia="宋体" w:hAnsi="宋体"/>
        </w:rPr>
        <w:t>hdu-5862</w:t>
      </w:r>
    </w:p>
    <w:p w:rsidR="00EA7565" w:rsidRPr="000665B4" w:rsidRDefault="00EA7565" w:rsidP="00EA7565">
      <w:pPr>
        <w:rPr>
          <w:rFonts w:ascii="宋体" w:eastAsia="宋体" w:hAnsi="宋体"/>
        </w:rPr>
      </w:pPr>
      <w:r w:rsidRPr="000665B4">
        <w:rPr>
          <w:rFonts w:ascii="宋体" w:eastAsia="宋体" w:hAnsi="宋体"/>
        </w:rPr>
        <w:t>hdu-5863-5860</w:t>
      </w:r>
    </w:p>
    <w:p w:rsidR="00921534" w:rsidRPr="000665B4" w:rsidRDefault="00921534" w:rsidP="00FA374A">
      <w:pPr>
        <w:rPr>
          <w:rFonts w:ascii="宋体" w:eastAsia="宋体" w:hAnsi="宋体"/>
          <w:b/>
        </w:rPr>
      </w:pPr>
      <w:r w:rsidRPr="000665B4">
        <w:rPr>
          <w:rFonts w:ascii="宋体" w:eastAsia="宋体" w:hAnsi="宋体" w:hint="eastAsia"/>
          <w:b/>
        </w:rPr>
        <w:t xml:space="preserve">7月 </w:t>
      </w:r>
      <w:r w:rsidRPr="000665B4">
        <w:rPr>
          <w:rFonts w:ascii="宋体" w:eastAsia="宋体" w:hAnsi="宋体"/>
          <w:b/>
        </w:rPr>
        <w:t>13</w:t>
      </w:r>
      <w:r w:rsidRPr="000665B4">
        <w:rPr>
          <w:rFonts w:ascii="宋体" w:eastAsia="宋体" w:hAnsi="宋体" w:hint="eastAsia"/>
          <w:b/>
        </w:rPr>
        <w:t>日</w:t>
      </w:r>
    </w:p>
    <w:p w:rsidR="00A65169" w:rsidRPr="000665B4" w:rsidRDefault="00A65169" w:rsidP="00034BD5">
      <w:pPr>
        <w:rPr>
          <w:rFonts w:ascii="宋体" w:eastAsia="宋体" w:hAnsi="宋体"/>
        </w:rPr>
      </w:pPr>
      <w:r w:rsidRPr="000665B4">
        <w:rPr>
          <w:rFonts w:ascii="宋体" w:eastAsia="宋体" w:hAnsi="宋体" w:hint="eastAsia"/>
        </w:rPr>
        <w:t>上午（签到）-下午（线段树专项）</w:t>
      </w:r>
      <w:r w:rsidR="001F3637" w:rsidRPr="000665B4">
        <w:rPr>
          <w:rFonts w:ascii="宋体" w:eastAsia="宋体" w:hAnsi="宋体" w:hint="eastAsia"/>
        </w:rPr>
        <w:t>-铜牌题</w:t>
      </w:r>
    </w:p>
    <w:p w:rsidR="00034BD5" w:rsidRPr="000665B4" w:rsidRDefault="00034BD5" w:rsidP="00034BD5">
      <w:pPr>
        <w:rPr>
          <w:rFonts w:ascii="宋体" w:eastAsia="宋体" w:hAnsi="宋体"/>
        </w:rPr>
      </w:pPr>
      <w:r w:rsidRPr="000665B4">
        <w:rPr>
          <w:rFonts w:ascii="宋体" w:eastAsia="宋体" w:hAnsi="宋体"/>
        </w:rPr>
        <w:t>51nod-1265-1264</w:t>
      </w:r>
      <w:r w:rsidR="0006245C" w:rsidRPr="000665B4">
        <w:rPr>
          <w:rFonts w:ascii="宋体" w:eastAsia="宋体" w:hAnsi="宋体"/>
        </w:rPr>
        <w:t>-1459</w:t>
      </w:r>
    </w:p>
    <w:p w:rsidR="00BB7F60" w:rsidRPr="000665B4" w:rsidRDefault="00BB7F60" w:rsidP="00BB7F60">
      <w:pPr>
        <w:rPr>
          <w:rFonts w:ascii="宋体" w:eastAsia="宋体" w:hAnsi="宋体"/>
        </w:rPr>
      </w:pPr>
      <w:r w:rsidRPr="000665B4">
        <w:rPr>
          <w:rFonts w:ascii="宋体" w:eastAsia="宋体" w:hAnsi="宋体" w:hint="eastAsia"/>
        </w:rPr>
        <w:t>UVA-567- ACM作业20180502-签到/铜</w:t>
      </w:r>
    </w:p>
    <w:p w:rsidR="00BB7F60" w:rsidRPr="000665B4" w:rsidRDefault="00BB7F60" w:rsidP="00034BD5">
      <w:pPr>
        <w:rPr>
          <w:rFonts w:ascii="宋体" w:eastAsia="宋体" w:hAnsi="宋体"/>
        </w:rPr>
      </w:pPr>
      <w:r w:rsidRPr="000665B4">
        <w:rPr>
          <w:rFonts w:ascii="宋体" w:eastAsia="宋体" w:hAnsi="宋体"/>
        </w:rPr>
        <w:t>UVA-762</w:t>
      </w:r>
      <w:r w:rsidRPr="000665B4">
        <w:rPr>
          <w:rFonts w:ascii="宋体" w:eastAsia="宋体" w:hAnsi="宋体" w:hint="eastAsia"/>
        </w:rPr>
        <w:t>- ACM作业20180502-签到/铜</w:t>
      </w:r>
    </w:p>
    <w:p w:rsidR="00034BD5" w:rsidRPr="000665B4" w:rsidRDefault="00034BD5" w:rsidP="00034BD5">
      <w:pPr>
        <w:rPr>
          <w:rFonts w:ascii="宋体" w:eastAsia="宋体" w:hAnsi="宋体"/>
        </w:rPr>
      </w:pPr>
      <w:r w:rsidRPr="000665B4">
        <w:rPr>
          <w:rFonts w:ascii="宋体" w:eastAsia="宋体" w:hAnsi="宋体"/>
        </w:rPr>
        <w:t>HDU1542-POJ2155</w:t>
      </w:r>
    </w:p>
    <w:p w:rsidR="00921534" w:rsidRPr="000665B4" w:rsidRDefault="00034BD5" w:rsidP="00EA7565">
      <w:pPr>
        <w:rPr>
          <w:rFonts w:ascii="宋体" w:eastAsia="宋体" w:hAnsi="宋体"/>
        </w:rPr>
      </w:pPr>
      <w:r w:rsidRPr="000665B4">
        <w:rPr>
          <w:rFonts w:ascii="宋体" w:eastAsia="宋体" w:hAnsi="宋体"/>
        </w:rPr>
        <w:t>hdu-5862</w:t>
      </w:r>
      <w:r w:rsidR="00FB1A5C" w:rsidRPr="000665B4">
        <w:rPr>
          <w:rFonts w:ascii="宋体" w:eastAsia="宋体" w:hAnsi="宋体"/>
        </w:rPr>
        <w:t>-5863-5860</w:t>
      </w:r>
    </w:p>
    <w:p w:rsidR="00565E0D" w:rsidRPr="000665B4" w:rsidRDefault="00565E0D" w:rsidP="00FA374A">
      <w:pPr>
        <w:rPr>
          <w:rFonts w:ascii="宋体" w:eastAsia="宋体" w:hAnsi="宋体"/>
          <w:b/>
        </w:rPr>
      </w:pPr>
      <w:r w:rsidRPr="000665B4">
        <w:rPr>
          <w:rFonts w:ascii="宋体" w:eastAsia="宋体" w:hAnsi="宋体" w:hint="eastAsia"/>
          <w:b/>
        </w:rPr>
        <w:t xml:space="preserve">7月 </w:t>
      </w:r>
      <w:r w:rsidRPr="000665B4">
        <w:rPr>
          <w:rFonts w:ascii="宋体" w:eastAsia="宋体" w:hAnsi="宋体"/>
          <w:b/>
        </w:rPr>
        <w:t>14</w:t>
      </w:r>
      <w:r w:rsidRPr="000665B4">
        <w:rPr>
          <w:rFonts w:ascii="宋体" w:eastAsia="宋体" w:hAnsi="宋体" w:hint="eastAsia"/>
          <w:b/>
        </w:rPr>
        <w:t>日</w:t>
      </w:r>
    </w:p>
    <w:p w:rsidR="006C6C7C" w:rsidRPr="000665B4" w:rsidRDefault="006C6C7C" w:rsidP="00EA7565">
      <w:pPr>
        <w:rPr>
          <w:rFonts w:ascii="宋体" w:eastAsia="宋体" w:hAnsi="宋体"/>
        </w:rPr>
      </w:pPr>
      <w:r w:rsidRPr="000665B4">
        <w:rPr>
          <w:rFonts w:ascii="宋体" w:eastAsia="宋体" w:hAnsi="宋体" w:hint="eastAsia"/>
        </w:rPr>
        <w:t>上午-签到&amp;动态规划专项-下午-多校铜牌题</w:t>
      </w:r>
    </w:p>
    <w:p w:rsidR="00565E0D" w:rsidRPr="000665B4" w:rsidRDefault="0015489F" w:rsidP="00EA7565">
      <w:pPr>
        <w:rPr>
          <w:rFonts w:ascii="宋体" w:eastAsia="宋体" w:hAnsi="宋体"/>
        </w:rPr>
      </w:pPr>
      <w:r w:rsidRPr="000665B4">
        <w:rPr>
          <w:rFonts w:ascii="宋体" w:eastAsia="宋体" w:hAnsi="宋体"/>
        </w:rPr>
        <w:t>51nod-1459</w:t>
      </w:r>
      <w:r w:rsidR="00CE7F3A" w:rsidRPr="000665B4">
        <w:rPr>
          <w:rFonts w:ascii="宋体" w:eastAsia="宋体" w:hAnsi="宋体" w:hint="eastAsia"/>
        </w:rPr>
        <w:t>-签到</w:t>
      </w:r>
    </w:p>
    <w:p w:rsidR="0015489F" w:rsidRPr="000665B4" w:rsidRDefault="0015489F" w:rsidP="0015489F">
      <w:pPr>
        <w:rPr>
          <w:rFonts w:ascii="宋体" w:eastAsia="宋体" w:hAnsi="宋体"/>
        </w:rPr>
      </w:pPr>
      <w:r w:rsidRPr="000665B4">
        <w:rPr>
          <w:rFonts w:ascii="宋体" w:eastAsia="宋体" w:hAnsi="宋体" w:hint="eastAsia"/>
        </w:rPr>
        <w:t>UVA-567- ACM作业20180502-签到</w:t>
      </w:r>
    </w:p>
    <w:p w:rsidR="0015489F" w:rsidRPr="000665B4" w:rsidRDefault="0015489F" w:rsidP="0015489F">
      <w:pPr>
        <w:rPr>
          <w:rFonts w:ascii="宋体" w:eastAsia="宋体" w:hAnsi="宋体"/>
        </w:rPr>
      </w:pPr>
      <w:r w:rsidRPr="000665B4">
        <w:rPr>
          <w:rFonts w:ascii="宋体" w:eastAsia="宋体" w:hAnsi="宋体"/>
        </w:rPr>
        <w:t>UVA-762</w:t>
      </w:r>
      <w:r w:rsidRPr="000665B4">
        <w:rPr>
          <w:rFonts w:ascii="宋体" w:eastAsia="宋体" w:hAnsi="宋体" w:hint="eastAsia"/>
        </w:rPr>
        <w:t>- ACM作业20180502-签到</w:t>
      </w:r>
    </w:p>
    <w:p w:rsidR="00A70E0B" w:rsidRPr="000665B4" w:rsidRDefault="00A70E0B" w:rsidP="00A70E0B">
      <w:pPr>
        <w:rPr>
          <w:rFonts w:ascii="宋体" w:eastAsia="宋体" w:hAnsi="宋体"/>
        </w:rPr>
      </w:pPr>
      <w:r w:rsidRPr="000665B4">
        <w:rPr>
          <w:rFonts w:ascii="宋体" w:eastAsia="宋体" w:hAnsi="宋体"/>
        </w:rPr>
        <w:t>HDU-2602</w:t>
      </w:r>
      <w:r w:rsidRPr="000665B4">
        <w:rPr>
          <w:rFonts w:ascii="宋体" w:eastAsia="宋体" w:hAnsi="宋体" w:hint="eastAsia"/>
        </w:rPr>
        <w:t>- ACM作业20180502-签到</w:t>
      </w:r>
    </w:p>
    <w:p w:rsidR="00A70E0B" w:rsidRPr="000665B4" w:rsidRDefault="00A70E0B" w:rsidP="00A70E0B">
      <w:pPr>
        <w:rPr>
          <w:rFonts w:ascii="宋体" w:eastAsia="宋体" w:hAnsi="宋体"/>
        </w:rPr>
      </w:pPr>
      <w:r w:rsidRPr="000665B4">
        <w:rPr>
          <w:rFonts w:ascii="宋体" w:eastAsia="宋体" w:hAnsi="宋体"/>
        </w:rPr>
        <w:t>HDU-1176</w:t>
      </w:r>
      <w:r w:rsidRPr="000665B4">
        <w:rPr>
          <w:rFonts w:ascii="宋体" w:eastAsia="宋体" w:hAnsi="宋体" w:hint="eastAsia"/>
        </w:rPr>
        <w:t>- ACM作业20180502-签到</w:t>
      </w:r>
    </w:p>
    <w:p w:rsidR="00A70E0B" w:rsidRPr="000665B4" w:rsidRDefault="00A70E0B" w:rsidP="0015489F">
      <w:pPr>
        <w:rPr>
          <w:rFonts w:ascii="宋体" w:eastAsia="宋体" w:hAnsi="宋体"/>
        </w:rPr>
      </w:pPr>
      <w:r w:rsidRPr="000665B4">
        <w:rPr>
          <w:rFonts w:ascii="宋体" w:eastAsia="宋体" w:hAnsi="宋体" w:hint="eastAsia"/>
        </w:rPr>
        <w:t>HDU-1114- ACM作业20180502-签到</w:t>
      </w:r>
    </w:p>
    <w:p w:rsidR="0015489F" w:rsidRPr="000665B4" w:rsidRDefault="00C6637D" w:rsidP="0015489F">
      <w:pPr>
        <w:rPr>
          <w:rFonts w:ascii="宋体" w:eastAsia="宋体" w:hAnsi="宋体"/>
        </w:rPr>
      </w:pPr>
      <w:r w:rsidRPr="000665B4">
        <w:rPr>
          <w:rFonts w:ascii="宋体" w:eastAsia="宋体" w:hAnsi="宋体"/>
        </w:rPr>
        <w:t>hdu-5862-5863-5860</w:t>
      </w:r>
      <w:r w:rsidR="009B24F4" w:rsidRPr="000665B4">
        <w:rPr>
          <w:rFonts w:ascii="宋体" w:eastAsia="宋体" w:hAnsi="宋体"/>
        </w:rPr>
        <w:t>-</w:t>
      </w:r>
      <w:r w:rsidR="009B24F4" w:rsidRPr="000665B4">
        <w:rPr>
          <w:rFonts w:ascii="宋体" w:eastAsia="宋体" w:hAnsi="宋体" w:hint="eastAsia"/>
        </w:rPr>
        <w:t>铜</w:t>
      </w:r>
    </w:p>
    <w:p w:rsidR="00C6637D" w:rsidRPr="000665B4" w:rsidRDefault="00C6637D" w:rsidP="0015489F">
      <w:pPr>
        <w:rPr>
          <w:rFonts w:ascii="宋体" w:eastAsia="宋体" w:hAnsi="宋体"/>
        </w:rPr>
      </w:pPr>
      <w:r w:rsidRPr="000665B4">
        <w:rPr>
          <w:rFonts w:ascii="宋体" w:eastAsia="宋体" w:hAnsi="宋体"/>
        </w:rPr>
        <w:t>POJ</w:t>
      </w:r>
      <w:r w:rsidR="0000595D" w:rsidRPr="000665B4">
        <w:rPr>
          <w:rFonts w:ascii="宋体" w:eastAsia="宋体" w:hAnsi="宋体"/>
        </w:rPr>
        <w:t>-</w:t>
      </w:r>
      <w:r w:rsidRPr="000665B4">
        <w:rPr>
          <w:rFonts w:ascii="宋体" w:eastAsia="宋体" w:hAnsi="宋体"/>
        </w:rPr>
        <w:t>2155</w:t>
      </w:r>
      <w:r w:rsidR="008544B6" w:rsidRPr="000665B4">
        <w:rPr>
          <w:rFonts w:ascii="宋体" w:eastAsia="宋体" w:hAnsi="宋体" w:hint="eastAsia"/>
        </w:rPr>
        <w:t>-线段树专项</w:t>
      </w:r>
    </w:p>
    <w:p w:rsidR="008D7447" w:rsidRPr="000665B4" w:rsidRDefault="00345A15" w:rsidP="00FA374A">
      <w:pPr>
        <w:rPr>
          <w:rFonts w:ascii="宋体" w:eastAsia="宋体" w:hAnsi="宋体"/>
          <w:b/>
        </w:rPr>
      </w:pPr>
      <w:r w:rsidRPr="000665B4">
        <w:rPr>
          <w:rFonts w:ascii="宋体" w:eastAsia="宋体" w:hAnsi="宋体" w:hint="eastAsia"/>
          <w:b/>
        </w:rPr>
        <w:t xml:space="preserve">7月 </w:t>
      </w:r>
      <w:r w:rsidRPr="000665B4">
        <w:rPr>
          <w:rFonts w:ascii="宋体" w:eastAsia="宋体" w:hAnsi="宋体"/>
          <w:b/>
        </w:rPr>
        <w:t>15</w:t>
      </w:r>
      <w:r w:rsidRPr="000665B4">
        <w:rPr>
          <w:rFonts w:ascii="宋体" w:eastAsia="宋体" w:hAnsi="宋体" w:hint="eastAsia"/>
          <w:b/>
        </w:rPr>
        <w:t>日</w:t>
      </w:r>
    </w:p>
    <w:p w:rsidR="006E7EAC" w:rsidRPr="000665B4" w:rsidRDefault="006E7EAC" w:rsidP="006E7EAC">
      <w:pPr>
        <w:rPr>
          <w:rFonts w:ascii="宋体" w:eastAsia="宋体" w:hAnsi="宋体"/>
        </w:rPr>
      </w:pPr>
      <w:r w:rsidRPr="000665B4">
        <w:rPr>
          <w:rFonts w:ascii="宋体" w:eastAsia="宋体" w:hAnsi="宋体"/>
        </w:rPr>
        <w:t>hihocoder编程练习赛68 12点-14点30</w:t>
      </w:r>
    </w:p>
    <w:p w:rsidR="00033A1D" w:rsidRPr="000665B4" w:rsidRDefault="006E7EAC" w:rsidP="006E7EAC">
      <w:pPr>
        <w:rPr>
          <w:rFonts w:ascii="宋体" w:eastAsia="宋体" w:hAnsi="宋体"/>
        </w:rPr>
      </w:pPr>
      <w:r w:rsidRPr="000665B4">
        <w:rPr>
          <w:rFonts w:ascii="宋体" w:eastAsia="宋体" w:hAnsi="宋体"/>
        </w:rPr>
        <w:t>hihocoder挑战赛34 18点-20点</w:t>
      </w:r>
    </w:p>
    <w:p w:rsidR="00E31207" w:rsidRPr="000665B4" w:rsidRDefault="00E31207" w:rsidP="006E7EAC">
      <w:pPr>
        <w:rPr>
          <w:rFonts w:ascii="宋体" w:eastAsia="宋体" w:hAnsi="宋体"/>
        </w:rPr>
      </w:pPr>
      <w:r w:rsidRPr="000665B4">
        <w:rPr>
          <w:rFonts w:ascii="宋体" w:eastAsia="宋体" w:hAnsi="宋体" w:hint="eastAsia"/>
        </w:rPr>
        <w:t>HDU-</w:t>
      </w:r>
      <w:r w:rsidRPr="000665B4">
        <w:rPr>
          <w:rFonts w:ascii="宋体" w:eastAsia="宋体" w:hAnsi="宋体"/>
        </w:rPr>
        <w:t>2018</w:t>
      </w:r>
      <w:r w:rsidRPr="000665B4">
        <w:rPr>
          <w:rFonts w:ascii="宋体" w:eastAsia="宋体" w:hAnsi="宋体" w:hint="eastAsia"/>
        </w:rPr>
        <w:t>-动规专项</w:t>
      </w:r>
    </w:p>
    <w:p w:rsidR="00CA0890" w:rsidRPr="000665B4" w:rsidRDefault="00CA0890" w:rsidP="00CA0890">
      <w:pPr>
        <w:rPr>
          <w:rFonts w:ascii="宋体" w:eastAsia="宋体" w:hAnsi="宋体"/>
        </w:rPr>
      </w:pPr>
      <w:r w:rsidRPr="000665B4">
        <w:rPr>
          <w:rFonts w:ascii="宋体" w:eastAsia="宋体" w:hAnsi="宋体" w:hint="eastAsia"/>
        </w:rPr>
        <w:t>HDU-3923-</w:t>
      </w:r>
      <w:r w:rsidRPr="000665B4">
        <w:rPr>
          <w:rFonts w:ascii="宋体" w:eastAsia="宋体" w:hAnsi="宋体"/>
        </w:rPr>
        <w:t>ACM</w:t>
      </w:r>
      <w:r w:rsidRPr="000665B4">
        <w:rPr>
          <w:rFonts w:ascii="宋体" w:eastAsia="宋体" w:hAnsi="宋体" w:hint="eastAsia"/>
        </w:rPr>
        <w:t>作业20180613</w:t>
      </w:r>
      <w:r w:rsidRPr="000665B4">
        <w:rPr>
          <w:rFonts w:ascii="宋体" w:eastAsia="宋体" w:hAnsi="宋体"/>
        </w:rPr>
        <w:t>-</w:t>
      </w:r>
      <w:r w:rsidR="00091304" w:rsidRPr="000665B4">
        <w:rPr>
          <w:rFonts w:ascii="宋体" w:eastAsia="宋体" w:hAnsi="宋体" w:hint="eastAsia"/>
        </w:rPr>
        <w:t>-数学专项（Polya定理）</w:t>
      </w:r>
    </w:p>
    <w:p w:rsidR="00CA0890" w:rsidRPr="000665B4" w:rsidRDefault="00CA0890" w:rsidP="00555569">
      <w:pPr>
        <w:rPr>
          <w:rFonts w:ascii="宋体" w:eastAsia="宋体" w:hAnsi="宋体"/>
        </w:rPr>
      </w:pPr>
      <w:r w:rsidRPr="000665B4">
        <w:rPr>
          <w:rFonts w:ascii="宋体" w:eastAsia="宋体" w:hAnsi="宋体" w:hint="eastAsia"/>
        </w:rPr>
        <w:t>HDU-1114- ACM作业20180502-签到</w:t>
      </w:r>
    </w:p>
    <w:p w:rsidR="00CA0890" w:rsidRPr="000665B4" w:rsidRDefault="00CA0890" w:rsidP="00555569">
      <w:pPr>
        <w:rPr>
          <w:rFonts w:ascii="宋体" w:eastAsia="宋体" w:hAnsi="宋体"/>
        </w:rPr>
      </w:pPr>
      <w:r w:rsidRPr="000665B4">
        <w:rPr>
          <w:rFonts w:ascii="宋体" w:eastAsia="宋体" w:hAnsi="宋体"/>
        </w:rPr>
        <w:t>POJ-3259</w:t>
      </w:r>
      <w:r w:rsidRPr="000665B4">
        <w:rPr>
          <w:rFonts w:ascii="宋体" w:eastAsia="宋体" w:hAnsi="宋体" w:hint="eastAsia"/>
        </w:rPr>
        <w:t>-ACM作业20180509-签到</w:t>
      </w:r>
    </w:p>
    <w:p w:rsidR="00CA0890" w:rsidRPr="000665B4" w:rsidRDefault="00CA0890" w:rsidP="00555569">
      <w:pPr>
        <w:rPr>
          <w:rFonts w:ascii="宋体" w:eastAsia="宋体" w:hAnsi="宋体"/>
        </w:rPr>
      </w:pPr>
      <w:r w:rsidRPr="000665B4">
        <w:rPr>
          <w:rFonts w:ascii="宋体" w:eastAsia="宋体" w:hAnsi="宋体" w:hint="eastAsia"/>
        </w:rPr>
        <w:t>HDU-1812-ACM作业20180613</w:t>
      </w:r>
      <w:r w:rsidRPr="000665B4">
        <w:rPr>
          <w:rFonts w:ascii="宋体" w:eastAsia="宋体" w:hAnsi="宋体"/>
        </w:rPr>
        <w:t>-</w:t>
      </w:r>
      <w:r w:rsidRPr="000665B4">
        <w:rPr>
          <w:rFonts w:ascii="宋体" w:eastAsia="宋体" w:hAnsi="宋体" w:hint="eastAsia"/>
        </w:rPr>
        <w:t>签到</w:t>
      </w:r>
    </w:p>
    <w:p w:rsidR="00555569" w:rsidRPr="000665B4" w:rsidRDefault="00555569" w:rsidP="00555569">
      <w:pPr>
        <w:rPr>
          <w:rFonts w:ascii="宋体" w:eastAsia="宋体" w:hAnsi="宋体"/>
        </w:rPr>
      </w:pPr>
      <w:r w:rsidRPr="000665B4">
        <w:rPr>
          <w:rFonts w:ascii="宋体" w:eastAsia="宋体" w:hAnsi="宋体"/>
        </w:rPr>
        <w:t>POJ-3169</w:t>
      </w:r>
      <w:r w:rsidRPr="000665B4">
        <w:rPr>
          <w:rFonts w:ascii="宋体" w:eastAsia="宋体" w:hAnsi="宋体" w:hint="eastAsia"/>
        </w:rPr>
        <w:t>-ACM作业20180509-签到</w:t>
      </w:r>
    </w:p>
    <w:p w:rsidR="0047394D" w:rsidRPr="000665B4" w:rsidRDefault="0047394D" w:rsidP="0047394D">
      <w:pPr>
        <w:rPr>
          <w:rFonts w:ascii="宋体" w:eastAsia="宋体" w:hAnsi="宋体"/>
        </w:rPr>
      </w:pPr>
      <w:r w:rsidRPr="000665B4">
        <w:rPr>
          <w:rFonts w:ascii="宋体" w:eastAsia="宋体" w:hAnsi="宋体"/>
        </w:rPr>
        <w:t>hdu</w:t>
      </w:r>
      <w:r w:rsidRPr="000665B4">
        <w:rPr>
          <w:rFonts w:ascii="宋体" w:eastAsia="宋体" w:hAnsi="宋体" w:hint="eastAsia"/>
        </w:rPr>
        <w:t>-</w:t>
      </w:r>
      <w:r w:rsidRPr="000665B4">
        <w:rPr>
          <w:rFonts w:ascii="宋体" w:eastAsia="宋体" w:hAnsi="宋体"/>
        </w:rPr>
        <w:t>3308</w:t>
      </w:r>
    </w:p>
    <w:p w:rsidR="00CB14CA" w:rsidRPr="000665B4" w:rsidRDefault="0047394D" w:rsidP="00CB14CA">
      <w:pPr>
        <w:rPr>
          <w:rFonts w:ascii="宋体" w:eastAsia="宋体" w:hAnsi="宋体"/>
        </w:rPr>
      </w:pPr>
      <w:r w:rsidRPr="000665B4">
        <w:rPr>
          <w:rFonts w:ascii="宋体" w:eastAsia="宋体" w:hAnsi="宋体"/>
        </w:rPr>
        <w:t>HDU</w:t>
      </w:r>
      <w:r w:rsidR="00CB14CA" w:rsidRPr="000665B4">
        <w:rPr>
          <w:rFonts w:ascii="宋体" w:eastAsia="宋体" w:hAnsi="宋体"/>
        </w:rPr>
        <w:t>-5863-5860-</w:t>
      </w:r>
      <w:r w:rsidR="00CB14CA" w:rsidRPr="000665B4">
        <w:rPr>
          <w:rFonts w:ascii="宋体" w:eastAsia="宋体" w:hAnsi="宋体" w:hint="eastAsia"/>
        </w:rPr>
        <w:t>铜</w:t>
      </w:r>
    </w:p>
    <w:p w:rsidR="00345A15" w:rsidRPr="000665B4" w:rsidRDefault="00CB14CA" w:rsidP="0015489F">
      <w:pPr>
        <w:rPr>
          <w:rFonts w:ascii="宋体" w:eastAsia="宋体" w:hAnsi="宋体"/>
        </w:rPr>
      </w:pPr>
      <w:r w:rsidRPr="000665B4">
        <w:rPr>
          <w:rFonts w:ascii="宋体" w:eastAsia="宋体" w:hAnsi="宋体"/>
        </w:rPr>
        <w:t>POJ-2155</w:t>
      </w:r>
      <w:r w:rsidRPr="000665B4">
        <w:rPr>
          <w:rFonts w:ascii="宋体" w:eastAsia="宋体" w:hAnsi="宋体" w:hint="eastAsia"/>
        </w:rPr>
        <w:t>-线段树专项</w:t>
      </w:r>
    </w:p>
    <w:p w:rsidR="00CA0890" w:rsidRPr="000665B4" w:rsidRDefault="00CA0890" w:rsidP="00FA374A">
      <w:pPr>
        <w:rPr>
          <w:rFonts w:ascii="宋体" w:eastAsia="宋体" w:hAnsi="宋体"/>
          <w:b/>
        </w:rPr>
      </w:pPr>
      <w:r w:rsidRPr="000665B4">
        <w:rPr>
          <w:rFonts w:ascii="宋体" w:eastAsia="宋体" w:hAnsi="宋体" w:hint="eastAsia"/>
          <w:b/>
        </w:rPr>
        <w:t xml:space="preserve">7月 </w:t>
      </w:r>
      <w:r w:rsidRPr="000665B4">
        <w:rPr>
          <w:rFonts w:ascii="宋体" w:eastAsia="宋体" w:hAnsi="宋体"/>
          <w:b/>
        </w:rPr>
        <w:t>16</w:t>
      </w:r>
      <w:r w:rsidRPr="000665B4">
        <w:rPr>
          <w:rFonts w:ascii="宋体" w:eastAsia="宋体" w:hAnsi="宋体" w:hint="eastAsia"/>
          <w:b/>
        </w:rPr>
        <w:t>日</w:t>
      </w:r>
    </w:p>
    <w:p w:rsidR="004C5B37" w:rsidRPr="000665B4" w:rsidRDefault="004C5B37" w:rsidP="008D286F">
      <w:pPr>
        <w:rPr>
          <w:rFonts w:ascii="宋体" w:eastAsia="宋体" w:hAnsi="宋体"/>
        </w:rPr>
      </w:pPr>
      <w:r w:rsidRPr="000665B4">
        <w:rPr>
          <w:rFonts w:ascii="宋体" w:eastAsia="宋体" w:hAnsi="宋体" w:hint="eastAsia"/>
        </w:rPr>
        <w:t>动规专项2-线段树专项2-铜牌2-数学专项1-签到3</w:t>
      </w:r>
    </w:p>
    <w:p w:rsidR="00E10F2F" w:rsidRPr="000665B4" w:rsidRDefault="00E10F2F" w:rsidP="00E10F2F">
      <w:pPr>
        <w:rPr>
          <w:rFonts w:ascii="宋体" w:eastAsia="宋体" w:hAnsi="宋体"/>
        </w:rPr>
      </w:pPr>
      <w:r w:rsidRPr="000665B4">
        <w:rPr>
          <w:rFonts w:ascii="宋体" w:eastAsia="宋体" w:hAnsi="宋体"/>
        </w:rPr>
        <w:t>hdu 2050</w:t>
      </w:r>
      <w:r w:rsidRPr="000665B4">
        <w:rPr>
          <w:rFonts w:ascii="宋体" w:eastAsia="宋体" w:hAnsi="宋体" w:hint="eastAsia"/>
        </w:rPr>
        <w:t>-动规专项</w:t>
      </w:r>
    </w:p>
    <w:p w:rsidR="00E10F2F" w:rsidRPr="000665B4" w:rsidRDefault="00E10F2F" w:rsidP="008D286F">
      <w:pPr>
        <w:rPr>
          <w:rFonts w:ascii="宋体" w:eastAsia="宋体" w:hAnsi="宋体"/>
        </w:rPr>
      </w:pPr>
      <w:r w:rsidRPr="000665B4">
        <w:rPr>
          <w:rFonts w:ascii="宋体" w:eastAsia="宋体" w:hAnsi="宋体"/>
        </w:rPr>
        <w:t>CF 429B</w:t>
      </w:r>
      <w:r w:rsidRPr="000665B4">
        <w:rPr>
          <w:rFonts w:ascii="宋体" w:eastAsia="宋体" w:hAnsi="宋体" w:hint="eastAsia"/>
        </w:rPr>
        <w:t>-动规专项</w:t>
      </w:r>
    </w:p>
    <w:p w:rsidR="00B504C1" w:rsidRPr="000665B4" w:rsidRDefault="00B504C1" w:rsidP="008D286F">
      <w:pPr>
        <w:rPr>
          <w:rFonts w:ascii="宋体" w:eastAsia="宋体" w:hAnsi="宋体"/>
        </w:rPr>
      </w:pPr>
      <w:r w:rsidRPr="000665B4">
        <w:rPr>
          <w:rFonts w:ascii="宋体" w:eastAsia="宋体" w:hAnsi="宋体"/>
        </w:rPr>
        <w:t>hdu</w:t>
      </w:r>
      <w:r w:rsidRPr="000665B4">
        <w:rPr>
          <w:rFonts w:ascii="宋体" w:eastAsia="宋体" w:hAnsi="宋体" w:hint="eastAsia"/>
        </w:rPr>
        <w:t>-</w:t>
      </w:r>
      <w:r w:rsidRPr="000665B4">
        <w:rPr>
          <w:rFonts w:ascii="宋体" w:eastAsia="宋体" w:hAnsi="宋体"/>
        </w:rPr>
        <w:t>3308</w:t>
      </w:r>
      <w:r w:rsidRPr="000665B4">
        <w:rPr>
          <w:rFonts w:ascii="宋体" w:eastAsia="宋体" w:hAnsi="宋体" w:hint="eastAsia"/>
        </w:rPr>
        <w:t>-线段树专项</w:t>
      </w:r>
    </w:p>
    <w:p w:rsidR="008D286F" w:rsidRPr="000665B4" w:rsidRDefault="008D286F" w:rsidP="008D286F">
      <w:pPr>
        <w:rPr>
          <w:rFonts w:ascii="宋体" w:eastAsia="宋体" w:hAnsi="宋体"/>
        </w:rPr>
      </w:pPr>
      <w:r w:rsidRPr="000665B4">
        <w:rPr>
          <w:rFonts w:ascii="宋体" w:eastAsia="宋体" w:hAnsi="宋体" w:hint="eastAsia"/>
        </w:rPr>
        <w:t>HDU-1812-ACM作业20180613</w:t>
      </w:r>
      <w:r w:rsidRPr="000665B4">
        <w:rPr>
          <w:rFonts w:ascii="宋体" w:eastAsia="宋体" w:hAnsi="宋体"/>
        </w:rPr>
        <w:t>-</w:t>
      </w:r>
      <w:r w:rsidRPr="000665B4">
        <w:rPr>
          <w:rFonts w:ascii="宋体" w:eastAsia="宋体" w:hAnsi="宋体" w:hint="eastAsia"/>
        </w:rPr>
        <w:t>签到</w:t>
      </w:r>
    </w:p>
    <w:p w:rsidR="008D286F" w:rsidRPr="000665B4" w:rsidRDefault="008D286F" w:rsidP="008D286F">
      <w:pPr>
        <w:rPr>
          <w:rFonts w:ascii="宋体" w:eastAsia="宋体" w:hAnsi="宋体"/>
        </w:rPr>
      </w:pPr>
      <w:r w:rsidRPr="000665B4">
        <w:rPr>
          <w:rFonts w:ascii="宋体" w:eastAsia="宋体" w:hAnsi="宋体"/>
        </w:rPr>
        <w:t>POJ-3169</w:t>
      </w:r>
      <w:r w:rsidRPr="000665B4">
        <w:rPr>
          <w:rFonts w:ascii="宋体" w:eastAsia="宋体" w:hAnsi="宋体" w:hint="eastAsia"/>
        </w:rPr>
        <w:t>-ACM作业20180509-签到</w:t>
      </w:r>
    </w:p>
    <w:p w:rsidR="004C5B37" w:rsidRPr="000665B4" w:rsidRDefault="004C5B37" w:rsidP="004C5B37">
      <w:pPr>
        <w:rPr>
          <w:rFonts w:ascii="宋体" w:eastAsia="宋体" w:hAnsi="宋体"/>
        </w:rPr>
      </w:pPr>
      <w:r w:rsidRPr="000665B4">
        <w:rPr>
          <w:rFonts w:ascii="宋体" w:eastAsia="宋体" w:hAnsi="宋体" w:hint="eastAsia"/>
        </w:rPr>
        <w:t>POJ-3255-ACM作业20180509-签到</w:t>
      </w:r>
    </w:p>
    <w:p w:rsidR="00A2630B" w:rsidRPr="000665B4" w:rsidRDefault="008D286F" w:rsidP="008D286F">
      <w:pPr>
        <w:rPr>
          <w:rFonts w:ascii="宋体" w:eastAsia="宋体" w:hAnsi="宋体"/>
        </w:rPr>
      </w:pPr>
      <w:r w:rsidRPr="000665B4">
        <w:rPr>
          <w:rFonts w:ascii="宋体" w:eastAsia="宋体" w:hAnsi="宋体"/>
        </w:rPr>
        <w:lastRenderedPageBreak/>
        <w:t>HDU-5863-</w:t>
      </w:r>
      <w:r w:rsidR="00A2630B" w:rsidRPr="000665B4">
        <w:rPr>
          <w:rFonts w:ascii="宋体" w:eastAsia="宋体" w:hAnsi="宋体" w:hint="eastAsia"/>
        </w:rPr>
        <w:t>铜</w:t>
      </w:r>
    </w:p>
    <w:p w:rsidR="008D286F" w:rsidRPr="000665B4" w:rsidRDefault="00A2630B" w:rsidP="008D286F">
      <w:pPr>
        <w:rPr>
          <w:rFonts w:ascii="宋体" w:eastAsia="宋体" w:hAnsi="宋体"/>
        </w:rPr>
      </w:pPr>
      <w:r w:rsidRPr="000665B4">
        <w:rPr>
          <w:rFonts w:ascii="宋体" w:eastAsia="宋体" w:hAnsi="宋体"/>
        </w:rPr>
        <w:t>HDU</w:t>
      </w:r>
      <w:r w:rsidRPr="000665B4">
        <w:rPr>
          <w:rFonts w:ascii="宋体" w:eastAsia="宋体" w:hAnsi="宋体" w:hint="eastAsia"/>
        </w:rPr>
        <w:t>-</w:t>
      </w:r>
      <w:r w:rsidR="008D286F" w:rsidRPr="000665B4">
        <w:rPr>
          <w:rFonts w:ascii="宋体" w:eastAsia="宋体" w:hAnsi="宋体"/>
        </w:rPr>
        <w:t>5860-</w:t>
      </w:r>
      <w:r w:rsidR="008D286F" w:rsidRPr="000665B4">
        <w:rPr>
          <w:rFonts w:ascii="宋体" w:eastAsia="宋体" w:hAnsi="宋体" w:hint="eastAsia"/>
        </w:rPr>
        <w:t>铜</w:t>
      </w:r>
    </w:p>
    <w:p w:rsidR="00CA0890" w:rsidRPr="000665B4" w:rsidRDefault="008D286F" w:rsidP="00CA0890">
      <w:pPr>
        <w:rPr>
          <w:rFonts w:ascii="宋体" w:eastAsia="宋体" w:hAnsi="宋体"/>
        </w:rPr>
      </w:pPr>
      <w:r w:rsidRPr="000665B4">
        <w:rPr>
          <w:rFonts w:ascii="宋体" w:eastAsia="宋体" w:hAnsi="宋体"/>
        </w:rPr>
        <w:t>POJ-2155</w:t>
      </w:r>
      <w:r w:rsidRPr="000665B4">
        <w:rPr>
          <w:rFonts w:ascii="宋体" w:eastAsia="宋体" w:hAnsi="宋体" w:hint="eastAsia"/>
        </w:rPr>
        <w:t>-线段树专项</w:t>
      </w:r>
      <w:r w:rsidR="00A2630B" w:rsidRPr="000665B4">
        <w:rPr>
          <w:rFonts w:ascii="宋体" w:eastAsia="宋体" w:hAnsi="宋体" w:hint="eastAsia"/>
        </w:rPr>
        <w:t>-二维线段树</w:t>
      </w:r>
    </w:p>
    <w:p w:rsidR="008D286F" w:rsidRPr="000665B4" w:rsidRDefault="008D286F" w:rsidP="008D286F">
      <w:pPr>
        <w:rPr>
          <w:rFonts w:ascii="宋体" w:eastAsia="宋体" w:hAnsi="宋体"/>
        </w:rPr>
      </w:pPr>
      <w:r w:rsidRPr="000665B4">
        <w:rPr>
          <w:rFonts w:ascii="宋体" w:eastAsia="宋体" w:hAnsi="宋体" w:hint="eastAsia"/>
        </w:rPr>
        <w:t>HDU-3923-</w:t>
      </w:r>
      <w:r w:rsidRPr="000665B4">
        <w:rPr>
          <w:rFonts w:ascii="宋体" w:eastAsia="宋体" w:hAnsi="宋体"/>
        </w:rPr>
        <w:t>ACM</w:t>
      </w:r>
      <w:r w:rsidRPr="000665B4">
        <w:rPr>
          <w:rFonts w:ascii="宋体" w:eastAsia="宋体" w:hAnsi="宋体" w:hint="eastAsia"/>
        </w:rPr>
        <w:t>作业20180613</w:t>
      </w:r>
      <w:r w:rsidRPr="000665B4">
        <w:rPr>
          <w:rFonts w:ascii="宋体" w:eastAsia="宋体" w:hAnsi="宋体"/>
        </w:rPr>
        <w:t>-</w:t>
      </w:r>
      <w:r w:rsidRPr="000665B4">
        <w:rPr>
          <w:rFonts w:ascii="宋体" w:eastAsia="宋体" w:hAnsi="宋体" w:hint="eastAsia"/>
        </w:rPr>
        <w:t>-数学专项（Polya定理）</w:t>
      </w:r>
    </w:p>
    <w:p w:rsidR="008D286F" w:rsidRPr="000665B4" w:rsidRDefault="00DA7890" w:rsidP="00FA374A">
      <w:pPr>
        <w:rPr>
          <w:rFonts w:ascii="宋体" w:eastAsia="宋体" w:hAnsi="宋体"/>
          <w:b/>
        </w:rPr>
      </w:pPr>
      <w:r w:rsidRPr="000665B4">
        <w:rPr>
          <w:rFonts w:ascii="宋体" w:eastAsia="宋体" w:hAnsi="宋体" w:hint="eastAsia"/>
          <w:b/>
        </w:rPr>
        <w:t xml:space="preserve">7月 </w:t>
      </w:r>
      <w:r w:rsidRPr="000665B4">
        <w:rPr>
          <w:rFonts w:ascii="宋体" w:eastAsia="宋体" w:hAnsi="宋体"/>
          <w:b/>
        </w:rPr>
        <w:t>17</w:t>
      </w:r>
      <w:r w:rsidRPr="000665B4">
        <w:rPr>
          <w:rFonts w:ascii="宋体" w:eastAsia="宋体" w:hAnsi="宋体" w:hint="eastAsia"/>
          <w:b/>
        </w:rPr>
        <w:t>日</w:t>
      </w:r>
    </w:p>
    <w:p w:rsidR="0076312E" w:rsidRPr="000665B4" w:rsidRDefault="0076312E" w:rsidP="0076312E">
      <w:pPr>
        <w:rPr>
          <w:rFonts w:ascii="宋体" w:eastAsia="宋体" w:hAnsi="宋体"/>
        </w:rPr>
      </w:pPr>
      <w:r w:rsidRPr="000665B4">
        <w:rPr>
          <w:rFonts w:ascii="宋体" w:eastAsia="宋体" w:hAnsi="宋体"/>
        </w:rPr>
        <w:t>CF 429B</w:t>
      </w:r>
      <w:r w:rsidRPr="000665B4">
        <w:rPr>
          <w:rFonts w:ascii="宋体" w:eastAsia="宋体" w:hAnsi="宋体" w:hint="eastAsia"/>
        </w:rPr>
        <w:t>-动规专项</w:t>
      </w:r>
    </w:p>
    <w:p w:rsidR="0076312E" w:rsidRPr="000665B4" w:rsidRDefault="0076312E" w:rsidP="0076312E">
      <w:pPr>
        <w:rPr>
          <w:rFonts w:ascii="宋体" w:eastAsia="宋体" w:hAnsi="宋体"/>
        </w:rPr>
      </w:pPr>
      <w:r w:rsidRPr="000665B4">
        <w:rPr>
          <w:rFonts w:ascii="宋体" w:eastAsia="宋体" w:hAnsi="宋体"/>
        </w:rPr>
        <w:t>hdu</w:t>
      </w:r>
      <w:r w:rsidRPr="000665B4">
        <w:rPr>
          <w:rFonts w:ascii="宋体" w:eastAsia="宋体" w:hAnsi="宋体" w:hint="eastAsia"/>
        </w:rPr>
        <w:t>-</w:t>
      </w:r>
      <w:r w:rsidRPr="000665B4">
        <w:rPr>
          <w:rFonts w:ascii="宋体" w:eastAsia="宋体" w:hAnsi="宋体"/>
        </w:rPr>
        <w:t>3308</w:t>
      </w:r>
      <w:r w:rsidRPr="000665B4">
        <w:rPr>
          <w:rFonts w:ascii="宋体" w:eastAsia="宋体" w:hAnsi="宋体" w:hint="eastAsia"/>
        </w:rPr>
        <w:t>-线段树专项</w:t>
      </w:r>
    </w:p>
    <w:p w:rsidR="0076312E" w:rsidRPr="000665B4" w:rsidRDefault="0076312E" w:rsidP="0076312E">
      <w:pPr>
        <w:rPr>
          <w:rFonts w:ascii="宋体" w:eastAsia="宋体" w:hAnsi="宋体"/>
        </w:rPr>
      </w:pPr>
      <w:r w:rsidRPr="000665B4">
        <w:rPr>
          <w:rFonts w:ascii="宋体" w:eastAsia="宋体" w:hAnsi="宋体" w:hint="eastAsia"/>
        </w:rPr>
        <w:t>HDU-1812-ACM作业20180613</w:t>
      </w:r>
      <w:r w:rsidRPr="000665B4">
        <w:rPr>
          <w:rFonts w:ascii="宋体" w:eastAsia="宋体" w:hAnsi="宋体"/>
        </w:rPr>
        <w:t>-</w:t>
      </w:r>
      <w:r w:rsidRPr="000665B4">
        <w:rPr>
          <w:rFonts w:ascii="宋体" w:eastAsia="宋体" w:hAnsi="宋体" w:hint="eastAsia"/>
        </w:rPr>
        <w:t>签到</w:t>
      </w:r>
    </w:p>
    <w:p w:rsidR="0076312E" w:rsidRPr="000665B4" w:rsidRDefault="0076312E" w:rsidP="0076312E">
      <w:pPr>
        <w:rPr>
          <w:rFonts w:ascii="宋体" w:eastAsia="宋体" w:hAnsi="宋体"/>
        </w:rPr>
      </w:pPr>
      <w:r w:rsidRPr="000665B4">
        <w:rPr>
          <w:rFonts w:ascii="宋体" w:eastAsia="宋体" w:hAnsi="宋体"/>
        </w:rPr>
        <w:t>POJ-3169</w:t>
      </w:r>
      <w:r w:rsidRPr="000665B4">
        <w:rPr>
          <w:rFonts w:ascii="宋体" w:eastAsia="宋体" w:hAnsi="宋体" w:hint="eastAsia"/>
        </w:rPr>
        <w:t>-ACM作业20180509-签到</w:t>
      </w:r>
    </w:p>
    <w:p w:rsidR="0076312E" w:rsidRPr="000665B4" w:rsidRDefault="0076312E" w:rsidP="0076312E">
      <w:pPr>
        <w:rPr>
          <w:rFonts w:ascii="宋体" w:eastAsia="宋体" w:hAnsi="宋体"/>
        </w:rPr>
      </w:pPr>
      <w:r w:rsidRPr="000665B4">
        <w:rPr>
          <w:rFonts w:ascii="宋体" w:eastAsia="宋体" w:hAnsi="宋体" w:hint="eastAsia"/>
        </w:rPr>
        <w:t>POJ-3255-ACM作业20180509-签到</w:t>
      </w:r>
    </w:p>
    <w:p w:rsidR="0076312E" w:rsidRPr="000665B4" w:rsidRDefault="0076312E" w:rsidP="0076312E">
      <w:pPr>
        <w:rPr>
          <w:rFonts w:ascii="宋体" w:eastAsia="宋体" w:hAnsi="宋体"/>
        </w:rPr>
      </w:pPr>
      <w:r w:rsidRPr="000665B4">
        <w:rPr>
          <w:rFonts w:ascii="宋体" w:eastAsia="宋体" w:hAnsi="宋体" w:hint="eastAsia"/>
        </w:rPr>
        <w:t>HDU-</w:t>
      </w:r>
      <w:r w:rsidRPr="000665B4">
        <w:rPr>
          <w:rFonts w:ascii="宋体" w:eastAsia="宋体" w:hAnsi="宋体"/>
        </w:rPr>
        <w:t>2844</w:t>
      </w:r>
      <w:r w:rsidRPr="000665B4">
        <w:rPr>
          <w:rFonts w:ascii="宋体" w:eastAsia="宋体" w:hAnsi="宋体" w:hint="eastAsia"/>
        </w:rPr>
        <w:t>-背包</w:t>
      </w:r>
    </w:p>
    <w:p w:rsidR="0076312E" w:rsidRPr="000665B4" w:rsidRDefault="0076312E" w:rsidP="0076312E">
      <w:pPr>
        <w:rPr>
          <w:rFonts w:ascii="宋体" w:eastAsia="宋体" w:hAnsi="宋体"/>
        </w:rPr>
      </w:pPr>
      <w:r w:rsidRPr="000665B4">
        <w:rPr>
          <w:rFonts w:ascii="宋体" w:eastAsia="宋体" w:hAnsi="宋体"/>
        </w:rPr>
        <w:t>HDU</w:t>
      </w:r>
      <w:r w:rsidRPr="000665B4">
        <w:rPr>
          <w:rFonts w:ascii="宋体" w:eastAsia="宋体" w:hAnsi="宋体" w:hint="eastAsia"/>
        </w:rPr>
        <w:t>-</w:t>
      </w:r>
      <w:r w:rsidRPr="000665B4">
        <w:rPr>
          <w:rFonts w:ascii="宋体" w:eastAsia="宋体" w:hAnsi="宋体"/>
        </w:rPr>
        <w:t>5860-</w:t>
      </w:r>
      <w:r w:rsidRPr="000665B4">
        <w:rPr>
          <w:rFonts w:ascii="宋体" w:eastAsia="宋体" w:hAnsi="宋体" w:hint="eastAsia"/>
        </w:rPr>
        <w:t>铜</w:t>
      </w:r>
    </w:p>
    <w:p w:rsidR="0076312E" w:rsidRPr="000665B4" w:rsidRDefault="0076312E" w:rsidP="0076312E">
      <w:pPr>
        <w:rPr>
          <w:rFonts w:ascii="宋体" w:eastAsia="宋体" w:hAnsi="宋体"/>
        </w:rPr>
      </w:pPr>
      <w:r w:rsidRPr="000665B4">
        <w:rPr>
          <w:rFonts w:ascii="宋体" w:eastAsia="宋体" w:hAnsi="宋体"/>
        </w:rPr>
        <w:t>POJ-2155</w:t>
      </w:r>
      <w:r w:rsidRPr="000665B4">
        <w:rPr>
          <w:rFonts w:ascii="宋体" w:eastAsia="宋体" w:hAnsi="宋体" w:hint="eastAsia"/>
        </w:rPr>
        <w:t>-线段树专项-二维线段树</w:t>
      </w:r>
    </w:p>
    <w:p w:rsidR="0076312E" w:rsidRPr="000665B4" w:rsidRDefault="0076312E" w:rsidP="0076312E">
      <w:pPr>
        <w:rPr>
          <w:rFonts w:ascii="宋体" w:eastAsia="宋体" w:hAnsi="宋体"/>
        </w:rPr>
      </w:pPr>
      <w:r w:rsidRPr="000665B4">
        <w:rPr>
          <w:rFonts w:ascii="宋体" w:eastAsia="宋体" w:hAnsi="宋体"/>
        </w:rPr>
        <w:t>HDU-5863-</w:t>
      </w:r>
      <w:r w:rsidRPr="000665B4">
        <w:rPr>
          <w:rFonts w:ascii="宋体" w:eastAsia="宋体" w:hAnsi="宋体" w:hint="eastAsia"/>
        </w:rPr>
        <w:t>铜-动规</w:t>
      </w:r>
    </w:p>
    <w:p w:rsidR="0076312E" w:rsidRPr="000665B4" w:rsidRDefault="0076312E" w:rsidP="0076312E">
      <w:pPr>
        <w:rPr>
          <w:rFonts w:ascii="宋体" w:eastAsia="宋体" w:hAnsi="宋体"/>
        </w:rPr>
      </w:pPr>
      <w:r w:rsidRPr="000665B4">
        <w:rPr>
          <w:rFonts w:ascii="宋体" w:eastAsia="宋体" w:hAnsi="宋体" w:hint="eastAsia"/>
        </w:rPr>
        <w:t>HDU-3923-</w:t>
      </w:r>
      <w:r w:rsidRPr="000665B4">
        <w:rPr>
          <w:rFonts w:ascii="宋体" w:eastAsia="宋体" w:hAnsi="宋体"/>
        </w:rPr>
        <w:t>ACM</w:t>
      </w:r>
      <w:r w:rsidRPr="000665B4">
        <w:rPr>
          <w:rFonts w:ascii="宋体" w:eastAsia="宋体" w:hAnsi="宋体" w:hint="eastAsia"/>
        </w:rPr>
        <w:t>作业20180613</w:t>
      </w:r>
      <w:r w:rsidRPr="000665B4">
        <w:rPr>
          <w:rFonts w:ascii="宋体" w:eastAsia="宋体" w:hAnsi="宋体"/>
        </w:rPr>
        <w:t>-</w:t>
      </w:r>
      <w:r w:rsidRPr="000665B4">
        <w:rPr>
          <w:rFonts w:ascii="宋体" w:eastAsia="宋体" w:hAnsi="宋体" w:hint="eastAsia"/>
        </w:rPr>
        <w:t>-数学专项（Polya定理）</w:t>
      </w:r>
    </w:p>
    <w:p w:rsidR="007431D9" w:rsidRPr="000665B4" w:rsidRDefault="00126B68" w:rsidP="00126B68">
      <w:pPr>
        <w:rPr>
          <w:rFonts w:ascii="宋体" w:eastAsia="宋体" w:hAnsi="宋体"/>
        </w:rPr>
      </w:pPr>
      <w:r w:rsidRPr="000665B4">
        <w:rPr>
          <w:rFonts w:ascii="宋体" w:eastAsia="宋体" w:hAnsi="宋体" w:hint="eastAsia"/>
        </w:rPr>
        <w:t>计蒜客12点-</w:t>
      </w:r>
      <w:r w:rsidRPr="000665B4">
        <w:rPr>
          <w:rFonts w:ascii="宋体" w:eastAsia="宋体" w:hAnsi="宋体"/>
        </w:rPr>
        <w:t>17</w:t>
      </w:r>
      <w:r w:rsidRPr="000665B4">
        <w:rPr>
          <w:rFonts w:ascii="宋体" w:eastAsia="宋体" w:hAnsi="宋体" w:hint="eastAsia"/>
        </w:rPr>
        <w:t>点 ACM3人训练</w:t>
      </w:r>
    </w:p>
    <w:p w:rsidR="003D2C3F" w:rsidRPr="000665B4" w:rsidRDefault="003D2C3F" w:rsidP="00FA374A">
      <w:pPr>
        <w:rPr>
          <w:rFonts w:ascii="宋体" w:eastAsia="宋体" w:hAnsi="宋体"/>
          <w:b/>
        </w:rPr>
      </w:pPr>
      <w:r w:rsidRPr="000665B4">
        <w:rPr>
          <w:rFonts w:ascii="宋体" w:eastAsia="宋体" w:hAnsi="宋体" w:hint="eastAsia"/>
          <w:b/>
        </w:rPr>
        <w:t>7月2</w:t>
      </w:r>
      <w:r w:rsidRPr="000665B4">
        <w:rPr>
          <w:rFonts w:ascii="宋体" w:eastAsia="宋体" w:hAnsi="宋体"/>
          <w:b/>
        </w:rPr>
        <w:t>0</w:t>
      </w:r>
      <w:r w:rsidRPr="000665B4">
        <w:rPr>
          <w:rFonts w:ascii="宋体" w:eastAsia="宋体" w:hAnsi="宋体" w:hint="eastAsia"/>
          <w:b/>
        </w:rPr>
        <w:t>日</w:t>
      </w:r>
    </w:p>
    <w:p w:rsidR="00C17DAD" w:rsidRPr="000665B4" w:rsidRDefault="00C17DAD" w:rsidP="00C17DAD">
      <w:pPr>
        <w:rPr>
          <w:rFonts w:ascii="宋体" w:eastAsia="宋体" w:hAnsi="宋体"/>
        </w:rPr>
      </w:pPr>
      <w:r w:rsidRPr="000665B4">
        <w:rPr>
          <w:rFonts w:ascii="宋体" w:eastAsia="宋体" w:hAnsi="宋体" w:hint="eastAsia"/>
        </w:rPr>
        <w:t>多校补题</w:t>
      </w:r>
    </w:p>
    <w:p w:rsidR="00C17DAD" w:rsidRPr="000665B4" w:rsidRDefault="00C17DAD" w:rsidP="00C17DAD">
      <w:pPr>
        <w:rPr>
          <w:rFonts w:ascii="宋体" w:eastAsia="宋体" w:hAnsi="宋体"/>
        </w:rPr>
      </w:pPr>
      <w:r w:rsidRPr="000665B4">
        <w:rPr>
          <w:rFonts w:ascii="宋体" w:eastAsia="宋体" w:hAnsi="宋体" w:hint="eastAsia"/>
        </w:rPr>
        <w:t>牛客1</w:t>
      </w:r>
    </w:p>
    <w:p w:rsidR="00C17DAD" w:rsidRPr="000665B4" w:rsidRDefault="00AA1925" w:rsidP="00C17DAD">
      <w:pPr>
        <w:rPr>
          <w:rFonts w:ascii="宋体" w:eastAsia="宋体" w:hAnsi="宋体"/>
        </w:rPr>
      </w:pPr>
      <w:r w:rsidRPr="000665B4">
        <w:rPr>
          <w:rFonts w:ascii="宋体" w:eastAsia="宋体" w:hAnsi="宋体" w:hint="eastAsia"/>
        </w:rPr>
        <w:t>√-</w:t>
      </w:r>
      <w:r w:rsidR="00C17DAD" w:rsidRPr="000665B4">
        <w:rPr>
          <w:rFonts w:ascii="宋体" w:eastAsia="宋体" w:hAnsi="宋体" w:hint="eastAsia"/>
        </w:rPr>
        <w:t>A-卡特兰数&amp;</w:t>
      </w:r>
      <w:r w:rsidR="00C17DAD" w:rsidRPr="000665B4">
        <w:rPr>
          <w:rFonts w:ascii="宋体" w:eastAsia="宋体" w:hAnsi="宋体"/>
        </w:rPr>
        <w:t>OEIS</w:t>
      </w:r>
    </w:p>
    <w:p w:rsidR="003012E8" w:rsidRPr="000665B4" w:rsidRDefault="0023482A" w:rsidP="00C17DAD">
      <w:pPr>
        <w:rPr>
          <w:rFonts w:ascii="宋体" w:eastAsia="宋体" w:hAnsi="宋体"/>
        </w:rPr>
      </w:pPr>
      <w:hyperlink r:id="rId423" w:history="1">
        <w:r w:rsidR="003012E8" w:rsidRPr="000665B4">
          <w:rPr>
            <w:rStyle w:val="a3"/>
            <w:rFonts w:ascii="宋体" w:eastAsia="宋体" w:hAnsi="宋体"/>
          </w:rPr>
          <w:t>https://blog.csdn.net/wu_tongtong/article/details/78161211</w:t>
        </w:r>
      </w:hyperlink>
    </w:p>
    <w:p w:rsidR="00143DF5" w:rsidRPr="000665B4" w:rsidRDefault="0023482A" w:rsidP="00C17DAD">
      <w:pPr>
        <w:rPr>
          <w:rFonts w:ascii="宋体" w:eastAsia="宋体" w:hAnsi="宋体"/>
        </w:rPr>
      </w:pPr>
      <w:hyperlink r:id="rId424" w:history="1">
        <w:r w:rsidR="00143DF5" w:rsidRPr="000665B4">
          <w:rPr>
            <w:rStyle w:val="a3"/>
            <w:rFonts w:ascii="宋体" w:eastAsia="宋体" w:hAnsi="宋体"/>
          </w:rPr>
          <w:t>https://blog.csdn.net/wlxsq/article/details/50838900</w:t>
        </w:r>
      </w:hyperlink>
    </w:p>
    <w:p w:rsidR="000503D8" w:rsidRPr="000665B4" w:rsidRDefault="00AA1925" w:rsidP="000503D8">
      <w:pPr>
        <w:rPr>
          <w:rFonts w:ascii="宋体" w:eastAsia="宋体" w:hAnsi="宋体"/>
        </w:rPr>
      </w:pPr>
      <w:r w:rsidRPr="000665B4">
        <w:rPr>
          <w:rFonts w:ascii="宋体" w:eastAsia="宋体" w:hAnsi="宋体" w:hint="eastAsia"/>
        </w:rPr>
        <w:t>√-</w:t>
      </w:r>
      <w:r w:rsidR="000503D8" w:rsidRPr="000665B4">
        <w:rPr>
          <w:rFonts w:ascii="宋体" w:eastAsia="宋体" w:hAnsi="宋体" w:hint="eastAsia"/>
        </w:rPr>
        <w:t>E-</w:t>
      </w:r>
      <w:r w:rsidR="000503D8" w:rsidRPr="000665B4">
        <w:rPr>
          <w:rFonts w:ascii="宋体" w:eastAsia="宋体" w:hAnsi="宋体"/>
        </w:rPr>
        <w:t>dp</w:t>
      </w:r>
    </w:p>
    <w:p w:rsidR="000503D8" w:rsidRPr="000665B4" w:rsidRDefault="0023482A" w:rsidP="00C17DAD">
      <w:pPr>
        <w:rPr>
          <w:rFonts w:ascii="宋体" w:eastAsia="宋体" w:hAnsi="宋体"/>
        </w:rPr>
      </w:pPr>
      <w:hyperlink r:id="rId425" w:history="1">
        <w:r w:rsidR="000503D8" w:rsidRPr="000665B4">
          <w:rPr>
            <w:rStyle w:val="a3"/>
            <w:rFonts w:ascii="宋体" w:eastAsia="宋体" w:hAnsi="宋体"/>
          </w:rPr>
          <w:t>https://www.nowcoder.com/discuss/87183?type=101&amp;order=0&amp;pos=6&amp;page=0</w:t>
        </w:r>
      </w:hyperlink>
    </w:p>
    <w:p w:rsidR="00461DBA" w:rsidRPr="000665B4" w:rsidRDefault="00461DBA" w:rsidP="006A0A5F">
      <w:pPr>
        <w:rPr>
          <w:rFonts w:ascii="宋体" w:eastAsia="宋体" w:hAnsi="宋体"/>
        </w:rPr>
      </w:pPr>
      <w:r w:rsidRPr="000665B4">
        <w:rPr>
          <w:rFonts w:ascii="宋体" w:eastAsia="宋体" w:hAnsi="宋体" w:hint="eastAsia"/>
        </w:rPr>
        <w:t>上午-牛客网补铜牌题-</w:t>
      </w:r>
      <w:r w:rsidRPr="000665B4">
        <w:rPr>
          <w:rFonts w:ascii="宋体" w:eastAsia="宋体" w:hAnsi="宋体"/>
        </w:rPr>
        <w:t>VJ</w:t>
      </w:r>
      <w:r w:rsidRPr="000665B4">
        <w:rPr>
          <w:rFonts w:ascii="宋体" w:eastAsia="宋体" w:hAnsi="宋体" w:hint="eastAsia"/>
        </w:rPr>
        <w:t>刷题</w:t>
      </w:r>
    </w:p>
    <w:p w:rsidR="006A0A5F" w:rsidRPr="000665B4" w:rsidRDefault="00786DF6" w:rsidP="006A0A5F">
      <w:pPr>
        <w:rPr>
          <w:rFonts w:ascii="宋体" w:eastAsia="宋体" w:hAnsi="宋体"/>
        </w:rPr>
      </w:pPr>
      <w:r w:rsidRPr="000665B4">
        <w:rPr>
          <w:rFonts w:ascii="宋体" w:eastAsia="宋体" w:hAnsi="宋体" w:hint="eastAsia"/>
        </w:rPr>
        <w:t>√-</w:t>
      </w:r>
      <w:hyperlink r:id="rId426" w:tgtFrame="_blank" w:history="1">
        <w:r w:rsidR="006A0A5F" w:rsidRPr="000665B4">
          <w:rPr>
            <w:rFonts w:ascii="宋体" w:eastAsia="宋体" w:hAnsi="宋体"/>
          </w:rPr>
          <w:t>hdu 1003 Max Sum</w:t>
        </w:r>
      </w:hyperlink>
    </w:p>
    <w:p w:rsidR="006A0A5F" w:rsidRPr="000665B4" w:rsidRDefault="00AA1925" w:rsidP="006A0A5F">
      <w:pPr>
        <w:rPr>
          <w:rFonts w:ascii="宋体" w:eastAsia="宋体" w:hAnsi="宋体"/>
        </w:rPr>
      </w:pPr>
      <w:r w:rsidRPr="000665B4">
        <w:rPr>
          <w:rFonts w:ascii="宋体" w:eastAsia="宋体" w:hAnsi="宋体" w:hint="eastAsia"/>
        </w:rPr>
        <w:t>√-</w:t>
      </w:r>
      <w:hyperlink r:id="rId427" w:tgtFrame="_blank" w:history="1">
        <w:r w:rsidR="006A0A5F" w:rsidRPr="000665B4">
          <w:rPr>
            <w:rFonts w:ascii="宋体" w:eastAsia="宋体" w:hAnsi="宋体"/>
          </w:rPr>
          <w:t>hdu 1087 Super Jumping!</w:t>
        </w:r>
      </w:hyperlink>
    </w:p>
    <w:p w:rsidR="00EE2681" w:rsidRPr="000665B4" w:rsidRDefault="00EE2681" w:rsidP="00FA374A">
      <w:pPr>
        <w:rPr>
          <w:rFonts w:ascii="宋体" w:eastAsia="宋体" w:hAnsi="宋体"/>
          <w:b/>
        </w:rPr>
      </w:pPr>
      <w:r w:rsidRPr="000665B4">
        <w:rPr>
          <w:rFonts w:ascii="宋体" w:eastAsia="宋体" w:hAnsi="宋体" w:hint="eastAsia"/>
          <w:b/>
        </w:rPr>
        <w:t>7月2</w:t>
      </w:r>
      <w:r w:rsidRPr="000665B4">
        <w:rPr>
          <w:rFonts w:ascii="宋体" w:eastAsia="宋体" w:hAnsi="宋体"/>
          <w:b/>
        </w:rPr>
        <w:t>1</w:t>
      </w:r>
      <w:r w:rsidRPr="000665B4">
        <w:rPr>
          <w:rFonts w:ascii="宋体" w:eastAsia="宋体" w:hAnsi="宋体" w:hint="eastAsia"/>
          <w:b/>
        </w:rPr>
        <w:t>日</w:t>
      </w:r>
    </w:p>
    <w:p w:rsidR="00EE2681" w:rsidRPr="000665B4" w:rsidRDefault="00EE2681" w:rsidP="00EE2681">
      <w:pPr>
        <w:rPr>
          <w:rFonts w:ascii="宋体" w:eastAsia="宋体" w:hAnsi="宋体"/>
        </w:rPr>
      </w:pPr>
      <w:r w:rsidRPr="000665B4">
        <w:rPr>
          <w:rFonts w:ascii="宋体" w:eastAsia="宋体" w:hAnsi="宋体" w:hint="eastAsia"/>
        </w:rPr>
        <w:t>2</w:t>
      </w:r>
      <w:r w:rsidRPr="000665B4">
        <w:rPr>
          <w:rFonts w:ascii="宋体" w:eastAsia="宋体" w:hAnsi="宋体"/>
        </w:rPr>
        <w:t>018ACM</w:t>
      </w:r>
      <w:r w:rsidRPr="000665B4">
        <w:rPr>
          <w:rFonts w:ascii="宋体" w:eastAsia="宋体" w:hAnsi="宋体" w:hint="eastAsia"/>
        </w:rPr>
        <w:t>-</w:t>
      </w:r>
      <w:r w:rsidRPr="000665B4">
        <w:rPr>
          <w:rFonts w:ascii="宋体" w:eastAsia="宋体" w:hAnsi="宋体"/>
        </w:rPr>
        <w:t xml:space="preserve">ICPC </w:t>
      </w:r>
      <w:r w:rsidRPr="000665B4">
        <w:rPr>
          <w:rFonts w:ascii="宋体" w:eastAsia="宋体" w:hAnsi="宋体" w:hint="eastAsia"/>
        </w:rPr>
        <w:t>上海大都会赛 热身赛&amp;正赛</w:t>
      </w:r>
    </w:p>
    <w:p w:rsidR="00EE2681" w:rsidRPr="000665B4" w:rsidRDefault="00EE2681" w:rsidP="00FA374A">
      <w:pPr>
        <w:rPr>
          <w:rFonts w:ascii="宋体" w:eastAsia="宋体" w:hAnsi="宋体"/>
          <w:b/>
        </w:rPr>
      </w:pPr>
      <w:r w:rsidRPr="000665B4">
        <w:rPr>
          <w:rFonts w:ascii="宋体" w:eastAsia="宋体" w:hAnsi="宋体" w:hint="eastAsia"/>
          <w:b/>
        </w:rPr>
        <w:t>7月2</w:t>
      </w:r>
      <w:r w:rsidRPr="000665B4">
        <w:rPr>
          <w:rFonts w:ascii="宋体" w:eastAsia="宋体" w:hAnsi="宋体"/>
          <w:b/>
        </w:rPr>
        <w:t>2</w:t>
      </w:r>
      <w:r w:rsidRPr="000665B4">
        <w:rPr>
          <w:rFonts w:ascii="宋体" w:eastAsia="宋体" w:hAnsi="宋体" w:hint="eastAsia"/>
          <w:b/>
        </w:rPr>
        <w:t>日</w:t>
      </w:r>
    </w:p>
    <w:p w:rsidR="00D92186" w:rsidRPr="000665B4" w:rsidRDefault="00D92186" w:rsidP="000C547C">
      <w:pPr>
        <w:rPr>
          <w:rFonts w:ascii="宋体" w:eastAsia="宋体" w:hAnsi="宋体"/>
        </w:rPr>
      </w:pPr>
      <w:r w:rsidRPr="000665B4">
        <w:rPr>
          <w:rFonts w:ascii="宋体" w:eastAsia="宋体" w:hAnsi="宋体"/>
        </w:rPr>
        <w:t>牛客</w:t>
      </w:r>
      <w:r w:rsidRPr="000665B4">
        <w:rPr>
          <w:rFonts w:ascii="宋体" w:eastAsia="宋体" w:hAnsi="宋体" w:hint="eastAsia"/>
        </w:rPr>
        <w:t>2补题</w:t>
      </w:r>
    </w:p>
    <w:p w:rsidR="00D92186" w:rsidRPr="000665B4" w:rsidRDefault="001759F7" w:rsidP="000C547C">
      <w:pPr>
        <w:rPr>
          <w:rFonts w:ascii="宋体" w:eastAsia="宋体" w:hAnsi="宋体"/>
        </w:rPr>
      </w:pPr>
      <w:r w:rsidRPr="000665B4">
        <w:rPr>
          <w:rFonts w:ascii="宋体" w:eastAsia="宋体" w:hAnsi="宋体" w:hint="eastAsia"/>
        </w:rPr>
        <w:t>√-</w:t>
      </w:r>
      <w:r w:rsidR="00D92186" w:rsidRPr="000665B4">
        <w:rPr>
          <w:rFonts w:ascii="宋体" w:eastAsia="宋体" w:hAnsi="宋体" w:hint="eastAsia"/>
        </w:rPr>
        <w:t>D-签到题</w:t>
      </w:r>
      <w:r w:rsidR="004704FF" w:rsidRPr="000665B4">
        <w:rPr>
          <w:rFonts w:ascii="宋体" w:eastAsia="宋体" w:hAnsi="宋体" w:hint="eastAsia"/>
        </w:rPr>
        <w:t>-</w:t>
      </w:r>
      <w:r w:rsidR="004704FF" w:rsidRPr="000665B4">
        <w:rPr>
          <w:rFonts w:ascii="宋体" w:eastAsia="宋体" w:hAnsi="宋体"/>
        </w:rPr>
        <w:t>DP</w:t>
      </w:r>
      <w:r w:rsidR="000C547C" w:rsidRPr="000665B4">
        <w:rPr>
          <w:rFonts w:ascii="宋体" w:eastAsia="宋体" w:hAnsi="宋体" w:hint="eastAsia"/>
        </w:rPr>
        <w:t xml:space="preserve"> </w:t>
      </w:r>
    </w:p>
    <w:p w:rsidR="00AA1925" w:rsidRPr="000665B4" w:rsidRDefault="00376DB9" w:rsidP="00AA1925">
      <w:pPr>
        <w:rPr>
          <w:rFonts w:ascii="宋体" w:eastAsia="宋体" w:hAnsi="宋体"/>
        </w:rPr>
      </w:pPr>
      <w:r w:rsidRPr="000665B4">
        <w:rPr>
          <w:rFonts w:ascii="宋体" w:eastAsia="宋体" w:hAnsi="宋体" w:hint="eastAsia"/>
        </w:rPr>
        <w:t>日常训练题</w:t>
      </w:r>
    </w:p>
    <w:p w:rsidR="00AA1925" w:rsidRPr="000665B4" w:rsidRDefault="00B170F9" w:rsidP="00AA1925">
      <w:pPr>
        <w:rPr>
          <w:rFonts w:ascii="宋体" w:eastAsia="宋体" w:hAnsi="宋体"/>
        </w:rPr>
      </w:pPr>
      <w:r w:rsidRPr="000665B4">
        <w:rPr>
          <w:rFonts w:ascii="宋体" w:eastAsia="宋体" w:hAnsi="宋体" w:hint="eastAsia"/>
        </w:rPr>
        <w:t>√-</w:t>
      </w:r>
      <w:hyperlink r:id="rId428" w:tgtFrame="_blank" w:history="1">
        <w:r w:rsidR="00AA1925" w:rsidRPr="000665B4">
          <w:rPr>
            <w:rFonts w:ascii="宋体" w:eastAsia="宋体" w:hAnsi="宋体"/>
          </w:rPr>
          <w:t>hdu 1503 Advanced Fruits</w:t>
        </w:r>
      </w:hyperlink>
    </w:p>
    <w:p w:rsidR="00EE2681" w:rsidRPr="000665B4" w:rsidRDefault="005C47DC" w:rsidP="00FA374A">
      <w:pPr>
        <w:rPr>
          <w:rFonts w:ascii="宋体" w:eastAsia="宋体" w:hAnsi="宋体"/>
          <w:b/>
        </w:rPr>
      </w:pPr>
      <w:r w:rsidRPr="000665B4">
        <w:rPr>
          <w:rFonts w:ascii="宋体" w:eastAsia="宋体" w:hAnsi="宋体" w:hint="eastAsia"/>
          <w:b/>
        </w:rPr>
        <w:t>7月2</w:t>
      </w:r>
      <w:r w:rsidRPr="000665B4">
        <w:rPr>
          <w:rFonts w:ascii="宋体" w:eastAsia="宋体" w:hAnsi="宋体"/>
          <w:b/>
        </w:rPr>
        <w:t>3</w:t>
      </w:r>
      <w:r w:rsidRPr="000665B4">
        <w:rPr>
          <w:rFonts w:ascii="宋体" w:eastAsia="宋体" w:hAnsi="宋体" w:hint="eastAsia"/>
          <w:b/>
        </w:rPr>
        <w:t>日</w:t>
      </w:r>
    </w:p>
    <w:p w:rsidR="005C47DC" w:rsidRPr="000665B4" w:rsidRDefault="005C47DC" w:rsidP="00EE2681">
      <w:pPr>
        <w:rPr>
          <w:rFonts w:ascii="宋体" w:eastAsia="宋体" w:hAnsi="宋体"/>
        </w:rPr>
      </w:pPr>
      <w:r w:rsidRPr="000665B4">
        <w:rPr>
          <w:rFonts w:ascii="宋体" w:eastAsia="宋体" w:hAnsi="宋体" w:hint="eastAsia"/>
        </w:rPr>
        <w:t>杭电多校-</w:t>
      </w:r>
      <w:r w:rsidRPr="000665B4">
        <w:rPr>
          <w:rFonts w:ascii="宋体" w:eastAsia="宋体" w:hAnsi="宋体"/>
        </w:rPr>
        <w:t>1</w:t>
      </w:r>
      <w:r w:rsidR="000C547C" w:rsidRPr="000665B4">
        <w:rPr>
          <w:rFonts w:ascii="宋体" w:eastAsia="宋体" w:hAnsi="宋体" w:hint="eastAsia"/>
        </w:rPr>
        <w:t>（4题-铁铜）</w:t>
      </w:r>
    </w:p>
    <w:p w:rsidR="00F377EB" w:rsidRPr="000665B4" w:rsidRDefault="00F377EB" w:rsidP="00EE2681">
      <w:pPr>
        <w:rPr>
          <w:rFonts w:ascii="宋体" w:eastAsia="宋体" w:hAnsi="宋体"/>
        </w:rPr>
      </w:pPr>
      <w:r w:rsidRPr="000665B4">
        <w:rPr>
          <w:rFonts w:ascii="宋体" w:eastAsia="宋体" w:hAnsi="宋体" w:hint="eastAsia"/>
        </w:rPr>
        <w:t>（√谢正平）</w:t>
      </w:r>
      <w:r w:rsidRPr="000665B4">
        <w:rPr>
          <w:rFonts w:ascii="宋体" w:eastAsia="宋体" w:hAnsi="宋体"/>
        </w:rPr>
        <w:t>1001</w:t>
      </w:r>
      <w:r w:rsidRPr="000665B4">
        <w:rPr>
          <w:rFonts w:ascii="宋体" w:eastAsia="宋体" w:hAnsi="宋体" w:hint="eastAsia"/>
        </w:rPr>
        <w:t>-签到</w:t>
      </w:r>
    </w:p>
    <w:p w:rsidR="00F377EB" w:rsidRPr="000665B4" w:rsidRDefault="00F377EB" w:rsidP="00EE2681">
      <w:pPr>
        <w:rPr>
          <w:rFonts w:ascii="宋体" w:eastAsia="宋体" w:hAnsi="宋体"/>
        </w:rPr>
      </w:pPr>
      <w:r w:rsidRPr="000665B4">
        <w:rPr>
          <w:rFonts w:ascii="宋体" w:eastAsia="宋体" w:hAnsi="宋体"/>
        </w:rPr>
        <w:t>1002</w:t>
      </w:r>
      <w:r w:rsidR="00A47AED" w:rsidRPr="000665B4">
        <w:rPr>
          <w:rFonts w:ascii="宋体" w:eastAsia="宋体" w:hAnsi="宋体" w:hint="eastAsia"/>
        </w:rPr>
        <w:t>-铜牌</w:t>
      </w:r>
    </w:p>
    <w:p w:rsidR="00F377EB" w:rsidRPr="000665B4" w:rsidRDefault="00F377EB" w:rsidP="00EE2681">
      <w:pPr>
        <w:rPr>
          <w:rFonts w:ascii="宋体" w:eastAsia="宋体" w:hAnsi="宋体"/>
        </w:rPr>
      </w:pPr>
      <w:r w:rsidRPr="000665B4">
        <w:rPr>
          <w:rFonts w:ascii="宋体" w:eastAsia="宋体" w:hAnsi="宋体" w:hint="eastAsia"/>
        </w:rPr>
        <w:t>（√叶文豪）-</w:t>
      </w:r>
      <w:r w:rsidRPr="000665B4">
        <w:rPr>
          <w:rFonts w:ascii="宋体" w:eastAsia="宋体" w:hAnsi="宋体"/>
        </w:rPr>
        <w:t>1003</w:t>
      </w:r>
      <w:r w:rsidRPr="000665B4">
        <w:rPr>
          <w:rFonts w:ascii="宋体" w:eastAsia="宋体" w:hAnsi="宋体" w:hint="eastAsia"/>
        </w:rPr>
        <w:t>-签到</w:t>
      </w:r>
    </w:p>
    <w:p w:rsidR="00F377EB" w:rsidRPr="000665B4" w:rsidRDefault="00F377EB" w:rsidP="00EE2681">
      <w:pPr>
        <w:rPr>
          <w:rFonts w:ascii="宋体" w:eastAsia="宋体" w:hAnsi="宋体"/>
        </w:rPr>
      </w:pPr>
      <w:r w:rsidRPr="000665B4">
        <w:rPr>
          <w:rFonts w:ascii="宋体" w:eastAsia="宋体" w:hAnsi="宋体" w:hint="eastAsia"/>
        </w:rPr>
        <w:t>（√谢正平）</w:t>
      </w:r>
      <w:r w:rsidRPr="000665B4">
        <w:rPr>
          <w:rFonts w:ascii="宋体" w:eastAsia="宋体" w:hAnsi="宋体"/>
        </w:rPr>
        <w:t>1004</w:t>
      </w:r>
      <w:r w:rsidRPr="000665B4">
        <w:rPr>
          <w:rFonts w:ascii="宋体" w:eastAsia="宋体" w:hAnsi="宋体" w:hint="eastAsia"/>
        </w:rPr>
        <w:t>-铜牌</w:t>
      </w:r>
    </w:p>
    <w:p w:rsidR="00F377EB" w:rsidRPr="000665B4" w:rsidRDefault="00F377EB" w:rsidP="00EE2681">
      <w:pPr>
        <w:rPr>
          <w:rFonts w:ascii="宋体" w:eastAsia="宋体" w:hAnsi="宋体"/>
        </w:rPr>
      </w:pPr>
      <w:r w:rsidRPr="000665B4">
        <w:rPr>
          <w:rFonts w:ascii="宋体" w:eastAsia="宋体" w:hAnsi="宋体"/>
        </w:rPr>
        <w:t>1005</w:t>
      </w:r>
      <w:r w:rsidR="000C547C" w:rsidRPr="000665B4">
        <w:rPr>
          <w:rFonts w:ascii="宋体" w:eastAsia="宋体" w:hAnsi="宋体" w:hint="eastAsia"/>
        </w:rPr>
        <w:t xml:space="preserve">-金牌  </w:t>
      </w:r>
    </w:p>
    <w:p w:rsidR="00F377EB" w:rsidRPr="000665B4" w:rsidRDefault="00F377EB" w:rsidP="00EE2681">
      <w:pPr>
        <w:rPr>
          <w:rFonts w:ascii="宋体" w:eastAsia="宋体" w:hAnsi="宋体"/>
        </w:rPr>
      </w:pPr>
      <w:r w:rsidRPr="000665B4">
        <w:rPr>
          <w:rFonts w:ascii="宋体" w:eastAsia="宋体" w:hAnsi="宋体"/>
        </w:rPr>
        <w:t>1006</w:t>
      </w:r>
      <w:r w:rsidR="000C547C" w:rsidRPr="000665B4">
        <w:rPr>
          <w:rFonts w:ascii="宋体" w:eastAsia="宋体" w:hAnsi="宋体" w:hint="eastAsia"/>
        </w:rPr>
        <w:t>-金牌</w:t>
      </w:r>
    </w:p>
    <w:p w:rsidR="00F377EB" w:rsidRPr="000665B4" w:rsidRDefault="00F377EB" w:rsidP="00EE2681">
      <w:pPr>
        <w:rPr>
          <w:rFonts w:ascii="宋体" w:eastAsia="宋体" w:hAnsi="宋体"/>
        </w:rPr>
      </w:pPr>
      <w:r w:rsidRPr="000665B4">
        <w:rPr>
          <w:rFonts w:ascii="宋体" w:eastAsia="宋体" w:hAnsi="宋体" w:hint="eastAsia"/>
        </w:rPr>
        <w:t>（赛后√叶文豪&amp;孙宇洪</w:t>
      </w:r>
      <w:r w:rsidR="00A47AED" w:rsidRPr="000665B4">
        <w:rPr>
          <w:rFonts w:ascii="宋体" w:eastAsia="宋体" w:hAnsi="宋体" w:hint="eastAsia"/>
        </w:rPr>
        <w:t>&amp;</w:t>
      </w:r>
      <w:r w:rsidR="00A47AED" w:rsidRPr="000665B4">
        <w:rPr>
          <w:rFonts w:ascii="宋体" w:eastAsia="宋体" w:hAnsi="宋体"/>
        </w:rPr>
        <w:t>OEIS</w:t>
      </w:r>
      <w:r w:rsidRPr="000665B4">
        <w:rPr>
          <w:rFonts w:ascii="宋体" w:eastAsia="宋体" w:hAnsi="宋体" w:hint="eastAsia"/>
        </w:rPr>
        <w:t>）</w:t>
      </w:r>
      <w:r w:rsidRPr="000665B4">
        <w:rPr>
          <w:rFonts w:ascii="宋体" w:eastAsia="宋体" w:hAnsi="宋体"/>
        </w:rPr>
        <w:t>1007</w:t>
      </w:r>
      <w:r w:rsidR="00A47AED" w:rsidRPr="000665B4">
        <w:rPr>
          <w:rFonts w:ascii="宋体" w:eastAsia="宋体" w:hAnsi="宋体" w:hint="eastAsia"/>
        </w:rPr>
        <w:t>-铜牌</w:t>
      </w:r>
    </w:p>
    <w:p w:rsidR="00F377EB" w:rsidRPr="000665B4" w:rsidRDefault="00F377EB" w:rsidP="00EE2681">
      <w:pPr>
        <w:rPr>
          <w:rFonts w:ascii="宋体" w:eastAsia="宋体" w:hAnsi="宋体"/>
        </w:rPr>
      </w:pPr>
      <w:r w:rsidRPr="000665B4">
        <w:rPr>
          <w:rFonts w:ascii="宋体" w:eastAsia="宋体" w:hAnsi="宋体"/>
        </w:rPr>
        <w:t>1008</w:t>
      </w:r>
      <w:r w:rsidR="00992BD6" w:rsidRPr="000665B4">
        <w:rPr>
          <w:rFonts w:ascii="宋体" w:eastAsia="宋体" w:hAnsi="宋体" w:hint="eastAsia"/>
        </w:rPr>
        <w:t>-银牌</w:t>
      </w:r>
    </w:p>
    <w:p w:rsidR="00F377EB" w:rsidRPr="000665B4" w:rsidRDefault="00F377EB" w:rsidP="00EE2681">
      <w:pPr>
        <w:rPr>
          <w:rFonts w:ascii="宋体" w:eastAsia="宋体" w:hAnsi="宋体"/>
        </w:rPr>
      </w:pPr>
      <w:r w:rsidRPr="000665B4">
        <w:rPr>
          <w:rFonts w:ascii="宋体" w:eastAsia="宋体" w:hAnsi="宋体"/>
        </w:rPr>
        <w:lastRenderedPageBreak/>
        <w:t>1009</w:t>
      </w:r>
      <w:r w:rsidR="000C547C" w:rsidRPr="000665B4">
        <w:rPr>
          <w:rFonts w:ascii="宋体" w:eastAsia="宋体" w:hAnsi="宋体" w:hint="eastAsia"/>
        </w:rPr>
        <w:t>-金牌</w:t>
      </w:r>
    </w:p>
    <w:p w:rsidR="00F377EB" w:rsidRPr="000665B4" w:rsidRDefault="00F377EB" w:rsidP="00EE2681">
      <w:pPr>
        <w:rPr>
          <w:rFonts w:ascii="宋体" w:eastAsia="宋体" w:hAnsi="宋体"/>
        </w:rPr>
      </w:pPr>
      <w:r w:rsidRPr="000665B4">
        <w:rPr>
          <w:rFonts w:ascii="宋体" w:eastAsia="宋体" w:hAnsi="宋体"/>
        </w:rPr>
        <w:t>1010</w:t>
      </w:r>
      <w:r w:rsidR="000C547C" w:rsidRPr="000665B4">
        <w:rPr>
          <w:rFonts w:ascii="宋体" w:eastAsia="宋体" w:hAnsi="宋体" w:hint="eastAsia"/>
        </w:rPr>
        <w:t>-金牌</w:t>
      </w:r>
    </w:p>
    <w:p w:rsidR="00F377EB" w:rsidRPr="000665B4" w:rsidRDefault="00F377EB" w:rsidP="00EE2681">
      <w:pPr>
        <w:rPr>
          <w:rFonts w:ascii="宋体" w:eastAsia="宋体" w:hAnsi="宋体"/>
        </w:rPr>
      </w:pPr>
      <w:r w:rsidRPr="000665B4">
        <w:rPr>
          <w:rFonts w:ascii="宋体" w:eastAsia="宋体" w:hAnsi="宋体" w:hint="eastAsia"/>
        </w:rPr>
        <w:t>（√孙宇洪）</w:t>
      </w:r>
      <w:r w:rsidRPr="000665B4">
        <w:rPr>
          <w:rFonts w:ascii="宋体" w:eastAsia="宋体" w:hAnsi="宋体"/>
        </w:rPr>
        <w:t>1011</w:t>
      </w:r>
      <w:r w:rsidRPr="000665B4">
        <w:rPr>
          <w:rFonts w:ascii="宋体" w:eastAsia="宋体" w:hAnsi="宋体" w:hint="eastAsia"/>
        </w:rPr>
        <w:t>-签到</w:t>
      </w:r>
    </w:p>
    <w:p w:rsidR="00021B70" w:rsidRPr="000665B4" w:rsidRDefault="00021B70" w:rsidP="00FA374A">
      <w:pPr>
        <w:rPr>
          <w:rFonts w:ascii="宋体" w:eastAsia="宋体" w:hAnsi="宋体"/>
          <w:b/>
        </w:rPr>
      </w:pPr>
      <w:r w:rsidRPr="000665B4">
        <w:rPr>
          <w:rFonts w:ascii="宋体" w:eastAsia="宋体" w:hAnsi="宋体"/>
          <w:b/>
        </w:rPr>
        <w:t>7</w:t>
      </w:r>
      <w:r w:rsidRPr="000665B4">
        <w:rPr>
          <w:rFonts w:ascii="宋体" w:eastAsia="宋体" w:hAnsi="宋体" w:hint="eastAsia"/>
          <w:b/>
        </w:rPr>
        <w:t>月2</w:t>
      </w:r>
      <w:r w:rsidRPr="000665B4">
        <w:rPr>
          <w:rFonts w:ascii="宋体" w:eastAsia="宋体" w:hAnsi="宋体"/>
          <w:b/>
        </w:rPr>
        <w:t>4</w:t>
      </w:r>
      <w:r w:rsidRPr="000665B4">
        <w:rPr>
          <w:rFonts w:ascii="宋体" w:eastAsia="宋体" w:hAnsi="宋体" w:hint="eastAsia"/>
          <w:b/>
        </w:rPr>
        <w:t>日</w:t>
      </w:r>
    </w:p>
    <w:p w:rsidR="00021B70" w:rsidRPr="000665B4" w:rsidRDefault="00021B70" w:rsidP="00FA374A">
      <w:pPr>
        <w:rPr>
          <w:rFonts w:ascii="宋体" w:eastAsia="宋体" w:hAnsi="宋体"/>
          <w:b/>
        </w:rPr>
      </w:pPr>
      <w:r w:rsidRPr="000665B4">
        <w:rPr>
          <w:rFonts w:ascii="宋体" w:eastAsia="宋体" w:hAnsi="宋体" w:hint="eastAsia"/>
          <w:b/>
        </w:rPr>
        <w:t>7月25日</w:t>
      </w:r>
    </w:p>
    <w:p w:rsidR="00E968ED" w:rsidRPr="000665B4" w:rsidRDefault="00F439E9" w:rsidP="00021B70">
      <w:pPr>
        <w:rPr>
          <w:rFonts w:ascii="宋体" w:eastAsia="宋体" w:hAnsi="宋体"/>
        </w:rPr>
      </w:pPr>
      <w:r w:rsidRPr="000665B4">
        <w:rPr>
          <w:rFonts w:ascii="宋体" w:eastAsia="宋体" w:hAnsi="宋体" w:hint="eastAsia"/>
        </w:rPr>
        <w:t>√-</w:t>
      </w:r>
      <w:r w:rsidR="00E968ED" w:rsidRPr="000665B4">
        <w:rPr>
          <w:rFonts w:ascii="宋体" w:eastAsia="宋体" w:hAnsi="宋体" w:hint="eastAsia"/>
        </w:rPr>
        <w:t>1001-签到-数论-</w:t>
      </w:r>
      <w:r w:rsidRPr="000665B4">
        <w:rPr>
          <w:rFonts w:ascii="宋体" w:eastAsia="宋体" w:hAnsi="宋体"/>
        </w:rPr>
        <w:t>HDU6298</w:t>
      </w:r>
    </w:p>
    <w:p w:rsidR="00021B70" w:rsidRPr="000665B4" w:rsidRDefault="00021B70" w:rsidP="00021B70">
      <w:pPr>
        <w:rPr>
          <w:rFonts w:ascii="宋体" w:eastAsia="宋体" w:hAnsi="宋体"/>
          <w:b/>
        </w:rPr>
      </w:pPr>
      <w:r w:rsidRPr="000665B4">
        <w:rPr>
          <w:rFonts w:ascii="宋体" w:eastAsia="宋体" w:hAnsi="宋体" w:hint="eastAsia"/>
          <w:b/>
        </w:rPr>
        <w:t>杭电多校-</w:t>
      </w:r>
      <w:r w:rsidR="005608D9" w:rsidRPr="000665B4">
        <w:rPr>
          <w:rFonts w:ascii="宋体" w:eastAsia="宋体" w:hAnsi="宋体"/>
          <w:b/>
        </w:rPr>
        <w:t>2</w:t>
      </w:r>
      <w:r w:rsidR="00F439E9" w:rsidRPr="000665B4">
        <w:rPr>
          <w:rFonts w:ascii="宋体" w:eastAsia="宋体" w:hAnsi="宋体" w:hint="eastAsia"/>
          <w:b/>
        </w:rPr>
        <w:t>（3题-铜）</w:t>
      </w:r>
    </w:p>
    <w:p w:rsidR="00F439E9" w:rsidRPr="000665B4" w:rsidRDefault="00F439E9" w:rsidP="00021B70">
      <w:pPr>
        <w:rPr>
          <w:rFonts w:ascii="宋体" w:eastAsia="宋体" w:hAnsi="宋体"/>
        </w:rPr>
      </w:pPr>
      <w:r w:rsidRPr="000665B4">
        <w:rPr>
          <w:rFonts w:ascii="宋体" w:eastAsia="宋体" w:hAnsi="宋体"/>
        </w:rPr>
        <w:t>1001</w:t>
      </w:r>
      <w:r w:rsidRPr="000665B4">
        <w:rPr>
          <w:rFonts w:ascii="宋体" w:eastAsia="宋体" w:hAnsi="宋体" w:hint="eastAsia"/>
        </w:rPr>
        <w:t>-金牌题</w:t>
      </w:r>
    </w:p>
    <w:p w:rsidR="00F439E9" w:rsidRPr="000665B4" w:rsidRDefault="00F439E9" w:rsidP="00021B70">
      <w:pPr>
        <w:rPr>
          <w:rFonts w:ascii="宋体" w:eastAsia="宋体" w:hAnsi="宋体"/>
        </w:rPr>
      </w:pPr>
      <w:r w:rsidRPr="000665B4">
        <w:rPr>
          <w:rFonts w:ascii="宋体" w:eastAsia="宋体" w:hAnsi="宋体"/>
        </w:rPr>
        <w:t>1002</w:t>
      </w:r>
      <w:r w:rsidRPr="000665B4">
        <w:rPr>
          <w:rFonts w:ascii="宋体" w:eastAsia="宋体" w:hAnsi="宋体" w:hint="eastAsia"/>
        </w:rPr>
        <w:t>-金牌题</w:t>
      </w:r>
    </w:p>
    <w:p w:rsidR="00F439E9" w:rsidRPr="000665B4" w:rsidRDefault="00F439E9" w:rsidP="00021B70">
      <w:pPr>
        <w:rPr>
          <w:rFonts w:ascii="宋体" w:eastAsia="宋体" w:hAnsi="宋体"/>
        </w:rPr>
      </w:pPr>
      <w:r w:rsidRPr="000665B4">
        <w:rPr>
          <w:rFonts w:ascii="宋体" w:eastAsia="宋体" w:hAnsi="宋体"/>
        </w:rPr>
        <w:t>1003</w:t>
      </w:r>
      <w:r w:rsidRPr="000665B4">
        <w:rPr>
          <w:rFonts w:ascii="宋体" w:eastAsia="宋体" w:hAnsi="宋体" w:hint="eastAsia"/>
        </w:rPr>
        <w:t>-银牌题</w:t>
      </w:r>
    </w:p>
    <w:p w:rsidR="00F439E9" w:rsidRPr="000665B4" w:rsidRDefault="00F439E9" w:rsidP="00021B70">
      <w:pPr>
        <w:rPr>
          <w:rFonts w:ascii="宋体" w:eastAsia="宋体" w:hAnsi="宋体"/>
        </w:rPr>
      </w:pPr>
      <w:r w:rsidRPr="000665B4">
        <w:rPr>
          <w:rFonts w:ascii="宋体" w:eastAsia="宋体" w:hAnsi="宋体" w:hint="eastAsia"/>
        </w:rPr>
        <w:t>（√谢正平&amp;叶文豪&amp;孙宇洪）</w:t>
      </w:r>
      <w:r w:rsidRPr="000665B4">
        <w:rPr>
          <w:rFonts w:ascii="宋体" w:eastAsia="宋体" w:hAnsi="宋体"/>
        </w:rPr>
        <w:t>1004</w:t>
      </w:r>
      <w:r w:rsidRPr="000665B4">
        <w:rPr>
          <w:rFonts w:ascii="宋体" w:eastAsia="宋体" w:hAnsi="宋体" w:hint="eastAsia"/>
        </w:rPr>
        <w:t>-签到题-博弈</w:t>
      </w:r>
    </w:p>
    <w:p w:rsidR="00F439E9" w:rsidRPr="000665B4" w:rsidRDefault="00F439E9" w:rsidP="00021B70">
      <w:pPr>
        <w:rPr>
          <w:rFonts w:ascii="宋体" w:eastAsia="宋体" w:hAnsi="宋体"/>
        </w:rPr>
      </w:pPr>
      <w:r w:rsidRPr="000665B4">
        <w:rPr>
          <w:rFonts w:ascii="宋体" w:eastAsia="宋体" w:hAnsi="宋体" w:hint="eastAsia"/>
        </w:rPr>
        <w:t>（WA）</w:t>
      </w:r>
      <w:r w:rsidRPr="000665B4">
        <w:rPr>
          <w:rFonts w:ascii="宋体" w:eastAsia="宋体" w:hAnsi="宋体"/>
        </w:rPr>
        <w:t>1005</w:t>
      </w:r>
      <w:r w:rsidRPr="000665B4">
        <w:rPr>
          <w:rFonts w:ascii="宋体" w:eastAsia="宋体" w:hAnsi="宋体" w:hint="eastAsia"/>
        </w:rPr>
        <w:t>铜牌题-构造</w:t>
      </w:r>
    </w:p>
    <w:p w:rsidR="00F439E9" w:rsidRPr="000665B4" w:rsidRDefault="00F439E9" w:rsidP="00021B70">
      <w:pPr>
        <w:rPr>
          <w:rFonts w:ascii="宋体" w:eastAsia="宋体" w:hAnsi="宋体"/>
        </w:rPr>
      </w:pPr>
      <w:r w:rsidRPr="000665B4">
        <w:rPr>
          <w:rFonts w:ascii="宋体" w:eastAsia="宋体" w:hAnsi="宋体"/>
        </w:rPr>
        <w:t>1006</w:t>
      </w:r>
      <w:r w:rsidRPr="000665B4">
        <w:rPr>
          <w:rFonts w:ascii="宋体" w:eastAsia="宋体" w:hAnsi="宋体" w:hint="eastAsia"/>
        </w:rPr>
        <w:t>-银牌题</w:t>
      </w:r>
    </w:p>
    <w:p w:rsidR="00F439E9" w:rsidRPr="000665B4" w:rsidRDefault="00F439E9" w:rsidP="00021B70">
      <w:pPr>
        <w:rPr>
          <w:rFonts w:ascii="宋体" w:eastAsia="宋体" w:hAnsi="宋体"/>
        </w:rPr>
      </w:pPr>
      <w:r w:rsidRPr="000665B4">
        <w:rPr>
          <w:rFonts w:ascii="宋体" w:eastAsia="宋体" w:hAnsi="宋体" w:hint="eastAsia"/>
        </w:rPr>
        <w:t>（√叶文豪）</w:t>
      </w:r>
      <w:r w:rsidRPr="000665B4">
        <w:rPr>
          <w:rFonts w:ascii="宋体" w:eastAsia="宋体" w:hAnsi="宋体"/>
        </w:rPr>
        <w:t>1007</w:t>
      </w:r>
      <w:r w:rsidRPr="000665B4">
        <w:rPr>
          <w:rFonts w:ascii="宋体" w:eastAsia="宋体" w:hAnsi="宋体" w:hint="eastAsia"/>
        </w:rPr>
        <w:t>铜牌题-线段树</w:t>
      </w:r>
    </w:p>
    <w:p w:rsidR="00F439E9" w:rsidRPr="000665B4" w:rsidRDefault="00F439E9" w:rsidP="00021B70">
      <w:pPr>
        <w:rPr>
          <w:rFonts w:ascii="宋体" w:eastAsia="宋体" w:hAnsi="宋体"/>
        </w:rPr>
      </w:pPr>
      <w:r w:rsidRPr="000665B4">
        <w:rPr>
          <w:rFonts w:ascii="宋体" w:eastAsia="宋体" w:hAnsi="宋体"/>
        </w:rPr>
        <w:t>1008</w:t>
      </w:r>
      <w:r w:rsidRPr="000665B4">
        <w:rPr>
          <w:rFonts w:ascii="宋体" w:eastAsia="宋体" w:hAnsi="宋体" w:hint="eastAsia"/>
        </w:rPr>
        <w:t>-金牌题</w:t>
      </w:r>
    </w:p>
    <w:p w:rsidR="00F439E9" w:rsidRPr="000665B4" w:rsidRDefault="00F439E9" w:rsidP="00021B70">
      <w:pPr>
        <w:rPr>
          <w:rFonts w:ascii="宋体" w:eastAsia="宋体" w:hAnsi="宋体"/>
        </w:rPr>
      </w:pPr>
      <w:r w:rsidRPr="000665B4">
        <w:rPr>
          <w:rFonts w:ascii="宋体" w:eastAsia="宋体" w:hAnsi="宋体"/>
        </w:rPr>
        <w:t>1009</w:t>
      </w:r>
      <w:r w:rsidRPr="000665B4">
        <w:rPr>
          <w:rFonts w:ascii="宋体" w:eastAsia="宋体" w:hAnsi="宋体" w:hint="eastAsia"/>
        </w:rPr>
        <w:t>-金牌题</w:t>
      </w:r>
    </w:p>
    <w:p w:rsidR="00F439E9" w:rsidRPr="000665B4" w:rsidRDefault="00F439E9" w:rsidP="00021B70">
      <w:pPr>
        <w:rPr>
          <w:rFonts w:ascii="宋体" w:eastAsia="宋体" w:hAnsi="宋体"/>
        </w:rPr>
      </w:pPr>
      <w:r w:rsidRPr="000665B4">
        <w:rPr>
          <w:rFonts w:ascii="宋体" w:eastAsia="宋体" w:hAnsi="宋体" w:hint="eastAsia"/>
        </w:rPr>
        <w:t>（√谢正平&amp;孙宇洪）</w:t>
      </w:r>
      <w:r w:rsidRPr="000665B4">
        <w:rPr>
          <w:rFonts w:ascii="宋体" w:eastAsia="宋体" w:hAnsi="宋体"/>
        </w:rPr>
        <w:t>1010</w:t>
      </w:r>
      <w:r w:rsidRPr="000665B4">
        <w:rPr>
          <w:rFonts w:ascii="宋体" w:eastAsia="宋体" w:hAnsi="宋体" w:hint="eastAsia"/>
        </w:rPr>
        <w:t>-签到题</w:t>
      </w:r>
    </w:p>
    <w:p w:rsidR="00021B70" w:rsidRPr="000665B4" w:rsidRDefault="00F439E9" w:rsidP="00FA374A">
      <w:pPr>
        <w:rPr>
          <w:rFonts w:ascii="宋体" w:eastAsia="宋体" w:hAnsi="宋体"/>
          <w:b/>
        </w:rPr>
      </w:pPr>
      <w:r w:rsidRPr="000665B4">
        <w:rPr>
          <w:rFonts w:ascii="宋体" w:eastAsia="宋体" w:hAnsi="宋体" w:hint="eastAsia"/>
          <w:b/>
        </w:rPr>
        <w:t>7月2</w:t>
      </w:r>
      <w:r w:rsidRPr="000665B4">
        <w:rPr>
          <w:rFonts w:ascii="宋体" w:eastAsia="宋体" w:hAnsi="宋体"/>
          <w:b/>
        </w:rPr>
        <w:t>6</w:t>
      </w:r>
      <w:r w:rsidRPr="000665B4">
        <w:rPr>
          <w:rFonts w:ascii="宋体" w:eastAsia="宋体" w:hAnsi="宋体" w:hint="eastAsia"/>
          <w:b/>
        </w:rPr>
        <w:t>日</w:t>
      </w:r>
    </w:p>
    <w:p w:rsidR="00B6538E" w:rsidRPr="000665B4" w:rsidRDefault="00B6538E" w:rsidP="00F439E9">
      <w:pPr>
        <w:rPr>
          <w:rFonts w:ascii="宋体" w:eastAsia="宋体" w:hAnsi="宋体"/>
        </w:rPr>
      </w:pPr>
      <w:r w:rsidRPr="000665B4">
        <w:rPr>
          <w:rFonts w:ascii="宋体" w:eastAsia="宋体" w:hAnsi="宋体" w:hint="eastAsia"/>
        </w:rPr>
        <w:t>日常训练</w:t>
      </w:r>
    </w:p>
    <w:p w:rsidR="00B6538E" w:rsidRPr="000665B4" w:rsidRDefault="00B6538E" w:rsidP="00F439E9">
      <w:pPr>
        <w:rPr>
          <w:rFonts w:ascii="宋体" w:eastAsia="宋体" w:hAnsi="宋体"/>
        </w:rPr>
      </w:pPr>
      <w:r w:rsidRPr="000665B4">
        <w:rPr>
          <w:rFonts w:ascii="宋体" w:eastAsia="宋体" w:hAnsi="宋体" w:hint="eastAsia"/>
        </w:rPr>
        <w:t>√-</w:t>
      </w:r>
      <w:hyperlink r:id="rId429" w:tgtFrame="_blank" w:history="1">
        <w:r w:rsidRPr="000665B4">
          <w:rPr>
            <w:rFonts w:ascii="宋体" w:eastAsia="宋体" w:hAnsi="宋体"/>
          </w:rPr>
          <w:t>hdu 1159 Common Subsequence</w:t>
        </w:r>
      </w:hyperlink>
    </w:p>
    <w:p w:rsidR="00B6538E" w:rsidRPr="000665B4" w:rsidRDefault="00B6538E" w:rsidP="00F439E9">
      <w:pPr>
        <w:rPr>
          <w:rFonts w:ascii="宋体" w:eastAsia="宋体" w:hAnsi="宋体"/>
        </w:rPr>
      </w:pPr>
      <w:r w:rsidRPr="000665B4">
        <w:rPr>
          <w:rFonts w:ascii="宋体" w:eastAsia="宋体" w:hAnsi="宋体" w:hint="eastAsia"/>
        </w:rPr>
        <w:t>多校补题</w:t>
      </w:r>
    </w:p>
    <w:p w:rsidR="00122B0A" w:rsidRPr="000665B4" w:rsidRDefault="00122B0A" w:rsidP="00F439E9">
      <w:pPr>
        <w:rPr>
          <w:rFonts w:ascii="宋体" w:eastAsia="宋体" w:hAnsi="宋体"/>
        </w:rPr>
      </w:pPr>
      <w:r w:rsidRPr="000665B4">
        <w:rPr>
          <w:rFonts w:ascii="宋体" w:eastAsia="宋体" w:hAnsi="宋体" w:hint="eastAsia"/>
        </w:rPr>
        <w:t>√-</w:t>
      </w:r>
      <w:r w:rsidRPr="000665B4">
        <w:rPr>
          <w:rFonts w:ascii="宋体" w:eastAsia="宋体" w:hAnsi="宋体"/>
        </w:rPr>
        <w:t>hdu-6312-Game</w:t>
      </w:r>
      <w:r w:rsidRPr="000665B4">
        <w:rPr>
          <w:rFonts w:ascii="宋体" w:eastAsia="宋体" w:hAnsi="宋体" w:hint="eastAsia"/>
        </w:rPr>
        <w:t>-多校2签到题-博弈</w:t>
      </w:r>
    </w:p>
    <w:p w:rsidR="00F439E9" w:rsidRPr="000665B4" w:rsidRDefault="00F439E9" w:rsidP="00EE2681">
      <w:pPr>
        <w:rPr>
          <w:rFonts w:ascii="宋体" w:eastAsia="宋体" w:hAnsi="宋体"/>
          <w:b/>
        </w:rPr>
      </w:pPr>
      <w:r w:rsidRPr="000665B4">
        <w:rPr>
          <w:rFonts w:ascii="宋体" w:eastAsia="宋体" w:hAnsi="宋体" w:hint="eastAsia"/>
          <w:b/>
        </w:rPr>
        <w:t>牛客多校3</w:t>
      </w:r>
      <w:r w:rsidR="00F41371" w:rsidRPr="000665B4">
        <w:rPr>
          <w:rFonts w:ascii="宋体" w:eastAsia="宋体" w:hAnsi="宋体" w:hint="eastAsia"/>
          <w:b/>
        </w:rPr>
        <w:t>（68th/513-银）</w:t>
      </w:r>
    </w:p>
    <w:p w:rsidR="0090117E" w:rsidRPr="000665B4" w:rsidRDefault="00F41371" w:rsidP="00EE2681">
      <w:pPr>
        <w:rPr>
          <w:rFonts w:ascii="宋体" w:eastAsia="宋体" w:hAnsi="宋体"/>
        </w:rPr>
      </w:pPr>
      <w:r w:rsidRPr="000665B4">
        <w:rPr>
          <w:rFonts w:ascii="宋体" w:eastAsia="宋体" w:hAnsi="宋体" w:hint="eastAsia"/>
        </w:rPr>
        <w:t>（√孙宇洪&amp;谢正平）A-背包-签到题</w:t>
      </w:r>
    </w:p>
    <w:p w:rsidR="00F41371" w:rsidRPr="000665B4" w:rsidRDefault="00F41371" w:rsidP="00EE2681">
      <w:pPr>
        <w:rPr>
          <w:rFonts w:ascii="宋体" w:eastAsia="宋体" w:hAnsi="宋体"/>
        </w:rPr>
      </w:pPr>
      <w:r w:rsidRPr="000665B4">
        <w:rPr>
          <w:rFonts w:ascii="宋体" w:eastAsia="宋体" w:hAnsi="宋体"/>
        </w:rPr>
        <w:t>B</w:t>
      </w:r>
      <w:r w:rsidRPr="000665B4">
        <w:rPr>
          <w:rFonts w:ascii="宋体" w:eastAsia="宋体" w:hAnsi="宋体" w:hint="eastAsia"/>
        </w:rPr>
        <w:t>-金牌题</w:t>
      </w:r>
    </w:p>
    <w:p w:rsidR="00F41371" w:rsidRPr="000665B4" w:rsidRDefault="00F41371" w:rsidP="00EE2681">
      <w:pPr>
        <w:rPr>
          <w:rFonts w:ascii="宋体" w:eastAsia="宋体" w:hAnsi="宋体"/>
        </w:rPr>
      </w:pPr>
      <w:r w:rsidRPr="000665B4">
        <w:rPr>
          <w:rFonts w:ascii="宋体" w:eastAsia="宋体" w:hAnsi="宋体" w:hint="eastAsia"/>
        </w:rPr>
        <w:t>（√孙宇洪）</w:t>
      </w:r>
      <w:r w:rsidRPr="000665B4">
        <w:rPr>
          <w:rFonts w:ascii="宋体" w:eastAsia="宋体" w:hAnsi="宋体"/>
        </w:rPr>
        <w:t>C</w:t>
      </w:r>
      <w:r w:rsidRPr="000665B4">
        <w:rPr>
          <w:rFonts w:ascii="宋体" w:eastAsia="宋体" w:hAnsi="宋体" w:hint="eastAsia"/>
        </w:rPr>
        <w:t>-区间操作模板题</w:t>
      </w:r>
      <w:r w:rsidRPr="000665B4">
        <w:rPr>
          <w:rFonts w:ascii="宋体" w:eastAsia="宋体" w:hAnsi="宋体"/>
        </w:rPr>
        <w:t>splay</w:t>
      </w:r>
      <w:r w:rsidRPr="000665B4">
        <w:rPr>
          <w:rFonts w:ascii="宋体" w:eastAsia="宋体" w:hAnsi="宋体" w:hint="eastAsia"/>
        </w:rPr>
        <w:t>树-铜牌题</w:t>
      </w:r>
    </w:p>
    <w:p w:rsidR="00F41371" w:rsidRPr="000665B4" w:rsidRDefault="00F41371" w:rsidP="00EE2681">
      <w:pPr>
        <w:rPr>
          <w:rFonts w:ascii="宋体" w:eastAsia="宋体" w:hAnsi="宋体"/>
        </w:rPr>
      </w:pPr>
      <w:r w:rsidRPr="000665B4">
        <w:rPr>
          <w:rFonts w:ascii="宋体" w:eastAsia="宋体" w:hAnsi="宋体"/>
        </w:rPr>
        <w:t>D</w:t>
      </w:r>
      <w:r w:rsidRPr="000665B4">
        <w:rPr>
          <w:rFonts w:ascii="宋体" w:eastAsia="宋体" w:hAnsi="宋体" w:hint="eastAsia"/>
        </w:rPr>
        <w:t>-金牌题</w:t>
      </w:r>
    </w:p>
    <w:p w:rsidR="00F41371" w:rsidRPr="000665B4" w:rsidRDefault="00F41371" w:rsidP="00EE2681">
      <w:pPr>
        <w:rPr>
          <w:rFonts w:ascii="宋体" w:eastAsia="宋体" w:hAnsi="宋体"/>
        </w:rPr>
      </w:pPr>
      <w:r w:rsidRPr="000665B4">
        <w:rPr>
          <w:rFonts w:ascii="宋体" w:eastAsia="宋体" w:hAnsi="宋体" w:hint="eastAsia"/>
        </w:rPr>
        <w:t>（√叶文豪）</w:t>
      </w:r>
      <w:r w:rsidRPr="000665B4">
        <w:rPr>
          <w:rFonts w:ascii="宋体" w:eastAsia="宋体" w:hAnsi="宋体"/>
        </w:rPr>
        <w:t>E</w:t>
      </w:r>
      <w:r w:rsidRPr="000665B4">
        <w:rPr>
          <w:rFonts w:ascii="宋体" w:eastAsia="宋体" w:hAnsi="宋体" w:hint="eastAsia"/>
        </w:rPr>
        <w:t>-字符串KMP循环节模板-铜牌题</w:t>
      </w:r>
    </w:p>
    <w:p w:rsidR="00F41371" w:rsidRPr="000665B4" w:rsidRDefault="00F41371" w:rsidP="00EE2681">
      <w:pPr>
        <w:rPr>
          <w:rFonts w:ascii="宋体" w:eastAsia="宋体" w:hAnsi="宋体"/>
        </w:rPr>
      </w:pPr>
      <w:r w:rsidRPr="000665B4">
        <w:rPr>
          <w:rFonts w:ascii="宋体" w:eastAsia="宋体" w:hAnsi="宋体"/>
        </w:rPr>
        <w:t>F</w:t>
      </w:r>
      <w:r w:rsidRPr="000665B4">
        <w:rPr>
          <w:rFonts w:ascii="宋体" w:eastAsia="宋体" w:hAnsi="宋体" w:hint="eastAsia"/>
        </w:rPr>
        <w:t>-金牌题</w:t>
      </w:r>
    </w:p>
    <w:p w:rsidR="00F41371" w:rsidRPr="000665B4" w:rsidRDefault="00F41371" w:rsidP="00EE2681">
      <w:pPr>
        <w:rPr>
          <w:rFonts w:ascii="宋体" w:eastAsia="宋体" w:hAnsi="宋体"/>
        </w:rPr>
      </w:pPr>
      <w:r w:rsidRPr="000665B4">
        <w:rPr>
          <w:rFonts w:ascii="宋体" w:eastAsia="宋体" w:hAnsi="宋体"/>
        </w:rPr>
        <w:t>G</w:t>
      </w:r>
      <w:r w:rsidRPr="000665B4">
        <w:rPr>
          <w:rFonts w:ascii="宋体" w:eastAsia="宋体" w:hAnsi="宋体" w:hint="eastAsia"/>
        </w:rPr>
        <w:t>-金牌题</w:t>
      </w:r>
    </w:p>
    <w:p w:rsidR="00F41371" w:rsidRPr="000665B4" w:rsidRDefault="00F41371" w:rsidP="00EE2681">
      <w:pPr>
        <w:rPr>
          <w:rFonts w:ascii="宋体" w:eastAsia="宋体" w:hAnsi="宋体"/>
        </w:rPr>
      </w:pPr>
      <w:r w:rsidRPr="000665B4">
        <w:rPr>
          <w:rFonts w:ascii="宋体" w:eastAsia="宋体" w:hAnsi="宋体" w:hint="eastAsia"/>
        </w:rPr>
        <w:t>（√谢正平）</w:t>
      </w:r>
      <w:r w:rsidRPr="000665B4">
        <w:rPr>
          <w:rFonts w:ascii="宋体" w:eastAsia="宋体" w:hAnsi="宋体"/>
        </w:rPr>
        <w:t>H</w:t>
      </w:r>
      <w:r w:rsidRPr="000665B4">
        <w:rPr>
          <w:rFonts w:ascii="宋体" w:eastAsia="宋体" w:hAnsi="宋体" w:hint="eastAsia"/>
        </w:rPr>
        <w:t>-数论-签到题</w:t>
      </w:r>
    </w:p>
    <w:p w:rsidR="00F41371" w:rsidRPr="000665B4" w:rsidRDefault="00F41371" w:rsidP="00EE2681">
      <w:pPr>
        <w:rPr>
          <w:rFonts w:ascii="宋体" w:eastAsia="宋体" w:hAnsi="宋体"/>
        </w:rPr>
      </w:pPr>
      <w:r w:rsidRPr="000665B4">
        <w:rPr>
          <w:rFonts w:ascii="宋体" w:eastAsia="宋体" w:hAnsi="宋体"/>
        </w:rPr>
        <w:t>I</w:t>
      </w:r>
      <w:r w:rsidRPr="000665B4">
        <w:rPr>
          <w:rFonts w:ascii="宋体" w:eastAsia="宋体" w:hAnsi="宋体" w:hint="eastAsia"/>
        </w:rPr>
        <w:t>-计算几何（凸包）-银牌题</w:t>
      </w:r>
    </w:p>
    <w:p w:rsidR="00F41371" w:rsidRPr="000665B4" w:rsidRDefault="00F41371" w:rsidP="00EE2681">
      <w:pPr>
        <w:rPr>
          <w:rFonts w:ascii="宋体" w:eastAsia="宋体" w:hAnsi="宋体"/>
        </w:rPr>
      </w:pPr>
      <w:r w:rsidRPr="000665B4">
        <w:rPr>
          <w:rFonts w:ascii="宋体" w:eastAsia="宋体" w:hAnsi="宋体" w:hint="eastAsia"/>
        </w:rPr>
        <w:t>（√叶文豪）</w:t>
      </w:r>
      <w:r w:rsidRPr="000665B4">
        <w:rPr>
          <w:rFonts w:ascii="宋体" w:eastAsia="宋体" w:hAnsi="宋体"/>
        </w:rPr>
        <w:t>J</w:t>
      </w:r>
      <w:r w:rsidRPr="000665B4">
        <w:rPr>
          <w:rFonts w:ascii="宋体" w:eastAsia="宋体" w:hAnsi="宋体" w:hint="eastAsia"/>
        </w:rPr>
        <w:t>-二分&amp;计算几何模板（简单多边形与圆面积交&amp;凸多边形面积）-铜牌题</w:t>
      </w:r>
    </w:p>
    <w:p w:rsidR="003604E9" w:rsidRPr="000665B4" w:rsidRDefault="0090117E" w:rsidP="00FA374A">
      <w:pPr>
        <w:rPr>
          <w:rFonts w:ascii="宋体" w:eastAsia="宋体" w:hAnsi="宋体"/>
          <w:b/>
        </w:rPr>
      </w:pPr>
      <w:r w:rsidRPr="000665B4">
        <w:rPr>
          <w:rFonts w:ascii="宋体" w:eastAsia="宋体" w:hAnsi="宋体"/>
          <w:b/>
        </w:rPr>
        <w:t>7</w:t>
      </w:r>
      <w:r w:rsidRPr="000665B4">
        <w:rPr>
          <w:rFonts w:ascii="宋体" w:eastAsia="宋体" w:hAnsi="宋体" w:hint="eastAsia"/>
          <w:b/>
        </w:rPr>
        <w:t>月27日</w:t>
      </w:r>
    </w:p>
    <w:p w:rsidR="006B3F2F" w:rsidRPr="000665B4" w:rsidRDefault="00F048C5" w:rsidP="006B3F2F">
      <w:pPr>
        <w:rPr>
          <w:rFonts w:ascii="宋体" w:eastAsia="宋体" w:hAnsi="宋体"/>
        </w:rPr>
      </w:pPr>
      <w:r w:rsidRPr="000665B4">
        <w:rPr>
          <w:rFonts w:ascii="宋体" w:eastAsia="宋体" w:hAnsi="宋体" w:hint="eastAsia"/>
        </w:rPr>
        <w:t>√-</w:t>
      </w:r>
      <w:hyperlink r:id="rId430" w:tgtFrame="_blank" w:history="1">
        <w:r w:rsidR="006B3F2F" w:rsidRPr="000665B4">
          <w:rPr>
            <w:rFonts w:ascii="宋体" w:eastAsia="宋体" w:hAnsi="宋体"/>
          </w:rPr>
          <w:t>hdu 2089 不要62</w:t>
        </w:r>
      </w:hyperlink>
      <w:r w:rsidR="006B3F2F" w:rsidRPr="000665B4">
        <w:rPr>
          <w:rFonts w:ascii="宋体" w:eastAsia="宋体" w:hAnsi="宋体"/>
        </w:rPr>
        <w:t> 简单数位dp</w:t>
      </w:r>
    </w:p>
    <w:p w:rsidR="00457C16" w:rsidRPr="000665B4" w:rsidRDefault="00457C16" w:rsidP="006B3F2F">
      <w:pPr>
        <w:rPr>
          <w:rFonts w:ascii="宋体" w:eastAsia="宋体" w:hAnsi="宋体"/>
        </w:rPr>
      </w:pPr>
      <w:r w:rsidRPr="000665B4">
        <w:rPr>
          <w:rFonts w:ascii="宋体" w:eastAsia="宋体" w:hAnsi="宋体" w:hint="eastAsia"/>
        </w:rPr>
        <w:t>√-</w:t>
      </w:r>
      <w:r w:rsidRPr="000665B4">
        <w:rPr>
          <w:rFonts w:ascii="宋体" w:eastAsia="宋体" w:hAnsi="宋体"/>
        </w:rPr>
        <w:t>hdu 1711</w:t>
      </w:r>
      <w:r w:rsidRPr="000665B4">
        <w:rPr>
          <w:rFonts w:ascii="宋体" w:eastAsia="宋体" w:hAnsi="宋体" w:hint="eastAsia"/>
        </w:rPr>
        <w:t>-</w:t>
      </w:r>
      <w:r w:rsidRPr="000665B4">
        <w:rPr>
          <w:rFonts w:ascii="宋体" w:eastAsia="宋体" w:hAnsi="宋体"/>
        </w:rPr>
        <w:t>KMP</w:t>
      </w:r>
      <w:r w:rsidRPr="000665B4">
        <w:rPr>
          <w:rFonts w:ascii="宋体" w:eastAsia="宋体" w:hAnsi="宋体" w:hint="eastAsia"/>
        </w:rPr>
        <w:t>模板题</w:t>
      </w:r>
    </w:p>
    <w:p w:rsidR="00490C6B" w:rsidRPr="000665B4" w:rsidRDefault="00490C6B" w:rsidP="006B3F2F">
      <w:pPr>
        <w:rPr>
          <w:rFonts w:ascii="宋体" w:eastAsia="宋体" w:hAnsi="宋体"/>
        </w:rPr>
      </w:pPr>
      <w:r w:rsidRPr="000665B4">
        <w:rPr>
          <w:rFonts w:ascii="宋体" w:eastAsia="宋体" w:hAnsi="宋体" w:hint="eastAsia"/>
        </w:rPr>
        <w:t>√-牛客3</w:t>
      </w:r>
      <w:r w:rsidRPr="000665B4">
        <w:rPr>
          <w:rFonts w:ascii="宋体" w:eastAsia="宋体" w:hAnsi="宋体"/>
        </w:rPr>
        <w:t>C</w:t>
      </w:r>
      <w:r w:rsidRPr="000665B4">
        <w:rPr>
          <w:rFonts w:ascii="宋体" w:eastAsia="宋体" w:hAnsi="宋体" w:hint="eastAsia"/>
        </w:rPr>
        <w:t>-铜牌题-区间操作（splay树模板/rope大法）</w:t>
      </w:r>
    </w:p>
    <w:p w:rsidR="003604E9" w:rsidRPr="000665B4" w:rsidRDefault="003604E9" w:rsidP="002F67A5">
      <w:pPr>
        <w:rPr>
          <w:rFonts w:ascii="宋体" w:eastAsia="宋体" w:hAnsi="宋体"/>
          <w:b/>
        </w:rPr>
      </w:pPr>
      <w:r w:rsidRPr="000665B4">
        <w:rPr>
          <w:rFonts w:ascii="宋体" w:eastAsia="宋体" w:hAnsi="宋体" w:hint="eastAsia"/>
          <w:b/>
        </w:rPr>
        <w:t>7月28日</w:t>
      </w:r>
    </w:p>
    <w:p w:rsidR="00F048C5" w:rsidRPr="000665B4" w:rsidRDefault="00E16817" w:rsidP="00F048C5">
      <w:pPr>
        <w:rPr>
          <w:rFonts w:ascii="宋体" w:eastAsia="宋体" w:hAnsi="宋体"/>
        </w:rPr>
      </w:pPr>
      <w:r w:rsidRPr="000665B4">
        <w:rPr>
          <w:rFonts w:ascii="宋体" w:eastAsia="宋体" w:hAnsi="宋体" w:hint="eastAsia"/>
        </w:rPr>
        <w:t>√-</w:t>
      </w:r>
      <w:r w:rsidRPr="000665B4">
        <w:rPr>
          <w:rFonts w:ascii="宋体" w:eastAsia="宋体" w:hAnsi="宋体"/>
        </w:rPr>
        <w:t>hdu 1686</w:t>
      </w:r>
    </w:p>
    <w:p w:rsidR="003604E9" w:rsidRPr="000665B4" w:rsidRDefault="003604E9" w:rsidP="003604E9">
      <w:pPr>
        <w:rPr>
          <w:rFonts w:ascii="宋体" w:eastAsia="宋体" w:hAnsi="宋体"/>
          <w:b/>
        </w:rPr>
      </w:pPr>
      <w:r w:rsidRPr="000665B4">
        <w:rPr>
          <w:rFonts w:ascii="宋体" w:eastAsia="宋体" w:hAnsi="宋体" w:hint="eastAsia"/>
          <w:b/>
        </w:rPr>
        <w:t>牛客多校4</w:t>
      </w:r>
      <w:r w:rsidR="00787173" w:rsidRPr="000665B4">
        <w:rPr>
          <w:rFonts w:ascii="宋体" w:eastAsia="宋体" w:hAnsi="宋体" w:hint="eastAsia"/>
          <w:b/>
        </w:rPr>
        <w:t>（1题；3人3题；114</w:t>
      </w:r>
      <w:r w:rsidR="00787173" w:rsidRPr="000665B4">
        <w:rPr>
          <w:rFonts w:ascii="宋体" w:eastAsia="宋体" w:hAnsi="宋体" w:hint="eastAsia"/>
          <w:b/>
          <w:vertAlign w:val="superscript"/>
        </w:rPr>
        <w:t>th</w:t>
      </w:r>
      <w:r w:rsidR="00787173" w:rsidRPr="000665B4">
        <w:rPr>
          <w:rFonts w:ascii="宋体" w:eastAsia="宋体" w:hAnsi="宋体" w:hint="eastAsia"/>
          <w:b/>
        </w:rPr>
        <w:t>/</w:t>
      </w:r>
      <w:r w:rsidR="00787173" w:rsidRPr="000665B4">
        <w:rPr>
          <w:rFonts w:ascii="宋体" w:eastAsia="宋体" w:hAnsi="宋体"/>
          <w:b/>
        </w:rPr>
        <w:t>494</w:t>
      </w:r>
      <w:r w:rsidR="00787173" w:rsidRPr="000665B4">
        <w:rPr>
          <w:rFonts w:ascii="宋体" w:eastAsia="宋体" w:hAnsi="宋体" w:hint="eastAsia"/>
          <w:b/>
        </w:rPr>
        <w:t>；铜）</w:t>
      </w:r>
    </w:p>
    <w:p w:rsidR="00787173" w:rsidRPr="000665B4" w:rsidRDefault="00787173" w:rsidP="003604E9">
      <w:pPr>
        <w:rPr>
          <w:rFonts w:ascii="宋体" w:eastAsia="宋体" w:hAnsi="宋体"/>
        </w:rPr>
      </w:pPr>
      <w:r w:rsidRPr="000665B4">
        <w:rPr>
          <w:rFonts w:ascii="宋体" w:eastAsia="宋体" w:hAnsi="宋体"/>
        </w:rPr>
        <w:t>(WA</w:t>
      </w:r>
      <w:r w:rsidRPr="000665B4">
        <w:rPr>
          <w:rFonts w:ascii="宋体" w:eastAsia="宋体" w:hAnsi="宋体" w:hint="eastAsia"/>
        </w:rPr>
        <w:t>谢正平&amp;叶文豪&amp;孙宇洪)</w:t>
      </w:r>
      <w:r w:rsidRPr="000665B4">
        <w:rPr>
          <w:rFonts w:ascii="宋体" w:eastAsia="宋体" w:hAnsi="宋体"/>
        </w:rPr>
        <w:t>A</w:t>
      </w:r>
      <w:r w:rsidRPr="000665B4">
        <w:rPr>
          <w:rFonts w:ascii="宋体" w:eastAsia="宋体" w:hAnsi="宋体" w:hint="eastAsia"/>
        </w:rPr>
        <w:t>-银牌-</w:t>
      </w:r>
      <w:r w:rsidRPr="000665B4">
        <w:rPr>
          <w:rFonts w:ascii="宋体" w:eastAsia="宋体" w:hAnsi="宋体"/>
        </w:rPr>
        <w:t>dp</w:t>
      </w:r>
      <w:r w:rsidRPr="000665B4">
        <w:rPr>
          <w:rFonts w:ascii="宋体" w:eastAsia="宋体" w:hAnsi="宋体" w:hint="eastAsia"/>
        </w:rPr>
        <w:t>&amp;扩展欧拉定理</w:t>
      </w:r>
    </w:p>
    <w:p w:rsidR="00787173" w:rsidRPr="000665B4" w:rsidRDefault="00787173" w:rsidP="003604E9">
      <w:pPr>
        <w:rPr>
          <w:rFonts w:ascii="宋体" w:eastAsia="宋体" w:hAnsi="宋体"/>
        </w:rPr>
      </w:pPr>
      <w:r w:rsidRPr="000665B4">
        <w:rPr>
          <w:rFonts w:ascii="宋体" w:eastAsia="宋体" w:hAnsi="宋体"/>
        </w:rPr>
        <w:t>B-</w:t>
      </w:r>
      <w:r w:rsidRPr="000665B4">
        <w:rPr>
          <w:rFonts w:ascii="宋体" w:eastAsia="宋体" w:hAnsi="宋体" w:hint="eastAsia"/>
        </w:rPr>
        <w:t>金牌题-区间问题&amp;线段树优化</w:t>
      </w:r>
    </w:p>
    <w:p w:rsidR="00787173" w:rsidRPr="000665B4" w:rsidRDefault="00787173" w:rsidP="003604E9">
      <w:pPr>
        <w:rPr>
          <w:rFonts w:ascii="宋体" w:eastAsia="宋体" w:hAnsi="宋体"/>
        </w:rPr>
      </w:pPr>
      <w:r w:rsidRPr="000665B4">
        <w:rPr>
          <w:rFonts w:ascii="宋体" w:eastAsia="宋体" w:hAnsi="宋体"/>
        </w:rPr>
        <w:t>C</w:t>
      </w:r>
      <w:r w:rsidRPr="000665B4">
        <w:rPr>
          <w:rFonts w:ascii="宋体" w:eastAsia="宋体" w:hAnsi="宋体" w:hint="eastAsia"/>
        </w:rPr>
        <w:t>-银牌题-数学&amp;数位DP</w:t>
      </w:r>
    </w:p>
    <w:p w:rsidR="00787173" w:rsidRPr="000665B4" w:rsidRDefault="00787173" w:rsidP="003604E9">
      <w:pPr>
        <w:rPr>
          <w:rFonts w:ascii="宋体" w:eastAsia="宋体" w:hAnsi="宋体"/>
        </w:rPr>
      </w:pPr>
      <w:r w:rsidRPr="000665B4">
        <w:rPr>
          <w:rFonts w:ascii="宋体" w:eastAsia="宋体" w:hAnsi="宋体" w:hint="eastAsia"/>
        </w:rPr>
        <w:t>（√谢正平+）</w:t>
      </w:r>
      <w:r w:rsidRPr="000665B4">
        <w:rPr>
          <w:rFonts w:ascii="宋体" w:eastAsia="宋体" w:hAnsi="宋体"/>
        </w:rPr>
        <w:t>D</w:t>
      </w:r>
      <w:r w:rsidRPr="000665B4">
        <w:rPr>
          <w:rFonts w:ascii="宋体" w:eastAsia="宋体" w:hAnsi="宋体" w:hint="eastAsia"/>
        </w:rPr>
        <w:t>-数学构造-铜牌题</w:t>
      </w:r>
    </w:p>
    <w:p w:rsidR="00787173" w:rsidRPr="000665B4" w:rsidRDefault="00787173" w:rsidP="003604E9">
      <w:pPr>
        <w:rPr>
          <w:rFonts w:ascii="宋体" w:eastAsia="宋体" w:hAnsi="宋体"/>
        </w:rPr>
      </w:pPr>
      <w:r w:rsidRPr="000665B4">
        <w:rPr>
          <w:rFonts w:ascii="宋体" w:eastAsia="宋体" w:hAnsi="宋体"/>
        </w:rPr>
        <w:lastRenderedPageBreak/>
        <w:t>E</w:t>
      </w:r>
      <w:r w:rsidRPr="000665B4">
        <w:rPr>
          <w:rFonts w:ascii="宋体" w:eastAsia="宋体" w:hAnsi="宋体" w:hint="eastAsia"/>
        </w:rPr>
        <w:t>-金牌题-概率&amp;线段树</w:t>
      </w:r>
    </w:p>
    <w:p w:rsidR="00787173" w:rsidRPr="000665B4" w:rsidRDefault="00787173" w:rsidP="003604E9">
      <w:pPr>
        <w:rPr>
          <w:rFonts w:ascii="宋体" w:eastAsia="宋体" w:hAnsi="宋体"/>
        </w:rPr>
      </w:pPr>
      <w:r w:rsidRPr="000665B4">
        <w:rPr>
          <w:rFonts w:ascii="宋体" w:eastAsia="宋体" w:hAnsi="宋体" w:hint="eastAsia"/>
        </w:rPr>
        <w:t>（√叶文豪+）</w:t>
      </w:r>
      <w:r w:rsidRPr="000665B4">
        <w:rPr>
          <w:rFonts w:ascii="宋体" w:eastAsia="宋体" w:hAnsi="宋体"/>
        </w:rPr>
        <w:t>F</w:t>
      </w:r>
      <w:r w:rsidRPr="000665B4">
        <w:rPr>
          <w:rFonts w:ascii="宋体" w:eastAsia="宋体" w:hAnsi="宋体" w:hint="eastAsia"/>
        </w:rPr>
        <w:t>-签到</w:t>
      </w:r>
    </w:p>
    <w:p w:rsidR="00787173" w:rsidRPr="000665B4" w:rsidRDefault="00787173" w:rsidP="003604E9">
      <w:pPr>
        <w:rPr>
          <w:rFonts w:ascii="宋体" w:eastAsia="宋体" w:hAnsi="宋体"/>
        </w:rPr>
      </w:pPr>
      <w:r w:rsidRPr="000665B4">
        <w:rPr>
          <w:rFonts w:ascii="宋体" w:eastAsia="宋体" w:hAnsi="宋体" w:hint="eastAsia"/>
        </w:rPr>
        <w:t>（√谢正平+）</w:t>
      </w:r>
      <w:r w:rsidRPr="000665B4">
        <w:rPr>
          <w:rFonts w:ascii="宋体" w:eastAsia="宋体" w:hAnsi="宋体"/>
        </w:rPr>
        <w:t>G</w:t>
      </w:r>
      <w:r w:rsidRPr="000665B4">
        <w:rPr>
          <w:rFonts w:ascii="宋体" w:eastAsia="宋体" w:hAnsi="宋体" w:hint="eastAsia"/>
        </w:rPr>
        <w:t>-铜牌题-枚举</w:t>
      </w:r>
    </w:p>
    <w:p w:rsidR="00787173" w:rsidRPr="000665B4" w:rsidRDefault="00787173" w:rsidP="003604E9">
      <w:pPr>
        <w:rPr>
          <w:rFonts w:ascii="宋体" w:eastAsia="宋体" w:hAnsi="宋体"/>
        </w:rPr>
      </w:pPr>
      <w:r w:rsidRPr="000665B4">
        <w:rPr>
          <w:rFonts w:ascii="宋体" w:eastAsia="宋体" w:hAnsi="宋体"/>
        </w:rPr>
        <w:t>H</w:t>
      </w:r>
      <w:r w:rsidRPr="000665B4">
        <w:rPr>
          <w:rFonts w:ascii="宋体" w:eastAsia="宋体" w:hAnsi="宋体" w:hint="eastAsia"/>
        </w:rPr>
        <w:t>-金牌题-字符串</w:t>
      </w:r>
    </w:p>
    <w:p w:rsidR="00787173" w:rsidRPr="000665B4" w:rsidRDefault="00787173" w:rsidP="003604E9">
      <w:pPr>
        <w:rPr>
          <w:rFonts w:ascii="宋体" w:eastAsia="宋体" w:hAnsi="宋体"/>
        </w:rPr>
      </w:pPr>
      <w:r w:rsidRPr="000665B4">
        <w:rPr>
          <w:rFonts w:ascii="宋体" w:eastAsia="宋体" w:hAnsi="宋体"/>
        </w:rPr>
        <w:t>I</w:t>
      </w:r>
      <w:r w:rsidRPr="000665B4">
        <w:rPr>
          <w:rFonts w:ascii="宋体" w:eastAsia="宋体" w:hAnsi="宋体" w:hint="eastAsia"/>
        </w:rPr>
        <w:t>-金牌题</w:t>
      </w:r>
    </w:p>
    <w:p w:rsidR="00787173" w:rsidRPr="000665B4" w:rsidRDefault="00787173" w:rsidP="003604E9">
      <w:pPr>
        <w:rPr>
          <w:rFonts w:ascii="宋体" w:eastAsia="宋体" w:hAnsi="宋体"/>
        </w:rPr>
      </w:pPr>
      <w:r w:rsidRPr="000665B4">
        <w:rPr>
          <w:rFonts w:ascii="宋体" w:eastAsia="宋体" w:hAnsi="宋体"/>
        </w:rPr>
        <w:t>J</w:t>
      </w:r>
      <w:r w:rsidRPr="000665B4">
        <w:rPr>
          <w:rFonts w:ascii="宋体" w:eastAsia="宋体" w:hAnsi="宋体" w:hint="eastAsia"/>
        </w:rPr>
        <w:t>-银牌题-拓补排序&amp;线段树优化建图</w:t>
      </w:r>
    </w:p>
    <w:p w:rsidR="00FD246B" w:rsidRPr="000665B4" w:rsidRDefault="00FD246B" w:rsidP="00C32EFE">
      <w:pPr>
        <w:rPr>
          <w:rFonts w:ascii="宋体" w:eastAsia="宋体" w:hAnsi="宋体"/>
          <w:b/>
        </w:rPr>
      </w:pPr>
      <w:r w:rsidRPr="000665B4">
        <w:rPr>
          <w:rFonts w:ascii="宋体" w:eastAsia="宋体" w:hAnsi="宋体"/>
          <w:b/>
        </w:rPr>
        <w:t>7</w:t>
      </w:r>
      <w:r w:rsidRPr="000665B4">
        <w:rPr>
          <w:rFonts w:ascii="宋体" w:eastAsia="宋体" w:hAnsi="宋体" w:hint="eastAsia"/>
          <w:b/>
        </w:rPr>
        <w:t>月2</w:t>
      </w:r>
      <w:r w:rsidRPr="000665B4">
        <w:rPr>
          <w:rFonts w:ascii="宋体" w:eastAsia="宋体" w:hAnsi="宋体"/>
          <w:b/>
        </w:rPr>
        <w:t>9</w:t>
      </w:r>
      <w:r w:rsidRPr="000665B4">
        <w:rPr>
          <w:rFonts w:ascii="宋体" w:eastAsia="宋体" w:hAnsi="宋体" w:hint="eastAsia"/>
          <w:b/>
        </w:rPr>
        <w:t>日</w:t>
      </w:r>
    </w:p>
    <w:p w:rsidR="002F67A5" w:rsidRPr="000665B4" w:rsidRDefault="002F67A5" w:rsidP="002F67A5">
      <w:pPr>
        <w:rPr>
          <w:rFonts w:ascii="宋体" w:eastAsia="宋体" w:hAnsi="宋体"/>
        </w:rPr>
      </w:pPr>
      <w:r w:rsidRPr="000665B4">
        <w:rPr>
          <w:rFonts w:ascii="宋体" w:eastAsia="宋体" w:hAnsi="宋体" w:hint="eastAsia"/>
        </w:rPr>
        <w:t>补题-（未完全）牛客4A-递推&amp;扩展欧拉定理</w:t>
      </w:r>
    </w:p>
    <w:p w:rsidR="00E34E1F" w:rsidRPr="000665B4" w:rsidRDefault="00E34E1F" w:rsidP="002F67A5">
      <w:pPr>
        <w:rPr>
          <w:rFonts w:ascii="宋体" w:eastAsia="宋体" w:hAnsi="宋体"/>
        </w:rPr>
      </w:pPr>
      <w:r w:rsidRPr="000665B4">
        <w:rPr>
          <w:rFonts w:ascii="宋体" w:eastAsia="宋体" w:hAnsi="宋体" w:hint="eastAsia"/>
        </w:rPr>
        <w:t>√-</w:t>
      </w:r>
      <w:r w:rsidRPr="000665B4">
        <w:rPr>
          <w:rFonts w:ascii="宋体" w:eastAsia="宋体" w:hAnsi="宋体"/>
        </w:rPr>
        <w:t>hdu 2087</w:t>
      </w:r>
      <w:r w:rsidRPr="000665B4">
        <w:rPr>
          <w:rFonts w:ascii="宋体" w:eastAsia="宋体" w:hAnsi="宋体" w:hint="eastAsia"/>
        </w:rPr>
        <w:t>-</w:t>
      </w:r>
      <w:r w:rsidRPr="000665B4">
        <w:rPr>
          <w:rFonts w:ascii="宋体" w:eastAsia="宋体" w:hAnsi="宋体"/>
        </w:rPr>
        <w:t>KMP</w:t>
      </w:r>
      <w:r w:rsidRPr="000665B4">
        <w:rPr>
          <w:rFonts w:ascii="宋体" w:eastAsia="宋体" w:hAnsi="宋体" w:hint="eastAsia"/>
        </w:rPr>
        <w:t>签到题</w:t>
      </w:r>
    </w:p>
    <w:p w:rsidR="0034219E" w:rsidRPr="000665B4" w:rsidRDefault="0034219E" w:rsidP="002F67A5">
      <w:pPr>
        <w:rPr>
          <w:rFonts w:ascii="宋体" w:eastAsia="宋体" w:hAnsi="宋体"/>
        </w:rPr>
      </w:pPr>
      <w:r w:rsidRPr="000665B4">
        <w:rPr>
          <w:rFonts w:ascii="宋体" w:eastAsia="宋体" w:hAnsi="宋体" w:hint="eastAsia"/>
        </w:rPr>
        <w:t>√-HDU-</w:t>
      </w:r>
      <w:r w:rsidRPr="000665B4">
        <w:rPr>
          <w:rFonts w:ascii="宋体" w:eastAsia="宋体" w:hAnsi="宋体"/>
        </w:rPr>
        <w:t>3746</w:t>
      </w:r>
      <w:r w:rsidRPr="000665B4">
        <w:rPr>
          <w:rFonts w:ascii="宋体" w:eastAsia="宋体" w:hAnsi="宋体" w:hint="eastAsia"/>
        </w:rPr>
        <w:t>-</w:t>
      </w:r>
      <w:r w:rsidRPr="000665B4">
        <w:rPr>
          <w:rFonts w:ascii="宋体" w:eastAsia="宋体" w:hAnsi="宋体"/>
        </w:rPr>
        <w:t>KMP</w:t>
      </w:r>
      <w:r w:rsidRPr="000665B4">
        <w:rPr>
          <w:rFonts w:ascii="宋体" w:eastAsia="宋体" w:hAnsi="宋体" w:hint="eastAsia"/>
        </w:rPr>
        <w:t>铁铜题</w:t>
      </w:r>
    </w:p>
    <w:p w:rsidR="00FD246B" w:rsidRPr="000665B4" w:rsidRDefault="00FD246B" w:rsidP="00BB51E3">
      <w:pPr>
        <w:rPr>
          <w:rFonts w:ascii="宋体" w:eastAsia="宋体" w:hAnsi="宋体"/>
          <w:b/>
        </w:rPr>
      </w:pPr>
      <w:r w:rsidRPr="000665B4">
        <w:rPr>
          <w:rFonts w:ascii="宋体" w:eastAsia="宋体" w:hAnsi="宋体" w:hint="eastAsia"/>
          <w:b/>
        </w:rPr>
        <w:t>7月3</w:t>
      </w:r>
      <w:r w:rsidRPr="000665B4">
        <w:rPr>
          <w:rFonts w:ascii="宋体" w:eastAsia="宋体" w:hAnsi="宋体"/>
          <w:b/>
        </w:rPr>
        <w:t>0</w:t>
      </w:r>
      <w:r w:rsidRPr="000665B4">
        <w:rPr>
          <w:rFonts w:ascii="宋体" w:eastAsia="宋体" w:hAnsi="宋体" w:hint="eastAsia"/>
          <w:b/>
        </w:rPr>
        <w:t>日</w:t>
      </w:r>
    </w:p>
    <w:p w:rsidR="00A6079E" w:rsidRPr="000665B4" w:rsidRDefault="00A6079E" w:rsidP="00A6079E">
      <w:pPr>
        <w:rPr>
          <w:rFonts w:ascii="宋体" w:eastAsia="宋体" w:hAnsi="宋体"/>
        </w:rPr>
      </w:pPr>
      <w:r w:rsidRPr="000665B4">
        <w:rPr>
          <w:rFonts w:ascii="宋体" w:eastAsia="宋体" w:hAnsi="宋体" w:hint="eastAsia"/>
        </w:rPr>
        <w:t>√-</w:t>
      </w:r>
      <w:r w:rsidRPr="000665B4">
        <w:rPr>
          <w:rFonts w:ascii="宋体" w:eastAsia="宋体" w:hAnsi="宋体"/>
        </w:rPr>
        <w:t>hdu 1358</w:t>
      </w:r>
      <w:r w:rsidRPr="000665B4">
        <w:rPr>
          <w:rFonts w:ascii="宋体" w:eastAsia="宋体" w:hAnsi="宋体" w:hint="eastAsia"/>
        </w:rPr>
        <w:t>-</w:t>
      </w:r>
      <w:r w:rsidRPr="000665B4">
        <w:rPr>
          <w:rFonts w:ascii="宋体" w:eastAsia="宋体" w:hAnsi="宋体"/>
        </w:rPr>
        <w:t>KMP</w:t>
      </w:r>
      <w:r w:rsidRPr="000665B4">
        <w:rPr>
          <w:rFonts w:ascii="宋体" w:eastAsia="宋体" w:hAnsi="宋体" w:hint="eastAsia"/>
        </w:rPr>
        <w:t>铁铜题（结论题）</w:t>
      </w:r>
    </w:p>
    <w:p w:rsidR="00FD246B" w:rsidRPr="000665B4" w:rsidRDefault="00FD246B" w:rsidP="00FD246B">
      <w:pPr>
        <w:rPr>
          <w:rFonts w:ascii="宋体" w:eastAsia="宋体" w:hAnsi="宋体"/>
          <w:b/>
        </w:rPr>
      </w:pPr>
      <w:r w:rsidRPr="000665B4">
        <w:rPr>
          <w:rFonts w:ascii="宋体" w:eastAsia="宋体" w:hAnsi="宋体" w:hint="eastAsia"/>
          <w:b/>
        </w:rPr>
        <w:t>杭电多校3</w:t>
      </w:r>
      <w:r w:rsidR="00DB249D" w:rsidRPr="000665B4">
        <w:rPr>
          <w:rFonts w:ascii="宋体" w:eastAsia="宋体" w:hAnsi="宋体" w:hint="eastAsia"/>
          <w:b/>
        </w:rPr>
        <w:t>（1题；3人3题-铁）</w:t>
      </w:r>
    </w:p>
    <w:p w:rsidR="00DB249D" w:rsidRPr="000665B4" w:rsidRDefault="00DB249D" w:rsidP="00FD246B">
      <w:pPr>
        <w:rPr>
          <w:rFonts w:ascii="宋体" w:eastAsia="宋体" w:hAnsi="宋体"/>
        </w:rPr>
      </w:pPr>
      <w:r w:rsidRPr="000665B4">
        <w:rPr>
          <w:rFonts w:ascii="宋体" w:eastAsia="宋体" w:hAnsi="宋体"/>
        </w:rPr>
        <w:t>A</w:t>
      </w:r>
      <w:r w:rsidRPr="000665B4">
        <w:rPr>
          <w:rFonts w:ascii="宋体" w:eastAsia="宋体" w:hAnsi="宋体" w:hint="eastAsia"/>
        </w:rPr>
        <w:t>-铜牌</w:t>
      </w:r>
    </w:p>
    <w:p w:rsidR="00DB249D" w:rsidRPr="000665B4" w:rsidRDefault="00DB249D" w:rsidP="00FD246B">
      <w:pPr>
        <w:rPr>
          <w:rFonts w:ascii="宋体" w:eastAsia="宋体" w:hAnsi="宋体"/>
        </w:rPr>
      </w:pPr>
      <w:r w:rsidRPr="000665B4">
        <w:rPr>
          <w:rFonts w:ascii="宋体" w:eastAsia="宋体" w:hAnsi="宋体"/>
        </w:rPr>
        <w:t>B</w:t>
      </w:r>
      <w:r w:rsidRPr="000665B4">
        <w:rPr>
          <w:rFonts w:ascii="宋体" w:eastAsia="宋体" w:hAnsi="宋体" w:hint="eastAsia"/>
        </w:rPr>
        <w:t>-金牌</w:t>
      </w:r>
    </w:p>
    <w:p w:rsidR="00DB249D" w:rsidRPr="000665B4" w:rsidRDefault="00DB249D" w:rsidP="00FD246B">
      <w:pPr>
        <w:rPr>
          <w:rFonts w:ascii="宋体" w:eastAsia="宋体" w:hAnsi="宋体"/>
        </w:rPr>
      </w:pPr>
      <w:r w:rsidRPr="000665B4">
        <w:rPr>
          <w:rFonts w:ascii="宋体" w:eastAsia="宋体" w:hAnsi="宋体"/>
        </w:rPr>
        <w:t>C</w:t>
      </w:r>
      <w:r w:rsidRPr="000665B4">
        <w:rPr>
          <w:rFonts w:ascii="宋体" w:eastAsia="宋体" w:hAnsi="宋体" w:hint="eastAsia"/>
        </w:rPr>
        <w:t>-铜牌</w:t>
      </w:r>
    </w:p>
    <w:p w:rsidR="00DB249D" w:rsidRPr="000665B4" w:rsidRDefault="00DB249D" w:rsidP="00FD246B">
      <w:pPr>
        <w:rPr>
          <w:rFonts w:ascii="宋体" w:eastAsia="宋体" w:hAnsi="宋体"/>
        </w:rPr>
      </w:pPr>
      <w:r w:rsidRPr="000665B4">
        <w:rPr>
          <w:rFonts w:ascii="宋体" w:eastAsia="宋体" w:hAnsi="宋体" w:hint="eastAsia"/>
        </w:rPr>
        <w:t>（√谢正平）</w:t>
      </w:r>
      <w:r w:rsidRPr="000665B4">
        <w:rPr>
          <w:rFonts w:ascii="宋体" w:eastAsia="宋体" w:hAnsi="宋体"/>
        </w:rPr>
        <w:t>D</w:t>
      </w:r>
      <w:r w:rsidRPr="000665B4">
        <w:rPr>
          <w:rFonts w:ascii="宋体" w:eastAsia="宋体" w:hAnsi="宋体" w:hint="eastAsia"/>
        </w:rPr>
        <w:t>-签到</w:t>
      </w:r>
    </w:p>
    <w:p w:rsidR="00DB249D" w:rsidRPr="000665B4" w:rsidRDefault="00DB249D" w:rsidP="00FD246B">
      <w:pPr>
        <w:rPr>
          <w:rFonts w:ascii="宋体" w:eastAsia="宋体" w:hAnsi="宋体"/>
        </w:rPr>
      </w:pPr>
      <w:r w:rsidRPr="000665B4">
        <w:rPr>
          <w:rFonts w:ascii="宋体" w:eastAsia="宋体" w:hAnsi="宋体"/>
        </w:rPr>
        <w:t>E</w:t>
      </w:r>
      <w:r w:rsidRPr="000665B4">
        <w:rPr>
          <w:rFonts w:ascii="宋体" w:eastAsia="宋体" w:hAnsi="宋体" w:hint="eastAsia"/>
        </w:rPr>
        <w:t>-金牌</w:t>
      </w:r>
    </w:p>
    <w:p w:rsidR="00DB249D" w:rsidRPr="000665B4" w:rsidRDefault="00DB249D" w:rsidP="00FD246B">
      <w:pPr>
        <w:rPr>
          <w:rFonts w:ascii="宋体" w:eastAsia="宋体" w:hAnsi="宋体"/>
        </w:rPr>
      </w:pPr>
      <w:r w:rsidRPr="000665B4">
        <w:rPr>
          <w:rFonts w:ascii="宋体" w:eastAsia="宋体" w:hAnsi="宋体" w:hint="eastAsia"/>
        </w:rPr>
        <w:t>（√谢正平）</w:t>
      </w:r>
      <w:r w:rsidRPr="000665B4">
        <w:rPr>
          <w:rFonts w:ascii="宋体" w:eastAsia="宋体" w:hAnsi="宋体"/>
        </w:rPr>
        <w:t>F</w:t>
      </w:r>
      <w:r w:rsidRPr="000665B4">
        <w:rPr>
          <w:rFonts w:ascii="宋体" w:eastAsia="宋体" w:hAnsi="宋体" w:hint="eastAsia"/>
        </w:rPr>
        <w:t>-签到</w:t>
      </w:r>
    </w:p>
    <w:p w:rsidR="00DB249D" w:rsidRPr="000665B4" w:rsidRDefault="00DB249D" w:rsidP="00FD246B">
      <w:pPr>
        <w:rPr>
          <w:rFonts w:ascii="宋体" w:eastAsia="宋体" w:hAnsi="宋体"/>
        </w:rPr>
      </w:pPr>
      <w:r w:rsidRPr="000665B4">
        <w:rPr>
          <w:rFonts w:ascii="宋体" w:eastAsia="宋体" w:hAnsi="宋体"/>
        </w:rPr>
        <w:t>G</w:t>
      </w:r>
      <w:r w:rsidRPr="000665B4">
        <w:rPr>
          <w:rFonts w:ascii="宋体" w:eastAsia="宋体" w:hAnsi="宋体" w:hint="eastAsia"/>
        </w:rPr>
        <w:t>-铜牌</w:t>
      </w:r>
    </w:p>
    <w:p w:rsidR="00DB249D" w:rsidRPr="000665B4" w:rsidRDefault="00DB249D" w:rsidP="00FD246B">
      <w:pPr>
        <w:rPr>
          <w:rFonts w:ascii="宋体" w:eastAsia="宋体" w:hAnsi="宋体"/>
        </w:rPr>
      </w:pPr>
      <w:r w:rsidRPr="000665B4">
        <w:rPr>
          <w:rFonts w:ascii="宋体" w:eastAsia="宋体" w:hAnsi="宋体"/>
        </w:rPr>
        <w:t>H</w:t>
      </w:r>
      <w:r w:rsidRPr="000665B4">
        <w:rPr>
          <w:rFonts w:ascii="宋体" w:eastAsia="宋体" w:hAnsi="宋体" w:hint="eastAsia"/>
        </w:rPr>
        <w:t>-金牌</w:t>
      </w:r>
    </w:p>
    <w:p w:rsidR="00DB249D" w:rsidRPr="000665B4" w:rsidRDefault="00DB249D" w:rsidP="00FD246B">
      <w:pPr>
        <w:rPr>
          <w:rFonts w:ascii="宋体" w:eastAsia="宋体" w:hAnsi="宋体"/>
        </w:rPr>
      </w:pPr>
      <w:r w:rsidRPr="000665B4">
        <w:rPr>
          <w:rFonts w:ascii="宋体" w:eastAsia="宋体" w:hAnsi="宋体"/>
        </w:rPr>
        <w:t>I</w:t>
      </w:r>
      <w:r w:rsidRPr="000665B4">
        <w:rPr>
          <w:rFonts w:ascii="宋体" w:eastAsia="宋体" w:hAnsi="宋体" w:hint="eastAsia"/>
        </w:rPr>
        <w:t>-银牌</w:t>
      </w:r>
    </w:p>
    <w:p w:rsidR="00DB249D" w:rsidRPr="000665B4" w:rsidRDefault="00DB249D" w:rsidP="00FD246B">
      <w:pPr>
        <w:rPr>
          <w:rFonts w:ascii="宋体" w:eastAsia="宋体" w:hAnsi="宋体"/>
        </w:rPr>
      </w:pPr>
      <w:r w:rsidRPr="000665B4">
        <w:rPr>
          <w:rFonts w:ascii="宋体" w:eastAsia="宋体" w:hAnsi="宋体"/>
        </w:rPr>
        <w:t>J</w:t>
      </w:r>
      <w:r w:rsidRPr="000665B4">
        <w:rPr>
          <w:rFonts w:ascii="宋体" w:eastAsia="宋体" w:hAnsi="宋体" w:hint="eastAsia"/>
        </w:rPr>
        <w:t>-金牌</w:t>
      </w:r>
    </w:p>
    <w:p w:rsidR="00DB249D" w:rsidRPr="000665B4" w:rsidRDefault="00DB249D" w:rsidP="00FD246B">
      <w:pPr>
        <w:rPr>
          <w:rFonts w:ascii="宋体" w:eastAsia="宋体" w:hAnsi="宋体"/>
        </w:rPr>
      </w:pPr>
      <w:r w:rsidRPr="000665B4">
        <w:rPr>
          <w:rFonts w:ascii="宋体" w:eastAsia="宋体" w:hAnsi="宋体"/>
        </w:rPr>
        <w:t>K</w:t>
      </w:r>
      <w:r w:rsidRPr="000665B4">
        <w:rPr>
          <w:rFonts w:ascii="宋体" w:eastAsia="宋体" w:hAnsi="宋体" w:hint="eastAsia"/>
        </w:rPr>
        <w:t>-金牌</w:t>
      </w:r>
    </w:p>
    <w:p w:rsidR="00DB249D" w:rsidRPr="000665B4" w:rsidRDefault="00DB249D" w:rsidP="00FD246B">
      <w:pPr>
        <w:rPr>
          <w:rFonts w:ascii="宋体" w:eastAsia="宋体" w:hAnsi="宋体"/>
        </w:rPr>
      </w:pPr>
      <w:r w:rsidRPr="000665B4">
        <w:rPr>
          <w:rFonts w:ascii="宋体" w:eastAsia="宋体" w:hAnsi="宋体" w:hint="eastAsia"/>
        </w:rPr>
        <w:t>（√叶文豪）</w:t>
      </w:r>
      <w:r w:rsidRPr="000665B4">
        <w:rPr>
          <w:rFonts w:ascii="宋体" w:eastAsia="宋体" w:hAnsi="宋体"/>
        </w:rPr>
        <w:t>L</w:t>
      </w:r>
      <w:r w:rsidRPr="000665B4">
        <w:rPr>
          <w:rFonts w:ascii="宋体" w:eastAsia="宋体" w:hAnsi="宋体" w:hint="eastAsia"/>
        </w:rPr>
        <w:t>-签到</w:t>
      </w:r>
    </w:p>
    <w:p w:rsidR="00DB249D" w:rsidRPr="000665B4" w:rsidRDefault="00DB249D" w:rsidP="00FD246B">
      <w:pPr>
        <w:rPr>
          <w:rFonts w:ascii="宋体" w:eastAsia="宋体" w:hAnsi="宋体"/>
        </w:rPr>
      </w:pPr>
      <w:r w:rsidRPr="000665B4">
        <w:rPr>
          <w:rFonts w:ascii="宋体" w:eastAsia="宋体" w:hAnsi="宋体"/>
        </w:rPr>
        <w:t>M</w:t>
      </w:r>
      <w:r w:rsidRPr="000665B4">
        <w:rPr>
          <w:rFonts w:ascii="宋体" w:eastAsia="宋体" w:hAnsi="宋体" w:hint="eastAsia"/>
        </w:rPr>
        <w:t>-银牌</w:t>
      </w:r>
    </w:p>
    <w:p w:rsidR="00FD246B" w:rsidRPr="000665B4" w:rsidRDefault="00FD246B" w:rsidP="00B630DD">
      <w:pPr>
        <w:rPr>
          <w:rFonts w:ascii="宋体" w:eastAsia="宋体" w:hAnsi="宋体"/>
          <w:b/>
        </w:rPr>
      </w:pPr>
      <w:r w:rsidRPr="000665B4">
        <w:rPr>
          <w:rFonts w:ascii="宋体" w:eastAsia="宋体" w:hAnsi="宋体" w:hint="eastAsia"/>
          <w:b/>
        </w:rPr>
        <w:t>7月3</w:t>
      </w:r>
      <w:r w:rsidRPr="000665B4">
        <w:rPr>
          <w:rFonts w:ascii="宋体" w:eastAsia="宋体" w:hAnsi="宋体"/>
          <w:b/>
        </w:rPr>
        <w:t>1</w:t>
      </w:r>
      <w:r w:rsidRPr="000665B4">
        <w:rPr>
          <w:rFonts w:ascii="宋体" w:eastAsia="宋体" w:hAnsi="宋体" w:hint="eastAsia"/>
          <w:b/>
        </w:rPr>
        <w:t>日</w:t>
      </w:r>
    </w:p>
    <w:p w:rsidR="00E12503" w:rsidRPr="000665B4" w:rsidRDefault="00E12503" w:rsidP="00E12503">
      <w:pPr>
        <w:rPr>
          <w:rFonts w:ascii="宋体" w:eastAsia="宋体" w:hAnsi="宋体"/>
        </w:rPr>
      </w:pPr>
      <w:r w:rsidRPr="000665B4">
        <w:rPr>
          <w:rFonts w:ascii="宋体" w:eastAsia="宋体" w:hAnsi="宋体" w:hint="eastAsia"/>
        </w:rPr>
        <w:t>√-</w:t>
      </w:r>
      <w:r w:rsidRPr="000665B4">
        <w:rPr>
          <w:rFonts w:ascii="宋体" w:eastAsia="宋体" w:hAnsi="宋体"/>
        </w:rPr>
        <w:t>poj 2406</w:t>
      </w:r>
      <w:r w:rsidRPr="000665B4">
        <w:rPr>
          <w:rFonts w:ascii="宋体" w:eastAsia="宋体" w:hAnsi="宋体" w:hint="eastAsia"/>
        </w:rPr>
        <w:t>-</w:t>
      </w:r>
      <w:r w:rsidRPr="000665B4">
        <w:rPr>
          <w:rFonts w:ascii="宋体" w:eastAsia="宋体" w:hAnsi="宋体"/>
        </w:rPr>
        <w:t>KMP</w:t>
      </w:r>
    </w:p>
    <w:p w:rsidR="00E12503" w:rsidRPr="000665B4" w:rsidRDefault="00E12503" w:rsidP="00E12503">
      <w:pPr>
        <w:rPr>
          <w:rFonts w:ascii="宋体" w:eastAsia="宋体" w:hAnsi="宋体"/>
        </w:rPr>
      </w:pPr>
      <w:r w:rsidRPr="000665B4">
        <w:rPr>
          <w:rFonts w:ascii="宋体" w:eastAsia="宋体" w:hAnsi="宋体" w:hint="eastAsia"/>
        </w:rPr>
        <w:t>√-</w:t>
      </w:r>
      <w:r w:rsidRPr="000665B4">
        <w:rPr>
          <w:rFonts w:ascii="宋体" w:eastAsia="宋体" w:hAnsi="宋体"/>
        </w:rPr>
        <w:t>hdu 2203</w:t>
      </w:r>
      <w:r w:rsidRPr="000665B4">
        <w:rPr>
          <w:rFonts w:ascii="宋体" w:eastAsia="宋体" w:hAnsi="宋体" w:hint="eastAsia"/>
        </w:rPr>
        <w:t>-</w:t>
      </w:r>
      <w:r w:rsidRPr="000665B4">
        <w:rPr>
          <w:rFonts w:ascii="宋体" w:eastAsia="宋体" w:hAnsi="宋体"/>
        </w:rPr>
        <w:t>KMP</w:t>
      </w:r>
    </w:p>
    <w:p w:rsidR="002F67A5" w:rsidRPr="000665B4" w:rsidRDefault="00E12503" w:rsidP="002F67A5">
      <w:pPr>
        <w:rPr>
          <w:rFonts w:ascii="宋体" w:eastAsia="宋体" w:hAnsi="宋体"/>
        </w:rPr>
      </w:pPr>
      <w:r w:rsidRPr="000665B4">
        <w:rPr>
          <w:rFonts w:ascii="宋体" w:eastAsia="宋体" w:hAnsi="宋体" w:hint="eastAsia"/>
        </w:rPr>
        <w:t>√-</w:t>
      </w:r>
      <w:r w:rsidRPr="000665B4">
        <w:rPr>
          <w:rFonts w:ascii="宋体" w:eastAsia="宋体" w:hAnsi="宋体"/>
        </w:rPr>
        <w:t>poj 2752</w:t>
      </w:r>
      <w:r w:rsidRPr="000665B4">
        <w:rPr>
          <w:rFonts w:ascii="宋体" w:eastAsia="宋体" w:hAnsi="宋体" w:hint="eastAsia"/>
        </w:rPr>
        <w:t>-</w:t>
      </w:r>
      <w:r w:rsidRPr="000665B4">
        <w:rPr>
          <w:rFonts w:ascii="宋体" w:eastAsia="宋体" w:hAnsi="宋体"/>
        </w:rPr>
        <w:t>KMP</w:t>
      </w:r>
    </w:p>
    <w:p w:rsidR="00206510" w:rsidRPr="000665B4" w:rsidRDefault="00206510" w:rsidP="00206510">
      <w:pPr>
        <w:rPr>
          <w:rFonts w:ascii="宋体" w:eastAsia="宋体" w:hAnsi="宋体"/>
        </w:rPr>
      </w:pPr>
      <w:r w:rsidRPr="000665B4">
        <w:rPr>
          <w:rFonts w:ascii="宋体" w:eastAsia="宋体" w:hAnsi="宋体" w:hint="eastAsia"/>
        </w:rPr>
        <w:t>√-</w:t>
      </w:r>
      <w:r w:rsidRPr="000665B4">
        <w:rPr>
          <w:rFonts w:ascii="宋体" w:eastAsia="宋体" w:hAnsi="宋体"/>
        </w:rPr>
        <w:t>poj 3080</w:t>
      </w:r>
      <w:r w:rsidRPr="000665B4">
        <w:rPr>
          <w:rFonts w:ascii="宋体" w:eastAsia="宋体" w:hAnsi="宋体" w:hint="eastAsia"/>
        </w:rPr>
        <w:t>-</w:t>
      </w:r>
      <w:r w:rsidRPr="000665B4">
        <w:rPr>
          <w:rFonts w:ascii="宋体" w:eastAsia="宋体" w:hAnsi="宋体"/>
        </w:rPr>
        <w:t>KMP</w:t>
      </w:r>
    </w:p>
    <w:p w:rsidR="00206510" w:rsidRPr="000665B4" w:rsidRDefault="00206510" w:rsidP="002F67A5">
      <w:pPr>
        <w:rPr>
          <w:rFonts w:ascii="宋体" w:eastAsia="宋体" w:hAnsi="宋体"/>
        </w:rPr>
      </w:pPr>
      <w:r w:rsidRPr="000665B4">
        <w:rPr>
          <w:rFonts w:ascii="宋体" w:eastAsia="宋体" w:hAnsi="宋体" w:hint="eastAsia"/>
        </w:rPr>
        <w:t>√-</w:t>
      </w:r>
      <w:r w:rsidRPr="000665B4">
        <w:rPr>
          <w:rFonts w:ascii="宋体" w:eastAsia="宋体" w:hAnsi="宋体"/>
        </w:rPr>
        <w:t>hdu 2594</w:t>
      </w:r>
      <w:r w:rsidRPr="000665B4">
        <w:rPr>
          <w:rFonts w:ascii="宋体" w:eastAsia="宋体" w:hAnsi="宋体" w:hint="eastAsia"/>
        </w:rPr>
        <w:t>-</w:t>
      </w:r>
      <w:r w:rsidRPr="000665B4">
        <w:rPr>
          <w:rFonts w:ascii="宋体" w:eastAsia="宋体" w:hAnsi="宋体"/>
        </w:rPr>
        <w:t>KMP</w:t>
      </w:r>
    </w:p>
    <w:p w:rsidR="00B05E53" w:rsidRPr="000665B4" w:rsidRDefault="00B05E53" w:rsidP="00B630DD">
      <w:pPr>
        <w:rPr>
          <w:rFonts w:ascii="宋体" w:eastAsia="宋体" w:hAnsi="宋体"/>
          <w:b/>
        </w:rPr>
      </w:pPr>
      <w:r w:rsidRPr="000665B4">
        <w:rPr>
          <w:rFonts w:ascii="宋体" w:eastAsia="宋体" w:hAnsi="宋体" w:hint="eastAsia"/>
          <w:b/>
        </w:rPr>
        <w:t>8月1日</w:t>
      </w:r>
    </w:p>
    <w:p w:rsidR="00206510" w:rsidRPr="000665B4" w:rsidRDefault="00206510" w:rsidP="00206510">
      <w:pPr>
        <w:rPr>
          <w:rFonts w:ascii="宋体" w:eastAsia="宋体" w:hAnsi="宋体"/>
        </w:rPr>
      </w:pPr>
      <w:r w:rsidRPr="000665B4">
        <w:rPr>
          <w:rFonts w:ascii="宋体" w:eastAsia="宋体" w:hAnsi="宋体" w:hint="eastAsia"/>
        </w:rPr>
        <w:t>√-</w:t>
      </w:r>
      <w:r w:rsidRPr="000665B4">
        <w:rPr>
          <w:rFonts w:ascii="宋体" w:eastAsia="宋体" w:hAnsi="宋体"/>
        </w:rPr>
        <w:t>hdu 4300</w:t>
      </w:r>
      <w:r w:rsidRPr="000665B4">
        <w:rPr>
          <w:rFonts w:ascii="宋体" w:eastAsia="宋体" w:hAnsi="宋体" w:hint="eastAsia"/>
        </w:rPr>
        <w:t>-</w:t>
      </w:r>
      <w:r w:rsidRPr="000665B4">
        <w:rPr>
          <w:rFonts w:ascii="宋体" w:eastAsia="宋体" w:hAnsi="宋体"/>
        </w:rPr>
        <w:t>KMP</w:t>
      </w:r>
    </w:p>
    <w:p w:rsidR="00206510" w:rsidRPr="000665B4" w:rsidRDefault="00206510" w:rsidP="00206510">
      <w:pPr>
        <w:rPr>
          <w:rFonts w:ascii="宋体" w:eastAsia="宋体" w:hAnsi="宋体"/>
        </w:rPr>
      </w:pPr>
      <w:r w:rsidRPr="000665B4">
        <w:rPr>
          <w:rFonts w:ascii="宋体" w:eastAsia="宋体" w:hAnsi="宋体" w:hint="eastAsia"/>
        </w:rPr>
        <w:t>√-</w:t>
      </w:r>
      <w:r w:rsidRPr="000665B4">
        <w:rPr>
          <w:rFonts w:ascii="宋体" w:eastAsia="宋体" w:hAnsi="宋体"/>
        </w:rPr>
        <w:t>hdu 1238</w:t>
      </w:r>
      <w:r w:rsidRPr="000665B4">
        <w:rPr>
          <w:rFonts w:ascii="宋体" w:eastAsia="宋体" w:hAnsi="宋体" w:hint="eastAsia"/>
        </w:rPr>
        <w:t>-</w:t>
      </w:r>
      <w:r w:rsidRPr="000665B4">
        <w:rPr>
          <w:rFonts w:ascii="宋体" w:eastAsia="宋体" w:hAnsi="宋体"/>
        </w:rPr>
        <w:t>KMP</w:t>
      </w:r>
    </w:p>
    <w:p w:rsidR="00206510" w:rsidRPr="000665B4" w:rsidRDefault="00206510" w:rsidP="00206510">
      <w:pPr>
        <w:rPr>
          <w:rFonts w:ascii="宋体" w:eastAsia="宋体" w:hAnsi="宋体"/>
        </w:rPr>
      </w:pPr>
      <w:r w:rsidRPr="000665B4">
        <w:rPr>
          <w:rFonts w:ascii="宋体" w:eastAsia="宋体" w:hAnsi="宋体" w:hint="eastAsia"/>
        </w:rPr>
        <w:t>√-</w:t>
      </w:r>
      <w:r w:rsidRPr="000665B4">
        <w:rPr>
          <w:rFonts w:ascii="宋体" w:eastAsia="宋体" w:hAnsi="宋体"/>
        </w:rPr>
        <w:t>hdu 2328</w:t>
      </w:r>
      <w:r w:rsidRPr="000665B4">
        <w:rPr>
          <w:rFonts w:ascii="宋体" w:eastAsia="宋体" w:hAnsi="宋体" w:hint="eastAsia"/>
        </w:rPr>
        <w:t>-</w:t>
      </w:r>
      <w:r w:rsidRPr="000665B4">
        <w:rPr>
          <w:rFonts w:ascii="宋体" w:eastAsia="宋体" w:hAnsi="宋体"/>
        </w:rPr>
        <w:t>KMP</w:t>
      </w:r>
    </w:p>
    <w:p w:rsidR="00B05E53" w:rsidRPr="000665B4" w:rsidRDefault="00B05E53" w:rsidP="002F67A5">
      <w:pPr>
        <w:rPr>
          <w:rFonts w:ascii="宋体" w:eastAsia="宋体" w:hAnsi="宋体"/>
          <w:b/>
        </w:rPr>
      </w:pPr>
      <w:r w:rsidRPr="000665B4">
        <w:rPr>
          <w:rFonts w:ascii="宋体" w:eastAsia="宋体" w:hAnsi="宋体" w:hint="eastAsia"/>
          <w:b/>
        </w:rPr>
        <w:t>杭电多校4</w:t>
      </w:r>
      <w:r w:rsidR="00206510" w:rsidRPr="000665B4">
        <w:rPr>
          <w:rFonts w:ascii="宋体" w:eastAsia="宋体" w:hAnsi="宋体" w:hint="eastAsia"/>
          <w:b/>
        </w:rPr>
        <w:t>（1题；3人3题；铁）</w:t>
      </w:r>
    </w:p>
    <w:p w:rsidR="00206510" w:rsidRPr="000665B4" w:rsidRDefault="00206510" w:rsidP="002F67A5">
      <w:pPr>
        <w:rPr>
          <w:rFonts w:ascii="宋体" w:eastAsia="宋体" w:hAnsi="宋体"/>
        </w:rPr>
      </w:pPr>
      <w:r w:rsidRPr="000665B4">
        <w:rPr>
          <w:rFonts w:ascii="宋体" w:eastAsia="宋体" w:hAnsi="宋体"/>
        </w:rPr>
        <w:t>A</w:t>
      </w:r>
    </w:p>
    <w:p w:rsidR="00206510" w:rsidRPr="000665B4" w:rsidRDefault="00B630DD" w:rsidP="002F67A5">
      <w:pPr>
        <w:rPr>
          <w:rFonts w:ascii="宋体" w:eastAsia="宋体" w:hAnsi="宋体"/>
        </w:rPr>
      </w:pPr>
      <w:r w:rsidRPr="000665B4">
        <w:rPr>
          <w:rFonts w:ascii="宋体" w:eastAsia="宋体" w:hAnsi="宋体" w:hint="eastAsia"/>
        </w:rPr>
        <w:t>（WA）</w:t>
      </w:r>
      <w:r w:rsidR="00206510" w:rsidRPr="000665B4">
        <w:rPr>
          <w:rFonts w:ascii="宋体" w:eastAsia="宋体" w:hAnsi="宋体"/>
        </w:rPr>
        <w:t>B</w:t>
      </w:r>
    </w:p>
    <w:p w:rsidR="00206510" w:rsidRPr="000665B4" w:rsidRDefault="00206510" w:rsidP="002F67A5">
      <w:pPr>
        <w:rPr>
          <w:rFonts w:ascii="宋体" w:eastAsia="宋体" w:hAnsi="宋体"/>
        </w:rPr>
      </w:pPr>
      <w:r w:rsidRPr="000665B4">
        <w:rPr>
          <w:rFonts w:ascii="宋体" w:eastAsia="宋体" w:hAnsi="宋体"/>
        </w:rPr>
        <w:t>C</w:t>
      </w:r>
    </w:p>
    <w:p w:rsidR="00206510" w:rsidRPr="000665B4" w:rsidRDefault="00206510" w:rsidP="002F67A5">
      <w:pPr>
        <w:rPr>
          <w:rFonts w:ascii="宋体" w:eastAsia="宋体" w:hAnsi="宋体"/>
        </w:rPr>
      </w:pPr>
      <w:r w:rsidRPr="000665B4">
        <w:rPr>
          <w:rFonts w:ascii="宋体" w:eastAsia="宋体" w:hAnsi="宋体" w:hint="eastAsia"/>
        </w:rPr>
        <w:t>（√孙宇洪&amp;谢正平）</w:t>
      </w:r>
      <w:r w:rsidRPr="000665B4">
        <w:rPr>
          <w:rFonts w:ascii="宋体" w:eastAsia="宋体" w:hAnsi="宋体"/>
        </w:rPr>
        <w:t>D</w:t>
      </w:r>
      <w:r w:rsidRPr="000665B4">
        <w:rPr>
          <w:rFonts w:ascii="宋体" w:eastAsia="宋体" w:hAnsi="宋体" w:hint="eastAsia"/>
        </w:rPr>
        <w:t>-签到</w:t>
      </w:r>
    </w:p>
    <w:p w:rsidR="00206510" w:rsidRPr="000665B4" w:rsidRDefault="00B630DD" w:rsidP="002F67A5">
      <w:pPr>
        <w:rPr>
          <w:rFonts w:ascii="宋体" w:eastAsia="宋体" w:hAnsi="宋体"/>
        </w:rPr>
      </w:pPr>
      <w:r w:rsidRPr="000665B4">
        <w:rPr>
          <w:rFonts w:ascii="宋体" w:eastAsia="宋体" w:hAnsi="宋体" w:hint="eastAsia"/>
        </w:rPr>
        <w:t>（WA）</w:t>
      </w:r>
      <w:r w:rsidR="00206510" w:rsidRPr="000665B4">
        <w:rPr>
          <w:rFonts w:ascii="宋体" w:eastAsia="宋体" w:hAnsi="宋体"/>
        </w:rPr>
        <w:t>E</w:t>
      </w:r>
    </w:p>
    <w:p w:rsidR="00206510" w:rsidRPr="000665B4" w:rsidRDefault="00206510" w:rsidP="002F67A5">
      <w:pPr>
        <w:rPr>
          <w:rFonts w:ascii="宋体" w:eastAsia="宋体" w:hAnsi="宋体"/>
        </w:rPr>
      </w:pPr>
      <w:r w:rsidRPr="000665B4">
        <w:rPr>
          <w:rFonts w:ascii="宋体" w:eastAsia="宋体" w:hAnsi="宋体"/>
        </w:rPr>
        <w:t>F</w:t>
      </w:r>
    </w:p>
    <w:p w:rsidR="00206510" w:rsidRPr="000665B4" w:rsidRDefault="00206510" w:rsidP="002F67A5">
      <w:pPr>
        <w:rPr>
          <w:rFonts w:ascii="宋体" w:eastAsia="宋体" w:hAnsi="宋体"/>
        </w:rPr>
      </w:pPr>
      <w:r w:rsidRPr="000665B4">
        <w:rPr>
          <w:rFonts w:ascii="宋体" w:eastAsia="宋体" w:hAnsi="宋体"/>
        </w:rPr>
        <w:t>G</w:t>
      </w:r>
    </w:p>
    <w:p w:rsidR="00206510" w:rsidRPr="000665B4" w:rsidRDefault="00206510" w:rsidP="002F67A5">
      <w:pPr>
        <w:rPr>
          <w:rFonts w:ascii="宋体" w:eastAsia="宋体" w:hAnsi="宋体"/>
        </w:rPr>
      </w:pPr>
      <w:r w:rsidRPr="000665B4">
        <w:rPr>
          <w:rFonts w:ascii="宋体" w:eastAsia="宋体" w:hAnsi="宋体"/>
        </w:rPr>
        <w:lastRenderedPageBreak/>
        <w:t>H</w:t>
      </w:r>
    </w:p>
    <w:p w:rsidR="00206510" w:rsidRPr="000665B4" w:rsidRDefault="00206510" w:rsidP="002F67A5">
      <w:pPr>
        <w:rPr>
          <w:rFonts w:ascii="宋体" w:eastAsia="宋体" w:hAnsi="宋体"/>
        </w:rPr>
      </w:pPr>
      <w:r w:rsidRPr="000665B4">
        <w:rPr>
          <w:rFonts w:ascii="宋体" w:eastAsia="宋体" w:hAnsi="宋体"/>
        </w:rPr>
        <w:t>I</w:t>
      </w:r>
    </w:p>
    <w:p w:rsidR="00206510" w:rsidRPr="000665B4" w:rsidRDefault="00206510" w:rsidP="002F67A5">
      <w:pPr>
        <w:rPr>
          <w:rFonts w:ascii="宋体" w:eastAsia="宋体" w:hAnsi="宋体"/>
        </w:rPr>
      </w:pPr>
      <w:r w:rsidRPr="000665B4">
        <w:rPr>
          <w:rFonts w:ascii="宋体" w:eastAsia="宋体" w:hAnsi="宋体"/>
        </w:rPr>
        <w:t>J</w:t>
      </w:r>
    </w:p>
    <w:p w:rsidR="00206510" w:rsidRPr="000665B4" w:rsidRDefault="00206510" w:rsidP="002F67A5">
      <w:pPr>
        <w:rPr>
          <w:rFonts w:ascii="宋体" w:eastAsia="宋体" w:hAnsi="宋体"/>
        </w:rPr>
      </w:pPr>
      <w:r w:rsidRPr="000665B4">
        <w:rPr>
          <w:rFonts w:ascii="宋体" w:eastAsia="宋体" w:hAnsi="宋体" w:hint="eastAsia"/>
        </w:rPr>
        <w:t>（√叶文豪）</w:t>
      </w:r>
      <w:r w:rsidRPr="000665B4">
        <w:rPr>
          <w:rFonts w:ascii="宋体" w:eastAsia="宋体" w:hAnsi="宋体"/>
        </w:rPr>
        <w:t>K</w:t>
      </w:r>
      <w:r w:rsidRPr="000665B4">
        <w:rPr>
          <w:rFonts w:ascii="宋体" w:eastAsia="宋体" w:hAnsi="宋体" w:hint="eastAsia"/>
        </w:rPr>
        <w:t>-签到</w:t>
      </w:r>
    </w:p>
    <w:p w:rsidR="00206510" w:rsidRPr="000665B4" w:rsidRDefault="00206510" w:rsidP="002F67A5">
      <w:pPr>
        <w:rPr>
          <w:rFonts w:ascii="宋体" w:eastAsia="宋体" w:hAnsi="宋体"/>
        </w:rPr>
      </w:pPr>
      <w:r w:rsidRPr="000665B4">
        <w:rPr>
          <w:rFonts w:ascii="宋体" w:eastAsia="宋体" w:hAnsi="宋体" w:hint="eastAsia"/>
        </w:rPr>
        <w:t>（√孙宇洪）L-签到</w:t>
      </w:r>
    </w:p>
    <w:p w:rsidR="00B05E53" w:rsidRPr="000665B4" w:rsidRDefault="00B05E53" w:rsidP="004C2938">
      <w:pPr>
        <w:rPr>
          <w:rFonts w:ascii="宋体" w:eastAsia="宋体" w:hAnsi="宋体"/>
          <w:b/>
        </w:rPr>
      </w:pPr>
      <w:r w:rsidRPr="000665B4">
        <w:rPr>
          <w:rFonts w:ascii="宋体" w:eastAsia="宋体" w:hAnsi="宋体" w:hint="eastAsia"/>
          <w:b/>
        </w:rPr>
        <w:t>8月2日</w:t>
      </w:r>
    </w:p>
    <w:p w:rsidR="00B05E53" w:rsidRPr="000665B4" w:rsidRDefault="00B05E53" w:rsidP="002F67A5">
      <w:pPr>
        <w:rPr>
          <w:rFonts w:ascii="宋体" w:eastAsia="宋体" w:hAnsi="宋体"/>
          <w:b/>
        </w:rPr>
      </w:pPr>
      <w:r w:rsidRPr="000665B4">
        <w:rPr>
          <w:rFonts w:ascii="宋体" w:eastAsia="宋体" w:hAnsi="宋体" w:hint="eastAsia"/>
          <w:b/>
        </w:rPr>
        <w:t>牛客多校5</w:t>
      </w:r>
      <w:r w:rsidR="00ED78F1" w:rsidRPr="000665B4">
        <w:rPr>
          <w:rFonts w:ascii="宋体" w:eastAsia="宋体" w:hAnsi="宋体" w:hint="eastAsia"/>
          <w:b/>
        </w:rPr>
        <w:t>（0题；3人2题；铁）</w:t>
      </w:r>
    </w:p>
    <w:p w:rsidR="004C2938" w:rsidRPr="000665B4" w:rsidRDefault="004C2938" w:rsidP="002F67A5">
      <w:pPr>
        <w:rPr>
          <w:rFonts w:ascii="宋体" w:eastAsia="宋体" w:hAnsi="宋体"/>
        </w:rPr>
      </w:pPr>
      <w:r w:rsidRPr="000665B4">
        <w:rPr>
          <w:rFonts w:ascii="宋体" w:eastAsia="宋体" w:hAnsi="宋体" w:hint="eastAsia"/>
        </w:rPr>
        <w:t>（WA）A</w:t>
      </w:r>
    </w:p>
    <w:p w:rsidR="004C2938" w:rsidRPr="000665B4" w:rsidRDefault="004C2938" w:rsidP="002F67A5">
      <w:pPr>
        <w:rPr>
          <w:rFonts w:ascii="宋体" w:eastAsia="宋体" w:hAnsi="宋体"/>
        </w:rPr>
      </w:pPr>
      <w:r w:rsidRPr="000665B4">
        <w:rPr>
          <w:rFonts w:ascii="宋体" w:eastAsia="宋体" w:hAnsi="宋体"/>
        </w:rPr>
        <w:t>B</w:t>
      </w:r>
    </w:p>
    <w:p w:rsidR="004C2938" w:rsidRPr="000665B4" w:rsidRDefault="004C2938" w:rsidP="002F67A5">
      <w:pPr>
        <w:rPr>
          <w:rFonts w:ascii="宋体" w:eastAsia="宋体" w:hAnsi="宋体"/>
        </w:rPr>
      </w:pPr>
      <w:r w:rsidRPr="000665B4">
        <w:rPr>
          <w:rFonts w:ascii="宋体" w:eastAsia="宋体" w:hAnsi="宋体"/>
        </w:rPr>
        <w:t>C</w:t>
      </w:r>
    </w:p>
    <w:p w:rsidR="004C2938" w:rsidRPr="000665B4" w:rsidRDefault="004C2938" w:rsidP="002F67A5">
      <w:pPr>
        <w:rPr>
          <w:rFonts w:ascii="宋体" w:eastAsia="宋体" w:hAnsi="宋体"/>
        </w:rPr>
      </w:pPr>
      <w:r w:rsidRPr="000665B4">
        <w:rPr>
          <w:rFonts w:ascii="宋体" w:eastAsia="宋体" w:hAnsi="宋体"/>
        </w:rPr>
        <w:t>D</w:t>
      </w:r>
    </w:p>
    <w:p w:rsidR="004C2938" w:rsidRPr="000665B4" w:rsidRDefault="004C2938" w:rsidP="002F67A5">
      <w:pPr>
        <w:rPr>
          <w:rFonts w:ascii="宋体" w:eastAsia="宋体" w:hAnsi="宋体"/>
        </w:rPr>
      </w:pPr>
      <w:r w:rsidRPr="000665B4">
        <w:rPr>
          <w:rFonts w:ascii="宋体" w:eastAsia="宋体" w:hAnsi="宋体" w:hint="eastAsia"/>
        </w:rPr>
        <w:t>（WA）</w:t>
      </w:r>
      <w:r w:rsidRPr="000665B4">
        <w:rPr>
          <w:rFonts w:ascii="宋体" w:eastAsia="宋体" w:hAnsi="宋体"/>
        </w:rPr>
        <w:t>E</w:t>
      </w:r>
    </w:p>
    <w:p w:rsidR="004C2938" w:rsidRPr="000665B4" w:rsidRDefault="004C2938" w:rsidP="002F67A5">
      <w:pPr>
        <w:rPr>
          <w:rFonts w:ascii="宋体" w:eastAsia="宋体" w:hAnsi="宋体"/>
        </w:rPr>
      </w:pPr>
      <w:r w:rsidRPr="000665B4">
        <w:rPr>
          <w:rFonts w:ascii="宋体" w:eastAsia="宋体" w:hAnsi="宋体"/>
        </w:rPr>
        <w:t>F</w:t>
      </w:r>
    </w:p>
    <w:p w:rsidR="004C2938" w:rsidRPr="000665B4" w:rsidRDefault="004C2938" w:rsidP="002F67A5">
      <w:pPr>
        <w:rPr>
          <w:rFonts w:ascii="宋体" w:eastAsia="宋体" w:hAnsi="宋体"/>
        </w:rPr>
      </w:pPr>
      <w:r w:rsidRPr="000665B4">
        <w:rPr>
          <w:rFonts w:ascii="宋体" w:eastAsia="宋体" w:hAnsi="宋体" w:hint="eastAsia"/>
        </w:rPr>
        <w:t>（√谢正平）</w:t>
      </w:r>
      <w:r w:rsidRPr="000665B4">
        <w:rPr>
          <w:rFonts w:ascii="宋体" w:eastAsia="宋体" w:hAnsi="宋体"/>
        </w:rPr>
        <w:t>G</w:t>
      </w:r>
    </w:p>
    <w:p w:rsidR="004C2938" w:rsidRPr="000665B4" w:rsidRDefault="004C2938" w:rsidP="002F67A5">
      <w:pPr>
        <w:rPr>
          <w:rFonts w:ascii="宋体" w:eastAsia="宋体" w:hAnsi="宋体"/>
        </w:rPr>
      </w:pPr>
      <w:r w:rsidRPr="000665B4">
        <w:rPr>
          <w:rFonts w:ascii="宋体" w:eastAsia="宋体" w:hAnsi="宋体"/>
        </w:rPr>
        <w:t>H</w:t>
      </w:r>
    </w:p>
    <w:p w:rsidR="004C2938" w:rsidRPr="000665B4" w:rsidRDefault="004C2938" w:rsidP="002F67A5">
      <w:pPr>
        <w:rPr>
          <w:rFonts w:ascii="宋体" w:eastAsia="宋体" w:hAnsi="宋体"/>
        </w:rPr>
      </w:pPr>
      <w:r w:rsidRPr="000665B4">
        <w:rPr>
          <w:rFonts w:ascii="宋体" w:eastAsia="宋体" w:hAnsi="宋体"/>
        </w:rPr>
        <w:t>I</w:t>
      </w:r>
    </w:p>
    <w:p w:rsidR="004C2938" w:rsidRPr="000665B4" w:rsidRDefault="004C2938" w:rsidP="002F67A5">
      <w:pPr>
        <w:rPr>
          <w:rFonts w:ascii="宋体" w:eastAsia="宋体" w:hAnsi="宋体"/>
        </w:rPr>
      </w:pPr>
      <w:r w:rsidRPr="000665B4">
        <w:rPr>
          <w:rFonts w:ascii="宋体" w:eastAsia="宋体" w:hAnsi="宋体" w:hint="eastAsia"/>
        </w:rPr>
        <w:t>（√谢正平&amp;孙宇洪）</w:t>
      </w:r>
      <w:r w:rsidRPr="000665B4">
        <w:rPr>
          <w:rFonts w:ascii="宋体" w:eastAsia="宋体" w:hAnsi="宋体"/>
        </w:rPr>
        <w:t>J</w:t>
      </w:r>
    </w:p>
    <w:p w:rsidR="00B05E53" w:rsidRPr="000665B4" w:rsidRDefault="00B05E53" w:rsidP="00043AC1">
      <w:pPr>
        <w:rPr>
          <w:rFonts w:ascii="宋体" w:eastAsia="宋体" w:hAnsi="宋体"/>
          <w:b/>
        </w:rPr>
      </w:pPr>
      <w:r w:rsidRPr="000665B4">
        <w:rPr>
          <w:rFonts w:ascii="宋体" w:eastAsia="宋体" w:hAnsi="宋体" w:hint="eastAsia"/>
          <w:b/>
        </w:rPr>
        <w:t>8月3日</w:t>
      </w:r>
    </w:p>
    <w:p w:rsidR="004C2938" w:rsidRPr="000665B4" w:rsidRDefault="004C2938" w:rsidP="004C2938">
      <w:pPr>
        <w:rPr>
          <w:rFonts w:ascii="宋体" w:eastAsia="宋体" w:hAnsi="宋体"/>
        </w:rPr>
      </w:pPr>
      <w:r w:rsidRPr="000665B4">
        <w:rPr>
          <w:rFonts w:ascii="宋体" w:eastAsia="宋体" w:hAnsi="宋体" w:hint="eastAsia"/>
        </w:rPr>
        <w:t>√-牛客网2018暑期多校1J</w:t>
      </w:r>
    </w:p>
    <w:p w:rsidR="004C2938" w:rsidRPr="000665B4" w:rsidRDefault="004C2938" w:rsidP="004C2938">
      <w:pPr>
        <w:rPr>
          <w:rFonts w:ascii="宋体" w:eastAsia="宋体" w:hAnsi="宋体"/>
        </w:rPr>
      </w:pPr>
      <w:r w:rsidRPr="000665B4">
        <w:rPr>
          <w:rFonts w:ascii="宋体" w:eastAsia="宋体" w:hAnsi="宋体" w:hint="eastAsia"/>
        </w:rPr>
        <w:t>√-牛客网2018暑期多校5F</w:t>
      </w:r>
    </w:p>
    <w:p w:rsidR="00B05E53" w:rsidRPr="000665B4" w:rsidRDefault="00B05E53" w:rsidP="00043AC1">
      <w:pPr>
        <w:rPr>
          <w:rFonts w:ascii="宋体" w:eastAsia="宋体" w:hAnsi="宋体"/>
          <w:b/>
        </w:rPr>
      </w:pPr>
      <w:r w:rsidRPr="000665B4">
        <w:rPr>
          <w:rFonts w:ascii="宋体" w:eastAsia="宋体" w:hAnsi="宋体" w:hint="eastAsia"/>
          <w:b/>
        </w:rPr>
        <w:t>8月4日</w:t>
      </w:r>
    </w:p>
    <w:p w:rsidR="00043AC1" w:rsidRPr="000665B4" w:rsidRDefault="00043AC1" w:rsidP="00043AC1">
      <w:pPr>
        <w:rPr>
          <w:rFonts w:ascii="宋体" w:eastAsia="宋体" w:hAnsi="宋体"/>
        </w:rPr>
      </w:pPr>
      <w:r w:rsidRPr="000665B4">
        <w:rPr>
          <w:rFonts w:ascii="宋体" w:eastAsia="宋体" w:hAnsi="宋体" w:hint="eastAsia"/>
        </w:rPr>
        <w:t>√-杭电多校4B</w:t>
      </w:r>
    </w:p>
    <w:p w:rsidR="00043AC1" w:rsidRPr="000665B4" w:rsidRDefault="00043AC1" w:rsidP="00043AC1">
      <w:pPr>
        <w:rPr>
          <w:rFonts w:ascii="宋体" w:eastAsia="宋体" w:hAnsi="宋体"/>
        </w:rPr>
      </w:pPr>
      <w:r w:rsidRPr="000665B4">
        <w:rPr>
          <w:rFonts w:ascii="宋体" w:eastAsia="宋体" w:hAnsi="宋体" w:hint="eastAsia"/>
        </w:rPr>
        <w:t>√-牛客网2</w:t>
      </w:r>
      <w:r w:rsidRPr="000665B4">
        <w:rPr>
          <w:rFonts w:ascii="宋体" w:eastAsia="宋体" w:hAnsi="宋体"/>
        </w:rPr>
        <w:t>018</w:t>
      </w:r>
      <w:r w:rsidRPr="000665B4">
        <w:rPr>
          <w:rFonts w:ascii="宋体" w:eastAsia="宋体" w:hAnsi="宋体" w:hint="eastAsia"/>
        </w:rPr>
        <w:t>暑期多校5E</w:t>
      </w:r>
    </w:p>
    <w:p w:rsidR="00B05E53" w:rsidRPr="000665B4" w:rsidRDefault="00B05E53" w:rsidP="002F67A5">
      <w:pPr>
        <w:rPr>
          <w:rFonts w:ascii="宋体" w:eastAsia="宋体" w:hAnsi="宋体"/>
          <w:b/>
        </w:rPr>
      </w:pPr>
      <w:r w:rsidRPr="000665B4">
        <w:rPr>
          <w:rFonts w:ascii="宋体" w:eastAsia="宋体" w:hAnsi="宋体" w:hint="eastAsia"/>
          <w:b/>
        </w:rPr>
        <w:t>牛客多校6</w:t>
      </w:r>
      <w:r w:rsidR="00043AC1" w:rsidRPr="000665B4">
        <w:rPr>
          <w:rFonts w:ascii="宋体" w:eastAsia="宋体" w:hAnsi="宋体" w:hint="eastAsia"/>
          <w:b/>
        </w:rPr>
        <w:t>（1题；3人4题；铜）</w:t>
      </w:r>
    </w:p>
    <w:p w:rsidR="0049269E" w:rsidRPr="000665B4" w:rsidRDefault="0049269E" w:rsidP="002F67A5">
      <w:pPr>
        <w:rPr>
          <w:rFonts w:ascii="宋体" w:eastAsia="宋体" w:hAnsi="宋体"/>
        </w:rPr>
      </w:pPr>
      <w:r w:rsidRPr="000665B4">
        <w:rPr>
          <w:rFonts w:ascii="宋体" w:eastAsia="宋体" w:hAnsi="宋体" w:hint="eastAsia"/>
        </w:rPr>
        <w:t>（√叶文豪）</w:t>
      </w:r>
      <w:r w:rsidRPr="000665B4">
        <w:rPr>
          <w:rFonts w:ascii="宋体" w:eastAsia="宋体" w:hAnsi="宋体"/>
        </w:rPr>
        <w:t>A</w:t>
      </w:r>
      <w:r w:rsidRPr="000665B4">
        <w:rPr>
          <w:rFonts w:ascii="宋体" w:eastAsia="宋体" w:hAnsi="宋体" w:hint="eastAsia"/>
        </w:rPr>
        <w:t>-签到题</w:t>
      </w:r>
    </w:p>
    <w:p w:rsidR="0049269E" w:rsidRPr="000665B4" w:rsidRDefault="0049269E" w:rsidP="002F67A5">
      <w:pPr>
        <w:rPr>
          <w:rFonts w:ascii="宋体" w:eastAsia="宋体" w:hAnsi="宋体"/>
        </w:rPr>
      </w:pPr>
      <w:r w:rsidRPr="000665B4">
        <w:rPr>
          <w:rFonts w:ascii="宋体" w:eastAsia="宋体" w:hAnsi="宋体"/>
        </w:rPr>
        <w:t>B</w:t>
      </w:r>
    </w:p>
    <w:p w:rsidR="0049269E" w:rsidRPr="000665B4" w:rsidRDefault="0049269E" w:rsidP="002F67A5">
      <w:pPr>
        <w:rPr>
          <w:rFonts w:ascii="宋体" w:eastAsia="宋体" w:hAnsi="宋体"/>
        </w:rPr>
      </w:pPr>
      <w:r w:rsidRPr="000665B4">
        <w:rPr>
          <w:rFonts w:ascii="宋体" w:eastAsia="宋体" w:hAnsi="宋体"/>
        </w:rPr>
        <w:t>C</w:t>
      </w:r>
    </w:p>
    <w:p w:rsidR="0049269E" w:rsidRPr="000665B4" w:rsidRDefault="0049269E" w:rsidP="002F67A5">
      <w:pPr>
        <w:rPr>
          <w:rFonts w:ascii="宋体" w:eastAsia="宋体" w:hAnsi="宋体"/>
        </w:rPr>
      </w:pPr>
      <w:r w:rsidRPr="000665B4">
        <w:rPr>
          <w:rFonts w:ascii="宋体" w:eastAsia="宋体" w:hAnsi="宋体" w:hint="eastAsia"/>
        </w:rPr>
        <w:t>（√谢正平&amp;孙宇洪）</w:t>
      </w:r>
      <w:r w:rsidRPr="000665B4">
        <w:rPr>
          <w:rFonts w:ascii="宋体" w:eastAsia="宋体" w:hAnsi="宋体"/>
        </w:rPr>
        <w:t>D</w:t>
      </w:r>
      <w:r w:rsidRPr="000665B4">
        <w:rPr>
          <w:rFonts w:ascii="宋体" w:eastAsia="宋体" w:hAnsi="宋体" w:hint="eastAsia"/>
        </w:rPr>
        <w:t>-签到题</w:t>
      </w:r>
    </w:p>
    <w:p w:rsidR="0049269E" w:rsidRPr="000665B4" w:rsidRDefault="0049269E" w:rsidP="002F67A5">
      <w:pPr>
        <w:rPr>
          <w:rFonts w:ascii="宋体" w:eastAsia="宋体" w:hAnsi="宋体"/>
        </w:rPr>
      </w:pPr>
      <w:r w:rsidRPr="000665B4">
        <w:rPr>
          <w:rFonts w:ascii="宋体" w:eastAsia="宋体" w:hAnsi="宋体" w:hint="eastAsia"/>
        </w:rPr>
        <w:t>（√谢正平&amp;叶文豪&amp;孙宇洪）</w:t>
      </w:r>
      <w:r w:rsidRPr="000665B4">
        <w:rPr>
          <w:rFonts w:ascii="宋体" w:eastAsia="宋体" w:hAnsi="宋体"/>
        </w:rPr>
        <w:t>E</w:t>
      </w:r>
      <w:r w:rsidRPr="000665B4">
        <w:rPr>
          <w:rFonts w:ascii="宋体" w:eastAsia="宋体" w:hAnsi="宋体" w:hint="eastAsia"/>
        </w:rPr>
        <w:t>-铜牌题</w:t>
      </w:r>
    </w:p>
    <w:p w:rsidR="0049269E" w:rsidRPr="000665B4" w:rsidRDefault="0049269E" w:rsidP="002F67A5">
      <w:pPr>
        <w:rPr>
          <w:rFonts w:ascii="宋体" w:eastAsia="宋体" w:hAnsi="宋体"/>
        </w:rPr>
      </w:pPr>
      <w:r w:rsidRPr="000665B4">
        <w:rPr>
          <w:rFonts w:ascii="宋体" w:eastAsia="宋体" w:hAnsi="宋体"/>
        </w:rPr>
        <w:t>F</w:t>
      </w:r>
    </w:p>
    <w:p w:rsidR="0049269E" w:rsidRPr="000665B4" w:rsidRDefault="0049269E" w:rsidP="002F67A5">
      <w:pPr>
        <w:rPr>
          <w:rFonts w:ascii="宋体" w:eastAsia="宋体" w:hAnsi="宋体"/>
        </w:rPr>
      </w:pPr>
      <w:r w:rsidRPr="000665B4">
        <w:rPr>
          <w:rFonts w:ascii="宋体" w:eastAsia="宋体" w:hAnsi="宋体"/>
        </w:rPr>
        <w:t>G</w:t>
      </w:r>
    </w:p>
    <w:p w:rsidR="0049269E" w:rsidRPr="000665B4" w:rsidRDefault="0049269E" w:rsidP="002F67A5">
      <w:pPr>
        <w:rPr>
          <w:rFonts w:ascii="宋体" w:eastAsia="宋体" w:hAnsi="宋体"/>
        </w:rPr>
      </w:pPr>
      <w:r w:rsidRPr="000665B4">
        <w:rPr>
          <w:rFonts w:ascii="宋体" w:eastAsia="宋体" w:hAnsi="宋体"/>
        </w:rPr>
        <w:t>H</w:t>
      </w:r>
    </w:p>
    <w:p w:rsidR="0049269E" w:rsidRPr="000665B4" w:rsidRDefault="0049269E" w:rsidP="002F67A5">
      <w:pPr>
        <w:rPr>
          <w:rFonts w:ascii="宋体" w:eastAsia="宋体" w:hAnsi="宋体"/>
        </w:rPr>
      </w:pPr>
      <w:r w:rsidRPr="000665B4">
        <w:rPr>
          <w:rFonts w:ascii="宋体" w:eastAsia="宋体" w:hAnsi="宋体"/>
        </w:rPr>
        <w:t>I</w:t>
      </w:r>
    </w:p>
    <w:p w:rsidR="0049269E" w:rsidRPr="000665B4" w:rsidRDefault="0049269E" w:rsidP="002F67A5">
      <w:pPr>
        <w:rPr>
          <w:rFonts w:ascii="宋体" w:eastAsia="宋体" w:hAnsi="宋体"/>
        </w:rPr>
      </w:pPr>
      <w:r w:rsidRPr="000665B4">
        <w:rPr>
          <w:rFonts w:ascii="宋体" w:eastAsia="宋体" w:hAnsi="宋体" w:hint="eastAsia"/>
        </w:rPr>
        <w:t>（√孙宇洪&amp;谢正平）</w:t>
      </w:r>
      <w:r w:rsidRPr="000665B4">
        <w:rPr>
          <w:rFonts w:ascii="宋体" w:eastAsia="宋体" w:hAnsi="宋体"/>
        </w:rPr>
        <w:t>J</w:t>
      </w:r>
      <w:r w:rsidRPr="000665B4">
        <w:rPr>
          <w:rFonts w:ascii="宋体" w:eastAsia="宋体" w:hAnsi="宋体" w:hint="eastAsia"/>
        </w:rPr>
        <w:t>-签到题</w:t>
      </w:r>
    </w:p>
    <w:p w:rsidR="002C6811" w:rsidRPr="000665B4" w:rsidRDefault="002C6811" w:rsidP="002F67A5">
      <w:pPr>
        <w:rPr>
          <w:rFonts w:ascii="宋体" w:eastAsia="宋体" w:hAnsi="宋体"/>
          <w:b/>
        </w:rPr>
      </w:pPr>
      <w:r w:rsidRPr="000665B4">
        <w:rPr>
          <w:rFonts w:ascii="宋体" w:eastAsia="宋体" w:hAnsi="宋体" w:hint="eastAsia"/>
          <w:b/>
        </w:rPr>
        <w:t>百度之星资格赛（12点开始）</w:t>
      </w:r>
    </w:p>
    <w:p w:rsidR="00043AC1" w:rsidRPr="000665B4" w:rsidRDefault="00043AC1" w:rsidP="002F67A5">
      <w:pPr>
        <w:rPr>
          <w:rFonts w:ascii="宋体" w:eastAsia="宋体" w:hAnsi="宋体"/>
        </w:rPr>
      </w:pPr>
      <w:r w:rsidRPr="000665B4">
        <w:rPr>
          <w:rFonts w:ascii="宋体" w:eastAsia="宋体" w:hAnsi="宋体" w:hint="eastAsia"/>
        </w:rPr>
        <w:t>√-</w:t>
      </w:r>
      <w:r w:rsidRPr="000665B4">
        <w:rPr>
          <w:rFonts w:ascii="宋体" w:eastAsia="宋体" w:hAnsi="宋体"/>
        </w:rPr>
        <w:t>1001</w:t>
      </w:r>
      <w:r w:rsidRPr="000665B4">
        <w:rPr>
          <w:rFonts w:ascii="宋体" w:eastAsia="宋体" w:hAnsi="宋体" w:hint="eastAsia"/>
        </w:rPr>
        <w:t>-签到题-枚举</w:t>
      </w:r>
    </w:p>
    <w:p w:rsidR="00043AC1" w:rsidRPr="000665B4" w:rsidRDefault="00043AC1" w:rsidP="002F67A5">
      <w:pPr>
        <w:rPr>
          <w:rFonts w:ascii="宋体" w:eastAsia="宋体" w:hAnsi="宋体"/>
        </w:rPr>
      </w:pPr>
      <w:r w:rsidRPr="000665B4">
        <w:rPr>
          <w:rFonts w:ascii="宋体" w:eastAsia="宋体" w:hAnsi="宋体" w:hint="eastAsia"/>
        </w:rPr>
        <w:t>√-</w:t>
      </w:r>
      <w:r w:rsidRPr="000665B4">
        <w:rPr>
          <w:rFonts w:ascii="宋体" w:eastAsia="宋体" w:hAnsi="宋体"/>
        </w:rPr>
        <w:t>1002</w:t>
      </w:r>
      <w:r w:rsidRPr="000665B4">
        <w:rPr>
          <w:rFonts w:ascii="宋体" w:eastAsia="宋体" w:hAnsi="宋体" w:hint="eastAsia"/>
        </w:rPr>
        <w:t>-签到题-前缀和</w:t>
      </w:r>
    </w:p>
    <w:p w:rsidR="00B05E53" w:rsidRPr="000665B4" w:rsidRDefault="00B05E53" w:rsidP="002A75B8">
      <w:pPr>
        <w:rPr>
          <w:rFonts w:ascii="宋体" w:eastAsia="宋体" w:hAnsi="宋体"/>
          <w:b/>
        </w:rPr>
      </w:pPr>
      <w:r w:rsidRPr="000665B4">
        <w:rPr>
          <w:rFonts w:ascii="宋体" w:eastAsia="宋体" w:hAnsi="宋体" w:hint="eastAsia"/>
          <w:b/>
        </w:rPr>
        <w:t>8月5日</w:t>
      </w:r>
    </w:p>
    <w:p w:rsidR="00BF0E96" w:rsidRPr="000665B4" w:rsidRDefault="002C6811" w:rsidP="002C6811">
      <w:pPr>
        <w:rPr>
          <w:rFonts w:ascii="宋体" w:eastAsia="宋体" w:hAnsi="宋体"/>
          <w:b/>
        </w:rPr>
      </w:pPr>
      <w:r w:rsidRPr="000665B4">
        <w:rPr>
          <w:rFonts w:ascii="宋体" w:eastAsia="宋体" w:hAnsi="宋体" w:hint="eastAsia"/>
          <w:b/>
        </w:rPr>
        <w:t>百度之星资格赛（24点结束）</w:t>
      </w:r>
    </w:p>
    <w:p w:rsidR="00612BFC" w:rsidRPr="000665B4" w:rsidRDefault="00BF0E96" w:rsidP="002C6811">
      <w:pPr>
        <w:rPr>
          <w:rFonts w:ascii="宋体" w:eastAsia="宋体" w:hAnsi="宋体"/>
        </w:rPr>
      </w:pPr>
      <w:r w:rsidRPr="000665B4">
        <w:rPr>
          <w:rFonts w:ascii="宋体" w:eastAsia="宋体" w:hAnsi="宋体" w:hint="eastAsia"/>
        </w:rPr>
        <w:t>（√）</w:t>
      </w:r>
      <w:r w:rsidR="00612BFC" w:rsidRPr="000665B4">
        <w:rPr>
          <w:rFonts w:ascii="宋体" w:eastAsia="宋体" w:hAnsi="宋体" w:hint="eastAsia"/>
        </w:rPr>
        <w:t>1001-签到题</w:t>
      </w:r>
    </w:p>
    <w:p w:rsidR="00612BFC" w:rsidRPr="000665B4" w:rsidRDefault="00BF0E96" w:rsidP="002C6811">
      <w:pPr>
        <w:rPr>
          <w:rFonts w:ascii="宋体" w:eastAsia="宋体" w:hAnsi="宋体"/>
        </w:rPr>
      </w:pPr>
      <w:r w:rsidRPr="000665B4">
        <w:rPr>
          <w:rFonts w:ascii="宋体" w:eastAsia="宋体" w:hAnsi="宋体" w:hint="eastAsia"/>
        </w:rPr>
        <w:t>（√）</w:t>
      </w:r>
      <w:r w:rsidR="00612BFC" w:rsidRPr="000665B4">
        <w:rPr>
          <w:rFonts w:ascii="宋体" w:eastAsia="宋体" w:hAnsi="宋体"/>
        </w:rPr>
        <w:t>1002</w:t>
      </w:r>
      <w:r w:rsidR="00612BFC" w:rsidRPr="000665B4">
        <w:rPr>
          <w:rFonts w:ascii="宋体" w:eastAsia="宋体" w:hAnsi="宋体" w:hint="eastAsia"/>
        </w:rPr>
        <w:t>-签到题</w:t>
      </w:r>
    </w:p>
    <w:p w:rsidR="00612BFC" w:rsidRPr="000665B4" w:rsidRDefault="00612BFC" w:rsidP="002C6811">
      <w:pPr>
        <w:rPr>
          <w:rFonts w:ascii="宋体" w:eastAsia="宋体" w:hAnsi="宋体"/>
        </w:rPr>
      </w:pPr>
      <w:r w:rsidRPr="000665B4">
        <w:rPr>
          <w:rFonts w:ascii="宋体" w:eastAsia="宋体" w:hAnsi="宋体"/>
        </w:rPr>
        <w:t>1003</w:t>
      </w:r>
      <w:r w:rsidR="00BF0E96" w:rsidRPr="000665B4">
        <w:rPr>
          <w:rFonts w:ascii="宋体" w:eastAsia="宋体" w:hAnsi="宋体" w:hint="eastAsia"/>
        </w:rPr>
        <w:t>-银牌题</w:t>
      </w:r>
    </w:p>
    <w:p w:rsidR="00612BFC" w:rsidRPr="000665B4" w:rsidRDefault="00612BFC" w:rsidP="002C6811">
      <w:pPr>
        <w:rPr>
          <w:rFonts w:ascii="宋体" w:eastAsia="宋体" w:hAnsi="宋体"/>
        </w:rPr>
      </w:pPr>
      <w:r w:rsidRPr="000665B4">
        <w:rPr>
          <w:rFonts w:ascii="宋体" w:eastAsia="宋体" w:hAnsi="宋体"/>
        </w:rPr>
        <w:t>1004</w:t>
      </w:r>
      <w:r w:rsidR="00BF0E96" w:rsidRPr="000665B4">
        <w:rPr>
          <w:rFonts w:ascii="宋体" w:eastAsia="宋体" w:hAnsi="宋体" w:hint="eastAsia"/>
        </w:rPr>
        <w:t>-金牌题</w:t>
      </w:r>
    </w:p>
    <w:p w:rsidR="00612BFC" w:rsidRPr="000665B4" w:rsidRDefault="00BF0E96" w:rsidP="002C6811">
      <w:pPr>
        <w:rPr>
          <w:rFonts w:ascii="宋体" w:eastAsia="宋体" w:hAnsi="宋体"/>
        </w:rPr>
      </w:pPr>
      <w:r w:rsidRPr="000665B4">
        <w:rPr>
          <w:rFonts w:ascii="宋体" w:eastAsia="宋体" w:hAnsi="宋体" w:hint="eastAsia"/>
        </w:rPr>
        <w:t>（√）</w:t>
      </w:r>
      <w:r w:rsidR="00612BFC" w:rsidRPr="000665B4">
        <w:rPr>
          <w:rFonts w:ascii="宋体" w:eastAsia="宋体" w:hAnsi="宋体"/>
        </w:rPr>
        <w:t>1005</w:t>
      </w:r>
      <w:r w:rsidR="00612BFC" w:rsidRPr="000665B4">
        <w:rPr>
          <w:rFonts w:ascii="宋体" w:eastAsia="宋体" w:hAnsi="宋体" w:hint="eastAsia"/>
        </w:rPr>
        <w:t>-铜牌题</w:t>
      </w:r>
    </w:p>
    <w:p w:rsidR="00612BFC" w:rsidRPr="000665B4" w:rsidRDefault="00BF0E96" w:rsidP="002C6811">
      <w:pPr>
        <w:rPr>
          <w:rFonts w:ascii="宋体" w:eastAsia="宋体" w:hAnsi="宋体"/>
        </w:rPr>
      </w:pPr>
      <w:r w:rsidRPr="000665B4">
        <w:rPr>
          <w:rFonts w:ascii="宋体" w:eastAsia="宋体" w:hAnsi="宋体" w:hint="eastAsia"/>
        </w:rPr>
        <w:lastRenderedPageBreak/>
        <w:t>（√）</w:t>
      </w:r>
      <w:r w:rsidR="00612BFC" w:rsidRPr="000665B4">
        <w:rPr>
          <w:rFonts w:ascii="宋体" w:eastAsia="宋体" w:hAnsi="宋体"/>
        </w:rPr>
        <w:t>1006</w:t>
      </w:r>
      <w:r w:rsidR="00612BFC" w:rsidRPr="000665B4">
        <w:rPr>
          <w:rFonts w:ascii="宋体" w:eastAsia="宋体" w:hAnsi="宋体" w:hint="eastAsia"/>
        </w:rPr>
        <w:t>-签到题</w:t>
      </w:r>
    </w:p>
    <w:p w:rsidR="00B05E53" w:rsidRPr="000665B4" w:rsidRDefault="00B05E53" w:rsidP="00C53CCE">
      <w:pPr>
        <w:rPr>
          <w:rFonts w:ascii="宋体" w:eastAsia="宋体" w:hAnsi="宋体"/>
          <w:b/>
        </w:rPr>
      </w:pPr>
      <w:r w:rsidRPr="000665B4">
        <w:rPr>
          <w:rFonts w:ascii="宋体" w:eastAsia="宋体" w:hAnsi="宋体" w:hint="eastAsia"/>
          <w:b/>
        </w:rPr>
        <w:t>8月6日</w:t>
      </w:r>
    </w:p>
    <w:p w:rsidR="00C53CCE" w:rsidRPr="000665B4" w:rsidRDefault="00B05E53" w:rsidP="002F67A5">
      <w:pPr>
        <w:rPr>
          <w:rFonts w:ascii="宋体" w:eastAsia="宋体" w:hAnsi="宋体"/>
        </w:rPr>
      </w:pPr>
      <w:r w:rsidRPr="000665B4">
        <w:rPr>
          <w:rFonts w:ascii="宋体" w:eastAsia="宋体" w:hAnsi="宋体" w:hint="eastAsia"/>
        </w:rPr>
        <w:t>杭电多校5</w:t>
      </w:r>
      <w:r w:rsidR="00C53CCE" w:rsidRPr="000665B4">
        <w:rPr>
          <w:rFonts w:ascii="宋体" w:eastAsia="宋体" w:hAnsi="宋体" w:hint="eastAsia"/>
        </w:rPr>
        <w:t>（0题；3人0题；铁）</w:t>
      </w:r>
    </w:p>
    <w:p w:rsidR="002C6811" w:rsidRPr="000665B4" w:rsidRDefault="002C6811" w:rsidP="00825D2A">
      <w:pPr>
        <w:rPr>
          <w:rFonts w:ascii="宋体" w:eastAsia="宋体" w:hAnsi="宋体"/>
          <w:b/>
        </w:rPr>
      </w:pPr>
      <w:r w:rsidRPr="000665B4">
        <w:rPr>
          <w:rFonts w:ascii="宋体" w:eastAsia="宋体" w:hAnsi="宋体"/>
          <w:b/>
        </w:rPr>
        <w:t>8</w:t>
      </w:r>
      <w:r w:rsidRPr="000665B4">
        <w:rPr>
          <w:rFonts w:ascii="宋体" w:eastAsia="宋体" w:hAnsi="宋体" w:hint="eastAsia"/>
          <w:b/>
        </w:rPr>
        <w:t>月7日</w:t>
      </w:r>
    </w:p>
    <w:p w:rsidR="00C53CCE" w:rsidRPr="000665B4" w:rsidRDefault="00C53CCE" w:rsidP="00C53CCE">
      <w:pPr>
        <w:rPr>
          <w:rFonts w:ascii="宋体" w:eastAsia="宋体" w:hAnsi="宋体"/>
        </w:rPr>
      </w:pPr>
      <w:r w:rsidRPr="000665B4">
        <w:rPr>
          <w:rFonts w:ascii="宋体" w:eastAsia="宋体" w:hAnsi="宋体" w:hint="eastAsia"/>
        </w:rPr>
        <w:t>√-</w:t>
      </w:r>
      <w:r w:rsidRPr="000665B4">
        <w:rPr>
          <w:rFonts w:ascii="宋体" w:eastAsia="宋体" w:hAnsi="宋体"/>
        </w:rPr>
        <w:t>2018</w:t>
      </w:r>
      <w:r w:rsidRPr="000665B4">
        <w:rPr>
          <w:rFonts w:ascii="宋体" w:eastAsia="宋体" w:hAnsi="宋体" w:hint="eastAsia"/>
        </w:rPr>
        <w:t>杭电多校第5场-</w:t>
      </w:r>
      <w:r w:rsidRPr="000665B4">
        <w:rPr>
          <w:rFonts w:ascii="宋体" w:eastAsia="宋体" w:hAnsi="宋体"/>
        </w:rPr>
        <w:t>1002</w:t>
      </w:r>
    </w:p>
    <w:p w:rsidR="00C53CCE" w:rsidRPr="000665B4" w:rsidRDefault="00C53CCE" w:rsidP="00C53CCE">
      <w:pPr>
        <w:rPr>
          <w:rFonts w:ascii="宋体" w:eastAsia="宋体" w:hAnsi="宋体"/>
        </w:rPr>
      </w:pPr>
      <w:r w:rsidRPr="000665B4">
        <w:rPr>
          <w:rFonts w:ascii="宋体" w:eastAsia="宋体" w:hAnsi="宋体" w:hint="eastAsia"/>
        </w:rPr>
        <w:t>√-</w:t>
      </w:r>
      <w:r w:rsidRPr="000665B4">
        <w:rPr>
          <w:rFonts w:ascii="宋体" w:eastAsia="宋体" w:hAnsi="宋体"/>
        </w:rPr>
        <w:t>2018</w:t>
      </w:r>
      <w:r w:rsidRPr="000665B4">
        <w:rPr>
          <w:rFonts w:ascii="宋体" w:eastAsia="宋体" w:hAnsi="宋体" w:hint="eastAsia"/>
        </w:rPr>
        <w:t>杭电多校第5场-</w:t>
      </w:r>
      <w:r w:rsidRPr="000665B4">
        <w:rPr>
          <w:rFonts w:ascii="宋体" w:eastAsia="宋体" w:hAnsi="宋体"/>
        </w:rPr>
        <w:t>1005</w:t>
      </w:r>
    </w:p>
    <w:p w:rsidR="00C53CCE" w:rsidRPr="000665B4" w:rsidRDefault="00C53CCE" w:rsidP="00C53CCE">
      <w:pPr>
        <w:rPr>
          <w:rFonts w:ascii="宋体" w:eastAsia="宋体" w:hAnsi="宋体"/>
        </w:rPr>
      </w:pPr>
      <w:r w:rsidRPr="000665B4">
        <w:rPr>
          <w:rFonts w:ascii="宋体" w:eastAsia="宋体" w:hAnsi="宋体" w:hint="eastAsia"/>
        </w:rPr>
        <w:t>√-</w:t>
      </w:r>
      <w:r w:rsidRPr="000665B4">
        <w:rPr>
          <w:rFonts w:ascii="宋体" w:eastAsia="宋体" w:hAnsi="宋体"/>
        </w:rPr>
        <w:t>2018</w:t>
      </w:r>
      <w:r w:rsidRPr="000665B4">
        <w:rPr>
          <w:rFonts w:ascii="宋体" w:eastAsia="宋体" w:hAnsi="宋体" w:hint="eastAsia"/>
        </w:rPr>
        <w:t>杭电多校第5场-</w:t>
      </w:r>
      <w:r w:rsidR="00EA3B88" w:rsidRPr="000665B4">
        <w:rPr>
          <w:rFonts w:ascii="宋体" w:eastAsia="宋体" w:hAnsi="宋体"/>
        </w:rPr>
        <w:t>1007</w:t>
      </w:r>
    </w:p>
    <w:p w:rsidR="002C6811" w:rsidRPr="000665B4" w:rsidRDefault="00EA3B88" w:rsidP="00825D2A">
      <w:pPr>
        <w:rPr>
          <w:rFonts w:ascii="宋体" w:eastAsia="宋体" w:hAnsi="宋体"/>
          <w:b/>
        </w:rPr>
      </w:pPr>
      <w:r w:rsidRPr="000665B4">
        <w:rPr>
          <w:rFonts w:ascii="宋体" w:eastAsia="宋体" w:hAnsi="宋体" w:hint="eastAsia"/>
          <w:b/>
        </w:rPr>
        <w:t>8月8日</w:t>
      </w:r>
    </w:p>
    <w:p w:rsidR="00EA3B88" w:rsidRPr="000665B4" w:rsidRDefault="00EA3B88" w:rsidP="002F67A5">
      <w:pPr>
        <w:rPr>
          <w:rFonts w:ascii="宋体" w:eastAsia="宋体" w:hAnsi="宋体"/>
          <w:b/>
        </w:rPr>
      </w:pPr>
      <w:r w:rsidRPr="000665B4">
        <w:rPr>
          <w:rFonts w:ascii="宋体" w:eastAsia="宋体" w:hAnsi="宋体" w:hint="eastAsia"/>
          <w:b/>
        </w:rPr>
        <w:t>杭电多校6</w:t>
      </w:r>
      <w:r w:rsidR="00825D2A" w:rsidRPr="000665B4">
        <w:rPr>
          <w:rFonts w:ascii="宋体" w:eastAsia="宋体" w:hAnsi="宋体" w:hint="eastAsia"/>
          <w:b/>
        </w:rPr>
        <w:t>（1题；3人3题；铁铜）</w:t>
      </w:r>
    </w:p>
    <w:p w:rsidR="00825D2A" w:rsidRPr="000665B4" w:rsidRDefault="00825D2A" w:rsidP="002F67A5">
      <w:pPr>
        <w:rPr>
          <w:rFonts w:ascii="宋体" w:eastAsia="宋体" w:hAnsi="宋体"/>
        </w:rPr>
      </w:pPr>
      <w:r w:rsidRPr="000665B4">
        <w:rPr>
          <w:rFonts w:ascii="宋体" w:eastAsia="宋体" w:hAnsi="宋体" w:hint="eastAsia"/>
        </w:rPr>
        <w:t>（√叶文豪&amp;谢正平+</w:t>
      </w:r>
      <w:r w:rsidRPr="000665B4">
        <w:rPr>
          <w:rFonts w:ascii="宋体" w:eastAsia="宋体" w:hAnsi="宋体"/>
        </w:rPr>
        <w:t>26</w:t>
      </w:r>
      <w:r w:rsidRPr="000665B4">
        <w:rPr>
          <w:rFonts w:ascii="宋体" w:eastAsia="宋体" w:hAnsi="宋体" w:hint="eastAsia"/>
        </w:rPr>
        <w:t>）1001-签到题</w:t>
      </w:r>
    </w:p>
    <w:p w:rsidR="00825D2A" w:rsidRPr="000665B4" w:rsidRDefault="00825D2A" w:rsidP="002F67A5">
      <w:pPr>
        <w:rPr>
          <w:rFonts w:ascii="宋体" w:eastAsia="宋体" w:hAnsi="宋体"/>
        </w:rPr>
      </w:pPr>
      <w:r w:rsidRPr="000665B4">
        <w:rPr>
          <w:rFonts w:ascii="宋体" w:eastAsia="宋体" w:hAnsi="宋体"/>
        </w:rPr>
        <w:t>1002</w:t>
      </w:r>
    </w:p>
    <w:p w:rsidR="00825D2A" w:rsidRPr="000665B4" w:rsidRDefault="00825D2A" w:rsidP="002F67A5">
      <w:pPr>
        <w:rPr>
          <w:rFonts w:ascii="宋体" w:eastAsia="宋体" w:hAnsi="宋体"/>
        </w:rPr>
      </w:pPr>
      <w:r w:rsidRPr="000665B4">
        <w:rPr>
          <w:rFonts w:ascii="宋体" w:eastAsia="宋体" w:hAnsi="宋体"/>
        </w:rPr>
        <w:t>1003</w:t>
      </w:r>
    </w:p>
    <w:p w:rsidR="00825D2A" w:rsidRPr="000665B4" w:rsidRDefault="00825D2A" w:rsidP="002F67A5">
      <w:pPr>
        <w:rPr>
          <w:rFonts w:ascii="宋体" w:eastAsia="宋体" w:hAnsi="宋体"/>
        </w:rPr>
      </w:pPr>
      <w:r w:rsidRPr="000665B4">
        <w:rPr>
          <w:rFonts w:ascii="宋体" w:eastAsia="宋体" w:hAnsi="宋体"/>
        </w:rPr>
        <w:t>1004</w:t>
      </w:r>
    </w:p>
    <w:p w:rsidR="00825D2A" w:rsidRPr="000665B4" w:rsidRDefault="00825D2A" w:rsidP="002F67A5">
      <w:pPr>
        <w:rPr>
          <w:rFonts w:ascii="宋体" w:eastAsia="宋体" w:hAnsi="宋体"/>
        </w:rPr>
      </w:pPr>
      <w:r w:rsidRPr="000665B4">
        <w:rPr>
          <w:rFonts w:ascii="宋体" w:eastAsia="宋体" w:hAnsi="宋体"/>
        </w:rPr>
        <w:t>1005</w:t>
      </w:r>
    </w:p>
    <w:p w:rsidR="00825D2A" w:rsidRPr="000665B4" w:rsidRDefault="00825D2A" w:rsidP="002F67A5">
      <w:pPr>
        <w:rPr>
          <w:rFonts w:ascii="宋体" w:eastAsia="宋体" w:hAnsi="宋体"/>
        </w:rPr>
      </w:pPr>
      <w:r w:rsidRPr="000665B4">
        <w:rPr>
          <w:rFonts w:ascii="宋体" w:eastAsia="宋体" w:hAnsi="宋体"/>
        </w:rPr>
        <w:t>1006</w:t>
      </w:r>
    </w:p>
    <w:p w:rsidR="00825D2A" w:rsidRPr="000665B4" w:rsidRDefault="00825D2A" w:rsidP="002F67A5">
      <w:pPr>
        <w:rPr>
          <w:rFonts w:ascii="宋体" w:eastAsia="宋体" w:hAnsi="宋体"/>
        </w:rPr>
      </w:pPr>
      <w:r w:rsidRPr="000665B4">
        <w:rPr>
          <w:rFonts w:ascii="宋体" w:eastAsia="宋体" w:hAnsi="宋体"/>
        </w:rPr>
        <w:t>1007</w:t>
      </w:r>
    </w:p>
    <w:p w:rsidR="00825D2A" w:rsidRPr="000665B4" w:rsidRDefault="00825D2A" w:rsidP="002F67A5">
      <w:pPr>
        <w:rPr>
          <w:rFonts w:ascii="宋体" w:eastAsia="宋体" w:hAnsi="宋体"/>
        </w:rPr>
      </w:pPr>
      <w:r w:rsidRPr="000665B4">
        <w:rPr>
          <w:rFonts w:ascii="宋体" w:eastAsia="宋体" w:hAnsi="宋体"/>
        </w:rPr>
        <w:t>1008</w:t>
      </w:r>
    </w:p>
    <w:p w:rsidR="00825D2A" w:rsidRPr="000665B4" w:rsidRDefault="00825D2A" w:rsidP="002F67A5">
      <w:pPr>
        <w:rPr>
          <w:rFonts w:ascii="宋体" w:eastAsia="宋体" w:hAnsi="宋体"/>
        </w:rPr>
      </w:pPr>
      <w:r w:rsidRPr="000665B4">
        <w:rPr>
          <w:rFonts w:ascii="宋体" w:eastAsia="宋体" w:hAnsi="宋体" w:hint="eastAsia"/>
        </w:rPr>
        <w:t>（√谢正平&amp;孙宇洪&amp;叶文豪）</w:t>
      </w:r>
      <w:r w:rsidRPr="000665B4">
        <w:rPr>
          <w:rFonts w:ascii="宋体" w:eastAsia="宋体" w:hAnsi="宋体"/>
        </w:rPr>
        <w:t>1009</w:t>
      </w:r>
      <w:r w:rsidRPr="000665B4">
        <w:rPr>
          <w:rFonts w:ascii="宋体" w:eastAsia="宋体" w:hAnsi="宋体" w:hint="eastAsia"/>
        </w:rPr>
        <w:t>-铜牌题</w:t>
      </w:r>
    </w:p>
    <w:p w:rsidR="00825D2A" w:rsidRPr="000665B4" w:rsidRDefault="00825D2A" w:rsidP="002F67A5">
      <w:pPr>
        <w:rPr>
          <w:rFonts w:ascii="宋体" w:eastAsia="宋体" w:hAnsi="宋体"/>
        </w:rPr>
      </w:pPr>
      <w:r w:rsidRPr="000665B4">
        <w:rPr>
          <w:rFonts w:ascii="宋体" w:eastAsia="宋体" w:hAnsi="宋体"/>
        </w:rPr>
        <w:t>1010</w:t>
      </w:r>
    </w:p>
    <w:p w:rsidR="00825D2A" w:rsidRPr="000665B4" w:rsidRDefault="00825D2A" w:rsidP="002F67A5">
      <w:pPr>
        <w:rPr>
          <w:rFonts w:ascii="宋体" w:eastAsia="宋体" w:hAnsi="宋体"/>
        </w:rPr>
      </w:pPr>
      <w:r w:rsidRPr="000665B4">
        <w:rPr>
          <w:rFonts w:ascii="宋体" w:eastAsia="宋体" w:hAnsi="宋体"/>
        </w:rPr>
        <w:t>1011</w:t>
      </w:r>
    </w:p>
    <w:p w:rsidR="00825D2A" w:rsidRPr="000665B4" w:rsidRDefault="00825D2A" w:rsidP="002F67A5">
      <w:pPr>
        <w:rPr>
          <w:rFonts w:ascii="宋体" w:eastAsia="宋体" w:hAnsi="宋体"/>
        </w:rPr>
      </w:pPr>
      <w:r w:rsidRPr="000665B4">
        <w:rPr>
          <w:rFonts w:ascii="宋体" w:eastAsia="宋体" w:hAnsi="宋体" w:hint="eastAsia"/>
        </w:rPr>
        <w:t>（√谢正平）</w:t>
      </w:r>
      <w:r w:rsidRPr="000665B4">
        <w:rPr>
          <w:rFonts w:ascii="宋体" w:eastAsia="宋体" w:hAnsi="宋体"/>
        </w:rPr>
        <w:t>1012</w:t>
      </w:r>
      <w:r w:rsidRPr="000665B4">
        <w:rPr>
          <w:rFonts w:ascii="宋体" w:eastAsia="宋体" w:hAnsi="宋体" w:hint="eastAsia"/>
        </w:rPr>
        <w:t>-签到题</w:t>
      </w:r>
    </w:p>
    <w:p w:rsidR="00EA3B88" w:rsidRPr="000665B4" w:rsidRDefault="00EA3B88" w:rsidP="008106F4">
      <w:pPr>
        <w:rPr>
          <w:rFonts w:ascii="宋体" w:eastAsia="宋体" w:hAnsi="宋体"/>
          <w:b/>
        </w:rPr>
      </w:pPr>
      <w:r w:rsidRPr="000665B4">
        <w:rPr>
          <w:rFonts w:ascii="宋体" w:eastAsia="宋体" w:hAnsi="宋体" w:hint="eastAsia"/>
          <w:b/>
        </w:rPr>
        <w:t>8月9日</w:t>
      </w:r>
    </w:p>
    <w:p w:rsidR="00EA3B88" w:rsidRPr="000665B4" w:rsidRDefault="00EA3B88" w:rsidP="002F67A5">
      <w:pPr>
        <w:rPr>
          <w:rFonts w:ascii="宋体" w:eastAsia="宋体" w:hAnsi="宋体"/>
          <w:b/>
        </w:rPr>
      </w:pPr>
      <w:r w:rsidRPr="000665B4">
        <w:rPr>
          <w:rFonts w:ascii="宋体" w:eastAsia="宋体" w:hAnsi="宋体" w:hint="eastAsia"/>
          <w:b/>
        </w:rPr>
        <w:t>牛客多校7</w:t>
      </w:r>
      <w:r w:rsidR="008106F4" w:rsidRPr="000665B4">
        <w:rPr>
          <w:rFonts w:ascii="宋体" w:eastAsia="宋体" w:hAnsi="宋体" w:hint="eastAsia"/>
          <w:b/>
        </w:rPr>
        <w:t>（3人1题；铁）</w:t>
      </w:r>
    </w:p>
    <w:p w:rsidR="008106F4" w:rsidRPr="000665B4" w:rsidRDefault="008106F4" w:rsidP="002F67A5">
      <w:pPr>
        <w:rPr>
          <w:rFonts w:ascii="宋体" w:eastAsia="宋体" w:hAnsi="宋体"/>
        </w:rPr>
      </w:pPr>
      <w:r w:rsidRPr="000665B4">
        <w:rPr>
          <w:rFonts w:ascii="宋体" w:eastAsia="宋体" w:hAnsi="宋体" w:hint="eastAsia"/>
        </w:rPr>
        <w:t>（√谢正平）A-签到题</w:t>
      </w:r>
    </w:p>
    <w:p w:rsidR="008106F4" w:rsidRPr="000665B4" w:rsidRDefault="008106F4" w:rsidP="002F67A5">
      <w:pPr>
        <w:rPr>
          <w:rFonts w:ascii="宋体" w:eastAsia="宋体" w:hAnsi="宋体"/>
        </w:rPr>
      </w:pPr>
      <w:r w:rsidRPr="000665B4">
        <w:rPr>
          <w:rFonts w:ascii="宋体" w:eastAsia="宋体" w:hAnsi="宋体"/>
        </w:rPr>
        <w:t>B</w:t>
      </w:r>
    </w:p>
    <w:p w:rsidR="008106F4" w:rsidRPr="000665B4" w:rsidRDefault="008106F4" w:rsidP="002F67A5">
      <w:pPr>
        <w:rPr>
          <w:rFonts w:ascii="宋体" w:eastAsia="宋体" w:hAnsi="宋体"/>
        </w:rPr>
      </w:pPr>
      <w:r w:rsidRPr="000665B4">
        <w:rPr>
          <w:rFonts w:ascii="宋体" w:eastAsia="宋体" w:hAnsi="宋体"/>
        </w:rPr>
        <w:t>C</w:t>
      </w:r>
    </w:p>
    <w:p w:rsidR="008106F4" w:rsidRPr="000665B4" w:rsidRDefault="008106F4" w:rsidP="002F67A5">
      <w:pPr>
        <w:rPr>
          <w:rFonts w:ascii="宋体" w:eastAsia="宋体" w:hAnsi="宋体"/>
        </w:rPr>
      </w:pPr>
      <w:r w:rsidRPr="000665B4">
        <w:rPr>
          <w:rFonts w:ascii="宋体" w:eastAsia="宋体" w:hAnsi="宋体"/>
        </w:rPr>
        <w:t>D</w:t>
      </w:r>
    </w:p>
    <w:p w:rsidR="008106F4" w:rsidRPr="000665B4" w:rsidRDefault="008106F4" w:rsidP="002F67A5">
      <w:pPr>
        <w:rPr>
          <w:rFonts w:ascii="宋体" w:eastAsia="宋体" w:hAnsi="宋体"/>
        </w:rPr>
      </w:pPr>
      <w:r w:rsidRPr="000665B4">
        <w:rPr>
          <w:rFonts w:ascii="宋体" w:eastAsia="宋体" w:hAnsi="宋体"/>
        </w:rPr>
        <w:t>E</w:t>
      </w:r>
    </w:p>
    <w:p w:rsidR="008106F4" w:rsidRPr="000665B4" w:rsidRDefault="008106F4" w:rsidP="002F67A5">
      <w:pPr>
        <w:rPr>
          <w:rFonts w:ascii="宋体" w:eastAsia="宋体" w:hAnsi="宋体"/>
        </w:rPr>
      </w:pPr>
      <w:r w:rsidRPr="000665B4">
        <w:rPr>
          <w:rFonts w:ascii="宋体" w:eastAsia="宋体" w:hAnsi="宋体"/>
        </w:rPr>
        <w:t>F</w:t>
      </w:r>
    </w:p>
    <w:p w:rsidR="008106F4" w:rsidRPr="000665B4" w:rsidRDefault="008106F4" w:rsidP="002F67A5">
      <w:pPr>
        <w:rPr>
          <w:rFonts w:ascii="宋体" w:eastAsia="宋体" w:hAnsi="宋体"/>
        </w:rPr>
      </w:pPr>
      <w:r w:rsidRPr="000665B4">
        <w:rPr>
          <w:rFonts w:ascii="宋体" w:eastAsia="宋体" w:hAnsi="宋体"/>
        </w:rPr>
        <w:t>G</w:t>
      </w:r>
    </w:p>
    <w:p w:rsidR="008106F4" w:rsidRPr="000665B4" w:rsidRDefault="008106F4" w:rsidP="002F67A5">
      <w:pPr>
        <w:rPr>
          <w:rFonts w:ascii="宋体" w:eastAsia="宋体" w:hAnsi="宋体"/>
        </w:rPr>
      </w:pPr>
      <w:r w:rsidRPr="000665B4">
        <w:rPr>
          <w:rFonts w:ascii="宋体" w:eastAsia="宋体" w:hAnsi="宋体"/>
        </w:rPr>
        <w:t>H</w:t>
      </w:r>
    </w:p>
    <w:p w:rsidR="008106F4" w:rsidRPr="000665B4" w:rsidRDefault="008106F4" w:rsidP="002F67A5">
      <w:pPr>
        <w:rPr>
          <w:rFonts w:ascii="宋体" w:eastAsia="宋体" w:hAnsi="宋体"/>
        </w:rPr>
      </w:pPr>
      <w:r w:rsidRPr="000665B4">
        <w:rPr>
          <w:rFonts w:ascii="宋体" w:eastAsia="宋体" w:hAnsi="宋体"/>
        </w:rPr>
        <w:t>I</w:t>
      </w:r>
    </w:p>
    <w:p w:rsidR="00EA3B88" w:rsidRPr="000665B4" w:rsidRDefault="008106F4" w:rsidP="001113D9">
      <w:pPr>
        <w:rPr>
          <w:rFonts w:ascii="宋体" w:eastAsia="宋体" w:hAnsi="宋体"/>
          <w:b/>
        </w:rPr>
      </w:pPr>
      <w:r w:rsidRPr="000665B4">
        <w:rPr>
          <w:rFonts w:ascii="宋体" w:eastAsia="宋体" w:hAnsi="宋体"/>
        </w:rPr>
        <w:t>J</w:t>
      </w:r>
      <w:r w:rsidR="001113D9" w:rsidRPr="000665B4">
        <w:rPr>
          <w:rFonts w:ascii="宋体" w:eastAsia="宋体" w:hAnsi="宋体"/>
          <w:b/>
        </w:rPr>
        <w:t xml:space="preserve"> </w:t>
      </w:r>
    </w:p>
    <w:p w:rsidR="00EA3B88" w:rsidRPr="000665B4" w:rsidRDefault="00EA3B88" w:rsidP="008106F4">
      <w:pPr>
        <w:rPr>
          <w:rFonts w:ascii="宋体" w:eastAsia="宋体" w:hAnsi="宋体"/>
          <w:b/>
        </w:rPr>
      </w:pPr>
      <w:r w:rsidRPr="000665B4">
        <w:rPr>
          <w:rFonts w:ascii="宋体" w:eastAsia="宋体" w:hAnsi="宋体" w:hint="eastAsia"/>
          <w:b/>
        </w:rPr>
        <w:t>8月11日</w:t>
      </w:r>
    </w:p>
    <w:p w:rsidR="00EA3B88" w:rsidRPr="000665B4" w:rsidRDefault="00EA3B88" w:rsidP="002F67A5">
      <w:pPr>
        <w:rPr>
          <w:rFonts w:ascii="宋体" w:eastAsia="宋体" w:hAnsi="宋体"/>
          <w:b/>
        </w:rPr>
      </w:pPr>
      <w:r w:rsidRPr="000665B4">
        <w:rPr>
          <w:rFonts w:ascii="宋体" w:eastAsia="宋体" w:hAnsi="宋体" w:hint="eastAsia"/>
          <w:b/>
        </w:rPr>
        <w:t>牛客多校8</w:t>
      </w:r>
      <w:r w:rsidR="00A81436" w:rsidRPr="000665B4">
        <w:rPr>
          <w:rFonts w:ascii="宋体" w:eastAsia="宋体" w:hAnsi="宋体" w:hint="eastAsia"/>
          <w:b/>
        </w:rPr>
        <w:t>（3人3题；铜银）</w:t>
      </w:r>
    </w:p>
    <w:p w:rsidR="00EA3B88" w:rsidRPr="000665B4" w:rsidRDefault="00D4132B" w:rsidP="002F67A5">
      <w:pPr>
        <w:rPr>
          <w:rFonts w:ascii="宋体" w:eastAsia="宋体" w:hAnsi="宋体"/>
        </w:rPr>
      </w:pPr>
      <w:r w:rsidRPr="000665B4">
        <w:rPr>
          <w:rFonts w:ascii="宋体" w:eastAsia="宋体" w:hAnsi="宋体" w:hint="eastAsia"/>
        </w:rPr>
        <w:t>A</w:t>
      </w:r>
    </w:p>
    <w:p w:rsidR="00D4132B" w:rsidRPr="000665B4" w:rsidRDefault="00A81436" w:rsidP="002F67A5">
      <w:pPr>
        <w:rPr>
          <w:rFonts w:ascii="宋体" w:eastAsia="宋体" w:hAnsi="宋体"/>
        </w:rPr>
      </w:pPr>
      <w:r w:rsidRPr="000665B4">
        <w:rPr>
          <w:rFonts w:ascii="宋体" w:eastAsia="宋体" w:hAnsi="宋体" w:hint="eastAsia"/>
        </w:rPr>
        <w:t>（√谢正平）</w:t>
      </w:r>
      <w:r w:rsidR="00D4132B" w:rsidRPr="000665B4">
        <w:rPr>
          <w:rFonts w:ascii="宋体" w:eastAsia="宋体" w:hAnsi="宋体"/>
        </w:rPr>
        <w:t>B</w:t>
      </w:r>
      <w:r w:rsidR="00D4132B" w:rsidRPr="000665B4">
        <w:rPr>
          <w:rFonts w:ascii="宋体" w:eastAsia="宋体" w:hAnsi="宋体" w:hint="eastAsia"/>
        </w:rPr>
        <w:t>-铜牌题</w:t>
      </w:r>
    </w:p>
    <w:p w:rsidR="00D4132B" w:rsidRPr="000665B4" w:rsidRDefault="00D4132B" w:rsidP="002F67A5">
      <w:pPr>
        <w:rPr>
          <w:rFonts w:ascii="宋体" w:eastAsia="宋体" w:hAnsi="宋体"/>
        </w:rPr>
      </w:pPr>
      <w:r w:rsidRPr="000665B4">
        <w:rPr>
          <w:rFonts w:ascii="宋体" w:eastAsia="宋体" w:hAnsi="宋体"/>
        </w:rPr>
        <w:t>C</w:t>
      </w:r>
    </w:p>
    <w:p w:rsidR="00D4132B" w:rsidRPr="000665B4" w:rsidRDefault="00D4132B" w:rsidP="002F67A5">
      <w:pPr>
        <w:rPr>
          <w:rFonts w:ascii="宋体" w:eastAsia="宋体" w:hAnsi="宋体"/>
        </w:rPr>
      </w:pPr>
      <w:r w:rsidRPr="000665B4">
        <w:rPr>
          <w:rFonts w:ascii="宋体" w:eastAsia="宋体" w:hAnsi="宋体"/>
        </w:rPr>
        <w:t>D</w:t>
      </w:r>
    </w:p>
    <w:p w:rsidR="00D4132B" w:rsidRPr="000665B4" w:rsidRDefault="00A81436" w:rsidP="002F67A5">
      <w:pPr>
        <w:rPr>
          <w:rFonts w:ascii="宋体" w:eastAsia="宋体" w:hAnsi="宋体"/>
        </w:rPr>
      </w:pPr>
      <w:r w:rsidRPr="000665B4">
        <w:rPr>
          <w:rFonts w:ascii="宋体" w:eastAsia="宋体" w:hAnsi="宋体" w:hint="eastAsia"/>
        </w:rPr>
        <w:t>（√孙宇洪&amp;叶文豪&amp;谢正平）</w:t>
      </w:r>
      <w:r w:rsidR="00D4132B" w:rsidRPr="000665B4">
        <w:rPr>
          <w:rFonts w:ascii="宋体" w:eastAsia="宋体" w:hAnsi="宋体"/>
        </w:rPr>
        <w:t>E</w:t>
      </w:r>
      <w:r w:rsidR="00D4132B" w:rsidRPr="000665B4">
        <w:rPr>
          <w:rFonts w:ascii="宋体" w:eastAsia="宋体" w:hAnsi="宋体" w:hint="eastAsia"/>
        </w:rPr>
        <w:t>-铜牌题</w:t>
      </w:r>
    </w:p>
    <w:p w:rsidR="00D4132B" w:rsidRPr="000665B4" w:rsidRDefault="00D4132B" w:rsidP="002F67A5">
      <w:pPr>
        <w:rPr>
          <w:rFonts w:ascii="宋体" w:eastAsia="宋体" w:hAnsi="宋体"/>
        </w:rPr>
      </w:pPr>
      <w:r w:rsidRPr="000665B4">
        <w:rPr>
          <w:rFonts w:ascii="宋体" w:eastAsia="宋体" w:hAnsi="宋体"/>
        </w:rPr>
        <w:t>F</w:t>
      </w:r>
    </w:p>
    <w:p w:rsidR="00D4132B" w:rsidRPr="000665B4" w:rsidRDefault="00A81436" w:rsidP="002F67A5">
      <w:pPr>
        <w:rPr>
          <w:rFonts w:ascii="宋体" w:eastAsia="宋体" w:hAnsi="宋体"/>
        </w:rPr>
      </w:pPr>
      <w:r w:rsidRPr="000665B4">
        <w:rPr>
          <w:rFonts w:ascii="宋体" w:eastAsia="宋体" w:hAnsi="宋体" w:hint="eastAsia"/>
        </w:rPr>
        <w:t>（√谢正平）</w:t>
      </w:r>
      <w:r w:rsidR="00D4132B" w:rsidRPr="000665B4">
        <w:rPr>
          <w:rFonts w:ascii="宋体" w:eastAsia="宋体" w:hAnsi="宋体"/>
        </w:rPr>
        <w:t>G</w:t>
      </w:r>
      <w:r w:rsidR="00D4132B" w:rsidRPr="000665B4">
        <w:rPr>
          <w:rFonts w:ascii="宋体" w:eastAsia="宋体" w:hAnsi="宋体" w:hint="eastAsia"/>
        </w:rPr>
        <w:t>-</w:t>
      </w:r>
      <w:r w:rsidRPr="000665B4">
        <w:rPr>
          <w:rFonts w:ascii="宋体" w:eastAsia="宋体" w:hAnsi="宋体" w:hint="eastAsia"/>
        </w:rPr>
        <w:t>签到题</w:t>
      </w:r>
    </w:p>
    <w:p w:rsidR="00D4132B" w:rsidRPr="000665B4" w:rsidRDefault="00D4132B" w:rsidP="002F67A5">
      <w:pPr>
        <w:rPr>
          <w:rFonts w:ascii="宋体" w:eastAsia="宋体" w:hAnsi="宋体"/>
        </w:rPr>
      </w:pPr>
      <w:r w:rsidRPr="000665B4">
        <w:rPr>
          <w:rFonts w:ascii="宋体" w:eastAsia="宋体" w:hAnsi="宋体"/>
        </w:rPr>
        <w:t>H</w:t>
      </w:r>
    </w:p>
    <w:p w:rsidR="00D4132B" w:rsidRPr="000665B4" w:rsidRDefault="00D4132B" w:rsidP="002F67A5">
      <w:pPr>
        <w:rPr>
          <w:rFonts w:ascii="宋体" w:eastAsia="宋体" w:hAnsi="宋体"/>
        </w:rPr>
      </w:pPr>
      <w:r w:rsidRPr="000665B4">
        <w:rPr>
          <w:rFonts w:ascii="宋体" w:eastAsia="宋体" w:hAnsi="宋体"/>
        </w:rPr>
        <w:t>I</w:t>
      </w:r>
    </w:p>
    <w:p w:rsidR="00D4132B" w:rsidRPr="000665B4" w:rsidRDefault="00D4132B" w:rsidP="002F67A5">
      <w:pPr>
        <w:rPr>
          <w:rFonts w:ascii="宋体" w:eastAsia="宋体" w:hAnsi="宋体"/>
        </w:rPr>
      </w:pPr>
      <w:r w:rsidRPr="000665B4">
        <w:rPr>
          <w:rFonts w:ascii="宋体" w:eastAsia="宋体" w:hAnsi="宋体"/>
        </w:rPr>
        <w:lastRenderedPageBreak/>
        <w:t>J</w:t>
      </w:r>
    </w:p>
    <w:p w:rsidR="00D4132B" w:rsidRPr="000665B4" w:rsidRDefault="00D4132B" w:rsidP="002F67A5">
      <w:pPr>
        <w:rPr>
          <w:rFonts w:ascii="宋体" w:eastAsia="宋体" w:hAnsi="宋体"/>
        </w:rPr>
      </w:pPr>
      <w:r w:rsidRPr="000665B4">
        <w:rPr>
          <w:rFonts w:ascii="宋体" w:eastAsia="宋体" w:hAnsi="宋体"/>
        </w:rPr>
        <w:t>K</w:t>
      </w:r>
    </w:p>
    <w:p w:rsidR="00EA3B88" w:rsidRPr="000665B4" w:rsidRDefault="00EA3B88" w:rsidP="002F67A5">
      <w:pPr>
        <w:rPr>
          <w:rFonts w:ascii="宋体" w:eastAsia="宋体" w:hAnsi="宋体"/>
          <w:b/>
        </w:rPr>
      </w:pPr>
      <w:r w:rsidRPr="000665B4">
        <w:rPr>
          <w:rFonts w:ascii="宋体" w:eastAsia="宋体" w:hAnsi="宋体"/>
          <w:b/>
        </w:rPr>
        <w:t>EOJ8月月赛 19点35-21点35</w:t>
      </w:r>
      <w:r w:rsidR="002A75B8" w:rsidRPr="000665B4">
        <w:rPr>
          <w:rFonts w:ascii="宋体" w:eastAsia="宋体" w:hAnsi="宋体" w:hint="eastAsia"/>
          <w:b/>
        </w:rPr>
        <w:t>（1题/铁）</w:t>
      </w:r>
    </w:p>
    <w:p w:rsidR="00EA3B88" w:rsidRPr="000665B4" w:rsidRDefault="002A75B8" w:rsidP="002F67A5">
      <w:pPr>
        <w:rPr>
          <w:rFonts w:ascii="宋体" w:eastAsia="宋体" w:hAnsi="宋体"/>
        </w:rPr>
      </w:pPr>
      <w:r w:rsidRPr="000665B4">
        <w:rPr>
          <w:rFonts w:ascii="宋体" w:eastAsia="宋体" w:hAnsi="宋体" w:hint="eastAsia"/>
        </w:rPr>
        <w:t>（√）A-签到题</w:t>
      </w:r>
    </w:p>
    <w:p w:rsidR="002A75B8" w:rsidRPr="000665B4" w:rsidRDefault="002A75B8" w:rsidP="002F67A5">
      <w:pPr>
        <w:rPr>
          <w:rFonts w:ascii="宋体" w:eastAsia="宋体" w:hAnsi="宋体"/>
        </w:rPr>
      </w:pPr>
      <w:r w:rsidRPr="000665B4">
        <w:rPr>
          <w:rFonts w:ascii="宋体" w:eastAsia="宋体" w:hAnsi="宋体"/>
        </w:rPr>
        <w:t>B</w:t>
      </w:r>
    </w:p>
    <w:p w:rsidR="002A75B8" w:rsidRPr="000665B4" w:rsidRDefault="002A75B8" w:rsidP="002F67A5">
      <w:pPr>
        <w:rPr>
          <w:rFonts w:ascii="宋体" w:eastAsia="宋体" w:hAnsi="宋体"/>
        </w:rPr>
      </w:pPr>
      <w:r w:rsidRPr="000665B4">
        <w:rPr>
          <w:rFonts w:ascii="宋体" w:eastAsia="宋体" w:hAnsi="宋体"/>
        </w:rPr>
        <w:t>C</w:t>
      </w:r>
    </w:p>
    <w:p w:rsidR="002A75B8" w:rsidRPr="000665B4" w:rsidRDefault="002A75B8" w:rsidP="002F67A5">
      <w:pPr>
        <w:rPr>
          <w:rFonts w:ascii="宋体" w:eastAsia="宋体" w:hAnsi="宋体"/>
        </w:rPr>
      </w:pPr>
      <w:r w:rsidRPr="000665B4">
        <w:rPr>
          <w:rFonts w:ascii="宋体" w:eastAsia="宋体" w:hAnsi="宋体"/>
        </w:rPr>
        <w:t>D</w:t>
      </w:r>
    </w:p>
    <w:p w:rsidR="002A75B8" w:rsidRPr="000665B4" w:rsidRDefault="002A75B8" w:rsidP="002F67A5">
      <w:pPr>
        <w:rPr>
          <w:rFonts w:ascii="宋体" w:eastAsia="宋体" w:hAnsi="宋体"/>
        </w:rPr>
      </w:pPr>
      <w:r w:rsidRPr="000665B4">
        <w:rPr>
          <w:rFonts w:ascii="宋体" w:eastAsia="宋体" w:hAnsi="宋体"/>
        </w:rPr>
        <w:t>E</w:t>
      </w:r>
    </w:p>
    <w:p w:rsidR="00EA3B88" w:rsidRPr="000665B4" w:rsidRDefault="00EA3B88" w:rsidP="001113D9">
      <w:pPr>
        <w:rPr>
          <w:rFonts w:ascii="宋体" w:eastAsia="宋体" w:hAnsi="宋体"/>
          <w:b/>
        </w:rPr>
      </w:pPr>
      <w:r w:rsidRPr="000665B4">
        <w:rPr>
          <w:rFonts w:ascii="宋体" w:eastAsia="宋体" w:hAnsi="宋体" w:hint="eastAsia"/>
          <w:b/>
        </w:rPr>
        <w:t>8月12日</w:t>
      </w:r>
    </w:p>
    <w:p w:rsidR="00EA3B88" w:rsidRPr="000665B4" w:rsidRDefault="00EA3B88" w:rsidP="002F67A5">
      <w:pPr>
        <w:rPr>
          <w:rFonts w:ascii="宋体" w:eastAsia="宋体" w:hAnsi="宋体"/>
          <w:b/>
        </w:rPr>
      </w:pPr>
      <w:r w:rsidRPr="000665B4">
        <w:rPr>
          <w:rFonts w:ascii="宋体" w:eastAsia="宋体" w:hAnsi="宋体" w:hint="eastAsia"/>
          <w:b/>
        </w:rPr>
        <w:t>百度之星初赛第2场</w:t>
      </w:r>
      <w:r w:rsidR="008106F4" w:rsidRPr="000665B4">
        <w:rPr>
          <w:rFonts w:ascii="宋体" w:eastAsia="宋体" w:hAnsi="宋体" w:hint="eastAsia"/>
          <w:b/>
        </w:rPr>
        <w:t>（3人3题；铜）</w:t>
      </w:r>
    </w:p>
    <w:p w:rsidR="008868F1" w:rsidRPr="000665B4" w:rsidRDefault="008868F1" w:rsidP="002F67A5">
      <w:pPr>
        <w:rPr>
          <w:rFonts w:ascii="宋体" w:eastAsia="宋体" w:hAnsi="宋体"/>
        </w:rPr>
      </w:pPr>
      <w:r w:rsidRPr="000665B4">
        <w:rPr>
          <w:rFonts w:ascii="宋体" w:eastAsia="宋体" w:hAnsi="宋体" w:hint="eastAsia"/>
        </w:rPr>
        <w:t>（√叶文豪）1</w:t>
      </w:r>
      <w:r w:rsidRPr="000665B4">
        <w:rPr>
          <w:rFonts w:ascii="宋体" w:eastAsia="宋体" w:hAnsi="宋体"/>
        </w:rPr>
        <w:t>001</w:t>
      </w:r>
      <w:r w:rsidRPr="000665B4">
        <w:rPr>
          <w:rFonts w:ascii="宋体" w:eastAsia="宋体" w:hAnsi="宋体" w:hint="eastAsia"/>
        </w:rPr>
        <w:t>-签到题</w:t>
      </w:r>
    </w:p>
    <w:p w:rsidR="008868F1" w:rsidRPr="000665B4" w:rsidRDefault="008868F1" w:rsidP="002F67A5">
      <w:pPr>
        <w:rPr>
          <w:rFonts w:ascii="宋体" w:eastAsia="宋体" w:hAnsi="宋体"/>
        </w:rPr>
      </w:pPr>
      <w:r w:rsidRPr="000665B4">
        <w:rPr>
          <w:rFonts w:ascii="宋体" w:eastAsia="宋体" w:hAnsi="宋体"/>
        </w:rPr>
        <w:t>1002</w:t>
      </w:r>
      <w:r w:rsidRPr="000665B4">
        <w:rPr>
          <w:rFonts w:ascii="宋体" w:eastAsia="宋体" w:hAnsi="宋体" w:hint="eastAsia"/>
        </w:rPr>
        <w:t>-银牌题</w:t>
      </w:r>
    </w:p>
    <w:p w:rsidR="008868F1" w:rsidRPr="000665B4" w:rsidRDefault="008868F1" w:rsidP="002F67A5">
      <w:pPr>
        <w:rPr>
          <w:rFonts w:ascii="宋体" w:eastAsia="宋体" w:hAnsi="宋体"/>
        </w:rPr>
      </w:pPr>
      <w:r w:rsidRPr="000665B4">
        <w:rPr>
          <w:rFonts w:ascii="宋体" w:eastAsia="宋体" w:hAnsi="宋体"/>
        </w:rPr>
        <w:t>1003</w:t>
      </w:r>
      <w:r w:rsidRPr="000665B4">
        <w:rPr>
          <w:rFonts w:ascii="宋体" w:eastAsia="宋体" w:hAnsi="宋体" w:hint="eastAsia"/>
        </w:rPr>
        <w:t>-银牌题</w:t>
      </w:r>
    </w:p>
    <w:p w:rsidR="008868F1" w:rsidRPr="000665B4" w:rsidRDefault="008868F1" w:rsidP="002F67A5">
      <w:pPr>
        <w:rPr>
          <w:rFonts w:ascii="宋体" w:eastAsia="宋体" w:hAnsi="宋体"/>
        </w:rPr>
      </w:pPr>
      <w:r w:rsidRPr="000665B4">
        <w:rPr>
          <w:rFonts w:ascii="宋体" w:eastAsia="宋体" w:hAnsi="宋体" w:hint="eastAsia"/>
        </w:rPr>
        <w:t>（√谢正平&amp;孙宇洪）</w:t>
      </w:r>
      <w:r w:rsidRPr="000665B4">
        <w:rPr>
          <w:rFonts w:ascii="宋体" w:eastAsia="宋体" w:hAnsi="宋体"/>
        </w:rPr>
        <w:t>1004</w:t>
      </w:r>
      <w:r w:rsidRPr="000665B4">
        <w:rPr>
          <w:rFonts w:ascii="宋体" w:eastAsia="宋体" w:hAnsi="宋体" w:hint="eastAsia"/>
        </w:rPr>
        <w:t>-签到题</w:t>
      </w:r>
    </w:p>
    <w:p w:rsidR="008868F1" w:rsidRPr="000665B4" w:rsidRDefault="008868F1" w:rsidP="002F67A5">
      <w:pPr>
        <w:rPr>
          <w:rFonts w:ascii="宋体" w:eastAsia="宋体" w:hAnsi="宋体"/>
        </w:rPr>
      </w:pPr>
      <w:r w:rsidRPr="000665B4">
        <w:rPr>
          <w:rFonts w:ascii="宋体" w:eastAsia="宋体" w:hAnsi="宋体"/>
        </w:rPr>
        <w:t>1005</w:t>
      </w:r>
      <w:r w:rsidRPr="000665B4">
        <w:rPr>
          <w:rFonts w:ascii="宋体" w:eastAsia="宋体" w:hAnsi="宋体" w:hint="eastAsia"/>
        </w:rPr>
        <w:t>-金牌题</w:t>
      </w:r>
    </w:p>
    <w:p w:rsidR="008868F1" w:rsidRPr="000665B4" w:rsidRDefault="008868F1" w:rsidP="002F67A5">
      <w:pPr>
        <w:rPr>
          <w:rFonts w:ascii="宋体" w:eastAsia="宋体" w:hAnsi="宋体"/>
        </w:rPr>
      </w:pPr>
      <w:r w:rsidRPr="000665B4">
        <w:rPr>
          <w:rFonts w:ascii="宋体" w:eastAsia="宋体" w:hAnsi="宋体" w:hint="eastAsia"/>
        </w:rPr>
        <w:t>（√谢正平）</w:t>
      </w:r>
      <w:r w:rsidRPr="000665B4">
        <w:rPr>
          <w:rFonts w:ascii="宋体" w:eastAsia="宋体" w:hAnsi="宋体"/>
        </w:rPr>
        <w:t>1006</w:t>
      </w:r>
    </w:p>
    <w:p w:rsidR="00EA3B88" w:rsidRPr="000665B4" w:rsidRDefault="00EA3B88" w:rsidP="001113D9">
      <w:pPr>
        <w:rPr>
          <w:rFonts w:ascii="宋体" w:eastAsia="宋体" w:hAnsi="宋体"/>
          <w:b/>
        </w:rPr>
      </w:pPr>
      <w:r w:rsidRPr="000665B4">
        <w:rPr>
          <w:rFonts w:ascii="宋体" w:eastAsia="宋体" w:hAnsi="宋体" w:hint="eastAsia"/>
          <w:b/>
        </w:rPr>
        <w:t>8月13日</w:t>
      </w:r>
    </w:p>
    <w:p w:rsidR="00EA3B88" w:rsidRPr="000665B4" w:rsidRDefault="00EA3B88" w:rsidP="00EA3B88">
      <w:pPr>
        <w:rPr>
          <w:rFonts w:ascii="宋体" w:eastAsia="宋体" w:hAnsi="宋体"/>
          <w:b/>
        </w:rPr>
      </w:pPr>
      <w:r w:rsidRPr="000665B4">
        <w:rPr>
          <w:rFonts w:ascii="宋体" w:eastAsia="宋体" w:hAnsi="宋体" w:hint="eastAsia"/>
          <w:b/>
        </w:rPr>
        <w:t>杭电多校7</w:t>
      </w:r>
      <w:r w:rsidR="003A7DAB" w:rsidRPr="000665B4">
        <w:rPr>
          <w:rFonts w:ascii="宋体" w:eastAsia="宋体" w:hAnsi="宋体" w:hint="eastAsia"/>
          <w:b/>
        </w:rPr>
        <w:t>（2题；3人2题</w:t>
      </w:r>
      <w:r w:rsidR="00201F68" w:rsidRPr="000665B4">
        <w:rPr>
          <w:rFonts w:ascii="宋体" w:eastAsia="宋体" w:hAnsi="宋体" w:hint="eastAsia"/>
          <w:b/>
        </w:rPr>
        <w:t>；铁铜</w:t>
      </w:r>
      <w:r w:rsidR="003A7DAB" w:rsidRPr="000665B4">
        <w:rPr>
          <w:rFonts w:ascii="宋体" w:eastAsia="宋体" w:hAnsi="宋体" w:hint="eastAsia"/>
          <w:b/>
        </w:rPr>
        <w:t>）</w:t>
      </w:r>
    </w:p>
    <w:p w:rsidR="003A7DAB" w:rsidRPr="000665B4" w:rsidRDefault="00201F68" w:rsidP="00EA3B88">
      <w:pPr>
        <w:rPr>
          <w:rFonts w:ascii="宋体" w:eastAsia="宋体" w:hAnsi="宋体"/>
        </w:rPr>
      </w:pPr>
      <w:r w:rsidRPr="000665B4">
        <w:rPr>
          <w:rFonts w:ascii="宋体" w:eastAsia="宋体" w:hAnsi="宋体" w:hint="eastAsia"/>
        </w:rPr>
        <w:t>（√叶文豪&amp;孙宇洪）</w:t>
      </w:r>
      <w:r w:rsidR="003A7DAB" w:rsidRPr="000665B4">
        <w:rPr>
          <w:rFonts w:ascii="宋体" w:eastAsia="宋体" w:hAnsi="宋体" w:hint="eastAsia"/>
        </w:rPr>
        <w:t>1001</w:t>
      </w:r>
      <w:r w:rsidRPr="000665B4">
        <w:rPr>
          <w:rFonts w:ascii="宋体" w:eastAsia="宋体" w:hAnsi="宋体" w:hint="eastAsia"/>
        </w:rPr>
        <w:t>-铜牌题</w:t>
      </w:r>
    </w:p>
    <w:p w:rsidR="003A7DAB" w:rsidRPr="000665B4" w:rsidRDefault="003A7DAB" w:rsidP="00EA3B88">
      <w:pPr>
        <w:rPr>
          <w:rFonts w:ascii="宋体" w:eastAsia="宋体" w:hAnsi="宋体"/>
        </w:rPr>
      </w:pPr>
      <w:r w:rsidRPr="000665B4">
        <w:rPr>
          <w:rFonts w:ascii="宋体" w:eastAsia="宋体" w:hAnsi="宋体"/>
        </w:rPr>
        <w:t>1002</w:t>
      </w:r>
    </w:p>
    <w:p w:rsidR="003A7DAB" w:rsidRPr="000665B4" w:rsidRDefault="003A7DAB" w:rsidP="00EA3B88">
      <w:pPr>
        <w:rPr>
          <w:rFonts w:ascii="宋体" w:eastAsia="宋体" w:hAnsi="宋体"/>
        </w:rPr>
      </w:pPr>
      <w:r w:rsidRPr="000665B4">
        <w:rPr>
          <w:rFonts w:ascii="宋体" w:eastAsia="宋体" w:hAnsi="宋体"/>
        </w:rPr>
        <w:t>1003</w:t>
      </w:r>
    </w:p>
    <w:p w:rsidR="003A7DAB" w:rsidRPr="000665B4" w:rsidRDefault="003A7DAB" w:rsidP="00EA3B88">
      <w:pPr>
        <w:rPr>
          <w:rFonts w:ascii="宋体" w:eastAsia="宋体" w:hAnsi="宋体"/>
        </w:rPr>
      </w:pPr>
      <w:r w:rsidRPr="000665B4">
        <w:rPr>
          <w:rFonts w:ascii="宋体" w:eastAsia="宋体" w:hAnsi="宋体"/>
        </w:rPr>
        <w:t>1004</w:t>
      </w:r>
    </w:p>
    <w:p w:rsidR="003A7DAB" w:rsidRPr="000665B4" w:rsidRDefault="003A7DAB" w:rsidP="00EA3B88">
      <w:pPr>
        <w:rPr>
          <w:rFonts w:ascii="宋体" w:eastAsia="宋体" w:hAnsi="宋体"/>
        </w:rPr>
      </w:pPr>
      <w:r w:rsidRPr="000665B4">
        <w:rPr>
          <w:rFonts w:ascii="宋体" w:eastAsia="宋体" w:hAnsi="宋体"/>
        </w:rPr>
        <w:t>1005</w:t>
      </w:r>
      <w:r w:rsidR="00201F68" w:rsidRPr="000665B4">
        <w:rPr>
          <w:rFonts w:ascii="宋体" w:eastAsia="宋体" w:hAnsi="宋体" w:hint="eastAsia"/>
        </w:rPr>
        <w:t>-铜牌题</w:t>
      </w:r>
    </w:p>
    <w:p w:rsidR="003A7DAB" w:rsidRPr="000665B4" w:rsidRDefault="003A7DAB" w:rsidP="00EA3B88">
      <w:pPr>
        <w:rPr>
          <w:rFonts w:ascii="宋体" w:eastAsia="宋体" w:hAnsi="宋体"/>
        </w:rPr>
      </w:pPr>
      <w:r w:rsidRPr="000665B4">
        <w:rPr>
          <w:rFonts w:ascii="宋体" w:eastAsia="宋体" w:hAnsi="宋体"/>
        </w:rPr>
        <w:t>1006</w:t>
      </w:r>
    </w:p>
    <w:p w:rsidR="003A7DAB" w:rsidRPr="000665B4" w:rsidRDefault="003A7DAB" w:rsidP="00EA3B88">
      <w:pPr>
        <w:rPr>
          <w:rFonts w:ascii="宋体" w:eastAsia="宋体" w:hAnsi="宋体"/>
        </w:rPr>
      </w:pPr>
      <w:r w:rsidRPr="000665B4">
        <w:rPr>
          <w:rFonts w:ascii="宋体" w:eastAsia="宋体" w:hAnsi="宋体"/>
        </w:rPr>
        <w:t>1007</w:t>
      </w:r>
    </w:p>
    <w:p w:rsidR="003A7DAB" w:rsidRPr="000665B4" w:rsidRDefault="003A7DAB" w:rsidP="00EA3B88">
      <w:pPr>
        <w:rPr>
          <w:rFonts w:ascii="宋体" w:eastAsia="宋体" w:hAnsi="宋体"/>
        </w:rPr>
      </w:pPr>
      <w:r w:rsidRPr="000665B4">
        <w:rPr>
          <w:rFonts w:ascii="宋体" w:eastAsia="宋体" w:hAnsi="宋体"/>
        </w:rPr>
        <w:t>1008</w:t>
      </w:r>
    </w:p>
    <w:p w:rsidR="003A7DAB" w:rsidRPr="000665B4" w:rsidRDefault="003A7DAB" w:rsidP="00EA3B88">
      <w:pPr>
        <w:rPr>
          <w:rFonts w:ascii="宋体" w:eastAsia="宋体" w:hAnsi="宋体"/>
        </w:rPr>
      </w:pPr>
      <w:r w:rsidRPr="000665B4">
        <w:rPr>
          <w:rFonts w:ascii="宋体" w:eastAsia="宋体" w:hAnsi="宋体"/>
        </w:rPr>
        <w:t>1009</w:t>
      </w:r>
      <w:r w:rsidR="00201F68" w:rsidRPr="000665B4">
        <w:rPr>
          <w:rFonts w:ascii="宋体" w:eastAsia="宋体" w:hAnsi="宋体" w:hint="eastAsia"/>
        </w:rPr>
        <w:t>-铜牌题</w:t>
      </w:r>
    </w:p>
    <w:p w:rsidR="003A7DAB" w:rsidRPr="000665B4" w:rsidRDefault="00201F68" w:rsidP="00EA3B88">
      <w:pPr>
        <w:rPr>
          <w:rFonts w:ascii="宋体" w:eastAsia="宋体" w:hAnsi="宋体"/>
        </w:rPr>
      </w:pPr>
      <w:r w:rsidRPr="000665B4">
        <w:rPr>
          <w:rFonts w:ascii="宋体" w:eastAsia="宋体" w:hAnsi="宋体" w:hint="eastAsia"/>
        </w:rPr>
        <w:t>（√谢正平&amp;孙宇洪）</w:t>
      </w:r>
      <w:r w:rsidR="003A7DAB" w:rsidRPr="000665B4">
        <w:rPr>
          <w:rFonts w:ascii="宋体" w:eastAsia="宋体" w:hAnsi="宋体"/>
        </w:rPr>
        <w:t>1010</w:t>
      </w:r>
      <w:r w:rsidRPr="000665B4">
        <w:rPr>
          <w:rFonts w:ascii="宋体" w:eastAsia="宋体" w:hAnsi="宋体" w:hint="eastAsia"/>
        </w:rPr>
        <w:t>-铜牌题</w:t>
      </w:r>
    </w:p>
    <w:p w:rsidR="003A7DAB" w:rsidRPr="000665B4" w:rsidRDefault="003A7DAB" w:rsidP="001113D9">
      <w:pPr>
        <w:rPr>
          <w:rFonts w:ascii="宋体" w:eastAsia="宋体" w:hAnsi="宋体"/>
          <w:b/>
        </w:rPr>
      </w:pPr>
      <w:r w:rsidRPr="000665B4">
        <w:rPr>
          <w:rFonts w:ascii="宋体" w:eastAsia="宋体" w:hAnsi="宋体"/>
        </w:rPr>
        <w:t>1011</w:t>
      </w:r>
      <w:r w:rsidR="00201F68" w:rsidRPr="000665B4">
        <w:rPr>
          <w:rFonts w:ascii="宋体" w:eastAsia="宋体" w:hAnsi="宋体" w:hint="eastAsia"/>
        </w:rPr>
        <w:t>-铜牌题</w:t>
      </w:r>
    </w:p>
    <w:p w:rsidR="003A7DAB" w:rsidRPr="000665B4" w:rsidRDefault="003A7DAB" w:rsidP="00856FA7">
      <w:pPr>
        <w:rPr>
          <w:rFonts w:ascii="宋体" w:eastAsia="宋体" w:hAnsi="宋体"/>
          <w:b/>
        </w:rPr>
      </w:pPr>
      <w:r w:rsidRPr="000665B4">
        <w:rPr>
          <w:rFonts w:ascii="宋体" w:eastAsia="宋体" w:hAnsi="宋体" w:hint="eastAsia"/>
          <w:b/>
        </w:rPr>
        <w:t>8月1</w:t>
      </w:r>
      <w:r w:rsidRPr="000665B4">
        <w:rPr>
          <w:rFonts w:ascii="宋体" w:eastAsia="宋体" w:hAnsi="宋体"/>
          <w:b/>
        </w:rPr>
        <w:t>5</w:t>
      </w:r>
      <w:r w:rsidRPr="000665B4">
        <w:rPr>
          <w:rFonts w:ascii="宋体" w:eastAsia="宋体" w:hAnsi="宋体" w:hint="eastAsia"/>
          <w:b/>
        </w:rPr>
        <w:t>日</w:t>
      </w:r>
    </w:p>
    <w:p w:rsidR="003A7DAB" w:rsidRPr="000665B4" w:rsidRDefault="003A7DAB" w:rsidP="003A7DAB">
      <w:pPr>
        <w:rPr>
          <w:rFonts w:ascii="宋体" w:eastAsia="宋体" w:hAnsi="宋体"/>
          <w:b/>
        </w:rPr>
      </w:pPr>
      <w:r w:rsidRPr="000665B4">
        <w:rPr>
          <w:rFonts w:ascii="宋体" w:eastAsia="宋体" w:hAnsi="宋体" w:hint="eastAsia"/>
          <w:b/>
        </w:rPr>
        <w:t>杭电多校8</w:t>
      </w:r>
      <w:r w:rsidR="00935499" w:rsidRPr="000665B4">
        <w:rPr>
          <w:rFonts w:ascii="宋体" w:eastAsia="宋体" w:hAnsi="宋体" w:hint="eastAsia"/>
          <w:b/>
        </w:rPr>
        <w:t>（1题；3人2题；铁）</w:t>
      </w:r>
    </w:p>
    <w:p w:rsidR="00935499" w:rsidRPr="000665B4" w:rsidRDefault="00935499" w:rsidP="00935499">
      <w:pPr>
        <w:rPr>
          <w:rFonts w:ascii="宋体" w:eastAsia="宋体" w:hAnsi="宋体"/>
        </w:rPr>
      </w:pPr>
      <w:r w:rsidRPr="000665B4">
        <w:rPr>
          <w:rFonts w:ascii="宋体" w:eastAsia="宋体" w:hAnsi="宋体" w:hint="eastAsia"/>
        </w:rPr>
        <w:t>1001-铜牌题</w:t>
      </w:r>
    </w:p>
    <w:p w:rsidR="00935499" w:rsidRPr="000665B4" w:rsidRDefault="00935499" w:rsidP="00935499">
      <w:pPr>
        <w:rPr>
          <w:rFonts w:ascii="宋体" w:eastAsia="宋体" w:hAnsi="宋体"/>
        </w:rPr>
      </w:pPr>
      <w:r w:rsidRPr="000665B4">
        <w:rPr>
          <w:rFonts w:ascii="宋体" w:eastAsia="宋体" w:hAnsi="宋体"/>
        </w:rPr>
        <w:t>1002</w:t>
      </w:r>
    </w:p>
    <w:p w:rsidR="00935499" w:rsidRPr="000665B4" w:rsidRDefault="00935499" w:rsidP="00935499">
      <w:pPr>
        <w:rPr>
          <w:rFonts w:ascii="宋体" w:eastAsia="宋体" w:hAnsi="宋体"/>
        </w:rPr>
      </w:pPr>
      <w:r w:rsidRPr="000665B4">
        <w:rPr>
          <w:rFonts w:ascii="宋体" w:eastAsia="宋体" w:hAnsi="宋体" w:hint="eastAsia"/>
        </w:rPr>
        <w:t>1003</w:t>
      </w:r>
    </w:p>
    <w:p w:rsidR="00935499" w:rsidRPr="000665B4" w:rsidRDefault="00935499" w:rsidP="00935499">
      <w:pPr>
        <w:rPr>
          <w:rFonts w:ascii="宋体" w:eastAsia="宋体" w:hAnsi="宋体"/>
        </w:rPr>
      </w:pPr>
      <w:r w:rsidRPr="000665B4">
        <w:rPr>
          <w:rFonts w:ascii="宋体" w:eastAsia="宋体" w:hAnsi="宋体"/>
        </w:rPr>
        <w:t>1004</w:t>
      </w:r>
      <w:r w:rsidRPr="000665B4">
        <w:rPr>
          <w:rFonts w:ascii="宋体" w:eastAsia="宋体" w:hAnsi="宋体" w:hint="eastAsia"/>
        </w:rPr>
        <w:t>-铜牌题</w:t>
      </w:r>
    </w:p>
    <w:p w:rsidR="00935499" w:rsidRPr="000665B4" w:rsidRDefault="00935499" w:rsidP="00935499">
      <w:pPr>
        <w:rPr>
          <w:rFonts w:ascii="宋体" w:eastAsia="宋体" w:hAnsi="宋体"/>
        </w:rPr>
      </w:pPr>
      <w:r w:rsidRPr="000665B4">
        <w:rPr>
          <w:rFonts w:ascii="宋体" w:eastAsia="宋体" w:hAnsi="宋体" w:hint="eastAsia"/>
        </w:rPr>
        <w:t>（√谢正平）</w:t>
      </w:r>
      <w:r w:rsidRPr="000665B4">
        <w:rPr>
          <w:rFonts w:ascii="宋体" w:eastAsia="宋体" w:hAnsi="宋体"/>
        </w:rPr>
        <w:t>1005</w:t>
      </w:r>
      <w:r w:rsidRPr="000665B4">
        <w:rPr>
          <w:rFonts w:ascii="宋体" w:eastAsia="宋体" w:hAnsi="宋体" w:hint="eastAsia"/>
        </w:rPr>
        <w:t>-签到题</w:t>
      </w:r>
    </w:p>
    <w:p w:rsidR="00935499" w:rsidRPr="000665B4" w:rsidRDefault="00935499" w:rsidP="00935499">
      <w:pPr>
        <w:rPr>
          <w:rFonts w:ascii="宋体" w:eastAsia="宋体" w:hAnsi="宋体"/>
        </w:rPr>
      </w:pPr>
      <w:r w:rsidRPr="000665B4">
        <w:rPr>
          <w:rFonts w:ascii="宋体" w:eastAsia="宋体" w:hAnsi="宋体"/>
        </w:rPr>
        <w:t>1006</w:t>
      </w:r>
    </w:p>
    <w:p w:rsidR="00935499" w:rsidRPr="000665B4" w:rsidRDefault="00935499" w:rsidP="00935499">
      <w:pPr>
        <w:rPr>
          <w:rFonts w:ascii="宋体" w:eastAsia="宋体" w:hAnsi="宋体"/>
        </w:rPr>
      </w:pPr>
      <w:r w:rsidRPr="000665B4">
        <w:rPr>
          <w:rFonts w:ascii="宋体" w:eastAsia="宋体" w:hAnsi="宋体"/>
        </w:rPr>
        <w:t>1007</w:t>
      </w:r>
    </w:p>
    <w:p w:rsidR="00935499" w:rsidRPr="000665B4" w:rsidRDefault="00935499" w:rsidP="00935499">
      <w:pPr>
        <w:rPr>
          <w:rFonts w:ascii="宋体" w:eastAsia="宋体" w:hAnsi="宋体"/>
        </w:rPr>
      </w:pPr>
      <w:r w:rsidRPr="000665B4">
        <w:rPr>
          <w:rFonts w:ascii="宋体" w:eastAsia="宋体" w:hAnsi="宋体"/>
        </w:rPr>
        <w:t>1008</w:t>
      </w:r>
    </w:p>
    <w:p w:rsidR="00935499" w:rsidRPr="000665B4" w:rsidRDefault="00935499" w:rsidP="00935499">
      <w:pPr>
        <w:rPr>
          <w:rFonts w:ascii="宋体" w:eastAsia="宋体" w:hAnsi="宋体"/>
        </w:rPr>
      </w:pPr>
      <w:r w:rsidRPr="000665B4">
        <w:rPr>
          <w:rFonts w:ascii="宋体" w:eastAsia="宋体" w:hAnsi="宋体"/>
        </w:rPr>
        <w:t>1009</w:t>
      </w:r>
    </w:p>
    <w:p w:rsidR="00935499" w:rsidRPr="000665B4" w:rsidRDefault="00935499" w:rsidP="00935499">
      <w:pPr>
        <w:rPr>
          <w:rFonts w:ascii="宋体" w:eastAsia="宋体" w:hAnsi="宋体"/>
        </w:rPr>
      </w:pPr>
      <w:r w:rsidRPr="000665B4">
        <w:rPr>
          <w:rFonts w:ascii="宋体" w:eastAsia="宋体" w:hAnsi="宋体" w:hint="eastAsia"/>
        </w:rPr>
        <w:t>（√叶文豪&amp;孙宇洪）</w:t>
      </w:r>
      <w:r w:rsidRPr="000665B4">
        <w:rPr>
          <w:rFonts w:ascii="宋体" w:eastAsia="宋体" w:hAnsi="宋体"/>
        </w:rPr>
        <w:t>1010</w:t>
      </w:r>
      <w:r w:rsidRPr="000665B4">
        <w:rPr>
          <w:rFonts w:ascii="宋体" w:eastAsia="宋体" w:hAnsi="宋体" w:hint="eastAsia"/>
        </w:rPr>
        <w:t>-铜牌题</w:t>
      </w:r>
    </w:p>
    <w:p w:rsidR="00935499" w:rsidRPr="000665B4" w:rsidRDefault="00935499" w:rsidP="00935499">
      <w:pPr>
        <w:rPr>
          <w:rFonts w:ascii="宋体" w:eastAsia="宋体" w:hAnsi="宋体"/>
        </w:rPr>
      </w:pPr>
      <w:r w:rsidRPr="000665B4">
        <w:rPr>
          <w:rFonts w:ascii="宋体" w:eastAsia="宋体" w:hAnsi="宋体"/>
        </w:rPr>
        <w:t>1011</w:t>
      </w:r>
    </w:p>
    <w:p w:rsidR="001113D9" w:rsidRPr="000665B4" w:rsidRDefault="00935499" w:rsidP="003A7DAB">
      <w:pPr>
        <w:rPr>
          <w:rFonts w:ascii="宋体" w:eastAsia="宋体" w:hAnsi="宋体"/>
        </w:rPr>
      </w:pPr>
      <w:r w:rsidRPr="000665B4">
        <w:rPr>
          <w:rFonts w:ascii="宋体" w:eastAsia="宋体" w:hAnsi="宋体"/>
        </w:rPr>
        <w:t>1012</w:t>
      </w:r>
    </w:p>
    <w:p w:rsidR="003A7DAB" w:rsidRPr="000665B4" w:rsidRDefault="003A7DAB" w:rsidP="00856FA7">
      <w:pPr>
        <w:rPr>
          <w:rFonts w:ascii="宋体" w:eastAsia="宋体" w:hAnsi="宋体"/>
          <w:b/>
        </w:rPr>
      </w:pPr>
      <w:r w:rsidRPr="000665B4">
        <w:rPr>
          <w:rFonts w:ascii="宋体" w:eastAsia="宋体" w:hAnsi="宋体" w:hint="eastAsia"/>
          <w:b/>
        </w:rPr>
        <w:t>8月1</w:t>
      </w:r>
      <w:r w:rsidRPr="000665B4">
        <w:rPr>
          <w:rFonts w:ascii="宋体" w:eastAsia="宋体" w:hAnsi="宋体"/>
          <w:b/>
        </w:rPr>
        <w:t>6</w:t>
      </w:r>
      <w:r w:rsidRPr="000665B4">
        <w:rPr>
          <w:rFonts w:ascii="宋体" w:eastAsia="宋体" w:hAnsi="宋体" w:hint="eastAsia"/>
          <w:b/>
        </w:rPr>
        <w:t>日</w:t>
      </w:r>
    </w:p>
    <w:p w:rsidR="003A7DAB" w:rsidRPr="000665B4" w:rsidRDefault="003A7DAB" w:rsidP="003A7DAB">
      <w:pPr>
        <w:rPr>
          <w:rFonts w:ascii="宋体" w:eastAsia="宋体" w:hAnsi="宋体"/>
          <w:b/>
        </w:rPr>
      </w:pPr>
      <w:r w:rsidRPr="000665B4">
        <w:rPr>
          <w:rFonts w:ascii="宋体" w:eastAsia="宋体" w:hAnsi="宋体" w:hint="eastAsia"/>
          <w:b/>
        </w:rPr>
        <w:lastRenderedPageBreak/>
        <w:t>牛客多校9</w:t>
      </w:r>
      <w:r w:rsidR="00C81BAD" w:rsidRPr="000665B4">
        <w:rPr>
          <w:rFonts w:ascii="宋体" w:eastAsia="宋体" w:hAnsi="宋体" w:hint="eastAsia"/>
          <w:b/>
        </w:rPr>
        <w:t>（0题；3人1题；铁）</w:t>
      </w:r>
    </w:p>
    <w:p w:rsidR="00C81BAD" w:rsidRPr="000665B4" w:rsidRDefault="00C81BAD" w:rsidP="00C81BAD">
      <w:pPr>
        <w:rPr>
          <w:rFonts w:ascii="宋体" w:eastAsia="宋体" w:hAnsi="宋体"/>
        </w:rPr>
      </w:pPr>
      <w:r w:rsidRPr="000665B4">
        <w:rPr>
          <w:rFonts w:ascii="宋体" w:eastAsia="宋体" w:hAnsi="宋体" w:hint="eastAsia"/>
        </w:rPr>
        <w:t>A</w:t>
      </w:r>
    </w:p>
    <w:p w:rsidR="00C81BAD" w:rsidRPr="000665B4" w:rsidRDefault="00C81BAD" w:rsidP="00C81BAD">
      <w:pPr>
        <w:rPr>
          <w:rFonts w:ascii="宋体" w:eastAsia="宋体" w:hAnsi="宋体"/>
        </w:rPr>
      </w:pPr>
      <w:r w:rsidRPr="000665B4">
        <w:rPr>
          <w:rFonts w:ascii="宋体" w:eastAsia="宋体" w:hAnsi="宋体"/>
        </w:rPr>
        <w:t>B</w:t>
      </w:r>
    </w:p>
    <w:p w:rsidR="00C81BAD" w:rsidRPr="000665B4" w:rsidRDefault="00C81BAD" w:rsidP="00C81BAD">
      <w:pPr>
        <w:rPr>
          <w:rFonts w:ascii="宋体" w:eastAsia="宋体" w:hAnsi="宋体"/>
        </w:rPr>
      </w:pPr>
      <w:r w:rsidRPr="000665B4">
        <w:rPr>
          <w:rFonts w:ascii="宋体" w:eastAsia="宋体" w:hAnsi="宋体"/>
        </w:rPr>
        <w:t>C</w:t>
      </w:r>
    </w:p>
    <w:p w:rsidR="00C81BAD" w:rsidRPr="000665B4" w:rsidRDefault="00C81BAD" w:rsidP="00C81BAD">
      <w:pPr>
        <w:rPr>
          <w:rFonts w:ascii="宋体" w:eastAsia="宋体" w:hAnsi="宋体"/>
        </w:rPr>
      </w:pPr>
      <w:r w:rsidRPr="000665B4">
        <w:rPr>
          <w:rFonts w:ascii="宋体" w:eastAsia="宋体" w:hAnsi="宋体"/>
        </w:rPr>
        <w:t>D</w:t>
      </w:r>
    </w:p>
    <w:p w:rsidR="00C81BAD" w:rsidRPr="000665B4" w:rsidRDefault="00C81BAD" w:rsidP="00C81BAD">
      <w:pPr>
        <w:rPr>
          <w:rFonts w:ascii="宋体" w:eastAsia="宋体" w:hAnsi="宋体"/>
        </w:rPr>
      </w:pPr>
      <w:r w:rsidRPr="000665B4">
        <w:rPr>
          <w:rFonts w:ascii="宋体" w:eastAsia="宋体" w:hAnsi="宋体" w:hint="eastAsia"/>
        </w:rPr>
        <w:t>（√谢正平）</w:t>
      </w:r>
      <w:r w:rsidRPr="000665B4">
        <w:rPr>
          <w:rFonts w:ascii="宋体" w:eastAsia="宋体" w:hAnsi="宋体"/>
        </w:rPr>
        <w:t>E</w:t>
      </w:r>
      <w:r w:rsidRPr="000665B4">
        <w:rPr>
          <w:rFonts w:ascii="宋体" w:eastAsia="宋体" w:hAnsi="宋体" w:hint="eastAsia"/>
        </w:rPr>
        <w:t>-铜牌题</w:t>
      </w:r>
    </w:p>
    <w:p w:rsidR="00C81BAD" w:rsidRPr="000665B4" w:rsidRDefault="00C81BAD" w:rsidP="00C81BAD">
      <w:pPr>
        <w:rPr>
          <w:rFonts w:ascii="宋体" w:eastAsia="宋体" w:hAnsi="宋体"/>
        </w:rPr>
      </w:pPr>
      <w:r w:rsidRPr="000665B4">
        <w:rPr>
          <w:rFonts w:ascii="宋体" w:eastAsia="宋体" w:hAnsi="宋体"/>
        </w:rPr>
        <w:t>F</w:t>
      </w:r>
      <w:r w:rsidRPr="000665B4">
        <w:rPr>
          <w:rFonts w:ascii="宋体" w:eastAsia="宋体" w:hAnsi="宋体" w:hint="eastAsia"/>
        </w:rPr>
        <w:t>-铜牌题</w:t>
      </w:r>
    </w:p>
    <w:p w:rsidR="00C81BAD" w:rsidRPr="000665B4" w:rsidRDefault="00C81BAD" w:rsidP="00C81BAD">
      <w:pPr>
        <w:rPr>
          <w:rFonts w:ascii="宋体" w:eastAsia="宋体" w:hAnsi="宋体"/>
        </w:rPr>
      </w:pPr>
      <w:r w:rsidRPr="000665B4">
        <w:rPr>
          <w:rFonts w:ascii="宋体" w:eastAsia="宋体" w:hAnsi="宋体"/>
        </w:rPr>
        <w:t>G</w:t>
      </w:r>
    </w:p>
    <w:p w:rsidR="00C81BAD" w:rsidRPr="000665B4" w:rsidRDefault="00C81BAD" w:rsidP="00C81BAD">
      <w:pPr>
        <w:rPr>
          <w:rFonts w:ascii="宋体" w:eastAsia="宋体" w:hAnsi="宋体"/>
        </w:rPr>
      </w:pPr>
      <w:r w:rsidRPr="000665B4">
        <w:rPr>
          <w:rFonts w:ascii="宋体" w:eastAsia="宋体" w:hAnsi="宋体"/>
        </w:rPr>
        <w:t>H</w:t>
      </w:r>
    </w:p>
    <w:p w:rsidR="00C81BAD" w:rsidRPr="000665B4" w:rsidRDefault="00C81BAD" w:rsidP="00C81BAD">
      <w:pPr>
        <w:rPr>
          <w:rFonts w:ascii="宋体" w:eastAsia="宋体" w:hAnsi="宋体"/>
        </w:rPr>
      </w:pPr>
      <w:r w:rsidRPr="000665B4">
        <w:rPr>
          <w:rFonts w:ascii="宋体" w:eastAsia="宋体" w:hAnsi="宋体"/>
        </w:rPr>
        <w:t>I</w:t>
      </w:r>
    </w:p>
    <w:p w:rsidR="00C81BAD" w:rsidRPr="000665B4" w:rsidRDefault="00C81BAD" w:rsidP="00C81BAD">
      <w:pPr>
        <w:rPr>
          <w:rFonts w:ascii="宋体" w:eastAsia="宋体" w:hAnsi="宋体"/>
        </w:rPr>
      </w:pPr>
      <w:r w:rsidRPr="000665B4">
        <w:rPr>
          <w:rFonts w:ascii="宋体" w:eastAsia="宋体" w:hAnsi="宋体"/>
        </w:rPr>
        <w:t>J</w:t>
      </w:r>
    </w:p>
    <w:p w:rsidR="001113D9" w:rsidRPr="000665B4" w:rsidRDefault="001113D9" w:rsidP="003A7DAB">
      <w:pPr>
        <w:rPr>
          <w:rFonts w:ascii="宋体" w:eastAsia="宋体" w:hAnsi="宋体"/>
        </w:rPr>
      </w:pPr>
    </w:p>
    <w:p w:rsidR="003A7DAB" w:rsidRPr="000665B4" w:rsidRDefault="003A7DAB" w:rsidP="00856FA7">
      <w:pPr>
        <w:rPr>
          <w:rFonts w:ascii="宋体" w:eastAsia="宋体" w:hAnsi="宋体"/>
          <w:b/>
        </w:rPr>
      </w:pPr>
      <w:r w:rsidRPr="000665B4">
        <w:rPr>
          <w:rFonts w:ascii="宋体" w:eastAsia="宋体" w:hAnsi="宋体" w:hint="eastAsia"/>
          <w:b/>
        </w:rPr>
        <w:t>8月1</w:t>
      </w:r>
      <w:r w:rsidRPr="000665B4">
        <w:rPr>
          <w:rFonts w:ascii="宋体" w:eastAsia="宋体" w:hAnsi="宋体"/>
          <w:b/>
        </w:rPr>
        <w:t>7</w:t>
      </w:r>
      <w:r w:rsidRPr="000665B4">
        <w:rPr>
          <w:rFonts w:ascii="宋体" w:eastAsia="宋体" w:hAnsi="宋体" w:hint="eastAsia"/>
          <w:b/>
        </w:rPr>
        <w:t>日</w:t>
      </w:r>
    </w:p>
    <w:p w:rsidR="003A7DAB" w:rsidRPr="000665B4" w:rsidRDefault="003A7DAB" w:rsidP="00856FA7">
      <w:pPr>
        <w:rPr>
          <w:rFonts w:ascii="宋体" w:eastAsia="宋体" w:hAnsi="宋体"/>
          <w:b/>
        </w:rPr>
      </w:pPr>
      <w:r w:rsidRPr="000665B4">
        <w:rPr>
          <w:rFonts w:ascii="宋体" w:eastAsia="宋体" w:hAnsi="宋体" w:hint="eastAsia"/>
          <w:b/>
        </w:rPr>
        <w:t>8月18日</w:t>
      </w:r>
    </w:p>
    <w:p w:rsidR="00DA0548" w:rsidRPr="000665B4" w:rsidRDefault="00DA0548" w:rsidP="00856FA7">
      <w:pPr>
        <w:rPr>
          <w:rFonts w:ascii="宋体" w:eastAsia="宋体" w:hAnsi="宋体"/>
          <w:b/>
        </w:rPr>
      </w:pPr>
      <w:r w:rsidRPr="000665B4">
        <w:rPr>
          <w:rFonts w:ascii="宋体" w:eastAsia="宋体" w:hAnsi="宋体" w:hint="eastAsia"/>
          <w:b/>
        </w:rPr>
        <w:t>百度之星复赛（1题；铁）</w:t>
      </w:r>
    </w:p>
    <w:p w:rsidR="004A1214" w:rsidRPr="000665B4" w:rsidRDefault="004A1214" w:rsidP="004A1214">
      <w:pPr>
        <w:rPr>
          <w:rFonts w:ascii="宋体" w:eastAsia="宋体" w:hAnsi="宋体"/>
        </w:rPr>
      </w:pPr>
      <w:r w:rsidRPr="000665B4">
        <w:rPr>
          <w:rFonts w:ascii="宋体" w:eastAsia="宋体" w:hAnsi="宋体" w:hint="eastAsia"/>
        </w:rPr>
        <w:t>√-</w:t>
      </w:r>
      <w:r w:rsidRPr="000665B4">
        <w:rPr>
          <w:rFonts w:ascii="宋体" w:eastAsia="宋体" w:hAnsi="宋体"/>
        </w:rPr>
        <w:t>1001</w:t>
      </w:r>
      <w:r w:rsidRPr="000665B4">
        <w:rPr>
          <w:rFonts w:ascii="宋体" w:eastAsia="宋体" w:hAnsi="宋体" w:hint="eastAsia"/>
        </w:rPr>
        <w:t>-签到题-模拟/图论/树</w:t>
      </w:r>
    </w:p>
    <w:p w:rsidR="004A1214" w:rsidRPr="000665B4" w:rsidRDefault="004A1214" w:rsidP="004A1214">
      <w:pPr>
        <w:rPr>
          <w:rFonts w:ascii="宋体" w:eastAsia="宋体" w:hAnsi="宋体"/>
        </w:rPr>
      </w:pPr>
      <w:r w:rsidRPr="000665B4">
        <w:rPr>
          <w:rFonts w:ascii="宋体" w:eastAsia="宋体" w:hAnsi="宋体"/>
        </w:rPr>
        <w:t>1002</w:t>
      </w:r>
      <w:r w:rsidRPr="000665B4">
        <w:rPr>
          <w:rFonts w:ascii="宋体" w:eastAsia="宋体" w:hAnsi="宋体" w:hint="eastAsia"/>
        </w:rPr>
        <w:t>-铜牌题</w:t>
      </w:r>
    </w:p>
    <w:p w:rsidR="004A1214" w:rsidRPr="000665B4" w:rsidRDefault="004A1214" w:rsidP="004A1214">
      <w:pPr>
        <w:rPr>
          <w:rFonts w:ascii="宋体" w:eastAsia="宋体" w:hAnsi="宋体"/>
        </w:rPr>
      </w:pPr>
      <w:r w:rsidRPr="000665B4">
        <w:rPr>
          <w:rFonts w:ascii="宋体" w:eastAsia="宋体" w:hAnsi="宋体"/>
        </w:rPr>
        <w:t>1003</w:t>
      </w:r>
      <w:r w:rsidRPr="000665B4">
        <w:rPr>
          <w:rFonts w:ascii="宋体" w:eastAsia="宋体" w:hAnsi="宋体" w:hint="eastAsia"/>
        </w:rPr>
        <w:t>-签到题</w:t>
      </w:r>
    </w:p>
    <w:p w:rsidR="004A1214" w:rsidRPr="000665B4" w:rsidRDefault="004A1214" w:rsidP="004A1214">
      <w:pPr>
        <w:rPr>
          <w:rFonts w:ascii="宋体" w:eastAsia="宋体" w:hAnsi="宋体"/>
        </w:rPr>
      </w:pPr>
      <w:r w:rsidRPr="000665B4">
        <w:rPr>
          <w:rFonts w:ascii="宋体" w:eastAsia="宋体" w:hAnsi="宋体"/>
        </w:rPr>
        <w:t>100</w:t>
      </w:r>
      <w:r w:rsidRPr="000665B4">
        <w:rPr>
          <w:rFonts w:ascii="宋体" w:eastAsia="宋体" w:hAnsi="宋体" w:hint="eastAsia"/>
        </w:rPr>
        <w:t>4-铜牌题</w:t>
      </w:r>
    </w:p>
    <w:p w:rsidR="004A1214" w:rsidRPr="000665B4" w:rsidRDefault="004A1214" w:rsidP="004A1214">
      <w:pPr>
        <w:rPr>
          <w:rFonts w:ascii="宋体" w:eastAsia="宋体" w:hAnsi="宋体"/>
        </w:rPr>
      </w:pPr>
      <w:r w:rsidRPr="000665B4">
        <w:rPr>
          <w:rFonts w:ascii="宋体" w:eastAsia="宋体" w:hAnsi="宋体"/>
        </w:rPr>
        <w:t>1005</w:t>
      </w:r>
      <w:r w:rsidRPr="000665B4">
        <w:rPr>
          <w:rFonts w:ascii="宋体" w:eastAsia="宋体" w:hAnsi="宋体" w:hint="eastAsia"/>
        </w:rPr>
        <w:t>-银牌题</w:t>
      </w:r>
    </w:p>
    <w:p w:rsidR="004A1214" w:rsidRPr="000665B4" w:rsidRDefault="004A1214" w:rsidP="00856FA7">
      <w:pPr>
        <w:rPr>
          <w:rFonts w:ascii="宋体" w:eastAsia="宋体" w:hAnsi="宋体"/>
        </w:rPr>
      </w:pPr>
      <w:r w:rsidRPr="000665B4">
        <w:rPr>
          <w:rFonts w:ascii="宋体" w:eastAsia="宋体" w:hAnsi="宋体"/>
        </w:rPr>
        <w:t>1006</w:t>
      </w:r>
      <w:r w:rsidRPr="000665B4">
        <w:rPr>
          <w:rFonts w:ascii="宋体" w:eastAsia="宋体" w:hAnsi="宋体" w:hint="eastAsia"/>
        </w:rPr>
        <w:t>-金牌题</w:t>
      </w:r>
    </w:p>
    <w:p w:rsidR="003A7DAB" w:rsidRPr="000665B4" w:rsidRDefault="003A7DAB" w:rsidP="00856FA7">
      <w:pPr>
        <w:rPr>
          <w:rFonts w:ascii="宋体" w:eastAsia="宋体" w:hAnsi="宋体"/>
          <w:b/>
        </w:rPr>
      </w:pPr>
      <w:r w:rsidRPr="000665B4">
        <w:rPr>
          <w:rFonts w:ascii="宋体" w:eastAsia="宋体" w:hAnsi="宋体" w:hint="eastAsia"/>
          <w:b/>
        </w:rPr>
        <w:t>8月19日</w:t>
      </w:r>
    </w:p>
    <w:p w:rsidR="00DA0548" w:rsidRPr="000665B4" w:rsidRDefault="00DA0548" w:rsidP="00DA0548">
      <w:pPr>
        <w:rPr>
          <w:rFonts w:ascii="宋体" w:eastAsia="宋体" w:hAnsi="宋体"/>
          <w:b/>
        </w:rPr>
      </w:pPr>
      <w:r w:rsidRPr="000665B4">
        <w:rPr>
          <w:rFonts w:ascii="宋体" w:eastAsia="宋体" w:hAnsi="宋体" w:hint="eastAsia"/>
          <w:b/>
        </w:rPr>
        <w:t>牛客多校10（？题；3人2题；铁）</w:t>
      </w:r>
    </w:p>
    <w:p w:rsidR="00DA0548" w:rsidRPr="000665B4" w:rsidRDefault="00DA0548" w:rsidP="00DA0548">
      <w:pPr>
        <w:rPr>
          <w:rFonts w:ascii="宋体" w:eastAsia="宋体" w:hAnsi="宋体"/>
        </w:rPr>
      </w:pPr>
      <w:r w:rsidRPr="000665B4">
        <w:rPr>
          <w:rFonts w:ascii="宋体" w:eastAsia="宋体" w:hAnsi="宋体" w:hint="eastAsia"/>
        </w:rPr>
        <w:t>（√）A-铜牌题</w:t>
      </w:r>
    </w:p>
    <w:p w:rsidR="00DA0548" w:rsidRPr="000665B4" w:rsidRDefault="00DA0548" w:rsidP="00DA0548">
      <w:pPr>
        <w:rPr>
          <w:rFonts w:ascii="宋体" w:eastAsia="宋体" w:hAnsi="宋体"/>
        </w:rPr>
      </w:pPr>
      <w:r w:rsidRPr="000665B4">
        <w:rPr>
          <w:rFonts w:ascii="宋体" w:eastAsia="宋体" w:hAnsi="宋体"/>
        </w:rPr>
        <w:t>B</w:t>
      </w:r>
    </w:p>
    <w:p w:rsidR="00DA0548" w:rsidRPr="000665B4" w:rsidRDefault="00DA0548" w:rsidP="00DA0548">
      <w:pPr>
        <w:rPr>
          <w:rFonts w:ascii="宋体" w:eastAsia="宋体" w:hAnsi="宋体"/>
        </w:rPr>
      </w:pPr>
      <w:r w:rsidRPr="000665B4">
        <w:rPr>
          <w:rFonts w:ascii="宋体" w:eastAsia="宋体" w:hAnsi="宋体"/>
        </w:rPr>
        <w:t>C</w:t>
      </w:r>
    </w:p>
    <w:p w:rsidR="00DA0548" w:rsidRPr="000665B4" w:rsidRDefault="00DA0548" w:rsidP="00DA0548">
      <w:pPr>
        <w:rPr>
          <w:rFonts w:ascii="宋体" w:eastAsia="宋体" w:hAnsi="宋体"/>
        </w:rPr>
      </w:pPr>
      <w:r w:rsidRPr="000665B4">
        <w:rPr>
          <w:rFonts w:ascii="宋体" w:eastAsia="宋体" w:hAnsi="宋体"/>
        </w:rPr>
        <w:t>D</w:t>
      </w:r>
    </w:p>
    <w:p w:rsidR="00DA0548" w:rsidRPr="000665B4" w:rsidRDefault="00DA0548" w:rsidP="00DA0548">
      <w:pPr>
        <w:rPr>
          <w:rFonts w:ascii="宋体" w:eastAsia="宋体" w:hAnsi="宋体"/>
        </w:rPr>
      </w:pPr>
      <w:r w:rsidRPr="000665B4">
        <w:rPr>
          <w:rFonts w:ascii="宋体" w:eastAsia="宋体" w:hAnsi="宋体"/>
        </w:rPr>
        <w:t>E</w:t>
      </w:r>
    </w:p>
    <w:p w:rsidR="00DA0548" w:rsidRPr="000665B4" w:rsidRDefault="00DA0548" w:rsidP="00DA0548">
      <w:pPr>
        <w:rPr>
          <w:rFonts w:ascii="宋体" w:eastAsia="宋体" w:hAnsi="宋体"/>
        </w:rPr>
      </w:pPr>
      <w:r w:rsidRPr="000665B4">
        <w:rPr>
          <w:rFonts w:ascii="宋体" w:eastAsia="宋体" w:hAnsi="宋体"/>
        </w:rPr>
        <w:t>F</w:t>
      </w:r>
    </w:p>
    <w:p w:rsidR="00DA0548" w:rsidRPr="000665B4" w:rsidRDefault="00DA0548" w:rsidP="00DA0548">
      <w:pPr>
        <w:rPr>
          <w:rFonts w:ascii="宋体" w:eastAsia="宋体" w:hAnsi="宋体"/>
        </w:rPr>
      </w:pPr>
      <w:r w:rsidRPr="000665B4">
        <w:rPr>
          <w:rFonts w:ascii="宋体" w:eastAsia="宋体" w:hAnsi="宋体"/>
        </w:rPr>
        <w:t>G</w:t>
      </w:r>
    </w:p>
    <w:p w:rsidR="00DA0548" w:rsidRPr="000665B4" w:rsidRDefault="00DA0548" w:rsidP="00DA0548">
      <w:pPr>
        <w:rPr>
          <w:rFonts w:ascii="宋体" w:eastAsia="宋体" w:hAnsi="宋体"/>
        </w:rPr>
      </w:pPr>
      <w:r w:rsidRPr="000665B4">
        <w:rPr>
          <w:rFonts w:ascii="宋体" w:eastAsia="宋体" w:hAnsi="宋体"/>
        </w:rPr>
        <w:t>H</w:t>
      </w:r>
    </w:p>
    <w:p w:rsidR="00DA0548" w:rsidRPr="000665B4" w:rsidRDefault="00DA0548" w:rsidP="00DA0548">
      <w:pPr>
        <w:rPr>
          <w:rFonts w:ascii="宋体" w:eastAsia="宋体" w:hAnsi="宋体"/>
        </w:rPr>
      </w:pPr>
      <w:r w:rsidRPr="000665B4">
        <w:rPr>
          <w:rFonts w:ascii="宋体" w:eastAsia="宋体" w:hAnsi="宋体"/>
        </w:rPr>
        <w:t>I</w:t>
      </w:r>
    </w:p>
    <w:p w:rsidR="00DA0548" w:rsidRPr="000665B4" w:rsidRDefault="00DA0548" w:rsidP="00856FA7">
      <w:pPr>
        <w:rPr>
          <w:rFonts w:ascii="宋体" w:eastAsia="宋体" w:hAnsi="宋体"/>
        </w:rPr>
      </w:pPr>
      <w:r w:rsidRPr="000665B4">
        <w:rPr>
          <w:rFonts w:ascii="宋体" w:eastAsia="宋体" w:hAnsi="宋体" w:hint="eastAsia"/>
        </w:rPr>
        <w:t>（√）</w:t>
      </w:r>
      <w:r w:rsidRPr="000665B4">
        <w:rPr>
          <w:rFonts w:ascii="宋体" w:eastAsia="宋体" w:hAnsi="宋体"/>
        </w:rPr>
        <w:t>J</w:t>
      </w:r>
      <w:r w:rsidRPr="000665B4">
        <w:rPr>
          <w:rFonts w:ascii="宋体" w:eastAsia="宋体" w:hAnsi="宋体" w:hint="eastAsia"/>
        </w:rPr>
        <w:t>-签到题</w:t>
      </w:r>
    </w:p>
    <w:p w:rsidR="003A7DAB" w:rsidRPr="000665B4" w:rsidRDefault="003A7DAB" w:rsidP="00856FA7">
      <w:pPr>
        <w:rPr>
          <w:rFonts w:ascii="宋体" w:eastAsia="宋体" w:hAnsi="宋体"/>
          <w:b/>
        </w:rPr>
      </w:pPr>
      <w:r w:rsidRPr="000665B4">
        <w:rPr>
          <w:rFonts w:ascii="宋体" w:eastAsia="宋体" w:hAnsi="宋体" w:hint="eastAsia"/>
          <w:b/>
        </w:rPr>
        <w:t>8月20日</w:t>
      </w:r>
    </w:p>
    <w:p w:rsidR="001113D9" w:rsidRPr="000665B4" w:rsidRDefault="003A7DAB" w:rsidP="003A7DAB">
      <w:pPr>
        <w:rPr>
          <w:rFonts w:ascii="宋体" w:eastAsia="宋体" w:hAnsi="宋体"/>
          <w:b/>
        </w:rPr>
      </w:pPr>
      <w:r w:rsidRPr="000665B4">
        <w:rPr>
          <w:rFonts w:ascii="宋体" w:eastAsia="宋体" w:hAnsi="宋体" w:hint="eastAsia"/>
          <w:b/>
        </w:rPr>
        <w:t>杭电多校9</w:t>
      </w:r>
      <w:r w:rsidR="00935499" w:rsidRPr="000665B4">
        <w:rPr>
          <w:rFonts w:ascii="宋体" w:eastAsia="宋体" w:hAnsi="宋体" w:hint="eastAsia"/>
          <w:b/>
        </w:rPr>
        <w:t>（0题；3人3题；铁）</w:t>
      </w:r>
    </w:p>
    <w:p w:rsidR="00935499" w:rsidRPr="000665B4" w:rsidRDefault="00935499" w:rsidP="003A7DAB">
      <w:pPr>
        <w:rPr>
          <w:rFonts w:ascii="宋体" w:eastAsia="宋体" w:hAnsi="宋体"/>
        </w:rPr>
      </w:pPr>
      <w:r w:rsidRPr="000665B4">
        <w:rPr>
          <w:rFonts w:ascii="宋体" w:eastAsia="宋体" w:hAnsi="宋体" w:hint="eastAsia"/>
        </w:rPr>
        <w:t>（√谢正平）</w:t>
      </w:r>
      <w:r w:rsidRPr="000665B4">
        <w:rPr>
          <w:rFonts w:ascii="宋体" w:eastAsia="宋体" w:hAnsi="宋体"/>
        </w:rPr>
        <w:t>1001</w:t>
      </w:r>
    </w:p>
    <w:p w:rsidR="00935499" w:rsidRPr="000665B4" w:rsidRDefault="00935499" w:rsidP="003A7DAB">
      <w:pPr>
        <w:rPr>
          <w:rFonts w:ascii="宋体" w:eastAsia="宋体" w:hAnsi="宋体"/>
        </w:rPr>
      </w:pPr>
      <w:r w:rsidRPr="000665B4">
        <w:rPr>
          <w:rFonts w:ascii="宋体" w:eastAsia="宋体" w:hAnsi="宋体"/>
        </w:rPr>
        <w:t>1002</w:t>
      </w:r>
    </w:p>
    <w:p w:rsidR="00935499" w:rsidRPr="000665B4" w:rsidRDefault="00935499" w:rsidP="003A7DAB">
      <w:pPr>
        <w:rPr>
          <w:rFonts w:ascii="宋体" w:eastAsia="宋体" w:hAnsi="宋体"/>
        </w:rPr>
      </w:pPr>
      <w:r w:rsidRPr="000665B4">
        <w:rPr>
          <w:rFonts w:ascii="宋体" w:eastAsia="宋体" w:hAnsi="宋体"/>
        </w:rPr>
        <w:t>1003</w:t>
      </w:r>
    </w:p>
    <w:p w:rsidR="00935499" w:rsidRPr="000665B4" w:rsidRDefault="00935499" w:rsidP="003A7DAB">
      <w:pPr>
        <w:rPr>
          <w:rFonts w:ascii="宋体" w:eastAsia="宋体" w:hAnsi="宋体"/>
        </w:rPr>
      </w:pPr>
      <w:r w:rsidRPr="000665B4">
        <w:rPr>
          <w:rFonts w:ascii="宋体" w:eastAsia="宋体" w:hAnsi="宋体" w:hint="eastAsia"/>
        </w:rPr>
        <w:t>（√谢正平）</w:t>
      </w:r>
      <w:r w:rsidRPr="000665B4">
        <w:rPr>
          <w:rFonts w:ascii="宋体" w:eastAsia="宋体" w:hAnsi="宋体"/>
        </w:rPr>
        <w:t>1004</w:t>
      </w:r>
    </w:p>
    <w:p w:rsidR="00935499" w:rsidRPr="000665B4" w:rsidRDefault="00935499" w:rsidP="003A7DAB">
      <w:pPr>
        <w:rPr>
          <w:rFonts w:ascii="宋体" w:eastAsia="宋体" w:hAnsi="宋体"/>
        </w:rPr>
      </w:pPr>
      <w:r w:rsidRPr="000665B4">
        <w:rPr>
          <w:rFonts w:ascii="宋体" w:eastAsia="宋体" w:hAnsi="宋体"/>
        </w:rPr>
        <w:t>1005</w:t>
      </w:r>
    </w:p>
    <w:p w:rsidR="00935499" w:rsidRPr="000665B4" w:rsidRDefault="00935499" w:rsidP="003A7DAB">
      <w:pPr>
        <w:rPr>
          <w:rFonts w:ascii="宋体" w:eastAsia="宋体" w:hAnsi="宋体"/>
        </w:rPr>
      </w:pPr>
      <w:r w:rsidRPr="000665B4">
        <w:rPr>
          <w:rFonts w:ascii="宋体" w:eastAsia="宋体" w:hAnsi="宋体"/>
        </w:rPr>
        <w:t>1006</w:t>
      </w:r>
    </w:p>
    <w:p w:rsidR="00935499" w:rsidRPr="000665B4" w:rsidRDefault="00935499" w:rsidP="003A7DAB">
      <w:pPr>
        <w:rPr>
          <w:rFonts w:ascii="宋体" w:eastAsia="宋体" w:hAnsi="宋体"/>
        </w:rPr>
      </w:pPr>
      <w:r w:rsidRPr="000665B4">
        <w:rPr>
          <w:rFonts w:ascii="宋体" w:eastAsia="宋体" w:hAnsi="宋体"/>
        </w:rPr>
        <w:t>1007</w:t>
      </w:r>
    </w:p>
    <w:p w:rsidR="00935499" w:rsidRPr="000665B4" w:rsidRDefault="00935499" w:rsidP="003A7DAB">
      <w:pPr>
        <w:rPr>
          <w:rFonts w:ascii="宋体" w:eastAsia="宋体" w:hAnsi="宋体"/>
        </w:rPr>
      </w:pPr>
      <w:r w:rsidRPr="000665B4">
        <w:rPr>
          <w:rFonts w:ascii="宋体" w:eastAsia="宋体" w:hAnsi="宋体"/>
        </w:rPr>
        <w:t>1008</w:t>
      </w:r>
    </w:p>
    <w:p w:rsidR="00935499" w:rsidRPr="000665B4" w:rsidRDefault="00935499" w:rsidP="003A7DAB">
      <w:pPr>
        <w:rPr>
          <w:rFonts w:ascii="宋体" w:eastAsia="宋体" w:hAnsi="宋体"/>
        </w:rPr>
      </w:pPr>
      <w:r w:rsidRPr="000665B4">
        <w:rPr>
          <w:rFonts w:ascii="宋体" w:eastAsia="宋体" w:hAnsi="宋体"/>
        </w:rPr>
        <w:t>1009</w:t>
      </w:r>
    </w:p>
    <w:p w:rsidR="00935499" w:rsidRPr="000665B4" w:rsidRDefault="00935499" w:rsidP="003A7DAB">
      <w:pPr>
        <w:rPr>
          <w:rFonts w:ascii="宋体" w:eastAsia="宋体" w:hAnsi="宋体"/>
        </w:rPr>
      </w:pPr>
      <w:r w:rsidRPr="000665B4">
        <w:rPr>
          <w:rFonts w:ascii="宋体" w:eastAsia="宋体" w:hAnsi="宋体"/>
        </w:rPr>
        <w:lastRenderedPageBreak/>
        <w:t>1010</w:t>
      </w:r>
    </w:p>
    <w:p w:rsidR="00935499" w:rsidRPr="000665B4" w:rsidRDefault="00935499" w:rsidP="003A7DAB">
      <w:pPr>
        <w:rPr>
          <w:rFonts w:ascii="宋体" w:eastAsia="宋体" w:hAnsi="宋体"/>
        </w:rPr>
      </w:pPr>
      <w:r w:rsidRPr="000665B4">
        <w:rPr>
          <w:rFonts w:ascii="宋体" w:eastAsia="宋体" w:hAnsi="宋体" w:hint="eastAsia"/>
        </w:rPr>
        <w:t>（√谢正平）</w:t>
      </w:r>
      <w:r w:rsidRPr="000665B4">
        <w:rPr>
          <w:rFonts w:ascii="宋体" w:eastAsia="宋体" w:hAnsi="宋体"/>
        </w:rPr>
        <w:t>1011</w:t>
      </w:r>
    </w:p>
    <w:p w:rsidR="003A7DAB" w:rsidRPr="000665B4" w:rsidRDefault="003A7DAB" w:rsidP="00856FA7">
      <w:pPr>
        <w:rPr>
          <w:rFonts w:ascii="宋体" w:eastAsia="宋体" w:hAnsi="宋体"/>
          <w:b/>
        </w:rPr>
      </w:pPr>
      <w:r w:rsidRPr="000665B4">
        <w:rPr>
          <w:rFonts w:ascii="宋体" w:eastAsia="宋体" w:hAnsi="宋体" w:hint="eastAsia"/>
          <w:b/>
        </w:rPr>
        <w:t>8月21日</w:t>
      </w:r>
    </w:p>
    <w:p w:rsidR="003A7DAB" w:rsidRPr="000665B4" w:rsidRDefault="003A7DAB" w:rsidP="00935499">
      <w:pPr>
        <w:rPr>
          <w:rFonts w:ascii="宋体" w:eastAsia="宋体" w:hAnsi="宋体"/>
          <w:b/>
        </w:rPr>
      </w:pPr>
      <w:r w:rsidRPr="000665B4">
        <w:rPr>
          <w:rFonts w:ascii="宋体" w:eastAsia="宋体" w:hAnsi="宋体" w:hint="eastAsia"/>
          <w:b/>
        </w:rPr>
        <w:t>8月2</w:t>
      </w:r>
      <w:r w:rsidRPr="000665B4">
        <w:rPr>
          <w:rFonts w:ascii="宋体" w:eastAsia="宋体" w:hAnsi="宋体"/>
          <w:b/>
        </w:rPr>
        <w:t>2</w:t>
      </w:r>
      <w:r w:rsidRPr="000665B4">
        <w:rPr>
          <w:rFonts w:ascii="宋体" w:eastAsia="宋体" w:hAnsi="宋体" w:hint="eastAsia"/>
          <w:b/>
        </w:rPr>
        <w:t>日</w:t>
      </w:r>
    </w:p>
    <w:p w:rsidR="001113D9" w:rsidRPr="000665B4" w:rsidRDefault="003A7DAB" w:rsidP="003A7DAB">
      <w:pPr>
        <w:rPr>
          <w:rFonts w:ascii="宋体" w:eastAsia="宋体" w:hAnsi="宋体"/>
          <w:b/>
        </w:rPr>
      </w:pPr>
      <w:r w:rsidRPr="000665B4">
        <w:rPr>
          <w:rFonts w:ascii="宋体" w:eastAsia="宋体" w:hAnsi="宋体" w:hint="eastAsia"/>
          <w:b/>
        </w:rPr>
        <w:t>杭电多校10</w:t>
      </w:r>
      <w:r w:rsidR="00C14360" w:rsidRPr="000665B4">
        <w:rPr>
          <w:rFonts w:ascii="宋体" w:eastAsia="宋体" w:hAnsi="宋体" w:hint="eastAsia"/>
          <w:b/>
        </w:rPr>
        <w:t>（1题；3人</w:t>
      </w:r>
      <w:r w:rsidR="00935499" w:rsidRPr="000665B4">
        <w:rPr>
          <w:rFonts w:ascii="宋体" w:eastAsia="宋体" w:hAnsi="宋体" w:hint="eastAsia"/>
          <w:b/>
        </w:rPr>
        <w:t>5</w:t>
      </w:r>
      <w:r w:rsidR="00C14360" w:rsidRPr="000665B4">
        <w:rPr>
          <w:rFonts w:ascii="宋体" w:eastAsia="宋体" w:hAnsi="宋体" w:hint="eastAsia"/>
          <w:b/>
        </w:rPr>
        <w:t>题；铜）</w:t>
      </w:r>
    </w:p>
    <w:p w:rsidR="00C14360" w:rsidRPr="000665B4" w:rsidRDefault="00C14360" w:rsidP="00C14360">
      <w:pPr>
        <w:rPr>
          <w:rFonts w:ascii="宋体" w:eastAsia="宋体" w:hAnsi="宋体"/>
        </w:rPr>
      </w:pPr>
      <w:r w:rsidRPr="000665B4">
        <w:rPr>
          <w:rFonts w:ascii="宋体" w:eastAsia="宋体" w:hAnsi="宋体"/>
        </w:rPr>
        <w:t>1001</w:t>
      </w:r>
    </w:p>
    <w:p w:rsidR="00C14360" w:rsidRPr="000665B4" w:rsidRDefault="00C14360" w:rsidP="00C14360">
      <w:pPr>
        <w:rPr>
          <w:rFonts w:ascii="宋体" w:eastAsia="宋体" w:hAnsi="宋体"/>
        </w:rPr>
      </w:pPr>
      <w:r w:rsidRPr="000665B4">
        <w:rPr>
          <w:rFonts w:ascii="宋体" w:eastAsia="宋体" w:hAnsi="宋体"/>
        </w:rPr>
        <w:t>1002</w:t>
      </w:r>
    </w:p>
    <w:p w:rsidR="00C14360" w:rsidRPr="000665B4" w:rsidRDefault="00C14360" w:rsidP="00C14360">
      <w:pPr>
        <w:rPr>
          <w:rFonts w:ascii="宋体" w:eastAsia="宋体" w:hAnsi="宋体"/>
        </w:rPr>
      </w:pPr>
      <w:r w:rsidRPr="000665B4">
        <w:rPr>
          <w:rFonts w:ascii="宋体" w:eastAsia="宋体" w:hAnsi="宋体"/>
        </w:rPr>
        <w:t>1003</w:t>
      </w:r>
    </w:p>
    <w:p w:rsidR="00C14360" w:rsidRPr="000665B4" w:rsidRDefault="00C14360" w:rsidP="00C14360">
      <w:pPr>
        <w:rPr>
          <w:rFonts w:ascii="宋体" w:eastAsia="宋体" w:hAnsi="宋体"/>
        </w:rPr>
      </w:pPr>
      <w:r w:rsidRPr="000665B4">
        <w:rPr>
          <w:rFonts w:ascii="宋体" w:eastAsia="宋体" w:hAnsi="宋体"/>
        </w:rPr>
        <w:t>1004</w:t>
      </w:r>
    </w:p>
    <w:p w:rsidR="00C14360" w:rsidRPr="000665B4" w:rsidRDefault="00C14360" w:rsidP="00C14360">
      <w:pPr>
        <w:rPr>
          <w:rFonts w:ascii="宋体" w:eastAsia="宋体" w:hAnsi="宋体"/>
        </w:rPr>
      </w:pPr>
      <w:r w:rsidRPr="000665B4">
        <w:rPr>
          <w:rFonts w:ascii="宋体" w:eastAsia="宋体" w:hAnsi="宋体"/>
        </w:rPr>
        <w:t>1005</w:t>
      </w:r>
      <w:r w:rsidRPr="000665B4">
        <w:rPr>
          <w:rFonts w:ascii="宋体" w:eastAsia="宋体" w:hAnsi="宋体" w:hint="eastAsia"/>
        </w:rPr>
        <w:t>-铜牌题</w:t>
      </w:r>
    </w:p>
    <w:p w:rsidR="00C14360" w:rsidRPr="000665B4" w:rsidRDefault="00C14360" w:rsidP="00C14360">
      <w:pPr>
        <w:rPr>
          <w:rFonts w:ascii="宋体" w:eastAsia="宋体" w:hAnsi="宋体"/>
        </w:rPr>
      </w:pPr>
      <w:r w:rsidRPr="000665B4">
        <w:rPr>
          <w:rFonts w:ascii="宋体" w:eastAsia="宋体" w:hAnsi="宋体"/>
        </w:rPr>
        <w:t>1006</w:t>
      </w:r>
    </w:p>
    <w:p w:rsidR="00C14360" w:rsidRPr="000665B4" w:rsidRDefault="00935499" w:rsidP="00C14360">
      <w:pPr>
        <w:rPr>
          <w:rFonts w:ascii="宋体" w:eastAsia="宋体" w:hAnsi="宋体"/>
        </w:rPr>
      </w:pPr>
      <w:r w:rsidRPr="000665B4">
        <w:rPr>
          <w:rFonts w:ascii="宋体" w:eastAsia="宋体" w:hAnsi="宋体" w:hint="eastAsia"/>
        </w:rPr>
        <w:t>（√谢正平&amp;叶文豪）</w:t>
      </w:r>
      <w:r w:rsidR="00C14360" w:rsidRPr="000665B4">
        <w:rPr>
          <w:rFonts w:ascii="宋体" w:eastAsia="宋体" w:hAnsi="宋体"/>
        </w:rPr>
        <w:t>1007-</w:t>
      </w:r>
      <w:r w:rsidR="00C14360" w:rsidRPr="000665B4">
        <w:rPr>
          <w:rFonts w:ascii="宋体" w:eastAsia="宋体" w:hAnsi="宋体" w:hint="eastAsia"/>
        </w:rPr>
        <w:t>签到题</w:t>
      </w:r>
    </w:p>
    <w:p w:rsidR="00C14360" w:rsidRPr="000665B4" w:rsidRDefault="00C14360" w:rsidP="00C14360">
      <w:pPr>
        <w:rPr>
          <w:rFonts w:ascii="宋体" w:eastAsia="宋体" w:hAnsi="宋体"/>
        </w:rPr>
      </w:pPr>
      <w:r w:rsidRPr="000665B4">
        <w:rPr>
          <w:rFonts w:ascii="宋体" w:eastAsia="宋体" w:hAnsi="宋体" w:hint="eastAsia"/>
        </w:rPr>
        <w:t>（√谢正平）</w:t>
      </w:r>
      <w:r w:rsidRPr="000665B4">
        <w:rPr>
          <w:rFonts w:ascii="宋体" w:eastAsia="宋体" w:hAnsi="宋体"/>
        </w:rPr>
        <w:t>1008</w:t>
      </w:r>
      <w:r w:rsidRPr="000665B4">
        <w:rPr>
          <w:rFonts w:ascii="宋体" w:eastAsia="宋体" w:hAnsi="宋体" w:hint="eastAsia"/>
        </w:rPr>
        <w:t>-签到题</w:t>
      </w:r>
    </w:p>
    <w:p w:rsidR="00C14360" w:rsidRPr="000665B4" w:rsidRDefault="00C14360" w:rsidP="00C14360">
      <w:pPr>
        <w:rPr>
          <w:rFonts w:ascii="宋体" w:eastAsia="宋体" w:hAnsi="宋体"/>
        </w:rPr>
      </w:pPr>
      <w:r w:rsidRPr="000665B4">
        <w:rPr>
          <w:rFonts w:ascii="宋体" w:eastAsia="宋体" w:hAnsi="宋体" w:hint="eastAsia"/>
        </w:rPr>
        <w:t>（√谢正平&amp;孙宇洪）</w:t>
      </w:r>
      <w:r w:rsidRPr="000665B4">
        <w:rPr>
          <w:rFonts w:ascii="宋体" w:eastAsia="宋体" w:hAnsi="宋体"/>
        </w:rPr>
        <w:t>1009</w:t>
      </w:r>
      <w:r w:rsidRPr="000665B4">
        <w:rPr>
          <w:rFonts w:ascii="宋体" w:eastAsia="宋体" w:hAnsi="宋体" w:hint="eastAsia"/>
        </w:rPr>
        <w:t>-签到题</w:t>
      </w:r>
    </w:p>
    <w:p w:rsidR="00C14360" w:rsidRPr="000665B4" w:rsidRDefault="00C14360" w:rsidP="00C14360">
      <w:pPr>
        <w:rPr>
          <w:rFonts w:ascii="宋体" w:eastAsia="宋体" w:hAnsi="宋体"/>
        </w:rPr>
      </w:pPr>
      <w:r w:rsidRPr="000665B4">
        <w:rPr>
          <w:rFonts w:ascii="宋体" w:eastAsia="宋体" w:hAnsi="宋体" w:hint="eastAsia"/>
        </w:rPr>
        <w:t>（√谢正平）</w:t>
      </w:r>
      <w:r w:rsidRPr="000665B4">
        <w:rPr>
          <w:rFonts w:ascii="宋体" w:eastAsia="宋体" w:hAnsi="宋体"/>
        </w:rPr>
        <w:t>1010</w:t>
      </w:r>
      <w:r w:rsidRPr="000665B4">
        <w:rPr>
          <w:rFonts w:ascii="宋体" w:eastAsia="宋体" w:hAnsi="宋体" w:hint="eastAsia"/>
        </w:rPr>
        <w:t>-铜牌题</w:t>
      </w:r>
    </w:p>
    <w:p w:rsidR="00C14360" w:rsidRPr="000665B4" w:rsidRDefault="00C14360" w:rsidP="00C14360">
      <w:pPr>
        <w:rPr>
          <w:rFonts w:ascii="宋体" w:eastAsia="宋体" w:hAnsi="宋体"/>
        </w:rPr>
      </w:pPr>
      <w:r w:rsidRPr="000665B4">
        <w:rPr>
          <w:rFonts w:ascii="宋体" w:eastAsia="宋体" w:hAnsi="宋体"/>
        </w:rPr>
        <w:t>1011</w:t>
      </w:r>
    </w:p>
    <w:p w:rsidR="00C14360" w:rsidRPr="000665B4" w:rsidRDefault="00C14360" w:rsidP="003A7DAB">
      <w:pPr>
        <w:rPr>
          <w:rFonts w:ascii="宋体" w:eastAsia="宋体" w:hAnsi="宋体"/>
        </w:rPr>
      </w:pPr>
      <w:r w:rsidRPr="000665B4">
        <w:rPr>
          <w:rFonts w:ascii="宋体" w:eastAsia="宋体" w:hAnsi="宋体" w:hint="eastAsia"/>
        </w:rPr>
        <w:t>（√叶文豪）</w:t>
      </w:r>
      <w:r w:rsidRPr="000665B4">
        <w:rPr>
          <w:rFonts w:ascii="宋体" w:eastAsia="宋体" w:hAnsi="宋体"/>
        </w:rPr>
        <w:t>1012</w:t>
      </w:r>
      <w:r w:rsidRPr="000665B4">
        <w:rPr>
          <w:rFonts w:ascii="宋体" w:eastAsia="宋体" w:hAnsi="宋体" w:hint="eastAsia"/>
        </w:rPr>
        <w:t>-铜牌题</w:t>
      </w:r>
    </w:p>
    <w:p w:rsidR="003A7DAB" w:rsidRPr="000665B4" w:rsidRDefault="003A7DAB" w:rsidP="00935499">
      <w:pPr>
        <w:rPr>
          <w:rFonts w:ascii="宋体" w:eastAsia="宋体" w:hAnsi="宋体"/>
          <w:b/>
        </w:rPr>
      </w:pPr>
      <w:r w:rsidRPr="000665B4">
        <w:rPr>
          <w:rFonts w:ascii="宋体" w:eastAsia="宋体" w:hAnsi="宋体" w:hint="eastAsia"/>
          <w:b/>
        </w:rPr>
        <w:t>8月2</w:t>
      </w:r>
      <w:r w:rsidRPr="000665B4">
        <w:rPr>
          <w:rFonts w:ascii="宋体" w:eastAsia="宋体" w:hAnsi="宋体"/>
          <w:b/>
        </w:rPr>
        <w:t>3</w:t>
      </w:r>
      <w:r w:rsidRPr="000665B4">
        <w:rPr>
          <w:rFonts w:ascii="宋体" w:eastAsia="宋体" w:hAnsi="宋体" w:hint="eastAsia"/>
          <w:b/>
        </w:rPr>
        <w:t>日</w:t>
      </w:r>
    </w:p>
    <w:p w:rsidR="003A7DAB" w:rsidRPr="000665B4" w:rsidRDefault="003A7DAB" w:rsidP="00935499">
      <w:pPr>
        <w:rPr>
          <w:rFonts w:ascii="宋体" w:eastAsia="宋体" w:hAnsi="宋体"/>
          <w:b/>
        </w:rPr>
      </w:pPr>
      <w:r w:rsidRPr="000665B4">
        <w:rPr>
          <w:rFonts w:ascii="宋体" w:eastAsia="宋体" w:hAnsi="宋体" w:hint="eastAsia"/>
          <w:b/>
        </w:rPr>
        <w:t>8月2</w:t>
      </w:r>
      <w:r w:rsidRPr="000665B4">
        <w:rPr>
          <w:rFonts w:ascii="宋体" w:eastAsia="宋体" w:hAnsi="宋体"/>
          <w:b/>
        </w:rPr>
        <w:t>4</w:t>
      </w:r>
      <w:r w:rsidRPr="000665B4">
        <w:rPr>
          <w:rFonts w:ascii="宋体" w:eastAsia="宋体" w:hAnsi="宋体" w:hint="eastAsia"/>
          <w:b/>
        </w:rPr>
        <w:t>日</w:t>
      </w:r>
    </w:p>
    <w:p w:rsidR="003A7DAB" w:rsidRPr="000665B4" w:rsidRDefault="003A7DAB" w:rsidP="00C14360">
      <w:pPr>
        <w:rPr>
          <w:rFonts w:ascii="宋体" w:eastAsia="宋体" w:hAnsi="宋体"/>
          <w:b/>
        </w:rPr>
      </w:pPr>
      <w:r w:rsidRPr="000665B4">
        <w:rPr>
          <w:rFonts w:ascii="宋体" w:eastAsia="宋体" w:hAnsi="宋体" w:hint="eastAsia"/>
          <w:b/>
        </w:rPr>
        <w:t>8月2</w:t>
      </w:r>
      <w:r w:rsidRPr="000665B4">
        <w:rPr>
          <w:rFonts w:ascii="宋体" w:eastAsia="宋体" w:hAnsi="宋体"/>
          <w:b/>
        </w:rPr>
        <w:t>5</w:t>
      </w:r>
      <w:r w:rsidRPr="000665B4">
        <w:rPr>
          <w:rFonts w:ascii="宋体" w:eastAsia="宋体" w:hAnsi="宋体" w:hint="eastAsia"/>
          <w:b/>
        </w:rPr>
        <w:t>日</w:t>
      </w:r>
    </w:p>
    <w:p w:rsidR="003A7DAB" w:rsidRPr="000665B4" w:rsidRDefault="003A7DAB" w:rsidP="003A7DAB">
      <w:pPr>
        <w:rPr>
          <w:rFonts w:ascii="宋体" w:eastAsia="宋体" w:hAnsi="宋体"/>
          <w:b/>
        </w:rPr>
      </w:pPr>
      <w:r w:rsidRPr="000665B4">
        <w:rPr>
          <w:rFonts w:ascii="宋体" w:eastAsia="宋体" w:hAnsi="宋体" w:hint="eastAsia"/>
          <w:b/>
        </w:rPr>
        <w:t>C</w:t>
      </w:r>
      <w:r w:rsidRPr="000665B4">
        <w:rPr>
          <w:rFonts w:ascii="宋体" w:eastAsia="宋体" w:hAnsi="宋体"/>
          <w:b/>
        </w:rPr>
        <w:t>CPC</w:t>
      </w:r>
      <w:r w:rsidRPr="000665B4">
        <w:rPr>
          <w:rFonts w:ascii="宋体" w:eastAsia="宋体" w:hAnsi="宋体" w:hint="eastAsia"/>
          <w:b/>
        </w:rPr>
        <w:t>网络选拔赛</w:t>
      </w:r>
      <w:r w:rsidR="00C14360" w:rsidRPr="000665B4">
        <w:rPr>
          <w:rFonts w:ascii="宋体" w:eastAsia="宋体" w:hAnsi="宋体" w:hint="eastAsia"/>
          <w:b/>
        </w:rPr>
        <w:t>（1题；3人4题；铁铜）</w:t>
      </w:r>
    </w:p>
    <w:p w:rsidR="00C14360" w:rsidRPr="000665B4" w:rsidRDefault="00C14360" w:rsidP="003A7DAB">
      <w:pPr>
        <w:rPr>
          <w:rFonts w:ascii="宋体" w:eastAsia="宋体" w:hAnsi="宋体"/>
        </w:rPr>
      </w:pPr>
      <w:r w:rsidRPr="000665B4">
        <w:rPr>
          <w:rFonts w:ascii="宋体" w:eastAsia="宋体" w:hAnsi="宋体" w:hint="eastAsia"/>
        </w:rPr>
        <w:t>1</w:t>
      </w:r>
      <w:r w:rsidRPr="000665B4">
        <w:rPr>
          <w:rFonts w:ascii="宋体" w:eastAsia="宋体" w:hAnsi="宋体"/>
        </w:rPr>
        <w:t>001</w:t>
      </w:r>
      <w:r w:rsidRPr="000665B4">
        <w:rPr>
          <w:rFonts w:ascii="宋体" w:eastAsia="宋体" w:hAnsi="宋体" w:hint="eastAsia"/>
        </w:rPr>
        <w:t>-铜牌题</w:t>
      </w:r>
    </w:p>
    <w:p w:rsidR="00C14360" w:rsidRPr="000665B4" w:rsidRDefault="00C14360" w:rsidP="003A7DAB">
      <w:pPr>
        <w:rPr>
          <w:rFonts w:ascii="宋体" w:eastAsia="宋体" w:hAnsi="宋体"/>
        </w:rPr>
      </w:pPr>
      <w:r w:rsidRPr="000665B4">
        <w:rPr>
          <w:rFonts w:ascii="宋体" w:eastAsia="宋体" w:hAnsi="宋体"/>
        </w:rPr>
        <w:t>1002</w:t>
      </w:r>
    </w:p>
    <w:p w:rsidR="00C14360" w:rsidRPr="000665B4" w:rsidRDefault="00C14360" w:rsidP="003A7DAB">
      <w:pPr>
        <w:rPr>
          <w:rFonts w:ascii="宋体" w:eastAsia="宋体" w:hAnsi="宋体"/>
        </w:rPr>
      </w:pPr>
      <w:r w:rsidRPr="000665B4">
        <w:rPr>
          <w:rFonts w:ascii="宋体" w:eastAsia="宋体" w:hAnsi="宋体" w:hint="eastAsia"/>
        </w:rPr>
        <w:t>（√谢正平）</w:t>
      </w:r>
      <w:r w:rsidRPr="000665B4">
        <w:rPr>
          <w:rFonts w:ascii="宋体" w:eastAsia="宋体" w:hAnsi="宋体"/>
        </w:rPr>
        <w:t>1003</w:t>
      </w:r>
      <w:r w:rsidRPr="000665B4">
        <w:rPr>
          <w:rFonts w:ascii="宋体" w:eastAsia="宋体" w:hAnsi="宋体" w:hint="eastAsia"/>
        </w:rPr>
        <w:t>-签到题</w:t>
      </w:r>
    </w:p>
    <w:p w:rsidR="00C14360" w:rsidRPr="000665B4" w:rsidRDefault="00C14360" w:rsidP="003A7DAB">
      <w:pPr>
        <w:rPr>
          <w:rFonts w:ascii="宋体" w:eastAsia="宋体" w:hAnsi="宋体"/>
        </w:rPr>
      </w:pPr>
      <w:r w:rsidRPr="000665B4">
        <w:rPr>
          <w:rFonts w:ascii="宋体" w:eastAsia="宋体" w:hAnsi="宋体" w:hint="eastAsia"/>
        </w:rPr>
        <w:t>（√叶文豪&amp;孙宇洪）</w:t>
      </w:r>
      <w:r w:rsidRPr="000665B4">
        <w:rPr>
          <w:rFonts w:ascii="宋体" w:eastAsia="宋体" w:hAnsi="宋体"/>
        </w:rPr>
        <w:t>1004</w:t>
      </w:r>
      <w:r w:rsidRPr="000665B4">
        <w:rPr>
          <w:rFonts w:ascii="宋体" w:eastAsia="宋体" w:hAnsi="宋体" w:hint="eastAsia"/>
        </w:rPr>
        <w:t>-签到题</w:t>
      </w:r>
    </w:p>
    <w:p w:rsidR="00C14360" w:rsidRPr="000665B4" w:rsidRDefault="00C14360" w:rsidP="003A7DAB">
      <w:pPr>
        <w:rPr>
          <w:rFonts w:ascii="宋体" w:eastAsia="宋体" w:hAnsi="宋体"/>
        </w:rPr>
      </w:pPr>
      <w:r w:rsidRPr="000665B4">
        <w:rPr>
          <w:rFonts w:ascii="宋体" w:eastAsia="宋体" w:hAnsi="宋体"/>
        </w:rPr>
        <w:t>1005</w:t>
      </w:r>
    </w:p>
    <w:p w:rsidR="00C14360" w:rsidRPr="000665B4" w:rsidRDefault="00C14360" w:rsidP="003A7DAB">
      <w:pPr>
        <w:rPr>
          <w:rFonts w:ascii="宋体" w:eastAsia="宋体" w:hAnsi="宋体"/>
        </w:rPr>
      </w:pPr>
      <w:r w:rsidRPr="000665B4">
        <w:rPr>
          <w:rFonts w:ascii="宋体" w:eastAsia="宋体" w:hAnsi="宋体"/>
        </w:rPr>
        <w:t>1006</w:t>
      </w:r>
    </w:p>
    <w:p w:rsidR="00C14360" w:rsidRPr="000665B4" w:rsidRDefault="00C14360" w:rsidP="003A7DAB">
      <w:pPr>
        <w:rPr>
          <w:rFonts w:ascii="宋体" w:eastAsia="宋体" w:hAnsi="宋体"/>
        </w:rPr>
      </w:pPr>
      <w:r w:rsidRPr="000665B4">
        <w:rPr>
          <w:rFonts w:ascii="宋体" w:eastAsia="宋体" w:hAnsi="宋体"/>
        </w:rPr>
        <w:t>1007</w:t>
      </w:r>
    </w:p>
    <w:p w:rsidR="00C14360" w:rsidRPr="000665B4" w:rsidRDefault="00C14360" w:rsidP="003A7DAB">
      <w:pPr>
        <w:rPr>
          <w:rFonts w:ascii="宋体" w:eastAsia="宋体" w:hAnsi="宋体"/>
        </w:rPr>
      </w:pPr>
      <w:r w:rsidRPr="000665B4">
        <w:rPr>
          <w:rFonts w:ascii="宋体" w:eastAsia="宋体" w:hAnsi="宋体"/>
        </w:rPr>
        <w:t>1008</w:t>
      </w:r>
    </w:p>
    <w:p w:rsidR="00C14360" w:rsidRPr="000665B4" w:rsidRDefault="00C14360" w:rsidP="003A7DAB">
      <w:pPr>
        <w:rPr>
          <w:rFonts w:ascii="宋体" w:eastAsia="宋体" w:hAnsi="宋体"/>
        </w:rPr>
      </w:pPr>
      <w:r w:rsidRPr="000665B4">
        <w:rPr>
          <w:rFonts w:ascii="宋体" w:eastAsia="宋体" w:hAnsi="宋体" w:hint="eastAsia"/>
        </w:rPr>
        <w:t>（√谢正平&amp;孙宇洪）</w:t>
      </w:r>
      <w:r w:rsidRPr="000665B4">
        <w:rPr>
          <w:rFonts w:ascii="宋体" w:eastAsia="宋体" w:hAnsi="宋体"/>
        </w:rPr>
        <w:t>1009</w:t>
      </w:r>
      <w:r w:rsidRPr="000665B4">
        <w:rPr>
          <w:rFonts w:ascii="宋体" w:eastAsia="宋体" w:hAnsi="宋体" w:hint="eastAsia"/>
        </w:rPr>
        <w:t>-签到题</w:t>
      </w:r>
    </w:p>
    <w:p w:rsidR="00C14360" w:rsidRPr="000665B4" w:rsidRDefault="00C14360" w:rsidP="003A7DAB">
      <w:pPr>
        <w:rPr>
          <w:rFonts w:ascii="宋体" w:eastAsia="宋体" w:hAnsi="宋体"/>
        </w:rPr>
      </w:pPr>
      <w:r w:rsidRPr="000665B4">
        <w:rPr>
          <w:rFonts w:ascii="宋体" w:eastAsia="宋体" w:hAnsi="宋体" w:hint="eastAsia"/>
        </w:rPr>
        <w:t>（√谢正平&amp;孙宇洪）</w:t>
      </w:r>
      <w:r w:rsidRPr="000665B4">
        <w:rPr>
          <w:rFonts w:ascii="宋体" w:eastAsia="宋体" w:hAnsi="宋体"/>
        </w:rPr>
        <w:t>1010</w:t>
      </w:r>
      <w:r w:rsidRPr="000665B4">
        <w:rPr>
          <w:rFonts w:ascii="宋体" w:eastAsia="宋体" w:hAnsi="宋体" w:hint="eastAsia"/>
        </w:rPr>
        <w:t>-铜牌题</w:t>
      </w:r>
    </w:p>
    <w:p w:rsidR="00A71431" w:rsidRPr="000665B4" w:rsidRDefault="00A71431" w:rsidP="003A7DAB">
      <w:pPr>
        <w:rPr>
          <w:rFonts w:ascii="宋体" w:eastAsia="宋体" w:hAnsi="宋体"/>
          <w:b/>
        </w:rPr>
      </w:pPr>
      <w:r w:rsidRPr="000665B4">
        <w:rPr>
          <w:rFonts w:ascii="宋体" w:eastAsia="宋体" w:hAnsi="宋体" w:hint="eastAsia"/>
          <w:b/>
        </w:rPr>
        <w:t>9月1日</w:t>
      </w:r>
    </w:p>
    <w:p w:rsidR="00A71431" w:rsidRPr="000665B4" w:rsidRDefault="00A71431" w:rsidP="003A7DAB">
      <w:pPr>
        <w:rPr>
          <w:rFonts w:ascii="宋体" w:eastAsia="宋体" w:hAnsi="宋体"/>
          <w:b/>
        </w:rPr>
      </w:pPr>
      <w:r w:rsidRPr="000665B4">
        <w:rPr>
          <w:rFonts w:ascii="宋体" w:eastAsia="宋体" w:hAnsi="宋体" w:hint="eastAsia"/>
          <w:b/>
        </w:rPr>
        <w:t>I</w:t>
      </w:r>
      <w:r w:rsidRPr="000665B4">
        <w:rPr>
          <w:rFonts w:ascii="宋体" w:eastAsia="宋体" w:hAnsi="宋体"/>
          <w:b/>
        </w:rPr>
        <w:t>CPC</w:t>
      </w:r>
      <w:r w:rsidR="00327782" w:rsidRPr="000665B4">
        <w:rPr>
          <w:rFonts w:ascii="宋体" w:eastAsia="宋体" w:hAnsi="宋体" w:hint="eastAsia"/>
          <w:b/>
        </w:rPr>
        <w:t>南京站</w:t>
      </w:r>
      <w:r w:rsidRPr="000665B4">
        <w:rPr>
          <w:rFonts w:ascii="宋体" w:eastAsia="宋体" w:hAnsi="宋体" w:hint="eastAsia"/>
          <w:b/>
        </w:rPr>
        <w:t>网络选拔赛（0题；3人5题；铁铜）</w:t>
      </w:r>
    </w:p>
    <w:p w:rsidR="00A71431" w:rsidRPr="000665B4" w:rsidRDefault="00A71431" w:rsidP="003A7DAB">
      <w:pPr>
        <w:rPr>
          <w:rFonts w:ascii="宋体" w:eastAsia="宋体" w:hAnsi="宋体"/>
        </w:rPr>
      </w:pPr>
      <w:r w:rsidRPr="000665B4">
        <w:rPr>
          <w:rFonts w:ascii="宋体" w:eastAsia="宋体" w:hAnsi="宋体" w:hint="eastAsia"/>
        </w:rPr>
        <w:t>（√孙宇洪）A-签到题</w:t>
      </w:r>
    </w:p>
    <w:p w:rsidR="00A71431" w:rsidRPr="000665B4" w:rsidRDefault="00A71431" w:rsidP="003A7DAB">
      <w:pPr>
        <w:rPr>
          <w:rFonts w:ascii="宋体" w:eastAsia="宋体" w:hAnsi="宋体"/>
        </w:rPr>
      </w:pPr>
      <w:r w:rsidRPr="000665B4">
        <w:rPr>
          <w:rFonts w:ascii="宋体" w:eastAsia="宋体" w:hAnsi="宋体"/>
        </w:rPr>
        <w:t>B</w:t>
      </w:r>
    </w:p>
    <w:p w:rsidR="00A71431" w:rsidRPr="000665B4" w:rsidRDefault="00A71431" w:rsidP="003A7DAB">
      <w:pPr>
        <w:rPr>
          <w:rFonts w:ascii="宋体" w:eastAsia="宋体" w:hAnsi="宋体"/>
        </w:rPr>
      </w:pPr>
      <w:r w:rsidRPr="000665B4">
        <w:rPr>
          <w:rFonts w:ascii="宋体" w:eastAsia="宋体" w:hAnsi="宋体"/>
        </w:rPr>
        <w:t>C</w:t>
      </w:r>
    </w:p>
    <w:p w:rsidR="00A71431" w:rsidRPr="000665B4" w:rsidRDefault="00A71431" w:rsidP="003A7DAB">
      <w:pPr>
        <w:rPr>
          <w:rFonts w:ascii="宋体" w:eastAsia="宋体" w:hAnsi="宋体"/>
        </w:rPr>
      </w:pPr>
      <w:r w:rsidRPr="000665B4">
        <w:rPr>
          <w:rFonts w:ascii="宋体" w:eastAsia="宋体" w:hAnsi="宋体"/>
        </w:rPr>
        <w:t>D</w:t>
      </w:r>
    </w:p>
    <w:p w:rsidR="00A71431" w:rsidRPr="000665B4" w:rsidRDefault="00A71431" w:rsidP="003A7DAB">
      <w:pPr>
        <w:rPr>
          <w:rFonts w:ascii="宋体" w:eastAsia="宋体" w:hAnsi="宋体"/>
        </w:rPr>
      </w:pPr>
      <w:r w:rsidRPr="000665B4">
        <w:rPr>
          <w:rFonts w:ascii="宋体" w:eastAsia="宋体" w:hAnsi="宋体" w:hint="eastAsia"/>
        </w:rPr>
        <w:t>（√孙宇洪）</w:t>
      </w:r>
      <w:r w:rsidRPr="000665B4">
        <w:rPr>
          <w:rFonts w:ascii="宋体" w:eastAsia="宋体" w:hAnsi="宋体"/>
        </w:rPr>
        <w:t>E</w:t>
      </w:r>
      <w:r w:rsidRPr="000665B4">
        <w:rPr>
          <w:rFonts w:ascii="宋体" w:eastAsia="宋体" w:hAnsi="宋体" w:hint="eastAsia"/>
        </w:rPr>
        <w:t>-铜牌题</w:t>
      </w:r>
    </w:p>
    <w:p w:rsidR="00A71431" w:rsidRPr="000665B4" w:rsidRDefault="00A71431" w:rsidP="003A7DAB">
      <w:pPr>
        <w:rPr>
          <w:rFonts w:ascii="宋体" w:eastAsia="宋体" w:hAnsi="宋体"/>
        </w:rPr>
      </w:pPr>
      <w:r w:rsidRPr="000665B4">
        <w:rPr>
          <w:rFonts w:ascii="宋体" w:eastAsia="宋体" w:hAnsi="宋体"/>
        </w:rPr>
        <w:t>F</w:t>
      </w:r>
    </w:p>
    <w:p w:rsidR="00A71431" w:rsidRPr="000665B4" w:rsidRDefault="00A71431" w:rsidP="003A7DAB">
      <w:pPr>
        <w:rPr>
          <w:rFonts w:ascii="宋体" w:eastAsia="宋体" w:hAnsi="宋体"/>
        </w:rPr>
      </w:pPr>
      <w:r w:rsidRPr="000665B4">
        <w:rPr>
          <w:rFonts w:ascii="宋体" w:eastAsia="宋体" w:hAnsi="宋体" w:hint="eastAsia"/>
        </w:rPr>
        <w:t>（√谢正平）</w:t>
      </w:r>
      <w:r w:rsidRPr="000665B4">
        <w:rPr>
          <w:rFonts w:ascii="宋体" w:eastAsia="宋体" w:hAnsi="宋体"/>
        </w:rPr>
        <w:t>G</w:t>
      </w:r>
      <w:r w:rsidRPr="000665B4">
        <w:rPr>
          <w:rFonts w:ascii="宋体" w:eastAsia="宋体" w:hAnsi="宋体" w:hint="eastAsia"/>
        </w:rPr>
        <w:t>-铜牌题</w:t>
      </w:r>
    </w:p>
    <w:p w:rsidR="00A71431" w:rsidRPr="000665B4" w:rsidRDefault="00A71431" w:rsidP="003A7DAB">
      <w:pPr>
        <w:rPr>
          <w:rFonts w:ascii="宋体" w:eastAsia="宋体" w:hAnsi="宋体"/>
        </w:rPr>
      </w:pPr>
      <w:r w:rsidRPr="000665B4">
        <w:rPr>
          <w:rFonts w:ascii="宋体" w:eastAsia="宋体" w:hAnsi="宋体"/>
        </w:rPr>
        <w:t>H</w:t>
      </w:r>
    </w:p>
    <w:p w:rsidR="00A71431" w:rsidRPr="000665B4" w:rsidRDefault="00A71431" w:rsidP="003A7DAB">
      <w:pPr>
        <w:rPr>
          <w:rFonts w:ascii="宋体" w:eastAsia="宋体" w:hAnsi="宋体"/>
        </w:rPr>
      </w:pPr>
      <w:r w:rsidRPr="000665B4">
        <w:rPr>
          <w:rFonts w:ascii="宋体" w:eastAsia="宋体" w:hAnsi="宋体"/>
        </w:rPr>
        <w:t>I</w:t>
      </w:r>
    </w:p>
    <w:p w:rsidR="00A71431" w:rsidRPr="000665B4" w:rsidRDefault="00A71431" w:rsidP="003A7DAB">
      <w:pPr>
        <w:rPr>
          <w:rFonts w:ascii="宋体" w:eastAsia="宋体" w:hAnsi="宋体"/>
        </w:rPr>
      </w:pPr>
      <w:r w:rsidRPr="000665B4">
        <w:rPr>
          <w:rFonts w:ascii="宋体" w:eastAsia="宋体" w:hAnsi="宋体" w:hint="eastAsia"/>
        </w:rPr>
        <w:t>（√谢正平）</w:t>
      </w:r>
      <w:r w:rsidRPr="000665B4">
        <w:rPr>
          <w:rFonts w:ascii="宋体" w:eastAsia="宋体" w:hAnsi="宋体"/>
        </w:rPr>
        <w:t>J</w:t>
      </w:r>
      <w:r w:rsidRPr="000665B4">
        <w:rPr>
          <w:rFonts w:ascii="宋体" w:eastAsia="宋体" w:hAnsi="宋体" w:hint="eastAsia"/>
        </w:rPr>
        <w:t>-铜牌题</w:t>
      </w:r>
    </w:p>
    <w:p w:rsidR="00A71431" w:rsidRPr="000665B4" w:rsidRDefault="00A71431" w:rsidP="003A7DAB">
      <w:pPr>
        <w:rPr>
          <w:rFonts w:ascii="宋体" w:eastAsia="宋体" w:hAnsi="宋体"/>
        </w:rPr>
      </w:pPr>
      <w:r w:rsidRPr="000665B4">
        <w:rPr>
          <w:rFonts w:ascii="宋体" w:eastAsia="宋体" w:hAnsi="宋体"/>
        </w:rPr>
        <w:t>K</w:t>
      </w:r>
    </w:p>
    <w:p w:rsidR="00A71431" w:rsidRPr="000665B4" w:rsidRDefault="00A71431" w:rsidP="003A7DAB">
      <w:pPr>
        <w:rPr>
          <w:rFonts w:ascii="宋体" w:eastAsia="宋体" w:hAnsi="宋体"/>
        </w:rPr>
      </w:pPr>
      <w:r w:rsidRPr="000665B4">
        <w:rPr>
          <w:rFonts w:ascii="宋体" w:eastAsia="宋体" w:hAnsi="宋体" w:hint="eastAsia"/>
        </w:rPr>
        <w:lastRenderedPageBreak/>
        <w:t>（√孙宇洪）</w:t>
      </w:r>
      <w:r w:rsidRPr="000665B4">
        <w:rPr>
          <w:rFonts w:ascii="宋体" w:eastAsia="宋体" w:hAnsi="宋体"/>
        </w:rPr>
        <w:t>L</w:t>
      </w:r>
      <w:r w:rsidRPr="000665B4">
        <w:rPr>
          <w:rFonts w:ascii="宋体" w:eastAsia="宋体" w:hAnsi="宋体" w:hint="eastAsia"/>
        </w:rPr>
        <w:t>-铜牌题</w:t>
      </w:r>
    </w:p>
    <w:p w:rsidR="0016097C" w:rsidRPr="000665B4" w:rsidRDefault="0016097C" w:rsidP="003A7DAB">
      <w:pPr>
        <w:rPr>
          <w:rFonts w:ascii="宋体" w:eastAsia="宋体" w:hAnsi="宋体"/>
          <w:b/>
        </w:rPr>
      </w:pPr>
      <w:r w:rsidRPr="000665B4">
        <w:rPr>
          <w:rFonts w:ascii="宋体" w:eastAsia="宋体" w:hAnsi="宋体" w:hint="eastAsia"/>
          <w:b/>
        </w:rPr>
        <w:t>9月7日</w:t>
      </w:r>
    </w:p>
    <w:p w:rsidR="0016097C" w:rsidRPr="000665B4" w:rsidRDefault="0016097C" w:rsidP="003A7DAB">
      <w:pPr>
        <w:rPr>
          <w:rFonts w:ascii="宋体" w:eastAsia="宋体" w:hAnsi="宋体"/>
          <w:b/>
        </w:rPr>
      </w:pPr>
      <w:r w:rsidRPr="000665B4">
        <w:rPr>
          <w:rFonts w:ascii="宋体" w:eastAsia="宋体" w:hAnsi="宋体" w:hint="eastAsia"/>
          <w:b/>
        </w:rPr>
        <w:t>校内选拔赛1（3题；3人6题；铁）</w:t>
      </w:r>
    </w:p>
    <w:p w:rsidR="0016097C" w:rsidRPr="000665B4" w:rsidRDefault="0016097C" w:rsidP="0016097C">
      <w:pPr>
        <w:rPr>
          <w:rFonts w:ascii="宋体" w:eastAsia="宋体" w:hAnsi="宋体"/>
        </w:rPr>
      </w:pPr>
      <w:r w:rsidRPr="000665B4">
        <w:rPr>
          <w:rFonts w:ascii="宋体" w:eastAsia="宋体" w:hAnsi="宋体" w:hint="eastAsia"/>
        </w:rPr>
        <w:t>（√谢正平）A-签到题</w:t>
      </w:r>
    </w:p>
    <w:p w:rsidR="0016097C" w:rsidRPr="000665B4" w:rsidRDefault="0016097C" w:rsidP="0016097C">
      <w:pPr>
        <w:rPr>
          <w:rFonts w:ascii="宋体" w:eastAsia="宋体" w:hAnsi="宋体"/>
        </w:rPr>
      </w:pPr>
      <w:r w:rsidRPr="000665B4">
        <w:rPr>
          <w:rFonts w:ascii="宋体" w:eastAsia="宋体" w:hAnsi="宋体"/>
        </w:rPr>
        <w:t>B</w:t>
      </w:r>
      <w:r w:rsidRPr="000665B4">
        <w:rPr>
          <w:rFonts w:ascii="宋体" w:eastAsia="宋体" w:hAnsi="宋体" w:hint="eastAsia"/>
        </w:rPr>
        <w:t>-铜牌题</w:t>
      </w:r>
    </w:p>
    <w:p w:rsidR="0016097C" w:rsidRPr="000665B4" w:rsidRDefault="0016097C" w:rsidP="0016097C">
      <w:pPr>
        <w:rPr>
          <w:rFonts w:ascii="宋体" w:eastAsia="宋体" w:hAnsi="宋体"/>
        </w:rPr>
      </w:pPr>
      <w:r w:rsidRPr="000665B4">
        <w:rPr>
          <w:rFonts w:ascii="宋体" w:eastAsia="宋体" w:hAnsi="宋体"/>
        </w:rPr>
        <w:t>C</w:t>
      </w:r>
      <w:r w:rsidRPr="000665B4">
        <w:rPr>
          <w:rFonts w:ascii="宋体" w:eastAsia="宋体" w:hAnsi="宋体" w:hint="eastAsia"/>
        </w:rPr>
        <w:t>-铜牌题</w:t>
      </w:r>
    </w:p>
    <w:p w:rsidR="0016097C" w:rsidRPr="000665B4" w:rsidRDefault="0016097C" w:rsidP="0016097C">
      <w:pPr>
        <w:rPr>
          <w:rFonts w:ascii="宋体" w:eastAsia="宋体" w:hAnsi="宋体"/>
        </w:rPr>
      </w:pPr>
      <w:r w:rsidRPr="000665B4">
        <w:rPr>
          <w:rFonts w:ascii="宋体" w:eastAsia="宋体" w:hAnsi="宋体"/>
        </w:rPr>
        <w:t>D</w:t>
      </w:r>
    </w:p>
    <w:p w:rsidR="0016097C" w:rsidRPr="000665B4" w:rsidRDefault="0016097C" w:rsidP="0016097C">
      <w:pPr>
        <w:rPr>
          <w:rFonts w:ascii="宋体" w:eastAsia="宋体" w:hAnsi="宋体"/>
        </w:rPr>
      </w:pPr>
      <w:r w:rsidRPr="000665B4">
        <w:rPr>
          <w:rFonts w:ascii="宋体" w:eastAsia="宋体" w:hAnsi="宋体"/>
        </w:rPr>
        <w:t>E</w:t>
      </w:r>
    </w:p>
    <w:p w:rsidR="0016097C" w:rsidRPr="000665B4" w:rsidRDefault="0016097C" w:rsidP="0016097C">
      <w:pPr>
        <w:rPr>
          <w:rFonts w:ascii="宋体" w:eastAsia="宋体" w:hAnsi="宋体"/>
        </w:rPr>
      </w:pPr>
      <w:r w:rsidRPr="000665B4">
        <w:rPr>
          <w:rFonts w:ascii="宋体" w:eastAsia="宋体" w:hAnsi="宋体"/>
        </w:rPr>
        <w:t>F</w:t>
      </w:r>
    </w:p>
    <w:p w:rsidR="0016097C" w:rsidRPr="000665B4" w:rsidRDefault="0016097C" w:rsidP="0016097C">
      <w:pPr>
        <w:rPr>
          <w:rFonts w:ascii="宋体" w:eastAsia="宋体" w:hAnsi="宋体"/>
        </w:rPr>
      </w:pPr>
      <w:r w:rsidRPr="000665B4">
        <w:rPr>
          <w:rFonts w:ascii="宋体" w:eastAsia="宋体" w:hAnsi="宋体" w:hint="eastAsia"/>
        </w:rPr>
        <w:t>（√谢正平）</w:t>
      </w:r>
      <w:r w:rsidRPr="000665B4">
        <w:rPr>
          <w:rFonts w:ascii="宋体" w:eastAsia="宋体" w:hAnsi="宋体"/>
        </w:rPr>
        <w:t>G</w:t>
      </w:r>
      <w:r w:rsidRPr="000665B4">
        <w:rPr>
          <w:rFonts w:ascii="宋体" w:eastAsia="宋体" w:hAnsi="宋体" w:hint="eastAsia"/>
        </w:rPr>
        <w:t>-签到题</w:t>
      </w:r>
    </w:p>
    <w:p w:rsidR="0016097C" w:rsidRPr="000665B4" w:rsidRDefault="0016097C" w:rsidP="0016097C">
      <w:pPr>
        <w:rPr>
          <w:rFonts w:ascii="宋体" w:eastAsia="宋体" w:hAnsi="宋体"/>
        </w:rPr>
      </w:pPr>
      <w:r w:rsidRPr="000665B4">
        <w:rPr>
          <w:rFonts w:ascii="宋体" w:eastAsia="宋体" w:hAnsi="宋体"/>
        </w:rPr>
        <w:t>H</w:t>
      </w:r>
      <w:r w:rsidRPr="000665B4">
        <w:rPr>
          <w:rFonts w:ascii="宋体" w:eastAsia="宋体" w:hAnsi="宋体" w:hint="eastAsia"/>
        </w:rPr>
        <w:t>-铜牌题</w:t>
      </w:r>
    </w:p>
    <w:p w:rsidR="0016097C" w:rsidRPr="000665B4" w:rsidRDefault="0016097C" w:rsidP="0016097C">
      <w:pPr>
        <w:rPr>
          <w:rFonts w:ascii="宋体" w:eastAsia="宋体" w:hAnsi="宋体"/>
        </w:rPr>
      </w:pPr>
      <w:r w:rsidRPr="000665B4">
        <w:rPr>
          <w:rFonts w:ascii="宋体" w:eastAsia="宋体" w:hAnsi="宋体" w:hint="eastAsia"/>
        </w:rPr>
        <w:t>（√孙宇洪&amp;叶文豪）</w:t>
      </w:r>
      <w:r w:rsidRPr="000665B4">
        <w:rPr>
          <w:rFonts w:ascii="宋体" w:eastAsia="宋体" w:hAnsi="宋体"/>
        </w:rPr>
        <w:t>I</w:t>
      </w:r>
      <w:r w:rsidRPr="000665B4">
        <w:rPr>
          <w:rFonts w:ascii="宋体" w:eastAsia="宋体" w:hAnsi="宋体" w:hint="eastAsia"/>
        </w:rPr>
        <w:t>-签到题</w:t>
      </w:r>
    </w:p>
    <w:p w:rsidR="0016097C" w:rsidRPr="000665B4" w:rsidRDefault="0016097C" w:rsidP="0016097C">
      <w:pPr>
        <w:rPr>
          <w:rFonts w:ascii="宋体" w:eastAsia="宋体" w:hAnsi="宋体"/>
        </w:rPr>
      </w:pPr>
      <w:r w:rsidRPr="000665B4">
        <w:rPr>
          <w:rFonts w:ascii="宋体" w:eastAsia="宋体" w:hAnsi="宋体" w:hint="eastAsia"/>
        </w:rPr>
        <w:t>（√谢正平）</w:t>
      </w:r>
      <w:r w:rsidRPr="000665B4">
        <w:rPr>
          <w:rFonts w:ascii="宋体" w:eastAsia="宋体" w:hAnsi="宋体"/>
        </w:rPr>
        <w:t>J</w:t>
      </w:r>
      <w:r w:rsidRPr="000665B4">
        <w:rPr>
          <w:rFonts w:ascii="宋体" w:eastAsia="宋体" w:hAnsi="宋体" w:hint="eastAsia"/>
        </w:rPr>
        <w:t>-签到题</w:t>
      </w:r>
    </w:p>
    <w:p w:rsidR="0016097C" w:rsidRPr="000665B4" w:rsidRDefault="0016097C" w:rsidP="0016097C">
      <w:pPr>
        <w:rPr>
          <w:rFonts w:ascii="宋体" w:eastAsia="宋体" w:hAnsi="宋体"/>
        </w:rPr>
      </w:pPr>
      <w:r w:rsidRPr="000665B4">
        <w:rPr>
          <w:rFonts w:ascii="宋体" w:eastAsia="宋体" w:hAnsi="宋体" w:hint="eastAsia"/>
        </w:rPr>
        <w:t>（√叶文豪）</w:t>
      </w:r>
      <w:r w:rsidRPr="000665B4">
        <w:rPr>
          <w:rFonts w:ascii="宋体" w:eastAsia="宋体" w:hAnsi="宋体"/>
        </w:rPr>
        <w:t>K</w:t>
      </w:r>
      <w:r w:rsidRPr="000665B4">
        <w:rPr>
          <w:rFonts w:ascii="宋体" w:eastAsia="宋体" w:hAnsi="宋体" w:hint="eastAsia"/>
        </w:rPr>
        <w:t>-签到题</w:t>
      </w:r>
    </w:p>
    <w:p w:rsidR="0016097C" w:rsidRPr="000665B4" w:rsidRDefault="0016097C" w:rsidP="0016097C">
      <w:pPr>
        <w:rPr>
          <w:rFonts w:ascii="宋体" w:eastAsia="宋体" w:hAnsi="宋体"/>
        </w:rPr>
      </w:pPr>
      <w:r w:rsidRPr="000665B4">
        <w:rPr>
          <w:rFonts w:ascii="宋体" w:eastAsia="宋体" w:hAnsi="宋体"/>
        </w:rPr>
        <w:t>L</w:t>
      </w:r>
    </w:p>
    <w:p w:rsidR="0016097C" w:rsidRDefault="0016097C" w:rsidP="003A7DAB">
      <w:pPr>
        <w:rPr>
          <w:rFonts w:ascii="宋体" w:eastAsia="宋体" w:hAnsi="宋体"/>
        </w:rPr>
      </w:pPr>
      <w:r w:rsidRPr="000665B4">
        <w:rPr>
          <w:rFonts w:ascii="宋体" w:eastAsia="宋体" w:hAnsi="宋体" w:hint="eastAsia"/>
        </w:rPr>
        <w:t>（√叶文豪&amp;谢正平）</w:t>
      </w:r>
      <w:r w:rsidRPr="000665B4">
        <w:rPr>
          <w:rFonts w:ascii="宋体" w:eastAsia="宋体" w:hAnsi="宋体"/>
        </w:rPr>
        <w:t>M</w:t>
      </w:r>
      <w:r w:rsidRPr="000665B4">
        <w:rPr>
          <w:rFonts w:ascii="宋体" w:eastAsia="宋体" w:hAnsi="宋体" w:hint="eastAsia"/>
        </w:rPr>
        <w:t>-签到题</w:t>
      </w:r>
    </w:p>
    <w:p w:rsidR="00CC0454" w:rsidRPr="00103B63" w:rsidRDefault="00CC0454" w:rsidP="003A7DAB">
      <w:pPr>
        <w:rPr>
          <w:rFonts w:ascii="宋体" w:eastAsia="宋体" w:hAnsi="宋体"/>
          <w:b/>
        </w:rPr>
      </w:pPr>
      <w:r w:rsidRPr="00103B63">
        <w:rPr>
          <w:rFonts w:ascii="宋体" w:eastAsia="宋体" w:hAnsi="宋体" w:hint="eastAsia"/>
          <w:b/>
        </w:rPr>
        <w:t>9月8日</w:t>
      </w:r>
    </w:p>
    <w:p w:rsidR="00103B63" w:rsidRPr="00103B63" w:rsidRDefault="00103B63" w:rsidP="003A7DAB">
      <w:pPr>
        <w:rPr>
          <w:rFonts w:ascii="宋体" w:eastAsia="宋体" w:hAnsi="宋体"/>
          <w:b/>
        </w:rPr>
      </w:pPr>
      <w:r w:rsidRPr="00103B63">
        <w:rPr>
          <w:rFonts w:ascii="宋体" w:eastAsia="宋体" w:hAnsi="宋体" w:hint="eastAsia"/>
          <w:b/>
        </w:rPr>
        <w:t>ICPC沈阳站网络预选赛</w:t>
      </w:r>
      <w:r w:rsidR="003C35AD" w:rsidRPr="00103B63">
        <w:rPr>
          <w:rFonts w:ascii="宋体" w:eastAsia="宋体" w:hAnsi="宋体" w:hint="eastAsia"/>
          <w:b/>
        </w:rPr>
        <w:t>（1题；3人5题；铜）</w:t>
      </w:r>
    </w:p>
    <w:p w:rsidR="00CC0454" w:rsidRDefault="00CC0454" w:rsidP="003A7DAB">
      <w:pPr>
        <w:rPr>
          <w:rFonts w:ascii="宋体" w:eastAsia="宋体" w:hAnsi="宋体"/>
        </w:rPr>
      </w:pPr>
      <w:r>
        <w:rPr>
          <w:rFonts w:ascii="宋体" w:eastAsia="宋体" w:hAnsi="宋体" w:hint="eastAsia"/>
        </w:rPr>
        <w:t>A</w:t>
      </w:r>
    </w:p>
    <w:p w:rsidR="00CC0454" w:rsidRDefault="00CC0454" w:rsidP="003A7DAB">
      <w:pPr>
        <w:rPr>
          <w:rFonts w:ascii="宋体" w:eastAsia="宋体" w:hAnsi="宋体"/>
        </w:rPr>
      </w:pPr>
      <w:r>
        <w:rPr>
          <w:rFonts w:ascii="宋体" w:eastAsia="宋体" w:hAnsi="宋体"/>
        </w:rPr>
        <w:t>B</w:t>
      </w:r>
    </w:p>
    <w:p w:rsidR="00CC0454" w:rsidRDefault="00CC0454" w:rsidP="003A7DAB">
      <w:pPr>
        <w:rPr>
          <w:rFonts w:ascii="宋体" w:eastAsia="宋体" w:hAnsi="宋体"/>
        </w:rPr>
      </w:pPr>
      <w:r>
        <w:rPr>
          <w:rFonts w:ascii="宋体" w:eastAsia="宋体" w:hAnsi="宋体"/>
        </w:rPr>
        <w:t>C</w:t>
      </w:r>
    </w:p>
    <w:p w:rsidR="00CC0454" w:rsidRDefault="00CC0454" w:rsidP="003A7DAB">
      <w:pPr>
        <w:rPr>
          <w:rFonts w:ascii="宋体" w:eastAsia="宋体" w:hAnsi="宋体"/>
        </w:rPr>
      </w:pPr>
      <w:r>
        <w:rPr>
          <w:rFonts w:ascii="宋体" w:eastAsia="宋体" w:hAnsi="宋体" w:hint="eastAsia"/>
        </w:rPr>
        <w:t>（√谢正平&amp;孙宇洪）</w:t>
      </w:r>
      <w:r>
        <w:rPr>
          <w:rFonts w:ascii="宋体" w:eastAsia="宋体" w:hAnsi="宋体"/>
        </w:rPr>
        <w:t>D</w:t>
      </w:r>
    </w:p>
    <w:p w:rsidR="00CC0454" w:rsidRDefault="00CC0454" w:rsidP="003A7DAB">
      <w:pPr>
        <w:rPr>
          <w:rFonts w:ascii="宋体" w:eastAsia="宋体" w:hAnsi="宋体"/>
        </w:rPr>
      </w:pPr>
      <w:r>
        <w:rPr>
          <w:rFonts w:ascii="宋体" w:eastAsia="宋体" w:hAnsi="宋体"/>
        </w:rPr>
        <w:t>E</w:t>
      </w:r>
    </w:p>
    <w:p w:rsidR="00CC0454" w:rsidRDefault="00CC0454" w:rsidP="003A7DAB">
      <w:pPr>
        <w:rPr>
          <w:rFonts w:ascii="宋体" w:eastAsia="宋体" w:hAnsi="宋体"/>
        </w:rPr>
      </w:pPr>
      <w:r>
        <w:rPr>
          <w:rFonts w:ascii="宋体" w:eastAsia="宋体" w:hAnsi="宋体" w:hint="eastAsia"/>
        </w:rPr>
        <w:t>（√叶文豪）</w:t>
      </w:r>
      <w:r>
        <w:rPr>
          <w:rFonts w:ascii="宋体" w:eastAsia="宋体" w:hAnsi="宋体"/>
        </w:rPr>
        <w:t>F</w:t>
      </w:r>
    </w:p>
    <w:p w:rsidR="00CC0454" w:rsidRDefault="00CC0454" w:rsidP="003A7DAB">
      <w:pPr>
        <w:rPr>
          <w:rFonts w:ascii="宋体" w:eastAsia="宋体" w:hAnsi="宋体"/>
        </w:rPr>
      </w:pPr>
      <w:r>
        <w:rPr>
          <w:rFonts w:ascii="宋体" w:eastAsia="宋体" w:hAnsi="宋体" w:hint="eastAsia"/>
        </w:rPr>
        <w:t>（√谢正平）</w:t>
      </w:r>
      <w:r>
        <w:rPr>
          <w:rFonts w:ascii="宋体" w:eastAsia="宋体" w:hAnsi="宋体"/>
        </w:rPr>
        <w:t>G</w:t>
      </w:r>
    </w:p>
    <w:p w:rsidR="00CC0454" w:rsidRDefault="00CC0454" w:rsidP="003A7DAB">
      <w:pPr>
        <w:rPr>
          <w:rFonts w:ascii="宋体" w:eastAsia="宋体" w:hAnsi="宋体"/>
        </w:rPr>
      </w:pPr>
      <w:r>
        <w:rPr>
          <w:rFonts w:ascii="宋体" w:eastAsia="宋体" w:hAnsi="宋体"/>
        </w:rPr>
        <w:t>H</w:t>
      </w:r>
    </w:p>
    <w:p w:rsidR="00CC0454" w:rsidRDefault="00CC0454" w:rsidP="003A7DAB">
      <w:pPr>
        <w:rPr>
          <w:rFonts w:ascii="宋体" w:eastAsia="宋体" w:hAnsi="宋体"/>
        </w:rPr>
      </w:pPr>
      <w:r>
        <w:rPr>
          <w:rFonts w:ascii="宋体" w:eastAsia="宋体" w:hAnsi="宋体" w:hint="eastAsia"/>
        </w:rPr>
        <w:t>（√孙宇洪&amp;谢正平）</w:t>
      </w:r>
      <w:r>
        <w:rPr>
          <w:rFonts w:ascii="宋体" w:eastAsia="宋体" w:hAnsi="宋体"/>
        </w:rPr>
        <w:t>I</w:t>
      </w:r>
    </w:p>
    <w:p w:rsidR="00CC0454" w:rsidRDefault="00CC0454" w:rsidP="003A7DAB">
      <w:pPr>
        <w:rPr>
          <w:rFonts w:ascii="宋体" w:eastAsia="宋体" w:hAnsi="宋体"/>
        </w:rPr>
      </w:pPr>
      <w:r>
        <w:rPr>
          <w:rFonts w:ascii="宋体" w:eastAsia="宋体" w:hAnsi="宋体"/>
        </w:rPr>
        <w:t>J</w:t>
      </w:r>
    </w:p>
    <w:p w:rsidR="00CC0454" w:rsidRDefault="00CC0454" w:rsidP="003A7DAB">
      <w:pPr>
        <w:rPr>
          <w:rFonts w:ascii="宋体" w:eastAsia="宋体" w:hAnsi="宋体"/>
        </w:rPr>
      </w:pPr>
      <w:r>
        <w:rPr>
          <w:rFonts w:ascii="宋体" w:eastAsia="宋体" w:hAnsi="宋体" w:hint="eastAsia"/>
        </w:rPr>
        <w:t>（√谢正平）</w:t>
      </w:r>
      <w:r>
        <w:rPr>
          <w:rFonts w:ascii="宋体" w:eastAsia="宋体" w:hAnsi="宋体"/>
        </w:rPr>
        <w:t>K</w:t>
      </w:r>
    </w:p>
    <w:p w:rsidR="003C35AD" w:rsidRPr="003C35AD" w:rsidRDefault="003C35AD" w:rsidP="003A7DAB">
      <w:pPr>
        <w:rPr>
          <w:rFonts w:ascii="宋体" w:eastAsia="宋体" w:hAnsi="宋体"/>
          <w:b/>
        </w:rPr>
      </w:pPr>
      <w:r w:rsidRPr="003C35AD">
        <w:rPr>
          <w:rFonts w:ascii="宋体" w:eastAsia="宋体" w:hAnsi="宋体"/>
          <w:b/>
        </w:rPr>
        <w:t>9</w:t>
      </w:r>
      <w:r w:rsidRPr="003C35AD">
        <w:rPr>
          <w:rFonts w:ascii="宋体" w:eastAsia="宋体" w:hAnsi="宋体" w:hint="eastAsia"/>
          <w:b/>
        </w:rPr>
        <w:t>月9日</w:t>
      </w:r>
    </w:p>
    <w:p w:rsidR="003C35AD" w:rsidRPr="003C35AD" w:rsidRDefault="003C35AD" w:rsidP="003A7DAB">
      <w:pPr>
        <w:rPr>
          <w:rFonts w:ascii="宋体" w:eastAsia="宋体" w:hAnsi="宋体"/>
          <w:b/>
        </w:rPr>
      </w:pPr>
      <w:r w:rsidRPr="003C35AD">
        <w:rPr>
          <w:rFonts w:ascii="宋体" w:eastAsia="宋体" w:hAnsi="宋体"/>
          <w:b/>
        </w:rPr>
        <w:t>ICPC</w:t>
      </w:r>
      <w:r w:rsidRPr="003C35AD">
        <w:rPr>
          <w:rFonts w:ascii="宋体" w:eastAsia="宋体" w:hAnsi="宋体" w:hint="eastAsia"/>
          <w:b/>
        </w:rPr>
        <w:t>徐州站网络预选赛（2题；3人5题；铁）</w:t>
      </w:r>
    </w:p>
    <w:p w:rsidR="003C35AD" w:rsidRPr="00A8624B" w:rsidRDefault="003C35AD" w:rsidP="003C35AD">
      <w:pPr>
        <w:rPr>
          <w:rFonts w:ascii="宋体" w:eastAsia="宋体" w:hAnsi="宋体"/>
        </w:rPr>
      </w:pPr>
      <w:r>
        <w:rPr>
          <w:rFonts w:ascii="宋体" w:eastAsia="宋体" w:hAnsi="宋体" w:hint="eastAsia"/>
        </w:rPr>
        <w:t>（√孙宇洪&amp;谢正平）</w:t>
      </w:r>
      <w:r w:rsidRPr="00A8624B">
        <w:rPr>
          <w:rFonts w:ascii="宋体" w:eastAsia="宋体" w:hAnsi="宋体" w:hint="eastAsia"/>
        </w:rPr>
        <w:t>A</w:t>
      </w:r>
      <w:r>
        <w:rPr>
          <w:rFonts w:ascii="宋体" w:eastAsia="宋体" w:hAnsi="宋体"/>
        </w:rPr>
        <w:t>-</w:t>
      </w:r>
      <w:r>
        <w:rPr>
          <w:rFonts w:ascii="宋体" w:eastAsia="宋体" w:hAnsi="宋体" w:hint="eastAsia"/>
        </w:rPr>
        <w:t>铜牌题</w:t>
      </w:r>
    </w:p>
    <w:p w:rsidR="003C35AD" w:rsidRPr="00A8624B" w:rsidRDefault="003C35AD" w:rsidP="003C35AD">
      <w:pPr>
        <w:rPr>
          <w:rFonts w:ascii="宋体" w:eastAsia="宋体" w:hAnsi="宋体"/>
        </w:rPr>
      </w:pPr>
      <w:r w:rsidRPr="00A8624B">
        <w:rPr>
          <w:rFonts w:ascii="宋体" w:eastAsia="宋体" w:hAnsi="宋体"/>
        </w:rPr>
        <w:t>B</w:t>
      </w:r>
      <w:r>
        <w:rPr>
          <w:rFonts w:ascii="宋体" w:eastAsia="宋体" w:hAnsi="宋体" w:hint="eastAsia"/>
        </w:rPr>
        <w:t>-铜牌题</w:t>
      </w:r>
    </w:p>
    <w:p w:rsidR="003C35AD" w:rsidRPr="00A8624B" w:rsidRDefault="003C35AD" w:rsidP="003C35AD">
      <w:pPr>
        <w:rPr>
          <w:rFonts w:ascii="宋体" w:eastAsia="宋体" w:hAnsi="宋体"/>
        </w:rPr>
      </w:pPr>
      <w:r w:rsidRPr="00A8624B">
        <w:rPr>
          <w:rFonts w:ascii="宋体" w:eastAsia="宋体" w:hAnsi="宋体"/>
        </w:rPr>
        <w:t>C</w:t>
      </w:r>
      <w:r>
        <w:rPr>
          <w:rFonts w:ascii="宋体" w:eastAsia="宋体" w:hAnsi="宋体" w:hint="eastAsia"/>
        </w:rPr>
        <w:t>-铜牌题</w:t>
      </w:r>
    </w:p>
    <w:p w:rsidR="003C35AD" w:rsidRPr="00A8624B" w:rsidRDefault="003C35AD" w:rsidP="003C35AD">
      <w:pPr>
        <w:rPr>
          <w:rFonts w:ascii="宋体" w:eastAsia="宋体" w:hAnsi="宋体"/>
        </w:rPr>
      </w:pPr>
      <w:r w:rsidRPr="00A8624B">
        <w:rPr>
          <w:rFonts w:ascii="宋体" w:eastAsia="宋体" w:hAnsi="宋体"/>
        </w:rPr>
        <w:t>D</w:t>
      </w:r>
    </w:p>
    <w:p w:rsidR="003C35AD" w:rsidRPr="00A8624B" w:rsidRDefault="003C35AD" w:rsidP="003C35AD">
      <w:pPr>
        <w:rPr>
          <w:rFonts w:ascii="宋体" w:eastAsia="宋体" w:hAnsi="宋体"/>
        </w:rPr>
      </w:pPr>
      <w:r w:rsidRPr="00A8624B">
        <w:rPr>
          <w:rFonts w:ascii="宋体" w:eastAsia="宋体" w:hAnsi="宋体"/>
        </w:rPr>
        <w:t>E</w:t>
      </w:r>
    </w:p>
    <w:p w:rsidR="003C35AD" w:rsidRPr="00A8624B" w:rsidRDefault="003C35AD" w:rsidP="003C35AD">
      <w:pPr>
        <w:rPr>
          <w:rFonts w:ascii="宋体" w:eastAsia="宋体" w:hAnsi="宋体"/>
        </w:rPr>
      </w:pPr>
      <w:r>
        <w:rPr>
          <w:rFonts w:ascii="宋体" w:eastAsia="宋体" w:hAnsi="宋体" w:hint="eastAsia"/>
        </w:rPr>
        <w:t>（√谢正平）</w:t>
      </w:r>
      <w:r w:rsidRPr="00A8624B">
        <w:rPr>
          <w:rFonts w:ascii="宋体" w:eastAsia="宋体" w:hAnsi="宋体"/>
        </w:rPr>
        <w:t>F</w:t>
      </w:r>
      <w:r>
        <w:rPr>
          <w:rFonts w:ascii="宋体" w:eastAsia="宋体" w:hAnsi="宋体" w:hint="eastAsia"/>
        </w:rPr>
        <w:t>-签到</w:t>
      </w:r>
    </w:p>
    <w:p w:rsidR="003C35AD" w:rsidRPr="00A8624B" w:rsidRDefault="003C35AD" w:rsidP="003C35AD">
      <w:pPr>
        <w:rPr>
          <w:rFonts w:ascii="宋体" w:eastAsia="宋体" w:hAnsi="宋体"/>
        </w:rPr>
      </w:pPr>
      <w:r>
        <w:rPr>
          <w:rFonts w:ascii="宋体" w:eastAsia="宋体" w:hAnsi="宋体" w:hint="eastAsia"/>
        </w:rPr>
        <w:t>（√叶文豪&amp;谢正平）</w:t>
      </w:r>
      <w:r w:rsidRPr="00A8624B">
        <w:rPr>
          <w:rFonts w:ascii="宋体" w:eastAsia="宋体" w:hAnsi="宋体"/>
        </w:rPr>
        <w:t>G</w:t>
      </w:r>
      <w:r>
        <w:rPr>
          <w:rFonts w:ascii="宋体" w:eastAsia="宋体" w:hAnsi="宋体" w:hint="eastAsia"/>
        </w:rPr>
        <w:t>-铜牌题</w:t>
      </w:r>
    </w:p>
    <w:p w:rsidR="003C35AD" w:rsidRPr="00A8624B" w:rsidRDefault="003C35AD" w:rsidP="003C35AD">
      <w:pPr>
        <w:rPr>
          <w:rFonts w:ascii="宋体" w:eastAsia="宋体" w:hAnsi="宋体"/>
        </w:rPr>
      </w:pPr>
      <w:r>
        <w:rPr>
          <w:rFonts w:ascii="宋体" w:eastAsia="宋体" w:hAnsi="宋体" w:hint="eastAsia"/>
        </w:rPr>
        <w:t>（√叶文豪）</w:t>
      </w:r>
      <w:r w:rsidRPr="00A8624B">
        <w:rPr>
          <w:rFonts w:ascii="宋体" w:eastAsia="宋体" w:hAnsi="宋体"/>
        </w:rPr>
        <w:t>H</w:t>
      </w:r>
      <w:r>
        <w:rPr>
          <w:rFonts w:ascii="宋体" w:eastAsia="宋体" w:hAnsi="宋体" w:hint="eastAsia"/>
        </w:rPr>
        <w:t>-签到</w:t>
      </w:r>
    </w:p>
    <w:p w:rsidR="003C35AD" w:rsidRPr="00A8624B" w:rsidRDefault="003C35AD" w:rsidP="003C35AD">
      <w:pPr>
        <w:rPr>
          <w:rFonts w:ascii="宋体" w:eastAsia="宋体" w:hAnsi="宋体"/>
        </w:rPr>
      </w:pPr>
      <w:r>
        <w:rPr>
          <w:rFonts w:ascii="宋体" w:eastAsia="宋体" w:hAnsi="宋体" w:hint="eastAsia"/>
        </w:rPr>
        <w:t>（√谢正平）</w:t>
      </w:r>
      <w:r w:rsidRPr="00A8624B">
        <w:rPr>
          <w:rFonts w:ascii="宋体" w:eastAsia="宋体" w:hAnsi="宋体"/>
        </w:rPr>
        <w:t>I</w:t>
      </w:r>
      <w:r>
        <w:rPr>
          <w:rFonts w:ascii="宋体" w:eastAsia="宋体" w:hAnsi="宋体" w:hint="eastAsia"/>
        </w:rPr>
        <w:t>-签到</w:t>
      </w:r>
    </w:p>
    <w:p w:rsidR="003C35AD" w:rsidRPr="00A8624B" w:rsidRDefault="003C35AD" w:rsidP="003C35AD">
      <w:pPr>
        <w:rPr>
          <w:rFonts w:ascii="宋体" w:eastAsia="宋体" w:hAnsi="宋体"/>
        </w:rPr>
      </w:pPr>
      <w:r w:rsidRPr="00A8624B">
        <w:rPr>
          <w:rFonts w:ascii="宋体" w:eastAsia="宋体" w:hAnsi="宋体"/>
        </w:rPr>
        <w:t>J</w:t>
      </w:r>
    </w:p>
    <w:p w:rsidR="003C35AD" w:rsidRDefault="003C35AD" w:rsidP="003C35AD">
      <w:pPr>
        <w:rPr>
          <w:rFonts w:ascii="宋体" w:eastAsia="宋体" w:hAnsi="宋体"/>
        </w:rPr>
      </w:pPr>
      <w:r w:rsidRPr="00A8624B">
        <w:rPr>
          <w:rFonts w:ascii="宋体" w:eastAsia="宋体" w:hAnsi="宋体"/>
        </w:rPr>
        <w:t>K</w:t>
      </w:r>
    </w:p>
    <w:p w:rsidR="003C35AD" w:rsidRPr="003C35AD" w:rsidRDefault="003C35AD" w:rsidP="003C35AD">
      <w:pPr>
        <w:rPr>
          <w:rFonts w:ascii="宋体" w:eastAsia="宋体" w:hAnsi="宋体"/>
          <w:b/>
        </w:rPr>
      </w:pPr>
      <w:r w:rsidRPr="003C35AD">
        <w:rPr>
          <w:rFonts w:ascii="宋体" w:eastAsia="宋体" w:hAnsi="宋体"/>
          <w:b/>
        </w:rPr>
        <w:t>9</w:t>
      </w:r>
      <w:r w:rsidRPr="003C35AD">
        <w:rPr>
          <w:rFonts w:ascii="宋体" w:eastAsia="宋体" w:hAnsi="宋体" w:hint="eastAsia"/>
          <w:b/>
        </w:rPr>
        <w:t>月15日</w:t>
      </w:r>
    </w:p>
    <w:p w:rsidR="003C35AD" w:rsidRDefault="003C35AD" w:rsidP="003C35AD">
      <w:pPr>
        <w:rPr>
          <w:rFonts w:ascii="宋体" w:eastAsia="宋体" w:hAnsi="宋体"/>
          <w:b/>
        </w:rPr>
      </w:pPr>
      <w:r w:rsidRPr="003C35AD">
        <w:rPr>
          <w:rFonts w:ascii="宋体" w:eastAsia="宋体" w:hAnsi="宋体" w:hint="eastAsia"/>
          <w:b/>
        </w:rPr>
        <w:t>ICPC焦作站网络预选赛</w:t>
      </w:r>
    </w:p>
    <w:p w:rsidR="003C35AD" w:rsidRPr="003C35AD" w:rsidRDefault="003C35AD" w:rsidP="003C35AD">
      <w:pPr>
        <w:rPr>
          <w:rFonts w:ascii="宋体" w:eastAsia="宋体" w:hAnsi="宋体" w:hint="eastAsia"/>
        </w:rPr>
      </w:pPr>
    </w:p>
    <w:p w:rsidR="003C35AD" w:rsidRPr="003C35AD" w:rsidRDefault="003C35AD" w:rsidP="003C35AD">
      <w:pPr>
        <w:rPr>
          <w:rFonts w:ascii="宋体" w:eastAsia="宋体" w:hAnsi="宋体"/>
          <w:b/>
        </w:rPr>
      </w:pPr>
      <w:r w:rsidRPr="003C35AD">
        <w:rPr>
          <w:rFonts w:ascii="宋体" w:eastAsia="宋体" w:hAnsi="宋体" w:hint="eastAsia"/>
          <w:b/>
        </w:rPr>
        <w:t>9月16日</w:t>
      </w:r>
    </w:p>
    <w:p w:rsidR="003C35AD" w:rsidRDefault="003C35AD" w:rsidP="003C35AD">
      <w:pPr>
        <w:rPr>
          <w:rFonts w:ascii="宋体" w:eastAsia="宋体" w:hAnsi="宋体"/>
          <w:b/>
        </w:rPr>
      </w:pPr>
      <w:r w:rsidRPr="003C35AD">
        <w:rPr>
          <w:rFonts w:ascii="宋体" w:eastAsia="宋体" w:hAnsi="宋体" w:hint="eastAsia"/>
          <w:b/>
        </w:rPr>
        <w:t>ICPC青岛站网络预选赛</w:t>
      </w:r>
    </w:p>
    <w:p w:rsidR="003C35AD" w:rsidRPr="003C35AD" w:rsidRDefault="003C35AD" w:rsidP="003C35AD">
      <w:pPr>
        <w:rPr>
          <w:rFonts w:ascii="宋体" w:eastAsia="宋体" w:hAnsi="宋体" w:hint="eastAsia"/>
        </w:rPr>
      </w:pPr>
    </w:p>
    <w:p w:rsidR="00935499" w:rsidRPr="000665B4" w:rsidRDefault="00935499" w:rsidP="00935499">
      <w:pPr>
        <w:pStyle w:val="2"/>
        <w:rPr>
          <w:rFonts w:ascii="宋体" w:eastAsia="宋体" w:hAnsi="宋体"/>
          <w:b w:val="0"/>
        </w:rPr>
      </w:pPr>
      <w:bookmarkStart w:id="325" w:name="_Toc524383225"/>
      <w:r w:rsidRPr="000665B4">
        <w:rPr>
          <w:rFonts w:ascii="宋体" w:eastAsia="宋体" w:hAnsi="宋体" w:hint="eastAsia"/>
          <w:b w:val="0"/>
        </w:rPr>
        <w:t>未完成日常训练</w:t>
      </w:r>
      <w:bookmarkEnd w:id="325"/>
    </w:p>
    <w:p w:rsidR="00935499" w:rsidRPr="000665B4" w:rsidRDefault="00935499" w:rsidP="00935499">
      <w:pPr>
        <w:rPr>
          <w:rFonts w:ascii="宋体" w:eastAsia="宋体" w:hAnsi="宋体"/>
        </w:rPr>
      </w:pPr>
      <w:r w:rsidRPr="000665B4">
        <w:rPr>
          <w:rFonts w:ascii="宋体" w:eastAsia="宋体" w:hAnsi="宋体" w:hint="eastAsia"/>
        </w:rPr>
        <w:t>日常训练</w:t>
      </w:r>
    </w:p>
    <w:p w:rsidR="00935499" w:rsidRPr="000665B4" w:rsidRDefault="00935499" w:rsidP="00935499">
      <w:pPr>
        <w:rPr>
          <w:rFonts w:ascii="宋体" w:eastAsia="宋体" w:hAnsi="宋体"/>
        </w:rPr>
      </w:pPr>
      <w:r w:rsidRPr="000665B4">
        <w:rPr>
          <w:rFonts w:ascii="宋体" w:eastAsia="宋体" w:hAnsi="宋体"/>
        </w:rPr>
        <w:t>POJ-3169</w:t>
      </w:r>
      <w:r w:rsidRPr="000665B4">
        <w:rPr>
          <w:rFonts w:ascii="宋体" w:eastAsia="宋体" w:hAnsi="宋体" w:hint="eastAsia"/>
        </w:rPr>
        <w:t>-ACM作业20180509-签到</w:t>
      </w:r>
    </w:p>
    <w:p w:rsidR="00935499" w:rsidRPr="000665B4" w:rsidRDefault="00935499" w:rsidP="00935499">
      <w:pPr>
        <w:rPr>
          <w:rFonts w:ascii="宋体" w:eastAsia="宋体" w:hAnsi="宋体"/>
        </w:rPr>
      </w:pPr>
      <w:r w:rsidRPr="000665B4">
        <w:rPr>
          <w:rFonts w:ascii="宋体" w:eastAsia="宋体" w:hAnsi="宋体" w:hint="eastAsia"/>
        </w:rPr>
        <w:t>POJ-3255-ACM作业20180509-签到</w:t>
      </w:r>
    </w:p>
    <w:p w:rsidR="00935499" w:rsidRPr="000665B4" w:rsidRDefault="00935499" w:rsidP="00935499">
      <w:pPr>
        <w:rPr>
          <w:rFonts w:ascii="宋体" w:eastAsia="宋体" w:hAnsi="宋体"/>
        </w:rPr>
      </w:pPr>
      <w:r w:rsidRPr="000665B4">
        <w:rPr>
          <w:rFonts w:ascii="宋体" w:eastAsia="宋体" w:hAnsi="宋体"/>
        </w:rPr>
        <w:t>hdu</w:t>
      </w:r>
      <w:r w:rsidRPr="000665B4">
        <w:rPr>
          <w:rFonts w:ascii="宋体" w:eastAsia="宋体" w:hAnsi="宋体" w:hint="eastAsia"/>
        </w:rPr>
        <w:t>-</w:t>
      </w:r>
      <w:r w:rsidRPr="000665B4">
        <w:rPr>
          <w:rFonts w:ascii="宋体" w:eastAsia="宋体" w:hAnsi="宋体"/>
        </w:rPr>
        <w:t>6313</w:t>
      </w:r>
      <w:r w:rsidRPr="000665B4">
        <w:rPr>
          <w:rFonts w:ascii="宋体" w:eastAsia="宋体" w:hAnsi="宋体" w:hint="eastAsia"/>
        </w:rPr>
        <w:t>-多校2铜牌题</w:t>
      </w:r>
    </w:p>
    <w:p w:rsidR="00935499" w:rsidRPr="000665B4" w:rsidRDefault="0023482A" w:rsidP="00935499">
      <w:pPr>
        <w:rPr>
          <w:rFonts w:ascii="宋体" w:eastAsia="宋体" w:hAnsi="宋体"/>
        </w:rPr>
      </w:pPr>
      <w:hyperlink r:id="rId431" w:tgtFrame="_blank" w:history="1">
        <w:r w:rsidR="00935499" w:rsidRPr="000665B4">
          <w:rPr>
            <w:rFonts w:ascii="宋体" w:eastAsia="宋体" w:hAnsi="宋体"/>
          </w:rPr>
          <w:t>hdu 3709 Balanced Number</w:t>
        </w:r>
      </w:hyperlink>
      <w:r w:rsidR="00935499" w:rsidRPr="000665B4">
        <w:rPr>
          <w:rFonts w:ascii="宋体" w:eastAsia="宋体" w:hAnsi="宋体"/>
        </w:rPr>
        <w:t> 比较简单</w:t>
      </w:r>
    </w:p>
    <w:p w:rsidR="00935499" w:rsidRPr="000665B4" w:rsidRDefault="00935499" w:rsidP="00935499">
      <w:pPr>
        <w:rPr>
          <w:rFonts w:ascii="宋体" w:eastAsia="宋体" w:hAnsi="宋体"/>
        </w:rPr>
      </w:pPr>
      <w:r w:rsidRPr="000665B4">
        <w:rPr>
          <w:rFonts w:ascii="宋体" w:eastAsia="宋体" w:hAnsi="宋体"/>
        </w:rPr>
        <w:t>CF 429B</w:t>
      </w:r>
      <w:r w:rsidRPr="000665B4">
        <w:rPr>
          <w:rFonts w:ascii="宋体" w:eastAsia="宋体" w:hAnsi="宋体" w:hint="eastAsia"/>
        </w:rPr>
        <w:t>-动规专项</w:t>
      </w:r>
    </w:p>
    <w:p w:rsidR="00935499" w:rsidRPr="000665B4" w:rsidRDefault="00935499" w:rsidP="00935499">
      <w:pPr>
        <w:rPr>
          <w:rFonts w:ascii="宋体" w:eastAsia="宋体" w:hAnsi="宋体"/>
        </w:rPr>
      </w:pPr>
      <w:r w:rsidRPr="000665B4">
        <w:rPr>
          <w:rFonts w:ascii="宋体" w:eastAsia="宋体" w:hAnsi="宋体"/>
        </w:rPr>
        <w:t>hdu</w:t>
      </w:r>
      <w:r w:rsidRPr="000665B4">
        <w:rPr>
          <w:rFonts w:ascii="宋体" w:eastAsia="宋体" w:hAnsi="宋体" w:hint="eastAsia"/>
        </w:rPr>
        <w:t>-</w:t>
      </w:r>
      <w:r w:rsidRPr="000665B4">
        <w:rPr>
          <w:rFonts w:ascii="宋体" w:eastAsia="宋体" w:hAnsi="宋体"/>
        </w:rPr>
        <w:t>3308</w:t>
      </w:r>
      <w:r w:rsidRPr="000665B4">
        <w:rPr>
          <w:rFonts w:ascii="宋体" w:eastAsia="宋体" w:hAnsi="宋体" w:hint="eastAsia"/>
        </w:rPr>
        <w:t>-线段树专项</w:t>
      </w:r>
    </w:p>
    <w:p w:rsidR="00935499" w:rsidRPr="000665B4" w:rsidRDefault="00935499" w:rsidP="00935499">
      <w:pPr>
        <w:rPr>
          <w:rFonts w:ascii="宋体" w:eastAsia="宋体" w:hAnsi="宋体"/>
        </w:rPr>
      </w:pPr>
      <w:r w:rsidRPr="000665B4">
        <w:rPr>
          <w:rFonts w:ascii="宋体" w:eastAsia="宋体" w:hAnsi="宋体" w:hint="eastAsia"/>
        </w:rPr>
        <w:t>HDU-</w:t>
      </w:r>
      <w:r w:rsidRPr="000665B4">
        <w:rPr>
          <w:rFonts w:ascii="宋体" w:eastAsia="宋体" w:hAnsi="宋体"/>
        </w:rPr>
        <w:t>2844</w:t>
      </w:r>
      <w:r w:rsidRPr="000665B4">
        <w:rPr>
          <w:rFonts w:ascii="宋体" w:eastAsia="宋体" w:hAnsi="宋体" w:hint="eastAsia"/>
        </w:rPr>
        <w:t>-背包</w:t>
      </w:r>
    </w:p>
    <w:p w:rsidR="00935499" w:rsidRPr="000665B4" w:rsidRDefault="00935499" w:rsidP="00935499">
      <w:pPr>
        <w:rPr>
          <w:rFonts w:ascii="宋体" w:eastAsia="宋体" w:hAnsi="宋体"/>
        </w:rPr>
      </w:pPr>
      <w:r w:rsidRPr="000665B4">
        <w:rPr>
          <w:rFonts w:ascii="宋体" w:eastAsia="宋体" w:hAnsi="宋体"/>
        </w:rPr>
        <w:t>HDU</w:t>
      </w:r>
      <w:r w:rsidRPr="000665B4">
        <w:rPr>
          <w:rFonts w:ascii="宋体" w:eastAsia="宋体" w:hAnsi="宋体" w:hint="eastAsia"/>
        </w:rPr>
        <w:t>-</w:t>
      </w:r>
      <w:r w:rsidRPr="000665B4">
        <w:rPr>
          <w:rFonts w:ascii="宋体" w:eastAsia="宋体" w:hAnsi="宋体"/>
        </w:rPr>
        <w:t>5860-</w:t>
      </w:r>
      <w:r w:rsidRPr="000665B4">
        <w:rPr>
          <w:rFonts w:ascii="宋体" w:eastAsia="宋体" w:hAnsi="宋体" w:hint="eastAsia"/>
        </w:rPr>
        <w:t>铜</w:t>
      </w:r>
    </w:p>
    <w:p w:rsidR="00935499" w:rsidRPr="000665B4" w:rsidRDefault="00935499" w:rsidP="00935499">
      <w:pPr>
        <w:rPr>
          <w:rFonts w:ascii="宋体" w:eastAsia="宋体" w:hAnsi="宋体"/>
        </w:rPr>
      </w:pPr>
      <w:r w:rsidRPr="000665B4">
        <w:rPr>
          <w:rFonts w:ascii="宋体" w:eastAsia="宋体" w:hAnsi="宋体"/>
        </w:rPr>
        <w:t>POJ-2155</w:t>
      </w:r>
      <w:r w:rsidRPr="000665B4">
        <w:rPr>
          <w:rFonts w:ascii="宋体" w:eastAsia="宋体" w:hAnsi="宋体" w:hint="eastAsia"/>
        </w:rPr>
        <w:t>-线段树专项-二维线段树</w:t>
      </w:r>
    </w:p>
    <w:p w:rsidR="00935499" w:rsidRPr="000665B4" w:rsidRDefault="00935499" w:rsidP="00935499">
      <w:pPr>
        <w:rPr>
          <w:rFonts w:ascii="宋体" w:eastAsia="宋体" w:hAnsi="宋体"/>
        </w:rPr>
      </w:pPr>
      <w:r w:rsidRPr="000665B4">
        <w:rPr>
          <w:rFonts w:ascii="宋体" w:eastAsia="宋体" w:hAnsi="宋体"/>
        </w:rPr>
        <w:t>HDU-5863-</w:t>
      </w:r>
      <w:r w:rsidRPr="000665B4">
        <w:rPr>
          <w:rFonts w:ascii="宋体" w:eastAsia="宋体" w:hAnsi="宋体" w:hint="eastAsia"/>
        </w:rPr>
        <w:t>铜-动规</w:t>
      </w:r>
    </w:p>
    <w:p w:rsidR="00935499" w:rsidRPr="000665B4" w:rsidRDefault="00935499" w:rsidP="00935499">
      <w:pPr>
        <w:rPr>
          <w:rFonts w:ascii="宋体" w:eastAsia="宋体" w:hAnsi="宋体"/>
        </w:rPr>
      </w:pPr>
      <w:r w:rsidRPr="000665B4">
        <w:rPr>
          <w:rFonts w:ascii="宋体" w:eastAsia="宋体" w:hAnsi="宋体" w:hint="eastAsia"/>
        </w:rPr>
        <w:t>HDU-3923-</w:t>
      </w:r>
      <w:r w:rsidRPr="000665B4">
        <w:rPr>
          <w:rFonts w:ascii="宋体" w:eastAsia="宋体" w:hAnsi="宋体"/>
        </w:rPr>
        <w:t>ACM</w:t>
      </w:r>
      <w:r w:rsidRPr="000665B4">
        <w:rPr>
          <w:rFonts w:ascii="宋体" w:eastAsia="宋体" w:hAnsi="宋体" w:hint="eastAsia"/>
        </w:rPr>
        <w:t>作业20180613</w:t>
      </w:r>
      <w:r w:rsidRPr="000665B4">
        <w:rPr>
          <w:rFonts w:ascii="宋体" w:eastAsia="宋体" w:hAnsi="宋体"/>
        </w:rPr>
        <w:t>-</w:t>
      </w:r>
      <w:r w:rsidRPr="000665B4">
        <w:rPr>
          <w:rFonts w:ascii="宋体" w:eastAsia="宋体" w:hAnsi="宋体" w:hint="eastAsia"/>
        </w:rPr>
        <w:t>Polya定理</w:t>
      </w:r>
    </w:p>
    <w:p w:rsidR="00935499" w:rsidRPr="000665B4" w:rsidRDefault="00935499" w:rsidP="00935499">
      <w:pPr>
        <w:rPr>
          <w:rFonts w:ascii="宋体" w:eastAsia="宋体" w:hAnsi="宋体"/>
        </w:rPr>
      </w:pPr>
      <w:r w:rsidRPr="000665B4">
        <w:rPr>
          <w:rFonts w:ascii="宋体" w:eastAsia="宋体" w:hAnsi="宋体" w:hint="eastAsia"/>
        </w:rPr>
        <w:t>HDU-1812-ACM作业20180613</w:t>
      </w:r>
      <w:r w:rsidRPr="000665B4">
        <w:rPr>
          <w:rFonts w:ascii="宋体" w:eastAsia="宋体" w:hAnsi="宋体"/>
        </w:rPr>
        <w:t>-polya</w:t>
      </w:r>
      <w:r w:rsidRPr="000665B4">
        <w:rPr>
          <w:rFonts w:ascii="宋体" w:eastAsia="宋体" w:hAnsi="宋体" w:hint="eastAsia"/>
        </w:rPr>
        <w:t>定理</w:t>
      </w:r>
    </w:p>
    <w:p w:rsidR="00935499" w:rsidRPr="000665B4" w:rsidRDefault="00935499" w:rsidP="00935499">
      <w:pPr>
        <w:rPr>
          <w:rFonts w:ascii="宋体" w:eastAsia="宋体" w:hAnsi="宋体"/>
        </w:rPr>
      </w:pPr>
      <w:r w:rsidRPr="000665B4">
        <w:rPr>
          <w:rFonts w:ascii="宋体" w:eastAsia="宋体" w:hAnsi="宋体" w:hint="eastAsia"/>
        </w:rPr>
        <w:t>多校2签到题-</w:t>
      </w:r>
      <w:r w:rsidRPr="000665B4">
        <w:rPr>
          <w:rFonts w:ascii="宋体" w:eastAsia="宋体" w:hAnsi="宋体"/>
        </w:rPr>
        <w:t>HDU</w:t>
      </w:r>
      <w:r w:rsidRPr="000665B4">
        <w:rPr>
          <w:rFonts w:ascii="宋体" w:eastAsia="宋体" w:hAnsi="宋体" w:hint="eastAsia"/>
        </w:rPr>
        <w:t>-</w:t>
      </w:r>
      <w:r w:rsidRPr="000665B4">
        <w:rPr>
          <w:rFonts w:ascii="宋体" w:eastAsia="宋体" w:hAnsi="宋体"/>
        </w:rPr>
        <w:t>6318</w:t>
      </w:r>
    </w:p>
    <w:p w:rsidR="00935499" w:rsidRPr="000665B4" w:rsidRDefault="00935499" w:rsidP="00935499">
      <w:pPr>
        <w:rPr>
          <w:rFonts w:ascii="宋体" w:eastAsia="宋体" w:hAnsi="宋体"/>
        </w:rPr>
      </w:pPr>
      <w:r w:rsidRPr="000665B4">
        <w:rPr>
          <w:rFonts w:ascii="宋体" w:eastAsia="宋体" w:hAnsi="宋体" w:hint="eastAsia"/>
        </w:rPr>
        <w:t>1</w:t>
      </w:r>
      <w:r w:rsidRPr="000665B4">
        <w:rPr>
          <w:rFonts w:ascii="宋体" w:eastAsia="宋体" w:hAnsi="宋体"/>
        </w:rPr>
        <w:t>002</w:t>
      </w:r>
      <w:r w:rsidRPr="000665B4">
        <w:rPr>
          <w:rFonts w:ascii="宋体" w:eastAsia="宋体" w:hAnsi="宋体" w:hint="eastAsia"/>
        </w:rPr>
        <w:t>-铜-</w:t>
      </w:r>
      <w:r w:rsidRPr="000665B4">
        <w:rPr>
          <w:rFonts w:ascii="宋体" w:eastAsia="宋体" w:hAnsi="宋体"/>
        </w:rPr>
        <w:t>HDU6299</w:t>
      </w:r>
    </w:p>
    <w:p w:rsidR="00935499" w:rsidRPr="000665B4" w:rsidRDefault="00935499" w:rsidP="00935499">
      <w:pPr>
        <w:rPr>
          <w:rFonts w:ascii="宋体" w:eastAsia="宋体" w:hAnsi="宋体"/>
        </w:rPr>
      </w:pPr>
      <w:r w:rsidRPr="000665B4">
        <w:rPr>
          <w:rFonts w:ascii="宋体" w:eastAsia="宋体" w:hAnsi="宋体" w:hint="eastAsia"/>
        </w:rPr>
        <w:t>1004-铜-</w:t>
      </w:r>
      <w:r w:rsidRPr="000665B4">
        <w:rPr>
          <w:rFonts w:ascii="宋体" w:eastAsia="宋体" w:hAnsi="宋体"/>
        </w:rPr>
        <w:t>HDU6301</w:t>
      </w:r>
    </w:p>
    <w:p w:rsidR="00935499" w:rsidRPr="000665B4" w:rsidRDefault="00935499" w:rsidP="00935499">
      <w:pPr>
        <w:rPr>
          <w:rFonts w:ascii="宋体" w:eastAsia="宋体" w:hAnsi="宋体"/>
        </w:rPr>
      </w:pPr>
      <w:r w:rsidRPr="000665B4">
        <w:rPr>
          <w:rFonts w:ascii="宋体" w:eastAsia="宋体" w:hAnsi="宋体" w:hint="eastAsia"/>
        </w:rPr>
        <w:t>1008-银-</w:t>
      </w:r>
      <w:r w:rsidRPr="000665B4">
        <w:rPr>
          <w:rFonts w:ascii="宋体" w:eastAsia="宋体" w:hAnsi="宋体"/>
        </w:rPr>
        <w:t>HDU6305</w:t>
      </w:r>
    </w:p>
    <w:p w:rsidR="00935499" w:rsidRPr="000665B4" w:rsidRDefault="00935499" w:rsidP="00935499">
      <w:pPr>
        <w:rPr>
          <w:rFonts w:ascii="宋体" w:eastAsia="宋体" w:hAnsi="宋体"/>
        </w:rPr>
      </w:pPr>
      <w:r w:rsidRPr="000665B4">
        <w:rPr>
          <w:rFonts w:ascii="宋体" w:eastAsia="宋体" w:hAnsi="宋体" w:hint="eastAsia"/>
        </w:rPr>
        <w:t>HDU</w:t>
      </w:r>
      <w:r w:rsidRPr="000665B4">
        <w:rPr>
          <w:rFonts w:ascii="宋体" w:eastAsia="宋体" w:hAnsi="宋体"/>
        </w:rPr>
        <w:t>-</w:t>
      </w:r>
      <w:r w:rsidRPr="000665B4">
        <w:rPr>
          <w:rFonts w:ascii="宋体" w:eastAsia="宋体" w:hAnsi="宋体" w:hint="eastAsia"/>
        </w:rPr>
        <w:t>1599-</w:t>
      </w:r>
      <w:r w:rsidRPr="000665B4">
        <w:rPr>
          <w:rFonts w:ascii="宋体" w:eastAsia="宋体" w:hAnsi="宋体"/>
        </w:rPr>
        <w:t>ACM</w:t>
      </w:r>
      <w:r w:rsidRPr="000665B4">
        <w:rPr>
          <w:rFonts w:ascii="宋体" w:eastAsia="宋体" w:hAnsi="宋体" w:hint="eastAsia"/>
        </w:rPr>
        <w:t>作业2018</w:t>
      </w:r>
      <w:r w:rsidRPr="000665B4">
        <w:rPr>
          <w:rFonts w:ascii="宋体" w:eastAsia="宋体" w:hAnsi="宋体"/>
        </w:rPr>
        <w:t>0516</w:t>
      </w:r>
      <w:r w:rsidRPr="000665B4">
        <w:rPr>
          <w:rFonts w:ascii="宋体" w:eastAsia="宋体" w:hAnsi="宋体" w:hint="eastAsia"/>
        </w:rPr>
        <w:t>-签到/铜</w:t>
      </w:r>
    </w:p>
    <w:p w:rsidR="00935499" w:rsidRPr="000665B4" w:rsidRDefault="00935499" w:rsidP="00935499">
      <w:pPr>
        <w:rPr>
          <w:rFonts w:ascii="宋体" w:eastAsia="宋体" w:hAnsi="宋体"/>
        </w:rPr>
      </w:pPr>
      <w:r w:rsidRPr="000665B4">
        <w:rPr>
          <w:rFonts w:ascii="宋体" w:eastAsia="宋体" w:hAnsi="宋体" w:hint="eastAsia"/>
        </w:rPr>
        <w:t>HDU-3790-ACM作业20180509-签到/铜</w:t>
      </w:r>
    </w:p>
    <w:p w:rsidR="00935499" w:rsidRPr="000665B4" w:rsidRDefault="00935499" w:rsidP="00935499">
      <w:pPr>
        <w:rPr>
          <w:rFonts w:ascii="宋体" w:eastAsia="宋体" w:hAnsi="宋体"/>
        </w:rPr>
      </w:pPr>
      <w:r w:rsidRPr="000665B4">
        <w:rPr>
          <w:rFonts w:ascii="宋体" w:eastAsia="宋体" w:hAnsi="宋体"/>
        </w:rPr>
        <w:t>HDU-1224</w:t>
      </w:r>
      <w:r w:rsidRPr="000665B4">
        <w:rPr>
          <w:rFonts w:ascii="宋体" w:eastAsia="宋体" w:hAnsi="宋体" w:hint="eastAsia"/>
        </w:rPr>
        <w:t>-ACM作业20180509-签到/铜</w:t>
      </w:r>
    </w:p>
    <w:p w:rsidR="00935499" w:rsidRPr="000665B4" w:rsidRDefault="00935499" w:rsidP="00935499">
      <w:pPr>
        <w:rPr>
          <w:rFonts w:ascii="宋体" w:eastAsia="宋体" w:hAnsi="宋体"/>
        </w:rPr>
      </w:pPr>
      <w:r w:rsidRPr="000665B4">
        <w:rPr>
          <w:rFonts w:ascii="宋体" w:eastAsia="宋体" w:hAnsi="宋体" w:hint="eastAsia"/>
        </w:rPr>
        <w:t>HDU-1429- ACM作业2018404-签到/铜</w:t>
      </w:r>
    </w:p>
    <w:p w:rsidR="00935499" w:rsidRPr="000665B4" w:rsidRDefault="00935499" w:rsidP="00935499">
      <w:pPr>
        <w:rPr>
          <w:rFonts w:ascii="宋体" w:eastAsia="宋体" w:hAnsi="宋体"/>
        </w:rPr>
      </w:pPr>
      <w:r w:rsidRPr="000665B4">
        <w:rPr>
          <w:rFonts w:ascii="宋体" w:eastAsia="宋体" w:hAnsi="宋体"/>
        </w:rPr>
        <w:t>HDU-1598</w:t>
      </w:r>
      <w:r w:rsidRPr="000665B4">
        <w:rPr>
          <w:rFonts w:ascii="宋体" w:eastAsia="宋体" w:hAnsi="宋体" w:hint="eastAsia"/>
        </w:rPr>
        <w:t>- ACM作业2018404-签到/铜</w:t>
      </w:r>
    </w:p>
    <w:p w:rsidR="00935499" w:rsidRPr="000665B4" w:rsidRDefault="00935499" w:rsidP="00935499">
      <w:pPr>
        <w:rPr>
          <w:rFonts w:ascii="宋体" w:eastAsia="宋体" w:hAnsi="宋体"/>
        </w:rPr>
      </w:pPr>
      <w:r w:rsidRPr="000665B4">
        <w:rPr>
          <w:rFonts w:ascii="宋体" w:eastAsia="宋体" w:hAnsi="宋体" w:hint="eastAsia"/>
        </w:rPr>
        <w:t>HDU-2612- ACM作业20180328-签到/铜</w:t>
      </w:r>
    </w:p>
    <w:p w:rsidR="00935499" w:rsidRPr="000665B4" w:rsidRDefault="0023482A" w:rsidP="00935499">
      <w:pPr>
        <w:pStyle w:val="a4"/>
        <w:shd w:val="clear" w:color="auto" w:fill="FFFFFF"/>
        <w:wordWrap w:val="0"/>
        <w:spacing w:before="0" w:beforeAutospacing="0" w:after="240" w:afterAutospacing="0" w:line="360" w:lineRule="atLeast"/>
        <w:jc w:val="both"/>
        <w:rPr>
          <w:rFonts w:cstheme="minorBidi"/>
          <w:kern w:val="2"/>
          <w:sz w:val="21"/>
          <w:szCs w:val="22"/>
        </w:rPr>
      </w:pPr>
      <w:hyperlink r:id="rId432" w:tgtFrame="_blank" w:history="1">
        <w:r w:rsidR="00935499" w:rsidRPr="000665B4">
          <w:rPr>
            <w:rFonts w:cstheme="minorBidi"/>
            <w:kern w:val="2"/>
            <w:sz w:val="21"/>
            <w:szCs w:val="22"/>
          </w:rPr>
          <w:t>poj 1141 Brackets Sequence</w:t>
        </w:r>
      </w:hyperlink>
      <w:r w:rsidR="00935499" w:rsidRPr="000665B4">
        <w:rPr>
          <w:rFonts w:cstheme="minorBidi"/>
          <w:kern w:val="2"/>
          <w:sz w:val="21"/>
          <w:szCs w:val="22"/>
        </w:rPr>
        <w:t> 括号匹配并输出方案</w:t>
      </w:r>
    </w:p>
    <w:p w:rsidR="00935499" w:rsidRPr="000665B4" w:rsidRDefault="00935499" w:rsidP="00935499">
      <w:pPr>
        <w:rPr>
          <w:rFonts w:ascii="宋体" w:eastAsia="宋体" w:hAnsi="宋体"/>
        </w:rPr>
      </w:pPr>
      <w:r w:rsidRPr="000665B4">
        <w:rPr>
          <w:rFonts w:ascii="宋体" w:eastAsia="宋体" w:hAnsi="宋体" w:hint="eastAsia"/>
        </w:rPr>
        <w:t>动规学习区（数位DP、KMP）-</w:t>
      </w:r>
      <w:r w:rsidRPr="000665B4">
        <w:rPr>
          <w:rFonts w:ascii="宋体" w:eastAsia="宋体" w:hAnsi="宋体"/>
        </w:rPr>
        <w:t>&gt;</w:t>
      </w:r>
      <w:r w:rsidRPr="000665B4">
        <w:rPr>
          <w:rFonts w:ascii="宋体" w:eastAsia="宋体" w:hAnsi="宋体" w:hint="eastAsia"/>
        </w:rPr>
        <w:t>区间DP专项训练-</w:t>
      </w:r>
      <w:r w:rsidRPr="000665B4">
        <w:rPr>
          <w:rFonts w:ascii="宋体" w:eastAsia="宋体" w:hAnsi="宋体"/>
        </w:rPr>
        <w:t>&gt;</w:t>
      </w:r>
      <w:r w:rsidRPr="000665B4">
        <w:rPr>
          <w:rFonts w:ascii="宋体" w:eastAsia="宋体" w:hAnsi="宋体" w:hint="eastAsia"/>
        </w:rPr>
        <w:t>树形DP专项训练-</w:t>
      </w:r>
      <w:r w:rsidRPr="000665B4">
        <w:rPr>
          <w:rFonts w:ascii="宋体" w:eastAsia="宋体" w:hAnsi="宋体"/>
        </w:rPr>
        <w:t>&gt;</w:t>
      </w:r>
      <w:r w:rsidRPr="000665B4">
        <w:rPr>
          <w:rFonts w:ascii="宋体" w:eastAsia="宋体" w:hAnsi="宋体" w:hint="eastAsia"/>
        </w:rPr>
        <w:t>背包专项训练</w:t>
      </w:r>
    </w:p>
    <w:p w:rsidR="00935499" w:rsidRPr="000665B4" w:rsidRDefault="00935499" w:rsidP="003A7DAB">
      <w:pPr>
        <w:rPr>
          <w:rFonts w:ascii="宋体" w:eastAsia="宋体" w:hAnsi="宋体"/>
        </w:rPr>
      </w:pPr>
    </w:p>
    <w:p w:rsidR="00E90A8F" w:rsidRPr="000665B4" w:rsidRDefault="008F1856" w:rsidP="00E90A8F">
      <w:pPr>
        <w:pStyle w:val="1"/>
        <w:rPr>
          <w:rFonts w:ascii="宋体" w:eastAsia="宋体" w:hAnsi="宋体"/>
        </w:rPr>
      </w:pPr>
      <w:bookmarkStart w:id="326" w:name="_Toc524383226"/>
      <w:r w:rsidRPr="000665B4">
        <w:rPr>
          <w:rFonts w:ascii="宋体" w:eastAsia="宋体" w:hAnsi="宋体" w:hint="eastAsia"/>
        </w:rPr>
        <w:t>十四</w:t>
      </w:r>
      <w:r w:rsidR="003239E9" w:rsidRPr="000665B4">
        <w:rPr>
          <w:rFonts w:ascii="宋体" w:eastAsia="宋体" w:hAnsi="宋体" w:hint="eastAsia"/>
        </w:rPr>
        <w:t>、</w:t>
      </w:r>
      <w:r w:rsidR="00E0399A" w:rsidRPr="000665B4">
        <w:rPr>
          <w:rFonts w:ascii="宋体" w:eastAsia="宋体" w:hAnsi="宋体" w:hint="eastAsia"/>
        </w:rPr>
        <w:t>比赛记录</w:t>
      </w:r>
      <w:bookmarkEnd w:id="326"/>
    </w:p>
    <w:p w:rsidR="005A16AE" w:rsidRPr="000665B4" w:rsidRDefault="005A16AE" w:rsidP="005A16AE">
      <w:pPr>
        <w:rPr>
          <w:rFonts w:ascii="宋体" w:eastAsia="宋体" w:hAnsi="宋体"/>
        </w:rPr>
      </w:pPr>
      <w:r w:rsidRPr="000665B4">
        <w:rPr>
          <w:rFonts w:ascii="宋体" w:eastAsia="宋体" w:hAnsi="宋体" w:hint="eastAsia"/>
        </w:rPr>
        <w:t>牛客账号</w:t>
      </w:r>
    </w:p>
    <w:p w:rsidR="005A16AE" w:rsidRPr="000665B4" w:rsidRDefault="005A16AE" w:rsidP="005A16AE">
      <w:pPr>
        <w:rPr>
          <w:rFonts w:ascii="宋体" w:eastAsia="宋体" w:hAnsi="宋体"/>
        </w:rPr>
      </w:pPr>
      <w:r w:rsidRPr="000665B4">
        <w:rPr>
          <w:rFonts w:ascii="宋体" w:eastAsia="宋体" w:hAnsi="宋体" w:hint="eastAsia"/>
        </w:rPr>
        <w:t>帐号：</w:t>
      </w:r>
      <w:r w:rsidRPr="000665B4">
        <w:rPr>
          <w:rFonts w:ascii="宋体" w:eastAsia="宋体" w:hAnsi="宋体"/>
        </w:rPr>
        <w:t>15800739489 密码：acm2018</w:t>
      </w:r>
    </w:p>
    <w:p w:rsidR="005A16AE" w:rsidRPr="000665B4" w:rsidRDefault="005A16AE" w:rsidP="005A16AE">
      <w:pPr>
        <w:rPr>
          <w:rFonts w:ascii="宋体" w:eastAsia="宋体" w:hAnsi="宋体"/>
        </w:rPr>
      </w:pPr>
      <w:r w:rsidRPr="000665B4">
        <w:rPr>
          <w:rFonts w:ascii="宋体" w:eastAsia="宋体" w:hAnsi="宋体" w:hint="eastAsia"/>
        </w:rPr>
        <w:t>杭电账号</w:t>
      </w:r>
    </w:p>
    <w:p w:rsidR="005A16AE" w:rsidRPr="000665B4" w:rsidRDefault="005A16AE" w:rsidP="00320157">
      <w:pPr>
        <w:rPr>
          <w:rFonts w:ascii="宋体" w:eastAsia="宋体" w:hAnsi="宋体"/>
        </w:rPr>
      </w:pPr>
      <w:r w:rsidRPr="000665B4">
        <w:rPr>
          <w:rFonts w:ascii="宋体" w:eastAsia="宋体" w:hAnsi="宋体"/>
          <w:noProof/>
        </w:rPr>
        <w:drawing>
          <wp:inline distT="0" distB="0" distL="0" distR="0" wp14:anchorId="6A7E8080" wp14:editId="12149A40">
            <wp:extent cx="2553335" cy="267335"/>
            <wp:effectExtent l="0" t="0" r="0" b="0"/>
            <wp:docPr id="3" name="图片 3" descr="D:\ACM\2018MultiTraining\杭电多校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CM\2018MultiTraining\杭电多校账号.png"/>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553335" cy="267335"/>
                    </a:xfrm>
                    <a:prstGeom prst="rect">
                      <a:avLst/>
                    </a:prstGeom>
                    <a:noFill/>
                    <a:ln>
                      <a:noFill/>
                    </a:ln>
                  </pic:spPr>
                </pic:pic>
              </a:graphicData>
            </a:graphic>
          </wp:inline>
        </w:drawing>
      </w:r>
    </w:p>
    <w:p w:rsidR="00E90A8F" w:rsidRPr="000665B4" w:rsidRDefault="00E90A8F" w:rsidP="00320157">
      <w:pPr>
        <w:rPr>
          <w:rFonts w:ascii="宋体" w:eastAsia="宋体" w:hAnsi="宋体"/>
          <w:b/>
        </w:rPr>
      </w:pPr>
      <w:r w:rsidRPr="000665B4">
        <w:rPr>
          <w:rFonts w:ascii="宋体" w:eastAsia="宋体" w:hAnsi="宋体" w:hint="eastAsia"/>
          <w:b/>
        </w:rPr>
        <w:lastRenderedPageBreak/>
        <w:t>团队分工</w:t>
      </w:r>
    </w:p>
    <w:p w:rsidR="00E90A8F" w:rsidRPr="000665B4" w:rsidRDefault="00E90A8F" w:rsidP="00320157">
      <w:pPr>
        <w:rPr>
          <w:rFonts w:ascii="宋体" w:eastAsia="宋体" w:hAnsi="宋体"/>
          <w:b/>
        </w:rPr>
      </w:pPr>
      <w:r w:rsidRPr="000665B4">
        <w:rPr>
          <w:rFonts w:ascii="宋体" w:eastAsia="宋体" w:hAnsi="宋体" w:hint="eastAsia"/>
          <w:b/>
        </w:rPr>
        <w:t>动态规划</w:t>
      </w:r>
    </w:p>
    <w:p w:rsidR="00E90A8F" w:rsidRPr="000665B4" w:rsidRDefault="00E90A8F" w:rsidP="00320157">
      <w:pPr>
        <w:rPr>
          <w:rFonts w:ascii="宋体" w:eastAsia="宋体" w:hAnsi="宋体"/>
        </w:rPr>
      </w:pPr>
      <w:r w:rsidRPr="000665B4">
        <w:rPr>
          <w:rFonts w:ascii="宋体" w:eastAsia="宋体" w:hAnsi="宋体" w:hint="eastAsia"/>
        </w:rPr>
        <w:t>数位DP-孙宇洪</w:t>
      </w:r>
    </w:p>
    <w:p w:rsidR="00E90A8F" w:rsidRPr="000665B4" w:rsidRDefault="00E90A8F" w:rsidP="00320157">
      <w:pPr>
        <w:rPr>
          <w:rFonts w:ascii="宋体" w:eastAsia="宋体" w:hAnsi="宋体"/>
          <w:b/>
        </w:rPr>
      </w:pPr>
      <w:r w:rsidRPr="000665B4">
        <w:rPr>
          <w:rFonts w:ascii="宋体" w:eastAsia="宋体" w:hAnsi="宋体" w:hint="eastAsia"/>
          <w:b/>
        </w:rPr>
        <w:t>图论</w:t>
      </w:r>
    </w:p>
    <w:p w:rsidR="009524FA" w:rsidRPr="000665B4" w:rsidRDefault="009524FA" w:rsidP="00320157">
      <w:pPr>
        <w:rPr>
          <w:rFonts w:ascii="宋体" w:eastAsia="宋体" w:hAnsi="宋体"/>
        </w:rPr>
      </w:pPr>
      <w:r w:rsidRPr="000665B4">
        <w:rPr>
          <w:rFonts w:ascii="宋体" w:eastAsia="宋体" w:hAnsi="宋体" w:hint="eastAsia"/>
        </w:rPr>
        <w:t>并查集</w:t>
      </w:r>
    </w:p>
    <w:p w:rsidR="009524FA" w:rsidRPr="000665B4" w:rsidRDefault="009524FA" w:rsidP="00320157">
      <w:pPr>
        <w:rPr>
          <w:rFonts w:ascii="宋体" w:eastAsia="宋体" w:hAnsi="宋体"/>
        </w:rPr>
      </w:pPr>
      <w:r w:rsidRPr="000665B4">
        <w:rPr>
          <w:rFonts w:ascii="宋体" w:eastAsia="宋体" w:hAnsi="宋体" w:hint="eastAsia"/>
        </w:rPr>
        <w:t>最短路</w:t>
      </w:r>
    </w:p>
    <w:p w:rsidR="009524FA" w:rsidRPr="000665B4" w:rsidRDefault="009524FA" w:rsidP="00320157">
      <w:pPr>
        <w:rPr>
          <w:rFonts w:ascii="宋体" w:eastAsia="宋体" w:hAnsi="宋体"/>
        </w:rPr>
      </w:pPr>
      <w:r w:rsidRPr="000665B4">
        <w:rPr>
          <w:rFonts w:ascii="宋体" w:eastAsia="宋体" w:hAnsi="宋体" w:hint="eastAsia"/>
        </w:rPr>
        <w:t>最小生成树</w:t>
      </w:r>
    </w:p>
    <w:p w:rsidR="009524FA" w:rsidRPr="000665B4" w:rsidRDefault="009524FA" w:rsidP="00320157">
      <w:pPr>
        <w:rPr>
          <w:rFonts w:ascii="宋体" w:eastAsia="宋体" w:hAnsi="宋体"/>
        </w:rPr>
      </w:pPr>
      <w:r w:rsidRPr="000665B4">
        <w:rPr>
          <w:rFonts w:ascii="宋体" w:eastAsia="宋体" w:hAnsi="宋体" w:hint="eastAsia"/>
        </w:rPr>
        <w:t>拓补排序</w:t>
      </w:r>
    </w:p>
    <w:p w:rsidR="009524FA" w:rsidRPr="000665B4" w:rsidRDefault="009524FA" w:rsidP="00320157">
      <w:pPr>
        <w:rPr>
          <w:rFonts w:ascii="宋体" w:eastAsia="宋体" w:hAnsi="宋体"/>
        </w:rPr>
      </w:pPr>
      <w:r w:rsidRPr="000665B4">
        <w:rPr>
          <w:rFonts w:ascii="宋体" w:eastAsia="宋体" w:hAnsi="宋体" w:hint="eastAsia"/>
        </w:rPr>
        <w:t>二分匹配&amp;网络流</w:t>
      </w:r>
    </w:p>
    <w:p w:rsidR="00E90A8F" w:rsidRPr="000665B4" w:rsidRDefault="00E90A8F" w:rsidP="00320157">
      <w:pPr>
        <w:rPr>
          <w:rFonts w:ascii="宋体" w:eastAsia="宋体" w:hAnsi="宋体"/>
          <w:b/>
        </w:rPr>
      </w:pPr>
      <w:r w:rsidRPr="000665B4">
        <w:rPr>
          <w:rFonts w:ascii="宋体" w:eastAsia="宋体" w:hAnsi="宋体" w:hint="eastAsia"/>
          <w:b/>
        </w:rPr>
        <w:t>字符串算法</w:t>
      </w:r>
    </w:p>
    <w:p w:rsidR="009524FA" w:rsidRPr="000665B4" w:rsidRDefault="009524FA" w:rsidP="00320157">
      <w:pPr>
        <w:rPr>
          <w:rFonts w:ascii="宋体" w:eastAsia="宋体" w:hAnsi="宋体"/>
        </w:rPr>
      </w:pPr>
      <w:r w:rsidRPr="000665B4">
        <w:rPr>
          <w:rFonts w:ascii="宋体" w:eastAsia="宋体" w:hAnsi="宋体" w:hint="eastAsia"/>
        </w:rPr>
        <w:t>KMP-叶文豪</w:t>
      </w:r>
    </w:p>
    <w:p w:rsidR="009524FA" w:rsidRPr="000665B4" w:rsidRDefault="009524FA" w:rsidP="00320157">
      <w:pPr>
        <w:rPr>
          <w:rFonts w:ascii="宋体" w:eastAsia="宋体" w:hAnsi="宋体"/>
        </w:rPr>
      </w:pPr>
      <w:r w:rsidRPr="000665B4">
        <w:rPr>
          <w:rFonts w:ascii="宋体" w:eastAsia="宋体" w:hAnsi="宋体" w:hint="eastAsia"/>
        </w:rPr>
        <w:t>字典树-谢正平</w:t>
      </w:r>
    </w:p>
    <w:p w:rsidR="009524FA" w:rsidRPr="000665B4" w:rsidRDefault="009524FA" w:rsidP="00320157">
      <w:pPr>
        <w:rPr>
          <w:rFonts w:ascii="宋体" w:eastAsia="宋体" w:hAnsi="宋体"/>
        </w:rPr>
      </w:pPr>
      <w:r w:rsidRPr="000665B4">
        <w:rPr>
          <w:rFonts w:ascii="宋体" w:eastAsia="宋体" w:hAnsi="宋体" w:hint="eastAsia"/>
        </w:rPr>
        <w:t>AC自动机</w:t>
      </w:r>
    </w:p>
    <w:p w:rsidR="009524FA" w:rsidRPr="000665B4" w:rsidRDefault="009524FA" w:rsidP="00320157">
      <w:pPr>
        <w:rPr>
          <w:rFonts w:ascii="宋体" w:eastAsia="宋体" w:hAnsi="宋体"/>
          <w:b/>
        </w:rPr>
      </w:pPr>
      <w:r w:rsidRPr="000665B4">
        <w:rPr>
          <w:rFonts w:ascii="宋体" w:eastAsia="宋体" w:hAnsi="宋体" w:hint="eastAsia"/>
          <w:b/>
        </w:rPr>
        <w:t>数据结构</w:t>
      </w:r>
    </w:p>
    <w:p w:rsidR="009524FA" w:rsidRPr="000665B4" w:rsidRDefault="009524FA" w:rsidP="00320157">
      <w:pPr>
        <w:rPr>
          <w:rFonts w:ascii="宋体" w:eastAsia="宋体" w:hAnsi="宋体"/>
        </w:rPr>
      </w:pPr>
      <w:r w:rsidRPr="000665B4">
        <w:rPr>
          <w:rFonts w:ascii="宋体" w:eastAsia="宋体" w:hAnsi="宋体" w:hint="eastAsia"/>
        </w:rPr>
        <w:t>线段树-叶文豪</w:t>
      </w:r>
    </w:p>
    <w:p w:rsidR="00E90A8F" w:rsidRPr="000665B4" w:rsidRDefault="00E90A8F" w:rsidP="00320157">
      <w:pPr>
        <w:rPr>
          <w:rFonts w:ascii="宋体" w:eastAsia="宋体" w:hAnsi="宋体"/>
          <w:b/>
        </w:rPr>
      </w:pPr>
      <w:r w:rsidRPr="000665B4">
        <w:rPr>
          <w:rFonts w:ascii="宋体" w:eastAsia="宋体" w:hAnsi="宋体" w:hint="eastAsia"/>
          <w:b/>
        </w:rPr>
        <w:t>数学</w:t>
      </w:r>
    </w:p>
    <w:p w:rsidR="00E90A8F" w:rsidRPr="000665B4" w:rsidRDefault="00E90A8F" w:rsidP="00320157">
      <w:pPr>
        <w:rPr>
          <w:rFonts w:ascii="宋体" w:eastAsia="宋体" w:hAnsi="宋体"/>
        </w:rPr>
      </w:pPr>
      <w:r w:rsidRPr="000665B4">
        <w:rPr>
          <w:rFonts w:ascii="宋体" w:eastAsia="宋体" w:hAnsi="宋体" w:hint="eastAsia"/>
        </w:rPr>
        <w:t>数论-谢正平</w:t>
      </w:r>
    </w:p>
    <w:p w:rsidR="00E90A8F" w:rsidRPr="000665B4" w:rsidRDefault="00E90A8F" w:rsidP="00320157">
      <w:pPr>
        <w:rPr>
          <w:rFonts w:ascii="宋体" w:eastAsia="宋体" w:hAnsi="宋体"/>
        </w:rPr>
      </w:pPr>
      <w:r w:rsidRPr="000665B4">
        <w:rPr>
          <w:rFonts w:ascii="宋体" w:eastAsia="宋体" w:hAnsi="宋体" w:hint="eastAsia"/>
        </w:rPr>
        <w:t>计算几何-叶文豪</w:t>
      </w:r>
    </w:p>
    <w:p w:rsidR="003239E9" w:rsidRPr="000665B4" w:rsidRDefault="003239E9" w:rsidP="003239E9">
      <w:pPr>
        <w:pStyle w:val="2"/>
        <w:rPr>
          <w:rFonts w:ascii="宋体" w:eastAsia="宋体" w:hAnsi="宋体"/>
        </w:rPr>
      </w:pPr>
      <w:bookmarkStart w:id="327" w:name="_Toc524383227"/>
      <w:r w:rsidRPr="000665B4">
        <w:rPr>
          <w:rFonts w:ascii="宋体" w:eastAsia="宋体" w:hAnsi="宋体" w:hint="eastAsia"/>
        </w:rPr>
        <w:t>牛客网-第1场-</w:t>
      </w:r>
      <w:r w:rsidRPr="000665B4">
        <w:rPr>
          <w:rFonts w:ascii="宋体" w:eastAsia="宋体" w:hAnsi="宋体"/>
        </w:rPr>
        <w:t>2018.7.19</w:t>
      </w:r>
      <w:r w:rsidR="0045595C" w:rsidRPr="000665B4">
        <w:rPr>
          <w:rFonts w:ascii="宋体" w:eastAsia="宋体" w:hAnsi="宋体" w:hint="eastAsia"/>
        </w:rPr>
        <w:t>（周四）</w:t>
      </w:r>
      <w:bookmarkEnd w:id="327"/>
    </w:p>
    <w:p w:rsidR="00E77A6C" w:rsidRPr="000665B4" w:rsidRDefault="00E77A6C" w:rsidP="00F6146A">
      <w:pPr>
        <w:rPr>
          <w:rFonts w:ascii="宋体" w:eastAsia="宋体" w:hAnsi="宋体"/>
        </w:rPr>
      </w:pPr>
      <w:r w:rsidRPr="000665B4">
        <w:rPr>
          <w:rFonts w:ascii="宋体" w:eastAsia="宋体" w:hAnsi="宋体" w:hint="eastAsia"/>
        </w:rPr>
        <w:t>已处理-A-铜牌题</w:t>
      </w:r>
    </w:p>
    <w:p w:rsidR="00E77A6C" w:rsidRPr="000665B4" w:rsidRDefault="00E77A6C" w:rsidP="00F6146A">
      <w:pPr>
        <w:rPr>
          <w:rFonts w:ascii="宋体" w:eastAsia="宋体" w:hAnsi="宋体"/>
        </w:rPr>
      </w:pPr>
      <w:r w:rsidRPr="000665B4">
        <w:rPr>
          <w:rFonts w:ascii="宋体" w:eastAsia="宋体" w:hAnsi="宋体" w:hint="eastAsia"/>
        </w:rPr>
        <w:t>已处理-</w:t>
      </w:r>
      <w:r w:rsidRPr="000665B4">
        <w:rPr>
          <w:rFonts w:ascii="宋体" w:eastAsia="宋体" w:hAnsi="宋体"/>
        </w:rPr>
        <w:t>B</w:t>
      </w:r>
      <w:r w:rsidRPr="000665B4">
        <w:rPr>
          <w:rFonts w:ascii="宋体" w:eastAsia="宋体" w:hAnsi="宋体" w:hint="eastAsia"/>
        </w:rPr>
        <w:t>-银牌题</w:t>
      </w:r>
    </w:p>
    <w:p w:rsidR="00E77A6C" w:rsidRPr="000665B4" w:rsidRDefault="00E77A6C" w:rsidP="00F6146A">
      <w:pPr>
        <w:rPr>
          <w:rFonts w:ascii="宋体" w:eastAsia="宋体" w:hAnsi="宋体"/>
        </w:rPr>
      </w:pPr>
      <w:r w:rsidRPr="000665B4">
        <w:rPr>
          <w:rFonts w:ascii="宋体" w:eastAsia="宋体" w:hAnsi="宋体" w:hint="eastAsia"/>
        </w:rPr>
        <w:t>已处理-</w:t>
      </w:r>
      <w:r w:rsidRPr="000665B4">
        <w:rPr>
          <w:rFonts w:ascii="宋体" w:eastAsia="宋体" w:hAnsi="宋体"/>
        </w:rPr>
        <w:t>C</w:t>
      </w:r>
      <w:r w:rsidRPr="000665B4">
        <w:rPr>
          <w:rFonts w:ascii="宋体" w:eastAsia="宋体" w:hAnsi="宋体" w:hint="eastAsia"/>
        </w:rPr>
        <w:t>-金牌题</w:t>
      </w:r>
    </w:p>
    <w:p w:rsidR="00E77A6C" w:rsidRPr="000665B4" w:rsidRDefault="00EB7FE9" w:rsidP="00F6146A">
      <w:pPr>
        <w:rPr>
          <w:rFonts w:ascii="宋体" w:eastAsia="宋体" w:hAnsi="宋体"/>
        </w:rPr>
      </w:pPr>
      <w:r w:rsidRPr="000665B4">
        <w:rPr>
          <w:rFonts w:ascii="宋体" w:eastAsia="宋体" w:hAnsi="宋体" w:hint="eastAsia"/>
        </w:rPr>
        <w:t>已处理-</w:t>
      </w:r>
      <w:r w:rsidR="00E77A6C" w:rsidRPr="000665B4">
        <w:rPr>
          <w:rFonts w:ascii="宋体" w:eastAsia="宋体" w:hAnsi="宋体"/>
        </w:rPr>
        <w:t>D</w:t>
      </w:r>
      <w:r w:rsidRPr="000665B4">
        <w:rPr>
          <w:rFonts w:ascii="宋体" w:eastAsia="宋体" w:hAnsi="宋体" w:hint="eastAsia"/>
        </w:rPr>
        <w:t>-铜牌题</w:t>
      </w:r>
    </w:p>
    <w:p w:rsidR="00E77A6C" w:rsidRPr="000665B4" w:rsidRDefault="00EB7FE9" w:rsidP="00F6146A">
      <w:pPr>
        <w:rPr>
          <w:rFonts w:ascii="宋体" w:eastAsia="宋体" w:hAnsi="宋体"/>
        </w:rPr>
      </w:pPr>
      <w:r w:rsidRPr="000665B4">
        <w:rPr>
          <w:rFonts w:ascii="宋体" w:eastAsia="宋体" w:hAnsi="宋体" w:hint="eastAsia"/>
        </w:rPr>
        <w:t>已处理-</w:t>
      </w:r>
      <w:r w:rsidR="00E77A6C" w:rsidRPr="000665B4">
        <w:rPr>
          <w:rFonts w:ascii="宋体" w:eastAsia="宋体" w:hAnsi="宋体"/>
        </w:rPr>
        <w:t>E</w:t>
      </w:r>
      <w:r w:rsidRPr="000665B4">
        <w:rPr>
          <w:rFonts w:ascii="宋体" w:eastAsia="宋体" w:hAnsi="宋体" w:hint="eastAsia"/>
        </w:rPr>
        <w:t>-银牌题</w:t>
      </w:r>
    </w:p>
    <w:p w:rsidR="00E77A6C" w:rsidRPr="000665B4" w:rsidRDefault="00EB7FE9" w:rsidP="00F6146A">
      <w:pPr>
        <w:rPr>
          <w:rFonts w:ascii="宋体" w:eastAsia="宋体" w:hAnsi="宋体"/>
        </w:rPr>
      </w:pPr>
      <w:r w:rsidRPr="000665B4">
        <w:rPr>
          <w:rFonts w:ascii="宋体" w:eastAsia="宋体" w:hAnsi="宋体" w:hint="eastAsia"/>
        </w:rPr>
        <w:t>已处理-</w:t>
      </w:r>
      <w:r w:rsidR="00E77A6C" w:rsidRPr="000665B4">
        <w:rPr>
          <w:rFonts w:ascii="宋体" w:eastAsia="宋体" w:hAnsi="宋体"/>
        </w:rPr>
        <w:t>F</w:t>
      </w:r>
      <w:r w:rsidRPr="000665B4">
        <w:rPr>
          <w:rFonts w:ascii="宋体" w:eastAsia="宋体" w:hAnsi="宋体" w:hint="eastAsia"/>
        </w:rPr>
        <w:t>-银牌题</w:t>
      </w:r>
    </w:p>
    <w:p w:rsidR="00E77A6C" w:rsidRPr="000665B4" w:rsidRDefault="00EB7FE9" w:rsidP="00F6146A">
      <w:pPr>
        <w:rPr>
          <w:rFonts w:ascii="宋体" w:eastAsia="宋体" w:hAnsi="宋体"/>
        </w:rPr>
      </w:pPr>
      <w:r w:rsidRPr="000665B4">
        <w:rPr>
          <w:rFonts w:ascii="宋体" w:eastAsia="宋体" w:hAnsi="宋体" w:hint="eastAsia"/>
        </w:rPr>
        <w:t>已处理-</w:t>
      </w:r>
      <w:r w:rsidR="00E77A6C" w:rsidRPr="000665B4">
        <w:rPr>
          <w:rFonts w:ascii="宋体" w:eastAsia="宋体" w:hAnsi="宋体"/>
        </w:rPr>
        <w:t>G</w:t>
      </w:r>
      <w:r w:rsidRPr="000665B4">
        <w:rPr>
          <w:rFonts w:ascii="宋体" w:eastAsia="宋体" w:hAnsi="宋体" w:hint="eastAsia"/>
        </w:rPr>
        <w:t>-金牌题</w:t>
      </w:r>
    </w:p>
    <w:p w:rsidR="00E77A6C" w:rsidRPr="000665B4" w:rsidRDefault="00EB7FE9" w:rsidP="00F6146A">
      <w:pPr>
        <w:rPr>
          <w:rFonts w:ascii="宋体" w:eastAsia="宋体" w:hAnsi="宋体"/>
        </w:rPr>
      </w:pPr>
      <w:r w:rsidRPr="000665B4">
        <w:rPr>
          <w:rFonts w:ascii="宋体" w:eastAsia="宋体" w:hAnsi="宋体" w:hint="eastAsia"/>
        </w:rPr>
        <w:t>已处理-</w:t>
      </w:r>
      <w:r w:rsidR="00E77A6C" w:rsidRPr="000665B4">
        <w:rPr>
          <w:rFonts w:ascii="宋体" w:eastAsia="宋体" w:hAnsi="宋体"/>
        </w:rPr>
        <w:t>H</w:t>
      </w:r>
      <w:r w:rsidRPr="000665B4">
        <w:rPr>
          <w:rFonts w:ascii="宋体" w:eastAsia="宋体" w:hAnsi="宋体" w:hint="eastAsia"/>
        </w:rPr>
        <w:t>-金牌题</w:t>
      </w:r>
    </w:p>
    <w:p w:rsidR="00E77A6C" w:rsidRPr="000665B4" w:rsidRDefault="00EB7FE9" w:rsidP="00F6146A">
      <w:pPr>
        <w:rPr>
          <w:rFonts w:ascii="宋体" w:eastAsia="宋体" w:hAnsi="宋体"/>
        </w:rPr>
      </w:pPr>
      <w:r w:rsidRPr="000665B4">
        <w:rPr>
          <w:rFonts w:ascii="宋体" w:eastAsia="宋体" w:hAnsi="宋体" w:hint="eastAsia"/>
        </w:rPr>
        <w:t>已处理-</w:t>
      </w:r>
      <w:r w:rsidR="00E77A6C" w:rsidRPr="000665B4">
        <w:rPr>
          <w:rFonts w:ascii="宋体" w:eastAsia="宋体" w:hAnsi="宋体"/>
        </w:rPr>
        <w:t>I</w:t>
      </w:r>
      <w:r w:rsidRPr="000665B4">
        <w:rPr>
          <w:rFonts w:ascii="宋体" w:eastAsia="宋体" w:hAnsi="宋体" w:hint="eastAsia"/>
        </w:rPr>
        <w:t>-金牌题</w:t>
      </w:r>
    </w:p>
    <w:p w:rsidR="005D11B9" w:rsidRPr="000665B4" w:rsidRDefault="00EB7FE9" w:rsidP="00AF2A14">
      <w:pPr>
        <w:rPr>
          <w:rFonts w:ascii="宋体" w:eastAsia="宋体" w:hAnsi="宋体"/>
        </w:rPr>
      </w:pPr>
      <w:r w:rsidRPr="000665B4">
        <w:rPr>
          <w:rFonts w:ascii="宋体" w:eastAsia="宋体" w:hAnsi="宋体" w:hint="eastAsia"/>
        </w:rPr>
        <w:t>已处理-</w:t>
      </w:r>
      <w:r w:rsidR="00E77A6C" w:rsidRPr="000665B4">
        <w:rPr>
          <w:rFonts w:ascii="宋体" w:eastAsia="宋体" w:hAnsi="宋体"/>
        </w:rPr>
        <w:t>J</w:t>
      </w:r>
      <w:r w:rsidRPr="000665B4">
        <w:rPr>
          <w:rFonts w:ascii="宋体" w:eastAsia="宋体" w:hAnsi="宋体" w:hint="eastAsia"/>
        </w:rPr>
        <w:t>-金牌题</w:t>
      </w:r>
    </w:p>
    <w:p w:rsidR="003239E9" w:rsidRPr="000665B4" w:rsidRDefault="003239E9" w:rsidP="005A16AE">
      <w:pPr>
        <w:pStyle w:val="2"/>
        <w:rPr>
          <w:rFonts w:ascii="宋体" w:eastAsia="宋体" w:hAnsi="宋体"/>
        </w:rPr>
      </w:pPr>
      <w:bookmarkStart w:id="328" w:name="_Toc524383228"/>
      <w:r w:rsidRPr="000665B4">
        <w:rPr>
          <w:rFonts w:ascii="宋体" w:eastAsia="宋体" w:hAnsi="宋体" w:hint="eastAsia"/>
        </w:rPr>
        <w:t>ACM-</w:t>
      </w:r>
      <w:r w:rsidRPr="000665B4">
        <w:rPr>
          <w:rFonts w:ascii="宋体" w:eastAsia="宋体" w:hAnsi="宋体"/>
        </w:rPr>
        <w:t>ICPC</w:t>
      </w:r>
      <w:r w:rsidRPr="000665B4">
        <w:rPr>
          <w:rFonts w:ascii="宋体" w:eastAsia="宋体" w:hAnsi="宋体" w:hint="eastAsia"/>
        </w:rPr>
        <w:t>-上海大都会赛-</w:t>
      </w:r>
      <w:r w:rsidRPr="000665B4">
        <w:rPr>
          <w:rFonts w:ascii="宋体" w:eastAsia="宋体" w:hAnsi="宋体"/>
        </w:rPr>
        <w:t>2018.7.21</w:t>
      </w:r>
      <w:r w:rsidR="0045595C" w:rsidRPr="000665B4">
        <w:rPr>
          <w:rFonts w:ascii="宋体" w:eastAsia="宋体" w:hAnsi="宋体" w:hint="eastAsia"/>
        </w:rPr>
        <w:t>（周六）</w:t>
      </w:r>
      <w:bookmarkEnd w:id="328"/>
    </w:p>
    <w:p w:rsidR="00C11F42" w:rsidRPr="000665B4" w:rsidRDefault="00C11F42" w:rsidP="000C5C41">
      <w:pPr>
        <w:rPr>
          <w:rFonts w:ascii="宋体" w:eastAsia="宋体" w:hAnsi="宋体"/>
        </w:rPr>
      </w:pPr>
      <w:r w:rsidRPr="000665B4">
        <w:rPr>
          <w:rFonts w:ascii="宋体" w:eastAsia="宋体" w:hAnsi="宋体" w:hint="eastAsia"/>
        </w:rPr>
        <w:t>热身赛</w:t>
      </w:r>
    </w:p>
    <w:p w:rsidR="00C11F42" w:rsidRPr="000665B4" w:rsidRDefault="00C11F42" w:rsidP="000C5C41">
      <w:pPr>
        <w:rPr>
          <w:rFonts w:ascii="宋体" w:eastAsia="宋体" w:hAnsi="宋体"/>
        </w:rPr>
      </w:pPr>
      <w:r w:rsidRPr="000665B4">
        <w:rPr>
          <w:rFonts w:ascii="宋体" w:eastAsia="宋体" w:hAnsi="宋体" w:hint="eastAsia"/>
        </w:rPr>
        <w:t>A-线段树-铜牌题</w:t>
      </w:r>
    </w:p>
    <w:p w:rsidR="00C11F42" w:rsidRPr="000665B4" w:rsidRDefault="00C11F42" w:rsidP="000C5C41">
      <w:pPr>
        <w:rPr>
          <w:rFonts w:ascii="宋体" w:eastAsia="宋体" w:hAnsi="宋体"/>
        </w:rPr>
      </w:pPr>
      <w:r w:rsidRPr="000665B4">
        <w:rPr>
          <w:rFonts w:ascii="宋体" w:eastAsia="宋体" w:hAnsi="宋体" w:hint="eastAsia"/>
        </w:rPr>
        <w:t>√-</w:t>
      </w:r>
      <w:r w:rsidRPr="000665B4">
        <w:rPr>
          <w:rFonts w:ascii="宋体" w:eastAsia="宋体" w:hAnsi="宋体"/>
        </w:rPr>
        <w:t>B</w:t>
      </w:r>
      <w:r w:rsidRPr="000665B4">
        <w:rPr>
          <w:rFonts w:ascii="宋体" w:eastAsia="宋体" w:hAnsi="宋体" w:hint="eastAsia"/>
        </w:rPr>
        <w:t>-签到</w:t>
      </w:r>
    </w:p>
    <w:p w:rsidR="00C11F42" w:rsidRPr="000665B4" w:rsidRDefault="00C11F42" w:rsidP="000C5C41">
      <w:pPr>
        <w:rPr>
          <w:rFonts w:ascii="宋体" w:eastAsia="宋体" w:hAnsi="宋体"/>
        </w:rPr>
      </w:pPr>
      <w:r w:rsidRPr="000665B4">
        <w:rPr>
          <w:rFonts w:ascii="宋体" w:eastAsia="宋体" w:hAnsi="宋体"/>
        </w:rPr>
        <w:t>C</w:t>
      </w:r>
      <w:r w:rsidRPr="000665B4">
        <w:rPr>
          <w:rFonts w:ascii="宋体" w:eastAsia="宋体" w:hAnsi="宋体" w:hint="eastAsia"/>
        </w:rPr>
        <w:t>-数论-铜牌题</w:t>
      </w:r>
    </w:p>
    <w:p w:rsidR="00C11F42" w:rsidRPr="000665B4" w:rsidRDefault="00C11F42" w:rsidP="000C5C41">
      <w:pPr>
        <w:rPr>
          <w:rFonts w:ascii="宋体" w:eastAsia="宋体" w:hAnsi="宋体"/>
        </w:rPr>
      </w:pPr>
      <w:r w:rsidRPr="000665B4">
        <w:rPr>
          <w:rFonts w:ascii="宋体" w:eastAsia="宋体" w:hAnsi="宋体"/>
        </w:rPr>
        <w:t>D</w:t>
      </w:r>
    </w:p>
    <w:p w:rsidR="00C11F42" w:rsidRPr="000665B4" w:rsidRDefault="00C11F42" w:rsidP="000C5C41">
      <w:pPr>
        <w:rPr>
          <w:rFonts w:ascii="宋体" w:eastAsia="宋体" w:hAnsi="宋体"/>
        </w:rPr>
      </w:pPr>
      <w:r w:rsidRPr="000665B4">
        <w:rPr>
          <w:rFonts w:ascii="宋体" w:eastAsia="宋体" w:hAnsi="宋体" w:hint="eastAsia"/>
        </w:rPr>
        <w:t>正赛</w:t>
      </w:r>
    </w:p>
    <w:p w:rsidR="000C5C41" w:rsidRPr="000665B4" w:rsidRDefault="000C5C41" w:rsidP="000C5C41">
      <w:pPr>
        <w:rPr>
          <w:rFonts w:ascii="宋体" w:eastAsia="宋体" w:hAnsi="宋体"/>
        </w:rPr>
      </w:pPr>
      <w:r w:rsidRPr="000665B4">
        <w:rPr>
          <w:rFonts w:ascii="宋体" w:eastAsia="宋体" w:hAnsi="宋体" w:hint="eastAsia"/>
        </w:rPr>
        <w:t>A</w:t>
      </w:r>
      <w:r w:rsidR="00830CA2" w:rsidRPr="000665B4">
        <w:rPr>
          <w:rFonts w:ascii="宋体" w:eastAsia="宋体" w:hAnsi="宋体" w:hint="eastAsia"/>
        </w:rPr>
        <w:t>-</w:t>
      </w:r>
      <w:r w:rsidR="00BE710F" w:rsidRPr="000665B4">
        <w:rPr>
          <w:rFonts w:ascii="宋体" w:eastAsia="宋体" w:hAnsi="宋体" w:hint="eastAsia"/>
        </w:rPr>
        <w:t>计算几何（随机？）-</w:t>
      </w:r>
      <w:r w:rsidR="00830CA2" w:rsidRPr="000665B4">
        <w:rPr>
          <w:rFonts w:ascii="宋体" w:eastAsia="宋体" w:hAnsi="宋体" w:hint="eastAsia"/>
        </w:rPr>
        <w:t>铜牌题</w:t>
      </w:r>
    </w:p>
    <w:p w:rsidR="000C5C41" w:rsidRPr="000665B4" w:rsidRDefault="000C5C41" w:rsidP="000C5C41">
      <w:pPr>
        <w:rPr>
          <w:rFonts w:ascii="宋体" w:eastAsia="宋体" w:hAnsi="宋体"/>
        </w:rPr>
      </w:pPr>
      <w:r w:rsidRPr="000665B4">
        <w:rPr>
          <w:rFonts w:ascii="宋体" w:eastAsia="宋体" w:hAnsi="宋体"/>
        </w:rPr>
        <w:t>B</w:t>
      </w:r>
      <w:r w:rsidR="00830CA2" w:rsidRPr="000665B4">
        <w:rPr>
          <w:rFonts w:ascii="宋体" w:eastAsia="宋体" w:hAnsi="宋体" w:hint="eastAsia"/>
        </w:rPr>
        <w:t>-签到</w:t>
      </w:r>
    </w:p>
    <w:p w:rsidR="000C5C41" w:rsidRPr="000665B4" w:rsidRDefault="000C5C41" w:rsidP="000C5C41">
      <w:pPr>
        <w:rPr>
          <w:rFonts w:ascii="宋体" w:eastAsia="宋体" w:hAnsi="宋体"/>
        </w:rPr>
      </w:pPr>
      <w:r w:rsidRPr="000665B4">
        <w:rPr>
          <w:rFonts w:ascii="宋体" w:eastAsia="宋体" w:hAnsi="宋体"/>
        </w:rPr>
        <w:t>C</w:t>
      </w:r>
      <w:r w:rsidR="00830CA2" w:rsidRPr="000665B4">
        <w:rPr>
          <w:rFonts w:ascii="宋体" w:eastAsia="宋体" w:hAnsi="宋体" w:hint="eastAsia"/>
        </w:rPr>
        <w:t>-金牌题</w:t>
      </w:r>
    </w:p>
    <w:p w:rsidR="000C5C41" w:rsidRPr="000665B4" w:rsidRDefault="00C11F42" w:rsidP="000C5C41">
      <w:pPr>
        <w:rPr>
          <w:rFonts w:ascii="宋体" w:eastAsia="宋体" w:hAnsi="宋体"/>
        </w:rPr>
      </w:pPr>
      <w:r w:rsidRPr="000665B4">
        <w:rPr>
          <w:rFonts w:ascii="宋体" w:eastAsia="宋体" w:hAnsi="宋体" w:hint="eastAsia"/>
        </w:rPr>
        <w:lastRenderedPageBreak/>
        <w:t>√-</w:t>
      </w:r>
      <w:r w:rsidR="000C5C41" w:rsidRPr="000665B4">
        <w:rPr>
          <w:rFonts w:ascii="宋体" w:eastAsia="宋体" w:hAnsi="宋体"/>
        </w:rPr>
        <w:t>D</w:t>
      </w:r>
      <w:r w:rsidR="00830CA2" w:rsidRPr="000665B4">
        <w:rPr>
          <w:rFonts w:ascii="宋体" w:eastAsia="宋体" w:hAnsi="宋体" w:hint="eastAsia"/>
        </w:rPr>
        <w:t>-签到</w:t>
      </w:r>
    </w:p>
    <w:p w:rsidR="000C5C41" w:rsidRPr="000665B4" w:rsidRDefault="000C5C41" w:rsidP="000C5C41">
      <w:pPr>
        <w:rPr>
          <w:rFonts w:ascii="宋体" w:eastAsia="宋体" w:hAnsi="宋体"/>
        </w:rPr>
      </w:pPr>
      <w:r w:rsidRPr="000665B4">
        <w:rPr>
          <w:rFonts w:ascii="宋体" w:eastAsia="宋体" w:hAnsi="宋体"/>
        </w:rPr>
        <w:t>E</w:t>
      </w:r>
      <w:r w:rsidR="00830CA2" w:rsidRPr="000665B4">
        <w:rPr>
          <w:rFonts w:ascii="宋体" w:eastAsia="宋体" w:hAnsi="宋体" w:hint="eastAsia"/>
        </w:rPr>
        <w:t>-金牌题</w:t>
      </w:r>
    </w:p>
    <w:p w:rsidR="000C5C41" w:rsidRPr="000665B4" w:rsidRDefault="000C5C41" w:rsidP="000C5C41">
      <w:pPr>
        <w:rPr>
          <w:rFonts w:ascii="宋体" w:eastAsia="宋体" w:hAnsi="宋体"/>
        </w:rPr>
      </w:pPr>
      <w:r w:rsidRPr="000665B4">
        <w:rPr>
          <w:rFonts w:ascii="宋体" w:eastAsia="宋体" w:hAnsi="宋体"/>
        </w:rPr>
        <w:t>F</w:t>
      </w:r>
      <w:r w:rsidRPr="000665B4">
        <w:rPr>
          <w:rFonts w:ascii="宋体" w:eastAsia="宋体" w:hAnsi="宋体" w:hint="eastAsia"/>
        </w:rPr>
        <w:t>-扫描线-铜牌题</w:t>
      </w:r>
    </w:p>
    <w:p w:rsidR="000C5C41" w:rsidRPr="000665B4" w:rsidRDefault="000C5C41" w:rsidP="000C5C41">
      <w:pPr>
        <w:rPr>
          <w:rFonts w:ascii="宋体" w:eastAsia="宋体" w:hAnsi="宋体"/>
        </w:rPr>
      </w:pPr>
      <w:r w:rsidRPr="000665B4">
        <w:rPr>
          <w:rFonts w:ascii="宋体" w:eastAsia="宋体" w:hAnsi="宋体"/>
        </w:rPr>
        <w:t>G</w:t>
      </w:r>
      <w:r w:rsidRPr="000665B4">
        <w:rPr>
          <w:rFonts w:ascii="宋体" w:eastAsia="宋体" w:hAnsi="宋体" w:hint="eastAsia"/>
        </w:rPr>
        <w:t>-计算几何-金牌题</w:t>
      </w:r>
    </w:p>
    <w:p w:rsidR="000C5C41" w:rsidRPr="000665B4" w:rsidRDefault="000C5C41" w:rsidP="000C5C41">
      <w:pPr>
        <w:rPr>
          <w:rFonts w:ascii="宋体" w:eastAsia="宋体" w:hAnsi="宋体"/>
        </w:rPr>
      </w:pPr>
      <w:r w:rsidRPr="000665B4">
        <w:rPr>
          <w:rFonts w:ascii="宋体" w:eastAsia="宋体" w:hAnsi="宋体"/>
        </w:rPr>
        <w:t>H</w:t>
      </w:r>
      <w:r w:rsidRPr="000665B4">
        <w:rPr>
          <w:rFonts w:ascii="宋体" w:eastAsia="宋体" w:hAnsi="宋体" w:hint="eastAsia"/>
        </w:rPr>
        <w:t>-线段树-金牌题</w:t>
      </w:r>
    </w:p>
    <w:p w:rsidR="000C5C41" w:rsidRPr="000665B4" w:rsidRDefault="000C5C41" w:rsidP="000C5C41">
      <w:pPr>
        <w:rPr>
          <w:rFonts w:ascii="宋体" w:eastAsia="宋体" w:hAnsi="宋体"/>
        </w:rPr>
      </w:pPr>
      <w:r w:rsidRPr="000665B4">
        <w:rPr>
          <w:rFonts w:ascii="宋体" w:eastAsia="宋体" w:hAnsi="宋体"/>
        </w:rPr>
        <w:t>I</w:t>
      </w:r>
      <w:r w:rsidRPr="000665B4">
        <w:rPr>
          <w:rFonts w:ascii="宋体" w:eastAsia="宋体" w:hAnsi="宋体" w:hint="eastAsia"/>
        </w:rPr>
        <w:t>-枚举贪心-铜牌题</w:t>
      </w:r>
    </w:p>
    <w:p w:rsidR="000C5C41" w:rsidRPr="000665B4" w:rsidRDefault="000C5C41" w:rsidP="000C5C41">
      <w:pPr>
        <w:rPr>
          <w:rFonts w:ascii="宋体" w:eastAsia="宋体" w:hAnsi="宋体"/>
        </w:rPr>
      </w:pPr>
      <w:r w:rsidRPr="000665B4">
        <w:rPr>
          <w:rFonts w:ascii="宋体" w:eastAsia="宋体" w:hAnsi="宋体"/>
        </w:rPr>
        <w:t>J</w:t>
      </w:r>
      <w:r w:rsidRPr="000665B4">
        <w:rPr>
          <w:rFonts w:ascii="宋体" w:eastAsia="宋体" w:hAnsi="宋体" w:hint="eastAsia"/>
        </w:rPr>
        <w:t>-</w:t>
      </w:r>
      <w:r w:rsidRPr="000665B4">
        <w:rPr>
          <w:rFonts w:ascii="宋体" w:eastAsia="宋体" w:hAnsi="宋体"/>
        </w:rPr>
        <w:t>DP</w:t>
      </w:r>
      <w:r w:rsidRPr="000665B4">
        <w:rPr>
          <w:rFonts w:ascii="宋体" w:eastAsia="宋体" w:hAnsi="宋体" w:hint="eastAsia"/>
        </w:rPr>
        <w:t>-铜牌题</w:t>
      </w:r>
    </w:p>
    <w:p w:rsidR="000C5C41" w:rsidRPr="000665B4" w:rsidRDefault="00C11F42" w:rsidP="000C5C41">
      <w:pPr>
        <w:rPr>
          <w:rFonts w:ascii="宋体" w:eastAsia="宋体" w:hAnsi="宋体"/>
        </w:rPr>
      </w:pPr>
      <w:r w:rsidRPr="000665B4">
        <w:rPr>
          <w:rFonts w:ascii="宋体" w:eastAsia="宋体" w:hAnsi="宋体" w:hint="eastAsia"/>
        </w:rPr>
        <w:t>√-</w:t>
      </w:r>
      <w:r w:rsidR="000C5C41" w:rsidRPr="000665B4">
        <w:rPr>
          <w:rFonts w:ascii="宋体" w:eastAsia="宋体" w:hAnsi="宋体"/>
        </w:rPr>
        <w:t>K</w:t>
      </w:r>
      <w:r w:rsidR="00830CA2" w:rsidRPr="000665B4">
        <w:rPr>
          <w:rFonts w:ascii="宋体" w:eastAsia="宋体" w:hAnsi="宋体" w:hint="eastAsia"/>
        </w:rPr>
        <w:t>-签到</w:t>
      </w:r>
    </w:p>
    <w:p w:rsidR="00830CA2" w:rsidRPr="000665B4" w:rsidRDefault="00830CA2" w:rsidP="000C5C41">
      <w:pPr>
        <w:rPr>
          <w:rFonts w:ascii="宋体" w:eastAsia="宋体" w:hAnsi="宋体"/>
        </w:rPr>
      </w:pPr>
      <w:r w:rsidRPr="000665B4">
        <w:rPr>
          <w:rFonts w:ascii="宋体" w:eastAsia="宋体" w:hAnsi="宋体" w:hint="eastAsia"/>
        </w:rPr>
        <w:t>L-金牌题</w:t>
      </w:r>
    </w:p>
    <w:p w:rsidR="003239E9" w:rsidRPr="000665B4" w:rsidRDefault="003239E9" w:rsidP="005A16AE">
      <w:pPr>
        <w:pStyle w:val="2"/>
        <w:rPr>
          <w:rFonts w:ascii="宋体" w:eastAsia="宋体" w:hAnsi="宋体"/>
        </w:rPr>
      </w:pPr>
      <w:bookmarkStart w:id="329" w:name="_Toc524383229"/>
      <w:r w:rsidRPr="000665B4">
        <w:rPr>
          <w:rFonts w:ascii="宋体" w:eastAsia="宋体" w:hAnsi="宋体" w:hint="eastAsia"/>
        </w:rPr>
        <w:t>牛客网-第2场-</w:t>
      </w:r>
      <w:r w:rsidRPr="000665B4">
        <w:rPr>
          <w:rFonts w:ascii="宋体" w:eastAsia="宋体" w:hAnsi="宋体"/>
        </w:rPr>
        <w:t>2018.7.21</w:t>
      </w:r>
      <w:r w:rsidR="0045595C" w:rsidRPr="000665B4">
        <w:rPr>
          <w:rFonts w:ascii="宋体" w:eastAsia="宋体" w:hAnsi="宋体" w:hint="eastAsia"/>
        </w:rPr>
        <w:t>（周六）</w:t>
      </w:r>
      <w:bookmarkEnd w:id="329"/>
    </w:p>
    <w:p w:rsidR="003239E9" w:rsidRPr="000665B4" w:rsidRDefault="00BA4CBC" w:rsidP="00800409">
      <w:pPr>
        <w:rPr>
          <w:rFonts w:ascii="宋体" w:eastAsia="宋体" w:hAnsi="宋体"/>
        </w:rPr>
      </w:pPr>
      <w:r w:rsidRPr="000665B4">
        <w:rPr>
          <w:rFonts w:ascii="宋体" w:eastAsia="宋体" w:hAnsi="宋体" w:hint="eastAsia"/>
        </w:rPr>
        <w:t>已处理-</w:t>
      </w:r>
      <w:r w:rsidR="006C2F26" w:rsidRPr="000665B4">
        <w:rPr>
          <w:rFonts w:ascii="宋体" w:eastAsia="宋体" w:hAnsi="宋体" w:hint="eastAsia"/>
        </w:rPr>
        <w:t>A-签到题</w:t>
      </w:r>
    </w:p>
    <w:p w:rsidR="006C2F26" w:rsidRPr="000665B4" w:rsidRDefault="00BA4CBC" w:rsidP="00800409">
      <w:pPr>
        <w:rPr>
          <w:rFonts w:ascii="宋体" w:eastAsia="宋体" w:hAnsi="宋体"/>
        </w:rPr>
      </w:pPr>
      <w:r w:rsidRPr="000665B4">
        <w:rPr>
          <w:rFonts w:ascii="宋体" w:eastAsia="宋体" w:hAnsi="宋体" w:hint="eastAsia"/>
        </w:rPr>
        <w:t>已处理-</w:t>
      </w:r>
      <w:r w:rsidR="006C2F26" w:rsidRPr="000665B4">
        <w:rPr>
          <w:rFonts w:ascii="宋体" w:eastAsia="宋体" w:hAnsi="宋体"/>
        </w:rPr>
        <w:t>B</w:t>
      </w:r>
      <w:r w:rsidR="006C2F26" w:rsidRPr="000665B4">
        <w:rPr>
          <w:rFonts w:ascii="宋体" w:eastAsia="宋体" w:hAnsi="宋体" w:hint="eastAsia"/>
        </w:rPr>
        <w:t>-</w:t>
      </w:r>
      <w:r w:rsidR="006B4734" w:rsidRPr="000665B4">
        <w:rPr>
          <w:rFonts w:ascii="宋体" w:eastAsia="宋体" w:hAnsi="宋体" w:hint="eastAsia"/>
        </w:rPr>
        <w:t>银牌</w:t>
      </w:r>
      <w:r w:rsidR="006C2F26" w:rsidRPr="000665B4">
        <w:rPr>
          <w:rFonts w:ascii="宋体" w:eastAsia="宋体" w:hAnsi="宋体" w:hint="eastAsia"/>
        </w:rPr>
        <w:t>题</w:t>
      </w:r>
    </w:p>
    <w:p w:rsidR="006C2F26" w:rsidRPr="000665B4" w:rsidRDefault="00E77A6C" w:rsidP="00800409">
      <w:pPr>
        <w:rPr>
          <w:rFonts w:ascii="宋体" w:eastAsia="宋体" w:hAnsi="宋体"/>
        </w:rPr>
      </w:pPr>
      <w:r w:rsidRPr="000665B4">
        <w:rPr>
          <w:rFonts w:ascii="宋体" w:eastAsia="宋体" w:hAnsi="宋体" w:hint="eastAsia"/>
        </w:rPr>
        <w:t>已处理-</w:t>
      </w:r>
      <w:r w:rsidR="006C2F26" w:rsidRPr="000665B4">
        <w:rPr>
          <w:rFonts w:ascii="宋体" w:eastAsia="宋体" w:hAnsi="宋体"/>
        </w:rPr>
        <w:t>C</w:t>
      </w:r>
      <w:r w:rsidR="006C2F26" w:rsidRPr="000665B4">
        <w:rPr>
          <w:rFonts w:ascii="宋体" w:eastAsia="宋体" w:hAnsi="宋体" w:hint="eastAsia"/>
        </w:rPr>
        <w:t>-金牌题</w:t>
      </w:r>
    </w:p>
    <w:p w:rsidR="006C2F26" w:rsidRPr="000665B4" w:rsidRDefault="00BA4CBC" w:rsidP="00800409">
      <w:pPr>
        <w:rPr>
          <w:rFonts w:ascii="宋体" w:eastAsia="宋体" w:hAnsi="宋体"/>
        </w:rPr>
      </w:pPr>
      <w:r w:rsidRPr="000665B4">
        <w:rPr>
          <w:rFonts w:ascii="宋体" w:eastAsia="宋体" w:hAnsi="宋体" w:hint="eastAsia"/>
        </w:rPr>
        <w:t>已处理-</w:t>
      </w:r>
      <w:r w:rsidR="006C2F26" w:rsidRPr="000665B4">
        <w:rPr>
          <w:rFonts w:ascii="宋体" w:eastAsia="宋体" w:hAnsi="宋体"/>
        </w:rPr>
        <w:t>D</w:t>
      </w:r>
      <w:r w:rsidR="006C2F26" w:rsidRPr="000665B4">
        <w:rPr>
          <w:rFonts w:ascii="宋体" w:eastAsia="宋体" w:hAnsi="宋体" w:hint="eastAsia"/>
        </w:rPr>
        <w:t>-签到题</w:t>
      </w:r>
    </w:p>
    <w:p w:rsidR="006C2F26" w:rsidRPr="000665B4" w:rsidRDefault="00E77A6C" w:rsidP="00800409">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6C2F26" w:rsidRPr="000665B4">
        <w:rPr>
          <w:rFonts w:ascii="宋体" w:eastAsia="宋体" w:hAnsi="宋体"/>
        </w:rPr>
        <w:t>E</w:t>
      </w:r>
      <w:r w:rsidR="006C2F26" w:rsidRPr="000665B4">
        <w:rPr>
          <w:rFonts w:ascii="宋体" w:eastAsia="宋体" w:hAnsi="宋体" w:hint="eastAsia"/>
        </w:rPr>
        <w:t>-金牌题</w:t>
      </w:r>
    </w:p>
    <w:p w:rsidR="006C2F26" w:rsidRPr="000665B4" w:rsidRDefault="00E77A6C" w:rsidP="00800409">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6C2F26" w:rsidRPr="000665B4">
        <w:rPr>
          <w:rFonts w:ascii="宋体" w:eastAsia="宋体" w:hAnsi="宋体"/>
        </w:rPr>
        <w:t>F</w:t>
      </w:r>
      <w:r w:rsidR="006C2F26" w:rsidRPr="000665B4">
        <w:rPr>
          <w:rFonts w:ascii="宋体" w:eastAsia="宋体" w:hAnsi="宋体" w:hint="eastAsia"/>
        </w:rPr>
        <w:t>-金牌题</w:t>
      </w:r>
    </w:p>
    <w:p w:rsidR="006C2F26" w:rsidRPr="000665B4" w:rsidRDefault="00E77A6C" w:rsidP="00800409">
      <w:pPr>
        <w:rPr>
          <w:rFonts w:ascii="宋体" w:eastAsia="宋体" w:hAnsi="宋体"/>
        </w:rPr>
      </w:pPr>
      <w:r w:rsidRPr="000665B4">
        <w:rPr>
          <w:rFonts w:ascii="宋体" w:eastAsia="宋体" w:hAnsi="宋体" w:hint="eastAsia"/>
        </w:rPr>
        <w:t>已处理-</w:t>
      </w:r>
      <w:r w:rsidR="006C2F26" w:rsidRPr="000665B4">
        <w:rPr>
          <w:rFonts w:ascii="宋体" w:eastAsia="宋体" w:hAnsi="宋体"/>
        </w:rPr>
        <w:t>G</w:t>
      </w:r>
      <w:r w:rsidR="006C2F26" w:rsidRPr="000665B4">
        <w:rPr>
          <w:rFonts w:ascii="宋体" w:eastAsia="宋体" w:hAnsi="宋体" w:hint="eastAsia"/>
        </w:rPr>
        <w:t>-银牌题</w:t>
      </w:r>
    </w:p>
    <w:p w:rsidR="006C2F26" w:rsidRPr="000665B4" w:rsidRDefault="00E77A6C" w:rsidP="00800409">
      <w:pPr>
        <w:rPr>
          <w:rFonts w:ascii="宋体" w:eastAsia="宋体" w:hAnsi="宋体"/>
        </w:rPr>
      </w:pPr>
      <w:r w:rsidRPr="000665B4">
        <w:rPr>
          <w:rFonts w:ascii="宋体" w:eastAsia="宋体" w:hAnsi="宋体" w:hint="eastAsia"/>
        </w:rPr>
        <w:t>已处理-</w:t>
      </w:r>
      <w:r w:rsidR="006C2F26" w:rsidRPr="000665B4">
        <w:rPr>
          <w:rFonts w:ascii="宋体" w:eastAsia="宋体" w:hAnsi="宋体"/>
        </w:rPr>
        <w:t>H</w:t>
      </w:r>
      <w:r w:rsidR="006C2F26" w:rsidRPr="000665B4">
        <w:rPr>
          <w:rFonts w:ascii="宋体" w:eastAsia="宋体" w:hAnsi="宋体" w:hint="eastAsia"/>
        </w:rPr>
        <w:t>-银牌题</w:t>
      </w:r>
    </w:p>
    <w:p w:rsidR="006C2F26" w:rsidRPr="000665B4" w:rsidRDefault="00E77A6C" w:rsidP="00800409">
      <w:pPr>
        <w:rPr>
          <w:rFonts w:ascii="宋体" w:eastAsia="宋体" w:hAnsi="宋体"/>
        </w:rPr>
      </w:pPr>
      <w:r w:rsidRPr="000665B4">
        <w:rPr>
          <w:rFonts w:ascii="宋体" w:eastAsia="宋体" w:hAnsi="宋体" w:hint="eastAsia"/>
        </w:rPr>
        <w:t>已处理-</w:t>
      </w:r>
      <w:r w:rsidR="006C2F26" w:rsidRPr="000665B4">
        <w:rPr>
          <w:rFonts w:ascii="宋体" w:eastAsia="宋体" w:hAnsi="宋体"/>
        </w:rPr>
        <w:t>I</w:t>
      </w:r>
      <w:r w:rsidR="006C2F26" w:rsidRPr="000665B4">
        <w:rPr>
          <w:rFonts w:ascii="宋体" w:eastAsia="宋体" w:hAnsi="宋体" w:hint="eastAsia"/>
        </w:rPr>
        <w:t>-铜牌题</w:t>
      </w:r>
    </w:p>
    <w:p w:rsidR="006C2F26" w:rsidRPr="000665B4" w:rsidRDefault="00E77A6C" w:rsidP="00800409">
      <w:pPr>
        <w:rPr>
          <w:rFonts w:ascii="宋体" w:eastAsia="宋体" w:hAnsi="宋体"/>
        </w:rPr>
      </w:pPr>
      <w:r w:rsidRPr="000665B4">
        <w:rPr>
          <w:rFonts w:ascii="宋体" w:eastAsia="宋体" w:hAnsi="宋体" w:hint="eastAsia"/>
        </w:rPr>
        <w:t>已处理-</w:t>
      </w:r>
      <w:r w:rsidR="006C2F26" w:rsidRPr="000665B4">
        <w:rPr>
          <w:rFonts w:ascii="宋体" w:eastAsia="宋体" w:hAnsi="宋体"/>
        </w:rPr>
        <w:t>J</w:t>
      </w:r>
      <w:r w:rsidR="006C2F26" w:rsidRPr="000665B4">
        <w:rPr>
          <w:rFonts w:ascii="宋体" w:eastAsia="宋体" w:hAnsi="宋体" w:hint="eastAsia"/>
        </w:rPr>
        <w:t>-铜牌题</w:t>
      </w:r>
    </w:p>
    <w:p w:rsidR="00F41371" w:rsidRPr="000665B4" w:rsidRDefault="00E77A6C" w:rsidP="00800409">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6C2F26" w:rsidRPr="000665B4">
        <w:rPr>
          <w:rFonts w:ascii="宋体" w:eastAsia="宋体" w:hAnsi="宋体"/>
        </w:rPr>
        <w:t>K</w:t>
      </w:r>
      <w:r w:rsidR="006C2F26" w:rsidRPr="000665B4">
        <w:rPr>
          <w:rFonts w:ascii="宋体" w:eastAsia="宋体" w:hAnsi="宋体" w:hint="eastAsia"/>
        </w:rPr>
        <w:t>-金牌题</w:t>
      </w:r>
    </w:p>
    <w:p w:rsidR="00800409" w:rsidRPr="000665B4" w:rsidRDefault="003239E9" w:rsidP="005A16AE">
      <w:pPr>
        <w:pStyle w:val="2"/>
        <w:rPr>
          <w:rFonts w:ascii="宋体" w:eastAsia="宋体" w:hAnsi="宋体"/>
        </w:rPr>
      </w:pPr>
      <w:bookmarkStart w:id="330" w:name="_Toc524383230"/>
      <w:r w:rsidRPr="000665B4">
        <w:rPr>
          <w:rFonts w:ascii="宋体" w:eastAsia="宋体" w:hAnsi="宋体" w:hint="eastAsia"/>
        </w:rPr>
        <w:t>HDU-</w:t>
      </w:r>
      <w:r w:rsidRPr="000665B4">
        <w:rPr>
          <w:rFonts w:ascii="宋体" w:eastAsia="宋体" w:hAnsi="宋体"/>
        </w:rPr>
        <w:t>1</w:t>
      </w:r>
      <w:r w:rsidRPr="000665B4">
        <w:rPr>
          <w:rFonts w:ascii="宋体" w:eastAsia="宋体" w:hAnsi="宋体" w:hint="eastAsia"/>
        </w:rPr>
        <w:t>-</w:t>
      </w:r>
      <w:r w:rsidRPr="000665B4">
        <w:rPr>
          <w:rFonts w:ascii="宋体" w:eastAsia="宋体" w:hAnsi="宋体"/>
        </w:rPr>
        <w:t>2018.7.23</w:t>
      </w:r>
      <w:r w:rsidR="005A16AE" w:rsidRPr="000665B4">
        <w:rPr>
          <w:rFonts w:ascii="宋体" w:eastAsia="宋体" w:hAnsi="宋体" w:hint="eastAsia"/>
        </w:rPr>
        <w:t>（周一）</w:t>
      </w:r>
      <w:bookmarkEnd w:id="330"/>
    </w:p>
    <w:p w:rsidR="000C547C" w:rsidRPr="000665B4" w:rsidRDefault="00201025" w:rsidP="000C547C">
      <w:pPr>
        <w:rPr>
          <w:rFonts w:ascii="宋体" w:eastAsia="宋体" w:hAnsi="宋体"/>
        </w:rPr>
      </w:pPr>
      <w:r w:rsidRPr="000665B4">
        <w:rPr>
          <w:rFonts w:ascii="宋体" w:eastAsia="宋体" w:hAnsi="宋体" w:hint="eastAsia"/>
        </w:rPr>
        <w:t>已处理-</w:t>
      </w:r>
      <w:r w:rsidR="000C547C" w:rsidRPr="000665B4">
        <w:rPr>
          <w:rFonts w:ascii="宋体" w:eastAsia="宋体" w:hAnsi="宋体"/>
        </w:rPr>
        <w:t>1001</w:t>
      </w:r>
      <w:r w:rsidR="000C547C" w:rsidRPr="000665B4">
        <w:rPr>
          <w:rFonts w:ascii="宋体" w:eastAsia="宋体" w:hAnsi="宋体" w:hint="eastAsia"/>
        </w:rPr>
        <w:t>-签到-数论</w:t>
      </w:r>
    </w:p>
    <w:p w:rsidR="000C547C" w:rsidRPr="000665B4" w:rsidRDefault="00201025" w:rsidP="000C547C">
      <w:pPr>
        <w:rPr>
          <w:rFonts w:ascii="宋体" w:eastAsia="宋体" w:hAnsi="宋体"/>
        </w:rPr>
      </w:pPr>
      <w:r w:rsidRPr="000665B4">
        <w:rPr>
          <w:rFonts w:ascii="宋体" w:eastAsia="宋体" w:hAnsi="宋体" w:hint="eastAsia"/>
        </w:rPr>
        <w:t>已处理-</w:t>
      </w:r>
      <w:r w:rsidR="000C547C" w:rsidRPr="000665B4">
        <w:rPr>
          <w:rFonts w:ascii="宋体" w:eastAsia="宋体" w:hAnsi="宋体"/>
        </w:rPr>
        <w:t>1002</w:t>
      </w:r>
      <w:r w:rsidR="000C547C" w:rsidRPr="000665B4">
        <w:rPr>
          <w:rFonts w:ascii="宋体" w:eastAsia="宋体" w:hAnsi="宋体" w:hint="eastAsia"/>
        </w:rPr>
        <w:t>-铜牌</w:t>
      </w:r>
    </w:p>
    <w:p w:rsidR="000C547C" w:rsidRPr="000665B4" w:rsidRDefault="00CD3BB7" w:rsidP="000C547C">
      <w:pPr>
        <w:rPr>
          <w:rFonts w:ascii="宋体" w:eastAsia="宋体" w:hAnsi="宋体"/>
        </w:rPr>
      </w:pPr>
      <w:r w:rsidRPr="000665B4">
        <w:rPr>
          <w:rFonts w:ascii="宋体" w:eastAsia="宋体" w:hAnsi="宋体" w:hint="eastAsia"/>
        </w:rPr>
        <w:t>已处理</w:t>
      </w:r>
      <w:r w:rsidR="000C547C" w:rsidRPr="000665B4">
        <w:rPr>
          <w:rFonts w:ascii="宋体" w:eastAsia="宋体" w:hAnsi="宋体" w:hint="eastAsia"/>
        </w:rPr>
        <w:t>-</w:t>
      </w:r>
      <w:r w:rsidR="000C547C" w:rsidRPr="000665B4">
        <w:rPr>
          <w:rFonts w:ascii="宋体" w:eastAsia="宋体" w:hAnsi="宋体"/>
        </w:rPr>
        <w:t>1003</w:t>
      </w:r>
      <w:r w:rsidR="000C547C" w:rsidRPr="000665B4">
        <w:rPr>
          <w:rFonts w:ascii="宋体" w:eastAsia="宋体" w:hAnsi="宋体" w:hint="eastAsia"/>
        </w:rPr>
        <w:t>-签到</w:t>
      </w:r>
    </w:p>
    <w:p w:rsidR="000C547C" w:rsidRPr="000665B4" w:rsidRDefault="00CD3BB7" w:rsidP="000C547C">
      <w:pPr>
        <w:rPr>
          <w:rFonts w:ascii="宋体" w:eastAsia="宋体" w:hAnsi="宋体"/>
        </w:rPr>
      </w:pPr>
      <w:r w:rsidRPr="000665B4">
        <w:rPr>
          <w:rFonts w:ascii="宋体" w:eastAsia="宋体" w:hAnsi="宋体" w:hint="eastAsia"/>
        </w:rPr>
        <w:t>已处理-</w:t>
      </w:r>
      <w:r w:rsidR="000C547C" w:rsidRPr="000665B4">
        <w:rPr>
          <w:rFonts w:ascii="宋体" w:eastAsia="宋体" w:hAnsi="宋体"/>
        </w:rPr>
        <w:t>1004</w:t>
      </w:r>
      <w:r w:rsidR="000C547C" w:rsidRPr="000665B4">
        <w:rPr>
          <w:rFonts w:ascii="宋体" w:eastAsia="宋体" w:hAnsi="宋体" w:hint="eastAsia"/>
        </w:rPr>
        <w:t>-铜牌</w:t>
      </w:r>
    </w:p>
    <w:p w:rsidR="000C547C" w:rsidRPr="000665B4" w:rsidRDefault="00CD3BB7" w:rsidP="000C547C">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0C547C" w:rsidRPr="000665B4">
        <w:rPr>
          <w:rFonts w:ascii="宋体" w:eastAsia="宋体" w:hAnsi="宋体"/>
        </w:rPr>
        <w:t>1005</w:t>
      </w:r>
      <w:r w:rsidR="000C547C" w:rsidRPr="000665B4">
        <w:rPr>
          <w:rFonts w:ascii="宋体" w:eastAsia="宋体" w:hAnsi="宋体" w:hint="eastAsia"/>
        </w:rPr>
        <w:t xml:space="preserve">-金牌  </w:t>
      </w:r>
    </w:p>
    <w:p w:rsidR="000C547C" w:rsidRPr="000665B4" w:rsidRDefault="00CD3BB7" w:rsidP="000C547C">
      <w:pPr>
        <w:rPr>
          <w:rFonts w:ascii="宋体" w:eastAsia="宋体" w:hAnsi="宋体"/>
        </w:rPr>
      </w:pPr>
      <w:r w:rsidRPr="000665B4">
        <w:rPr>
          <w:rFonts w:ascii="宋体" w:eastAsia="宋体" w:hAnsi="宋体" w:hint="eastAsia"/>
        </w:rPr>
        <w:t>已处理-</w:t>
      </w:r>
      <w:r w:rsidR="000C547C" w:rsidRPr="000665B4">
        <w:rPr>
          <w:rFonts w:ascii="宋体" w:eastAsia="宋体" w:hAnsi="宋体"/>
        </w:rPr>
        <w:t>1006</w:t>
      </w:r>
      <w:r w:rsidR="000C547C" w:rsidRPr="000665B4">
        <w:rPr>
          <w:rFonts w:ascii="宋体" w:eastAsia="宋体" w:hAnsi="宋体" w:hint="eastAsia"/>
        </w:rPr>
        <w:t>-金牌</w:t>
      </w:r>
    </w:p>
    <w:p w:rsidR="000C547C" w:rsidRPr="000665B4" w:rsidRDefault="00CD3BB7" w:rsidP="000C547C">
      <w:pPr>
        <w:rPr>
          <w:rFonts w:ascii="宋体" w:eastAsia="宋体" w:hAnsi="宋体"/>
        </w:rPr>
      </w:pPr>
      <w:r w:rsidRPr="000665B4">
        <w:rPr>
          <w:rFonts w:ascii="宋体" w:eastAsia="宋体" w:hAnsi="宋体" w:hint="eastAsia"/>
        </w:rPr>
        <w:t>已处理</w:t>
      </w:r>
      <w:r w:rsidR="000C547C" w:rsidRPr="000665B4">
        <w:rPr>
          <w:rFonts w:ascii="宋体" w:eastAsia="宋体" w:hAnsi="宋体" w:hint="eastAsia"/>
        </w:rPr>
        <w:t>-</w:t>
      </w:r>
      <w:r w:rsidR="000C547C" w:rsidRPr="000665B4">
        <w:rPr>
          <w:rFonts w:ascii="宋体" w:eastAsia="宋体" w:hAnsi="宋体"/>
        </w:rPr>
        <w:t>1007</w:t>
      </w:r>
      <w:r w:rsidR="000C547C" w:rsidRPr="000665B4">
        <w:rPr>
          <w:rFonts w:ascii="宋体" w:eastAsia="宋体" w:hAnsi="宋体" w:hint="eastAsia"/>
        </w:rPr>
        <w:t>-铜牌-</w:t>
      </w:r>
      <w:r w:rsidR="000C547C" w:rsidRPr="000665B4">
        <w:rPr>
          <w:rFonts w:ascii="宋体" w:eastAsia="宋体" w:hAnsi="宋体"/>
        </w:rPr>
        <w:t>OEIS</w:t>
      </w:r>
      <w:r w:rsidR="000C547C" w:rsidRPr="000665B4">
        <w:rPr>
          <w:rFonts w:ascii="宋体" w:eastAsia="宋体" w:hAnsi="宋体" w:hint="eastAsia"/>
        </w:rPr>
        <w:t>&amp;数学递推</w:t>
      </w:r>
    </w:p>
    <w:p w:rsidR="000C547C" w:rsidRPr="000665B4" w:rsidRDefault="00894D7C" w:rsidP="000C547C">
      <w:pPr>
        <w:rPr>
          <w:rFonts w:ascii="宋体" w:eastAsia="宋体" w:hAnsi="宋体"/>
        </w:rPr>
      </w:pPr>
      <w:r w:rsidRPr="000665B4">
        <w:rPr>
          <w:rFonts w:ascii="宋体" w:eastAsia="宋体" w:hAnsi="宋体" w:hint="eastAsia"/>
        </w:rPr>
        <w:t>已处理-</w:t>
      </w:r>
      <w:r w:rsidR="000C547C" w:rsidRPr="000665B4">
        <w:rPr>
          <w:rFonts w:ascii="宋体" w:eastAsia="宋体" w:hAnsi="宋体"/>
        </w:rPr>
        <w:t>1008</w:t>
      </w:r>
      <w:r w:rsidR="000C547C" w:rsidRPr="000665B4">
        <w:rPr>
          <w:rFonts w:ascii="宋体" w:eastAsia="宋体" w:hAnsi="宋体" w:hint="eastAsia"/>
        </w:rPr>
        <w:t>-银牌</w:t>
      </w:r>
    </w:p>
    <w:p w:rsidR="000C547C" w:rsidRPr="000665B4" w:rsidRDefault="00894D7C" w:rsidP="000C547C">
      <w:pPr>
        <w:rPr>
          <w:rFonts w:ascii="宋体" w:eastAsia="宋体" w:hAnsi="宋体"/>
        </w:rPr>
      </w:pPr>
      <w:r w:rsidRPr="000665B4">
        <w:rPr>
          <w:rFonts w:ascii="宋体" w:eastAsia="宋体" w:hAnsi="宋体" w:hint="eastAsia"/>
        </w:rPr>
        <w:t>已处理-</w:t>
      </w:r>
      <w:r w:rsidR="000C547C" w:rsidRPr="000665B4">
        <w:rPr>
          <w:rFonts w:ascii="宋体" w:eastAsia="宋体" w:hAnsi="宋体"/>
        </w:rPr>
        <w:t>1009</w:t>
      </w:r>
      <w:r w:rsidR="000C547C" w:rsidRPr="000665B4">
        <w:rPr>
          <w:rFonts w:ascii="宋体" w:eastAsia="宋体" w:hAnsi="宋体" w:hint="eastAsia"/>
        </w:rPr>
        <w:t>-金牌</w:t>
      </w:r>
    </w:p>
    <w:p w:rsidR="000C547C" w:rsidRPr="000665B4" w:rsidRDefault="00894D7C" w:rsidP="000C547C">
      <w:pPr>
        <w:rPr>
          <w:rFonts w:ascii="宋体" w:eastAsia="宋体" w:hAnsi="宋体"/>
        </w:rPr>
      </w:pPr>
      <w:r w:rsidRPr="000665B4">
        <w:rPr>
          <w:rFonts w:ascii="宋体" w:eastAsia="宋体" w:hAnsi="宋体" w:hint="eastAsia"/>
        </w:rPr>
        <w:t>已处理-</w:t>
      </w:r>
      <w:r w:rsidR="000C547C" w:rsidRPr="000665B4">
        <w:rPr>
          <w:rFonts w:ascii="宋体" w:eastAsia="宋体" w:hAnsi="宋体"/>
        </w:rPr>
        <w:t>1010</w:t>
      </w:r>
      <w:r w:rsidR="000C547C" w:rsidRPr="000665B4">
        <w:rPr>
          <w:rFonts w:ascii="宋体" w:eastAsia="宋体" w:hAnsi="宋体" w:hint="eastAsia"/>
        </w:rPr>
        <w:t>-金牌</w:t>
      </w:r>
    </w:p>
    <w:p w:rsidR="000C547C" w:rsidRPr="000665B4" w:rsidRDefault="00894D7C" w:rsidP="000C547C">
      <w:pPr>
        <w:rPr>
          <w:rFonts w:ascii="宋体" w:eastAsia="宋体" w:hAnsi="宋体"/>
        </w:rPr>
      </w:pPr>
      <w:r w:rsidRPr="000665B4">
        <w:rPr>
          <w:rFonts w:ascii="宋体" w:eastAsia="宋体" w:hAnsi="宋体" w:hint="eastAsia"/>
        </w:rPr>
        <w:t>已处理-</w:t>
      </w:r>
      <w:r w:rsidR="000C547C" w:rsidRPr="000665B4">
        <w:rPr>
          <w:rFonts w:ascii="宋体" w:eastAsia="宋体" w:hAnsi="宋体"/>
        </w:rPr>
        <w:t>1011</w:t>
      </w:r>
      <w:r w:rsidR="000C547C" w:rsidRPr="000665B4">
        <w:rPr>
          <w:rFonts w:ascii="宋体" w:eastAsia="宋体" w:hAnsi="宋体" w:hint="eastAsia"/>
        </w:rPr>
        <w:t>-签到</w:t>
      </w:r>
    </w:p>
    <w:p w:rsidR="0045595C" w:rsidRPr="000665B4" w:rsidRDefault="003239E9" w:rsidP="0045595C">
      <w:pPr>
        <w:pStyle w:val="2"/>
        <w:rPr>
          <w:rFonts w:ascii="宋体" w:eastAsia="宋体" w:hAnsi="宋体"/>
        </w:rPr>
      </w:pPr>
      <w:bookmarkStart w:id="331" w:name="_Toc524383231"/>
      <w:r w:rsidRPr="000665B4">
        <w:rPr>
          <w:rFonts w:ascii="宋体" w:eastAsia="宋体" w:hAnsi="宋体"/>
        </w:rPr>
        <w:t>HDU</w:t>
      </w:r>
      <w:r w:rsidRPr="000665B4">
        <w:rPr>
          <w:rFonts w:ascii="宋体" w:eastAsia="宋体" w:hAnsi="宋体" w:hint="eastAsia"/>
        </w:rPr>
        <w:t>-</w:t>
      </w:r>
      <w:r w:rsidRPr="000665B4">
        <w:rPr>
          <w:rFonts w:ascii="宋体" w:eastAsia="宋体" w:hAnsi="宋体"/>
        </w:rPr>
        <w:t>2</w:t>
      </w:r>
      <w:r w:rsidRPr="000665B4">
        <w:rPr>
          <w:rFonts w:ascii="宋体" w:eastAsia="宋体" w:hAnsi="宋体" w:hint="eastAsia"/>
        </w:rPr>
        <w:t>-</w:t>
      </w:r>
      <w:r w:rsidRPr="000665B4">
        <w:rPr>
          <w:rFonts w:ascii="宋体" w:eastAsia="宋体" w:hAnsi="宋体"/>
        </w:rPr>
        <w:t>2018.7.25</w:t>
      </w:r>
      <w:r w:rsidR="005A16AE" w:rsidRPr="000665B4">
        <w:rPr>
          <w:rFonts w:ascii="宋体" w:eastAsia="宋体" w:hAnsi="宋体" w:hint="eastAsia"/>
        </w:rPr>
        <w:t>（周三）</w:t>
      </w:r>
      <w:bookmarkEnd w:id="331"/>
    </w:p>
    <w:p w:rsidR="00F439E9" w:rsidRPr="000665B4" w:rsidRDefault="0070489F" w:rsidP="00F439E9">
      <w:pPr>
        <w:rPr>
          <w:rFonts w:ascii="宋体" w:eastAsia="宋体" w:hAnsi="宋体"/>
        </w:rPr>
      </w:pPr>
      <w:r w:rsidRPr="000665B4">
        <w:rPr>
          <w:rFonts w:ascii="宋体" w:eastAsia="宋体" w:hAnsi="宋体" w:hint="eastAsia"/>
        </w:rPr>
        <w:t>已处理-</w:t>
      </w:r>
      <w:r w:rsidR="00F439E9" w:rsidRPr="000665B4">
        <w:rPr>
          <w:rFonts w:ascii="宋体" w:eastAsia="宋体" w:hAnsi="宋体"/>
        </w:rPr>
        <w:t>1001</w:t>
      </w:r>
      <w:r w:rsidR="00F439E9" w:rsidRPr="000665B4">
        <w:rPr>
          <w:rFonts w:ascii="宋体" w:eastAsia="宋体" w:hAnsi="宋体" w:hint="eastAsia"/>
        </w:rPr>
        <w:t>-金牌题</w:t>
      </w:r>
    </w:p>
    <w:p w:rsidR="00F439E9" w:rsidRPr="000665B4" w:rsidRDefault="0070489F" w:rsidP="00F439E9">
      <w:pPr>
        <w:rPr>
          <w:rFonts w:ascii="宋体" w:eastAsia="宋体" w:hAnsi="宋体"/>
        </w:rPr>
      </w:pPr>
      <w:r w:rsidRPr="000665B4">
        <w:rPr>
          <w:rFonts w:ascii="宋体" w:eastAsia="宋体" w:hAnsi="宋体" w:hint="eastAsia"/>
        </w:rPr>
        <w:t>已处理-</w:t>
      </w:r>
      <w:r w:rsidR="00F439E9" w:rsidRPr="000665B4">
        <w:rPr>
          <w:rFonts w:ascii="宋体" w:eastAsia="宋体" w:hAnsi="宋体"/>
        </w:rPr>
        <w:t>1002</w:t>
      </w:r>
      <w:r w:rsidR="00F439E9" w:rsidRPr="000665B4">
        <w:rPr>
          <w:rFonts w:ascii="宋体" w:eastAsia="宋体" w:hAnsi="宋体" w:hint="eastAsia"/>
        </w:rPr>
        <w:t>-金牌题</w:t>
      </w:r>
    </w:p>
    <w:p w:rsidR="00F439E9" w:rsidRPr="000665B4" w:rsidRDefault="001B3264" w:rsidP="00F439E9">
      <w:pPr>
        <w:rPr>
          <w:rFonts w:ascii="宋体" w:eastAsia="宋体" w:hAnsi="宋体"/>
        </w:rPr>
      </w:pPr>
      <w:r w:rsidRPr="000665B4">
        <w:rPr>
          <w:rFonts w:ascii="宋体" w:eastAsia="宋体" w:hAnsi="宋体" w:hint="eastAsia"/>
        </w:rPr>
        <w:lastRenderedPageBreak/>
        <w:t>已处理-</w:t>
      </w:r>
      <w:r w:rsidR="00F439E9" w:rsidRPr="000665B4">
        <w:rPr>
          <w:rFonts w:ascii="宋体" w:eastAsia="宋体" w:hAnsi="宋体"/>
        </w:rPr>
        <w:t>1003</w:t>
      </w:r>
      <w:r w:rsidR="00F439E9" w:rsidRPr="000665B4">
        <w:rPr>
          <w:rFonts w:ascii="宋体" w:eastAsia="宋体" w:hAnsi="宋体" w:hint="eastAsia"/>
        </w:rPr>
        <w:t>-银牌题</w:t>
      </w:r>
    </w:p>
    <w:p w:rsidR="00F439E9" w:rsidRPr="000665B4" w:rsidRDefault="00556AF6" w:rsidP="00F439E9">
      <w:pPr>
        <w:rPr>
          <w:rFonts w:ascii="宋体" w:eastAsia="宋体" w:hAnsi="宋体"/>
        </w:rPr>
      </w:pPr>
      <w:r w:rsidRPr="000665B4">
        <w:rPr>
          <w:rFonts w:ascii="宋体" w:eastAsia="宋体" w:hAnsi="宋体" w:hint="eastAsia"/>
        </w:rPr>
        <w:t>已处理</w:t>
      </w:r>
      <w:r w:rsidR="00F439E9" w:rsidRPr="000665B4">
        <w:rPr>
          <w:rFonts w:ascii="宋体" w:eastAsia="宋体" w:hAnsi="宋体" w:hint="eastAsia"/>
        </w:rPr>
        <w:t>-</w:t>
      </w:r>
      <w:r w:rsidR="00F439E9" w:rsidRPr="000665B4">
        <w:rPr>
          <w:rFonts w:ascii="宋体" w:eastAsia="宋体" w:hAnsi="宋体"/>
        </w:rPr>
        <w:t>1004</w:t>
      </w:r>
      <w:r w:rsidR="00F439E9" w:rsidRPr="000665B4">
        <w:rPr>
          <w:rFonts w:ascii="宋体" w:eastAsia="宋体" w:hAnsi="宋体" w:hint="eastAsia"/>
        </w:rPr>
        <w:t>-签到题</w:t>
      </w:r>
    </w:p>
    <w:p w:rsidR="00F439E9" w:rsidRPr="000665B4" w:rsidRDefault="001B3264" w:rsidP="00F439E9">
      <w:pPr>
        <w:rPr>
          <w:rFonts w:ascii="宋体" w:eastAsia="宋体" w:hAnsi="宋体"/>
        </w:rPr>
      </w:pPr>
      <w:r w:rsidRPr="000665B4">
        <w:rPr>
          <w:rFonts w:ascii="宋体" w:eastAsia="宋体" w:hAnsi="宋体" w:hint="eastAsia"/>
        </w:rPr>
        <w:t>已处理-</w:t>
      </w:r>
      <w:r w:rsidR="00F439E9" w:rsidRPr="000665B4">
        <w:rPr>
          <w:rFonts w:ascii="宋体" w:eastAsia="宋体" w:hAnsi="宋体"/>
        </w:rPr>
        <w:t>1005</w:t>
      </w:r>
      <w:r w:rsidR="00F439E9" w:rsidRPr="000665B4">
        <w:rPr>
          <w:rFonts w:ascii="宋体" w:eastAsia="宋体" w:hAnsi="宋体" w:hint="eastAsia"/>
        </w:rPr>
        <w:t>铜牌题</w:t>
      </w:r>
    </w:p>
    <w:p w:rsidR="00F439E9" w:rsidRPr="000665B4" w:rsidRDefault="00BD43E0" w:rsidP="00F439E9">
      <w:pPr>
        <w:rPr>
          <w:rFonts w:ascii="宋体" w:eastAsia="宋体" w:hAnsi="宋体"/>
        </w:rPr>
      </w:pPr>
      <w:r w:rsidRPr="000665B4">
        <w:rPr>
          <w:rFonts w:ascii="宋体" w:eastAsia="宋体" w:hAnsi="宋体" w:hint="eastAsia"/>
        </w:rPr>
        <w:t>已处理-</w:t>
      </w:r>
      <w:r w:rsidR="00F439E9" w:rsidRPr="000665B4">
        <w:rPr>
          <w:rFonts w:ascii="宋体" w:eastAsia="宋体" w:hAnsi="宋体"/>
        </w:rPr>
        <w:t>1006</w:t>
      </w:r>
      <w:r w:rsidR="00F439E9" w:rsidRPr="000665B4">
        <w:rPr>
          <w:rFonts w:ascii="宋体" w:eastAsia="宋体" w:hAnsi="宋体" w:hint="eastAsia"/>
        </w:rPr>
        <w:t>-银牌题</w:t>
      </w:r>
    </w:p>
    <w:p w:rsidR="00F439E9" w:rsidRPr="000665B4" w:rsidRDefault="00556AF6" w:rsidP="00F439E9">
      <w:pPr>
        <w:rPr>
          <w:rFonts w:ascii="宋体" w:eastAsia="宋体" w:hAnsi="宋体"/>
        </w:rPr>
      </w:pPr>
      <w:r w:rsidRPr="000665B4">
        <w:rPr>
          <w:rFonts w:ascii="宋体" w:eastAsia="宋体" w:hAnsi="宋体" w:hint="eastAsia"/>
        </w:rPr>
        <w:t>已处理</w:t>
      </w:r>
      <w:r w:rsidR="00F439E9" w:rsidRPr="000665B4">
        <w:rPr>
          <w:rFonts w:ascii="宋体" w:eastAsia="宋体" w:hAnsi="宋体" w:hint="eastAsia"/>
        </w:rPr>
        <w:t>-</w:t>
      </w:r>
      <w:r w:rsidR="00F439E9" w:rsidRPr="000665B4">
        <w:rPr>
          <w:rFonts w:ascii="宋体" w:eastAsia="宋体" w:hAnsi="宋体"/>
        </w:rPr>
        <w:t>1007</w:t>
      </w:r>
      <w:r w:rsidR="00F439E9" w:rsidRPr="000665B4">
        <w:rPr>
          <w:rFonts w:ascii="宋体" w:eastAsia="宋体" w:hAnsi="宋体" w:hint="eastAsia"/>
        </w:rPr>
        <w:t>铜牌题-线段树</w:t>
      </w:r>
    </w:p>
    <w:p w:rsidR="00F439E9" w:rsidRPr="000665B4" w:rsidRDefault="00FF7930" w:rsidP="00F439E9">
      <w:pPr>
        <w:rPr>
          <w:rFonts w:ascii="宋体" w:eastAsia="宋体" w:hAnsi="宋体"/>
        </w:rPr>
      </w:pPr>
      <w:r w:rsidRPr="000665B4">
        <w:rPr>
          <w:rFonts w:ascii="宋体" w:eastAsia="宋体" w:hAnsi="宋体" w:hint="eastAsia"/>
        </w:rPr>
        <w:t>已处理-</w:t>
      </w:r>
      <w:r w:rsidR="00F439E9" w:rsidRPr="000665B4">
        <w:rPr>
          <w:rFonts w:ascii="宋体" w:eastAsia="宋体" w:hAnsi="宋体"/>
        </w:rPr>
        <w:t>1008</w:t>
      </w:r>
      <w:r w:rsidR="00F439E9" w:rsidRPr="000665B4">
        <w:rPr>
          <w:rFonts w:ascii="宋体" w:eastAsia="宋体" w:hAnsi="宋体" w:hint="eastAsia"/>
        </w:rPr>
        <w:t>-金牌题</w:t>
      </w:r>
    </w:p>
    <w:p w:rsidR="00F439E9" w:rsidRPr="000665B4" w:rsidRDefault="00FF7930" w:rsidP="00F439E9">
      <w:pPr>
        <w:rPr>
          <w:rFonts w:ascii="宋体" w:eastAsia="宋体" w:hAnsi="宋体"/>
        </w:rPr>
      </w:pPr>
      <w:r w:rsidRPr="000665B4">
        <w:rPr>
          <w:rFonts w:ascii="宋体" w:eastAsia="宋体" w:hAnsi="宋体" w:hint="eastAsia"/>
        </w:rPr>
        <w:t>已处理-</w:t>
      </w:r>
      <w:r w:rsidR="00F439E9" w:rsidRPr="000665B4">
        <w:rPr>
          <w:rFonts w:ascii="宋体" w:eastAsia="宋体" w:hAnsi="宋体"/>
        </w:rPr>
        <w:t>1009</w:t>
      </w:r>
      <w:r w:rsidR="00F439E9" w:rsidRPr="000665B4">
        <w:rPr>
          <w:rFonts w:ascii="宋体" w:eastAsia="宋体" w:hAnsi="宋体" w:hint="eastAsia"/>
        </w:rPr>
        <w:t>-金牌题</w:t>
      </w:r>
    </w:p>
    <w:p w:rsidR="00F439E9" w:rsidRPr="000665B4" w:rsidRDefault="00FF7930" w:rsidP="00F439E9">
      <w:pPr>
        <w:rPr>
          <w:rFonts w:ascii="宋体" w:eastAsia="宋体" w:hAnsi="宋体"/>
        </w:rPr>
      </w:pPr>
      <w:r w:rsidRPr="000665B4">
        <w:rPr>
          <w:rFonts w:ascii="宋体" w:eastAsia="宋体" w:hAnsi="宋体" w:hint="eastAsia"/>
        </w:rPr>
        <w:t>已处理-</w:t>
      </w:r>
      <w:r w:rsidR="00F439E9" w:rsidRPr="000665B4">
        <w:rPr>
          <w:rFonts w:ascii="宋体" w:eastAsia="宋体" w:hAnsi="宋体"/>
        </w:rPr>
        <w:t>1010</w:t>
      </w:r>
      <w:r w:rsidR="00F439E9" w:rsidRPr="000665B4">
        <w:rPr>
          <w:rFonts w:ascii="宋体" w:eastAsia="宋体" w:hAnsi="宋体" w:hint="eastAsia"/>
        </w:rPr>
        <w:t>-签到题</w:t>
      </w:r>
    </w:p>
    <w:p w:rsidR="00787173" w:rsidRPr="000665B4" w:rsidRDefault="00787173" w:rsidP="00787173">
      <w:pPr>
        <w:pStyle w:val="2"/>
        <w:rPr>
          <w:rFonts w:ascii="宋体" w:eastAsia="宋体" w:hAnsi="宋体"/>
        </w:rPr>
      </w:pPr>
      <w:bookmarkStart w:id="332" w:name="_Toc524383232"/>
      <w:r w:rsidRPr="000665B4">
        <w:rPr>
          <w:rFonts w:ascii="宋体" w:eastAsia="宋体" w:hAnsi="宋体" w:hint="eastAsia"/>
        </w:rPr>
        <w:t>牛客网-第3场-</w:t>
      </w:r>
      <w:r w:rsidRPr="000665B4">
        <w:rPr>
          <w:rFonts w:ascii="宋体" w:eastAsia="宋体" w:hAnsi="宋体"/>
        </w:rPr>
        <w:t>2018.7.26</w:t>
      </w:r>
      <w:r w:rsidRPr="000665B4">
        <w:rPr>
          <w:rFonts w:ascii="宋体" w:eastAsia="宋体" w:hAnsi="宋体" w:hint="eastAsia"/>
        </w:rPr>
        <w:t>（周四）</w:t>
      </w:r>
      <w:bookmarkEnd w:id="332"/>
    </w:p>
    <w:p w:rsidR="00787173" w:rsidRPr="000665B4" w:rsidRDefault="00553F71" w:rsidP="00787173">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787173" w:rsidRPr="000665B4">
        <w:rPr>
          <w:rFonts w:ascii="宋体" w:eastAsia="宋体" w:hAnsi="宋体" w:hint="eastAsia"/>
        </w:rPr>
        <w:t>A-背包-签到题</w:t>
      </w:r>
    </w:p>
    <w:p w:rsidR="00787173" w:rsidRPr="000665B4" w:rsidRDefault="00553F71" w:rsidP="00787173">
      <w:pPr>
        <w:rPr>
          <w:rFonts w:ascii="宋体" w:eastAsia="宋体" w:hAnsi="宋体"/>
        </w:rPr>
      </w:pPr>
      <w:r w:rsidRPr="000665B4">
        <w:rPr>
          <w:rFonts w:ascii="宋体" w:eastAsia="宋体" w:hAnsi="宋体" w:hint="eastAsia"/>
        </w:rPr>
        <w:t>已处理-</w:t>
      </w:r>
      <w:r w:rsidR="00787173" w:rsidRPr="000665B4">
        <w:rPr>
          <w:rFonts w:ascii="宋体" w:eastAsia="宋体" w:hAnsi="宋体"/>
        </w:rPr>
        <w:t>B</w:t>
      </w:r>
      <w:r w:rsidR="00787173" w:rsidRPr="000665B4">
        <w:rPr>
          <w:rFonts w:ascii="宋体" w:eastAsia="宋体" w:hAnsi="宋体" w:hint="eastAsia"/>
        </w:rPr>
        <w:t>-金牌题</w:t>
      </w:r>
    </w:p>
    <w:p w:rsidR="00787173" w:rsidRPr="000665B4" w:rsidRDefault="00553F71" w:rsidP="00787173">
      <w:pPr>
        <w:rPr>
          <w:rFonts w:ascii="宋体" w:eastAsia="宋体" w:hAnsi="宋体"/>
        </w:rPr>
      </w:pPr>
      <w:r w:rsidRPr="000665B4">
        <w:rPr>
          <w:rFonts w:ascii="宋体" w:eastAsia="宋体" w:hAnsi="宋体" w:hint="eastAsia"/>
        </w:rPr>
        <w:t>已处理-</w:t>
      </w:r>
      <w:r w:rsidR="00787173" w:rsidRPr="000665B4">
        <w:rPr>
          <w:rFonts w:ascii="宋体" w:eastAsia="宋体" w:hAnsi="宋体"/>
        </w:rPr>
        <w:t>C</w:t>
      </w:r>
      <w:r w:rsidR="00787173" w:rsidRPr="000665B4">
        <w:rPr>
          <w:rFonts w:ascii="宋体" w:eastAsia="宋体" w:hAnsi="宋体" w:hint="eastAsia"/>
        </w:rPr>
        <w:t>-区间操作模板题</w:t>
      </w:r>
      <w:r w:rsidR="00787173" w:rsidRPr="000665B4">
        <w:rPr>
          <w:rFonts w:ascii="宋体" w:eastAsia="宋体" w:hAnsi="宋体"/>
        </w:rPr>
        <w:t>splay</w:t>
      </w:r>
      <w:r w:rsidR="00787173" w:rsidRPr="000665B4">
        <w:rPr>
          <w:rFonts w:ascii="宋体" w:eastAsia="宋体" w:hAnsi="宋体" w:hint="eastAsia"/>
        </w:rPr>
        <w:t>树-铜牌题</w:t>
      </w:r>
    </w:p>
    <w:p w:rsidR="00787173" w:rsidRPr="000665B4" w:rsidRDefault="00553F71" w:rsidP="00787173">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787173" w:rsidRPr="000665B4">
        <w:rPr>
          <w:rFonts w:ascii="宋体" w:eastAsia="宋体" w:hAnsi="宋体"/>
        </w:rPr>
        <w:t>D</w:t>
      </w:r>
      <w:r w:rsidR="00787173" w:rsidRPr="000665B4">
        <w:rPr>
          <w:rFonts w:ascii="宋体" w:eastAsia="宋体" w:hAnsi="宋体" w:hint="eastAsia"/>
        </w:rPr>
        <w:t>-金牌题</w:t>
      </w:r>
    </w:p>
    <w:p w:rsidR="00787173" w:rsidRPr="000665B4" w:rsidRDefault="00553F71" w:rsidP="00787173">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787173" w:rsidRPr="000665B4">
        <w:rPr>
          <w:rFonts w:ascii="宋体" w:eastAsia="宋体" w:hAnsi="宋体"/>
        </w:rPr>
        <w:t>E</w:t>
      </w:r>
      <w:r w:rsidR="00787173" w:rsidRPr="000665B4">
        <w:rPr>
          <w:rFonts w:ascii="宋体" w:eastAsia="宋体" w:hAnsi="宋体" w:hint="eastAsia"/>
        </w:rPr>
        <w:t>-字符串KMP循环节模板-铜牌题</w:t>
      </w:r>
    </w:p>
    <w:p w:rsidR="00787173" w:rsidRPr="000665B4" w:rsidRDefault="00553F71" w:rsidP="00787173">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787173" w:rsidRPr="000665B4">
        <w:rPr>
          <w:rFonts w:ascii="宋体" w:eastAsia="宋体" w:hAnsi="宋体"/>
        </w:rPr>
        <w:t>F</w:t>
      </w:r>
      <w:r w:rsidR="00787173" w:rsidRPr="000665B4">
        <w:rPr>
          <w:rFonts w:ascii="宋体" w:eastAsia="宋体" w:hAnsi="宋体" w:hint="eastAsia"/>
        </w:rPr>
        <w:t>-金牌题</w:t>
      </w:r>
    </w:p>
    <w:p w:rsidR="00787173" w:rsidRPr="000665B4" w:rsidRDefault="00553F71" w:rsidP="00787173">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787173" w:rsidRPr="000665B4">
        <w:rPr>
          <w:rFonts w:ascii="宋体" w:eastAsia="宋体" w:hAnsi="宋体"/>
        </w:rPr>
        <w:t>G</w:t>
      </w:r>
      <w:r w:rsidR="00787173" w:rsidRPr="000665B4">
        <w:rPr>
          <w:rFonts w:ascii="宋体" w:eastAsia="宋体" w:hAnsi="宋体" w:hint="eastAsia"/>
        </w:rPr>
        <w:t>-金牌题</w:t>
      </w:r>
    </w:p>
    <w:p w:rsidR="00787173" w:rsidRPr="000665B4" w:rsidRDefault="00553F71" w:rsidP="00787173">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787173" w:rsidRPr="000665B4">
        <w:rPr>
          <w:rFonts w:ascii="宋体" w:eastAsia="宋体" w:hAnsi="宋体"/>
        </w:rPr>
        <w:t>H</w:t>
      </w:r>
      <w:r w:rsidR="00787173" w:rsidRPr="000665B4">
        <w:rPr>
          <w:rFonts w:ascii="宋体" w:eastAsia="宋体" w:hAnsi="宋体" w:hint="eastAsia"/>
        </w:rPr>
        <w:t>-数论-签到题</w:t>
      </w:r>
    </w:p>
    <w:p w:rsidR="00787173" w:rsidRPr="000665B4" w:rsidRDefault="00553F71" w:rsidP="00787173">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787173" w:rsidRPr="000665B4">
        <w:rPr>
          <w:rFonts w:ascii="宋体" w:eastAsia="宋体" w:hAnsi="宋体"/>
        </w:rPr>
        <w:t>I</w:t>
      </w:r>
      <w:r w:rsidR="00787173" w:rsidRPr="000665B4">
        <w:rPr>
          <w:rFonts w:ascii="宋体" w:eastAsia="宋体" w:hAnsi="宋体" w:hint="eastAsia"/>
        </w:rPr>
        <w:t>-计算几何（凸包）-银牌题</w:t>
      </w:r>
    </w:p>
    <w:p w:rsidR="00787173" w:rsidRPr="000665B4" w:rsidRDefault="00556AF6" w:rsidP="00787173">
      <w:pPr>
        <w:rPr>
          <w:rFonts w:ascii="宋体" w:eastAsia="宋体" w:hAnsi="宋体"/>
        </w:rPr>
      </w:pPr>
      <w:r w:rsidRPr="000665B4">
        <w:rPr>
          <w:rFonts w:ascii="宋体" w:eastAsia="宋体" w:hAnsi="宋体" w:hint="eastAsia"/>
        </w:rPr>
        <w:t>已处理</w:t>
      </w:r>
      <w:r w:rsidR="00A21F4C" w:rsidRPr="000665B4">
        <w:rPr>
          <w:rFonts w:ascii="宋体" w:eastAsia="宋体" w:hAnsi="宋体" w:hint="eastAsia"/>
        </w:rPr>
        <w:t>-</w:t>
      </w:r>
      <w:r w:rsidR="00787173" w:rsidRPr="000665B4">
        <w:rPr>
          <w:rFonts w:ascii="宋体" w:eastAsia="宋体" w:hAnsi="宋体"/>
        </w:rPr>
        <w:t>J</w:t>
      </w:r>
      <w:r w:rsidR="00787173" w:rsidRPr="000665B4">
        <w:rPr>
          <w:rFonts w:ascii="宋体" w:eastAsia="宋体" w:hAnsi="宋体" w:hint="eastAsia"/>
        </w:rPr>
        <w:t>-二分&amp;计算几何模板（简单多边形与圆面积交&amp;凸多边形面积）-铜牌题</w:t>
      </w:r>
    </w:p>
    <w:p w:rsidR="00787173" w:rsidRPr="000665B4" w:rsidRDefault="00787173" w:rsidP="00787173">
      <w:pPr>
        <w:pStyle w:val="2"/>
        <w:rPr>
          <w:rFonts w:ascii="宋体" w:eastAsia="宋体" w:hAnsi="宋体"/>
        </w:rPr>
      </w:pPr>
      <w:bookmarkStart w:id="333" w:name="_Toc524383233"/>
      <w:r w:rsidRPr="000665B4">
        <w:rPr>
          <w:rFonts w:ascii="宋体" w:eastAsia="宋体" w:hAnsi="宋体" w:hint="eastAsia"/>
        </w:rPr>
        <w:t>牛客网-第4场-</w:t>
      </w:r>
      <w:r w:rsidR="00556AF6" w:rsidRPr="000665B4">
        <w:rPr>
          <w:rFonts w:ascii="宋体" w:eastAsia="宋体" w:hAnsi="宋体"/>
        </w:rPr>
        <w:t>2018.7.28</w:t>
      </w:r>
      <w:r w:rsidR="00556AF6" w:rsidRPr="000665B4">
        <w:rPr>
          <w:rFonts w:ascii="宋体" w:eastAsia="宋体" w:hAnsi="宋体" w:hint="eastAsia"/>
        </w:rPr>
        <w:t>（周六</w:t>
      </w:r>
      <w:r w:rsidRPr="000665B4">
        <w:rPr>
          <w:rFonts w:ascii="宋体" w:eastAsia="宋体" w:hAnsi="宋体" w:hint="eastAsia"/>
        </w:rPr>
        <w:t>）</w:t>
      </w:r>
      <w:bookmarkEnd w:id="333"/>
    </w:p>
    <w:p w:rsidR="00787173" w:rsidRPr="000665B4" w:rsidRDefault="00556AF6" w:rsidP="00787173">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787173" w:rsidRPr="000665B4">
        <w:rPr>
          <w:rFonts w:ascii="宋体" w:eastAsia="宋体" w:hAnsi="宋体"/>
        </w:rPr>
        <w:t>A</w:t>
      </w:r>
      <w:r w:rsidR="00787173" w:rsidRPr="000665B4">
        <w:rPr>
          <w:rFonts w:ascii="宋体" w:eastAsia="宋体" w:hAnsi="宋体" w:hint="eastAsia"/>
        </w:rPr>
        <w:t>-银牌-</w:t>
      </w:r>
      <w:r w:rsidR="00787173" w:rsidRPr="000665B4">
        <w:rPr>
          <w:rFonts w:ascii="宋体" w:eastAsia="宋体" w:hAnsi="宋体"/>
        </w:rPr>
        <w:t>dp</w:t>
      </w:r>
      <w:r w:rsidR="00787173" w:rsidRPr="000665B4">
        <w:rPr>
          <w:rFonts w:ascii="宋体" w:eastAsia="宋体" w:hAnsi="宋体" w:hint="eastAsia"/>
        </w:rPr>
        <w:t>&amp;扩展欧拉定理</w:t>
      </w:r>
    </w:p>
    <w:p w:rsidR="00787173" w:rsidRPr="000665B4" w:rsidRDefault="00FB28F9" w:rsidP="00787173">
      <w:pPr>
        <w:rPr>
          <w:rFonts w:ascii="宋体" w:eastAsia="宋体" w:hAnsi="宋体"/>
        </w:rPr>
      </w:pPr>
      <w:r w:rsidRPr="000665B4">
        <w:rPr>
          <w:rFonts w:ascii="宋体" w:eastAsia="宋体" w:hAnsi="宋体" w:hint="eastAsia"/>
        </w:rPr>
        <w:t>已处理-</w:t>
      </w:r>
      <w:r w:rsidR="00787173" w:rsidRPr="000665B4">
        <w:rPr>
          <w:rFonts w:ascii="宋体" w:eastAsia="宋体" w:hAnsi="宋体"/>
        </w:rPr>
        <w:t>B-</w:t>
      </w:r>
      <w:r w:rsidR="00787173" w:rsidRPr="000665B4">
        <w:rPr>
          <w:rFonts w:ascii="宋体" w:eastAsia="宋体" w:hAnsi="宋体" w:hint="eastAsia"/>
        </w:rPr>
        <w:t>金牌题-区间问题&amp;线段树优化</w:t>
      </w:r>
    </w:p>
    <w:p w:rsidR="00787173" w:rsidRPr="000665B4" w:rsidRDefault="00FB28F9" w:rsidP="00787173">
      <w:pPr>
        <w:rPr>
          <w:rFonts w:ascii="宋体" w:eastAsia="宋体" w:hAnsi="宋体"/>
        </w:rPr>
      </w:pPr>
      <w:r w:rsidRPr="000665B4">
        <w:rPr>
          <w:rFonts w:ascii="宋体" w:eastAsia="宋体" w:hAnsi="宋体" w:hint="eastAsia"/>
        </w:rPr>
        <w:t>已处理-</w:t>
      </w:r>
      <w:r w:rsidR="00787173" w:rsidRPr="000665B4">
        <w:rPr>
          <w:rFonts w:ascii="宋体" w:eastAsia="宋体" w:hAnsi="宋体"/>
        </w:rPr>
        <w:t>C</w:t>
      </w:r>
      <w:r w:rsidR="00787173" w:rsidRPr="000665B4">
        <w:rPr>
          <w:rFonts w:ascii="宋体" w:eastAsia="宋体" w:hAnsi="宋体" w:hint="eastAsia"/>
        </w:rPr>
        <w:t>-银牌题-数学&amp;数位DP</w:t>
      </w:r>
    </w:p>
    <w:p w:rsidR="00787173" w:rsidRPr="000665B4" w:rsidRDefault="00FB28F9" w:rsidP="00787173">
      <w:pPr>
        <w:rPr>
          <w:rFonts w:ascii="宋体" w:eastAsia="宋体" w:hAnsi="宋体"/>
        </w:rPr>
      </w:pPr>
      <w:r w:rsidRPr="000665B4">
        <w:rPr>
          <w:rFonts w:ascii="宋体" w:eastAsia="宋体" w:hAnsi="宋体" w:hint="eastAsia"/>
        </w:rPr>
        <w:t>已处理-</w:t>
      </w:r>
      <w:r w:rsidR="00787173" w:rsidRPr="000665B4">
        <w:rPr>
          <w:rFonts w:ascii="宋体" w:eastAsia="宋体" w:hAnsi="宋体"/>
        </w:rPr>
        <w:t>D</w:t>
      </w:r>
      <w:r w:rsidR="00787173" w:rsidRPr="000665B4">
        <w:rPr>
          <w:rFonts w:ascii="宋体" w:eastAsia="宋体" w:hAnsi="宋体" w:hint="eastAsia"/>
        </w:rPr>
        <w:t>-数学构造-铜牌题</w:t>
      </w:r>
    </w:p>
    <w:p w:rsidR="00787173" w:rsidRPr="000665B4" w:rsidRDefault="00FB28F9" w:rsidP="00787173">
      <w:pPr>
        <w:rPr>
          <w:rFonts w:ascii="宋体" w:eastAsia="宋体" w:hAnsi="宋体"/>
        </w:rPr>
      </w:pPr>
      <w:r w:rsidRPr="000665B4">
        <w:rPr>
          <w:rFonts w:ascii="宋体" w:eastAsia="宋体" w:hAnsi="宋体" w:hint="eastAsia"/>
        </w:rPr>
        <w:t>已处理-</w:t>
      </w:r>
      <w:r w:rsidR="00787173" w:rsidRPr="000665B4">
        <w:rPr>
          <w:rFonts w:ascii="宋体" w:eastAsia="宋体" w:hAnsi="宋体"/>
        </w:rPr>
        <w:t>E</w:t>
      </w:r>
      <w:r w:rsidR="00787173" w:rsidRPr="000665B4">
        <w:rPr>
          <w:rFonts w:ascii="宋体" w:eastAsia="宋体" w:hAnsi="宋体" w:hint="eastAsia"/>
        </w:rPr>
        <w:t>-金牌题-概率&amp;线段树</w:t>
      </w:r>
    </w:p>
    <w:p w:rsidR="00787173" w:rsidRPr="000665B4" w:rsidRDefault="00556AF6" w:rsidP="00787173">
      <w:pPr>
        <w:rPr>
          <w:rFonts w:ascii="宋体" w:eastAsia="宋体" w:hAnsi="宋体"/>
        </w:rPr>
      </w:pPr>
      <w:r w:rsidRPr="000665B4">
        <w:rPr>
          <w:rFonts w:ascii="宋体" w:eastAsia="宋体" w:hAnsi="宋体" w:hint="eastAsia"/>
        </w:rPr>
        <w:t>已处理</w:t>
      </w:r>
      <w:r w:rsidR="00787173" w:rsidRPr="000665B4">
        <w:rPr>
          <w:rFonts w:ascii="宋体" w:eastAsia="宋体" w:hAnsi="宋体" w:hint="eastAsia"/>
        </w:rPr>
        <w:t>-</w:t>
      </w:r>
      <w:r w:rsidR="00787173" w:rsidRPr="000665B4">
        <w:rPr>
          <w:rFonts w:ascii="宋体" w:eastAsia="宋体" w:hAnsi="宋体"/>
        </w:rPr>
        <w:t>F</w:t>
      </w:r>
      <w:r w:rsidR="00787173" w:rsidRPr="000665B4">
        <w:rPr>
          <w:rFonts w:ascii="宋体" w:eastAsia="宋体" w:hAnsi="宋体" w:hint="eastAsia"/>
        </w:rPr>
        <w:t>-签到</w:t>
      </w:r>
    </w:p>
    <w:p w:rsidR="00787173" w:rsidRPr="000665B4" w:rsidRDefault="00FB28F9" w:rsidP="00787173">
      <w:pPr>
        <w:rPr>
          <w:rFonts w:ascii="宋体" w:eastAsia="宋体" w:hAnsi="宋体"/>
        </w:rPr>
      </w:pPr>
      <w:r w:rsidRPr="000665B4">
        <w:rPr>
          <w:rFonts w:ascii="宋体" w:eastAsia="宋体" w:hAnsi="宋体" w:hint="eastAsia"/>
        </w:rPr>
        <w:t>已处理-</w:t>
      </w:r>
      <w:r w:rsidR="00787173" w:rsidRPr="000665B4">
        <w:rPr>
          <w:rFonts w:ascii="宋体" w:eastAsia="宋体" w:hAnsi="宋体"/>
        </w:rPr>
        <w:t>G</w:t>
      </w:r>
      <w:r w:rsidR="00787173" w:rsidRPr="000665B4">
        <w:rPr>
          <w:rFonts w:ascii="宋体" w:eastAsia="宋体" w:hAnsi="宋体" w:hint="eastAsia"/>
        </w:rPr>
        <w:t>-铜牌题-枚举</w:t>
      </w:r>
    </w:p>
    <w:p w:rsidR="00787173" w:rsidRPr="000665B4" w:rsidRDefault="00245D51" w:rsidP="00787173">
      <w:pPr>
        <w:rPr>
          <w:rFonts w:ascii="宋体" w:eastAsia="宋体" w:hAnsi="宋体"/>
        </w:rPr>
      </w:pPr>
      <w:r w:rsidRPr="000665B4">
        <w:rPr>
          <w:rFonts w:ascii="宋体" w:eastAsia="宋体" w:hAnsi="宋体" w:hint="eastAsia"/>
        </w:rPr>
        <w:t>已处理-</w:t>
      </w:r>
      <w:r w:rsidR="00787173" w:rsidRPr="000665B4">
        <w:rPr>
          <w:rFonts w:ascii="宋体" w:eastAsia="宋体" w:hAnsi="宋体"/>
        </w:rPr>
        <w:t>H</w:t>
      </w:r>
      <w:r w:rsidR="00787173" w:rsidRPr="000665B4">
        <w:rPr>
          <w:rFonts w:ascii="宋体" w:eastAsia="宋体" w:hAnsi="宋体" w:hint="eastAsia"/>
        </w:rPr>
        <w:t>-金牌题-字符串</w:t>
      </w:r>
    </w:p>
    <w:p w:rsidR="00787173" w:rsidRPr="000665B4" w:rsidRDefault="00245D51" w:rsidP="00787173">
      <w:pPr>
        <w:rPr>
          <w:rFonts w:ascii="宋体" w:eastAsia="宋体" w:hAnsi="宋体"/>
        </w:rPr>
      </w:pPr>
      <w:r w:rsidRPr="000665B4">
        <w:rPr>
          <w:rFonts w:ascii="宋体" w:eastAsia="宋体" w:hAnsi="宋体" w:hint="eastAsia"/>
        </w:rPr>
        <w:t>已处理-</w:t>
      </w:r>
      <w:r w:rsidR="00787173" w:rsidRPr="000665B4">
        <w:rPr>
          <w:rFonts w:ascii="宋体" w:eastAsia="宋体" w:hAnsi="宋体"/>
        </w:rPr>
        <w:t>I</w:t>
      </w:r>
      <w:r w:rsidR="00787173" w:rsidRPr="000665B4">
        <w:rPr>
          <w:rFonts w:ascii="宋体" w:eastAsia="宋体" w:hAnsi="宋体" w:hint="eastAsia"/>
        </w:rPr>
        <w:t>-金牌题</w:t>
      </w:r>
    </w:p>
    <w:p w:rsidR="00F439E9" w:rsidRPr="000665B4" w:rsidRDefault="00245D51" w:rsidP="00F439E9">
      <w:pPr>
        <w:rPr>
          <w:rFonts w:ascii="宋体" w:eastAsia="宋体" w:hAnsi="宋体"/>
        </w:rPr>
      </w:pPr>
      <w:r w:rsidRPr="000665B4">
        <w:rPr>
          <w:rFonts w:ascii="宋体" w:eastAsia="宋体" w:hAnsi="宋体" w:hint="eastAsia"/>
        </w:rPr>
        <w:t>已处理-</w:t>
      </w:r>
      <w:r w:rsidR="00787173" w:rsidRPr="000665B4">
        <w:rPr>
          <w:rFonts w:ascii="宋体" w:eastAsia="宋体" w:hAnsi="宋体"/>
        </w:rPr>
        <w:t>J</w:t>
      </w:r>
      <w:r w:rsidR="00787173" w:rsidRPr="000665B4">
        <w:rPr>
          <w:rFonts w:ascii="宋体" w:eastAsia="宋体" w:hAnsi="宋体" w:hint="eastAsia"/>
        </w:rPr>
        <w:t>-银牌题-拓补排序&amp;线段树优化建图</w:t>
      </w:r>
    </w:p>
    <w:p w:rsidR="003239E9" w:rsidRPr="000665B4" w:rsidRDefault="003239E9" w:rsidP="005A16AE">
      <w:pPr>
        <w:pStyle w:val="2"/>
        <w:rPr>
          <w:rFonts w:ascii="宋体" w:eastAsia="宋体" w:hAnsi="宋体"/>
        </w:rPr>
      </w:pPr>
      <w:bookmarkStart w:id="334" w:name="_Toc524383234"/>
      <w:r w:rsidRPr="000665B4">
        <w:rPr>
          <w:rFonts w:ascii="宋体" w:eastAsia="宋体" w:hAnsi="宋体"/>
        </w:rPr>
        <w:t>HDU-3-2018.7.30</w:t>
      </w:r>
      <w:r w:rsidR="005A16AE" w:rsidRPr="000665B4">
        <w:rPr>
          <w:rFonts w:ascii="宋体" w:eastAsia="宋体" w:hAnsi="宋体" w:hint="eastAsia"/>
        </w:rPr>
        <w:t>（周一）</w:t>
      </w:r>
      <w:bookmarkEnd w:id="334"/>
    </w:p>
    <w:p w:rsidR="00556AF6" w:rsidRPr="000665B4" w:rsidRDefault="00BB51E3" w:rsidP="00556AF6">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556AF6" w:rsidRPr="000665B4">
        <w:rPr>
          <w:rFonts w:ascii="宋体" w:eastAsia="宋体" w:hAnsi="宋体" w:hint="eastAsia"/>
        </w:rPr>
        <w:t>A</w:t>
      </w:r>
      <w:r w:rsidR="00695BBC" w:rsidRPr="000665B4">
        <w:rPr>
          <w:rFonts w:ascii="宋体" w:eastAsia="宋体" w:hAnsi="宋体"/>
        </w:rPr>
        <w:t>-铜牌</w:t>
      </w:r>
    </w:p>
    <w:p w:rsidR="00556AF6" w:rsidRPr="000665B4" w:rsidRDefault="003C5599" w:rsidP="00556AF6">
      <w:pPr>
        <w:rPr>
          <w:rFonts w:ascii="宋体" w:eastAsia="宋体" w:hAnsi="宋体"/>
        </w:rPr>
      </w:pPr>
      <w:r w:rsidRPr="000665B4">
        <w:rPr>
          <w:rFonts w:ascii="宋体" w:eastAsia="宋体" w:hAnsi="宋体" w:hint="eastAsia"/>
        </w:rPr>
        <w:t>已处理-</w:t>
      </w:r>
      <w:r w:rsidR="00556AF6" w:rsidRPr="000665B4">
        <w:rPr>
          <w:rFonts w:ascii="宋体" w:eastAsia="宋体" w:hAnsi="宋体"/>
        </w:rPr>
        <w:t>B</w:t>
      </w:r>
      <w:r w:rsidRPr="000665B4">
        <w:rPr>
          <w:rFonts w:ascii="宋体" w:eastAsia="宋体" w:hAnsi="宋体" w:hint="eastAsia"/>
        </w:rPr>
        <w:t>-金牌</w:t>
      </w:r>
    </w:p>
    <w:p w:rsidR="00556AF6" w:rsidRPr="000665B4" w:rsidRDefault="00A17404" w:rsidP="00556AF6">
      <w:pPr>
        <w:rPr>
          <w:rFonts w:ascii="宋体" w:eastAsia="宋体" w:hAnsi="宋体"/>
        </w:rPr>
      </w:pPr>
      <w:r w:rsidRPr="000665B4">
        <w:rPr>
          <w:rFonts w:ascii="宋体" w:eastAsia="宋体" w:hAnsi="宋体" w:hint="eastAsia"/>
        </w:rPr>
        <w:t>已处理-</w:t>
      </w:r>
      <w:r w:rsidR="00556AF6" w:rsidRPr="000665B4">
        <w:rPr>
          <w:rFonts w:ascii="宋体" w:eastAsia="宋体" w:hAnsi="宋体"/>
        </w:rPr>
        <w:t>C</w:t>
      </w:r>
      <w:r w:rsidR="00695BBC" w:rsidRPr="000665B4">
        <w:rPr>
          <w:rFonts w:ascii="宋体" w:eastAsia="宋体" w:hAnsi="宋体"/>
        </w:rPr>
        <w:t>-铜牌</w:t>
      </w:r>
    </w:p>
    <w:p w:rsidR="00556AF6" w:rsidRPr="000665B4" w:rsidRDefault="00556AF6" w:rsidP="00556AF6">
      <w:pPr>
        <w:rPr>
          <w:rFonts w:ascii="宋体" w:eastAsia="宋体" w:hAnsi="宋体"/>
        </w:rPr>
      </w:pPr>
      <w:r w:rsidRPr="000665B4">
        <w:rPr>
          <w:rFonts w:ascii="宋体" w:eastAsia="宋体" w:hAnsi="宋体" w:hint="eastAsia"/>
        </w:rPr>
        <w:t>已处理-</w:t>
      </w:r>
      <w:r w:rsidRPr="000665B4">
        <w:rPr>
          <w:rFonts w:ascii="宋体" w:eastAsia="宋体" w:hAnsi="宋体"/>
        </w:rPr>
        <w:t>D</w:t>
      </w:r>
      <w:r w:rsidR="00695BBC" w:rsidRPr="000665B4">
        <w:rPr>
          <w:rFonts w:ascii="宋体" w:eastAsia="宋体" w:hAnsi="宋体"/>
        </w:rPr>
        <w:t>-签到</w:t>
      </w:r>
    </w:p>
    <w:p w:rsidR="00556AF6" w:rsidRPr="000665B4" w:rsidRDefault="001D2CFF" w:rsidP="00556AF6">
      <w:pPr>
        <w:rPr>
          <w:rFonts w:ascii="宋体" w:eastAsia="宋体" w:hAnsi="宋体"/>
        </w:rPr>
      </w:pPr>
      <w:r w:rsidRPr="000665B4">
        <w:rPr>
          <w:rFonts w:ascii="宋体" w:eastAsia="宋体" w:hAnsi="宋体" w:hint="eastAsia"/>
        </w:rPr>
        <w:t>已处理-</w:t>
      </w:r>
      <w:r w:rsidR="00556AF6" w:rsidRPr="000665B4">
        <w:rPr>
          <w:rFonts w:ascii="宋体" w:eastAsia="宋体" w:hAnsi="宋体"/>
        </w:rPr>
        <w:t>E</w:t>
      </w:r>
      <w:r w:rsidRPr="000665B4">
        <w:rPr>
          <w:rFonts w:ascii="宋体" w:eastAsia="宋体" w:hAnsi="宋体" w:hint="eastAsia"/>
        </w:rPr>
        <w:t>-金牌</w:t>
      </w:r>
    </w:p>
    <w:p w:rsidR="00556AF6" w:rsidRPr="000665B4" w:rsidRDefault="00556AF6" w:rsidP="00556AF6">
      <w:pPr>
        <w:rPr>
          <w:rFonts w:ascii="宋体" w:eastAsia="宋体" w:hAnsi="宋体"/>
        </w:rPr>
      </w:pPr>
      <w:r w:rsidRPr="000665B4">
        <w:rPr>
          <w:rFonts w:ascii="宋体" w:eastAsia="宋体" w:hAnsi="宋体" w:hint="eastAsia"/>
        </w:rPr>
        <w:lastRenderedPageBreak/>
        <w:t>已处理-</w:t>
      </w:r>
      <w:r w:rsidRPr="000665B4">
        <w:rPr>
          <w:rFonts w:ascii="宋体" w:eastAsia="宋体" w:hAnsi="宋体"/>
        </w:rPr>
        <w:t>F</w:t>
      </w:r>
      <w:r w:rsidR="00695BBC" w:rsidRPr="000665B4">
        <w:rPr>
          <w:rFonts w:ascii="宋体" w:eastAsia="宋体" w:hAnsi="宋体"/>
        </w:rPr>
        <w:t>-签到</w:t>
      </w:r>
    </w:p>
    <w:p w:rsidR="00556AF6" w:rsidRPr="000665B4" w:rsidRDefault="00F4133E" w:rsidP="00556AF6">
      <w:pPr>
        <w:rPr>
          <w:rFonts w:ascii="宋体" w:eastAsia="宋体" w:hAnsi="宋体"/>
        </w:rPr>
      </w:pPr>
      <w:r w:rsidRPr="000665B4">
        <w:rPr>
          <w:rFonts w:ascii="宋体" w:eastAsia="宋体" w:hAnsi="宋体" w:hint="eastAsia"/>
        </w:rPr>
        <w:t>已处理-</w:t>
      </w:r>
      <w:r w:rsidR="00556AF6" w:rsidRPr="000665B4">
        <w:rPr>
          <w:rFonts w:ascii="宋体" w:eastAsia="宋体" w:hAnsi="宋体"/>
        </w:rPr>
        <w:t>G</w:t>
      </w:r>
      <w:r w:rsidR="006A6F6D" w:rsidRPr="000665B4">
        <w:rPr>
          <w:rFonts w:ascii="宋体" w:eastAsia="宋体" w:hAnsi="宋体" w:hint="eastAsia"/>
        </w:rPr>
        <w:t>-铜牌</w:t>
      </w:r>
    </w:p>
    <w:p w:rsidR="00556AF6" w:rsidRPr="000665B4" w:rsidRDefault="002E7142" w:rsidP="00556AF6">
      <w:pPr>
        <w:rPr>
          <w:rFonts w:ascii="宋体" w:eastAsia="宋体" w:hAnsi="宋体"/>
        </w:rPr>
      </w:pPr>
      <w:r w:rsidRPr="000665B4">
        <w:rPr>
          <w:rFonts w:ascii="宋体" w:eastAsia="宋体" w:hAnsi="宋体" w:hint="eastAsia"/>
        </w:rPr>
        <w:t>已处理-</w:t>
      </w:r>
      <w:r w:rsidR="00556AF6" w:rsidRPr="000665B4">
        <w:rPr>
          <w:rFonts w:ascii="宋体" w:eastAsia="宋体" w:hAnsi="宋体"/>
        </w:rPr>
        <w:t>H</w:t>
      </w:r>
      <w:r w:rsidRPr="000665B4">
        <w:rPr>
          <w:rFonts w:ascii="宋体" w:eastAsia="宋体" w:hAnsi="宋体" w:hint="eastAsia"/>
        </w:rPr>
        <w:t>-金牌</w:t>
      </w:r>
    </w:p>
    <w:p w:rsidR="00556AF6" w:rsidRPr="000665B4" w:rsidRDefault="002E7142" w:rsidP="00556AF6">
      <w:pPr>
        <w:rPr>
          <w:rFonts w:ascii="宋体" w:eastAsia="宋体" w:hAnsi="宋体"/>
        </w:rPr>
      </w:pPr>
      <w:r w:rsidRPr="000665B4">
        <w:rPr>
          <w:rFonts w:ascii="宋体" w:eastAsia="宋体" w:hAnsi="宋体" w:hint="eastAsia"/>
        </w:rPr>
        <w:t>已处理-</w:t>
      </w:r>
      <w:r w:rsidR="00556AF6" w:rsidRPr="000665B4">
        <w:rPr>
          <w:rFonts w:ascii="宋体" w:eastAsia="宋体" w:hAnsi="宋体"/>
        </w:rPr>
        <w:t>I</w:t>
      </w:r>
      <w:r w:rsidRPr="000665B4">
        <w:rPr>
          <w:rFonts w:ascii="宋体" w:eastAsia="宋体" w:hAnsi="宋体" w:hint="eastAsia"/>
        </w:rPr>
        <w:t>-银牌</w:t>
      </w:r>
    </w:p>
    <w:p w:rsidR="00556AF6" w:rsidRPr="000665B4" w:rsidRDefault="002E7142" w:rsidP="00556AF6">
      <w:pPr>
        <w:rPr>
          <w:rFonts w:ascii="宋体" w:eastAsia="宋体" w:hAnsi="宋体"/>
        </w:rPr>
      </w:pPr>
      <w:r w:rsidRPr="000665B4">
        <w:rPr>
          <w:rFonts w:ascii="宋体" w:eastAsia="宋体" w:hAnsi="宋体" w:hint="eastAsia"/>
        </w:rPr>
        <w:t>已处理-</w:t>
      </w:r>
      <w:r w:rsidR="00556AF6" w:rsidRPr="000665B4">
        <w:rPr>
          <w:rFonts w:ascii="宋体" w:eastAsia="宋体" w:hAnsi="宋体"/>
        </w:rPr>
        <w:t>J</w:t>
      </w:r>
      <w:r w:rsidRPr="000665B4">
        <w:rPr>
          <w:rFonts w:ascii="宋体" w:eastAsia="宋体" w:hAnsi="宋体" w:hint="eastAsia"/>
        </w:rPr>
        <w:t>-金牌</w:t>
      </w:r>
    </w:p>
    <w:p w:rsidR="00556AF6" w:rsidRPr="000665B4" w:rsidRDefault="00EB1D91" w:rsidP="00556AF6">
      <w:pPr>
        <w:rPr>
          <w:rFonts w:ascii="宋体" w:eastAsia="宋体" w:hAnsi="宋体"/>
        </w:rPr>
      </w:pPr>
      <w:r w:rsidRPr="000665B4">
        <w:rPr>
          <w:rFonts w:ascii="宋体" w:eastAsia="宋体" w:hAnsi="宋体" w:hint="eastAsia"/>
        </w:rPr>
        <w:t>已处理-</w:t>
      </w:r>
      <w:r w:rsidR="00556AF6" w:rsidRPr="000665B4">
        <w:rPr>
          <w:rFonts w:ascii="宋体" w:eastAsia="宋体" w:hAnsi="宋体"/>
        </w:rPr>
        <w:t>K</w:t>
      </w:r>
      <w:r w:rsidRPr="000665B4">
        <w:rPr>
          <w:rFonts w:ascii="宋体" w:eastAsia="宋体" w:hAnsi="宋体" w:hint="eastAsia"/>
        </w:rPr>
        <w:t>-金牌</w:t>
      </w:r>
    </w:p>
    <w:p w:rsidR="00556AF6" w:rsidRPr="000665B4" w:rsidRDefault="00556AF6" w:rsidP="00556AF6">
      <w:pPr>
        <w:rPr>
          <w:rFonts w:ascii="宋体" w:eastAsia="宋体" w:hAnsi="宋体"/>
        </w:rPr>
      </w:pPr>
      <w:r w:rsidRPr="000665B4">
        <w:rPr>
          <w:rFonts w:ascii="宋体" w:eastAsia="宋体" w:hAnsi="宋体" w:hint="eastAsia"/>
        </w:rPr>
        <w:t>已处理-</w:t>
      </w:r>
      <w:r w:rsidRPr="000665B4">
        <w:rPr>
          <w:rFonts w:ascii="宋体" w:eastAsia="宋体" w:hAnsi="宋体"/>
        </w:rPr>
        <w:t>L</w:t>
      </w:r>
      <w:r w:rsidR="00695BBC" w:rsidRPr="000665B4">
        <w:rPr>
          <w:rFonts w:ascii="宋体" w:eastAsia="宋体" w:hAnsi="宋体"/>
        </w:rPr>
        <w:t>-签到</w:t>
      </w:r>
      <w:r w:rsidR="00A17404" w:rsidRPr="000665B4">
        <w:rPr>
          <w:rFonts w:ascii="宋体" w:eastAsia="宋体" w:hAnsi="宋体"/>
        </w:rPr>
        <w:t xml:space="preserve"> </w:t>
      </w:r>
    </w:p>
    <w:p w:rsidR="00556AF6" w:rsidRPr="000665B4" w:rsidRDefault="006C474F" w:rsidP="00556AF6">
      <w:pPr>
        <w:rPr>
          <w:rFonts w:ascii="宋体" w:eastAsia="宋体" w:hAnsi="宋体"/>
        </w:rPr>
      </w:pPr>
      <w:r w:rsidRPr="000665B4">
        <w:rPr>
          <w:rFonts w:ascii="宋体" w:eastAsia="宋体" w:hAnsi="宋体" w:hint="eastAsia"/>
        </w:rPr>
        <w:t>已处理-</w:t>
      </w:r>
      <w:r w:rsidR="00556AF6" w:rsidRPr="000665B4">
        <w:rPr>
          <w:rFonts w:ascii="宋体" w:eastAsia="宋体" w:hAnsi="宋体"/>
        </w:rPr>
        <w:t>M</w:t>
      </w:r>
      <w:r w:rsidRPr="000665B4">
        <w:rPr>
          <w:rFonts w:ascii="宋体" w:eastAsia="宋体" w:hAnsi="宋体" w:hint="eastAsia"/>
        </w:rPr>
        <w:t>-银牌</w:t>
      </w:r>
    </w:p>
    <w:p w:rsidR="003239E9" w:rsidRPr="000665B4" w:rsidRDefault="003239E9" w:rsidP="005A16AE">
      <w:pPr>
        <w:pStyle w:val="2"/>
        <w:rPr>
          <w:rFonts w:ascii="宋体" w:eastAsia="宋体" w:hAnsi="宋体"/>
        </w:rPr>
      </w:pPr>
      <w:bookmarkStart w:id="335" w:name="_Toc524383235"/>
      <w:r w:rsidRPr="000665B4">
        <w:rPr>
          <w:rFonts w:ascii="宋体" w:eastAsia="宋体" w:hAnsi="宋体"/>
        </w:rPr>
        <w:t>HDU-4-2018.8.1</w:t>
      </w:r>
      <w:r w:rsidR="005A16AE" w:rsidRPr="000665B4">
        <w:rPr>
          <w:rFonts w:ascii="宋体" w:eastAsia="宋体" w:hAnsi="宋体" w:hint="eastAsia"/>
        </w:rPr>
        <w:t>（周三）</w:t>
      </w:r>
      <w:bookmarkEnd w:id="335"/>
    </w:p>
    <w:p w:rsidR="00206510" w:rsidRPr="000665B4" w:rsidRDefault="007C3CBA" w:rsidP="00206510">
      <w:pPr>
        <w:rPr>
          <w:rFonts w:ascii="宋体" w:eastAsia="宋体" w:hAnsi="宋体"/>
        </w:rPr>
      </w:pPr>
      <w:r w:rsidRPr="000665B4">
        <w:rPr>
          <w:rFonts w:ascii="宋体" w:eastAsia="宋体" w:hAnsi="宋体" w:hint="eastAsia"/>
        </w:rPr>
        <w:t>已处理-</w:t>
      </w:r>
      <w:r w:rsidR="00206510" w:rsidRPr="000665B4">
        <w:rPr>
          <w:rFonts w:ascii="宋体" w:eastAsia="宋体" w:hAnsi="宋体"/>
        </w:rPr>
        <w:t>A</w:t>
      </w:r>
      <w:r w:rsidRPr="000665B4">
        <w:rPr>
          <w:rFonts w:ascii="宋体" w:eastAsia="宋体" w:hAnsi="宋体" w:hint="eastAsia"/>
        </w:rPr>
        <w:t>-金</w:t>
      </w:r>
    </w:p>
    <w:p w:rsidR="00206510" w:rsidRPr="000665B4" w:rsidRDefault="00572776" w:rsidP="00206510">
      <w:pPr>
        <w:rPr>
          <w:rFonts w:ascii="宋体" w:eastAsia="宋体" w:hAnsi="宋体"/>
        </w:rPr>
      </w:pPr>
      <w:r w:rsidRPr="000665B4">
        <w:rPr>
          <w:rFonts w:ascii="宋体" w:eastAsia="宋体" w:hAnsi="宋体" w:hint="eastAsia"/>
        </w:rPr>
        <w:t>已处理-</w:t>
      </w:r>
      <w:r w:rsidR="00206510" w:rsidRPr="000665B4">
        <w:rPr>
          <w:rFonts w:ascii="宋体" w:eastAsia="宋体" w:hAnsi="宋体"/>
        </w:rPr>
        <w:t>B</w:t>
      </w:r>
      <w:r w:rsidRPr="000665B4">
        <w:rPr>
          <w:rFonts w:ascii="宋体" w:eastAsia="宋体" w:hAnsi="宋体" w:hint="eastAsia"/>
        </w:rPr>
        <w:t>-铜</w:t>
      </w:r>
    </w:p>
    <w:p w:rsidR="00206510" w:rsidRPr="000665B4" w:rsidRDefault="007C3CBA" w:rsidP="00206510">
      <w:pPr>
        <w:rPr>
          <w:rFonts w:ascii="宋体" w:eastAsia="宋体" w:hAnsi="宋体"/>
        </w:rPr>
      </w:pPr>
      <w:r w:rsidRPr="000665B4">
        <w:rPr>
          <w:rFonts w:ascii="宋体" w:eastAsia="宋体" w:hAnsi="宋体" w:hint="eastAsia"/>
        </w:rPr>
        <w:t>已处理-</w:t>
      </w:r>
      <w:r w:rsidR="00206510" w:rsidRPr="000665B4">
        <w:rPr>
          <w:rFonts w:ascii="宋体" w:eastAsia="宋体" w:hAnsi="宋体"/>
        </w:rPr>
        <w:t>C</w:t>
      </w:r>
      <w:r w:rsidRPr="000665B4">
        <w:rPr>
          <w:rFonts w:ascii="宋体" w:eastAsia="宋体" w:hAnsi="宋体" w:hint="eastAsia"/>
        </w:rPr>
        <w:t>-金</w:t>
      </w:r>
    </w:p>
    <w:p w:rsidR="00206510" w:rsidRPr="000665B4" w:rsidRDefault="00206510" w:rsidP="00206510">
      <w:pPr>
        <w:rPr>
          <w:rFonts w:ascii="宋体" w:eastAsia="宋体" w:hAnsi="宋体"/>
        </w:rPr>
      </w:pPr>
      <w:r w:rsidRPr="000665B4">
        <w:rPr>
          <w:rFonts w:ascii="宋体" w:eastAsia="宋体" w:hAnsi="宋体" w:hint="eastAsia"/>
        </w:rPr>
        <w:t>已处理-</w:t>
      </w:r>
      <w:r w:rsidRPr="000665B4">
        <w:rPr>
          <w:rFonts w:ascii="宋体" w:eastAsia="宋体" w:hAnsi="宋体"/>
        </w:rPr>
        <w:t>D</w:t>
      </w:r>
      <w:r w:rsidRPr="000665B4">
        <w:rPr>
          <w:rFonts w:ascii="宋体" w:eastAsia="宋体" w:hAnsi="宋体" w:hint="eastAsia"/>
        </w:rPr>
        <w:t>-签到</w:t>
      </w:r>
    </w:p>
    <w:p w:rsidR="00206510" w:rsidRPr="000665B4" w:rsidRDefault="007C3CBA" w:rsidP="00206510">
      <w:pPr>
        <w:rPr>
          <w:rFonts w:ascii="宋体" w:eastAsia="宋体" w:hAnsi="宋体"/>
        </w:rPr>
      </w:pPr>
      <w:r w:rsidRPr="000665B4">
        <w:rPr>
          <w:rFonts w:ascii="宋体" w:eastAsia="宋体" w:hAnsi="宋体" w:hint="eastAsia"/>
        </w:rPr>
        <w:t>已处理-</w:t>
      </w:r>
      <w:r w:rsidR="00206510" w:rsidRPr="000665B4">
        <w:rPr>
          <w:rFonts w:ascii="宋体" w:eastAsia="宋体" w:hAnsi="宋体"/>
        </w:rPr>
        <w:t>E</w:t>
      </w:r>
      <w:r w:rsidRPr="000665B4">
        <w:rPr>
          <w:rFonts w:ascii="宋体" w:eastAsia="宋体" w:hAnsi="宋体" w:hint="eastAsia"/>
        </w:rPr>
        <w:t>-铜</w:t>
      </w:r>
    </w:p>
    <w:p w:rsidR="00206510" w:rsidRPr="000665B4" w:rsidRDefault="007C3CBA" w:rsidP="00206510">
      <w:pPr>
        <w:rPr>
          <w:rFonts w:ascii="宋体" w:eastAsia="宋体" w:hAnsi="宋体"/>
        </w:rPr>
      </w:pPr>
      <w:r w:rsidRPr="000665B4">
        <w:rPr>
          <w:rFonts w:ascii="宋体" w:eastAsia="宋体" w:hAnsi="宋体" w:hint="eastAsia"/>
        </w:rPr>
        <w:t>已处理-</w:t>
      </w:r>
      <w:r w:rsidR="00206510" w:rsidRPr="000665B4">
        <w:rPr>
          <w:rFonts w:ascii="宋体" w:eastAsia="宋体" w:hAnsi="宋体"/>
        </w:rPr>
        <w:t>F</w:t>
      </w:r>
      <w:r w:rsidRPr="000665B4">
        <w:rPr>
          <w:rFonts w:ascii="宋体" w:eastAsia="宋体" w:hAnsi="宋体" w:hint="eastAsia"/>
        </w:rPr>
        <w:t>-金</w:t>
      </w:r>
    </w:p>
    <w:p w:rsidR="00206510" w:rsidRPr="000665B4" w:rsidRDefault="00B630DD" w:rsidP="00206510">
      <w:pPr>
        <w:rPr>
          <w:rFonts w:ascii="宋体" w:eastAsia="宋体" w:hAnsi="宋体"/>
        </w:rPr>
      </w:pPr>
      <w:r w:rsidRPr="000665B4">
        <w:rPr>
          <w:rFonts w:ascii="宋体" w:eastAsia="宋体" w:hAnsi="宋体" w:hint="eastAsia"/>
        </w:rPr>
        <w:t>已处理-</w:t>
      </w:r>
      <w:r w:rsidR="00206510" w:rsidRPr="000665B4">
        <w:rPr>
          <w:rFonts w:ascii="宋体" w:eastAsia="宋体" w:hAnsi="宋体"/>
        </w:rPr>
        <w:t>G</w:t>
      </w:r>
      <w:r w:rsidRPr="000665B4">
        <w:rPr>
          <w:rFonts w:ascii="宋体" w:eastAsia="宋体" w:hAnsi="宋体" w:hint="eastAsia"/>
        </w:rPr>
        <w:t>-银</w:t>
      </w:r>
    </w:p>
    <w:p w:rsidR="00206510" w:rsidRPr="000665B4" w:rsidRDefault="007C3CBA" w:rsidP="00206510">
      <w:pPr>
        <w:rPr>
          <w:rFonts w:ascii="宋体" w:eastAsia="宋体" w:hAnsi="宋体"/>
        </w:rPr>
      </w:pPr>
      <w:r w:rsidRPr="000665B4">
        <w:rPr>
          <w:rFonts w:ascii="宋体" w:eastAsia="宋体" w:hAnsi="宋体" w:hint="eastAsia"/>
        </w:rPr>
        <w:t>已处理-</w:t>
      </w:r>
      <w:r w:rsidR="00206510" w:rsidRPr="000665B4">
        <w:rPr>
          <w:rFonts w:ascii="宋体" w:eastAsia="宋体" w:hAnsi="宋体"/>
        </w:rPr>
        <w:t>H</w:t>
      </w:r>
      <w:r w:rsidRPr="000665B4">
        <w:rPr>
          <w:rFonts w:ascii="宋体" w:eastAsia="宋体" w:hAnsi="宋体" w:hint="eastAsia"/>
        </w:rPr>
        <w:t>-金</w:t>
      </w:r>
    </w:p>
    <w:p w:rsidR="00206510" w:rsidRPr="000665B4" w:rsidRDefault="002E35D1" w:rsidP="00206510">
      <w:pPr>
        <w:rPr>
          <w:rFonts w:ascii="宋体" w:eastAsia="宋体" w:hAnsi="宋体"/>
        </w:rPr>
      </w:pPr>
      <w:r w:rsidRPr="000665B4">
        <w:rPr>
          <w:rFonts w:ascii="宋体" w:eastAsia="宋体" w:hAnsi="宋体" w:hint="eastAsia"/>
        </w:rPr>
        <w:t>已处理-</w:t>
      </w:r>
      <w:r w:rsidR="00206510" w:rsidRPr="000665B4">
        <w:rPr>
          <w:rFonts w:ascii="宋体" w:eastAsia="宋体" w:hAnsi="宋体"/>
        </w:rPr>
        <w:t>I</w:t>
      </w:r>
      <w:r w:rsidRPr="000665B4">
        <w:rPr>
          <w:rFonts w:ascii="宋体" w:eastAsia="宋体" w:hAnsi="宋体" w:hint="eastAsia"/>
        </w:rPr>
        <w:t>-金</w:t>
      </w:r>
    </w:p>
    <w:p w:rsidR="00206510" w:rsidRPr="000665B4" w:rsidRDefault="00B630DD" w:rsidP="00206510">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206510" w:rsidRPr="000665B4">
        <w:rPr>
          <w:rFonts w:ascii="宋体" w:eastAsia="宋体" w:hAnsi="宋体"/>
        </w:rPr>
        <w:t>J</w:t>
      </w:r>
      <w:r w:rsidRPr="000665B4">
        <w:rPr>
          <w:rFonts w:ascii="宋体" w:eastAsia="宋体" w:hAnsi="宋体"/>
        </w:rPr>
        <w:t>-铜</w:t>
      </w:r>
    </w:p>
    <w:p w:rsidR="00206510" w:rsidRPr="000665B4" w:rsidRDefault="00206510" w:rsidP="00206510">
      <w:pPr>
        <w:rPr>
          <w:rFonts w:ascii="宋体" w:eastAsia="宋体" w:hAnsi="宋体"/>
        </w:rPr>
      </w:pPr>
      <w:r w:rsidRPr="000665B4">
        <w:rPr>
          <w:rFonts w:ascii="宋体" w:eastAsia="宋体" w:hAnsi="宋体" w:hint="eastAsia"/>
        </w:rPr>
        <w:t>已处理-</w:t>
      </w:r>
      <w:r w:rsidRPr="000665B4">
        <w:rPr>
          <w:rFonts w:ascii="宋体" w:eastAsia="宋体" w:hAnsi="宋体"/>
        </w:rPr>
        <w:t>K</w:t>
      </w:r>
      <w:r w:rsidRPr="000665B4">
        <w:rPr>
          <w:rFonts w:ascii="宋体" w:eastAsia="宋体" w:hAnsi="宋体" w:hint="eastAsia"/>
        </w:rPr>
        <w:t>-签到</w:t>
      </w:r>
    </w:p>
    <w:p w:rsidR="00206510" w:rsidRPr="000665B4" w:rsidRDefault="00B630DD" w:rsidP="00206510">
      <w:pPr>
        <w:rPr>
          <w:rFonts w:ascii="宋体" w:eastAsia="宋体" w:hAnsi="宋体"/>
        </w:rPr>
      </w:pPr>
      <w:r w:rsidRPr="000665B4">
        <w:rPr>
          <w:rFonts w:ascii="宋体" w:eastAsia="宋体" w:hAnsi="宋体" w:hint="eastAsia"/>
        </w:rPr>
        <w:t>已处理-</w:t>
      </w:r>
      <w:r w:rsidR="00206510" w:rsidRPr="000665B4">
        <w:rPr>
          <w:rFonts w:ascii="宋体" w:eastAsia="宋体" w:hAnsi="宋体" w:hint="eastAsia"/>
        </w:rPr>
        <w:t>L-签到</w:t>
      </w:r>
    </w:p>
    <w:p w:rsidR="00B05E53" w:rsidRPr="000665B4" w:rsidRDefault="00B05E53" w:rsidP="00B05E53">
      <w:pPr>
        <w:pStyle w:val="2"/>
        <w:rPr>
          <w:rFonts w:ascii="宋体" w:eastAsia="宋体" w:hAnsi="宋体"/>
        </w:rPr>
      </w:pPr>
      <w:bookmarkStart w:id="336" w:name="_Toc524383236"/>
      <w:r w:rsidRPr="000665B4">
        <w:rPr>
          <w:rFonts w:ascii="宋体" w:eastAsia="宋体" w:hAnsi="宋体" w:hint="eastAsia"/>
        </w:rPr>
        <w:t>牛客网-第5场-</w:t>
      </w:r>
      <w:r w:rsidRPr="000665B4">
        <w:rPr>
          <w:rFonts w:ascii="宋体" w:eastAsia="宋体" w:hAnsi="宋体"/>
        </w:rPr>
        <w:t>2018.</w:t>
      </w:r>
      <w:r w:rsidR="00556AF6" w:rsidRPr="000665B4">
        <w:rPr>
          <w:rFonts w:ascii="宋体" w:eastAsia="宋体" w:hAnsi="宋体"/>
        </w:rPr>
        <w:t>8.2</w:t>
      </w:r>
      <w:r w:rsidR="00556AF6" w:rsidRPr="000665B4">
        <w:rPr>
          <w:rFonts w:ascii="宋体" w:eastAsia="宋体" w:hAnsi="宋体" w:hint="eastAsia"/>
        </w:rPr>
        <w:t>（周四</w:t>
      </w:r>
      <w:r w:rsidRPr="000665B4">
        <w:rPr>
          <w:rFonts w:ascii="宋体" w:eastAsia="宋体" w:hAnsi="宋体" w:hint="eastAsia"/>
        </w:rPr>
        <w:t>）</w:t>
      </w:r>
      <w:bookmarkEnd w:id="336"/>
    </w:p>
    <w:p w:rsidR="00D443D8" w:rsidRPr="000665B4" w:rsidRDefault="00D443D8" w:rsidP="00D443D8">
      <w:pPr>
        <w:rPr>
          <w:rFonts w:ascii="宋体" w:eastAsia="宋体" w:hAnsi="宋体"/>
        </w:rPr>
      </w:pPr>
      <w:r w:rsidRPr="000665B4">
        <w:rPr>
          <w:rFonts w:ascii="宋体" w:eastAsia="宋体" w:hAnsi="宋体" w:hint="eastAsia"/>
        </w:rPr>
        <w:t>已处理-A</w:t>
      </w:r>
      <w:r w:rsidRPr="000665B4">
        <w:rPr>
          <w:rFonts w:ascii="宋体" w:eastAsia="宋体" w:hAnsi="宋体"/>
        </w:rPr>
        <w:t>-</w:t>
      </w:r>
      <w:r w:rsidRPr="000665B4">
        <w:rPr>
          <w:rFonts w:ascii="宋体" w:eastAsia="宋体" w:hAnsi="宋体" w:hint="eastAsia"/>
        </w:rPr>
        <w:t>铜</w:t>
      </w:r>
    </w:p>
    <w:p w:rsidR="00D443D8" w:rsidRPr="000665B4" w:rsidRDefault="00D443D8" w:rsidP="00D443D8">
      <w:pPr>
        <w:rPr>
          <w:rFonts w:ascii="宋体" w:eastAsia="宋体" w:hAnsi="宋体"/>
        </w:rPr>
      </w:pPr>
      <w:r w:rsidRPr="000665B4">
        <w:rPr>
          <w:rFonts w:ascii="宋体" w:eastAsia="宋体" w:hAnsi="宋体" w:hint="eastAsia"/>
        </w:rPr>
        <w:t>已处理-</w:t>
      </w:r>
      <w:r w:rsidRPr="000665B4">
        <w:rPr>
          <w:rFonts w:ascii="宋体" w:eastAsia="宋体" w:hAnsi="宋体"/>
        </w:rPr>
        <w:t>B</w:t>
      </w:r>
      <w:r w:rsidRPr="000665B4">
        <w:rPr>
          <w:rFonts w:ascii="宋体" w:eastAsia="宋体" w:hAnsi="宋体" w:hint="eastAsia"/>
        </w:rPr>
        <w:t>-银</w:t>
      </w:r>
    </w:p>
    <w:p w:rsidR="00D443D8" w:rsidRPr="000665B4" w:rsidRDefault="00D443D8" w:rsidP="00D443D8">
      <w:pPr>
        <w:rPr>
          <w:rFonts w:ascii="宋体" w:eastAsia="宋体" w:hAnsi="宋体"/>
        </w:rPr>
      </w:pPr>
      <w:r w:rsidRPr="000665B4">
        <w:rPr>
          <w:rFonts w:ascii="宋体" w:eastAsia="宋体" w:hAnsi="宋体" w:hint="eastAsia"/>
        </w:rPr>
        <w:t>已处理-</w:t>
      </w:r>
      <w:r w:rsidRPr="000665B4">
        <w:rPr>
          <w:rFonts w:ascii="宋体" w:eastAsia="宋体" w:hAnsi="宋体"/>
        </w:rPr>
        <w:t>C</w:t>
      </w:r>
      <w:r w:rsidRPr="000665B4">
        <w:rPr>
          <w:rFonts w:ascii="宋体" w:eastAsia="宋体" w:hAnsi="宋体" w:hint="eastAsia"/>
        </w:rPr>
        <w:t>-金</w:t>
      </w:r>
    </w:p>
    <w:p w:rsidR="00D443D8" w:rsidRPr="000665B4" w:rsidRDefault="00D443D8" w:rsidP="00D443D8">
      <w:pPr>
        <w:rPr>
          <w:rFonts w:ascii="宋体" w:eastAsia="宋体" w:hAnsi="宋体"/>
        </w:rPr>
      </w:pPr>
      <w:r w:rsidRPr="000665B4">
        <w:rPr>
          <w:rFonts w:ascii="宋体" w:eastAsia="宋体" w:hAnsi="宋体" w:hint="eastAsia"/>
        </w:rPr>
        <w:t>已处理-</w:t>
      </w:r>
      <w:r w:rsidRPr="000665B4">
        <w:rPr>
          <w:rFonts w:ascii="宋体" w:eastAsia="宋体" w:hAnsi="宋体"/>
        </w:rPr>
        <w:t>D</w:t>
      </w:r>
      <w:r w:rsidRPr="000665B4">
        <w:rPr>
          <w:rFonts w:ascii="宋体" w:eastAsia="宋体" w:hAnsi="宋体" w:hint="eastAsia"/>
        </w:rPr>
        <w:t>-金</w:t>
      </w:r>
    </w:p>
    <w:p w:rsidR="00D443D8" w:rsidRPr="000665B4" w:rsidRDefault="00D443D8" w:rsidP="00D443D8">
      <w:pPr>
        <w:rPr>
          <w:rFonts w:ascii="宋体" w:eastAsia="宋体" w:hAnsi="宋体"/>
        </w:rPr>
      </w:pPr>
      <w:r w:rsidRPr="000665B4">
        <w:rPr>
          <w:rFonts w:ascii="宋体" w:eastAsia="宋体" w:hAnsi="宋体" w:hint="eastAsia"/>
        </w:rPr>
        <w:t>已处理-</w:t>
      </w:r>
      <w:r w:rsidRPr="000665B4">
        <w:rPr>
          <w:rFonts w:ascii="宋体" w:eastAsia="宋体" w:hAnsi="宋体"/>
        </w:rPr>
        <w:t>E</w:t>
      </w:r>
      <w:r w:rsidRPr="000665B4">
        <w:rPr>
          <w:rFonts w:ascii="宋体" w:eastAsia="宋体" w:hAnsi="宋体" w:hint="eastAsia"/>
        </w:rPr>
        <w:t>-铜</w:t>
      </w:r>
    </w:p>
    <w:p w:rsidR="00D443D8" w:rsidRPr="000665B4" w:rsidRDefault="00D443D8" w:rsidP="00D443D8">
      <w:pPr>
        <w:rPr>
          <w:rFonts w:ascii="宋体" w:eastAsia="宋体" w:hAnsi="宋体"/>
        </w:rPr>
      </w:pPr>
      <w:r w:rsidRPr="000665B4">
        <w:rPr>
          <w:rFonts w:ascii="宋体" w:eastAsia="宋体" w:hAnsi="宋体" w:hint="eastAsia"/>
        </w:rPr>
        <w:t>已处理-</w:t>
      </w:r>
      <w:r w:rsidRPr="000665B4">
        <w:rPr>
          <w:rFonts w:ascii="宋体" w:eastAsia="宋体" w:hAnsi="宋体"/>
        </w:rPr>
        <w:t>F</w:t>
      </w:r>
      <w:r w:rsidRPr="000665B4">
        <w:rPr>
          <w:rFonts w:ascii="宋体" w:eastAsia="宋体" w:hAnsi="宋体" w:hint="eastAsia"/>
        </w:rPr>
        <w:t>-铜</w:t>
      </w:r>
    </w:p>
    <w:p w:rsidR="00D443D8" w:rsidRPr="000665B4" w:rsidRDefault="00D443D8" w:rsidP="00D443D8">
      <w:pPr>
        <w:rPr>
          <w:rFonts w:ascii="宋体" w:eastAsia="宋体" w:hAnsi="宋体"/>
        </w:rPr>
      </w:pPr>
      <w:r w:rsidRPr="000665B4">
        <w:rPr>
          <w:rFonts w:ascii="宋体" w:eastAsia="宋体" w:hAnsi="宋体" w:hint="eastAsia"/>
        </w:rPr>
        <w:t>已处理-</w:t>
      </w:r>
      <w:r w:rsidRPr="000665B4">
        <w:rPr>
          <w:rFonts w:ascii="宋体" w:eastAsia="宋体" w:hAnsi="宋体"/>
        </w:rPr>
        <w:t>G</w:t>
      </w:r>
      <w:r w:rsidRPr="000665B4">
        <w:rPr>
          <w:rFonts w:ascii="宋体" w:eastAsia="宋体" w:hAnsi="宋体" w:hint="eastAsia"/>
        </w:rPr>
        <w:t>-签到</w:t>
      </w:r>
    </w:p>
    <w:p w:rsidR="00D443D8" w:rsidRPr="000665B4" w:rsidRDefault="00D443D8" w:rsidP="00D443D8">
      <w:pPr>
        <w:rPr>
          <w:rFonts w:ascii="宋体" w:eastAsia="宋体" w:hAnsi="宋体"/>
        </w:rPr>
      </w:pPr>
      <w:r w:rsidRPr="000665B4">
        <w:rPr>
          <w:rFonts w:ascii="宋体" w:eastAsia="宋体" w:hAnsi="宋体" w:hint="eastAsia"/>
        </w:rPr>
        <w:t>已处理-</w:t>
      </w:r>
      <w:r w:rsidRPr="000665B4">
        <w:rPr>
          <w:rFonts w:ascii="宋体" w:eastAsia="宋体" w:hAnsi="宋体"/>
        </w:rPr>
        <w:t>H</w:t>
      </w:r>
      <w:r w:rsidRPr="000665B4">
        <w:rPr>
          <w:rFonts w:ascii="宋体" w:eastAsia="宋体" w:hAnsi="宋体" w:hint="eastAsia"/>
        </w:rPr>
        <w:t>-银</w:t>
      </w:r>
    </w:p>
    <w:p w:rsidR="00D443D8" w:rsidRPr="000665B4" w:rsidRDefault="00D443D8" w:rsidP="00D443D8">
      <w:pPr>
        <w:rPr>
          <w:rFonts w:ascii="宋体" w:eastAsia="宋体" w:hAnsi="宋体"/>
        </w:rPr>
      </w:pPr>
      <w:r w:rsidRPr="000665B4">
        <w:rPr>
          <w:rFonts w:ascii="宋体" w:eastAsia="宋体" w:hAnsi="宋体" w:hint="eastAsia"/>
        </w:rPr>
        <w:t>已处理-</w:t>
      </w:r>
      <w:r w:rsidRPr="000665B4">
        <w:rPr>
          <w:rFonts w:ascii="宋体" w:eastAsia="宋体" w:hAnsi="宋体"/>
        </w:rPr>
        <w:t>I</w:t>
      </w:r>
      <w:r w:rsidRPr="000665B4">
        <w:rPr>
          <w:rFonts w:ascii="宋体" w:eastAsia="宋体" w:hAnsi="宋体" w:hint="eastAsia"/>
        </w:rPr>
        <w:t>-银</w:t>
      </w:r>
    </w:p>
    <w:p w:rsidR="00D443D8" w:rsidRPr="000665B4" w:rsidRDefault="00D443D8" w:rsidP="00D443D8">
      <w:pPr>
        <w:rPr>
          <w:rFonts w:ascii="宋体" w:eastAsia="宋体" w:hAnsi="宋体"/>
        </w:rPr>
      </w:pPr>
      <w:r w:rsidRPr="000665B4">
        <w:rPr>
          <w:rFonts w:ascii="宋体" w:eastAsia="宋体" w:hAnsi="宋体" w:hint="eastAsia"/>
        </w:rPr>
        <w:t>已处理-</w:t>
      </w:r>
      <w:r w:rsidRPr="000665B4">
        <w:rPr>
          <w:rFonts w:ascii="宋体" w:eastAsia="宋体" w:hAnsi="宋体"/>
        </w:rPr>
        <w:t>J</w:t>
      </w:r>
      <w:r w:rsidRPr="000665B4">
        <w:rPr>
          <w:rFonts w:ascii="宋体" w:eastAsia="宋体" w:hAnsi="宋体" w:hint="eastAsia"/>
        </w:rPr>
        <w:t>-签到</w:t>
      </w:r>
    </w:p>
    <w:p w:rsidR="00B05E53" w:rsidRPr="000665B4" w:rsidRDefault="00556AF6" w:rsidP="00556AF6">
      <w:pPr>
        <w:pStyle w:val="2"/>
        <w:rPr>
          <w:rFonts w:ascii="宋体" w:eastAsia="宋体" w:hAnsi="宋体"/>
        </w:rPr>
      </w:pPr>
      <w:bookmarkStart w:id="337" w:name="_Toc524383237"/>
      <w:r w:rsidRPr="000665B4">
        <w:rPr>
          <w:rFonts w:ascii="宋体" w:eastAsia="宋体" w:hAnsi="宋体" w:hint="eastAsia"/>
        </w:rPr>
        <w:t>牛客网-第6场-</w:t>
      </w:r>
      <w:r w:rsidRPr="000665B4">
        <w:rPr>
          <w:rFonts w:ascii="宋体" w:eastAsia="宋体" w:hAnsi="宋体"/>
        </w:rPr>
        <w:t>2018.8.4</w:t>
      </w:r>
      <w:r w:rsidRPr="000665B4">
        <w:rPr>
          <w:rFonts w:ascii="宋体" w:eastAsia="宋体" w:hAnsi="宋体" w:hint="eastAsia"/>
        </w:rPr>
        <w:t>（周六）</w:t>
      </w:r>
      <w:bookmarkEnd w:id="337"/>
    </w:p>
    <w:p w:rsidR="00043AC1" w:rsidRPr="000665B4" w:rsidRDefault="00612BFC" w:rsidP="00043AC1">
      <w:pPr>
        <w:rPr>
          <w:rFonts w:ascii="宋体" w:eastAsia="宋体" w:hAnsi="宋体"/>
        </w:rPr>
      </w:pPr>
      <w:r w:rsidRPr="000665B4">
        <w:rPr>
          <w:rFonts w:ascii="宋体" w:eastAsia="宋体" w:hAnsi="宋体" w:hint="eastAsia"/>
        </w:rPr>
        <w:t>已处理-</w:t>
      </w:r>
      <w:r w:rsidR="00043AC1" w:rsidRPr="000665B4">
        <w:rPr>
          <w:rFonts w:ascii="宋体" w:eastAsia="宋体" w:hAnsi="宋体"/>
        </w:rPr>
        <w:t>A</w:t>
      </w:r>
      <w:r w:rsidR="00043AC1" w:rsidRPr="000665B4">
        <w:rPr>
          <w:rFonts w:ascii="宋体" w:eastAsia="宋体" w:hAnsi="宋体" w:hint="eastAsia"/>
        </w:rPr>
        <w:t>-签到题</w:t>
      </w:r>
    </w:p>
    <w:p w:rsidR="00043AC1" w:rsidRPr="000665B4" w:rsidRDefault="00612BFC" w:rsidP="00043AC1">
      <w:pPr>
        <w:rPr>
          <w:rFonts w:ascii="宋体" w:eastAsia="宋体" w:hAnsi="宋体"/>
        </w:rPr>
      </w:pPr>
      <w:r w:rsidRPr="000665B4">
        <w:rPr>
          <w:rFonts w:ascii="宋体" w:eastAsia="宋体" w:hAnsi="宋体" w:hint="eastAsia"/>
        </w:rPr>
        <w:t>已处理-</w:t>
      </w:r>
      <w:r w:rsidR="00043AC1" w:rsidRPr="000665B4">
        <w:rPr>
          <w:rFonts w:ascii="宋体" w:eastAsia="宋体" w:hAnsi="宋体"/>
        </w:rPr>
        <w:t>B</w:t>
      </w:r>
    </w:p>
    <w:p w:rsidR="00043AC1" w:rsidRPr="000665B4" w:rsidRDefault="00612BFC" w:rsidP="00043AC1">
      <w:pPr>
        <w:rPr>
          <w:rFonts w:ascii="宋体" w:eastAsia="宋体" w:hAnsi="宋体"/>
        </w:rPr>
      </w:pPr>
      <w:r w:rsidRPr="000665B4">
        <w:rPr>
          <w:rFonts w:ascii="宋体" w:eastAsia="宋体" w:hAnsi="宋体" w:hint="eastAsia"/>
        </w:rPr>
        <w:t>已处理-</w:t>
      </w:r>
      <w:r w:rsidR="00043AC1" w:rsidRPr="000665B4">
        <w:rPr>
          <w:rFonts w:ascii="宋体" w:eastAsia="宋体" w:hAnsi="宋体"/>
        </w:rPr>
        <w:t>C</w:t>
      </w:r>
    </w:p>
    <w:p w:rsidR="00043AC1" w:rsidRPr="000665B4" w:rsidRDefault="00612BFC" w:rsidP="00043AC1">
      <w:pPr>
        <w:rPr>
          <w:rFonts w:ascii="宋体" w:eastAsia="宋体" w:hAnsi="宋体"/>
        </w:rPr>
      </w:pPr>
      <w:r w:rsidRPr="000665B4">
        <w:rPr>
          <w:rFonts w:ascii="宋体" w:eastAsia="宋体" w:hAnsi="宋体" w:hint="eastAsia"/>
        </w:rPr>
        <w:lastRenderedPageBreak/>
        <w:t>已处理-</w:t>
      </w:r>
      <w:r w:rsidR="00043AC1" w:rsidRPr="000665B4">
        <w:rPr>
          <w:rFonts w:ascii="宋体" w:eastAsia="宋体" w:hAnsi="宋体"/>
        </w:rPr>
        <w:t>D</w:t>
      </w:r>
      <w:r w:rsidR="00043AC1" w:rsidRPr="000665B4">
        <w:rPr>
          <w:rFonts w:ascii="宋体" w:eastAsia="宋体" w:hAnsi="宋体" w:hint="eastAsia"/>
        </w:rPr>
        <w:t>-签到题</w:t>
      </w:r>
    </w:p>
    <w:p w:rsidR="00043AC1" w:rsidRPr="000665B4" w:rsidRDefault="00612BFC" w:rsidP="00043AC1">
      <w:pPr>
        <w:rPr>
          <w:rFonts w:ascii="宋体" w:eastAsia="宋体" w:hAnsi="宋体"/>
        </w:rPr>
      </w:pPr>
      <w:r w:rsidRPr="000665B4">
        <w:rPr>
          <w:rFonts w:ascii="宋体" w:eastAsia="宋体" w:hAnsi="宋体" w:hint="eastAsia"/>
        </w:rPr>
        <w:t>已处理-</w:t>
      </w:r>
      <w:r w:rsidR="00043AC1" w:rsidRPr="000665B4">
        <w:rPr>
          <w:rFonts w:ascii="宋体" w:eastAsia="宋体" w:hAnsi="宋体"/>
        </w:rPr>
        <w:t>E</w:t>
      </w:r>
      <w:r w:rsidR="00043AC1" w:rsidRPr="000665B4">
        <w:rPr>
          <w:rFonts w:ascii="宋体" w:eastAsia="宋体" w:hAnsi="宋体" w:hint="eastAsia"/>
        </w:rPr>
        <w:t>-铜牌题</w:t>
      </w:r>
    </w:p>
    <w:p w:rsidR="00043AC1" w:rsidRPr="000665B4" w:rsidRDefault="00612BFC" w:rsidP="00043AC1">
      <w:pPr>
        <w:rPr>
          <w:rFonts w:ascii="宋体" w:eastAsia="宋体" w:hAnsi="宋体"/>
        </w:rPr>
      </w:pPr>
      <w:r w:rsidRPr="000665B4">
        <w:rPr>
          <w:rFonts w:ascii="宋体" w:eastAsia="宋体" w:hAnsi="宋体" w:hint="eastAsia"/>
        </w:rPr>
        <w:t>已处理-</w:t>
      </w:r>
      <w:r w:rsidR="00043AC1" w:rsidRPr="000665B4">
        <w:rPr>
          <w:rFonts w:ascii="宋体" w:eastAsia="宋体" w:hAnsi="宋体"/>
        </w:rPr>
        <w:t>F</w:t>
      </w:r>
    </w:p>
    <w:p w:rsidR="00043AC1" w:rsidRPr="000665B4" w:rsidRDefault="00612BFC" w:rsidP="00043AC1">
      <w:pPr>
        <w:rPr>
          <w:rFonts w:ascii="宋体" w:eastAsia="宋体" w:hAnsi="宋体"/>
        </w:rPr>
      </w:pPr>
      <w:r w:rsidRPr="000665B4">
        <w:rPr>
          <w:rFonts w:ascii="宋体" w:eastAsia="宋体" w:hAnsi="宋体" w:hint="eastAsia"/>
        </w:rPr>
        <w:t>已处理-</w:t>
      </w:r>
      <w:r w:rsidR="00043AC1" w:rsidRPr="000665B4">
        <w:rPr>
          <w:rFonts w:ascii="宋体" w:eastAsia="宋体" w:hAnsi="宋体"/>
        </w:rPr>
        <w:t>G</w:t>
      </w:r>
    </w:p>
    <w:p w:rsidR="00043AC1" w:rsidRPr="000665B4" w:rsidRDefault="00612BFC" w:rsidP="00043AC1">
      <w:pPr>
        <w:rPr>
          <w:rFonts w:ascii="宋体" w:eastAsia="宋体" w:hAnsi="宋体"/>
        </w:rPr>
      </w:pPr>
      <w:r w:rsidRPr="000665B4">
        <w:rPr>
          <w:rFonts w:ascii="宋体" w:eastAsia="宋体" w:hAnsi="宋体" w:hint="eastAsia"/>
        </w:rPr>
        <w:t>已处理-</w:t>
      </w:r>
      <w:r w:rsidR="00043AC1" w:rsidRPr="000665B4">
        <w:rPr>
          <w:rFonts w:ascii="宋体" w:eastAsia="宋体" w:hAnsi="宋体"/>
        </w:rPr>
        <w:t>H</w:t>
      </w:r>
    </w:p>
    <w:p w:rsidR="00043AC1" w:rsidRPr="000665B4" w:rsidRDefault="00612BFC" w:rsidP="00043AC1">
      <w:pPr>
        <w:rPr>
          <w:rFonts w:ascii="宋体" w:eastAsia="宋体" w:hAnsi="宋体"/>
        </w:rPr>
      </w:pPr>
      <w:r w:rsidRPr="000665B4">
        <w:rPr>
          <w:rFonts w:ascii="宋体" w:eastAsia="宋体" w:hAnsi="宋体" w:hint="eastAsia"/>
        </w:rPr>
        <w:t>已处理-</w:t>
      </w:r>
      <w:r w:rsidR="00043AC1" w:rsidRPr="000665B4">
        <w:rPr>
          <w:rFonts w:ascii="宋体" w:eastAsia="宋体" w:hAnsi="宋体"/>
        </w:rPr>
        <w:t>I</w:t>
      </w:r>
      <w:r w:rsidR="00043AC1" w:rsidRPr="000665B4">
        <w:rPr>
          <w:rFonts w:ascii="宋体" w:eastAsia="宋体" w:hAnsi="宋体" w:hint="eastAsia"/>
        </w:rPr>
        <w:t>-铜牌题</w:t>
      </w:r>
    </w:p>
    <w:p w:rsidR="00043AC1" w:rsidRPr="000665B4" w:rsidRDefault="00612BFC" w:rsidP="00043AC1">
      <w:pPr>
        <w:rPr>
          <w:rFonts w:ascii="宋体" w:eastAsia="宋体" w:hAnsi="宋体"/>
        </w:rPr>
      </w:pPr>
      <w:r w:rsidRPr="000665B4">
        <w:rPr>
          <w:rFonts w:ascii="宋体" w:eastAsia="宋体" w:hAnsi="宋体" w:hint="eastAsia"/>
        </w:rPr>
        <w:t>已处理-</w:t>
      </w:r>
      <w:r w:rsidR="00043AC1" w:rsidRPr="000665B4">
        <w:rPr>
          <w:rFonts w:ascii="宋体" w:eastAsia="宋体" w:hAnsi="宋体"/>
        </w:rPr>
        <w:t>J</w:t>
      </w:r>
      <w:r w:rsidR="00043AC1" w:rsidRPr="000665B4">
        <w:rPr>
          <w:rFonts w:ascii="宋体" w:eastAsia="宋体" w:hAnsi="宋体" w:hint="eastAsia"/>
        </w:rPr>
        <w:t>-签到题</w:t>
      </w:r>
    </w:p>
    <w:p w:rsidR="00BF0E96" w:rsidRPr="000665B4" w:rsidRDefault="00BF0E96" w:rsidP="00BF0E96">
      <w:pPr>
        <w:pStyle w:val="2"/>
        <w:rPr>
          <w:rFonts w:ascii="宋体" w:eastAsia="宋体" w:hAnsi="宋体"/>
        </w:rPr>
      </w:pPr>
      <w:bookmarkStart w:id="338" w:name="_Toc524383238"/>
      <w:r w:rsidRPr="000665B4">
        <w:rPr>
          <w:rFonts w:ascii="宋体" w:eastAsia="宋体" w:hAnsi="宋体" w:hint="eastAsia"/>
        </w:rPr>
        <w:t>百度之星程序设计大赛资格赛-</w:t>
      </w:r>
      <w:r w:rsidRPr="000665B4">
        <w:rPr>
          <w:rFonts w:ascii="宋体" w:eastAsia="宋体" w:hAnsi="宋体"/>
        </w:rPr>
        <w:t>2018.8.4/5</w:t>
      </w:r>
      <w:r w:rsidRPr="000665B4">
        <w:rPr>
          <w:rFonts w:ascii="宋体" w:eastAsia="宋体" w:hAnsi="宋体" w:hint="eastAsia"/>
        </w:rPr>
        <w:t>（周六/日）</w:t>
      </w:r>
      <w:bookmarkEnd w:id="338"/>
    </w:p>
    <w:p w:rsidR="00BF0E96" w:rsidRPr="000665B4" w:rsidRDefault="00F73381" w:rsidP="00BF0E96">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BF0E96" w:rsidRPr="000665B4">
        <w:rPr>
          <w:rFonts w:ascii="宋体" w:eastAsia="宋体" w:hAnsi="宋体" w:hint="eastAsia"/>
        </w:rPr>
        <w:t>1001-签到题</w:t>
      </w:r>
    </w:p>
    <w:p w:rsidR="00BF0E96" w:rsidRPr="000665B4" w:rsidRDefault="00F73381" w:rsidP="00BF0E96">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BF0E96" w:rsidRPr="000665B4">
        <w:rPr>
          <w:rFonts w:ascii="宋体" w:eastAsia="宋体" w:hAnsi="宋体"/>
        </w:rPr>
        <w:t>1002</w:t>
      </w:r>
      <w:r w:rsidR="00BF0E96" w:rsidRPr="000665B4">
        <w:rPr>
          <w:rFonts w:ascii="宋体" w:eastAsia="宋体" w:hAnsi="宋体" w:hint="eastAsia"/>
        </w:rPr>
        <w:t>-签到题</w:t>
      </w:r>
    </w:p>
    <w:p w:rsidR="00BF0E96" w:rsidRPr="000665B4" w:rsidRDefault="00F73381" w:rsidP="00BF0E96">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BF0E96" w:rsidRPr="000665B4">
        <w:rPr>
          <w:rFonts w:ascii="宋体" w:eastAsia="宋体" w:hAnsi="宋体"/>
        </w:rPr>
        <w:t>1003</w:t>
      </w:r>
      <w:r w:rsidR="00BF0E96" w:rsidRPr="000665B4">
        <w:rPr>
          <w:rFonts w:ascii="宋体" w:eastAsia="宋体" w:hAnsi="宋体" w:hint="eastAsia"/>
        </w:rPr>
        <w:t>-银牌题-</w:t>
      </w:r>
      <w:r w:rsidR="00BF0E96" w:rsidRPr="000665B4">
        <w:rPr>
          <w:rFonts w:ascii="宋体" w:eastAsia="宋体" w:hAnsi="宋体"/>
        </w:rPr>
        <w:t>KM</w:t>
      </w:r>
      <w:r w:rsidR="00BF0E96" w:rsidRPr="000665B4">
        <w:rPr>
          <w:rFonts w:ascii="宋体" w:eastAsia="宋体" w:hAnsi="宋体" w:hint="eastAsia"/>
        </w:rPr>
        <w:t>匹配</w:t>
      </w:r>
    </w:p>
    <w:p w:rsidR="00BF0E96" w:rsidRPr="000665B4" w:rsidRDefault="00F73381" w:rsidP="00BF0E96">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BF0E96" w:rsidRPr="000665B4">
        <w:rPr>
          <w:rFonts w:ascii="宋体" w:eastAsia="宋体" w:hAnsi="宋体"/>
        </w:rPr>
        <w:t>1004</w:t>
      </w:r>
      <w:r w:rsidR="00BF0E96" w:rsidRPr="000665B4">
        <w:rPr>
          <w:rFonts w:ascii="宋体" w:eastAsia="宋体" w:hAnsi="宋体" w:hint="eastAsia"/>
        </w:rPr>
        <w:t>-金牌题</w:t>
      </w:r>
    </w:p>
    <w:p w:rsidR="00BF0E96" w:rsidRPr="000665B4" w:rsidRDefault="00F73381" w:rsidP="00BF0E96">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BF0E96" w:rsidRPr="000665B4">
        <w:rPr>
          <w:rFonts w:ascii="宋体" w:eastAsia="宋体" w:hAnsi="宋体"/>
        </w:rPr>
        <w:t>1005</w:t>
      </w:r>
      <w:r w:rsidR="00BF0E96" w:rsidRPr="000665B4">
        <w:rPr>
          <w:rFonts w:ascii="宋体" w:eastAsia="宋体" w:hAnsi="宋体" w:hint="eastAsia"/>
        </w:rPr>
        <w:t>-铜牌题</w:t>
      </w:r>
    </w:p>
    <w:p w:rsidR="00BF0E96" w:rsidRPr="000665B4" w:rsidRDefault="00F73381" w:rsidP="00043AC1">
      <w:pPr>
        <w:rPr>
          <w:rFonts w:ascii="宋体" w:eastAsia="宋体" w:hAnsi="宋体"/>
        </w:rPr>
      </w:pPr>
      <w:r w:rsidRPr="000665B4">
        <w:rPr>
          <w:rFonts w:ascii="宋体" w:eastAsia="宋体" w:hAnsi="宋体" w:hint="eastAsia"/>
        </w:rPr>
        <w:t>已处理</w:t>
      </w:r>
      <w:r w:rsidRPr="000665B4">
        <w:rPr>
          <w:rFonts w:ascii="宋体" w:eastAsia="宋体" w:hAnsi="宋体"/>
        </w:rPr>
        <w:t>-</w:t>
      </w:r>
      <w:r w:rsidR="00BF0E96" w:rsidRPr="000665B4">
        <w:rPr>
          <w:rFonts w:ascii="宋体" w:eastAsia="宋体" w:hAnsi="宋体"/>
        </w:rPr>
        <w:t>1006</w:t>
      </w:r>
      <w:r w:rsidR="00BF0E96" w:rsidRPr="000665B4">
        <w:rPr>
          <w:rFonts w:ascii="宋体" w:eastAsia="宋体" w:hAnsi="宋体" w:hint="eastAsia"/>
        </w:rPr>
        <w:t>-签到题</w:t>
      </w:r>
    </w:p>
    <w:p w:rsidR="003239E9" w:rsidRPr="000665B4" w:rsidRDefault="003239E9" w:rsidP="005A16AE">
      <w:pPr>
        <w:pStyle w:val="2"/>
        <w:rPr>
          <w:rFonts w:ascii="宋体" w:eastAsia="宋体" w:hAnsi="宋体"/>
        </w:rPr>
      </w:pPr>
      <w:bookmarkStart w:id="339" w:name="_Toc524383239"/>
      <w:r w:rsidRPr="000665B4">
        <w:rPr>
          <w:rFonts w:ascii="宋体" w:eastAsia="宋体" w:hAnsi="宋体"/>
        </w:rPr>
        <w:t>HDU-5-2018.8.6</w:t>
      </w:r>
      <w:r w:rsidR="005A16AE" w:rsidRPr="000665B4">
        <w:rPr>
          <w:rFonts w:ascii="宋体" w:eastAsia="宋体" w:hAnsi="宋体" w:hint="eastAsia"/>
        </w:rPr>
        <w:t>（周一）</w:t>
      </w:r>
      <w:bookmarkEnd w:id="339"/>
    </w:p>
    <w:p w:rsidR="00EA3B88" w:rsidRPr="000665B4" w:rsidRDefault="00EA3B88" w:rsidP="00EA3B88">
      <w:pPr>
        <w:rPr>
          <w:rFonts w:ascii="宋体" w:eastAsia="宋体" w:hAnsi="宋体"/>
        </w:rPr>
      </w:pPr>
      <w:r w:rsidRPr="000665B4">
        <w:rPr>
          <w:rFonts w:ascii="宋体" w:eastAsia="宋体" w:hAnsi="宋体" w:hint="eastAsia"/>
        </w:rPr>
        <w:t>1001-金牌题</w:t>
      </w:r>
      <w:r w:rsidR="00E0399A" w:rsidRPr="000665B4">
        <w:rPr>
          <w:rFonts w:ascii="宋体" w:eastAsia="宋体" w:hAnsi="宋体" w:hint="eastAsia"/>
        </w:rPr>
        <w:t>-命题人预估银</w:t>
      </w:r>
    </w:p>
    <w:p w:rsidR="00EA3B88" w:rsidRPr="000665B4" w:rsidRDefault="00EA3B88" w:rsidP="00EA3B88">
      <w:pPr>
        <w:rPr>
          <w:rFonts w:ascii="宋体" w:eastAsia="宋体" w:hAnsi="宋体"/>
        </w:rPr>
      </w:pPr>
      <w:r w:rsidRPr="000665B4">
        <w:rPr>
          <w:rFonts w:ascii="宋体" w:eastAsia="宋体" w:hAnsi="宋体" w:hint="eastAsia"/>
        </w:rPr>
        <w:t>已处理-</w:t>
      </w:r>
      <w:r w:rsidRPr="000665B4">
        <w:rPr>
          <w:rFonts w:ascii="宋体" w:eastAsia="宋体" w:hAnsi="宋体"/>
        </w:rPr>
        <w:t>1002</w:t>
      </w:r>
      <w:r w:rsidRPr="000665B4">
        <w:rPr>
          <w:rFonts w:ascii="宋体" w:eastAsia="宋体" w:hAnsi="宋体" w:hint="eastAsia"/>
        </w:rPr>
        <w:t>-签到题</w:t>
      </w:r>
    </w:p>
    <w:p w:rsidR="00EA3B88" w:rsidRPr="000665B4" w:rsidRDefault="00EA3B88" w:rsidP="00EA3B88">
      <w:pPr>
        <w:rPr>
          <w:rFonts w:ascii="宋体" w:eastAsia="宋体" w:hAnsi="宋体"/>
        </w:rPr>
      </w:pPr>
      <w:r w:rsidRPr="000665B4">
        <w:rPr>
          <w:rFonts w:ascii="宋体" w:eastAsia="宋体" w:hAnsi="宋体"/>
        </w:rPr>
        <w:t>1003</w:t>
      </w:r>
      <w:r w:rsidRPr="000665B4">
        <w:rPr>
          <w:rFonts w:ascii="宋体" w:eastAsia="宋体" w:hAnsi="宋体" w:hint="eastAsia"/>
        </w:rPr>
        <w:t>-金牌题</w:t>
      </w:r>
      <w:r w:rsidR="00E0399A" w:rsidRPr="000665B4">
        <w:rPr>
          <w:rFonts w:ascii="宋体" w:eastAsia="宋体" w:hAnsi="宋体" w:hint="eastAsia"/>
        </w:rPr>
        <w:t>-命题人预估铜</w:t>
      </w:r>
    </w:p>
    <w:p w:rsidR="00EA3B88" w:rsidRPr="000665B4" w:rsidRDefault="00EA3B88" w:rsidP="00EA3B88">
      <w:pPr>
        <w:rPr>
          <w:rFonts w:ascii="宋体" w:eastAsia="宋体" w:hAnsi="宋体"/>
        </w:rPr>
      </w:pPr>
      <w:r w:rsidRPr="000665B4">
        <w:rPr>
          <w:rFonts w:ascii="宋体" w:eastAsia="宋体" w:hAnsi="宋体"/>
        </w:rPr>
        <w:t>1004</w:t>
      </w:r>
      <w:r w:rsidRPr="000665B4">
        <w:rPr>
          <w:rFonts w:ascii="宋体" w:eastAsia="宋体" w:hAnsi="宋体" w:hint="eastAsia"/>
        </w:rPr>
        <w:t>-金牌题</w:t>
      </w:r>
    </w:p>
    <w:p w:rsidR="00EA3B88" w:rsidRPr="000665B4" w:rsidRDefault="00EA3B88" w:rsidP="00EA3B88">
      <w:pPr>
        <w:rPr>
          <w:rFonts w:ascii="宋体" w:eastAsia="宋体" w:hAnsi="宋体"/>
        </w:rPr>
      </w:pPr>
      <w:r w:rsidRPr="000665B4">
        <w:rPr>
          <w:rFonts w:ascii="宋体" w:eastAsia="宋体" w:hAnsi="宋体" w:hint="eastAsia"/>
        </w:rPr>
        <w:t>已处理-</w:t>
      </w:r>
      <w:r w:rsidRPr="000665B4">
        <w:rPr>
          <w:rFonts w:ascii="宋体" w:eastAsia="宋体" w:hAnsi="宋体"/>
        </w:rPr>
        <w:t>1005</w:t>
      </w:r>
      <w:r w:rsidRPr="000665B4">
        <w:rPr>
          <w:rFonts w:ascii="宋体" w:eastAsia="宋体" w:hAnsi="宋体" w:hint="eastAsia"/>
        </w:rPr>
        <w:t>-签到题</w:t>
      </w:r>
    </w:p>
    <w:p w:rsidR="00EA3B88" w:rsidRPr="000665B4" w:rsidRDefault="00EA3B88" w:rsidP="00EA3B88">
      <w:pPr>
        <w:rPr>
          <w:rFonts w:ascii="宋体" w:eastAsia="宋体" w:hAnsi="宋体"/>
        </w:rPr>
      </w:pPr>
      <w:r w:rsidRPr="000665B4">
        <w:rPr>
          <w:rFonts w:ascii="宋体" w:eastAsia="宋体" w:hAnsi="宋体"/>
        </w:rPr>
        <w:t>1006</w:t>
      </w:r>
      <w:r w:rsidRPr="000665B4">
        <w:rPr>
          <w:rFonts w:ascii="宋体" w:eastAsia="宋体" w:hAnsi="宋体" w:hint="eastAsia"/>
        </w:rPr>
        <w:t>-金牌题</w:t>
      </w:r>
      <w:r w:rsidR="00E0399A" w:rsidRPr="000665B4">
        <w:rPr>
          <w:rFonts w:ascii="宋体" w:eastAsia="宋体" w:hAnsi="宋体" w:hint="eastAsia"/>
        </w:rPr>
        <w:t>-命题人预估银</w:t>
      </w:r>
    </w:p>
    <w:p w:rsidR="00EA3B88" w:rsidRPr="000665B4" w:rsidRDefault="00EA3B88" w:rsidP="00EA3B88">
      <w:pPr>
        <w:rPr>
          <w:rFonts w:ascii="宋体" w:eastAsia="宋体" w:hAnsi="宋体"/>
        </w:rPr>
      </w:pPr>
      <w:r w:rsidRPr="000665B4">
        <w:rPr>
          <w:rFonts w:ascii="宋体" w:eastAsia="宋体" w:hAnsi="宋体" w:hint="eastAsia"/>
        </w:rPr>
        <w:t>已处理-</w:t>
      </w:r>
      <w:r w:rsidRPr="000665B4">
        <w:rPr>
          <w:rFonts w:ascii="宋体" w:eastAsia="宋体" w:hAnsi="宋体"/>
        </w:rPr>
        <w:t>1007</w:t>
      </w:r>
      <w:r w:rsidRPr="000665B4">
        <w:rPr>
          <w:rFonts w:ascii="宋体" w:eastAsia="宋体" w:hAnsi="宋体" w:hint="eastAsia"/>
        </w:rPr>
        <w:t>-铜牌题</w:t>
      </w:r>
    </w:p>
    <w:p w:rsidR="00EA3B88" w:rsidRPr="000665B4" w:rsidRDefault="00EA3B88" w:rsidP="00EA3B88">
      <w:pPr>
        <w:rPr>
          <w:rFonts w:ascii="宋体" w:eastAsia="宋体" w:hAnsi="宋体"/>
        </w:rPr>
      </w:pPr>
      <w:r w:rsidRPr="000665B4">
        <w:rPr>
          <w:rFonts w:ascii="宋体" w:eastAsia="宋体" w:hAnsi="宋体"/>
        </w:rPr>
        <w:t>1008</w:t>
      </w:r>
      <w:r w:rsidRPr="000665B4">
        <w:rPr>
          <w:rFonts w:ascii="宋体" w:eastAsia="宋体" w:hAnsi="宋体" w:hint="eastAsia"/>
        </w:rPr>
        <w:t>-银牌题</w:t>
      </w:r>
      <w:r w:rsidR="00E0399A" w:rsidRPr="000665B4">
        <w:rPr>
          <w:rFonts w:ascii="宋体" w:eastAsia="宋体" w:hAnsi="宋体" w:hint="eastAsia"/>
        </w:rPr>
        <w:t>-命题人预估铜</w:t>
      </w:r>
    </w:p>
    <w:p w:rsidR="00EA3B88" w:rsidRPr="000665B4" w:rsidRDefault="00EA3B88" w:rsidP="00EA3B88">
      <w:pPr>
        <w:rPr>
          <w:rFonts w:ascii="宋体" w:eastAsia="宋体" w:hAnsi="宋体"/>
        </w:rPr>
      </w:pPr>
      <w:r w:rsidRPr="000665B4">
        <w:rPr>
          <w:rFonts w:ascii="宋体" w:eastAsia="宋体" w:hAnsi="宋体"/>
        </w:rPr>
        <w:t>1009</w:t>
      </w:r>
      <w:r w:rsidRPr="000665B4">
        <w:rPr>
          <w:rFonts w:ascii="宋体" w:eastAsia="宋体" w:hAnsi="宋体" w:hint="eastAsia"/>
        </w:rPr>
        <w:t>-金牌题</w:t>
      </w:r>
      <w:r w:rsidR="00E0399A" w:rsidRPr="000665B4">
        <w:rPr>
          <w:rFonts w:ascii="宋体" w:eastAsia="宋体" w:hAnsi="宋体" w:hint="eastAsia"/>
        </w:rPr>
        <w:t>-命题人预估银</w:t>
      </w:r>
    </w:p>
    <w:p w:rsidR="00EA3B88" w:rsidRPr="000665B4" w:rsidRDefault="00EA3B88" w:rsidP="00EA3B88">
      <w:pPr>
        <w:rPr>
          <w:rFonts w:ascii="宋体" w:eastAsia="宋体" w:hAnsi="宋体"/>
        </w:rPr>
      </w:pPr>
      <w:r w:rsidRPr="000665B4">
        <w:rPr>
          <w:rFonts w:ascii="宋体" w:eastAsia="宋体" w:hAnsi="宋体"/>
        </w:rPr>
        <w:t>1010</w:t>
      </w:r>
      <w:r w:rsidRPr="000665B4">
        <w:rPr>
          <w:rFonts w:ascii="宋体" w:eastAsia="宋体" w:hAnsi="宋体" w:hint="eastAsia"/>
        </w:rPr>
        <w:t>-金牌题</w:t>
      </w:r>
    </w:p>
    <w:p w:rsidR="00EA3B88" w:rsidRPr="000665B4" w:rsidRDefault="00EA3B88" w:rsidP="00EA3B88">
      <w:pPr>
        <w:rPr>
          <w:rFonts w:ascii="宋体" w:eastAsia="宋体" w:hAnsi="宋体"/>
        </w:rPr>
      </w:pPr>
      <w:r w:rsidRPr="000665B4">
        <w:rPr>
          <w:rFonts w:ascii="宋体" w:eastAsia="宋体" w:hAnsi="宋体"/>
        </w:rPr>
        <w:t>1011</w:t>
      </w:r>
      <w:r w:rsidRPr="000665B4">
        <w:rPr>
          <w:rFonts w:ascii="宋体" w:eastAsia="宋体" w:hAnsi="宋体" w:hint="eastAsia"/>
        </w:rPr>
        <w:t>-金牌题</w:t>
      </w:r>
      <w:r w:rsidR="00E0399A" w:rsidRPr="000665B4">
        <w:rPr>
          <w:rFonts w:ascii="宋体" w:eastAsia="宋体" w:hAnsi="宋体" w:hint="eastAsia"/>
        </w:rPr>
        <w:t>-命题人预估银</w:t>
      </w:r>
    </w:p>
    <w:p w:rsidR="00EA3B88" w:rsidRPr="000665B4" w:rsidRDefault="00EA3B88" w:rsidP="00EA3B88">
      <w:pPr>
        <w:rPr>
          <w:rFonts w:ascii="宋体" w:eastAsia="宋体" w:hAnsi="宋体"/>
        </w:rPr>
      </w:pPr>
      <w:r w:rsidRPr="000665B4">
        <w:rPr>
          <w:rFonts w:ascii="宋体" w:eastAsia="宋体" w:hAnsi="宋体"/>
        </w:rPr>
        <w:t>1012</w:t>
      </w:r>
      <w:r w:rsidRPr="000665B4">
        <w:rPr>
          <w:rFonts w:ascii="宋体" w:eastAsia="宋体" w:hAnsi="宋体" w:hint="eastAsia"/>
        </w:rPr>
        <w:t>-金牌题</w:t>
      </w:r>
    </w:p>
    <w:p w:rsidR="003239E9" w:rsidRPr="000665B4" w:rsidRDefault="003239E9" w:rsidP="005A16AE">
      <w:pPr>
        <w:pStyle w:val="2"/>
        <w:rPr>
          <w:rFonts w:ascii="宋体" w:eastAsia="宋体" w:hAnsi="宋体"/>
        </w:rPr>
      </w:pPr>
      <w:bookmarkStart w:id="340" w:name="_Toc524383240"/>
      <w:r w:rsidRPr="000665B4">
        <w:rPr>
          <w:rFonts w:ascii="宋体" w:eastAsia="宋体" w:hAnsi="宋体"/>
        </w:rPr>
        <w:t>HDU-6-2018.8.8</w:t>
      </w:r>
      <w:r w:rsidR="005A16AE" w:rsidRPr="000665B4">
        <w:rPr>
          <w:rFonts w:ascii="宋体" w:eastAsia="宋体" w:hAnsi="宋体" w:hint="eastAsia"/>
        </w:rPr>
        <w:t>（周三）</w:t>
      </w:r>
      <w:bookmarkEnd w:id="340"/>
    </w:p>
    <w:p w:rsidR="00825D2A" w:rsidRPr="000665B4" w:rsidRDefault="00825D2A" w:rsidP="00825D2A">
      <w:pPr>
        <w:rPr>
          <w:rFonts w:ascii="宋体" w:eastAsia="宋体" w:hAnsi="宋体"/>
        </w:rPr>
      </w:pPr>
      <w:r w:rsidRPr="000665B4">
        <w:rPr>
          <w:rFonts w:ascii="宋体" w:eastAsia="宋体" w:hAnsi="宋体" w:hint="eastAsia"/>
        </w:rPr>
        <w:t>已处理-1001-签到题</w:t>
      </w:r>
    </w:p>
    <w:p w:rsidR="00825D2A" w:rsidRPr="000665B4" w:rsidRDefault="00825D2A" w:rsidP="00825D2A">
      <w:pPr>
        <w:rPr>
          <w:rFonts w:ascii="宋体" w:eastAsia="宋体" w:hAnsi="宋体"/>
        </w:rPr>
      </w:pPr>
      <w:r w:rsidRPr="000665B4">
        <w:rPr>
          <w:rFonts w:ascii="宋体" w:eastAsia="宋体" w:hAnsi="宋体" w:hint="eastAsia"/>
        </w:rPr>
        <w:t>已处理-</w:t>
      </w:r>
      <w:r w:rsidRPr="000665B4">
        <w:rPr>
          <w:rFonts w:ascii="宋体" w:eastAsia="宋体" w:hAnsi="宋体"/>
        </w:rPr>
        <w:t>1002</w:t>
      </w:r>
      <w:r w:rsidRPr="000665B4">
        <w:rPr>
          <w:rFonts w:ascii="宋体" w:eastAsia="宋体" w:hAnsi="宋体" w:hint="eastAsia"/>
        </w:rPr>
        <w:t>-铜牌题</w:t>
      </w:r>
    </w:p>
    <w:p w:rsidR="00825D2A" w:rsidRPr="000665B4" w:rsidRDefault="00825D2A" w:rsidP="00825D2A">
      <w:pPr>
        <w:rPr>
          <w:rFonts w:ascii="宋体" w:eastAsia="宋体" w:hAnsi="宋体"/>
        </w:rPr>
      </w:pPr>
      <w:r w:rsidRPr="000665B4">
        <w:rPr>
          <w:rFonts w:ascii="宋体" w:eastAsia="宋体" w:hAnsi="宋体"/>
        </w:rPr>
        <w:t>1003</w:t>
      </w:r>
      <w:r w:rsidRPr="000665B4">
        <w:rPr>
          <w:rFonts w:ascii="宋体" w:eastAsia="宋体" w:hAnsi="宋体" w:hint="eastAsia"/>
        </w:rPr>
        <w:t>-银牌题-命题人预估铜</w:t>
      </w:r>
    </w:p>
    <w:p w:rsidR="00825D2A" w:rsidRPr="000665B4" w:rsidRDefault="00825D2A" w:rsidP="00825D2A">
      <w:pPr>
        <w:rPr>
          <w:rFonts w:ascii="宋体" w:eastAsia="宋体" w:hAnsi="宋体"/>
        </w:rPr>
      </w:pPr>
      <w:r w:rsidRPr="000665B4">
        <w:rPr>
          <w:rFonts w:ascii="宋体" w:eastAsia="宋体" w:hAnsi="宋体"/>
        </w:rPr>
        <w:t>1004</w:t>
      </w:r>
      <w:r w:rsidRPr="000665B4">
        <w:rPr>
          <w:rFonts w:ascii="宋体" w:eastAsia="宋体" w:hAnsi="宋体" w:hint="eastAsia"/>
        </w:rPr>
        <w:t>-金牌题-命题人预估铜</w:t>
      </w:r>
    </w:p>
    <w:p w:rsidR="00825D2A" w:rsidRPr="000665B4" w:rsidRDefault="00825D2A" w:rsidP="00825D2A">
      <w:pPr>
        <w:rPr>
          <w:rFonts w:ascii="宋体" w:eastAsia="宋体" w:hAnsi="宋体"/>
        </w:rPr>
      </w:pPr>
      <w:r w:rsidRPr="000665B4">
        <w:rPr>
          <w:rFonts w:ascii="宋体" w:eastAsia="宋体" w:hAnsi="宋体"/>
        </w:rPr>
        <w:t>1005</w:t>
      </w:r>
      <w:r w:rsidR="007F6167" w:rsidRPr="000665B4">
        <w:rPr>
          <w:rFonts w:ascii="宋体" w:eastAsia="宋体" w:hAnsi="宋体" w:hint="eastAsia"/>
        </w:rPr>
        <w:t>-金牌题</w:t>
      </w:r>
    </w:p>
    <w:p w:rsidR="00825D2A" w:rsidRPr="000665B4" w:rsidRDefault="00825D2A" w:rsidP="00825D2A">
      <w:pPr>
        <w:rPr>
          <w:rFonts w:ascii="宋体" w:eastAsia="宋体" w:hAnsi="宋体"/>
        </w:rPr>
      </w:pPr>
      <w:r w:rsidRPr="000665B4">
        <w:rPr>
          <w:rFonts w:ascii="宋体" w:eastAsia="宋体" w:hAnsi="宋体"/>
        </w:rPr>
        <w:t>1006</w:t>
      </w:r>
      <w:r w:rsidR="007F6167" w:rsidRPr="000665B4">
        <w:rPr>
          <w:rFonts w:ascii="宋体" w:eastAsia="宋体" w:hAnsi="宋体" w:hint="eastAsia"/>
        </w:rPr>
        <w:t>-金牌题</w:t>
      </w:r>
    </w:p>
    <w:p w:rsidR="00825D2A" w:rsidRPr="000665B4" w:rsidRDefault="00825D2A" w:rsidP="00825D2A">
      <w:pPr>
        <w:rPr>
          <w:rFonts w:ascii="宋体" w:eastAsia="宋体" w:hAnsi="宋体"/>
        </w:rPr>
      </w:pPr>
      <w:r w:rsidRPr="000665B4">
        <w:rPr>
          <w:rFonts w:ascii="宋体" w:eastAsia="宋体" w:hAnsi="宋体"/>
        </w:rPr>
        <w:t>1007</w:t>
      </w:r>
      <w:r w:rsidRPr="000665B4">
        <w:rPr>
          <w:rFonts w:ascii="宋体" w:eastAsia="宋体" w:hAnsi="宋体" w:hint="eastAsia"/>
        </w:rPr>
        <w:t>-</w:t>
      </w:r>
      <w:r w:rsidR="007F6167" w:rsidRPr="000665B4">
        <w:rPr>
          <w:rFonts w:ascii="宋体" w:eastAsia="宋体" w:hAnsi="宋体" w:hint="eastAsia"/>
        </w:rPr>
        <w:t>银牌题-命题人预估金</w:t>
      </w:r>
    </w:p>
    <w:p w:rsidR="00825D2A" w:rsidRPr="000665B4" w:rsidRDefault="00825D2A" w:rsidP="00825D2A">
      <w:pPr>
        <w:rPr>
          <w:rFonts w:ascii="宋体" w:eastAsia="宋体" w:hAnsi="宋体"/>
        </w:rPr>
      </w:pPr>
      <w:r w:rsidRPr="000665B4">
        <w:rPr>
          <w:rFonts w:ascii="宋体" w:eastAsia="宋体" w:hAnsi="宋体"/>
        </w:rPr>
        <w:t>1008</w:t>
      </w:r>
      <w:r w:rsidR="007F6167" w:rsidRPr="000665B4">
        <w:rPr>
          <w:rFonts w:ascii="宋体" w:eastAsia="宋体" w:hAnsi="宋体" w:hint="eastAsia"/>
        </w:rPr>
        <w:t>-金牌题</w:t>
      </w:r>
    </w:p>
    <w:p w:rsidR="00825D2A" w:rsidRPr="000665B4" w:rsidRDefault="00825D2A" w:rsidP="00825D2A">
      <w:pPr>
        <w:rPr>
          <w:rFonts w:ascii="宋体" w:eastAsia="宋体" w:hAnsi="宋体"/>
        </w:rPr>
      </w:pPr>
      <w:r w:rsidRPr="000665B4">
        <w:rPr>
          <w:rFonts w:ascii="宋体" w:eastAsia="宋体" w:hAnsi="宋体" w:hint="eastAsia"/>
        </w:rPr>
        <w:lastRenderedPageBreak/>
        <w:t>已处理-</w:t>
      </w:r>
      <w:r w:rsidRPr="000665B4">
        <w:rPr>
          <w:rFonts w:ascii="宋体" w:eastAsia="宋体" w:hAnsi="宋体"/>
        </w:rPr>
        <w:t>1009</w:t>
      </w:r>
      <w:r w:rsidRPr="000665B4">
        <w:rPr>
          <w:rFonts w:ascii="宋体" w:eastAsia="宋体" w:hAnsi="宋体" w:hint="eastAsia"/>
        </w:rPr>
        <w:t>-铜牌题</w:t>
      </w:r>
    </w:p>
    <w:p w:rsidR="00825D2A" w:rsidRPr="000665B4" w:rsidRDefault="00825D2A" w:rsidP="00825D2A">
      <w:pPr>
        <w:rPr>
          <w:rFonts w:ascii="宋体" w:eastAsia="宋体" w:hAnsi="宋体"/>
        </w:rPr>
      </w:pPr>
      <w:r w:rsidRPr="000665B4">
        <w:rPr>
          <w:rFonts w:ascii="宋体" w:eastAsia="宋体" w:hAnsi="宋体"/>
        </w:rPr>
        <w:t>1010</w:t>
      </w:r>
      <w:r w:rsidR="007F6167" w:rsidRPr="000665B4">
        <w:rPr>
          <w:rFonts w:ascii="宋体" w:eastAsia="宋体" w:hAnsi="宋体" w:hint="eastAsia"/>
        </w:rPr>
        <w:t>金牌题-命题人预估银</w:t>
      </w:r>
    </w:p>
    <w:p w:rsidR="00825D2A" w:rsidRPr="000665B4" w:rsidRDefault="00825D2A" w:rsidP="00825D2A">
      <w:pPr>
        <w:rPr>
          <w:rFonts w:ascii="宋体" w:eastAsia="宋体" w:hAnsi="宋体"/>
        </w:rPr>
      </w:pPr>
      <w:r w:rsidRPr="000665B4">
        <w:rPr>
          <w:rFonts w:ascii="宋体" w:eastAsia="宋体" w:hAnsi="宋体"/>
        </w:rPr>
        <w:t>1011</w:t>
      </w:r>
      <w:r w:rsidR="007F6167" w:rsidRPr="000665B4">
        <w:rPr>
          <w:rFonts w:ascii="宋体" w:eastAsia="宋体" w:hAnsi="宋体" w:hint="eastAsia"/>
        </w:rPr>
        <w:t>-银牌题-命题人预估铜</w:t>
      </w:r>
    </w:p>
    <w:p w:rsidR="00825D2A" w:rsidRPr="000665B4" w:rsidRDefault="00825D2A" w:rsidP="00825D2A">
      <w:pPr>
        <w:rPr>
          <w:rFonts w:ascii="宋体" w:eastAsia="宋体" w:hAnsi="宋体"/>
        </w:rPr>
      </w:pPr>
      <w:r w:rsidRPr="000665B4">
        <w:rPr>
          <w:rFonts w:ascii="宋体" w:eastAsia="宋体" w:hAnsi="宋体" w:hint="eastAsia"/>
        </w:rPr>
        <w:t>已处理-</w:t>
      </w:r>
      <w:r w:rsidRPr="000665B4">
        <w:rPr>
          <w:rFonts w:ascii="宋体" w:eastAsia="宋体" w:hAnsi="宋体"/>
        </w:rPr>
        <w:t>1012</w:t>
      </w:r>
      <w:r w:rsidRPr="000665B4">
        <w:rPr>
          <w:rFonts w:ascii="宋体" w:eastAsia="宋体" w:hAnsi="宋体" w:hint="eastAsia"/>
        </w:rPr>
        <w:t>-签到题</w:t>
      </w:r>
    </w:p>
    <w:p w:rsidR="003F0B0C" w:rsidRPr="000665B4" w:rsidRDefault="003F0B0C" w:rsidP="003F0B0C">
      <w:pPr>
        <w:pStyle w:val="2"/>
        <w:rPr>
          <w:rFonts w:ascii="宋体" w:eastAsia="宋体" w:hAnsi="宋体"/>
        </w:rPr>
      </w:pPr>
      <w:bookmarkStart w:id="341" w:name="_Toc524383241"/>
      <w:r w:rsidRPr="000665B4">
        <w:rPr>
          <w:rFonts w:ascii="宋体" w:eastAsia="宋体" w:hAnsi="宋体" w:hint="eastAsia"/>
        </w:rPr>
        <w:t>牛客网-第7场-</w:t>
      </w:r>
      <w:r w:rsidRPr="000665B4">
        <w:rPr>
          <w:rFonts w:ascii="宋体" w:eastAsia="宋体" w:hAnsi="宋体"/>
        </w:rPr>
        <w:t>2018.8.9</w:t>
      </w:r>
      <w:r w:rsidRPr="000665B4">
        <w:rPr>
          <w:rFonts w:ascii="宋体" w:eastAsia="宋体" w:hAnsi="宋体" w:hint="eastAsia"/>
        </w:rPr>
        <w:t>（周四）</w:t>
      </w:r>
      <w:bookmarkEnd w:id="341"/>
    </w:p>
    <w:p w:rsidR="008106F4" w:rsidRPr="000665B4" w:rsidRDefault="007B3A11" w:rsidP="008106F4">
      <w:pPr>
        <w:rPr>
          <w:rFonts w:ascii="宋体" w:eastAsia="宋体" w:hAnsi="宋体"/>
        </w:rPr>
      </w:pPr>
      <w:r w:rsidRPr="000665B4">
        <w:rPr>
          <w:rFonts w:ascii="宋体" w:eastAsia="宋体" w:hAnsi="宋体" w:hint="eastAsia"/>
        </w:rPr>
        <w:t>已处理-</w:t>
      </w:r>
      <w:r w:rsidR="008106F4" w:rsidRPr="000665B4">
        <w:rPr>
          <w:rFonts w:ascii="宋体" w:eastAsia="宋体" w:hAnsi="宋体" w:hint="eastAsia"/>
        </w:rPr>
        <w:t>A</w:t>
      </w:r>
      <w:r w:rsidRPr="000665B4">
        <w:rPr>
          <w:rFonts w:ascii="宋体" w:eastAsia="宋体" w:hAnsi="宋体" w:hint="eastAsia"/>
        </w:rPr>
        <w:t>-签到题</w:t>
      </w:r>
    </w:p>
    <w:p w:rsidR="008106F4" w:rsidRPr="000665B4" w:rsidRDefault="008106F4" w:rsidP="008106F4">
      <w:pPr>
        <w:rPr>
          <w:rFonts w:ascii="宋体" w:eastAsia="宋体" w:hAnsi="宋体"/>
        </w:rPr>
      </w:pPr>
      <w:r w:rsidRPr="000665B4">
        <w:rPr>
          <w:rFonts w:ascii="宋体" w:eastAsia="宋体" w:hAnsi="宋体"/>
        </w:rPr>
        <w:t>B</w:t>
      </w:r>
    </w:p>
    <w:p w:rsidR="008106F4" w:rsidRPr="000665B4" w:rsidRDefault="007B3A11" w:rsidP="008106F4">
      <w:pPr>
        <w:rPr>
          <w:rFonts w:ascii="宋体" w:eastAsia="宋体" w:hAnsi="宋体"/>
        </w:rPr>
      </w:pPr>
      <w:r w:rsidRPr="000665B4">
        <w:rPr>
          <w:rFonts w:ascii="宋体" w:eastAsia="宋体" w:hAnsi="宋体" w:hint="eastAsia"/>
        </w:rPr>
        <w:t>已处理-</w:t>
      </w:r>
      <w:r w:rsidR="008106F4" w:rsidRPr="000665B4">
        <w:rPr>
          <w:rFonts w:ascii="宋体" w:eastAsia="宋体" w:hAnsi="宋体"/>
        </w:rPr>
        <w:t>C</w:t>
      </w:r>
      <w:r w:rsidRPr="000665B4">
        <w:rPr>
          <w:rFonts w:ascii="宋体" w:eastAsia="宋体" w:hAnsi="宋体" w:hint="eastAsia"/>
        </w:rPr>
        <w:t>-铜牌题</w:t>
      </w:r>
    </w:p>
    <w:p w:rsidR="008106F4" w:rsidRPr="000665B4" w:rsidRDefault="008106F4" w:rsidP="008106F4">
      <w:pPr>
        <w:rPr>
          <w:rFonts w:ascii="宋体" w:eastAsia="宋体" w:hAnsi="宋体"/>
        </w:rPr>
      </w:pPr>
      <w:r w:rsidRPr="000665B4">
        <w:rPr>
          <w:rFonts w:ascii="宋体" w:eastAsia="宋体" w:hAnsi="宋体"/>
        </w:rPr>
        <w:t>D</w:t>
      </w:r>
    </w:p>
    <w:p w:rsidR="008106F4" w:rsidRPr="000665B4" w:rsidRDefault="008106F4" w:rsidP="008106F4">
      <w:pPr>
        <w:rPr>
          <w:rFonts w:ascii="宋体" w:eastAsia="宋体" w:hAnsi="宋体"/>
        </w:rPr>
      </w:pPr>
      <w:r w:rsidRPr="000665B4">
        <w:rPr>
          <w:rFonts w:ascii="宋体" w:eastAsia="宋体" w:hAnsi="宋体"/>
        </w:rPr>
        <w:t>E</w:t>
      </w:r>
    </w:p>
    <w:p w:rsidR="008106F4" w:rsidRPr="000665B4" w:rsidRDefault="008106F4" w:rsidP="008106F4">
      <w:pPr>
        <w:rPr>
          <w:rFonts w:ascii="宋体" w:eastAsia="宋体" w:hAnsi="宋体"/>
        </w:rPr>
      </w:pPr>
      <w:r w:rsidRPr="000665B4">
        <w:rPr>
          <w:rFonts w:ascii="宋体" w:eastAsia="宋体" w:hAnsi="宋体"/>
        </w:rPr>
        <w:t>F</w:t>
      </w:r>
    </w:p>
    <w:p w:rsidR="008106F4" w:rsidRPr="000665B4" w:rsidRDefault="008106F4" w:rsidP="008106F4">
      <w:pPr>
        <w:rPr>
          <w:rFonts w:ascii="宋体" w:eastAsia="宋体" w:hAnsi="宋体"/>
        </w:rPr>
      </w:pPr>
      <w:r w:rsidRPr="000665B4">
        <w:rPr>
          <w:rFonts w:ascii="宋体" w:eastAsia="宋体" w:hAnsi="宋体"/>
        </w:rPr>
        <w:t>G</w:t>
      </w:r>
    </w:p>
    <w:p w:rsidR="008106F4" w:rsidRPr="000665B4" w:rsidRDefault="008106F4" w:rsidP="008106F4">
      <w:pPr>
        <w:rPr>
          <w:rFonts w:ascii="宋体" w:eastAsia="宋体" w:hAnsi="宋体"/>
        </w:rPr>
      </w:pPr>
      <w:r w:rsidRPr="000665B4">
        <w:rPr>
          <w:rFonts w:ascii="宋体" w:eastAsia="宋体" w:hAnsi="宋体"/>
        </w:rPr>
        <w:t>H</w:t>
      </w:r>
    </w:p>
    <w:p w:rsidR="008106F4" w:rsidRPr="000665B4" w:rsidRDefault="008106F4" w:rsidP="008106F4">
      <w:pPr>
        <w:rPr>
          <w:rFonts w:ascii="宋体" w:eastAsia="宋体" w:hAnsi="宋体"/>
        </w:rPr>
      </w:pPr>
      <w:r w:rsidRPr="000665B4">
        <w:rPr>
          <w:rFonts w:ascii="宋体" w:eastAsia="宋体" w:hAnsi="宋体"/>
        </w:rPr>
        <w:t>I</w:t>
      </w:r>
    </w:p>
    <w:p w:rsidR="008106F4" w:rsidRPr="000665B4" w:rsidRDefault="007B3A11" w:rsidP="008106F4">
      <w:pPr>
        <w:rPr>
          <w:rFonts w:ascii="宋体" w:eastAsia="宋体" w:hAnsi="宋体"/>
        </w:rPr>
      </w:pPr>
      <w:r w:rsidRPr="000665B4">
        <w:rPr>
          <w:rFonts w:ascii="宋体" w:eastAsia="宋体" w:hAnsi="宋体" w:hint="eastAsia"/>
        </w:rPr>
        <w:t>已处理-</w:t>
      </w:r>
      <w:r w:rsidR="008106F4" w:rsidRPr="000665B4">
        <w:rPr>
          <w:rFonts w:ascii="宋体" w:eastAsia="宋体" w:hAnsi="宋体"/>
        </w:rPr>
        <w:t>J</w:t>
      </w:r>
      <w:r w:rsidRPr="000665B4">
        <w:rPr>
          <w:rFonts w:ascii="宋体" w:eastAsia="宋体" w:hAnsi="宋体" w:hint="eastAsia"/>
        </w:rPr>
        <w:t>-铜牌题</w:t>
      </w:r>
    </w:p>
    <w:p w:rsidR="008106F4" w:rsidRPr="000665B4" w:rsidRDefault="008106F4" w:rsidP="008106F4">
      <w:pPr>
        <w:rPr>
          <w:rFonts w:ascii="宋体" w:eastAsia="宋体" w:hAnsi="宋体"/>
        </w:rPr>
      </w:pPr>
      <w:r w:rsidRPr="000665B4">
        <w:rPr>
          <w:rFonts w:ascii="宋体" w:eastAsia="宋体" w:hAnsi="宋体"/>
        </w:rPr>
        <w:t>K</w:t>
      </w:r>
    </w:p>
    <w:p w:rsidR="00201F68" w:rsidRPr="000665B4" w:rsidRDefault="00201F68" w:rsidP="00201F68">
      <w:pPr>
        <w:pStyle w:val="2"/>
        <w:rPr>
          <w:rFonts w:ascii="宋体" w:eastAsia="宋体" w:hAnsi="宋体"/>
        </w:rPr>
      </w:pPr>
      <w:bookmarkStart w:id="342" w:name="_Toc524383242"/>
      <w:r w:rsidRPr="000665B4">
        <w:rPr>
          <w:rFonts w:ascii="宋体" w:eastAsia="宋体" w:hAnsi="宋体" w:hint="eastAsia"/>
        </w:rPr>
        <w:t>牛客网-第8场-</w:t>
      </w:r>
      <w:r w:rsidRPr="000665B4">
        <w:rPr>
          <w:rFonts w:ascii="宋体" w:eastAsia="宋体" w:hAnsi="宋体"/>
        </w:rPr>
        <w:t>2018.8.11</w:t>
      </w:r>
      <w:r w:rsidRPr="000665B4">
        <w:rPr>
          <w:rFonts w:ascii="宋体" w:eastAsia="宋体" w:hAnsi="宋体" w:hint="eastAsia"/>
        </w:rPr>
        <w:t>（周六）</w:t>
      </w:r>
      <w:bookmarkEnd w:id="342"/>
    </w:p>
    <w:p w:rsidR="00D4132B" w:rsidRPr="000665B4" w:rsidRDefault="00D4132B" w:rsidP="00D4132B">
      <w:pPr>
        <w:rPr>
          <w:rFonts w:ascii="宋体" w:eastAsia="宋体" w:hAnsi="宋体"/>
        </w:rPr>
      </w:pPr>
      <w:r w:rsidRPr="000665B4">
        <w:rPr>
          <w:rFonts w:ascii="宋体" w:eastAsia="宋体" w:hAnsi="宋体" w:hint="eastAsia"/>
        </w:rPr>
        <w:t>A</w:t>
      </w:r>
      <w:r w:rsidR="008106F4" w:rsidRPr="000665B4">
        <w:rPr>
          <w:rFonts w:ascii="宋体" w:eastAsia="宋体" w:hAnsi="宋体" w:hint="eastAsia"/>
        </w:rPr>
        <w:t>-金牌题</w:t>
      </w:r>
    </w:p>
    <w:p w:rsidR="00D4132B" w:rsidRPr="000665B4" w:rsidRDefault="008106F4" w:rsidP="00D4132B">
      <w:pPr>
        <w:rPr>
          <w:rFonts w:ascii="宋体" w:eastAsia="宋体" w:hAnsi="宋体"/>
        </w:rPr>
      </w:pPr>
      <w:r w:rsidRPr="000665B4">
        <w:rPr>
          <w:rFonts w:ascii="宋体" w:eastAsia="宋体" w:hAnsi="宋体" w:hint="eastAsia"/>
        </w:rPr>
        <w:t>已处理-</w:t>
      </w:r>
      <w:r w:rsidR="00D4132B" w:rsidRPr="000665B4">
        <w:rPr>
          <w:rFonts w:ascii="宋体" w:eastAsia="宋体" w:hAnsi="宋体"/>
        </w:rPr>
        <w:t>B</w:t>
      </w:r>
      <w:r w:rsidRPr="000665B4">
        <w:rPr>
          <w:rFonts w:ascii="宋体" w:eastAsia="宋体" w:hAnsi="宋体" w:hint="eastAsia"/>
        </w:rPr>
        <w:t>-铜牌题</w:t>
      </w:r>
    </w:p>
    <w:p w:rsidR="00D4132B" w:rsidRPr="000665B4" w:rsidRDefault="00D4132B" w:rsidP="00D4132B">
      <w:pPr>
        <w:rPr>
          <w:rFonts w:ascii="宋体" w:eastAsia="宋体" w:hAnsi="宋体"/>
        </w:rPr>
      </w:pPr>
      <w:r w:rsidRPr="000665B4">
        <w:rPr>
          <w:rFonts w:ascii="宋体" w:eastAsia="宋体" w:hAnsi="宋体"/>
        </w:rPr>
        <w:t>C</w:t>
      </w:r>
      <w:r w:rsidR="008106F4" w:rsidRPr="000665B4">
        <w:rPr>
          <w:rFonts w:ascii="宋体" w:eastAsia="宋体" w:hAnsi="宋体" w:hint="eastAsia"/>
        </w:rPr>
        <w:t>-金牌题</w:t>
      </w:r>
    </w:p>
    <w:p w:rsidR="00D4132B" w:rsidRPr="000665B4" w:rsidRDefault="00D4132B" w:rsidP="00D4132B">
      <w:pPr>
        <w:rPr>
          <w:rFonts w:ascii="宋体" w:eastAsia="宋体" w:hAnsi="宋体"/>
        </w:rPr>
      </w:pPr>
      <w:r w:rsidRPr="000665B4">
        <w:rPr>
          <w:rFonts w:ascii="宋体" w:eastAsia="宋体" w:hAnsi="宋体"/>
        </w:rPr>
        <w:t>D</w:t>
      </w:r>
      <w:r w:rsidR="008106F4" w:rsidRPr="000665B4">
        <w:rPr>
          <w:rFonts w:ascii="宋体" w:eastAsia="宋体" w:hAnsi="宋体" w:hint="eastAsia"/>
        </w:rPr>
        <w:t>-金牌题</w:t>
      </w:r>
    </w:p>
    <w:p w:rsidR="00D4132B" w:rsidRPr="000665B4" w:rsidRDefault="008106F4" w:rsidP="00D4132B">
      <w:pPr>
        <w:rPr>
          <w:rFonts w:ascii="宋体" w:eastAsia="宋体" w:hAnsi="宋体"/>
        </w:rPr>
      </w:pPr>
      <w:r w:rsidRPr="000665B4">
        <w:rPr>
          <w:rFonts w:ascii="宋体" w:eastAsia="宋体" w:hAnsi="宋体" w:hint="eastAsia"/>
        </w:rPr>
        <w:t>已处理-</w:t>
      </w:r>
      <w:r w:rsidR="00D4132B" w:rsidRPr="000665B4">
        <w:rPr>
          <w:rFonts w:ascii="宋体" w:eastAsia="宋体" w:hAnsi="宋体"/>
        </w:rPr>
        <w:t>E</w:t>
      </w:r>
      <w:r w:rsidRPr="000665B4">
        <w:rPr>
          <w:rFonts w:ascii="宋体" w:eastAsia="宋体" w:hAnsi="宋体" w:hint="eastAsia"/>
        </w:rPr>
        <w:t>-铜牌题</w:t>
      </w:r>
    </w:p>
    <w:p w:rsidR="00D4132B" w:rsidRPr="000665B4" w:rsidRDefault="00D4132B" w:rsidP="00D4132B">
      <w:pPr>
        <w:rPr>
          <w:rFonts w:ascii="宋体" w:eastAsia="宋体" w:hAnsi="宋体"/>
        </w:rPr>
      </w:pPr>
      <w:r w:rsidRPr="000665B4">
        <w:rPr>
          <w:rFonts w:ascii="宋体" w:eastAsia="宋体" w:hAnsi="宋体"/>
        </w:rPr>
        <w:t>F</w:t>
      </w:r>
      <w:r w:rsidR="008106F4" w:rsidRPr="000665B4">
        <w:rPr>
          <w:rFonts w:ascii="宋体" w:eastAsia="宋体" w:hAnsi="宋体" w:hint="eastAsia"/>
        </w:rPr>
        <w:t>-金牌题</w:t>
      </w:r>
    </w:p>
    <w:p w:rsidR="00D4132B" w:rsidRPr="000665B4" w:rsidRDefault="008106F4" w:rsidP="00D4132B">
      <w:pPr>
        <w:rPr>
          <w:rFonts w:ascii="宋体" w:eastAsia="宋体" w:hAnsi="宋体"/>
        </w:rPr>
      </w:pPr>
      <w:r w:rsidRPr="000665B4">
        <w:rPr>
          <w:rFonts w:ascii="宋体" w:eastAsia="宋体" w:hAnsi="宋体" w:hint="eastAsia"/>
        </w:rPr>
        <w:t>已处理-</w:t>
      </w:r>
      <w:r w:rsidR="00D4132B" w:rsidRPr="000665B4">
        <w:rPr>
          <w:rFonts w:ascii="宋体" w:eastAsia="宋体" w:hAnsi="宋体"/>
        </w:rPr>
        <w:t>G</w:t>
      </w:r>
      <w:r w:rsidRPr="000665B4">
        <w:rPr>
          <w:rFonts w:ascii="宋体" w:eastAsia="宋体" w:hAnsi="宋体" w:hint="eastAsia"/>
        </w:rPr>
        <w:t>-签到题</w:t>
      </w:r>
    </w:p>
    <w:p w:rsidR="00D4132B" w:rsidRPr="000665B4" w:rsidRDefault="008106F4" w:rsidP="00D4132B">
      <w:pPr>
        <w:rPr>
          <w:rFonts w:ascii="宋体" w:eastAsia="宋体" w:hAnsi="宋体"/>
        </w:rPr>
      </w:pPr>
      <w:r w:rsidRPr="000665B4">
        <w:rPr>
          <w:rFonts w:ascii="宋体" w:eastAsia="宋体" w:hAnsi="宋体" w:hint="eastAsia"/>
        </w:rPr>
        <w:t>已处理-</w:t>
      </w:r>
      <w:r w:rsidR="00D4132B" w:rsidRPr="000665B4">
        <w:rPr>
          <w:rFonts w:ascii="宋体" w:eastAsia="宋体" w:hAnsi="宋体"/>
        </w:rPr>
        <w:t>H</w:t>
      </w:r>
      <w:r w:rsidRPr="000665B4">
        <w:rPr>
          <w:rFonts w:ascii="宋体" w:eastAsia="宋体" w:hAnsi="宋体" w:hint="eastAsia"/>
        </w:rPr>
        <w:t>-银牌题</w:t>
      </w:r>
    </w:p>
    <w:p w:rsidR="00D4132B" w:rsidRPr="000665B4" w:rsidRDefault="00D4132B" w:rsidP="00D4132B">
      <w:pPr>
        <w:rPr>
          <w:rFonts w:ascii="宋体" w:eastAsia="宋体" w:hAnsi="宋体"/>
        </w:rPr>
      </w:pPr>
      <w:r w:rsidRPr="000665B4">
        <w:rPr>
          <w:rFonts w:ascii="宋体" w:eastAsia="宋体" w:hAnsi="宋体"/>
        </w:rPr>
        <w:t>I</w:t>
      </w:r>
      <w:r w:rsidR="008106F4" w:rsidRPr="000665B4">
        <w:rPr>
          <w:rFonts w:ascii="宋体" w:eastAsia="宋体" w:hAnsi="宋体" w:hint="eastAsia"/>
        </w:rPr>
        <w:t>-金牌题</w:t>
      </w:r>
    </w:p>
    <w:p w:rsidR="00D4132B" w:rsidRPr="000665B4" w:rsidRDefault="00D4132B" w:rsidP="00D4132B">
      <w:pPr>
        <w:rPr>
          <w:rFonts w:ascii="宋体" w:eastAsia="宋体" w:hAnsi="宋体"/>
        </w:rPr>
      </w:pPr>
      <w:r w:rsidRPr="000665B4">
        <w:rPr>
          <w:rFonts w:ascii="宋体" w:eastAsia="宋体" w:hAnsi="宋体"/>
        </w:rPr>
        <w:t>J</w:t>
      </w:r>
      <w:r w:rsidR="008106F4" w:rsidRPr="000665B4">
        <w:rPr>
          <w:rFonts w:ascii="宋体" w:eastAsia="宋体" w:hAnsi="宋体" w:hint="eastAsia"/>
        </w:rPr>
        <w:t>-金牌题</w:t>
      </w:r>
    </w:p>
    <w:p w:rsidR="00D4132B" w:rsidRPr="000665B4" w:rsidRDefault="00D4132B" w:rsidP="00D4132B">
      <w:pPr>
        <w:rPr>
          <w:rFonts w:ascii="宋体" w:eastAsia="宋体" w:hAnsi="宋体"/>
        </w:rPr>
      </w:pPr>
      <w:r w:rsidRPr="000665B4">
        <w:rPr>
          <w:rFonts w:ascii="宋体" w:eastAsia="宋体" w:hAnsi="宋体"/>
        </w:rPr>
        <w:t>K</w:t>
      </w:r>
      <w:r w:rsidR="008106F4" w:rsidRPr="000665B4">
        <w:rPr>
          <w:rFonts w:ascii="宋体" w:eastAsia="宋体" w:hAnsi="宋体" w:hint="eastAsia"/>
        </w:rPr>
        <w:t>-金牌题</w:t>
      </w:r>
    </w:p>
    <w:p w:rsidR="00EA3B88" w:rsidRPr="000665B4" w:rsidRDefault="00EA3B88" w:rsidP="00EA3B88">
      <w:pPr>
        <w:pStyle w:val="2"/>
        <w:rPr>
          <w:rFonts w:ascii="宋体" w:eastAsia="宋体" w:hAnsi="宋体"/>
        </w:rPr>
      </w:pPr>
      <w:bookmarkStart w:id="343" w:name="_Toc524383243"/>
      <w:r w:rsidRPr="000665B4">
        <w:rPr>
          <w:rFonts w:ascii="宋体" w:eastAsia="宋体" w:hAnsi="宋体" w:hint="eastAsia"/>
        </w:rPr>
        <w:t>EOJ-8月月赛-</w:t>
      </w:r>
      <w:r w:rsidRPr="000665B4">
        <w:rPr>
          <w:rFonts w:ascii="宋体" w:eastAsia="宋体" w:hAnsi="宋体"/>
        </w:rPr>
        <w:t>2018.8.11</w:t>
      </w:r>
      <w:r w:rsidRPr="000665B4">
        <w:rPr>
          <w:rFonts w:ascii="宋体" w:eastAsia="宋体" w:hAnsi="宋体" w:hint="eastAsia"/>
        </w:rPr>
        <w:t>（周六）</w:t>
      </w:r>
      <w:bookmarkEnd w:id="343"/>
    </w:p>
    <w:p w:rsidR="002A75B8" w:rsidRPr="000665B4" w:rsidRDefault="002A75B8" w:rsidP="002A75B8">
      <w:pPr>
        <w:rPr>
          <w:rFonts w:ascii="宋体" w:eastAsia="宋体" w:hAnsi="宋体"/>
        </w:rPr>
      </w:pPr>
      <w:r w:rsidRPr="000665B4">
        <w:rPr>
          <w:rFonts w:ascii="宋体" w:eastAsia="宋体" w:hAnsi="宋体" w:hint="eastAsia"/>
        </w:rPr>
        <w:t>已处理-A-签到题</w:t>
      </w:r>
    </w:p>
    <w:p w:rsidR="002A75B8" w:rsidRPr="000665B4" w:rsidRDefault="002A75B8" w:rsidP="002A75B8">
      <w:pPr>
        <w:rPr>
          <w:rFonts w:ascii="宋体" w:eastAsia="宋体" w:hAnsi="宋体"/>
        </w:rPr>
      </w:pPr>
      <w:r w:rsidRPr="000665B4">
        <w:rPr>
          <w:rFonts w:ascii="宋体" w:eastAsia="宋体" w:hAnsi="宋体" w:hint="eastAsia"/>
        </w:rPr>
        <w:t>已处理-</w:t>
      </w:r>
      <w:r w:rsidRPr="000665B4">
        <w:rPr>
          <w:rFonts w:ascii="宋体" w:eastAsia="宋体" w:hAnsi="宋体"/>
        </w:rPr>
        <w:t>B</w:t>
      </w:r>
      <w:r w:rsidRPr="000665B4">
        <w:rPr>
          <w:rFonts w:ascii="宋体" w:eastAsia="宋体" w:hAnsi="宋体" w:hint="eastAsia"/>
        </w:rPr>
        <w:t>-签到题</w:t>
      </w:r>
    </w:p>
    <w:p w:rsidR="002A75B8" w:rsidRPr="000665B4" w:rsidRDefault="002A75B8" w:rsidP="002A75B8">
      <w:pPr>
        <w:rPr>
          <w:rFonts w:ascii="宋体" w:eastAsia="宋体" w:hAnsi="宋体"/>
        </w:rPr>
      </w:pPr>
      <w:r w:rsidRPr="000665B4">
        <w:rPr>
          <w:rFonts w:ascii="宋体" w:eastAsia="宋体" w:hAnsi="宋体"/>
        </w:rPr>
        <w:t>C</w:t>
      </w:r>
    </w:p>
    <w:p w:rsidR="002A75B8" w:rsidRPr="000665B4" w:rsidRDefault="002A75B8" w:rsidP="002A75B8">
      <w:pPr>
        <w:rPr>
          <w:rFonts w:ascii="宋体" w:eastAsia="宋体" w:hAnsi="宋体"/>
        </w:rPr>
      </w:pPr>
      <w:r w:rsidRPr="000665B4">
        <w:rPr>
          <w:rFonts w:ascii="宋体" w:eastAsia="宋体" w:hAnsi="宋体"/>
        </w:rPr>
        <w:t>D</w:t>
      </w:r>
    </w:p>
    <w:p w:rsidR="002A75B8" w:rsidRPr="000665B4" w:rsidRDefault="002A75B8" w:rsidP="002A75B8">
      <w:pPr>
        <w:rPr>
          <w:rFonts w:ascii="宋体" w:eastAsia="宋体" w:hAnsi="宋体"/>
        </w:rPr>
      </w:pPr>
      <w:r w:rsidRPr="000665B4">
        <w:rPr>
          <w:rFonts w:ascii="宋体" w:eastAsia="宋体" w:hAnsi="宋体"/>
        </w:rPr>
        <w:t>E</w:t>
      </w:r>
    </w:p>
    <w:p w:rsidR="00201F68" w:rsidRPr="000665B4" w:rsidRDefault="00201F68" w:rsidP="00201F68">
      <w:pPr>
        <w:pStyle w:val="2"/>
        <w:rPr>
          <w:rFonts w:ascii="宋体" w:eastAsia="宋体" w:hAnsi="宋体"/>
        </w:rPr>
      </w:pPr>
      <w:bookmarkStart w:id="344" w:name="_Toc524383244"/>
      <w:r w:rsidRPr="000665B4">
        <w:rPr>
          <w:rFonts w:ascii="宋体" w:eastAsia="宋体" w:hAnsi="宋体" w:hint="eastAsia"/>
        </w:rPr>
        <w:lastRenderedPageBreak/>
        <w:t>百度之星程序设计大赛初赛第2场-</w:t>
      </w:r>
      <w:r w:rsidRPr="000665B4">
        <w:rPr>
          <w:rFonts w:ascii="宋体" w:eastAsia="宋体" w:hAnsi="宋体"/>
        </w:rPr>
        <w:t>2018.8.12</w:t>
      </w:r>
      <w:r w:rsidRPr="000665B4">
        <w:rPr>
          <w:rFonts w:ascii="宋体" w:eastAsia="宋体" w:hAnsi="宋体" w:hint="eastAsia"/>
        </w:rPr>
        <w:t>（周日）</w:t>
      </w:r>
      <w:bookmarkEnd w:id="344"/>
    </w:p>
    <w:p w:rsidR="001113D9" w:rsidRPr="000665B4" w:rsidRDefault="001113D9" w:rsidP="001113D9">
      <w:pPr>
        <w:rPr>
          <w:rFonts w:ascii="宋体" w:eastAsia="宋体" w:hAnsi="宋体"/>
        </w:rPr>
      </w:pPr>
      <w:r w:rsidRPr="000665B4">
        <w:rPr>
          <w:rFonts w:ascii="宋体" w:eastAsia="宋体" w:hAnsi="宋体" w:hint="eastAsia"/>
        </w:rPr>
        <w:t>已处理-1</w:t>
      </w:r>
      <w:r w:rsidRPr="000665B4">
        <w:rPr>
          <w:rFonts w:ascii="宋体" w:eastAsia="宋体" w:hAnsi="宋体"/>
        </w:rPr>
        <w:t>001</w:t>
      </w:r>
      <w:r w:rsidRPr="000665B4">
        <w:rPr>
          <w:rFonts w:ascii="宋体" w:eastAsia="宋体" w:hAnsi="宋体" w:hint="eastAsia"/>
        </w:rPr>
        <w:t>-签到题</w:t>
      </w:r>
    </w:p>
    <w:p w:rsidR="001113D9" w:rsidRPr="000665B4" w:rsidRDefault="001113D9" w:rsidP="001113D9">
      <w:pPr>
        <w:rPr>
          <w:rFonts w:ascii="宋体" w:eastAsia="宋体" w:hAnsi="宋体"/>
        </w:rPr>
      </w:pPr>
      <w:r w:rsidRPr="000665B4">
        <w:rPr>
          <w:rFonts w:ascii="宋体" w:eastAsia="宋体" w:hAnsi="宋体"/>
        </w:rPr>
        <w:t>1002</w:t>
      </w:r>
      <w:r w:rsidRPr="000665B4">
        <w:rPr>
          <w:rFonts w:ascii="宋体" w:eastAsia="宋体" w:hAnsi="宋体" w:hint="eastAsia"/>
        </w:rPr>
        <w:t>-银牌题</w:t>
      </w:r>
    </w:p>
    <w:p w:rsidR="001113D9" w:rsidRPr="000665B4" w:rsidRDefault="001113D9" w:rsidP="001113D9">
      <w:pPr>
        <w:rPr>
          <w:rFonts w:ascii="宋体" w:eastAsia="宋体" w:hAnsi="宋体"/>
        </w:rPr>
      </w:pPr>
      <w:r w:rsidRPr="000665B4">
        <w:rPr>
          <w:rFonts w:ascii="宋体" w:eastAsia="宋体" w:hAnsi="宋体"/>
        </w:rPr>
        <w:t>1003</w:t>
      </w:r>
      <w:r w:rsidRPr="000665B4">
        <w:rPr>
          <w:rFonts w:ascii="宋体" w:eastAsia="宋体" w:hAnsi="宋体" w:hint="eastAsia"/>
        </w:rPr>
        <w:t>-银牌题</w:t>
      </w:r>
    </w:p>
    <w:p w:rsidR="001113D9" w:rsidRPr="000665B4" w:rsidRDefault="001113D9" w:rsidP="001113D9">
      <w:pPr>
        <w:rPr>
          <w:rFonts w:ascii="宋体" w:eastAsia="宋体" w:hAnsi="宋体"/>
        </w:rPr>
      </w:pPr>
      <w:r w:rsidRPr="000665B4">
        <w:rPr>
          <w:rFonts w:ascii="宋体" w:eastAsia="宋体" w:hAnsi="宋体" w:hint="eastAsia"/>
        </w:rPr>
        <w:t>已处理-</w:t>
      </w:r>
      <w:r w:rsidRPr="000665B4">
        <w:rPr>
          <w:rFonts w:ascii="宋体" w:eastAsia="宋体" w:hAnsi="宋体"/>
        </w:rPr>
        <w:t>1004</w:t>
      </w:r>
      <w:r w:rsidRPr="000665B4">
        <w:rPr>
          <w:rFonts w:ascii="宋体" w:eastAsia="宋体" w:hAnsi="宋体" w:hint="eastAsia"/>
        </w:rPr>
        <w:t>-签到题</w:t>
      </w:r>
    </w:p>
    <w:p w:rsidR="001113D9" w:rsidRPr="000665B4" w:rsidRDefault="001113D9" w:rsidP="001113D9">
      <w:pPr>
        <w:rPr>
          <w:rFonts w:ascii="宋体" w:eastAsia="宋体" w:hAnsi="宋体"/>
        </w:rPr>
      </w:pPr>
      <w:r w:rsidRPr="000665B4">
        <w:rPr>
          <w:rFonts w:ascii="宋体" w:eastAsia="宋体" w:hAnsi="宋体"/>
        </w:rPr>
        <w:t>1005</w:t>
      </w:r>
      <w:r w:rsidRPr="000665B4">
        <w:rPr>
          <w:rFonts w:ascii="宋体" w:eastAsia="宋体" w:hAnsi="宋体" w:hint="eastAsia"/>
        </w:rPr>
        <w:t>-金牌题</w:t>
      </w:r>
    </w:p>
    <w:p w:rsidR="001113D9" w:rsidRPr="000665B4" w:rsidRDefault="001113D9" w:rsidP="001113D9">
      <w:pPr>
        <w:rPr>
          <w:rFonts w:ascii="宋体" w:eastAsia="宋体" w:hAnsi="宋体"/>
        </w:rPr>
      </w:pPr>
      <w:r w:rsidRPr="000665B4">
        <w:rPr>
          <w:rFonts w:ascii="宋体" w:eastAsia="宋体" w:hAnsi="宋体" w:hint="eastAsia"/>
        </w:rPr>
        <w:t>已处理-</w:t>
      </w:r>
      <w:r w:rsidRPr="000665B4">
        <w:rPr>
          <w:rFonts w:ascii="宋体" w:eastAsia="宋体" w:hAnsi="宋体"/>
        </w:rPr>
        <w:t>1006</w:t>
      </w:r>
      <w:r w:rsidRPr="000665B4">
        <w:rPr>
          <w:rFonts w:ascii="宋体" w:eastAsia="宋体" w:hAnsi="宋体" w:hint="eastAsia"/>
        </w:rPr>
        <w:t>-签到题</w:t>
      </w:r>
    </w:p>
    <w:p w:rsidR="003239E9" w:rsidRPr="000665B4" w:rsidRDefault="003239E9" w:rsidP="005A16AE">
      <w:pPr>
        <w:pStyle w:val="2"/>
        <w:rPr>
          <w:rFonts w:ascii="宋体" w:eastAsia="宋体" w:hAnsi="宋体"/>
        </w:rPr>
      </w:pPr>
      <w:bookmarkStart w:id="345" w:name="_Toc524383245"/>
      <w:r w:rsidRPr="000665B4">
        <w:rPr>
          <w:rFonts w:ascii="宋体" w:eastAsia="宋体" w:hAnsi="宋体"/>
        </w:rPr>
        <w:t>HDU-7-2018.</w:t>
      </w:r>
      <w:r w:rsidR="005A16AE" w:rsidRPr="000665B4">
        <w:rPr>
          <w:rFonts w:ascii="宋体" w:eastAsia="宋体" w:hAnsi="宋体"/>
        </w:rPr>
        <w:t>8.13</w:t>
      </w:r>
      <w:r w:rsidR="005A16AE" w:rsidRPr="000665B4">
        <w:rPr>
          <w:rFonts w:ascii="宋体" w:eastAsia="宋体" w:hAnsi="宋体" w:hint="eastAsia"/>
        </w:rPr>
        <w:t>（周一）</w:t>
      </w:r>
      <w:bookmarkEnd w:id="345"/>
    </w:p>
    <w:p w:rsidR="00201F68" w:rsidRPr="000665B4" w:rsidRDefault="005D7CFC" w:rsidP="00201F68">
      <w:pPr>
        <w:rPr>
          <w:rFonts w:ascii="宋体" w:eastAsia="宋体" w:hAnsi="宋体"/>
        </w:rPr>
      </w:pPr>
      <w:r w:rsidRPr="000665B4">
        <w:rPr>
          <w:rFonts w:ascii="宋体" w:eastAsia="宋体" w:hAnsi="宋体" w:hint="eastAsia"/>
        </w:rPr>
        <w:t>已处理-</w:t>
      </w:r>
      <w:r w:rsidR="00201F68" w:rsidRPr="000665B4">
        <w:rPr>
          <w:rFonts w:ascii="宋体" w:eastAsia="宋体" w:hAnsi="宋体" w:hint="eastAsia"/>
        </w:rPr>
        <w:t>1001-铜牌题</w:t>
      </w:r>
    </w:p>
    <w:p w:rsidR="00201F68" w:rsidRPr="000665B4" w:rsidRDefault="005D7CFC" w:rsidP="00201F68">
      <w:pPr>
        <w:rPr>
          <w:rFonts w:ascii="宋体" w:eastAsia="宋体" w:hAnsi="宋体"/>
        </w:rPr>
      </w:pPr>
      <w:r w:rsidRPr="000665B4">
        <w:rPr>
          <w:rFonts w:ascii="宋体" w:eastAsia="宋体" w:hAnsi="宋体" w:hint="eastAsia"/>
        </w:rPr>
        <w:t>已处理-</w:t>
      </w:r>
      <w:r w:rsidR="00201F68" w:rsidRPr="000665B4">
        <w:rPr>
          <w:rFonts w:ascii="宋体" w:eastAsia="宋体" w:hAnsi="宋体"/>
        </w:rPr>
        <w:t>1002</w:t>
      </w:r>
    </w:p>
    <w:p w:rsidR="00201F68" w:rsidRPr="000665B4" w:rsidRDefault="005D7CFC" w:rsidP="00201F68">
      <w:pPr>
        <w:rPr>
          <w:rFonts w:ascii="宋体" w:eastAsia="宋体" w:hAnsi="宋体"/>
        </w:rPr>
      </w:pPr>
      <w:r w:rsidRPr="000665B4">
        <w:rPr>
          <w:rFonts w:ascii="宋体" w:eastAsia="宋体" w:hAnsi="宋体" w:hint="eastAsia"/>
        </w:rPr>
        <w:t>已处理-</w:t>
      </w:r>
      <w:r w:rsidR="00201F68" w:rsidRPr="000665B4">
        <w:rPr>
          <w:rFonts w:ascii="宋体" w:eastAsia="宋体" w:hAnsi="宋体"/>
        </w:rPr>
        <w:t>1003</w:t>
      </w:r>
    </w:p>
    <w:p w:rsidR="00201F68" w:rsidRPr="000665B4" w:rsidRDefault="005D7CFC" w:rsidP="00201F68">
      <w:pPr>
        <w:rPr>
          <w:rFonts w:ascii="宋体" w:eastAsia="宋体" w:hAnsi="宋体"/>
        </w:rPr>
      </w:pPr>
      <w:r w:rsidRPr="000665B4">
        <w:rPr>
          <w:rFonts w:ascii="宋体" w:eastAsia="宋体" w:hAnsi="宋体" w:hint="eastAsia"/>
        </w:rPr>
        <w:t>已处理-</w:t>
      </w:r>
      <w:r w:rsidR="00201F68" w:rsidRPr="000665B4">
        <w:rPr>
          <w:rFonts w:ascii="宋体" w:eastAsia="宋体" w:hAnsi="宋体"/>
        </w:rPr>
        <w:t>1004</w:t>
      </w:r>
    </w:p>
    <w:p w:rsidR="00201F68" w:rsidRPr="000665B4" w:rsidRDefault="005D7CFC" w:rsidP="00201F68">
      <w:pPr>
        <w:rPr>
          <w:rFonts w:ascii="宋体" w:eastAsia="宋体" w:hAnsi="宋体"/>
        </w:rPr>
      </w:pPr>
      <w:r w:rsidRPr="000665B4">
        <w:rPr>
          <w:rFonts w:ascii="宋体" w:eastAsia="宋体" w:hAnsi="宋体" w:hint="eastAsia"/>
        </w:rPr>
        <w:t>已处理-</w:t>
      </w:r>
      <w:r w:rsidR="00201F68" w:rsidRPr="000665B4">
        <w:rPr>
          <w:rFonts w:ascii="宋体" w:eastAsia="宋体" w:hAnsi="宋体"/>
        </w:rPr>
        <w:t>1005</w:t>
      </w:r>
      <w:r w:rsidR="00201F68" w:rsidRPr="000665B4">
        <w:rPr>
          <w:rFonts w:ascii="宋体" w:eastAsia="宋体" w:hAnsi="宋体" w:hint="eastAsia"/>
        </w:rPr>
        <w:t>-铜牌题</w:t>
      </w:r>
    </w:p>
    <w:p w:rsidR="00201F68" w:rsidRPr="000665B4" w:rsidRDefault="005D7CFC" w:rsidP="00201F68">
      <w:pPr>
        <w:rPr>
          <w:rFonts w:ascii="宋体" w:eastAsia="宋体" w:hAnsi="宋体"/>
        </w:rPr>
      </w:pPr>
      <w:r w:rsidRPr="000665B4">
        <w:rPr>
          <w:rFonts w:ascii="宋体" w:eastAsia="宋体" w:hAnsi="宋体" w:hint="eastAsia"/>
        </w:rPr>
        <w:t>已处理-</w:t>
      </w:r>
      <w:r w:rsidR="00201F68" w:rsidRPr="000665B4">
        <w:rPr>
          <w:rFonts w:ascii="宋体" w:eastAsia="宋体" w:hAnsi="宋体"/>
        </w:rPr>
        <w:t>1006</w:t>
      </w:r>
    </w:p>
    <w:p w:rsidR="00201F68" w:rsidRPr="000665B4" w:rsidRDefault="005D7CFC" w:rsidP="00201F68">
      <w:pPr>
        <w:rPr>
          <w:rFonts w:ascii="宋体" w:eastAsia="宋体" w:hAnsi="宋体"/>
        </w:rPr>
      </w:pPr>
      <w:r w:rsidRPr="000665B4">
        <w:rPr>
          <w:rFonts w:ascii="宋体" w:eastAsia="宋体" w:hAnsi="宋体" w:hint="eastAsia"/>
        </w:rPr>
        <w:t>已处理-</w:t>
      </w:r>
      <w:r w:rsidR="00201F68" w:rsidRPr="000665B4">
        <w:rPr>
          <w:rFonts w:ascii="宋体" w:eastAsia="宋体" w:hAnsi="宋体"/>
        </w:rPr>
        <w:t>1007</w:t>
      </w:r>
    </w:p>
    <w:p w:rsidR="00201F68" w:rsidRPr="000665B4" w:rsidRDefault="005D7CFC" w:rsidP="00201F68">
      <w:pPr>
        <w:rPr>
          <w:rFonts w:ascii="宋体" w:eastAsia="宋体" w:hAnsi="宋体"/>
        </w:rPr>
      </w:pPr>
      <w:r w:rsidRPr="000665B4">
        <w:rPr>
          <w:rFonts w:ascii="宋体" w:eastAsia="宋体" w:hAnsi="宋体" w:hint="eastAsia"/>
        </w:rPr>
        <w:t>已处理-</w:t>
      </w:r>
      <w:r w:rsidR="00201F68" w:rsidRPr="000665B4">
        <w:rPr>
          <w:rFonts w:ascii="宋体" w:eastAsia="宋体" w:hAnsi="宋体"/>
        </w:rPr>
        <w:t>1008</w:t>
      </w:r>
      <w:r w:rsidRPr="000665B4">
        <w:rPr>
          <w:rFonts w:ascii="宋体" w:eastAsia="宋体" w:hAnsi="宋体" w:hint="eastAsia"/>
        </w:rPr>
        <w:t>-银牌题</w:t>
      </w:r>
    </w:p>
    <w:p w:rsidR="00201F68" w:rsidRPr="000665B4" w:rsidRDefault="005D7CFC" w:rsidP="00201F68">
      <w:pPr>
        <w:rPr>
          <w:rFonts w:ascii="宋体" w:eastAsia="宋体" w:hAnsi="宋体"/>
        </w:rPr>
      </w:pPr>
      <w:r w:rsidRPr="000665B4">
        <w:rPr>
          <w:rFonts w:ascii="宋体" w:eastAsia="宋体" w:hAnsi="宋体" w:hint="eastAsia"/>
        </w:rPr>
        <w:t>已处理-</w:t>
      </w:r>
      <w:r w:rsidR="00201F68" w:rsidRPr="000665B4">
        <w:rPr>
          <w:rFonts w:ascii="宋体" w:eastAsia="宋体" w:hAnsi="宋体"/>
        </w:rPr>
        <w:t>1009</w:t>
      </w:r>
      <w:r w:rsidR="00201F68" w:rsidRPr="000665B4">
        <w:rPr>
          <w:rFonts w:ascii="宋体" w:eastAsia="宋体" w:hAnsi="宋体" w:hint="eastAsia"/>
        </w:rPr>
        <w:t>-铜牌题</w:t>
      </w:r>
    </w:p>
    <w:p w:rsidR="00201F68" w:rsidRPr="000665B4" w:rsidRDefault="005D7CFC" w:rsidP="00201F68">
      <w:pPr>
        <w:rPr>
          <w:rFonts w:ascii="宋体" w:eastAsia="宋体" w:hAnsi="宋体"/>
        </w:rPr>
      </w:pPr>
      <w:r w:rsidRPr="000665B4">
        <w:rPr>
          <w:rFonts w:ascii="宋体" w:eastAsia="宋体" w:hAnsi="宋体" w:hint="eastAsia"/>
        </w:rPr>
        <w:t>已处理-</w:t>
      </w:r>
      <w:r w:rsidR="00201F68" w:rsidRPr="000665B4">
        <w:rPr>
          <w:rFonts w:ascii="宋体" w:eastAsia="宋体" w:hAnsi="宋体"/>
        </w:rPr>
        <w:t>1010</w:t>
      </w:r>
      <w:r w:rsidR="00201F68" w:rsidRPr="000665B4">
        <w:rPr>
          <w:rFonts w:ascii="宋体" w:eastAsia="宋体" w:hAnsi="宋体" w:hint="eastAsia"/>
        </w:rPr>
        <w:t>-铜牌题</w:t>
      </w:r>
    </w:p>
    <w:p w:rsidR="00201F68" w:rsidRPr="000665B4" w:rsidRDefault="005D7CFC" w:rsidP="00201F68">
      <w:pPr>
        <w:rPr>
          <w:rFonts w:ascii="宋体" w:eastAsia="宋体" w:hAnsi="宋体"/>
        </w:rPr>
      </w:pPr>
      <w:r w:rsidRPr="000665B4">
        <w:rPr>
          <w:rFonts w:ascii="宋体" w:eastAsia="宋体" w:hAnsi="宋体" w:hint="eastAsia"/>
        </w:rPr>
        <w:t>已处理-</w:t>
      </w:r>
      <w:r w:rsidR="00201F68" w:rsidRPr="000665B4">
        <w:rPr>
          <w:rFonts w:ascii="宋体" w:eastAsia="宋体" w:hAnsi="宋体"/>
        </w:rPr>
        <w:t>1011</w:t>
      </w:r>
      <w:r w:rsidR="00201F68" w:rsidRPr="000665B4">
        <w:rPr>
          <w:rFonts w:ascii="宋体" w:eastAsia="宋体" w:hAnsi="宋体" w:hint="eastAsia"/>
        </w:rPr>
        <w:t>-铜牌题</w:t>
      </w:r>
    </w:p>
    <w:p w:rsidR="005A16AE" w:rsidRPr="000665B4" w:rsidRDefault="005A16AE" w:rsidP="005A16AE">
      <w:pPr>
        <w:pStyle w:val="2"/>
        <w:rPr>
          <w:rFonts w:ascii="宋体" w:eastAsia="宋体" w:hAnsi="宋体"/>
        </w:rPr>
      </w:pPr>
      <w:bookmarkStart w:id="346" w:name="_Toc524383246"/>
      <w:r w:rsidRPr="000665B4">
        <w:rPr>
          <w:rFonts w:ascii="宋体" w:eastAsia="宋体" w:hAnsi="宋体"/>
        </w:rPr>
        <w:t>HDU-8-2018.8.15</w:t>
      </w:r>
      <w:r w:rsidRPr="000665B4">
        <w:rPr>
          <w:rFonts w:ascii="宋体" w:eastAsia="宋体" w:hAnsi="宋体" w:hint="eastAsia"/>
        </w:rPr>
        <w:t>（周三）</w:t>
      </w:r>
      <w:bookmarkEnd w:id="346"/>
    </w:p>
    <w:p w:rsidR="00935499" w:rsidRPr="000665B4" w:rsidRDefault="00935499" w:rsidP="00935499">
      <w:pPr>
        <w:rPr>
          <w:rFonts w:ascii="宋体" w:eastAsia="宋体" w:hAnsi="宋体"/>
        </w:rPr>
      </w:pPr>
      <w:r w:rsidRPr="000665B4">
        <w:rPr>
          <w:rFonts w:ascii="宋体" w:eastAsia="宋体" w:hAnsi="宋体" w:hint="eastAsia"/>
        </w:rPr>
        <w:t>1001-铜牌题</w:t>
      </w:r>
    </w:p>
    <w:p w:rsidR="00935499" w:rsidRPr="000665B4" w:rsidRDefault="00935499" w:rsidP="00935499">
      <w:pPr>
        <w:rPr>
          <w:rFonts w:ascii="宋体" w:eastAsia="宋体" w:hAnsi="宋体"/>
        </w:rPr>
      </w:pPr>
      <w:r w:rsidRPr="000665B4">
        <w:rPr>
          <w:rFonts w:ascii="宋体" w:eastAsia="宋体" w:hAnsi="宋体"/>
        </w:rPr>
        <w:t>1002</w:t>
      </w:r>
    </w:p>
    <w:p w:rsidR="00935499" w:rsidRPr="000665B4" w:rsidRDefault="00935499" w:rsidP="00935499">
      <w:pPr>
        <w:rPr>
          <w:rFonts w:ascii="宋体" w:eastAsia="宋体" w:hAnsi="宋体"/>
        </w:rPr>
      </w:pPr>
      <w:r w:rsidRPr="000665B4">
        <w:rPr>
          <w:rFonts w:ascii="宋体" w:eastAsia="宋体" w:hAnsi="宋体" w:hint="eastAsia"/>
        </w:rPr>
        <w:t>1003</w:t>
      </w:r>
    </w:p>
    <w:p w:rsidR="00935499" w:rsidRPr="000665B4" w:rsidRDefault="00935499" w:rsidP="00935499">
      <w:pPr>
        <w:rPr>
          <w:rFonts w:ascii="宋体" w:eastAsia="宋体" w:hAnsi="宋体"/>
        </w:rPr>
      </w:pPr>
      <w:r w:rsidRPr="000665B4">
        <w:rPr>
          <w:rFonts w:ascii="宋体" w:eastAsia="宋体" w:hAnsi="宋体"/>
        </w:rPr>
        <w:t>1004</w:t>
      </w:r>
      <w:r w:rsidRPr="000665B4">
        <w:rPr>
          <w:rFonts w:ascii="宋体" w:eastAsia="宋体" w:hAnsi="宋体" w:hint="eastAsia"/>
        </w:rPr>
        <w:t>-铜牌题</w:t>
      </w:r>
    </w:p>
    <w:p w:rsidR="00935499" w:rsidRPr="000665B4" w:rsidRDefault="00935499" w:rsidP="00935499">
      <w:pPr>
        <w:rPr>
          <w:rFonts w:ascii="宋体" w:eastAsia="宋体" w:hAnsi="宋体"/>
        </w:rPr>
      </w:pPr>
      <w:r w:rsidRPr="000665B4">
        <w:rPr>
          <w:rFonts w:ascii="宋体" w:eastAsia="宋体" w:hAnsi="宋体"/>
        </w:rPr>
        <w:t>1005</w:t>
      </w:r>
      <w:r w:rsidRPr="000665B4">
        <w:rPr>
          <w:rFonts w:ascii="宋体" w:eastAsia="宋体" w:hAnsi="宋体" w:hint="eastAsia"/>
        </w:rPr>
        <w:t>-签到题</w:t>
      </w:r>
    </w:p>
    <w:p w:rsidR="00935499" w:rsidRPr="000665B4" w:rsidRDefault="00935499" w:rsidP="00935499">
      <w:pPr>
        <w:rPr>
          <w:rFonts w:ascii="宋体" w:eastAsia="宋体" w:hAnsi="宋体"/>
        </w:rPr>
      </w:pPr>
      <w:r w:rsidRPr="000665B4">
        <w:rPr>
          <w:rFonts w:ascii="宋体" w:eastAsia="宋体" w:hAnsi="宋体"/>
        </w:rPr>
        <w:t>1006</w:t>
      </w:r>
    </w:p>
    <w:p w:rsidR="00935499" w:rsidRPr="000665B4" w:rsidRDefault="00935499" w:rsidP="00935499">
      <w:pPr>
        <w:rPr>
          <w:rFonts w:ascii="宋体" w:eastAsia="宋体" w:hAnsi="宋体"/>
        </w:rPr>
      </w:pPr>
      <w:r w:rsidRPr="000665B4">
        <w:rPr>
          <w:rFonts w:ascii="宋体" w:eastAsia="宋体" w:hAnsi="宋体"/>
        </w:rPr>
        <w:t>1007</w:t>
      </w:r>
    </w:p>
    <w:p w:rsidR="00935499" w:rsidRPr="000665B4" w:rsidRDefault="00935499" w:rsidP="00935499">
      <w:pPr>
        <w:rPr>
          <w:rFonts w:ascii="宋体" w:eastAsia="宋体" w:hAnsi="宋体"/>
        </w:rPr>
      </w:pPr>
      <w:r w:rsidRPr="000665B4">
        <w:rPr>
          <w:rFonts w:ascii="宋体" w:eastAsia="宋体" w:hAnsi="宋体"/>
        </w:rPr>
        <w:t>1008</w:t>
      </w:r>
    </w:p>
    <w:p w:rsidR="00935499" w:rsidRPr="000665B4" w:rsidRDefault="00935499" w:rsidP="00935499">
      <w:pPr>
        <w:rPr>
          <w:rFonts w:ascii="宋体" w:eastAsia="宋体" w:hAnsi="宋体"/>
        </w:rPr>
      </w:pPr>
      <w:r w:rsidRPr="000665B4">
        <w:rPr>
          <w:rFonts w:ascii="宋体" w:eastAsia="宋体" w:hAnsi="宋体"/>
        </w:rPr>
        <w:t>1009</w:t>
      </w:r>
    </w:p>
    <w:p w:rsidR="00935499" w:rsidRPr="000665B4" w:rsidRDefault="00935499" w:rsidP="00935499">
      <w:pPr>
        <w:rPr>
          <w:rFonts w:ascii="宋体" w:eastAsia="宋体" w:hAnsi="宋体"/>
        </w:rPr>
      </w:pPr>
      <w:r w:rsidRPr="000665B4">
        <w:rPr>
          <w:rFonts w:ascii="宋体" w:eastAsia="宋体" w:hAnsi="宋体"/>
        </w:rPr>
        <w:t>1010</w:t>
      </w:r>
      <w:r w:rsidRPr="000665B4">
        <w:rPr>
          <w:rFonts w:ascii="宋体" w:eastAsia="宋体" w:hAnsi="宋体" w:hint="eastAsia"/>
        </w:rPr>
        <w:t>-铜牌题</w:t>
      </w:r>
    </w:p>
    <w:p w:rsidR="00935499" w:rsidRPr="000665B4" w:rsidRDefault="00935499" w:rsidP="00935499">
      <w:pPr>
        <w:rPr>
          <w:rFonts w:ascii="宋体" w:eastAsia="宋体" w:hAnsi="宋体"/>
        </w:rPr>
      </w:pPr>
      <w:r w:rsidRPr="000665B4">
        <w:rPr>
          <w:rFonts w:ascii="宋体" w:eastAsia="宋体" w:hAnsi="宋体"/>
        </w:rPr>
        <w:t>1011</w:t>
      </w:r>
    </w:p>
    <w:p w:rsidR="00935499" w:rsidRPr="000665B4" w:rsidRDefault="00935499" w:rsidP="00935499">
      <w:pPr>
        <w:rPr>
          <w:rFonts w:ascii="宋体" w:eastAsia="宋体" w:hAnsi="宋体"/>
        </w:rPr>
      </w:pPr>
      <w:r w:rsidRPr="000665B4">
        <w:rPr>
          <w:rFonts w:ascii="宋体" w:eastAsia="宋体" w:hAnsi="宋体"/>
        </w:rPr>
        <w:t>1012</w:t>
      </w:r>
    </w:p>
    <w:p w:rsidR="001113D9" w:rsidRPr="000665B4" w:rsidRDefault="001113D9" w:rsidP="001113D9">
      <w:pPr>
        <w:pStyle w:val="2"/>
        <w:rPr>
          <w:rFonts w:ascii="宋体" w:eastAsia="宋体" w:hAnsi="宋体"/>
        </w:rPr>
      </w:pPr>
      <w:bookmarkStart w:id="347" w:name="_Toc524383247"/>
      <w:r w:rsidRPr="000665B4">
        <w:rPr>
          <w:rFonts w:ascii="宋体" w:eastAsia="宋体" w:hAnsi="宋体" w:hint="eastAsia"/>
        </w:rPr>
        <w:t>牛客网-第9场-</w:t>
      </w:r>
      <w:r w:rsidRPr="000665B4">
        <w:rPr>
          <w:rFonts w:ascii="宋体" w:eastAsia="宋体" w:hAnsi="宋体"/>
        </w:rPr>
        <w:t>2018.8.16</w:t>
      </w:r>
      <w:r w:rsidRPr="000665B4">
        <w:rPr>
          <w:rFonts w:ascii="宋体" w:eastAsia="宋体" w:hAnsi="宋体" w:hint="eastAsia"/>
        </w:rPr>
        <w:t>（周四）</w:t>
      </w:r>
      <w:bookmarkEnd w:id="347"/>
    </w:p>
    <w:p w:rsidR="00C81BAD" w:rsidRPr="000665B4" w:rsidRDefault="00C81BAD" w:rsidP="00C81BAD">
      <w:pPr>
        <w:rPr>
          <w:rFonts w:ascii="宋体" w:eastAsia="宋体" w:hAnsi="宋体"/>
        </w:rPr>
      </w:pPr>
      <w:r w:rsidRPr="000665B4">
        <w:rPr>
          <w:rFonts w:ascii="宋体" w:eastAsia="宋体" w:hAnsi="宋体" w:hint="eastAsia"/>
        </w:rPr>
        <w:t>A</w:t>
      </w:r>
    </w:p>
    <w:p w:rsidR="00C81BAD" w:rsidRPr="000665B4" w:rsidRDefault="00C81BAD" w:rsidP="00C81BAD">
      <w:pPr>
        <w:rPr>
          <w:rFonts w:ascii="宋体" w:eastAsia="宋体" w:hAnsi="宋体"/>
        </w:rPr>
      </w:pPr>
      <w:r w:rsidRPr="000665B4">
        <w:rPr>
          <w:rFonts w:ascii="宋体" w:eastAsia="宋体" w:hAnsi="宋体"/>
        </w:rPr>
        <w:lastRenderedPageBreak/>
        <w:t>B</w:t>
      </w:r>
    </w:p>
    <w:p w:rsidR="00C81BAD" w:rsidRPr="000665B4" w:rsidRDefault="00C81BAD" w:rsidP="00C81BAD">
      <w:pPr>
        <w:rPr>
          <w:rFonts w:ascii="宋体" w:eastAsia="宋体" w:hAnsi="宋体"/>
        </w:rPr>
      </w:pPr>
      <w:r w:rsidRPr="000665B4">
        <w:rPr>
          <w:rFonts w:ascii="宋体" w:eastAsia="宋体" w:hAnsi="宋体"/>
        </w:rPr>
        <w:t>C</w:t>
      </w:r>
    </w:p>
    <w:p w:rsidR="00C81BAD" w:rsidRPr="000665B4" w:rsidRDefault="00C81BAD" w:rsidP="00C81BAD">
      <w:pPr>
        <w:rPr>
          <w:rFonts w:ascii="宋体" w:eastAsia="宋体" w:hAnsi="宋体"/>
        </w:rPr>
      </w:pPr>
      <w:r w:rsidRPr="000665B4">
        <w:rPr>
          <w:rFonts w:ascii="宋体" w:eastAsia="宋体" w:hAnsi="宋体"/>
        </w:rPr>
        <w:t>D</w:t>
      </w:r>
    </w:p>
    <w:p w:rsidR="00C81BAD" w:rsidRPr="000665B4" w:rsidRDefault="00C81BAD" w:rsidP="00C81BAD">
      <w:pPr>
        <w:rPr>
          <w:rFonts w:ascii="宋体" w:eastAsia="宋体" w:hAnsi="宋体"/>
        </w:rPr>
      </w:pPr>
      <w:r w:rsidRPr="000665B4">
        <w:rPr>
          <w:rFonts w:ascii="宋体" w:eastAsia="宋体" w:hAnsi="宋体"/>
        </w:rPr>
        <w:t>E</w:t>
      </w:r>
      <w:r w:rsidRPr="000665B4">
        <w:rPr>
          <w:rFonts w:ascii="宋体" w:eastAsia="宋体" w:hAnsi="宋体" w:hint="eastAsia"/>
        </w:rPr>
        <w:t>-铜牌题</w:t>
      </w:r>
    </w:p>
    <w:p w:rsidR="00C81BAD" w:rsidRPr="000665B4" w:rsidRDefault="00C81BAD" w:rsidP="00C81BAD">
      <w:pPr>
        <w:rPr>
          <w:rFonts w:ascii="宋体" w:eastAsia="宋体" w:hAnsi="宋体"/>
        </w:rPr>
      </w:pPr>
      <w:r w:rsidRPr="000665B4">
        <w:rPr>
          <w:rFonts w:ascii="宋体" w:eastAsia="宋体" w:hAnsi="宋体"/>
        </w:rPr>
        <w:t>F</w:t>
      </w:r>
      <w:r w:rsidRPr="000665B4">
        <w:rPr>
          <w:rFonts w:ascii="宋体" w:eastAsia="宋体" w:hAnsi="宋体" w:hint="eastAsia"/>
        </w:rPr>
        <w:t>-铜牌题</w:t>
      </w:r>
    </w:p>
    <w:p w:rsidR="00C81BAD" w:rsidRPr="000665B4" w:rsidRDefault="00C81BAD" w:rsidP="00C81BAD">
      <w:pPr>
        <w:rPr>
          <w:rFonts w:ascii="宋体" w:eastAsia="宋体" w:hAnsi="宋体"/>
        </w:rPr>
      </w:pPr>
      <w:r w:rsidRPr="000665B4">
        <w:rPr>
          <w:rFonts w:ascii="宋体" w:eastAsia="宋体" w:hAnsi="宋体"/>
        </w:rPr>
        <w:t>G</w:t>
      </w:r>
    </w:p>
    <w:p w:rsidR="00C81BAD" w:rsidRPr="000665B4" w:rsidRDefault="00C81BAD" w:rsidP="00C81BAD">
      <w:pPr>
        <w:rPr>
          <w:rFonts w:ascii="宋体" w:eastAsia="宋体" w:hAnsi="宋体"/>
        </w:rPr>
      </w:pPr>
      <w:r w:rsidRPr="000665B4">
        <w:rPr>
          <w:rFonts w:ascii="宋体" w:eastAsia="宋体" w:hAnsi="宋体"/>
        </w:rPr>
        <w:t>H</w:t>
      </w:r>
    </w:p>
    <w:p w:rsidR="00C81BAD" w:rsidRPr="000665B4" w:rsidRDefault="00C81BAD" w:rsidP="00C81BAD">
      <w:pPr>
        <w:rPr>
          <w:rFonts w:ascii="宋体" w:eastAsia="宋体" w:hAnsi="宋体"/>
        </w:rPr>
      </w:pPr>
      <w:r w:rsidRPr="000665B4">
        <w:rPr>
          <w:rFonts w:ascii="宋体" w:eastAsia="宋体" w:hAnsi="宋体"/>
        </w:rPr>
        <w:t>I</w:t>
      </w:r>
    </w:p>
    <w:p w:rsidR="00C81BAD" w:rsidRPr="000665B4" w:rsidRDefault="00C81BAD" w:rsidP="00C81BAD">
      <w:pPr>
        <w:rPr>
          <w:rFonts w:ascii="宋体" w:eastAsia="宋体" w:hAnsi="宋体"/>
        </w:rPr>
      </w:pPr>
      <w:r w:rsidRPr="000665B4">
        <w:rPr>
          <w:rFonts w:ascii="宋体" w:eastAsia="宋体" w:hAnsi="宋体"/>
        </w:rPr>
        <w:t>J</w:t>
      </w:r>
    </w:p>
    <w:p w:rsidR="004226BD" w:rsidRPr="000665B4" w:rsidRDefault="004226BD" w:rsidP="004226BD">
      <w:pPr>
        <w:pStyle w:val="2"/>
        <w:rPr>
          <w:rFonts w:ascii="宋体" w:eastAsia="宋体" w:hAnsi="宋体"/>
        </w:rPr>
      </w:pPr>
      <w:bookmarkStart w:id="348" w:name="_Toc524383248"/>
      <w:r w:rsidRPr="000665B4">
        <w:rPr>
          <w:rFonts w:ascii="宋体" w:eastAsia="宋体" w:hAnsi="宋体" w:hint="eastAsia"/>
        </w:rPr>
        <w:t>百度之星程序设计大赛复赛-</w:t>
      </w:r>
      <w:r w:rsidRPr="000665B4">
        <w:rPr>
          <w:rFonts w:ascii="宋体" w:eastAsia="宋体" w:hAnsi="宋体"/>
        </w:rPr>
        <w:t>2018.8.18</w:t>
      </w:r>
      <w:r w:rsidRPr="000665B4">
        <w:rPr>
          <w:rFonts w:ascii="宋体" w:eastAsia="宋体" w:hAnsi="宋体" w:hint="eastAsia"/>
        </w:rPr>
        <w:t>（周六）</w:t>
      </w:r>
      <w:bookmarkEnd w:id="348"/>
    </w:p>
    <w:p w:rsidR="004226BD" w:rsidRPr="000665B4" w:rsidRDefault="004226BD" w:rsidP="004226BD">
      <w:pPr>
        <w:rPr>
          <w:rFonts w:ascii="宋体" w:eastAsia="宋体" w:hAnsi="宋体"/>
        </w:rPr>
      </w:pPr>
      <w:r w:rsidRPr="000665B4">
        <w:rPr>
          <w:rFonts w:ascii="宋体" w:eastAsia="宋体" w:hAnsi="宋体" w:hint="eastAsia"/>
        </w:rPr>
        <w:t>√（未处理）-</w:t>
      </w:r>
      <w:r w:rsidRPr="000665B4">
        <w:rPr>
          <w:rFonts w:ascii="宋体" w:eastAsia="宋体" w:hAnsi="宋体"/>
        </w:rPr>
        <w:t>1001</w:t>
      </w:r>
      <w:r w:rsidRPr="000665B4">
        <w:rPr>
          <w:rFonts w:ascii="宋体" w:eastAsia="宋体" w:hAnsi="宋体" w:hint="eastAsia"/>
        </w:rPr>
        <w:t>-签到题-模拟/图论/树</w:t>
      </w:r>
    </w:p>
    <w:p w:rsidR="004226BD" w:rsidRPr="000665B4" w:rsidRDefault="004226BD" w:rsidP="004226BD">
      <w:pPr>
        <w:rPr>
          <w:rFonts w:ascii="宋体" w:eastAsia="宋体" w:hAnsi="宋体"/>
        </w:rPr>
      </w:pPr>
      <w:r w:rsidRPr="000665B4">
        <w:rPr>
          <w:rFonts w:ascii="宋体" w:eastAsia="宋体" w:hAnsi="宋体"/>
        </w:rPr>
        <w:t>1002</w:t>
      </w:r>
      <w:r w:rsidRPr="000665B4">
        <w:rPr>
          <w:rFonts w:ascii="宋体" w:eastAsia="宋体" w:hAnsi="宋体" w:hint="eastAsia"/>
        </w:rPr>
        <w:t>-铜牌题</w:t>
      </w:r>
    </w:p>
    <w:p w:rsidR="004226BD" w:rsidRPr="000665B4" w:rsidRDefault="004226BD" w:rsidP="004226BD">
      <w:pPr>
        <w:rPr>
          <w:rFonts w:ascii="宋体" w:eastAsia="宋体" w:hAnsi="宋体"/>
        </w:rPr>
      </w:pPr>
      <w:r w:rsidRPr="000665B4">
        <w:rPr>
          <w:rFonts w:ascii="宋体" w:eastAsia="宋体" w:hAnsi="宋体"/>
        </w:rPr>
        <w:t>1003</w:t>
      </w:r>
      <w:r w:rsidRPr="000665B4">
        <w:rPr>
          <w:rFonts w:ascii="宋体" w:eastAsia="宋体" w:hAnsi="宋体" w:hint="eastAsia"/>
        </w:rPr>
        <w:t>-签到题</w:t>
      </w:r>
    </w:p>
    <w:p w:rsidR="004226BD" w:rsidRPr="000665B4" w:rsidRDefault="004226BD" w:rsidP="004226BD">
      <w:pPr>
        <w:rPr>
          <w:rFonts w:ascii="宋体" w:eastAsia="宋体" w:hAnsi="宋体"/>
        </w:rPr>
      </w:pPr>
      <w:r w:rsidRPr="000665B4">
        <w:rPr>
          <w:rFonts w:ascii="宋体" w:eastAsia="宋体" w:hAnsi="宋体"/>
        </w:rPr>
        <w:t>100</w:t>
      </w:r>
      <w:r w:rsidRPr="000665B4">
        <w:rPr>
          <w:rFonts w:ascii="宋体" w:eastAsia="宋体" w:hAnsi="宋体" w:hint="eastAsia"/>
        </w:rPr>
        <w:t>4-铜牌题</w:t>
      </w:r>
    </w:p>
    <w:p w:rsidR="004226BD" w:rsidRPr="000665B4" w:rsidRDefault="004226BD" w:rsidP="004226BD">
      <w:pPr>
        <w:rPr>
          <w:rFonts w:ascii="宋体" w:eastAsia="宋体" w:hAnsi="宋体"/>
        </w:rPr>
      </w:pPr>
      <w:r w:rsidRPr="000665B4">
        <w:rPr>
          <w:rFonts w:ascii="宋体" w:eastAsia="宋体" w:hAnsi="宋体"/>
        </w:rPr>
        <w:t>1005</w:t>
      </w:r>
      <w:r w:rsidRPr="000665B4">
        <w:rPr>
          <w:rFonts w:ascii="宋体" w:eastAsia="宋体" w:hAnsi="宋体" w:hint="eastAsia"/>
        </w:rPr>
        <w:t>-银牌题</w:t>
      </w:r>
    </w:p>
    <w:p w:rsidR="004226BD" w:rsidRPr="000665B4" w:rsidRDefault="004226BD" w:rsidP="004226BD">
      <w:pPr>
        <w:rPr>
          <w:rFonts w:ascii="宋体" w:eastAsia="宋体" w:hAnsi="宋体"/>
        </w:rPr>
      </w:pPr>
      <w:r w:rsidRPr="000665B4">
        <w:rPr>
          <w:rFonts w:ascii="宋体" w:eastAsia="宋体" w:hAnsi="宋体"/>
        </w:rPr>
        <w:t>1006</w:t>
      </w:r>
      <w:r w:rsidRPr="000665B4">
        <w:rPr>
          <w:rFonts w:ascii="宋体" w:eastAsia="宋体" w:hAnsi="宋体" w:hint="eastAsia"/>
        </w:rPr>
        <w:t>-金牌题</w:t>
      </w:r>
    </w:p>
    <w:p w:rsidR="001113D9" w:rsidRPr="000665B4" w:rsidRDefault="001113D9" w:rsidP="001113D9">
      <w:pPr>
        <w:pStyle w:val="2"/>
        <w:rPr>
          <w:rFonts w:ascii="宋体" w:eastAsia="宋体" w:hAnsi="宋体"/>
        </w:rPr>
      </w:pPr>
      <w:bookmarkStart w:id="349" w:name="_Toc524383249"/>
      <w:r w:rsidRPr="000665B4">
        <w:rPr>
          <w:rFonts w:ascii="宋体" w:eastAsia="宋体" w:hAnsi="宋体" w:hint="eastAsia"/>
        </w:rPr>
        <w:t>牛客网-第10场-</w:t>
      </w:r>
      <w:r w:rsidR="004226BD" w:rsidRPr="000665B4">
        <w:rPr>
          <w:rFonts w:ascii="宋体" w:eastAsia="宋体" w:hAnsi="宋体"/>
        </w:rPr>
        <w:t>2018.8.19</w:t>
      </w:r>
      <w:r w:rsidR="004226BD" w:rsidRPr="000665B4">
        <w:rPr>
          <w:rFonts w:ascii="宋体" w:eastAsia="宋体" w:hAnsi="宋体" w:hint="eastAsia"/>
        </w:rPr>
        <w:t>（周日</w:t>
      </w:r>
      <w:r w:rsidRPr="000665B4">
        <w:rPr>
          <w:rFonts w:ascii="宋体" w:eastAsia="宋体" w:hAnsi="宋体" w:hint="eastAsia"/>
        </w:rPr>
        <w:t>）</w:t>
      </w:r>
      <w:bookmarkEnd w:id="349"/>
    </w:p>
    <w:p w:rsidR="00C81BAD" w:rsidRPr="000665B4" w:rsidRDefault="00C81BAD" w:rsidP="00C81BAD">
      <w:pPr>
        <w:rPr>
          <w:rFonts w:ascii="宋体" w:eastAsia="宋体" w:hAnsi="宋体"/>
        </w:rPr>
      </w:pPr>
      <w:r w:rsidRPr="000665B4">
        <w:rPr>
          <w:rFonts w:ascii="宋体" w:eastAsia="宋体" w:hAnsi="宋体" w:hint="eastAsia"/>
        </w:rPr>
        <w:t>A-铜牌题</w:t>
      </w:r>
    </w:p>
    <w:p w:rsidR="00C81BAD" w:rsidRPr="000665B4" w:rsidRDefault="00C81BAD" w:rsidP="00C81BAD">
      <w:pPr>
        <w:rPr>
          <w:rFonts w:ascii="宋体" w:eastAsia="宋体" w:hAnsi="宋体"/>
        </w:rPr>
      </w:pPr>
      <w:r w:rsidRPr="000665B4">
        <w:rPr>
          <w:rFonts w:ascii="宋体" w:eastAsia="宋体" w:hAnsi="宋体"/>
        </w:rPr>
        <w:t>B</w:t>
      </w:r>
    </w:p>
    <w:p w:rsidR="00C81BAD" w:rsidRPr="000665B4" w:rsidRDefault="00C81BAD" w:rsidP="00C81BAD">
      <w:pPr>
        <w:rPr>
          <w:rFonts w:ascii="宋体" w:eastAsia="宋体" w:hAnsi="宋体"/>
        </w:rPr>
      </w:pPr>
      <w:r w:rsidRPr="000665B4">
        <w:rPr>
          <w:rFonts w:ascii="宋体" w:eastAsia="宋体" w:hAnsi="宋体"/>
        </w:rPr>
        <w:t>C</w:t>
      </w:r>
    </w:p>
    <w:p w:rsidR="00C81BAD" w:rsidRPr="000665B4" w:rsidRDefault="00C81BAD" w:rsidP="00C81BAD">
      <w:pPr>
        <w:rPr>
          <w:rFonts w:ascii="宋体" w:eastAsia="宋体" w:hAnsi="宋体"/>
        </w:rPr>
      </w:pPr>
      <w:r w:rsidRPr="000665B4">
        <w:rPr>
          <w:rFonts w:ascii="宋体" w:eastAsia="宋体" w:hAnsi="宋体"/>
        </w:rPr>
        <w:t>D</w:t>
      </w:r>
    </w:p>
    <w:p w:rsidR="00C81BAD" w:rsidRPr="000665B4" w:rsidRDefault="00C81BAD" w:rsidP="00C81BAD">
      <w:pPr>
        <w:rPr>
          <w:rFonts w:ascii="宋体" w:eastAsia="宋体" w:hAnsi="宋体"/>
        </w:rPr>
      </w:pPr>
      <w:r w:rsidRPr="000665B4">
        <w:rPr>
          <w:rFonts w:ascii="宋体" w:eastAsia="宋体" w:hAnsi="宋体"/>
        </w:rPr>
        <w:t>E</w:t>
      </w:r>
    </w:p>
    <w:p w:rsidR="00C81BAD" w:rsidRPr="000665B4" w:rsidRDefault="00C81BAD" w:rsidP="00C81BAD">
      <w:pPr>
        <w:rPr>
          <w:rFonts w:ascii="宋体" w:eastAsia="宋体" w:hAnsi="宋体"/>
        </w:rPr>
      </w:pPr>
      <w:r w:rsidRPr="000665B4">
        <w:rPr>
          <w:rFonts w:ascii="宋体" w:eastAsia="宋体" w:hAnsi="宋体"/>
        </w:rPr>
        <w:t>F</w:t>
      </w:r>
    </w:p>
    <w:p w:rsidR="00C81BAD" w:rsidRPr="000665B4" w:rsidRDefault="00C81BAD" w:rsidP="00C81BAD">
      <w:pPr>
        <w:rPr>
          <w:rFonts w:ascii="宋体" w:eastAsia="宋体" w:hAnsi="宋体"/>
        </w:rPr>
      </w:pPr>
      <w:r w:rsidRPr="000665B4">
        <w:rPr>
          <w:rFonts w:ascii="宋体" w:eastAsia="宋体" w:hAnsi="宋体"/>
        </w:rPr>
        <w:t>G</w:t>
      </w:r>
    </w:p>
    <w:p w:rsidR="00C81BAD" w:rsidRPr="000665B4" w:rsidRDefault="00C81BAD" w:rsidP="00C81BAD">
      <w:pPr>
        <w:rPr>
          <w:rFonts w:ascii="宋体" w:eastAsia="宋体" w:hAnsi="宋体"/>
        </w:rPr>
      </w:pPr>
      <w:r w:rsidRPr="000665B4">
        <w:rPr>
          <w:rFonts w:ascii="宋体" w:eastAsia="宋体" w:hAnsi="宋体"/>
        </w:rPr>
        <w:t>H</w:t>
      </w:r>
    </w:p>
    <w:p w:rsidR="00C81BAD" w:rsidRPr="000665B4" w:rsidRDefault="00C81BAD" w:rsidP="00C81BAD">
      <w:pPr>
        <w:rPr>
          <w:rFonts w:ascii="宋体" w:eastAsia="宋体" w:hAnsi="宋体"/>
        </w:rPr>
      </w:pPr>
      <w:r w:rsidRPr="000665B4">
        <w:rPr>
          <w:rFonts w:ascii="宋体" w:eastAsia="宋体" w:hAnsi="宋体"/>
        </w:rPr>
        <w:t>I</w:t>
      </w:r>
    </w:p>
    <w:p w:rsidR="00C81BAD" w:rsidRPr="000665B4" w:rsidRDefault="00C81BAD" w:rsidP="00C81BAD">
      <w:pPr>
        <w:rPr>
          <w:rFonts w:ascii="宋体" w:eastAsia="宋体" w:hAnsi="宋体"/>
        </w:rPr>
      </w:pPr>
      <w:r w:rsidRPr="000665B4">
        <w:rPr>
          <w:rFonts w:ascii="宋体" w:eastAsia="宋体" w:hAnsi="宋体"/>
        </w:rPr>
        <w:t>J</w:t>
      </w:r>
      <w:r w:rsidRPr="000665B4">
        <w:rPr>
          <w:rFonts w:ascii="宋体" w:eastAsia="宋体" w:hAnsi="宋体" w:hint="eastAsia"/>
        </w:rPr>
        <w:t>-签到题</w:t>
      </w:r>
    </w:p>
    <w:p w:rsidR="005A16AE" w:rsidRPr="000665B4" w:rsidRDefault="005A16AE" w:rsidP="005A16AE">
      <w:pPr>
        <w:pStyle w:val="2"/>
        <w:rPr>
          <w:rFonts w:ascii="宋体" w:eastAsia="宋体" w:hAnsi="宋体"/>
        </w:rPr>
      </w:pPr>
      <w:bookmarkStart w:id="350" w:name="_Toc524383250"/>
      <w:r w:rsidRPr="000665B4">
        <w:rPr>
          <w:rFonts w:ascii="宋体" w:eastAsia="宋体" w:hAnsi="宋体"/>
        </w:rPr>
        <w:t>HDU-9-2018.8.20</w:t>
      </w:r>
      <w:r w:rsidRPr="000665B4">
        <w:rPr>
          <w:rFonts w:ascii="宋体" w:eastAsia="宋体" w:hAnsi="宋体" w:hint="eastAsia"/>
        </w:rPr>
        <w:t>（周一）</w:t>
      </w:r>
      <w:bookmarkEnd w:id="350"/>
    </w:p>
    <w:p w:rsidR="00935499" w:rsidRPr="000665B4" w:rsidRDefault="00935499" w:rsidP="00935499">
      <w:pPr>
        <w:rPr>
          <w:rFonts w:ascii="宋体" w:eastAsia="宋体" w:hAnsi="宋体"/>
        </w:rPr>
      </w:pPr>
      <w:r w:rsidRPr="000665B4">
        <w:rPr>
          <w:rFonts w:ascii="宋体" w:eastAsia="宋体" w:hAnsi="宋体"/>
        </w:rPr>
        <w:t>1001</w:t>
      </w:r>
      <w:r w:rsidRPr="000665B4">
        <w:rPr>
          <w:rFonts w:ascii="宋体" w:eastAsia="宋体" w:hAnsi="宋体" w:hint="eastAsia"/>
        </w:rPr>
        <w:t>-铜牌题</w:t>
      </w:r>
    </w:p>
    <w:p w:rsidR="00935499" w:rsidRPr="000665B4" w:rsidRDefault="00935499" w:rsidP="00935499">
      <w:pPr>
        <w:rPr>
          <w:rFonts w:ascii="宋体" w:eastAsia="宋体" w:hAnsi="宋体"/>
        </w:rPr>
      </w:pPr>
      <w:r w:rsidRPr="000665B4">
        <w:rPr>
          <w:rFonts w:ascii="宋体" w:eastAsia="宋体" w:hAnsi="宋体"/>
        </w:rPr>
        <w:t>1002</w:t>
      </w:r>
    </w:p>
    <w:p w:rsidR="00935499" w:rsidRPr="000665B4" w:rsidRDefault="00935499" w:rsidP="00935499">
      <w:pPr>
        <w:rPr>
          <w:rFonts w:ascii="宋体" w:eastAsia="宋体" w:hAnsi="宋体"/>
        </w:rPr>
      </w:pPr>
      <w:r w:rsidRPr="000665B4">
        <w:rPr>
          <w:rFonts w:ascii="宋体" w:eastAsia="宋体" w:hAnsi="宋体"/>
        </w:rPr>
        <w:t>1003</w:t>
      </w:r>
    </w:p>
    <w:p w:rsidR="00935499" w:rsidRPr="000665B4" w:rsidRDefault="00935499" w:rsidP="00935499">
      <w:pPr>
        <w:rPr>
          <w:rFonts w:ascii="宋体" w:eastAsia="宋体" w:hAnsi="宋体"/>
        </w:rPr>
      </w:pPr>
      <w:r w:rsidRPr="000665B4">
        <w:rPr>
          <w:rFonts w:ascii="宋体" w:eastAsia="宋体" w:hAnsi="宋体"/>
        </w:rPr>
        <w:t>1004</w:t>
      </w:r>
      <w:r w:rsidRPr="000665B4">
        <w:rPr>
          <w:rFonts w:ascii="宋体" w:eastAsia="宋体" w:hAnsi="宋体" w:hint="eastAsia"/>
        </w:rPr>
        <w:t>-签到题</w:t>
      </w:r>
    </w:p>
    <w:p w:rsidR="00935499" w:rsidRPr="000665B4" w:rsidRDefault="00935499" w:rsidP="00935499">
      <w:pPr>
        <w:rPr>
          <w:rFonts w:ascii="宋体" w:eastAsia="宋体" w:hAnsi="宋体"/>
        </w:rPr>
      </w:pPr>
      <w:r w:rsidRPr="000665B4">
        <w:rPr>
          <w:rFonts w:ascii="宋体" w:eastAsia="宋体" w:hAnsi="宋体"/>
        </w:rPr>
        <w:t>1005</w:t>
      </w:r>
    </w:p>
    <w:p w:rsidR="00935499" w:rsidRPr="000665B4" w:rsidRDefault="00935499" w:rsidP="00935499">
      <w:pPr>
        <w:rPr>
          <w:rFonts w:ascii="宋体" w:eastAsia="宋体" w:hAnsi="宋体"/>
        </w:rPr>
      </w:pPr>
      <w:r w:rsidRPr="000665B4">
        <w:rPr>
          <w:rFonts w:ascii="宋体" w:eastAsia="宋体" w:hAnsi="宋体"/>
        </w:rPr>
        <w:t>1006</w:t>
      </w:r>
    </w:p>
    <w:p w:rsidR="00935499" w:rsidRPr="000665B4" w:rsidRDefault="00935499" w:rsidP="00935499">
      <w:pPr>
        <w:rPr>
          <w:rFonts w:ascii="宋体" w:eastAsia="宋体" w:hAnsi="宋体"/>
        </w:rPr>
      </w:pPr>
      <w:r w:rsidRPr="000665B4">
        <w:rPr>
          <w:rFonts w:ascii="宋体" w:eastAsia="宋体" w:hAnsi="宋体"/>
        </w:rPr>
        <w:t>1007</w:t>
      </w:r>
    </w:p>
    <w:p w:rsidR="00935499" w:rsidRPr="000665B4" w:rsidRDefault="00935499" w:rsidP="00935499">
      <w:pPr>
        <w:rPr>
          <w:rFonts w:ascii="宋体" w:eastAsia="宋体" w:hAnsi="宋体"/>
        </w:rPr>
      </w:pPr>
      <w:r w:rsidRPr="000665B4">
        <w:rPr>
          <w:rFonts w:ascii="宋体" w:eastAsia="宋体" w:hAnsi="宋体"/>
        </w:rPr>
        <w:t>1008</w:t>
      </w:r>
    </w:p>
    <w:p w:rsidR="00935499" w:rsidRPr="000665B4" w:rsidRDefault="00935499" w:rsidP="00935499">
      <w:pPr>
        <w:rPr>
          <w:rFonts w:ascii="宋体" w:eastAsia="宋体" w:hAnsi="宋体"/>
        </w:rPr>
      </w:pPr>
      <w:r w:rsidRPr="000665B4">
        <w:rPr>
          <w:rFonts w:ascii="宋体" w:eastAsia="宋体" w:hAnsi="宋体"/>
        </w:rPr>
        <w:lastRenderedPageBreak/>
        <w:t>1009</w:t>
      </w:r>
    </w:p>
    <w:p w:rsidR="00935499" w:rsidRPr="000665B4" w:rsidRDefault="00935499" w:rsidP="00935499">
      <w:pPr>
        <w:rPr>
          <w:rFonts w:ascii="宋体" w:eastAsia="宋体" w:hAnsi="宋体"/>
        </w:rPr>
      </w:pPr>
      <w:r w:rsidRPr="000665B4">
        <w:rPr>
          <w:rFonts w:ascii="宋体" w:eastAsia="宋体" w:hAnsi="宋体"/>
        </w:rPr>
        <w:t>1010</w:t>
      </w:r>
    </w:p>
    <w:p w:rsidR="00935499" w:rsidRPr="000665B4" w:rsidRDefault="00935499" w:rsidP="00935499">
      <w:pPr>
        <w:rPr>
          <w:rFonts w:ascii="宋体" w:eastAsia="宋体" w:hAnsi="宋体"/>
        </w:rPr>
      </w:pPr>
      <w:r w:rsidRPr="000665B4">
        <w:rPr>
          <w:rFonts w:ascii="宋体" w:eastAsia="宋体" w:hAnsi="宋体"/>
        </w:rPr>
        <w:t>1011</w:t>
      </w:r>
      <w:r w:rsidRPr="000665B4">
        <w:rPr>
          <w:rFonts w:ascii="宋体" w:eastAsia="宋体" w:hAnsi="宋体" w:hint="eastAsia"/>
        </w:rPr>
        <w:t>-签到题</w:t>
      </w:r>
    </w:p>
    <w:p w:rsidR="005A16AE" w:rsidRPr="000665B4" w:rsidRDefault="005A16AE" w:rsidP="005A16AE">
      <w:pPr>
        <w:pStyle w:val="2"/>
        <w:rPr>
          <w:rFonts w:ascii="宋体" w:eastAsia="宋体" w:hAnsi="宋体"/>
        </w:rPr>
      </w:pPr>
      <w:bookmarkStart w:id="351" w:name="_Toc524383251"/>
      <w:r w:rsidRPr="000665B4">
        <w:rPr>
          <w:rFonts w:ascii="宋体" w:eastAsia="宋体" w:hAnsi="宋体"/>
        </w:rPr>
        <w:t>HDU-10-2018.8.22</w:t>
      </w:r>
      <w:r w:rsidRPr="000665B4">
        <w:rPr>
          <w:rFonts w:ascii="宋体" w:eastAsia="宋体" w:hAnsi="宋体" w:hint="eastAsia"/>
        </w:rPr>
        <w:t>（周三）</w:t>
      </w:r>
      <w:bookmarkEnd w:id="351"/>
    </w:p>
    <w:p w:rsidR="00C14360" w:rsidRPr="000665B4" w:rsidRDefault="00C14360" w:rsidP="00C14360">
      <w:pPr>
        <w:rPr>
          <w:rFonts w:ascii="宋体" w:eastAsia="宋体" w:hAnsi="宋体"/>
        </w:rPr>
      </w:pPr>
      <w:r w:rsidRPr="000665B4">
        <w:rPr>
          <w:rFonts w:ascii="宋体" w:eastAsia="宋体" w:hAnsi="宋体"/>
        </w:rPr>
        <w:t>1001</w:t>
      </w:r>
    </w:p>
    <w:p w:rsidR="00C14360" w:rsidRPr="000665B4" w:rsidRDefault="00C14360" w:rsidP="00C14360">
      <w:pPr>
        <w:rPr>
          <w:rFonts w:ascii="宋体" w:eastAsia="宋体" w:hAnsi="宋体"/>
        </w:rPr>
      </w:pPr>
      <w:r w:rsidRPr="000665B4">
        <w:rPr>
          <w:rFonts w:ascii="宋体" w:eastAsia="宋体" w:hAnsi="宋体"/>
        </w:rPr>
        <w:t>1002</w:t>
      </w:r>
    </w:p>
    <w:p w:rsidR="00C14360" w:rsidRPr="000665B4" w:rsidRDefault="00C14360" w:rsidP="00C14360">
      <w:pPr>
        <w:rPr>
          <w:rFonts w:ascii="宋体" w:eastAsia="宋体" w:hAnsi="宋体"/>
        </w:rPr>
      </w:pPr>
      <w:r w:rsidRPr="000665B4">
        <w:rPr>
          <w:rFonts w:ascii="宋体" w:eastAsia="宋体" w:hAnsi="宋体"/>
        </w:rPr>
        <w:t>1003</w:t>
      </w:r>
    </w:p>
    <w:p w:rsidR="00C14360" w:rsidRPr="000665B4" w:rsidRDefault="00C14360" w:rsidP="00C14360">
      <w:pPr>
        <w:rPr>
          <w:rFonts w:ascii="宋体" w:eastAsia="宋体" w:hAnsi="宋体"/>
        </w:rPr>
      </w:pPr>
      <w:r w:rsidRPr="000665B4">
        <w:rPr>
          <w:rFonts w:ascii="宋体" w:eastAsia="宋体" w:hAnsi="宋体"/>
        </w:rPr>
        <w:t>1004</w:t>
      </w:r>
    </w:p>
    <w:p w:rsidR="00C14360" w:rsidRPr="000665B4" w:rsidRDefault="00C14360" w:rsidP="00C14360">
      <w:pPr>
        <w:rPr>
          <w:rFonts w:ascii="宋体" w:eastAsia="宋体" w:hAnsi="宋体"/>
        </w:rPr>
      </w:pPr>
      <w:r w:rsidRPr="000665B4">
        <w:rPr>
          <w:rFonts w:ascii="宋体" w:eastAsia="宋体" w:hAnsi="宋体"/>
        </w:rPr>
        <w:t>1005</w:t>
      </w:r>
      <w:r w:rsidRPr="000665B4">
        <w:rPr>
          <w:rFonts w:ascii="宋体" w:eastAsia="宋体" w:hAnsi="宋体" w:hint="eastAsia"/>
        </w:rPr>
        <w:t>-铜牌题</w:t>
      </w:r>
    </w:p>
    <w:p w:rsidR="00C14360" w:rsidRPr="000665B4" w:rsidRDefault="00C14360" w:rsidP="00C14360">
      <w:pPr>
        <w:rPr>
          <w:rFonts w:ascii="宋体" w:eastAsia="宋体" w:hAnsi="宋体"/>
        </w:rPr>
      </w:pPr>
      <w:r w:rsidRPr="000665B4">
        <w:rPr>
          <w:rFonts w:ascii="宋体" w:eastAsia="宋体" w:hAnsi="宋体"/>
        </w:rPr>
        <w:t>1006</w:t>
      </w:r>
    </w:p>
    <w:p w:rsidR="00C14360" w:rsidRPr="000665B4" w:rsidRDefault="00C14360" w:rsidP="00C14360">
      <w:pPr>
        <w:rPr>
          <w:rFonts w:ascii="宋体" w:eastAsia="宋体" w:hAnsi="宋体"/>
        </w:rPr>
      </w:pPr>
      <w:r w:rsidRPr="000665B4">
        <w:rPr>
          <w:rFonts w:ascii="宋体" w:eastAsia="宋体" w:hAnsi="宋体"/>
        </w:rPr>
        <w:t>1007-</w:t>
      </w:r>
      <w:r w:rsidRPr="000665B4">
        <w:rPr>
          <w:rFonts w:ascii="宋体" w:eastAsia="宋体" w:hAnsi="宋体" w:hint="eastAsia"/>
        </w:rPr>
        <w:t>签到题</w:t>
      </w:r>
    </w:p>
    <w:p w:rsidR="00C14360" w:rsidRPr="000665B4" w:rsidRDefault="00C14360" w:rsidP="00C14360">
      <w:pPr>
        <w:rPr>
          <w:rFonts w:ascii="宋体" w:eastAsia="宋体" w:hAnsi="宋体"/>
        </w:rPr>
      </w:pPr>
      <w:r w:rsidRPr="000665B4">
        <w:rPr>
          <w:rFonts w:ascii="宋体" w:eastAsia="宋体" w:hAnsi="宋体"/>
        </w:rPr>
        <w:t>1008</w:t>
      </w:r>
      <w:r w:rsidRPr="000665B4">
        <w:rPr>
          <w:rFonts w:ascii="宋体" w:eastAsia="宋体" w:hAnsi="宋体" w:hint="eastAsia"/>
        </w:rPr>
        <w:t>-签到题</w:t>
      </w:r>
    </w:p>
    <w:p w:rsidR="00C14360" w:rsidRPr="000665B4" w:rsidRDefault="00C14360" w:rsidP="00C14360">
      <w:pPr>
        <w:rPr>
          <w:rFonts w:ascii="宋体" w:eastAsia="宋体" w:hAnsi="宋体"/>
        </w:rPr>
      </w:pPr>
      <w:r w:rsidRPr="000665B4">
        <w:rPr>
          <w:rFonts w:ascii="宋体" w:eastAsia="宋体" w:hAnsi="宋体"/>
        </w:rPr>
        <w:t>1009</w:t>
      </w:r>
      <w:r w:rsidRPr="000665B4">
        <w:rPr>
          <w:rFonts w:ascii="宋体" w:eastAsia="宋体" w:hAnsi="宋体" w:hint="eastAsia"/>
        </w:rPr>
        <w:t>-签到题</w:t>
      </w:r>
    </w:p>
    <w:p w:rsidR="00C14360" w:rsidRPr="000665B4" w:rsidRDefault="00C14360" w:rsidP="00C14360">
      <w:pPr>
        <w:rPr>
          <w:rFonts w:ascii="宋体" w:eastAsia="宋体" w:hAnsi="宋体"/>
        </w:rPr>
      </w:pPr>
      <w:r w:rsidRPr="000665B4">
        <w:rPr>
          <w:rFonts w:ascii="宋体" w:eastAsia="宋体" w:hAnsi="宋体"/>
        </w:rPr>
        <w:t>1010</w:t>
      </w:r>
      <w:r w:rsidRPr="000665B4">
        <w:rPr>
          <w:rFonts w:ascii="宋体" w:eastAsia="宋体" w:hAnsi="宋体" w:hint="eastAsia"/>
        </w:rPr>
        <w:t>-铜牌题</w:t>
      </w:r>
    </w:p>
    <w:p w:rsidR="00C14360" w:rsidRPr="000665B4" w:rsidRDefault="00C14360" w:rsidP="00C14360">
      <w:pPr>
        <w:rPr>
          <w:rFonts w:ascii="宋体" w:eastAsia="宋体" w:hAnsi="宋体"/>
        </w:rPr>
      </w:pPr>
      <w:r w:rsidRPr="000665B4">
        <w:rPr>
          <w:rFonts w:ascii="宋体" w:eastAsia="宋体" w:hAnsi="宋体"/>
        </w:rPr>
        <w:t>1011</w:t>
      </w:r>
    </w:p>
    <w:p w:rsidR="00C14360" w:rsidRPr="000665B4" w:rsidRDefault="004226BD" w:rsidP="00C14360">
      <w:pPr>
        <w:rPr>
          <w:rFonts w:ascii="宋体" w:eastAsia="宋体" w:hAnsi="宋体"/>
        </w:rPr>
      </w:pPr>
      <w:r w:rsidRPr="000665B4">
        <w:rPr>
          <w:rFonts w:ascii="宋体" w:eastAsia="宋体" w:hAnsi="宋体" w:hint="eastAsia"/>
        </w:rPr>
        <w:t>√（未处理）-</w:t>
      </w:r>
      <w:r w:rsidR="00C14360" w:rsidRPr="000665B4">
        <w:rPr>
          <w:rFonts w:ascii="宋体" w:eastAsia="宋体" w:hAnsi="宋体"/>
        </w:rPr>
        <w:t>1012</w:t>
      </w:r>
      <w:r w:rsidR="00C14360" w:rsidRPr="000665B4">
        <w:rPr>
          <w:rFonts w:ascii="宋体" w:eastAsia="宋体" w:hAnsi="宋体" w:hint="eastAsia"/>
        </w:rPr>
        <w:t>-铜牌题</w:t>
      </w:r>
      <w:r w:rsidRPr="000665B4">
        <w:rPr>
          <w:rFonts w:ascii="宋体" w:eastAsia="宋体" w:hAnsi="宋体" w:hint="eastAsia"/>
        </w:rPr>
        <w:t>-最小费用最大流</w:t>
      </w:r>
    </w:p>
    <w:p w:rsidR="00C14360" w:rsidRPr="000665B4" w:rsidRDefault="001113D9" w:rsidP="00C14360">
      <w:pPr>
        <w:pStyle w:val="2"/>
        <w:rPr>
          <w:rFonts w:ascii="宋体" w:eastAsia="宋体" w:hAnsi="宋体"/>
          <w:b w:val="0"/>
        </w:rPr>
      </w:pPr>
      <w:bookmarkStart w:id="352" w:name="_Toc524383252"/>
      <w:r w:rsidRPr="000665B4">
        <w:rPr>
          <w:rFonts w:ascii="宋体" w:eastAsia="宋体" w:hAnsi="宋体" w:hint="eastAsia"/>
        </w:rPr>
        <w:t>C</w:t>
      </w:r>
      <w:r w:rsidRPr="000665B4">
        <w:rPr>
          <w:rFonts w:ascii="宋体" w:eastAsia="宋体" w:hAnsi="宋体"/>
        </w:rPr>
        <w:t>CPC</w:t>
      </w:r>
      <w:r w:rsidR="005A16AE" w:rsidRPr="000665B4">
        <w:rPr>
          <w:rFonts w:ascii="宋体" w:eastAsia="宋体" w:hAnsi="宋体" w:hint="eastAsia"/>
        </w:rPr>
        <w:t>网络选拔赛-</w:t>
      </w:r>
      <w:r w:rsidR="005A16AE" w:rsidRPr="000665B4">
        <w:rPr>
          <w:rFonts w:ascii="宋体" w:eastAsia="宋体" w:hAnsi="宋体"/>
        </w:rPr>
        <w:t>2018.8.25</w:t>
      </w:r>
      <w:r w:rsidR="005A16AE" w:rsidRPr="000665B4">
        <w:rPr>
          <w:rFonts w:ascii="宋体" w:eastAsia="宋体" w:hAnsi="宋体" w:hint="eastAsia"/>
        </w:rPr>
        <w:t>（周六）</w:t>
      </w:r>
      <w:bookmarkEnd w:id="352"/>
    </w:p>
    <w:p w:rsidR="00C14360" w:rsidRPr="000665B4" w:rsidRDefault="00C14360" w:rsidP="00C14360">
      <w:pPr>
        <w:rPr>
          <w:rFonts w:ascii="宋体" w:eastAsia="宋体" w:hAnsi="宋体"/>
        </w:rPr>
      </w:pPr>
      <w:r w:rsidRPr="000665B4">
        <w:rPr>
          <w:rFonts w:ascii="宋体" w:eastAsia="宋体" w:hAnsi="宋体" w:hint="eastAsia"/>
        </w:rPr>
        <w:t>1</w:t>
      </w:r>
      <w:r w:rsidRPr="000665B4">
        <w:rPr>
          <w:rFonts w:ascii="宋体" w:eastAsia="宋体" w:hAnsi="宋体"/>
        </w:rPr>
        <w:t>001</w:t>
      </w:r>
      <w:r w:rsidRPr="000665B4">
        <w:rPr>
          <w:rFonts w:ascii="宋体" w:eastAsia="宋体" w:hAnsi="宋体" w:hint="eastAsia"/>
        </w:rPr>
        <w:t>-铜牌题</w:t>
      </w:r>
    </w:p>
    <w:p w:rsidR="00C14360" w:rsidRPr="000665B4" w:rsidRDefault="00C14360" w:rsidP="00C14360">
      <w:pPr>
        <w:rPr>
          <w:rFonts w:ascii="宋体" w:eastAsia="宋体" w:hAnsi="宋体"/>
        </w:rPr>
      </w:pPr>
      <w:r w:rsidRPr="000665B4">
        <w:rPr>
          <w:rFonts w:ascii="宋体" w:eastAsia="宋体" w:hAnsi="宋体"/>
        </w:rPr>
        <w:t>1002</w:t>
      </w:r>
    </w:p>
    <w:p w:rsidR="00C14360" w:rsidRPr="000665B4" w:rsidRDefault="00C14360" w:rsidP="00C14360">
      <w:pPr>
        <w:rPr>
          <w:rFonts w:ascii="宋体" w:eastAsia="宋体" w:hAnsi="宋体"/>
        </w:rPr>
      </w:pPr>
      <w:r w:rsidRPr="000665B4">
        <w:rPr>
          <w:rFonts w:ascii="宋体" w:eastAsia="宋体" w:hAnsi="宋体"/>
        </w:rPr>
        <w:t>1003</w:t>
      </w:r>
      <w:r w:rsidRPr="000665B4">
        <w:rPr>
          <w:rFonts w:ascii="宋体" w:eastAsia="宋体" w:hAnsi="宋体" w:hint="eastAsia"/>
        </w:rPr>
        <w:t>-签到题</w:t>
      </w:r>
    </w:p>
    <w:p w:rsidR="00C14360" w:rsidRPr="000665B4" w:rsidRDefault="004226BD" w:rsidP="00C14360">
      <w:pPr>
        <w:rPr>
          <w:rFonts w:ascii="宋体" w:eastAsia="宋体" w:hAnsi="宋体"/>
        </w:rPr>
      </w:pPr>
      <w:r w:rsidRPr="000665B4">
        <w:rPr>
          <w:rFonts w:ascii="宋体" w:eastAsia="宋体" w:hAnsi="宋体" w:hint="eastAsia"/>
        </w:rPr>
        <w:t>√（未处理）-</w:t>
      </w:r>
      <w:r w:rsidR="00C14360" w:rsidRPr="000665B4">
        <w:rPr>
          <w:rFonts w:ascii="宋体" w:eastAsia="宋体" w:hAnsi="宋体"/>
        </w:rPr>
        <w:t>1004</w:t>
      </w:r>
      <w:r w:rsidR="00C14360" w:rsidRPr="000665B4">
        <w:rPr>
          <w:rFonts w:ascii="宋体" w:eastAsia="宋体" w:hAnsi="宋体" w:hint="eastAsia"/>
        </w:rPr>
        <w:t>-签到题</w:t>
      </w:r>
      <w:r w:rsidRPr="000665B4">
        <w:rPr>
          <w:rFonts w:ascii="宋体" w:eastAsia="宋体" w:hAnsi="宋体" w:hint="eastAsia"/>
        </w:rPr>
        <w:t>-费马大定理/勾股方程</w:t>
      </w:r>
    </w:p>
    <w:p w:rsidR="00C14360" w:rsidRPr="000665B4" w:rsidRDefault="00C14360" w:rsidP="00C14360">
      <w:pPr>
        <w:rPr>
          <w:rFonts w:ascii="宋体" w:eastAsia="宋体" w:hAnsi="宋体"/>
        </w:rPr>
      </w:pPr>
      <w:r w:rsidRPr="000665B4">
        <w:rPr>
          <w:rFonts w:ascii="宋体" w:eastAsia="宋体" w:hAnsi="宋体"/>
        </w:rPr>
        <w:t>1005</w:t>
      </w:r>
      <w:r w:rsidRPr="000665B4">
        <w:rPr>
          <w:rFonts w:ascii="宋体" w:eastAsia="宋体" w:hAnsi="宋体" w:hint="eastAsia"/>
        </w:rPr>
        <w:t>-银牌题</w:t>
      </w:r>
    </w:p>
    <w:p w:rsidR="00C14360" w:rsidRPr="000665B4" w:rsidRDefault="00C14360" w:rsidP="00C14360">
      <w:pPr>
        <w:rPr>
          <w:rFonts w:ascii="宋体" w:eastAsia="宋体" w:hAnsi="宋体"/>
        </w:rPr>
      </w:pPr>
      <w:r w:rsidRPr="000665B4">
        <w:rPr>
          <w:rFonts w:ascii="宋体" w:eastAsia="宋体" w:hAnsi="宋体"/>
        </w:rPr>
        <w:t>1006</w:t>
      </w:r>
    </w:p>
    <w:p w:rsidR="00C14360" w:rsidRPr="000665B4" w:rsidRDefault="00C14360" w:rsidP="00C14360">
      <w:pPr>
        <w:rPr>
          <w:rFonts w:ascii="宋体" w:eastAsia="宋体" w:hAnsi="宋体"/>
        </w:rPr>
      </w:pPr>
      <w:r w:rsidRPr="000665B4">
        <w:rPr>
          <w:rFonts w:ascii="宋体" w:eastAsia="宋体" w:hAnsi="宋体"/>
        </w:rPr>
        <w:t>1007</w:t>
      </w:r>
      <w:r w:rsidRPr="000665B4">
        <w:rPr>
          <w:rFonts w:ascii="宋体" w:eastAsia="宋体" w:hAnsi="宋体" w:hint="eastAsia"/>
        </w:rPr>
        <w:t>-铜牌题</w:t>
      </w:r>
    </w:p>
    <w:p w:rsidR="00C14360" w:rsidRPr="000665B4" w:rsidRDefault="00C14360" w:rsidP="00C14360">
      <w:pPr>
        <w:rPr>
          <w:rFonts w:ascii="宋体" w:eastAsia="宋体" w:hAnsi="宋体"/>
        </w:rPr>
      </w:pPr>
      <w:r w:rsidRPr="000665B4">
        <w:rPr>
          <w:rFonts w:ascii="宋体" w:eastAsia="宋体" w:hAnsi="宋体"/>
        </w:rPr>
        <w:t>1008</w:t>
      </w:r>
    </w:p>
    <w:p w:rsidR="00C14360" w:rsidRPr="000665B4" w:rsidRDefault="00C14360" w:rsidP="00C14360">
      <w:pPr>
        <w:rPr>
          <w:rFonts w:ascii="宋体" w:eastAsia="宋体" w:hAnsi="宋体"/>
        </w:rPr>
      </w:pPr>
      <w:r w:rsidRPr="000665B4">
        <w:rPr>
          <w:rFonts w:ascii="宋体" w:eastAsia="宋体" w:hAnsi="宋体"/>
        </w:rPr>
        <w:t>1009</w:t>
      </w:r>
      <w:r w:rsidRPr="000665B4">
        <w:rPr>
          <w:rFonts w:ascii="宋体" w:eastAsia="宋体" w:hAnsi="宋体" w:hint="eastAsia"/>
        </w:rPr>
        <w:t>-签到题</w:t>
      </w:r>
    </w:p>
    <w:p w:rsidR="00C14360" w:rsidRPr="000665B4" w:rsidRDefault="00C14360" w:rsidP="00C14360">
      <w:pPr>
        <w:rPr>
          <w:rFonts w:ascii="宋体" w:eastAsia="宋体" w:hAnsi="宋体"/>
        </w:rPr>
      </w:pPr>
      <w:r w:rsidRPr="000665B4">
        <w:rPr>
          <w:rFonts w:ascii="宋体" w:eastAsia="宋体" w:hAnsi="宋体"/>
        </w:rPr>
        <w:t>1010</w:t>
      </w:r>
      <w:r w:rsidRPr="000665B4">
        <w:rPr>
          <w:rFonts w:ascii="宋体" w:eastAsia="宋体" w:hAnsi="宋体" w:hint="eastAsia"/>
        </w:rPr>
        <w:t>-铜牌题</w:t>
      </w:r>
    </w:p>
    <w:p w:rsidR="00C14360" w:rsidRPr="000665B4" w:rsidRDefault="00C14360" w:rsidP="00C14360">
      <w:pPr>
        <w:pStyle w:val="2"/>
        <w:rPr>
          <w:rFonts w:ascii="宋体" w:eastAsia="宋体" w:hAnsi="宋体"/>
        </w:rPr>
      </w:pPr>
      <w:bookmarkStart w:id="353" w:name="_Toc524383253"/>
      <w:r w:rsidRPr="000665B4">
        <w:rPr>
          <w:rFonts w:ascii="宋体" w:eastAsia="宋体" w:hAnsi="宋体" w:hint="eastAsia"/>
        </w:rPr>
        <w:t>ICPC网络选拔赛（南京站）-</w:t>
      </w:r>
      <w:r w:rsidRPr="000665B4">
        <w:rPr>
          <w:rFonts w:ascii="宋体" w:eastAsia="宋体" w:hAnsi="宋体"/>
        </w:rPr>
        <w:t>2018.9.1</w:t>
      </w:r>
      <w:r w:rsidRPr="000665B4">
        <w:rPr>
          <w:rFonts w:ascii="宋体" w:eastAsia="宋体" w:hAnsi="宋体" w:hint="eastAsia"/>
        </w:rPr>
        <w:t>（周六）</w:t>
      </w:r>
      <w:bookmarkEnd w:id="353"/>
    </w:p>
    <w:p w:rsidR="00327782" w:rsidRPr="000665B4" w:rsidRDefault="00A308C6" w:rsidP="00327782">
      <w:pPr>
        <w:rPr>
          <w:rFonts w:ascii="宋体" w:eastAsia="宋体" w:hAnsi="宋体"/>
        </w:rPr>
      </w:pPr>
      <w:r w:rsidRPr="000665B4">
        <w:rPr>
          <w:rFonts w:ascii="宋体" w:eastAsia="宋体" w:hAnsi="宋体" w:hint="eastAsia"/>
        </w:rPr>
        <w:t>已处理-</w:t>
      </w:r>
      <w:r w:rsidR="00327782" w:rsidRPr="000665B4">
        <w:rPr>
          <w:rFonts w:ascii="宋体" w:eastAsia="宋体" w:hAnsi="宋体" w:hint="eastAsia"/>
        </w:rPr>
        <w:t>A-签到题</w:t>
      </w:r>
    </w:p>
    <w:p w:rsidR="00327782" w:rsidRPr="000665B4" w:rsidRDefault="00306903" w:rsidP="00327782">
      <w:pPr>
        <w:rPr>
          <w:rFonts w:ascii="宋体" w:eastAsia="宋体" w:hAnsi="宋体"/>
        </w:rPr>
      </w:pPr>
      <w:r w:rsidRPr="000665B4">
        <w:rPr>
          <w:rFonts w:ascii="宋体" w:eastAsia="宋体" w:hAnsi="宋体" w:hint="eastAsia"/>
        </w:rPr>
        <w:t>已处理-</w:t>
      </w:r>
      <w:r w:rsidR="00327782" w:rsidRPr="000665B4">
        <w:rPr>
          <w:rFonts w:ascii="宋体" w:eastAsia="宋体" w:hAnsi="宋体"/>
        </w:rPr>
        <w:t>B</w:t>
      </w:r>
      <w:r w:rsidRPr="000665B4">
        <w:rPr>
          <w:rFonts w:ascii="宋体" w:eastAsia="宋体" w:hAnsi="宋体" w:hint="eastAsia"/>
        </w:rPr>
        <w:t>-铜牌题</w:t>
      </w:r>
    </w:p>
    <w:p w:rsidR="00327782" w:rsidRPr="000665B4" w:rsidRDefault="00B93EB4" w:rsidP="00327782">
      <w:pPr>
        <w:rPr>
          <w:rFonts w:ascii="宋体" w:eastAsia="宋体" w:hAnsi="宋体"/>
        </w:rPr>
      </w:pPr>
      <w:r w:rsidRPr="000665B4">
        <w:rPr>
          <w:rFonts w:ascii="宋体" w:eastAsia="宋体" w:hAnsi="宋体" w:hint="eastAsia"/>
        </w:rPr>
        <w:t>已处理-</w:t>
      </w:r>
      <w:r w:rsidR="00327782" w:rsidRPr="000665B4">
        <w:rPr>
          <w:rFonts w:ascii="宋体" w:eastAsia="宋体" w:hAnsi="宋体"/>
        </w:rPr>
        <w:t>C</w:t>
      </w:r>
      <w:r w:rsidR="00D6128E" w:rsidRPr="000665B4">
        <w:rPr>
          <w:rFonts w:ascii="宋体" w:eastAsia="宋体" w:hAnsi="宋体" w:hint="eastAsia"/>
        </w:rPr>
        <w:t>-铜牌题</w:t>
      </w:r>
    </w:p>
    <w:p w:rsidR="00327782" w:rsidRPr="000665B4" w:rsidRDefault="00327782" w:rsidP="00327782">
      <w:pPr>
        <w:rPr>
          <w:rFonts w:ascii="宋体" w:eastAsia="宋体" w:hAnsi="宋体"/>
        </w:rPr>
      </w:pPr>
      <w:r w:rsidRPr="000665B4">
        <w:rPr>
          <w:rFonts w:ascii="宋体" w:eastAsia="宋体" w:hAnsi="宋体"/>
        </w:rPr>
        <w:t>D</w:t>
      </w:r>
      <w:r w:rsidR="00FB6DD9" w:rsidRPr="000665B4">
        <w:rPr>
          <w:rFonts w:ascii="宋体" w:eastAsia="宋体" w:hAnsi="宋体" w:hint="eastAsia"/>
        </w:rPr>
        <w:t>-银牌题</w:t>
      </w:r>
    </w:p>
    <w:p w:rsidR="00327782" w:rsidRPr="000665B4" w:rsidRDefault="00D21EB6" w:rsidP="00327782">
      <w:pPr>
        <w:rPr>
          <w:rFonts w:ascii="宋体" w:eastAsia="宋体" w:hAnsi="宋体"/>
        </w:rPr>
      </w:pPr>
      <w:r w:rsidRPr="000665B4">
        <w:rPr>
          <w:rFonts w:ascii="宋体" w:eastAsia="宋体" w:hAnsi="宋体" w:hint="eastAsia"/>
        </w:rPr>
        <w:t>已处理-</w:t>
      </w:r>
      <w:r w:rsidR="00327782" w:rsidRPr="000665B4">
        <w:rPr>
          <w:rFonts w:ascii="宋体" w:eastAsia="宋体" w:hAnsi="宋体"/>
        </w:rPr>
        <w:t>E</w:t>
      </w:r>
      <w:r w:rsidR="00327782" w:rsidRPr="000665B4">
        <w:rPr>
          <w:rFonts w:ascii="宋体" w:eastAsia="宋体" w:hAnsi="宋体" w:hint="eastAsia"/>
        </w:rPr>
        <w:t>-铜牌题</w:t>
      </w:r>
    </w:p>
    <w:p w:rsidR="00327782" w:rsidRPr="000665B4" w:rsidRDefault="00327782" w:rsidP="00327782">
      <w:pPr>
        <w:rPr>
          <w:rFonts w:ascii="宋体" w:eastAsia="宋体" w:hAnsi="宋体"/>
        </w:rPr>
      </w:pPr>
      <w:r w:rsidRPr="000665B4">
        <w:rPr>
          <w:rFonts w:ascii="宋体" w:eastAsia="宋体" w:hAnsi="宋体"/>
        </w:rPr>
        <w:t>F</w:t>
      </w:r>
    </w:p>
    <w:p w:rsidR="00327782" w:rsidRPr="000665B4" w:rsidRDefault="00B722F2" w:rsidP="00327782">
      <w:pPr>
        <w:rPr>
          <w:rFonts w:ascii="宋体" w:eastAsia="宋体" w:hAnsi="宋体"/>
        </w:rPr>
      </w:pPr>
      <w:r w:rsidRPr="000665B4">
        <w:rPr>
          <w:rFonts w:ascii="宋体" w:eastAsia="宋体" w:hAnsi="宋体" w:hint="eastAsia"/>
        </w:rPr>
        <w:t>已处理-</w:t>
      </w:r>
      <w:r w:rsidR="00327782" w:rsidRPr="000665B4">
        <w:rPr>
          <w:rFonts w:ascii="宋体" w:eastAsia="宋体" w:hAnsi="宋体"/>
        </w:rPr>
        <w:t>G</w:t>
      </w:r>
      <w:r w:rsidR="00327782" w:rsidRPr="000665B4">
        <w:rPr>
          <w:rFonts w:ascii="宋体" w:eastAsia="宋体" w:hAnsi="宋体" w:hint="eastAsia"/>
        </w:rPr>
        <w:t>-铜牌题</w:t>
      </w:r>
    </w:p>
    <w:p w:rsidR="00327782" w:rsidRPr="000665B4" w:rsidRDefault="00327782" w:rsidP="00327782">
      <w:pPr>
        <w:rPr>
          <w:rFonts w:ascii="宋体" w:eastAsia="宋体" w:hAnsi="宋体"/>
        </w:rPr>
      </w:pPr>
      <w:r w:rsidRPr="000665B4">
        <w:rPr>
          <w:rFonts w:ascii="宋体" w:eastAsia="宋体" w:hAnsi="宋体"/>
        </w:rPr>
        <w:t>H</w:t>
      </w:r>
    </w:p>
    <w:p w:rsidR="00327782" w:rsidRPr="000665B4" w:rsidRDefault="00327782" w:rsidP="00327782">
      <w:pPr>
        <w:rPr>
          <w:rFonts w:ascii="宋体" w:eastAsia="宋体" w:hAnsi="宋体"/>
        </w:rPr>
      </w:pPr>
      <w:r w:rsidRPr="000665B4">
        <w:rPr>
          <w:rFonts w:ascii="宋体" w:eastAsia="宋体" w:hAnsi="宋体"/>
        </w:rPr>
        <w:lastRenderedPageBreak/>
        <w:t>I</w:t>
      </w:r>
    </w:p>
    <w:p w:rsidR="00327782" w:rsidRPr="000665B4" w:rsidRDefault="00327782" w:rsidP="00327782">
      <w:pPr>
        <w:rPr>
          <w:rFonts w:ascii="宋体" w:eastAsia="宋体" w:hAnsi="宋体"/>
        </w:rPr>
      </w:pPr>
      <w:r w:rsidRPr="000665B4">
        <w:rPr>
          <w:rFonts w:ascii="宋体" w:eastAsia="宋体" w:hAnsi="宋体"/>
        </w:rPr>
        <w:t>J</w:t>
      </w:r>
      <w:r w:rsidRPr="000665B4">
        <w:rPr>
          <w:rFonts w:ascii="宋体" w:eastAsia="宋体" w:hAnsi="宋体" w:hint="eastAsia"/>
        </w:rPr>
        <w:t>-铜牌题</w:t>
      </w:r>
    </w:p>
    <w:p w:rsidR="00327782" w:rsidRPr="000665B4" w:rsidRDefault="00327782" w:rsidP="00327782">
      <w:pPr>
        <w:rPr>
          <w:rFonts w:ascii="宋体" w:eastAsia="宋体" w:hAnsi="宋体"/>
        </w:rPr>
      </w:pPr>
      <w:r w:rsidRPr="000665B4">
        <w:rPr>
          <w:rFonts w:ascii="宋体" w:eastAsia="宋体" w:hAnsi="宋体"/>
        </w:rPr>
        <w:t>K</w:t>
      </w:r>
    </w:p>
    <w:p w:rsidR="00BC4FB4" w:rsidRPr="000665B4" w:rsidRDefault="00327782" w:rsidP="00327782">
      <w:pPr>
        <w:rPr>
          <w:rFonts w:ascii="宋体" w:eastAsia="宋体" w:hAnsi="宋体"/>
        </w:rPr>
      </w:pPr>
      <w:r w:rsidRPr="000665B4">
        <w:rPr>
          <w:rFonts w:ascii="宋体" w:eastAsia="宋体" w:hAnsi="宋体"/>
        </w:rPr>
        <w:t>L</w:t>
      </w:r>
      <w:r w:rsidRPr="000665B4">
        <w:rPr>
          <w:rFonts w:ascii="宋体" w:eastAsia="宋体" w:hAnsi="宋体" w:hint="eastAsia"/>
        </w:rPr>
        <w:t>-铜牌题</w:t>
      </w:r>
    </w:p>
    <w:p w:rsidR="00A70896" w:rsidRPr="000665B4" w:rsidRDefault="00A70896" w:rsidP="00A70896">
      <w:pPr>
        <w:pStyle w:val="2"/>
        <w:rPr>
          <w:rFonts w:ascii="宋体" w:eastAsia="宋体" w:hAnsi="宋体"/>
        </w:rPr>
      </w:pPr>
      <w:bookmarkStart w:id="354" w:name="_Toc524383254"/>
      <w:r w:rsidRPr="000665B4">
        <w:rPr>
          <w:rFonts w:ascii="宋体" w:eastAsia="宋体" w:hAnsi="宋体" w:hint="eastAsia"/>
        </w:rPr>
        <w:t>校内选拔赛</w:t>
      </w:r>
      <w:r w:rsidR="002A1897" w:rsidRPr="000665B4">
        <w:rPr>
          <w:rFonts w:ascii="宋体" w:eastAsia="宋体" w:hAnsi="宋体" w:hint="eastAsia"/>
        </w:rPr>
        <w:t>1</w:t>
      </w:r>
      <w:r w:rsidRPr="000665B4">
        <w:rPr>
          <w:rFonts w:ascii="宋体" w:eastAsia="宋体" w:hAnsi="宋体" w:hint="eastAsia"/>
        </w:rPr>
        <w:t>-</w:t>
      </w:r>
      <w:r w:rsidRPr="000665B4">
        <w:rPr>
          <w:rFonts w:ascii="宋体" w:eastAsia="宋体" w:hAnsi="宋体"/>
        </w:rPr>
        <w:t>2018.9.7</w:t>
      </w:r>
      <w:r w:rsidRPr="000665B4">
        <w:rPr>
          <w:rFonts w:ascii="宋体" w:eastAsia="宋体" w:hAnsi="宋体" w:hint="eastAsia"/>
        </w:rPr>
        <w:t>（周五）</w:t>
      </w:r>
      <w:bookmarkEnd w:id="354"/>
    </w:p>
    <w:p w:rsidR="00A42C7A" w:rsidRPr="000665B4" w:rsidRDefault="00A42C7A" w:rsidP="00A42C7A">
      <w:pPr>
        <w:rPr>
          <w:rFonts w:ascii="宋体" w:eastAsia="宋体" w:hAnsi="宋体"/>
        </w:rPr>
      </w:pPr>
      <w:r w:rsidRPr="000665B4">
        <w:rPr>
          <w:rFonts w:ascii="宋体" w:eastAsia="宋体" w:hAnsi="宋体" w:hint="eastAsia"/>
        </w:rPr>
        <w:t>A-签到题</w:t>
      </w:r>
    </w:p>
    <w:p w:rsidR="00A42C7A" w:rsidRPr="000665B4" w:rsidRDefault="00A42C7A" w:rsidP="00A42C7A">
      <w:pPr>
        <w:rPr>
          <w:rFonts w:ascii="宋体" w:eastAsia="宋体" w:hAnsi="宋体"/>
        </w:rPr>
      </w:pPr>
      <w:r w:rsidRPr="000665B4">
        <w:rPr>
          <w:rFonts w:ascii="宋体" w:eastAsia="宋体" w:hAnsi="宋体"/>
        </w:rPr>
        <w:t>B</w:t>
      </w:r>
      <w:r w:rsidRPr="000665B4">
        <w:rPr>
          <w:rFonts w:ascii="宋体" w:eastAsia="宋体" w:hAnsi="宋体" w:hint="eastAsia"/>
        </w:rPr>
        <w:t>-铜牌题</w:t>
      </w:r>
    </w:p>
    <w:p w:rsidR="00A42C7A" w:rsidRPr="000665B4" w:rsidRDefault="00A42C7A" w:rsidP="00A42C7A">
      <w:pPr>
        <w:rPr>
          <w:rFonts w:ascii="宋体" w:eastAsia="宋体" w:hAnsi="宋体"/>
        </w:rPr>
      </w:pPr>
      <w:r w:rsidRPr="000665B4">
        <w:rPr>
          <w:rFonts w:ascii="宋体" w:eastAsia="宋体" w:hAnsi="宋体"/>
        </w:rPr>
        <w:t>C</w:t>
      </w:r>
      <w:r w:rsidRPr="000665B4">
        <w:rPr>
          <w:rFonts w:ascii="宋体" w:eastAsia="宋体" w:hAnsi="宋体" w:hint="eastAsia"/>
        </w:rPr>
        <w:t>-铜牌题</w:t>
      </w:r>
    </w:p>
    <w:p w:rsidR="00A42C7A" w:rsidRPr="000665B4" w:rsidRDefault="00A42C7A" w:rsidP="00A42C7A">
      <w:pPr>
        <w:rPr>
          <w:rFonts w:ascii="宋体" w:eastAsia="宋体" w:hAnsi="宋体"/>
        </w:rPr>
      </w:pPr>
      <w:r w:rsidRPr="000665B4">
        <w:rPr>
          <w:rFonts w:ascii="宋体" w:eastAsia="宋体" w:hAnsi="宋体"/>
        </w:rPr>
        <w:t>D</w:t>
      </w:r>
    </w:p>
    <w:p w:rsidR="00A42C7A" w:rsidRPr="000665B4" w:rsidRDefault="00A42C7A" w:rsidP="00A42C7A">
      <w:pPr>
        <w:rPr>
          <w:rFonts w:ascii="宋体" w:eastAsia="宋体" w:hAnsi="宋体"/>
        </w:rPr>
      </w:pPr>
      <w:r w:rsidRPr="000665B4">
        <w:rPr>
          <w:rFonts w:ascii="宋体" w:eastAsia="宋体" w:hAnsi="宋体"/>
        </w:rPr>
        <w:t>E</w:t>
      </w:r>
    </w:p>
    <w:p w:rsidR="00A42C7A" w:rsidRPr="000665B4" w:rsidRDefault="00A42C7A" w:rsidP="00A42C7A">
      <w:pPr>
        <w:rPr>
          <w:rFonts w:ascii="宋体" w:eastAsia="宋体" w:hAnsi="宋体"/>
        </w:rPr>
      </w:pPr>
      <w:r w:rsidRPr="000665B4">
        <w:rPr>
          <w:rFonts w:ascii="宋体" w:eastAsia="宋体" w:hAnsi="宋体"/>
        </w:rPr>
        <w:t>F</w:t>
      </w:r>
    </w:p>
    <w:p w:rsidR="00A42C7A" w:rsidRPr="000665B4" w:rsidRDefault="00A42C7A" w:rsidP="00A42C7A">
      <w:pPr>
        <w:rPr>
          <w:rFonts w:ascii="宋体" w:eastAsia="宋体" w:hAnsi="宋体"/>
        </w:rPr>
      </w:pPr>
      <w:r w:rsidRPr="000665B4">
        <w:rPr>
          <w:rFonts w:ascii="宋体" w:eastAsia="宋体" w:hAnsi="宋体"/>
        </w:rPr>
        <w:t>G</w:t>
      </w:r>
      <w:r w:rsidRPr="000665B4">
        <w:rPr>
          <w:rFonts w:ascii="宋体" w:eastAsia="宋体" w:hAnsi="宋体" w:hint="eastAsia"/>
        </w:rPr>
        <w:t>-签到题</w:t>
      </w:r>
    </w:p>
    <w:p w:rsidR="00A42C7A" w:rsidRPr="000665B4" w:rsidRDefault="00A42C7A" w:rsidP="00A42C7A">
      <w:pPr>
        <w:rPr>
          <w:rFonts w:ascii="宋体" w:eastAsia="宋体" w:hAnsi="宋体"/>
        </w:rPr>
      </w:pPr>
      <w:r w:rsidRPr="000665B4">
        <w:rPr>
          <w:rFonts w:ascii="宋体" w:eastAsia="宋体" w:hAnsi="宋体"/>
        </w:rPr>
        <w:t>H</w:t>
      </w:r>
      <w:r w:rsidRPr="000665B4">
        <w:rPr>
          <w:rFonts w:ascii="宋体" w:eastAsia="宋体" w:hAnsi="宋体" w:hint="eastAsia"/>
        </w:rPr>
        <w:t>-铜牌题</w:t>
      </w:r>
    </w:p>
    <w:p w:rsidR="00A42C7A" w:rsidRPr="000665B4" w:rsidRDefault="00C54B20" w:rsidP="00A42C7A">
      <w:pPr>
        <w:rPr>
          <w:rFonts w:ascii="宋体" w:eastAsia="宋体" w:hAnsi="宋体"/>
        </w:rPr>
      </w:pPr>
      <w:r w:rsidRPr="000665B4">
        <w:rPr>
          <w:rFonts w:ascii="宋体" w:eastAsia="宋体" w:hAnsi="宋体" w:hint="eastAsia"/>
        </w:rPr>
        <w:t>已处理-</w:t>
      </w:r>
      <w:r w:rsidR="00A42C7A" w:rsidRPr="000665B4">
        <w:rPr>
          <w:rFonts w:ascii="宋体" w:eastAsia="宋体" w:hAnsi="宋体"/>
        </w:rPr>
        <w:t>I</w:t>
      </w:r>
      <w:r w:rsidR="00A42C7A" w:rsidRPr="000665B4">
        <w:rPr>
          <w:rFonts w:ascii="宋体" w:eastAsia="宋体" w:hAnsi="宋体" w:hint="eastAsia"/>
        </w:rPr>
        <w:t>-签到题</w:t>
      </w:r>
    </w:p>
    <w:p w:rsidR="00A42C7A" w:rsidRPr="000665B4" w:rsidRDefault="00A42C7A" w:rsidP="00A42C7A">
      <w:pPr>
        <w:rPr>
          <w:rFonts w:ascii="宋体" w:eastAsia="宋体" w:hAnsi="宋体"/>
        </w:rPr>
      </w:pPr>
      <w:r w:rsidRPr="000665B4">
        <w:rPr>
          <w:rFonts w:ascii="宋体" w:eastAsia="宋体" w:hAnsi="宋体"/>
        </w:rPr>
        <w:t>J</w:t>
      </w:r>
      <w:r w:rsidRPr="000665B4">
        <w:rPr>
          <w:rFonts w:ascii="宋体" w:eastAsia="宋体" w:hAnsi="宋体" w:hint="eastAsia"/>
        </w:rPr>
        <w:t>-签到题</w:t>
      </w:r>
    </w:p>
    <w:p w:rsidR="00A42C7A" w:rsidRPr="000665B4" w:rsidRDefault="00C54B20" w:rsidP="00A42C7A">
      <w:pPr>
        <w:rPr>
          <w:rFonts w:ascii="宋体" w:eastAsia="宋体" w:hAnsi="宋体"/>
        </w:rPr>
      </w:pPr>
      <w:r w:rsidRPr="000665B4">
        <w:rPr>
          <w:rFonts w:ascii="宋体" w:eastAsia="宋体" w:hAnsi="宋体" w:hint="eastAsia"/>
        </w:rPr>
        <w:t>已处理-</w:t>
      </w:r>
      <w:r w:rsidR="00A42C7A" w:rsidRPr="000665B4">
        <w:rPr>
          <w:rFonts w:ascii="宋体" w:eastAsia="宋体" w:hAnsi="宋体"/>
        </w:rPr>
        <w:t>K</w:t>
      </w:r>
      <w:r w:rsidR="00A42C7A" w:rsidRPr="000665B4">
        <w:rPr>
          <w:rFonts w:ascii="宋体" w:eastAsia="宋体" w:hAnsi="宋体" w:hint="eastAsia"/>
        </w:rPr>
        <w:t>-签到题</w:t>
      </w:r>
    </w:p>
    <w:p w:rsidR="00A42C7A" w:rsidRPr="000665B4" w:rsidRDefault="00A42C7A" w:rsidP="00A42C7A">
      <w:pPr>
        <w:rPr>
          <w:rFonts w:ascii="宋体" w:eastAsia="宋体" w:hAnsi="宋体"/>
        </w:rPr>
      </w:pPr>
      <w:r w:rsidRPr="000665B4">
        <w:rPr>
          <w:rFonts w:ascii="宋体" w:eastAsia="宋体" w:hAnsi="宋体"/>
        </w:rPr>
        <w:t>L</w:t>
      </w:r>
    </w:p>
    <w:p w:rsidR="00A42C7A" w:rsidRPr="000665B4" w:rsidRDefault="00C54B20" w:rsidP="00A42C7A">
      <w:pPr>
        <w:rPr>
          <w:rFonts w:ascii="宋体" w:eastAsia="宋体" w:hAnsi="宋体"/>
        </w:rPr>
      </w:pPr>
      <w:r w:rsidRPr="000665B4">
        <w:rPr>
          <w:rFonts w:ascii="宋体" w:eastAsia="宋体" w:hAnsi="宋体" w:hint="eastAsia"/>
        </w:rPr>
        <w:t>已处理-</w:t>
      </w:r>
      <w:r w:rsidR="00A42C7A" w:rsidRPr="000665B4">
        <w:rPr>
          <w:rFonts w:ascii="宋体" w:eastAsia="宋体" w:hAnsi="宋体"/>
        </w:rPr>
        <w:t>M</w:t>
      </w:r>
      <w:r w:rsidR="00A42C7A" w:rsidRPr="000665B4">
        <w:rPr>
          <w:rFonts w:ascii="宋体" w:eastAsia="宋体" w:hAnsi="宋体" w:hint="eastAsia"/>
        </w:rPr>
        <w:t>-签到题</w:t>
      </w:r>
    </w:p>
    <w:p w:rsidR="00C81BAD" w:rsidRDefault="00C81BAD" w:rsidP="00C81BAD">
      <w:pPr>
        <w:pStyle w:val="2"/>
        <w:rPr>
          <w:rFonts w:ascii="宋体" w:eastAsia="宋体" w:hAnsi="宋体"/>
        </w:rPr>
      </w:pPr>
      <w:bookmarkStart w:id="355" w:name="_Toc524383255"/>
      <w:r w:rsidRPr="000665B4">
        <w:rPr>
          <w:rFonts w:ascii="宋体" w:eastAsia="宋体" w:hAnsi="宋体" w:hint="eastAsia"/>
        </w:rPr>
        <w:t>ICPC网络选拔赛（</w:t>
      </w:r>
      <w:r w:rsidR="00A42C7A" w:rsidRPr="000665B4">
        <w:rPr>
          <w:rFonts w:ascii="宋体" w:eastAsia="宋体" w:hAnsi="宋体" w:hint="eastAsia"/>
        </w:rPr>
        <w:t>沈阳</w:t>
      </w:r>
      <w:r w:rsidRPr="000665B4">
        <w:rPr>
          <w:rFonts w:ascii="宋体" w:eastAsia="宋体" w:hAnsi="宋体" w:hint="eastAsia"/>
        </w:rPr>
        <w:t>站）-</w:t>
      </w:r>
      <w:r w:rsidRPr="000665B4">
        <w:rPr>
          <w:rFonts w:ascii="宋体" w:eastAsia="宋体" w:hAnsi="宋体"/>
        </w:rPr>
        <w:t>2018.9.8</w:t>
      </w:r>
      <w:r w:rsidRPr="000665B4">
        <w:rPr>
          <w:rFonts w:ascii="宋体" w:eastAsia="宋体" w:hAnsi="宋体" w:hint="eastAsia"/>
        </w:rPr>
        <w:t>（周六）</w:t>
      </w:r>
      <w:bookmarkEnd w:id="355"/>
    </w:p>
    <w:p w:rsidR="00097F79" w:rsidRPr="00097F79" w:rsidRDefault="00097F79" w:rsidP="00097F79">
      <w:pPr>
        <w:rPr>
          <w:rFonts w:ascii="宋体" w:eastAsia="宋体" w:hAnsi="宋体"/>
        </w:rPr>
      </w:pPr>
      <w:r w:rsidRPr="00097F79">
        <w:rPr>
          <w:rFonts w:ascii="宋体" w:eastAsia="宋体" w:hAnsi="宋体" w:hint="eastAsia"/>
        </w:rPr>
        <w:t>A</w:t>
      </w:r>
    </w:p>
    <w:p w:rsidR="00097F79" w:rsidRPr="00097F79" w:rsidRDefault="00097F79" w:rsidP="00097F79">
      <w:pPr>
        <w:rPr>
          <w:rFonts w:ascii="宋体" w:eastAsia="宋体" w:hAnsi="宋体"/>
        </w:rPr>
      </w:pPr>
      <w:r w:rsidRPr="00097F79">
        <w:rPr>
          <w:rFonts w:ascii="宋体" w:eastAsia="宋体" w:hAnsi="宋体"/>
        </w:rPr>
        <w:t>B</w:t>
      </w:r>
      <w:r>
        <w:rPr>
          <w:rFonts w:ascii="宋体" w:eastAsia="宋体" w:hAnsi="宋体"/>
        </w:rPr>
        <w:t>-</w:t>
      </w:r>
      <w:r>
        <w:rPr>
          <w:rFonts w:ascii="宋体" w:eastAsia="宋体" w:hAnsi="宋体" w:hint="eastAsia"/>
        </w:rPr>
        <w:t>铜牌题</w:t>
      </w:r>
    </w:p>
    <w:p w:rsidR="00097F79" w:rsidRPr="00097F79" w:rsidRDefault="00097F79" w:rsidP="00097F79">
      <w:pPr>
        <w:rPr>
          <w:rFonts w:ascii="宋体" w:eastAsia="宋体" w:hAnsi="宋体"/>
        </w:rPr>
      </w:pPr>
      <w:r w:rsidRPr="00097F79">
        <w:rPr>
          <w:rFonts w:ascii="宋体" w:eastAsia="宋体" w:hAnsi="宋体"/>
        </w:rPr>
        <w:t>C</w:t>
      </w:r>
    </w:p>
    <w:p w:rsidR="00097F79" w:rsidRPr="00097F79" w:rsidRDefault="00097F79" w:rsidP="00097F79">
      <w:pPr>
        <w:rPr>
          <w:rFonts w:ascii="宋体" w:eastAsia="宋体" w:hAnsi="宋体"/>
        </w:rPr>
      </w:pPr>
      <w:r w:rsidRPr="00097F79">
        <w:rPr>
          <w:rFonts w:ascii="宋体" w:eastAsia="宋体" w:hAnsi="宋体"/>
        </w:rPr>
        <w:t>D</w:t>
      </w:r>
      <w:r>
        <w:rPr>
          <w:rFonts w:ascii="宋体" w:eastAsia="宋体" w:hAnsi="宋体" w:hint="eastAsia"/>
        </w:rPr>
        <w:t>-签到题</w:t>
      </w:r>
    </w:p>
    <w:p w:rsidR="00097F79" w:rsidRPr="00097F79" w:rsidRDefault="00097F79" w:rsidP="00097F79">
      <w:pPr>
        <w:rPr>
          <w:rFonts w:ascii="宋体" w:eastAsia="宋体" w:hAnsi="宋体"/>
        </w:rPr>
      </w:pPr>
      <w:r w:rsidRPr="00097F79">
        <w:rPr>
          <w:rFonts w:ascii="宋体" w:eastAsia="宋体" w:hAnsi="宋体"/>
        </w:rPr>
        <w:t>E</w:t>
      </w:r>
    </w:p>
    <w:p w:rsidR="00097F79" w:rsidRPr="00097F79" w:rsidRDefault="00097F79" w:rsidP="00097F79">
      <w:pPr>
        <w:rPr>
          <w:rFonts w:ascii="宋体" w:eastAsia="宋体" w:hAnsi="宋体"/>
        </w:rPr>
      </w:pPr>
      <w:r>
        <w:rPr>
          <w:rFonts w:ascii="宋体" w:eastAsia="宋体" w:hAnsi="宋体" w:hint="eastAsia"/>
        </w:rPr>
        <w:t>已处理-</w:t>
      </w:r>
      <w:r w:rsidRPr="00097F79">
        <w:rPr>
          <w:rFonts w:ascii="宋体" w:eastAsia="宋体" w:hAnsi="宋体"/>
        </w:rPr>
        <w:t>F</w:t>
      </w:r>
      <w:r>
        <w:rPr>
          <w:rFonts w:ascii="宋体" w:eastAsia="宋体" w:hAnsi="宋体" w:hint="eastAsia"/>
        </w:rPr>
        <w:t>-铜牌题</w:t>
      </w:r>
    </w:p>
    <w:p w:rsidR="00097F79" w:rsidRPr="00097F79" w:rsidRDefault="00097F79" w:rsidP="00097F79">
      <w:pPr>
        <w:rPr>
          <w:rFonts w:ascii="宋体" w:eastAsia="宋体" w:hAnsi="宋体"/>
        </w:rPr>
      </w:pPr>
      <w:r w:rsidRPr="00097F79">
        <w:rPr>
          <w:rFonts w:ascii="宋体" w:eastAsia="宋体" w:hAnsi="宋体"/>
        </w:rPr>
        <w:t>G</w:t>
      </w:r>
      <w:r>
        <w:rPr>
          <w:rFonts w:ascii="宋体" w:eastAsia="宋体" w:hAnsi="宋体" w:hint="eastAsia"/>
        </w:rPr>
        <w:t>-铜牌题</w:t>
      </w:r>
    </w:p>
    <w:p w:rsidR="00097F79" w:rsidRPr="00097F79" w:rsidRDefault="00097F79" w:rsidP="00097F79">
      <w:pPr>
        <w:rPr>
          <w:rFonts w:ascii="宋体" w:eastAsia="宋体" w:hAnsi="宋体"/>
        </w:rPr>
      </w:pPr>
      <w:r w:rsidRPr="00097F79">
        <w:rPr>
          <w:rFonts w:ascii="宋体" w:eastAsia="宋体" w:hAnsi="宋体"/>
        </w:rPr>
        <w:t>H</w:t>
      </w:r>
    </w:p>
    <w:p w:rsidR="00097F79" w:rsidRPr="00097F79" w:rsidRDefault="00097F79" w:rsidP="00097F79">
      <w:pPr>
        <w:rPr>
          <w:rFonts w:ascii="宋体" w:eastAsia="宋体" w:hAnsi="宋体"/>
        </w:rPr>
      </w:pPr>
      <w:r w:rsidRPr="00097F79">
        <w:rPr>
          <w:rFonts w:ascii="宋体" w:eastAsia="宋体" w:hAnsi="宋体"/>
        </w:rPr>
        <w:t>I</w:t>
      </w:r>
      <w:r>
        <w:rPr>
          <w:rFonts w:ascii="宋体" w:eastAsia="宋体" w:hAnsi="宋体" w:hint="eastAsia"/>
        </w:rPr>
        <w:t>-铜牌题</w:t>
      </w:r>
    </w:p>
    <w:p w:rsidR="00097F79" w:rsidRPr="00097F79" w:rsidRDefault="00097F79" w:rsidP="00097F79">
      <w:pPr>
        <w:rPr>
          <w:rFonts w:ascii="宋体" w:eastAsia="宋体" w:hAnsi="宋体"/>
        </w:rPr>
      </w:pPr>
      <w:r w:rsidRPr="00097F79">
        <w:rPr>
          <w:rFonts w:ascii="宋体" w:eastAsia="宋体" w:hAnsi="宋体"/>
        </w:rPr>
        <w:t>J</w:t>
      </w:r>
    </w:p>
    <w:p w:rsidR="00097F79" w:rsidRPr="00097F79" w:rsidRDefault="00097F79" w:rsidP="00097F79">
      <w:pPr>
        <w:rPr>
          <w:rFonts w:ascii="宋体" w:eastAsia="宋体" w:hAnsi="宋体"/>
        </w:rPr>
      </w:pPr>
      <w:r w:rsidRPr="00097F79">
        <w:rPr>
          <w:rFonts w:ascii="宋体" w:eastAsia="宋体" w:hAnsi="宋体"/>
        </w:rPr>
        <w:t>K</w:t>
      </w:r>
      <w:r>
        <w:rPr>
          <w:rFonts w:ascii="宋体" w:eastAsia="宋体" w:hAnsi="宋体" w:hint="eastAsia"/>
        </w:rPr>
        <w:t>-签到题</w:t>
      </w:r>
    </w:p>
    <w:p w:rsidR="009707BC" w:rsidRPr="00A8624B" w:rsidRDefault="009707BC" w:rsidP="009707BC">
      <w:pPr>
        <w:pStyle w:val="2"/>
        <w:rPr>
          <w:rFonts w:ascii="宋体" w:eastAsia="宋体" w:hAnsi="宋体"/>
        </w:rPr>
      </w:pPr>
      <w:bookmarkStart w:id="356" w:name="_Toc524383256"/>
      <w:r w:rsidRPr="00A8624B">
        <w:rPr>
          <w:rFonts w:ascii="宋体" w:eastAsia="宋体" w:hAnsi="宋体" w:hint="eastAsia"/>
        </w:rPr>
        <w:t>ICPC网络选拔赛（</w:t>
      </w:r>
      <w:r w:rsidR="00097F79" w:rsidRPr="00A8624B">
        <w:rPr>
          <w:rFonts w:ascii="宋体" w:eastAsia="宋体" w:hAnsi="宋体" w:hint="eastAsia"/>
        </w:rPr>
        <w:t>徐州</w:t>
      </w:r>
      <w:r w:rsidRPr="00A8624B">
        <w:rPr>
          <w:rFonts w:ascii="宋体" w:eastAsia="宋体" w:hAnsi="宋体" w:hint="eastAsia"/>
        </w:rPr>
        <w:t>站）-</w:t>
      </w:r>
      <w:r w:rsidRPr="00A8624B">
        <w:rPr>
          <w:rFonts w:ascii="宋体" w:eastAsia="宋体" w:hAnsi="宋体"/>
        </w:rPr>
        <w:t>2018.9.9</w:t>
      </w:r>
      <w:r w:rsidRPr="00A8624B">
        <w:rPr>
          <w:rFonts w:ascii="宋体" w:eastAsia="宋体" w:hAnsi="宋体" w:hint="eastAsia"/>
        </w:rPr>
        <w:t>（周日）</w:t>
      </w:r>
      <w:bookmarkEnd w:id="356"/>
    </w:p>
    <w:p w:rsidR="00A8624B" w:rsidRPr="00A8624B" w:rsidRDefault="00A8624B" w:rsidP="00A8624B">
      <w:pPr>
        <w:rPr>
          <w:rFonts w:ascii="宋体" w:eastAsia="宋体" w:hAnsi="宋体"/>
        </w:rPr>
      </w:pPr>
      <w:r w:rsidRPr="00A8624B">
        <w:rPr>
          <w:rFonts w:ascii="宋体" w:eastAsia="宋体" w:hAnsi="宋体" w:hint="eastAsia"/>
        </w:rPr>
        <w:t>A</w:t>
      </w:r>
      <w:r>
        <w:rPr>
          <w:rFonts w:ascii="宋体" w:eastAsia="宋体" w:hAnsi="宋体"/>
        </w:rPr>
        <w:t>-</w:t>
      </w:r>
      <w:r>
        <w:rPr>
          <w:rFonts w:ascii="宋体" w:eastAsia="宋体" w:hAnsi="宋体" w:hint="eastAsia"/>
        </w:rPr>
        <w:t>铜牌题</w:t>
      </w:r>
    </w:p>
    <w:p w:rsidR="00A8624B" w:rsidRPr="00A8624B" w:rsidRDefault="00A8624B" w:rsidP="00A8624B">
      <w:pPr>
        <w:rPr>
          <w:rFonts w:ascii="宋体" w:eastAsia="宋体" w:hAnsi="宋体"/>
        </w:rPr>
      </w:pPr>
      <w:r w:rsidRPr="00A8624B">
        <w:rPr>
          <w:rFonts w:ascii="宋体" w:eastAsia="宋体" w:hAnsi="宋体"/>
        </w:rPr>
        <w:t>B</w:t>
      </w:r>
      <w:r>
        <w:rPr>
          <w:rFonts w:ascii="宋体" w:eastAsia="宋体" w:hAnsi="宋体" w:hint="eastAsia"/>
        </w:rPr>
        <w:t>-铜牌题</w:t>
      </w:r>
    </w:p>
    <w:p w:rsidR="00A8624B" w:rsidRPr="00A8624B" w:rsidRDefault="00A8624B" w:rsidP="00A8624B">
      <w:pPr>
        <w:rPr>
          <w:rFonts w:ascii="宋体" w:eastAsia="宋体" w:hAnsi="宋体"/>
        </w:rPr>
      </w:pPr>
      <w:r w:rsidRPr="00A8624B">
        <w:rPr>
          <w:rFonts w:ascii="宋体" w:eastAsia="宋体" w:hAnsi="宋体"/>
        </w:rPr>
        <w:t>C</w:t>
      </w:r>
      <w:r>
        <w:rPr>
          <w:rFonts w:ascii="宋体" w:eastAsia="宋体" w:hAnsi="宋体" w:hint="eastAsia"/>
        </w:rPr>
        <w:t>-铜牌题</w:t>
      </w:r>
    </w:p>
    <w:p w:rsidR="00A8624B" w:rsidRPr="00A8624B" w:rsidRDefault="00A8624B" w:rsidP="00A8624B">
      <w:pPr>
        <w:rPr>
          <w:rFonts w:ascii="宋体" w:eastAsia="宋体" w:hAnsi="宋体"/>
        </w:rPr>
      </w:pPr>
      <w:r w:rsidRPr="00A8624B">
        <w:rPr>
          <w:rFonts w:ascii="宋体" w:eastAsia="宋体" w:hAnsi="宋体"/>
        </w:rPr>
        <w:t>D</w:t>
      </w:r>
    </w:p>
    <w:p w:rsidR="00A8624B" w:rsidRPr="00A8624B" w:rsidRDefault="00A8624B" w:rsidP="00A8624B">
      <w:pPr>
        <w:rPr>
          <w:rFonts w:ascii="宋体" w:eastAsia="宋体" w:hAnsi="宋体"/>
        </w:rPr>
      </w:pPr>
      <w:r w:rsidRPr="00A8624B">
        <w:rPr>
          <w:rFonts w:ascii="宋体" w:eastAsia="宋体" w:hAnsi="宋体"/>
        </w:rPr>
        <w:t>E</w:t>
      </w:r>
    </w:p>
    <w:p w:rsidR="00A8624B" w:rsidRPr="00A8624B" w:rsidRDefault="00A8624B" w:rsidP="00A8624B">
      <w:pPr>
        <w:rPr>
          <w:rFonts w:ascii="宋体" w:eastAsia="宋体" w:hAnsi="宋体"/>
        </w:rPr>
      </w:pPr>
      <w:r w:rsidRPr="00A8624B">
        <w:rPr>
          <w:rFonts w:ascii="宋体" w:eastAsia="宋体" w:hAnsi="宋体"/>
        </w:rPr>
        <w:lastRenderedPageBreak/>
        <w:t>F</w:t>
      </w:r>
      <w:r>
        <w:rPr>
          <w:rFonts w:ascii="宋体" w:eastAsia="宋体" w:hAnsi="宋体" w:hint="eastAsia"/>
        </w:rPr>
        <w:t>-签到</w:t>
      </w:r>
    </w:p>
    <w:p w:rsidR="00A8624B" w:rsidRPr="00A8624B" w:rsidRDefault="00A8624B" w:rsidP="00A8624B">
      <w:pPr>
        <w:rPr>
          <w:rFonts w:ascii="宋体" w:eastAsia="宋体" w:hAnsi="宋体"/>
        </w:rPr>
      </w:pPr>
      <w:r>
        <w:rPr>
          <w:rFonts w:ascii="宋体" w:eastAsia="宋体" w:hAnsi="宋体" w:hint="eastAsia"/>
        </w:rPr>
        <w:t>已处理-</w:t>
      </w:r>
      <w:r w:rsidRPr="00A8624B">
        <w:rPr>
          <w:rFonts w:ascii="宋体" w:eastAsia="宋体" w:hAnsi="宋体"/>
        </w:rPr>
        <w:t>G</w:t>
      </w:r>
      <w:r>
        <w:rPr>
          <w:rFonts w:ascii="宋体" w:eastAsia="宋体" w:hAnsi="宋体" w:hint="eastAsia"/>
        </w:rPr>
        <w:t>-铜牌题</w:t>
      </w:r>
    </w:p>
    <w:p w:rsidR="00A8624B" w:rsidRPr="00A8624B" w:rsidRDefault="00A8624B" w:rsidP="00A8624B">
      <w:pPr>
        <w:rPr>
          <w:rFonts w:ascii="宋体" w:eastAsia="宋体" w:hAnsi="宋体"/>
        </w:rPr>
      </w:pPr>
      <w:r>
        <w:rPr>
          <w:rFonts w:ascii="宋体" w:eastAsia="宋体" w:hAnsi="宋体" w:hint="eastAsia"/>
        </w:rPr>
        <w:t>已处理-</w:t>
      </w:r>
      <w:r w:rsidRPr="00A8624B">
        <w:rPr>
          <w:rFonts w:ascii="宋体" w:eastAsia="宋体" w:hAnsi="宋体"/>
        </w:rPr>
        <w:t>H</w:t>
      </w:r>
      <w:r>
        <w:rPr>
          <w:rFonts w:ascii="宋体" w:eastAsia="宋体" w:hAnsi="宋体" w:hint="eastAsia"/>
        </w:rPr>
        <w:t>-签到</w:t>
      </w:r>
    </w:p>
    <w:p w:rsidR="00A8624B" w:rsidRPr="00A8624B" w:rsidRDefault="00A8624B" w:rsidP="00A8624B">
      <w:pPr>
        <w:rPr>
          <w:rFonts w:ascii="宋体" w:eastAsia="宋体" w:hAnsi="宋体"/>
        </w:rPr>
      </w:pPr>
      <w:r w:rsidRPr="00A8624B">
        <w:rPr>
          <w:rFonts w:ascii="宋体" w:eastAsia="宋体" w:hAnsi="宋体"/>
        </w:rPr>
        <w:t>I</w:t>
      </w:r>
      <w:r>
        <w:rPr>
          <w:rFonts w:ascii="宋体" w:eastAsia="宋体" w:hAnsi="宋体" w:hint="eastAsia"/>
        </w:rPr>
        <w:t>-签到</w:t>
      </w:r>
    </w:p>
    <w:p w:rsidR="00A8624B" w:rsidRPr="00A8624B" w:rsidRDefault="00A8624B" w:rsidP="00A8624B">
      <w:pPr>
        <w:rPr>
          <w:rFonts w:ascii="宋体" w:eastAsia="宋体" w:hAnsi="宋体"/>
        </w:rPr>
      </w:pPr>
      <w:r w:rsidRPr="00A8624B">
        <w:rPr>
          <w:rFonts w:ascii="宋体" w:eastAsia="宋体" w:hAnsi="宋体"/>
        </w:rPr>
        <w:t>J</w:t>
      </w:r>
    </w:p>
    <w:p w:rsidR="00A8624B" w:rsidRPr="00A8624B" w:rsidRDefault="00A8624B" w:rsidP="00A8624B">
      <w:pPr>
        <w:rPr>
          <w:rFonts w:ascii="宋体" w:eastAsia="宋体" w:hAnsi="宋体"/>
        </w:rPr>
      </w:pPr>
      <w:r w:rsidRPr="00A8624B">
        <w:rPr>
          <w:rFonts w:ascii="宋体" w:eastAsia="宋体" w:hAnsi="宋体"/>
        </w:rPr>
        <w:t>K</w:t>
      </w:r>
    </w:p>
    <w:p w:rsidR="002A1897" w:rsidRPr="00A8624B" w:rsidRDefault="002A1897" w:rsidP="002A1897">
      <w:pPr>
        <w:pStyle w:val="2"/>
        <w:rPr>
          <w:rFonts w:ascii="宋体" w:eastAsia="宋体" w:hAnsi="宋体"/>
        </w:rPr>
      </w:pPr>
      <w:bookmarkStart w:id="357" w:name="_Toc524383257"/>
      <w:r w:rsidRPr="00A8624B">
        <w:rPr>
          <w:rFonts w:ascii="宋体" w:eastAsia="宋体" w:hAnsi="宋体" w:hint="eastAsia"/>
        </w:rPr>
        <w:t>校内选拔赛</w:t>
      </w:r>
      <w:r w:rsidRPr="00A8624B">
        <w:rPr>
          <w:rFonts w:ascii="宋体" w:eastAsia="宋体" w:hAnsi="宋体"/>
        </w:rPr>
        <w:t>2</w:t>
      </w:r>
      <w:r w:rsidRPr="00A8624B">
        <w:rPr>
          <w:rFonts w:ascii="宋体" w:eastAsia="宋体" w:hAnsi="宋体" w:hint="eastAsia"/>
        </w:rPr>
        <w:t>-</w:t>
      </w:r>
      <w:r w:rsidRPr="00A8624B">
        <w:rPr>
          <w:rFonts w:ascii="宋体" w:eastAsia="宋体" w:hAnsi="宋体"/>
        </w:rPr>
        <w:t>2018.9.12</w:t>
      </w:r>
      <w:r w:rsidRPr="00A8624B">
        <w:rPr>
          <w:rFonts w:ascii="宋体" w:eastAsia="宋体" w:hAnsi="宋体" w:hint="eastAsia"/>
        </w:rPr>
        <w:t>（周三）</w:t>
      </w:r>
      <w:bookmarkEnd w:id="357"/>
    </w:p>
    <w:p w:rsidR="002A1897" w:rsidRPr="000665B4" w:rsidRDefault="002A1897" w:rsidP="002A1897">
      <w:pPr>
        <w:pStyle w:val="2"/>
        <w:rPr>
          <w:rFonts w:ascii="宋体" w:eastAsia="宋体" w:hAnsi="宋体"/>
        </w:rPr>
      </w:pPr>
      <w:bookmarkStart w:id="358" w:name="_Toc524383258"/>
      <w:r w:rsidRPr="00A8624B">
        <w:rPr>
          <w:rFonts w:ascii="宋体" w:eastAsia="宋体" w:hAnsi="宋体" w:hint="eastAsia"/>
        </w:rPr>
        <w:t>校内选拔赛</w:t>
      </w:r>
      <w:r w:rsidRPr="00A8624B">
        <w:rPr>
          <w:rFonts w:ascii="宋体" w:eastAsia="宋体" w:hAnsi="宋体"/>
        </w:rPr>
        <w:t>3/EOJ9</w:t>
      </w:r>
      <w:r w:rsidRPr="000665B4">
        <w:rPr>
          <w:rFonts w:ascii="宋体" w:eastAsia="宋体" w:hAnsi="宋体" w:hint="eastAsia"/>
        </w:rPr>
        <w:t>月月赛-</w:t>
      </w:r>
      <w:r w:rsidRPr="000665B4">
        <w:rPr>
          <w:rFonts w:ascii="宋体" w:eastAsia="宋体" w:hAnsi="宋体"/>
        </w:rPr>
        <w:t>2018.9.14</w:t>
      </w:r>
      <w:r w:rsidRPr="000665B4">
        <w:rPr>
          <w:rFonts w:ascii="宋体" w:eastAsia="宋体" w:hAnsi="宋体" w:hint="eastAsia"/>
        </w:rPr>
        <w:t>（周五）</w:t>
      </w:r>
      <w:bookmarkEnd w:id="358"/>
    </w:p>
    <w:p w:rsidR="00C81BAD" w:rsidRPr="000665B4" w:rsidRDefault="00C81BAD" w:rsidP="00C81BAD">
      <w:pPr>
        <w:pStyle w:val="2"/>
        <w:rPr>
          <w:rFonts w:ascii="宋体" w:eastAsia="宋体" w:hAnsi="宋体"/>
        </w:rPr>
      </w:pPr>
      <w:bookmarkStart w:id="359" w:name="_Toc524383259"/>
      <w:r w:rsidRPr="000665B4">
        <w:rPr>
          <w:rFonts w:ascii="宋体" w:eastAsia="宋体" w:hAnsi="宋体" w:hint="eastAsia"/>
        </w:rPr>
        <w:t>ICPC网络选拔赛（</w:t>
      </w:r>
      <w:r w:rsidR="00097F79">
        <w:rPr>
          <w:rFonts w:ascii="宋体" w:eastAsia="宋体" w:hAnsi="宋体" w:hint="eastAsia"/>
        </w:rPr>
        <w:t>焦作</w:t>
      </w:r>
      <w:r w:rsidRPr="000665B4">
        <w:rPr>
          <w:rFonts w:ascii="宋体" w:eastAsia="宋体" w:hAnsi="宋体" w:hint="eastAsia"/>
        </w:rPr>
        <w:t>站）-</w:t>
      </w:r>
      <w:r w:rsidRPr="000665B4">
        <w:rPr>
          <w:rFonts w:ascii="宋体" w:eastAsia="宋体" w:hAnsi="宋体"/>
        </w:rPr>
        <w:t>2018.9.15</w:t>
      </w:r>
      <w:r w:rsidRPr="000665B4">
        <w:rPr>
          <w:rFonts w:ascii="宋体" w:eastAsia="宋体" w:hAnsi="宋体" w:hint="eastAsia"/>
        </w:rPr>
        <w:t>（周六）</w:t>
      </w:r>
      <w:bookmarkEnd w:id="359"/>
    </w:p>
    <w:p w:rsidR="00C81BAD" w:rsidRPr="000665B4" w:rsidRDefault="00C81BAD" w:rsidP="00C81BAD">
      <w:pPr>
        <w:pStyle w:val="2"/>
        <w:rPr>
          <w:rFonts w:ascii="宋体" w:eastAsia="宋体" w:hAnsi="宋体"/>
        </w:rPr>
      </w:pPr>
      <w:bookmarkStart w:id="360" w:name="_Toc524383260"/>
      <w:r w:rsidRPr="000665B4">
        <w:rPr>
          <w:rFonts w:ascii="宋体" w:eastAsia="宋体" w:hAnsi="宋体" w:hint="eastAsia"/>
        </w:rPr>
        <w:t>ICPC网络选拔赛（</w:t>
      </w:r>
      <w:r w:rsidR="003C35AD">
        <w:rPr>
          <w:rFonts w:ascii="宋体" w:eastAsia="宋体" w:hAnsi="宋体" w:hint="eastAsia"/>
        </w:rPr>
        <w:t>青岛</w:t>
      </w:r>
      <w:r w:rsidRPr="000665B4">
        <w:rPr>
          <w:rFonts w:ascii="宋体" w:eastAsia="宋体" w:hAnsi="宋体" w:hint="eastAsia"/>
        </w:rPr>
        <w:t>站）-</w:t>
      </w:r>
      <w:r w:rsidRPr="000665B4">
        <w:rPr>
          <w:rFonts w:ascii="宋体" w:eastAsia="宋体" w:hAnsi="宋体"/>
        </w:rPr>
        <w:t>2018.9.22</w:t>
      </w:r>
      <w:r w:rsidRPr="000665B4">
        <w:rPr>
          <w:rFonts w:ascii="宋体" w:eastAsia="宋体" w:hAnsi="宋体" w:hint="eastAsia"/>
        </w:rPr>
        <w:t>（周六）</w:t>
      </w:r>
      <w:bookmarkEnd w:id="360"/>
    </w:p>
    <w:p w:rsidR="00E877E1" w:rsidRPr="000665B4" w:rsidRDefault="008F1856" w:rsidP="00E877E1">
      <w:pPr>
        <w:pStyle w:val="1"/>
        <w:rPr>
          <w:rFonts w:ascii="宋体" w:eastAsia="宋体" w:hAnsi="宋体"/>
        </w:rPr>
      </w:pPr>
      <w:bookmarkStart w:id="361" w:name="_Toc524383261"/>
      <w:r w:rsidRPr="000665B4">
        <w:rPr>
          <w:rFonts w:ascii="宋体" w:eastAsia="宋体" w:hAnsi="宋体" w:hint="eastAsia"/>
        </w:rPr>
        <w:t>十五</w:t>
      </w:r>
      <w:r w:rsidR="00E877E1" w:rsidRPr="000665B4">
        <w:rPr>
          <w:rFonts w:ascii="宋体" w:eastAsia="宋体" w:hAnsi="宋体" w:hint="eastAsia"/>
        </w:rPr>
        <w:t>、浙大模板库</w:t>
      </w:r>
      <w:bookmarkEnd w:id="361"/>
    </w:p>
    <w:p w:rsidR="0059183E" w:rsidRPr="000665B4" w:rsidRDefault="0059183E" w:rsidP="0059183E">
      <w:pPr>
        <w:rPr>
          <w:rFonts w:ascii="宋体" w:eastAsia="宋体" w:hAnsi="宋体"/>
        </w:rPr>
      </w:pPr>
      <w:r w:rsidRPr="000665B4">
        <w:rPr>
          <w:rFonts w:ascii="宋体" w:eastAsia="宋体" w:hAnsi="宋体" w:hint="eastAsia"/>
        </w:rPr>
        <w:t>打钩为已验证</w:t>
      </w:r>
    </w:p>
    <w:p w:rsidR="005F1F37" w:rsidRPr="000665B4" w:rsidRDefault="005F1F37" w:rsidP="005F1F37">
      <w:pPr>
        <w:pStyle w:val="ad"/>
        <w:rPr>
          <w:rFonts w:hAnsi="宋体" w:cs="宋体"/>
        </w:rPr>
      </w:pPr>
      <w:r w:rsidRPr="000665B4">
        <w:rPr>
          <w:rFonts w:hAnsi="宋体" w:cs="宋体" w:hint="eastAsia"/>
        </w:rPr>
        <w:t>Zhejiang University  浙江大学ACM 模板</w:t>
      </w:r>
    </w:p>
    <w:p w:rsidR="005F1F37" w:rsidRPr="000665B4" w:rsidRDefault="005F1F37" w:rsidP="005F1F37">
      <w:pPr>
        <w:pStyle w:val="ad"/>
        <w:rPr>
          <w:rFonts w:hAnsi="宋体" w:cs="宋体"/>
          <w:b/>
        </w:rPr>
      </w:pPr>
    </w:p>
    <w:p w:rsidR="005F1F37" w:rsidRPr="000665B4" w:rsidRDefault="005F1F37" w:rsidP="005F1F37">
      <w:pPr>
        <w:pStyle w:val="ad"/>
        <w:rPr>
          <w:rFonts w:hAnsi="宋体" w:cs="宋体"/>
          <w:b/>
        </w:rPr>
      </w:pPr>
      <w:r w:rsidRPr="000665B4">
        <w:rPr>
          <w:rFonts w:hAnsi="宋体" w:cs="宋体" w:hint="eastAsia"/>
          <w:b/>
        </w:rPr>
        <w:t>1几何... 3</w:t>
      </w:r>
    </w:p>
    <w:p w:rsidR="005F1F37" w:rsidRPr="000665B4" w:rsidRDefault="005F1F37" w:rsidP="005F1F37">
      <w:pPr>
        <w:pStyle w:val="ad"/>
        <w:rPr>
          <w:rFonts w:hAnsi="宋体" w:cs="宋体"/>
        </w:rPr>
      </w:pPr>
      <w:r w:rsidRPr="000665B4">
        <w:rPr>
          <w:rFonts w:hAnsi="宋体" w:cs="宋体" w:hint="eastAsia"/>
        </w:rPr>
        <w:t>1.1  注意</w:t>
      </w:r>
      <w:r w:rsidRPr="000665B4">
        <w:rPr>
          <w:rFonts w:hAnsi="宋体" w:cs="宋体"/>
        </w:rPr>
        <w:t>…</w:t>
      </w:r>
      <w:r w:rsidRPr="000665B4">
        <w:rPr>
          <w:rFonts w:hAnsi="宋体" w:cs="宋体" w:hint="eastAsia"/>
        </w:rPr>
        <w:t>3</w:t>
      </w:r>
      <w:r w:rsidRPr="000665B4">
        <w:rPr>
          <w:rFonts w:hAnsi="宋体" w:cs="宋体" w:hint="eastAsia"/>
        </w:rPr>
        <w:tab/>
      </w:r>
      <w:r w:rsidRPr="000665B4">
        <w:rPr>
          <w:rFonts w:hAnsi="宋体" w:cs="宋体" w:hint="eastAsia"/>
        </w:rPr>
        <w:tab/>
      </w:r>
      <w:r w:rsidRPr="000665B4">
        <w:rPr>
          <w:rFonts w:hAnsi="宋体" w:cs="宋体" w:hint="eastAsia"/>
        </w:rPr>
        <w:tab/>
      </w:r>
      <w:r w:rsidRPr="000665B4">
        <w:rPr>
          <w:rFonts w:hAnsi="宋体" w:cs="宋体" w:hint="eastAsia"/>
        </w:rPr>
        <w:tab/>
        <w:t>1.2  几何公式... 3</w:t>
      </w:r>
      <w:r w:rsidRPr="000665B4">
        <w:rPr>
          <w:rFonts w:hAnsi="宋体" w:cs="宋体" w:hint="eastAsia"/>
        </w:rPr>
        <w:tab/>
      </w:r>
      <w:r w:rsidRPr="000665B4">
        <w:rPr>
          <w:rFonts w:hAnsi="宋体" w:cs="宋体" w:hint="eastAsia"/>
        </w:rPr>
        <w:tab/>
      </w:r>
      <w:r w:rsidRPr="000665B4">
        <w:rPr>
          <w:rFonts w:hAnsi="宋体" w:cs="宋体" w:hint="eastAsia"/>
        </w:rPr>
        <w:tab/>
        <w:t>1.3   多边形... 5</w:t>
      </w:r>
    </w:p>
    <w:p w:rsidR="005F1F37" w:rsidRPr="000665B4" w:rsidRDefault="005F1F37" w:rsidP="005F1F37">
      <w:pPr>
        <w:pStyle w:val="ad"/>
        <w:rPr>
          <w:rFonts w:hAnsi="宋体" w:cs="宋体"/>
        </w:rPr>
      </w:pPr>
      <w:r w:rsidRPr="000665B4">
        <w:rPr>
          <w:rFonts w:hAnsi="宋体" w:cs="宋体" w:hint="eastAsia"/>
        </w:rPr>
        <w:t>1.4  多边形切割... 8</w:t>
      </w:r>
      <w:r w:rsidRPr="000665B4">
        <w:rPr>
          <w:rFonts w:hAnsi="宋体" w:cs="宋体" w:hint="eastAsia"/>
        </w:rPr>
        <w:tab/>
      </w:r>
      <w:r w:rsidRPr="000665B4">
        <w:rPr>
          <w:rFonts w:hAnsi="宋体" w:cs="宋体" w:hint="eastAsia"/>
        </w:rPr>
        <w:tab/>
        <w:t>1.5  浮点函数... 9</w:t>
      </w:r>
      <w:r w:rsidRPr="000665B4">
        <w:rPr>
          <w:rFonts w:hAnsi="宋体" w:cs="宋体" w:hint="eastAsia"/>
        </w:rPr>
        <w:tab/>
      </w:r>
      <w:r w:rsidRPr="000665B4">
        <w:rPr>
          <w:rFonts w:hAnsi="宋体" w:cs="宋体" w:hint="eastAsia"/>
        </w:rPr>
        <w:tab/>
      </w:r>
      <w:r w:rsidRPr="000665B4">
        <w:rPr>
          <w:rFonts w:hAnsi="宋体" w:cs="宋体" w:hint="eastAsia"/>
        </w:rPr>
        <w:tab/>
        <w:t>1.6   面积... 14</w:t>
      </w:r>
    </w:p>
    <w:p w:rsidR="005F1F37" w:rsidRPr="000665B4" w:rsidRDefault="005F1F37" w:rsidP="005F1F37">
      <w:pPr>
        <w:pStyle w:val="ad"/>
        <w:rPr>
          <w:rFonts w:hAnsi="宋体" w:cs="宋体"/>
        </w:rPr>
      </w:pPr>
      <w:r w:rsidRPr="000665B4">
        <w:rPr>
          <w:rFonts w:hAnsi="宋体" w:cs="宋体" w:hint="eastAsia"/>
        </w:rPr>
        <w:t>1.7  球面... 15</w:t>
      </w:r>
      <w:r w:rsidRPr="000665B4">
        <w:rPr>
          <w:rFonts w:hAnsi="宋体" w:cs="宋体" w:hint="eastAsia"/>
        </w:rPr>
        <w:tab/>
      </w:r>
      <w:r w:rsidRPr="000665B4">
        <w:rPr>
          <w:rFonts w:hAnsi="宋体" w:cs="宋体" w:hint="eastAsia"/>
        </w:rPr>
        <w:tab/>
      </w:r>
      <w:r w:rsidRPr="000665B4">
        <w:rPr>
          <w:rFonts w:hAnsi="宋体" w:cs="宋体" w:hint="eastAsia"/>
        </w:rPr>
        <w:tab/>
      </w:r>
      <w:r w:rsidRPr="000665B4">
        <w:rPr>
          <w:rFonts w:hAnsi="宋体" w:cs="宋体" w:hint="eastAsia"/>
        </w:rPr>
        <w:tab/>
        <w:t>1.8  三角形... 16</w:t>
      </w:r>
      <w:r w:rsidRPr="000665B4">
        <w:rPr>
          <w:rFonts w:hAnsi="宋体" w:cs="宋体" w:hint="eastAsia"/>
        </w:rPr>
        <w:tab/>
      </w:r>
      <w:r w:rsidRPr="000665B4">
        <w:rPr>
          <w:rFonts w:hAnsi="宋体" w:cs="宋体" w:hint="eastAsia"/>
        </w:rPr>
        <w:tab/>
      </w:r>
      <w:r w:rsidRPr="000665B4">
        <w:rPr>
          <w:rFonts w:hAnsi="宋体" w:cs="宋体" w:hint="eastAsia"/>
        </w:rPr>
        <w:tab/>
        <w:t>1.9   三维几何... 18</w:t>
      </w:r>
    </w:p>
    <w:p w:rsidR="005F1F37" w:rsidRPr="000665B4" w:rsidRDefault="005F1F37" w:rsidP="005F1F37">
      <w:pPr>
        <w:pStyle w:val="ad"/>
        <w:rPr>
          <w:rFonts w:hAnsi="宋体" w:cs="宋体"/>
        </w:rPr>
      </w:pPr>
      <w:r w:rsidRPr="000665B4">
        <w:rPr>
          <w:rFonts w:hAnsi="宋体" w:cs="宋体" w:hint="eastAsia"/>
        </w:rPr>
        <w:t>1.10 凸包... 26</w:t>
      </w:r>
      <w:r w:rsidRPr="000665B4">
        <w:rPr>
          <w:rFonts w:hAnsi="宋体" w:cs="宋体" w:hint="eastAsia"/>
        </w:rPr>
        <w:tab/>
      </w:r>
      <w:r w:rsidRPr="000665B4">
        <w:rPr>
          <w:rFonts w:hAnsi="宋体" w:cs="宋体" w:hint="eastAsia"/>
        </w:rPr>
        <w:tab/>
      </w:r>
      <w:r w:rsidRPr="000665B4">
        <w:rPr>
          <w:rFonts w:hAnsi="宋体" w:cs="宋体" w:hint="eastAsia"/>
        </w:rPr>
        <w:tab/>
      </w:r>
      <w:r w:rsidRPr="000665B4">
        <w:rPr>
          <w:rFonts w:hAnsi="宋体" w:cs="宋体" w:hint="eastAsia"/>
        </w:rPr>
        <w:tab/>
        <w:t>1.11 网格... 27</w:t>
      </w:r>
      <w:r w:rsidRPr="000665B4">
        <w:rPr>
          <w:rFonts w:hAnsi="宋体" w:cs="宋体" w:hint="eastAsia"/>
        </w:rPr>
        <w:tab/>
      </w:r>
      <w:r w:rsidRPr="000665B4">
        <w:rPr>
          <w:rFonts w:hAnsi="宋体" w:cs="宋体" w:hint="eastAsia"/>
        </w:rPr>
        <w:tab/>
      </w:r>
      <w:r w:rsidRPr="000665B4">
        <w:rPr>
          <w:rFonts w:hAnsi="宋体" w:cs="宋体" w:hint="eastAsia"/>
        </w:rPr>
        <w:tab/>
      </w:r>
      <w:r w:rsidRPr="000665B4">
        <w:rPr>
          <w:rFonts w:hAnsi="宋体" w:cs="宋体" w:hint="eastAsia"/>
        </w:rPr>
        <w:tab/>
        <w:t>1.12  圆... 29</w:t>
      </w:r>
    </w:p>
    <w:p w:rsidR="005F1F37" w:rsidRPr="000665B4" w:rsidRDefault="005F1F37" w:rsidP="005F1F37">
      <w:pPr>
        <w:pStyle w:val="ad"/>
        <w:rPr>
          <w:rFonts w:hAnsi="宋体" w:cs="宋体"/>
        </w:rPr>
      </w:pPr>
      <w:r w:rsidRPr="000665B4">
        <w:rPr>
          <w:rFonts w:hAnsi="宋体" w:cs="宋体" w:hint="eastAsia"/>
        </w:rPr>
        <w:t>1.13 整数函数... 30</w:t>
      </w:r>
    </w:p>
    <w:p w:rsidR="005F1F37" w:rsidRPr="000665B4" w:rsidRDefault="005F1F37" w:rsidP="005F1F37">
      <w:pPr>
        <w:pStyle w:val="ad"/>
        <w:rPr>
          <w:rFonts w:hAnsi="宋体" w:cs="宋体"/>
          <w:b/>
        </w:rPr>
      </w:pPr>
      <w:r w:rsidRPr="000665B4">
        <w:rPr>
          <w:rFonts w:hAnsi="宋体" w:cs="宋体" w:hint="eastAsia"/>
          <w:b/>
        </w:rPr>
        <w:t>2、  组合... 32</w:t>
      </w:r>
    </w:p>
    <w:p w:rsidR="005F1F37" w:rsidRPr="000665B4" w:rsidRDefault="005F1F37" w:rsidP="005F1F37">
      <w:pPr>
        <w:pStyle w:val="ad"/>
        <w:rPr>
          <w:rFonts w:hAnsi="宋体" w:cs="宋体"/>
        </w:rPr>
      </w:pPr>
      <w:r w:rsidRPr="000665B4">
        <w:rPr>
          <w:rFonts w:hAnsi="宋体" w:cs="宋体" w:hint="eastAsia"/>
        </w:rPr>
        <w:t>2.1 组合公式... 32</w:t>
      </w:r>
      <w:r w:rsidRPr="000665B4">
        <w:rPr>
          <w:rFonts w:hAnsi="宋体" w:cs="宋体" w:hint="eastAsia"/>
        </w:rPr>
        <w:tab/>
      </w:r>
      <w:r w:rsidRPr="000665B4">
        <w:rPr>
          <w:rFonts w:hAnsi="宋体" w:cs="宋体" w:hint="eastAsia"/>
        </w:rPr>
        <w:tab/>
      </w:r>
      <w:r w:rsidRPr="000665B4">
        <w:rPr>
          <w:rFonts w:hAnsi="宋体" w:cs="宋体" w:hint="eastAsia"/>
        </w:rPr>
        <w:tab/>
        <w:t>2.2 排列组合生成... 33</w:t>
      </w:r>
      <w:r w:rsidRPr="000665B4">
        <w:rPr>
          <w:rFonts w:hAnsi="宋体" w:cs="宋体" w:hint="eastAsia"/>
        </w:rPr>
        <w:tab/>
      </w:r>
      <w:r w:rsidRPr="000665B4">
        <w:rPr>
          <w:rFonts w:hAnsi="宋体" w:cs="宋体" w:hint="eastAsia"/>
        </w:rPr>
        <w:tab/>
        <w:t>2.3 生成gray码... 35</w:t>
      </w:r>
    </w:p>
    <w:p w:rsidR="005F1F37" w:rsidRPr="000665B4" w:rsidRDefault="005F1F37" w:rsidP="005F1F37">
      <w:pPr>
        <w:pStyle w:val="ad"/>
        <w:rPr>
          <w:rFonts w:hAnsi="宋体" w:cs="宋体"/>
        </w:rPr>
      </w:pPr>
      <w:r w:rsidRPr="000665B4">
        <w:rPr>
          <w:rFonts w:hAnsi="宋体" w:cs="宋体" w:hint="eastAsia"/>
        </w:rPr>
        <w:t>2.4 置换(polya) 35</w:t>
      </w:r>
      <w:r w:rsidRPr="000665B4">
        <w:rPr>
          <w:rFonts w:hAnsi="宋体" w:cs="宋体" w:hint="eastAsia"/>
        </w:rPr>
        <w:tab/>
      </w:r>
      <w:r w:rsidRPr="000665B4">
        <w:rPr>
          <w:rFonts w:hAnsi="宋体" w:cs="宋体" w:hint="eastAsia"/>
        </w:rPr>
        <w:tab/>
      </w:r>
      <w:r w:rsidRPr="000665B4">
        <w:rPr>
          <w:rFonts w:hAnsi="宋体" w:cs="宋体" w:hint="eastAsia"/>
        </w:rPr>
        <w:tab/>
        <w:t>2.5 字典序全排列... 35</w:t>
      </w:r>
      <w:r w:rsidRPr="000665B4">
        <w:rPr>
          <w:rFonts w:hAnsi="宋体" w:cs="宋体" w:hint="eastAsia"/>
        </w:rPr>
        <w:tab/>
      </w:r>
      <w:r w:rsidRPr="000665B4">
        <w:rPr>
          <w:rFonts w:hAnsi="宋体" w:cs="宋体" w:hint="eastAsia"/>
        </w:rPr>
        <w:tab/>
        <w:t>2.6 字典序组合... 36</w:t>
      </w:r>
    </w:p>
    <w:p w:rsidR="005F1F37" w:rsidRPr="000665B4" w:rsidRDefault="005F1F37" w:rsidP="005F1F37">
      <w:pPr>
        <w:pStyle w:val="ad"/>
        <w:rPr>
          <w:rFonts w:hAnsi="宋体" w:cs="宋体"/>
          <w:b/>
        </w:rPr>
      </w:pPr>
      <w:r w:rsidRPr="000665B4">
        <w:rPr>
          <w:rFonts w:hAnsi="宋体" w:cs="宋体" w:hint="eastAsia"/>
          <w:b/>
        </w:rPr>
        <w:t>3、 数据结构... 36</w:t>
      </w:r>
    </w:p>
    <w:p w:rsidR="005F1F37" w:rsidRPr="000665B4" w:rsidRDefault="005F1F37" w:rsidP="005F1F37">
      <w:pPr>
        <w:pStyle w:val="ad"/>
        <w:rPr>
          <w:rFonts w:hAnsi="宋体" w:cs="宋体"/>
        </w:rPr>
      </w:pPr>
      <w:r w:rsidRPr="000665B4">
        <w:rPr>
          <w:rFonts w:hAnsi="宋体" w:cs="宋体" w:hint="eastAsia"/>
        </w:rPr>
        <w:t>3.1 并查集... 36</w:t>
      </w:r>
      <w:r w:rsidRPr="000665B4">
        <w:rPr>
          <w:rFonts w:hAnsi="宋体" w:cs="宋体" w:hint="eastAsia"/>
        </w:rPr>
        <w:tab/>
      </w:r>
      <w:r w:rsidRPr="000665B4">
        <w:rPr>
          <w:rFonts w:hAnsi="宋体" w:cs="宋体" w:hint="eastAsia"/>
        </w:rPr>
        <w:tab/>
      </w:r>
      <w:r w:rsidRPr="000665B4">
        <w:rPr>
          <w:rFonts w:hAnsi="宋体" w:cs="宋体" w:hint="eastAsia"/>
        </w:rPr>
        <w:tab/>
        <w:t>3.2 堆... 37</w:t>
      </w:r>
      <w:r w:rsidRPr="000665B4">
        <w:rPr>
          <w:rFonts w:hAnsi="宋体" w:cs="宋体" w:hint="eastAsia"/>
        </w:rPr>
        <w:tab/>
      </w:r>
      <w:r w:rsidRPr="000665B4">
        <w:rPr>
          <w:rFonts w:hAnsi="宋体" w:cs="宋体" w:hint="eastAsia"/>
        </w:rPr>
        <w:tab/>
      </w:r>
      <w:r w:rsidRPr="000665B4">
        <w:rPr>
          <w:rFonts w:hAnsi="宋体" w:cs="宋体" w:hint="eastAsia"/>
        </w:rPr>
        <w:tab/>
      </w:r>
      <w:r w:rsidRPr="000665B4">
        <w:rPr>
          <w:rFonts w:hAnsi="宋体" w:cs="宋体" w:hint="eastAsia"/>
        </w:rPr>
        <w:tab/>
        <w:t>3.3 线段树... 39</w:t>
      </w:r>
    </w:p>
    <w:p w:rsidR="005F1F37" w:rsidRPr="000665B4" w:rsidRDefault="005F1F37" w:rsidP="005F1F37">
      <w:pPr>
        <w:pStyle w:val="ad"/>
        <w:rPr>
          <w:rFonts w:hAnsi="宋体" w:cs="宋体"/>
        </w:rPr>
      </w:pPr>
      <w:r w:rsidRPr="000665B4">
        <w:rPr>
          <w:rFonts w:hAnsi="宋体" w:cs="宋体" w:hint="eastAsia"/>
        </w:rPr>
        <w:t>3.4 子段和... 43</w:t>
      </w:r>
      <w:r w:rsidRPr="000665B4">
        <w:rPr>
          <w:rFonts w:hAnsi="宋体" w:cs="宋体" w:hint="eastAsia"/>
        </w:rPr>
        <w:tab/>
      </w:r>
      <w:r w:rsidRPr="000665B4">
        <w:rPr>
          <w:rFonts w:hAnsi="宋体" w:cs="宋体" w:hint="eastAsia"/>
        </w:rPr>
        <w:tab/>
      </w:r>
      <w:r w:rsidRPr="000665B4">
        <w:rPr>
          <w:rFonts w:hAnsi="宋体" w:cs="宋体" w:hint="eastAsia"/>
        </w:rPr>
        <w:tab/>
        <w:t>3.5 子阵和... 44</w:t>
      </w:r>
      <w:r w:rsidRPr="000665B4">
        <w:rPr>
          <w:rFonts w:hAnsi="宋体" w:cs="宋体" w:hint="eastAsia"/>
        </w:rPr>
        <w:tab/>
      </w:r>
      <w:r w:rsidRPr="000665B4">
        <w:rPr>
          <w:rFonts w:hAnsi="宋体" w:cs="宋体" w:hint="eastAsia"/>
        </w:rPr>
        <w:tab/>
      </w:r>
      <w:r w:rsidRPr="000665B4">
        <w:rPr>
          <w:rFonts w:hAnsi="宋体" w:cs="宋体" w:hint="eastAsia"/>
        </w:rPr>
        <w:tab/>
      </w:r>
    </w:p>
    <w:p w:rsidR="005F1F37" w:rsidRPr="000665B4" w:rsidRDefault="005F1F37" w:rsidP="005F1F37">
      <w:pPr>
        <w:pStyle w:val="ad"/>
        <w:rPr>
          <w:rFonts w:hAnsi="宋体" w:cs="宋体"/>
          <w:b/>
        </w:rPr>
      </w:pPr>
      <w:r w:rsidRPr="000665B4">
        <w:rPr>
          <w:rFonts w:hAnsi="宋体" w:cs="宋体" w:hint="eastAsia"/>
          <w:b/>
        </w:rPr>
        <w:t>4、</w:t>
      </w:r>
      <w:r w:rsidRPr="000665B4">
        <w:rPr>
          <w:rFonts w:hAnsi="宋体" w:cs="宋体" w:hint="eastAsia"/>
          <w:b/>
        </w:rPr>
        <w:tab/>
        <w:t>数论... 45</w:t>
      </w:r>
    </w:p>
    <w:p w:rsidR="005F1F37" w:rsidRPr="000665B4" w:rsidRDefault="005F1F37" w:rsidP="005F1F37">
      <w:pPr>
        <w:pStyle w:val="ad"/>
        <w:rPr>
          <w:rFonts w:hAnsi="宋体" w:cs="宋体"/>
        </w:rPr>
      </w:pPr>
      <w:r w:rsidRPr="000665B4">
        <w:rPr>
          <w:rFonts w:hAnsi="宋体" w:cs="宋体" w:hint="eastAsia"/>
        </w:rPr>
        <w:t>4.1 阶乘最后非0位... 45</w:t>
      </w:r>
      <w:r w:rsidRPr="000665B4">
        <w:rPr>
          <w:rFonts w:hAnsi="宋体" w:cs="宋体" w:hint="eastAsia"/>
        </w:rPr>
        <w:tab/>
        <w:t>4.2 模线性方程组... 45</w:t>
      </w:r>
      <w:r w:rsidRPr="000665B4">
        <w:rPr>
          <w:rFonts w:hAnsi="宋体" w:cs="宋体" w:hint="eastAsia"/>
        </w:rPr>
        <w:tab/>
      </w:r>
      <w:r w:rsidRPr="000665B4">
        <w:rPr>
          <w:rFonts w:hAnsi="宋体" w:cs="宋体" w:hint="eastAsia"/>
        </w:rPr>
        <w:tab/>
        <w:t>4.3 素数... 47</w:t>
      </w:r>
    </w:p>
    <w:p w:rsidR="005F1F37" w:rsidRPr="000665B4" w:rsidRDefault="005F1F37" w:rsidP="005F1F37">
      <w:pPr>
        <w:pStyle w:val="ad"/>
        <w:rPr>
          <w:rFonts w:hAnsi="宋体" w:cs="宋体"/>
        </w:rPr>
      </w:pPr>
      <w:r w:rsidRPr="000665B4">
        <w:rPr>
          <w:rFonts w:hAnsi="宋体" w:cs="宋体" w:hint="eastAsia"/>
        </w:rPr>
        <w:t>4.4 欧拉函数... 48</w:t>
      </w:r>
    </w:p>
    <w:p w:rsidR="005F1F37" w:rsidRPr="000665B4" w:rsidRDefault="005F1F37" w:rsidP="005F1F37">
      <w:pPr>
        <w:pStyle w:val="ad"/>
        <w:rPr>
          <w:rFonts w:hAnsi="宋体" w:cs="宋体"/>
          <w:b/>
        </w:rPr>
      </w:pPr>
      <w:r w:rsidRPr="000665B4">
        <w:rPr>
          <w:rFonts w:hAnsi="宋体" w:cs="宋体" w:hint="eastAsia"/>
          <w:b/>
        </w:rPr>
        <w:t>5、 数值计算... 48</w:t>
      </w:r>
    </w:p>
    <w:p w:rsidR="005F1F37" w:rsidRPr="000665B4" w:rsidRDefault="005F1F37" w:rsidP="005F1F37">
      <w:pPr>
        <w:pStyle w:val="ad"/>
        <w:rPr>
          <w:rFonts w:hAnsi="宋体" w:cs="宋体"/>
        </w:rPr>
      </w:pPr>
      <w:r w:rsidRPr="000665B4">
        <w:rPr>
          <w:rFonts w:hAnsi="宋体" w:cs="宋体" w:hint="eastAsia"/>
        </w:rPr>
        <w:t>5.1 定积分计算(Romberg)48</w:t>
      </w:r>
      <w:r w:rsidRPr="000665B4">
        <w:rPr>
          <w:rFonts w:hAnsi="宋体" w:cs="宋体" w:hint="eastAsia"/>
        </w:rPr>
        <w:tab/>
        <w:t>5.2 多项式求根(牛顿法)50   5.3周期性方程(追赶法) 51</w:t>
      </w:r>
    </w:p>
    <w:p w:rsidR="005F1F37" w:rsidRPr="000665B4" w:rsidRDefault="005F1F37" w:rsidP="005F1F37">
      <w:pPr>
        <w:pStyle w:val="ad"/>
        <w:rPr>
          <w:rFonts w:hAnsi="宋体" w:cs="宋体"/>
          <w:b/>
        </w:rPr>
      </w:pPr>
      <w:r w:rsidRPr="000665B4">
        <w:rPr>
          <w:rFonts w:hAnsi="宋体" w:cs="宋体" w:hint="eastAsia"/>
          <w:b/>
        </w:rPr>
        <w:t>6、 图论—NP搜索... 52</w:t>
      </w:r>
    </w:p>
    <w:p w:rsidR="005F1F37" w:rsidRPr="000665B4" w:rsidRDefault="005F1F37" w:rsidP="005F1F37">
      <w:pPr>
        <w:pStyle w:val="ad"/>
        <w:rPr>
          <w:rFonts w:hAnsi="宋体" w:cs="宋体"/>
        </w:rPr>
      </w:pPr>
      <w:r w:rsidRPr="000665B4">
        <w:rPr>
          <w:rFonts w:hAnsi="宋体" w:cs="宋体" w:hint="eastAsia"/>
        </w:rPr>
        <w:t>6.1 最大团... 52</w:t>
      </w:r>
      <w:r w:rsidRPr="000665B4">
        <w:rPr>
          <w:rFonts w:hAnsi="宋体" w:cs="宋体" w:hint="eastAsia"/>
        </w:rPr>
        <w:tab/>
      </w:r>
      <w:r w:rsidRPr="000665B4">
        <w:rPr>
          <w:rFonts w:hAnsi="宋体" w:cs="宋体" w:hint="eastAsia"/>
        </w:rPr>
        <w:tab/>
      </w:r>
      <w:r w:rsidRPr="000665B4">
        <w:rPr>
          <w:rFonts w:hAnsi="宋体" w:cs="宋体" w:hint="eastAsia"/>
        </w:rPr>
        <w:tab/>
        <w:t>6.2 最大团(n&lt;64)(faster) 53</w:t>
      </w:r>
    </w:p>
    <w:p w:rsidR="005F1F37" w:rsidRPr="000665B4" w:rsidRDefault="005F1F37" w:rsidP="005F1F37">
      <w:pPr>
        <w:pStyle w:val="ad"/>
        <w:rPr>
          <w:rFonts w:hAnsi="宋体" w:cs="宋体"/>
          <w:b/>
        </w:rPr>
      </w:pPr>
      <w:r w:rsidRPr="000665B4">
        <w:rPr>
          <w:rFonts w:hAnsi="宋体" w:cs="宋体" w:hint="eastAsia"/>
          <w:b/>
        </w:rPr>
        <w:lastRenderedPageBreak/>
        <w:t>7、 图论—连通性... 55</w:t>
      </w:r>
    </w:p>
    <w:p w:rsidR="005F1F37" w:rsidRPr="000665B4" w:rsidRDefault="005F1F37" w:rsidP="005F1F37">
      <w:pPr>
        <w:pStyle w:val="ad"/>
        <w:rPr>
          <w:rFonts w:hAnsi="宋体" w:cs="宋体"/>
        </w:rPr>
      </w:pPr>
      <w:r w:rsidRPr="000665B4">
        <w:rPr>
          <w:rFonts w:hAnsi="宋体" w:cs="宋体" w:hint="eastAsia"/>
        </w:rPr>
        <w:t>7.1 无向图关键点(dfs邻接阵) 55</w:t>
      </w:r>
      <w:r w:rsidRPr="000665B4">
        <w:rPr>
          <w:rFonts w:hAnsi="宋体" w:cs="宋体" w:hint="eastAsia"/>
        </w:rPr>
        <w:tab/>
      </w:r>
      <w:r w:rsidRPr="000665B4">
        <w:rPr>
          <w:rFonts w:hAnsi="宋体" w:cs="宋体" w:hint="eastAsia"/>
        </w:rPr>
        <w:tab/>
      </w:r>
      <w:r w:rsidRPr="000665B4">
        <w:rPr>
          <w:rFonts w:hAnsi="宋体" w:cs="宋体" w:hint="eastAsia"/>
        </w:rPr>
        <w:tab/>
        <w:t>7.2 无向图关键边(dfs邻接阵) 56</w:t>
      </w:r>
    </w:p>
    <w:p w:rsidR="005F1F37" w:rsidRPr="000665B4" w:rsidRDefault="005F1F37" w:rsidP="005F1F37">
      <w:pPr>
        <w:pStyle w:val="ad"/>
        <w:rPr>
          <w:rFonts w:hAnsi="宋体" w:cs="宋体"/>
        </w:rPr>
      </w:pPr>
      <w:r w:rsidRPr="000665B4">
        <w:rPr>
          <w:rFonts w:hAnsi="宋体" w:cs="宋体" w:hint="eastAsia"/>
        </w:rPr>
        <w:t>7.3 无向图的块(bfs邻接阵) 57</w:t>
      </w:r>
      <w:r w:rsidRPr="000665B4">
        <w:rPr>
          <w:rFonts w:hAnsi="宋体" w:cs="宋体" w:hint="eastAsia"/>
        </w:rPr>
        <w:tab/>
      </w:r>
      <w:r w:rsidRPr="000665B4">
        <w:rPr>
          <w:rFonts w:hAnsi="宋体" w:cs="宋体" w:hint="eastAsia"/>
        </w:rPr>
        <w:tab/>
      </w:r>
      <w:r w:rsidRPr="000665B4">
        <w:rPr>
          <w:rFonts w:hAnsi="宋体" w:cs="宋体" w:hint="eastAsia"/>
        </w:rPr>
        <w:tab/>
        <w:t>7.4 无向图连通分支(dfs/bfs邻接阵) 58</w:t>
      </w:r>
    </w:p>
    <w:p w:rsidR="005F1F37" w:rsidRPr="000665B4" w:rsidRDefault="005F1F37" w:rsidP="005F1F37">
      <w:pPr>
        <w:pStyle w:val="ad"/>
        <w:rPr>
          <w:rFonts w:hAnsi="宋体" w:cs="宋体"/>
        </w:rPr>
      </w:pPr>
      <w:r w:rsidRPr="000665B4">
        <w:rPr>
          <w:rFonts w:hAnsi="宋体" w:cs="宋体" w:hint="eastAsia"/>
        </w:rPr>
        <w:t>7.5 有向图强连通分支(dfs/bfs邻接阵) 58</w:t>
      </w:r>
      <w:r w:rsidRPr="000665B4">
        <w:rPr>
          <w:rFonts w:hAnsi="宋体" w:cs="宋体" w:hint="eastAsia"/>
        </w:rPr>
        <w:tab/>
        <w:t>7.6 有向图最小点基(邻接阵) 60</w:t>
      </w:r>
    </w:p>
    <w:p w:rsidR="005F1F37" w:rsidRPr="000665B4" w:rsidRDefault="005F1F37" w:rsidP="005F1F37">
      <w:pPr>
        <w:pStyle w:val="ad"/>
        <w:rPr>
          <w:rFonts w:hAnsi="宋体" w:cs="宋体"/>
          <w:b/>
        </w:rPr>
      </w:pPr>
      <w:r w:rsidRPr="000665B4">
        <w:rPr>
          <w:rFonts w:hAnsi="宋体" w:cs="宋体" w:hint="eastAsia"/>
          <w:b/>
        </w:rPr>
        <w:t>8、 图论—匹配... 60</w:t>
      </w:r>
    </w:p>
    <w:p w:rsidR="005F1F37" w:rsidRPr="000665B4" w:rsidRDefault="005F1F37" w:rsidP="005F1F37">
      <w:pPr>
        <w:pStyle w:val="ad"/>
        <w:rPr>
          <w:rFonts w:hAnsi="宋体" w:cs="宋体"/>
        </w:rPr>
      </w:pPr>
      <w:r w:rsidRPr="000665B4">
        <w:rPr>
          <w:rFonts w:hAnsi="宋体" w:cs="宋体" w:hint="eastAsia"/>
        </w:rPr>
        <w:t>8.1 二分图最大匹配(hungary邻接表) 60</w:t>
      </w:r>
      <w:r w:rsidRPr="000665B4">
        <w:rPr>
          <w:rFonts w:hAnsi="宋体" w:cs="宋体" w:hint="eastAsia"/>
        </w:rPr>
        <w:tab/>
        <w:t>8.2 二分图最大匹配(hungary邻接阵) 61</w:t>
      </w:r>
    </w:p>
    <w:p w:rsidR="005F1F37" w:rsidRPr="000665B4" w:rsidRDefault="005F1F37" w:rsidP="005F1F37">
      <w:pPr>
        <w:pStyle w:val="ad"/>
        <w:rPr>
          <w:rFonts w:hAnsi="宋体" w:cs="宋体"/>
        </w:rPr>
      </w:pPr>
      <w:r w:rsidRPr="000665B4">
        <w:rPr>
          <w:rFonts w:hAnsi="宋体" w:cs="宋体" w:hint="eastAsia"/>
        </w:rPr>
        <w:t>8.3 二分图最大匹配(hungary正向表) 61   8.4二分图最佳匹配(kuhn_munkras邻接阵)62</w:t>
      </w:r>
    </w:p>
    <w:p w:rsidR="005F1F37" w:rsidRPr="000665B4" w:rsidRDefault="005F1F37" w:rsidP="005F1F37">
      <w:pPr>
        <w:pStyle w:val="ad"/>
        <w:rPr>
          <w:rFonts w:hAnsi="宋体" w:cs="宋体"/>
        </w:rPr>
      </w:pPr>
      <w:r w:rsidRPr="000665B4">
        <w:rPr>
          <w:rFonts w:hAnsi="宋体" w:cs="宋体" w:hint="eastAsia"/>
        </w:rPr>
        <w:t>8.5 一般图匹配(邻接表) 63    8.6 一般图匹配(邻接阵)64   8.7一般图匹配(正向表)65</w:t>
      </w:r>
    </w:p>
    <w:p w:rsidR="005F1F37" w:rsidRPr="000665B4" w:rsidRDefault="005F1F37" w:rsidP="005F1F37">
      <w:pPr>
        <w:pStyle w:val="ad"/>
        <w:rPr>
          <w:rFonts w:hAnsi="宋体" w:cs="宋体"/>
          <w:b/>
        </w:rPr>
      </w:pPr>
      <w:r w:rsidRPr="000665B4">
        <w:rPr>
          <w:rFonts w:hAnsi="宋体" w:cs="宋体" w:hint="eastAsia"/>
          <w:b/>
        </w:rPr>
        <w:t>9、 图论—网络流... 66</w:t>
      </w:r>
    </w:p>
    <w:p w:rsidR="005F1F37" w:rsidRPr="000665B4" w:rsidRDefault="005F1F37" w:rsidP="005F1F37">
      <w:pPr>
        <w:pStyle w:val="ad"/>
        <w:rPr>
          <w:rFonts w:hAnsi="宋体" w:cs="宋体"/>
        </w:rPr>
      </w:pPr>
      <w:r w:rsidRPr="000665B4">
        <w:rPr>
          <w:rFonts w:hAnsi="宋体" w:cs="宋体" w:hint="eastAsia"/>
        </w:rPr>
        <w:t>9.1 最大流(邻接阵)66   9.2上下界最大流(邻接阵)66</w:t>
      </w:r>
      <w:r w:rsidRPr="000665B4">
        <w:rPr>
          <w:rFonts w:hAnsi="宋体" w:cs="宋体" w:hint="eastAsia"/>
        </w:rPr>
        <w:tab/>
        <w:t>9.3 上下界最小流(邻接阵)67</w:t>
      </w:r>
    </w:p>
    <w:p w:rsidR="005F1F37" w:rsidRPr="000665B4" w:rsidRDefault="005F1F37" w:rsidP="005F1F37">
      <w:pPr>
        <w:pStyle w:val="ad"/>
        <w:rPr>
          <w:rFonts w:hAnsi="宋体" w:cs="宋体"/>
        </w:rPr>
      </w:pPr>
      <w:r w:rsidRPr="000665B4">
        <w:rPr>
          <w:rFonts w:hAnsi="宋体" w:cs="宋体" w:hint="eastAsia"/>
        </w:rPr>
        <w:t xml:space="preserve">9.4 最大流无流量(邻接阵)68 </w:t>
      </w:r>
      <w:r w:rsidRPr="000665B4">
        <w:rPr>
          <w:rFonts w:hAnsi="宋体" w:cs="宋体" w:hint="eastAsia"/>
        </w:rPr>
        <w:tab/>
      </w:r>
      <w:r w:rsidRPr="000665B4">
        <w:rPr>
          <w:rFonts w:hAnsi="宋体" w:cs="宋体" w:hint="eastAsia"/>
        </w:rPr>
        <w:tab/>
        <w:t>9.5 最小费用最大流(邻接阵) 68</w:t>
      </w:r>
    </w:p>
    <w:p w:rsidR="005F1F37" w:rsidRPr="000665B4" w:rsidRDefault="005F1F37" w:rsidP="005F1F37">
      <w:pPr>
        <w:pStyle w:val="ad"/>
        <w:rPr>
          <w:rFonts w:hAnsi="宋体" w:cs="宋体"/>
          <w:b/>
        </w:rPr>
      </w:pPr>
      <w:r w:rsidRPr="000665B4">
        <w:rPr>
          <w:rFonts w:hAnsi="宋体" w:cs="宋体" w:hint="eastAsia"/>
          <w:b/>
        </w:rPr>
        <w:t>10、图论—应用...69</w:t>
      </w:r>
    </w:p>
    <w:p w:rsidR="005F1F37" w:rsidRPr="000665B4" w:rsidRDefault="005F1F37" w:rsidP="005F1F37">
      <w:pPr>
        <w:pStyle w:val="ad"/>
        <w:rPr>
          <w:rFonts w:hAnsi="宋体" w:cs="宋体"/>
        </w:rPr>
      </w:pPr>
      <w:r w:rsidRPr="000665B4">
        <w:rPr>
          <w:rFonts w:hAnsi="宋体" w:cs="宋体" w:hint="eastAsia"/>
        </w:rPr>
        <w:t>10.1 欧拉回路(邻接阵) 69</w:t>
      </w:r>
      <w:r w:rsidRPr="000665B4">
        <w:rPr>
          <w:rFonts w:hAnsi="宋体" w:cs="宋体" w:hint="eastAsia"/>
        </w:rPr>
        <w:tab/>
        <w:t>10.2 树的前序表转化...70</w:t>
      </w:r>
      <w:r w:rsidRPr="000665B4">
        <w:rPr>
          <w:rFonts w:hAnsi="宋体" w:cs="宋体" w:hint="eastAsia"/>
        </w:rPr>
        <w:tab/>
        <w:t>10.3 树的优化算法...71</w:t>
      </w:r>
    </w:p>
    <w:p w:rsidR="005F1F37" w:rsidRPr="000665B4" w:rsidRDefault="005F1F37" w:rsidP="005F1F37">
      <w:pPr>
        <w:pStyle w:val="ad"/>
        <w:rPr>
          <w:rFonts w:hAnsi="宋体" w:cs="宋体"/>
        </w:rPr>
      </w:pPr>
      <w:r w:rsidRPr="000665B4">
        <w:rPr>
          <w:rFonts w:hAnsi="宋体" w:cs="宋体" w:hint="eastAsia"/>
        </w:rPr>
        <w:t>10.4 拓扑排序(邻接阵) 72</w:t>
      </w:r>
      <w:r w:rsidRPr="000665B4">
        <w:rPr>
          <w:rFonts w:hAnsi="宋体" w:cs="宋体" w:hint="eastAsia"/>
        </w:rPr>
        <w:tab/>
        <w:t>10.5 最佳边割集... 73</w:t>
      </w:r>
      <w:r w:rsidRPr="000665B4">
        <w:rPr>
          <w:rFonts w:hAnsi="宋体" w:cs="宋体" w:hint="eastAsia"/>
        </w:rPr>
        <w:tab/>
      </w:r>
      <w:r w:rsidRPr="000665B4">
        <w:rPr>
          <w:rFonts w:hAnsi="宋体" w:cs="宋体" w:hint="eastAsia"/>
        </w:rPr>
        <w:tab/>
        <w:t>10.6 最佳点割集...74</w:t>
      </w:r>
    </w:p>
    <w:p w:rsidR="005F1F37" w:rsidRPr="000665B4" w:rsidRDefault="005F1F37" w:rsidP="005F1F37">
      <w:pPr>
        <w:pStyle w:val="ad"/>
        <w:rPr>
          <w:rFonts w:hAnsi="宋体" w:cs="宋体"/>
        </w:rPr>
      </w:pPr>
      <w:r w:rsidRPr="000665B4">
        <w:rPr>
          <w:rFonts w:hAnsi="宋体" w:cs="宋体" w:hint="eastAsia"/>
        </w:rPr>
        <w:t>10.7 最小边割集... 75</w:t>
      </w:r>
      <w:r w:rsidRPr="000665B4">
        <w:rPr>
          <w:rFonts w:hAnsi="宋体" w:cs="宋体" w:hint="eastAsia"/>
        </w:rPr>
        <w:tab/>
      </w:r>
      <w:r w:rsidRPr="000665B4">
        <w:rPr>
          <w:rFonts w:hAnsi="宋体" w:cs="宋体" w:hint="eastAsia"/>
        </w:rPr>
        <w:tab/>
        <w:t>10.8 最小点割集... 76</w:t>
      </w:r>
      <w:r w:rsidRPr="000665B4">
        <w:rPr>
          <w:rFonts w:hAnsi="宋体" w:cs="宋体" w:hint="eastAsia"/>
        </w:rPr>
        <w:tab/>
      </w:r>
      <w:r w:rsidRPr="000665B4">
        <w:rPr>
          <w:rFonts w:hAnsi="宋体" w:cs="宋体" w:hint="eastAsia"/>
        </w:rPr>
        <w:tab/>
        <w:t>10.9 最小路径覆盖..77</w:t>
      </w:r>
    </w:p>
    <w:p w:rsidR="005F1F37" w:rsidRPr="000665B4" w:rsidRDefault="005F1F37" w:rsidP="005F1F37">
      <w:pPr>
        <w:pStyle w:val="ad"/>
        <w:rPr>
          <w:rFonts w:hAnsi="宋体" w:cs="宋体"/>
          <w:b/>
        </w:rPr>
      </w:pPr>
      <w:r w:rsidRPr="000665B4">
        <w:rPr>
          <w:rFonts w:hAnsi="宋体" w:cs="宋体" w:hint="eastAsia"/>
          <w:b/>
        </w:rPr>
        <w:t>11、 图论—支撑树... 78</w:t>
      </w:r>
    </w:p>
    <w:p w:rsidR="005F1F37" w:rsidRPr="000665B4" w:rsidRDefault="005F1F37" w:rsidP="005F1F37">
      <w:pPr>
        <w:pStyle w:val="ad"/>
        <w:rPr>
          <w:rFonts w:hAnsi="宋体" w:cs="宋体"/>
        </w:rPr>
      </w:pPr>
      <w:r w:rsidRPr="000665B4">
        <w:rPr>
          <w:rFonts w:hAnsi="宋体" w:cs="宋体" w:hint="eastAsia"/>
        </w:rPr>
        <w:t>11.1 最小生成树(kruskal邻接表) 78</w:t>
      </w:r>
      <w:r w:rsidRPr="000665B4">
        <w:rPr>
          <w:rFonts w:hAnsi="宋体" w:cs="宋体" w:hint="eastAsia"/>
        </w:rPr>
        <w:tab/>
      </w:r>
      <w:r w:rsidRPr="000665B4">
        <w:rPr>
          <w:rFonts w:hAnsi="宋体" w:cs="宋体" w:hint="eastAsia"/>
        </w:rPr>
        <w:tab/>
        <w:t>11.2 最小生成树(kruskal正向表) 79</w:t>
      </w:r>
    </w:p>
    <w:p w:rsidR="005F1F37" w:rsidRPr="000665B4" w:rsidRDefault="005F1F37" w:rsidP="005F1F37">
      <w:pPr>
        <w:pStyle w:val="ad"/>
        <w:rPr>
          <w:rFonts w:hAnsi="宋体" w:cs="宋体"/>
        </w:rPr>
      </w:pPr>
      <w:r w:rsidRPr="000665B4">
        <w:rPr>
          <w:rFonts w:hAnsi="宋体" w:cs="宋体" w:hint="eastAsia"/>
        </w:rPr>
        <w:t>11.3 最小生成树(prim+binary_heap邻接表) 81</w:t>
      </w:r>
      <w:r w:rsidRPr="000665B4">
        <w:rPr>
          <w:rFonts w:hAnsi="宋体" w:cs="宋体" w:hint="eastAsia"/>
        </w:rPr>
        <w:tab/>
      </w:r>
    </w:p>
    <w:p w:rsidR="005F1F37" w:rsidRPr="000665B4" w:rsidRDefault="005F1F37" w:rsidP="005F1F37">
      <w:pPr>
        <w:pStyle w:val="ad"/>
        <w:rPr>
          <w:rFonts w:hAnsi="宋体" w:cs="宋体"/>
        </w:rPr>
      </w:pPr>
      <w:r w:rsidRPr="000665B4">
        <w:rPr>
          <w:rFonts w:hAnsi="宋体" w:cs="宋体" w:hint="eastAsia"/>
        </w:rPr>
        <w:t>11.4 最小生成树(prim+binary_heap正向表) 82</w:t>
      </w:r>
    </w:p>
    <w:p w:rsidR="005F1F37" w:rsidRPr="000665B4" w:rsidRDefault="005F1F37" w:rsidP="005F1F37">
      <w:pPr>
        <w:pStyle w:val="ad"/>
        <w:rPr>
          <w:rFonts w:hAnsi="宋体" w:cs="宋体"/>
        </w:rPr>
      </w:pPr>
      <w:r w:rsidRPr="000665B4">
        <w:rPr>
          <w:rFonts w:hAnsi="宋体" w:cs="宋体" w:hint="eastAsia"/>
        </w:rPr>
        <w:t>11.5 最小生成树(prim+mapped_heap邻接表) 83</w:t>
      </w:r>
      <w:r w:rsidRPr="000665B4">
        <w:rPr>
          <w:rFonts w:hAnsi="宋体" w:cs="宋体" w:hint="eastAsia"/>
        </w:rPr>
        <w:tab/>
      </w:r>
      <w:r w:rsidRPr="000665B4">
        <w:rPr>
          <w:rFonts w:hAnsi="宋体" w:cs="宋体" w:hint="eastAsia"/>
        </w:rPr>
        <w:tab/>
      </w:r>
    </w:p>
    <w:p w:rsidR="005F1F37" w:rsidRPr="000665B4" w:rsidRDefault="005F1F37" w:rsidP="005F1F37">
      <w:pPr>
        <w:pStyle w:val="ad"/>
        <w:rPr>
          <w:rFonts w:hAnsi="宋体" w:cs="宋体"/>
        </w:rPr>
      </w:pPr>
      <w:r w:rsidRPr="000665B4">
        <w:rPr>
          <w:rFonts w:hAnsi="宋体" w:cs="宋体" w:hint="eastAsia"/>
        </w:rPr>
        <w:t>11.6 最小生成树(prim+mapped_heap正向表) 84</w:t>
      </w:r>
    </w:p>
    <w:p w:rsidR="005F1F37" w:rsidRPr="000665B4" w:rsidRDefault="005F1F37" w:rsidP="005F1F37">
      <w:pPr>
        <w:pStyle w:val="ad"/>
        <w:rPr>
          <w:rFonts w:hAnsi="宋体" w:cs="宋体"/>
        </w:rPr>
      </w:pPr>
      <w:r w:rsidRPr="000665B4">
        <w:rPr>
          <w:rFonts w:hAnsi="宋体" w:cs="宋体" w:hint="eastAsia"/>
        </w:rPr>
        <w:t>11.7 最小生成树(prim邻接阵) 85</w:t>
      </w:r>
      <w:r w:rsidRPr="000665B4">
        <w:rPr>
          <w:rFonts w:hAnsi="宋体" w:cs="宋体" w:hint="eastAsia"/>
        </w:rPr>
        <w:tab/>
      </w:r>
      <w:r w:rsidRPr="000665B4">
        <w:rPr>
          <w:rFonts w:hAnsi="宋体" w:cs="宋体" w:hint="eastAsia"/>
        </w:rPr>
        <w:tab/>
        <w:t>11.8 最小树形图(邻接阵) 86</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12、 图论—最短路径... 88</w:t>
      </w:r>
    </w:p>
    <w:p w:rsidR="005F1F37" w:rsidRPr="000665B4" w:rsidRDefault="005F1F37" w:rsidP="005F1F37">
      <w:pPr>
        <w:pStyle w:val="ad"/>
        <w:rPr>
          <w:rFonts w:hAnsi="宋体" w:cs="宋体"/>
        </w:rPr>
      </w:pPr>
      <w:r w:rsidRPr="000665B4">
        <w:rPr>
          <w:rFonts w:hAnsi="宋体" w:cs="宋体" w:hint="eastAsia"/>
        </w:rPr>
        <w:t>12.1 最短路径(单源bellman_ford邻接阵) 88</w:t>
      </w:r>
    </w:p>
    <w:p w:rsidR="005F1F37" w:rsidRPr="000665B4" w:rsidRDefault="005F1F37" w:rsidP="005F1F37">
      <w:pPr>
        <w:pStyle w:val="ad"/>
        <w:rPr>
          <w:rFonts w:hAnsi="宋体" w:cs="宋体"/>
        </w:rPr>
      </w:pPr>
      <w:r w:rsidRPr="000665B4">
        <w:rPr>
          <w:rFonts w:hAnsi="宋体" w:cs="宋体" w:hint="eastAsia"/>
        </w:rPr>
        <w:t>12.2 最短路径(单源dijkstra+bfs邻接表) 88</w:t>
      </w:r>
    </w:p>
    <w:p w:rsidR="005F1F37" w:rsidRPr="000665B4" w:rsidRDefault="005F1F37" w:rsidP="005F1F37">
      <w:pPr>
        <w:pStyle w:val="ad"/>
        <w:rPr>
          <w:rFonts w:hAnsi="宋体" w:cs="宋体"/>
        </w:rPr>
      </w:pPr>
      <w:r w:rsidRPr="000665B4">
        <w:rPr>
          <w:rFonts w:hAnsi="宋体" w:cs="宋体" w:hint="eastAsia"/>
        </w:rPr>
        <w:t>12.3 最短路径(单源dijkstra+bfs正向表) 89</w:t>
      </w:r>
    </w:p>
    <w:p w:rsidR="005F1F37" w:rsidRPr="000665B4" w:rsidRDefault="005F1F37" w:rsidP="005F1F37">
      <w:pPr>
        <w:pStyle w:val="ad"/>
        <w:rPr>
          <w:rFonts w:hAnsi="宋体" w:cs="宋体"/>
        </w:rPr>
      </w:pPr>
      <w:r w:rsidRPr="000665B4">
        <w:rPr>
          <w:rFonts w:hAnsi="宋体" w:cs="宋体" w:hint="eastAsia"/>
        </w:rPr>
        <w:t>12.4 最短路径(单源dijkstra+binary_heap邻接表) 89</w:t>
      </w:r>
    </w:p>
    <w:p w:rsidR="005F1F37" w:rsidRPr="000665B4" w:rsidRDefault="005F1F37" w:rsidP="005F1F37">
      <w:pPr>
        <w:pStyle w:val="ad"/>
        <w:rPr>
          <w:rFonts w:hAnsi="宋体" w:cs="宋体"/>
        </w:rPr>
      </w:pPr>
      <w:r w:rsidRPr="000665B4">
        <w:rPr>
          <w:rFonts w:hAnsi="宋体" w:cs="宋体" w:hint="eastAsia"/>
        </w:rPr>
        <w:t>12.5 最短路径(单源dijkstra+binary_heap正向表) 90</w:t>
      </w:r>
    </w:p>
    <w:p w:rsidR="005F1F37" w:rsidRPr="000665B4" w:rsidRDefault="005F1F37" w:rsidP="005F1F37">
      <w:pPr>
        <w:pStyle w:val="ad"/>
        <w:rPr>
          <w:rFonts w:hAnsi="宋体" w:cs="宋体"/>
        </w:rPr>
      </w:pPr>
      <w:r w:rsidRPr="000665B4">
        <w:rPr>
          <w:rFonts w:hAnsi="宋体" w:cs="宋体" w:hint="eastAsia"/>
        </w:rPr>
        <w:t>12.6 最短路径(单源dijkstra+mapped_heap邻接表) 91</w:t>
      </w:r>
    </w:p>
    <w:p w:rsidR="005F1F37" w:rsidRPr="000665B4" w:rsidRDefault="005F1F37" w:rsidP="005F1F37">
      <w:pPr>
        <w:pStyle w:val="ad"/>
        <w:rPr>
          <w:rFonts w:hAnsi="宋体" w:cs="宋体"/>
        </w:rPr>
      </w:pPr>
      <w:r w:rsidRPr="000665B4">
        <w:rPr>
          <w:rFonts w:hAnsi="宋体" w:cs="宋体" w:hint="eastAsia"/>
        </w:rPr>
        <w:t>12.7 最短路径(单源dijkstra+mapped_heap正向表) 93</w:t>
      </w:r>
    </w:p>
    <w:p w:rsidR="005F1F37" w:rsidRPr="000665B4" w:rsidRDefault="005F1F37" w:rsidP="005F1F37">
      <w:pPr>
        <w:pStyle w:val="ad"/>
        <w:rPr>
          <w:rFonts w:hAnsi="宋体" w:cs="宋体"/>
        </w:rPr>
      </w:pPr>
      <w:r w:rsidRPr="000665B4">
        <w:rPr>
          <w:rFonts w:hAnsi="宋体" w:cs="宋体" w:hint="eastAsia"/>
        </w:rPr>
        <w:t>12.8 最短路径(单源dijkstra邻接阵) 94</w:t>
      </w:r>
    </w:p>
    <w:p w:rsidR="005F1F37" w:rsidRPr="000665B4" w:rsidRDefault="005F1F37" w:rsidP="005F1F37">
      <w:pPr>
        <w:pStyle w:val="ad"/>
        <w:rPr>
          <w:rFonts w:hAnsi="宋体" w:cs="宋体"/>
        </w:rPr>
      </w:pPr>
      <w:r w:rsidRPr="000665B4">
        <w:rPr>
          <w:rFonts w:hAnsi="宋体" w:cs="宋体" w:hint="eastAsia"/>
        </w:rPr>
        <w:t>12.9 最短路径(多源floyd_warshall邻接阵) 94</w:t>
      </w:r>
    </w:p>
    <w:p w:rsidR="005F1F37" w:rsidRPr="000665B4" w:rsidRDefault="005F1F37" w:rsidP="005F1F37">
      <w:pPr>
        <w:pStyle w:val="ad"/>
        <w:rPr>
          <w:rFonts w:hAnsi="宋体" w:cs="宋体"/>
          <w:b/>
        </w:rPr>
      </w:pPr>
      <w:r w:rsidRPr="000665B4">
        <w:rPr>
          <w:rFonts w:hAnsi="宋体" w:cs="宋体" w:hint="eastAsia"/>
          <w:b/>
        </w:rPr>
        <w:t>13、  应用... 95</w:t>
      </w:r>
    </w:p>
    <w:p w:rsidR="005F1F37" w:rsidRPr="000665B4" w:rsidRDefault="005F1F37" w:rsidP="005F1F37">
      <w:pPr>
        <w:pStyle w:val="ad"/>
        <w:rPr>
          <w:rFonts w:hAnsi="宋体" w:cs="宋体"/>
        </w:rPr>
      </w:pPr>
      <w:r w:rsidRPr="000665B4">
        <w:rPr>
          <w:rFonts w:hAnsi="宋体" w:cs="宋体" w:hint="eastAsia"/>
        </w:rPr>
        <w:t>13.1 Joseph问题...95</w:t>
      </w:r>
      <w:r w:rsidRPr="000665B4">
        <w:rPr>
          <w:rFonts w:hAnsi="宋体" w:cs="宋体" w:hint="eastAsia"/>
        </w:rPr>
        <w:tab/>
        <w:t>13.2 N皇后构造解... 96</w:t>
      </w:r>
      <w:r w:rsidRPr="000665B4">
        <w:rPr>
          <w:rFonts w:hAnsi="宋体" w:cs="宋体" w:hint="eastAsia"/>
        </w:rPr>
        <w:tab/>
      </w:r>
      <w:r w:rsidRPr="000665B4">
        <w:rPr>
          <w:rFonts w:hAnsi="宋体" w:cs="宋体" w:hint="eastAsia"/>
        </w:rPr>
        <w:tab/>
      </w:r>
      <w:r w:rsidRPr="000665B4">
        <w:rPr>
          <w:rFonts w:hAnsi="宋体" w:cs="宋体" w:hint="eastAsia"/>
        </w:rPr>
        <w:tab/>
        <w:t>13.3 布尔母函数... 96</w:t>
      </w:r>
    </w:p>
    <w:p w:rsidR="005F1F37" w:rsidRPr="000665B4" w:rsidRDefault="005F1F37" w:rsidP="005F1F37">
      <w:pPr>
        <w:pStyle w:val="ad"/>
        <w:rPr>
          <w:rFonts w:hAnsi="宋体" w:cs="宋体"/>
        </w:rPr>
      </w:pPr>
      <w:r w:rsidRPr="000665B4">
        <w:rPr>
          <w:rFonts w:hAnsi="宋体" w:cs="宋体" w:hint="eastAsia"/>
        </w:rPr>
        <w:t>13.4 第k元素... 97</w:t>
      </w:r>
      <w:r w:rsidRPr="000665B4">
        <w:rPr>
          <w:rFonts w:hAnsi="宋体" w:cs="宋体" w:hint="eastAsia"/>
        </w:rPr>
        <w:tab/>
      </w:r>
      <w:r w:rsidRPr="000665B4">
        <w:rPr>
          <w:rFonts w:hAnsi="宋体" w:cs="宋体" w:hint="eastAsia"/>
        </w:rPr>
        <w:tab/>
        <w:t>13.5 幻方构造...97</w:t>
      </w:r>
      <w:r w:rsidRPr="000665B4">
        <w:rPr>
          <w:rFonts w:hAnsi="宋体" w:cs="宋体" w:hint="eastAsia"/>
        </w:rPr>
        <w:tab/>
      </w:r>
      <w:r w:rsidRPr="000665B4">
        <w:rPr>
          <w:rFonts w:hAnsi="宋体" w:cs="宋体" w:hint="eastAsia"/>
        </w:rPr>
        <w:tab/>
      </w:r>
      <w:r w:rsidRPr="000665B4">
        <w:rPr>
          <w:rFonts w:hAnsi="宋体" w:cs="宋体" w:hint="eastAsia"/>
        </w:rPr>
        <w:tab/>
      </w:r>
      <w:r w:rsidRPr="000665B4">
        <w:rPr>
          <w:rFonts w:hAnsi="宋体" w:cs="宋体" w:hint="eastAsia"/>
        </w:rPr>
        <w:tab/>
        <w:t>13.6 模式匹配(kmp) 99</w:t>
      </w:r>
    </w:p>
    <w:p w:rsidR="005F1F37" w:rsidRPr="000665B4" w:rsidRDefault="005F1F37" w:rsidP="005F1F37">
      <w:pPr>
        <w:pStyle w:val="ad"/>
        <w:rPr>
          <w:rFonts w:hAnsi="宋体" w:cs="宋体"/>
        </w:rPr>
      </w:pPr>
      <w:r w:rsidRPr="000665B4">
        <w:rPr>
          <w:rFonts w:hAnsi="宋体" w:cs="宋体" w:hint="eastAsia"/>
        </w:rPr>
        <w:t>13.7 逆序对数... 99</w:t>
      </w:r>
      <w:r w:rsidRPr="000665B4">
        <w:rPr>
          <w:rFonts w:hAnsi="宋体" w:cs="宋体" w:hint="eastAsia"/>
        </w:rPr>
        <w:tab/>
        <w:t xml:space="preserve">    13.8 字符串最小表示..99</w:t>
      </w:r>
      <w:r w:rsidRPr="000665B4">
        <w:rPr>
          <w:rFonts w:hAnsi="宋体" w:cs="宋体" w:hint="eastAsia"/>
        </w:rPr>
        <w:tab/>
        <w:t xml:space="preserve">   13.9最长公共单调子序列..100</w:t>
      </w:r>
    </w:p>
    <w:p w:rsidR="005F1F37" w:rsidRPr="000665B4" w:rsidRDefault="005F1F37" w:rsidP="005F1F37">
      <w:pPr>
        <w:pStyle w:val="ad"/>
        <w:rPr>
          <w:rFonts w:hAnsi="宋体" w:cs="宋体"/>
        </w:rPr>
      </w:pPr>
      <w:r w:rsidRPr="000665B4">
        <w:rPr>
          <w:rFonts w:hAnsi="宋体" w:cs="宋体" w:hint="eastAsia"/>
        </w:rPr>
        <w:t>13.10 最长子序列..101</w:t>
      </w:r>
      <w:r w:rsidRPr="000665B4">
        <w:rPr>
          <w:rFonts w:hAnsi="宋体" w:cs="宋体" w:hint="eastAsia"/>
        </w:rPr>
        <w:tab/>
        <w:t>13.11 最大子串匹配...102</w:t>
      </w:r>
      <w:r w:rsidRPr="000665B4">
        <w:rPr>
          <w:rFonts w:hAnsi="宋体" w:cs="宋体" w:hint="eastAsia"/>
        </w:rPr>
        <w:tab/>
      </w:r>
      <w:r w:rsidRPr="000665B4">
        <w:rPr>
          <w:rFonts w:hAnsi="宋体" w:cs="宋体" w:hint="eastAsia"/>
        </w:rPr>
        <w:tab/>
        <w:t>13.12 最大子段和... 103</w:t>
      </w:r>
    </w:p>
    <w:p w:rsidR="005F1F37" w:rsidRPr="000665B4" w:rsidRDefault="005F1F37" w:rsidP="005F1F37">
      <w:pPr>
        <w:pStyle w:val="ad"/>
        <w:rPr>
          <w:rFonts w:hAnsi="宋体" w:cs="宋体"/>
        </w:rPr>
      </w:pPr>
      <w:r w:rsidRPr="000665B4">
        <w:rPr>
          <w:rFonts w:hAnsi="宋体" w:cs="宋体" w:hint="eastAsia"/>
        </w:rPr>
        <w:t>13.13 最大子阵和... 103</w:t>
      </w:r>
      <w:r w:rsidRPr="000665B4">
        <w:rPr>
          <w:rFonts w:hAnsi="宋体" w:cs="宋体" w:hint="eastAsia"/>
        </w:rPr>
        <w:tab/>
      </w:r>
      <w:r w:rsidRPr="000665B4">
        <w:rPr>
          <w:rFonts w:hAnsi="宋体" w:cs="宋体" w:hint="eastAsia"/>
        </w:rPr>
        <w:tab/>
      </w:r>
    </w:p>
    <w:p w:rsidR="005F1F37" w:rsidRPr="000665B4" w:rsidRDefault="005F1F37" w:rsidP="005F1F37">
      <w:pPr>
        <w:pStyle w:val="ad"/>
        <w:rPr>
          <w:rFonts w:hAnsi="宋体" w:cs="宋体"/>
          <w:b/>
        </w:rPr>
      </w:pPr>
      <w:r w:rsidRPr="000665B4">
        <w:rPr>
          <w:rFonts w:hAnsi="宋体" w:cs="宋体" w:hint="eastAsia"/>
          <w:b/>
        </w:rPr>
        <w:t>14、  其它... 104</w:t>
      </w:r>
    </w:p>
    <w:p w:rsidR="005F1F37" w:rsidRPr="000665B4" w:rsidRDefault="005F1F37" w:rsidP="005F1F37">
      <w:pPr>
        <w:pStyle w:val="ad"/>
        <w:rPr>
          <w:rFonts w:hAnsi="宋体" w:cs="宋体"/>
        </w:rPr>
      </w:pPr>
      <w:r w:rsidRPr="000665B4">
        <w:rPr>
          <w:rFonts w:hAnsi="宋体" w:cs="宋体" w:hint="eastAsia"/>
        </w:rPr>
        <w:t>14.1 大数(只能处理正数) 104</w:t>
      </w:r>
      <w:r w:rsidRPr="000665B4">
        <w:rPr>
          <w:rFonts w:hAnsi="宋体" w:cs="宋体" w:hint="eastAsia"/>
        </w:rPr>
        <w:tab/>
      </w:r>
      <w:r w:rsidRPr="000665B4">
        <w:rPr>
          <w:rFonts w:hAnsi="宋体" w:cs="宋体" w:hint="eastAsia"/>
        </w:rPr>
        <w:tab/>
        <w:t>14.2 分数... 110</w:t>
      </w:r>
      <w:r w:rsidRPr="000665B4">
        <w:rPr>
          <w:rFonts w:hAnsi="宋体" w:cs="宋体" w:hint="eastAsia"/>
        </w:rPr>
        <w:tab/>
      </w:r>
      <w:r w:rsidRPr="000665B4">
        <w:rPr>
          <w:rFonts w:hAnsi="宋体" w:cs="宋体" w:hint="eastAsia"/>
        </w:rPr>
        <w:tab/>
        <w:t>14.3 矩阵... 112</w:t>
      </w:r>
    </w:p>
    <w:p w:rsidR="005F1F37" w:rsidRPr="000665B4" w:rsidRDefault="005F1F37" w:rsidP="005F1F37">
      <w:pPr>
        <w:pStyle w:val="ad"/>
        <w:rPr>
          <w:rFonts w:hAnsi="宋体" w:cs="宋体"/>
        </w:rPr>
      </w:pPr>
      <w:r w:rsidRPr="000665B4">
        <w:rPr>
          <w:rFonts w:hAnsi="宋体" w:cs="宋体" w:hint="eastAsia"/>
        </w:rPr>
        <w:t>14.4 线性方程组... 114</w:t>
      </w:r>
      <w:r w:rsidRPr="000665B4">
        <w:rPr>
          <w:rFonts w:hAnsi="宋体" w:cs="宋体" w:hint="eastAsia"/>
        </w:rPr>
        <w:tab/>
      </w:r>
      <w:r w:rsidRPr="000665B4">
        <w:rPr>
          <w:rFonts w:hAnsi="宋体" w:cs="宋体" w:hint="eastAsia"/>
        </w:rPr>
        <w:tab/>
        <w:t>14.5 线性相关... 115</w:t>
      </w:r>
      <w:r w:rsidRPr="000665B4">
        <w:rPr>
          <w:rFonts w:hAnsi="宋体" w:cs="宋体" w:hint="eastAsia"/>
        </w:rPr>
        <w:tab/>
      </w:r>
      <w:r w:rsidRPr="000665B4">
        <w:rPr>
          <w:rFonts w:hAnsi="宋体" w:cs="宋体" w:hint="eastAsia"/>
        </w:rPr>
        <w:tab/>
      </w:r>
      <w:r w:rsidRPr="000665B4">
        <w:rPr>
          <w:rFonts w:hAnsi="宋体" w:hint="eastAsia"/>
        </w:rPr>
        <w:t>14.6 日期... 116</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F74E12">
      <w:pPr>
        <w:pStyle w:val="ad"/>
        <w:outlineLvl w:val="1"/>
        <w:rPr>
          <w:rFonts w:hAnsi="宋体" w:cs="宋体"/>
          <w:b/>
          <w:sz w:val="24"/>
          <w:szCs w:val="24"/>
        </w:rPr>
      </w:pPr>
      <w:bookmarkStart w:id="362" w:name="_Toc524383262"/>
      <w:r w:rsidRPr="000665B4">
        <w:rPr>
          <w:rFonts w:hAnsi="宋体" w:cs="宋体" w:hint="eastAsia"/>
          <w:b/>
          <w:sz w:val="24"/>
          <w:szCs w:val="24"/>
        </w:rPr>
        <w:t>1</w:t>
      </w:r>
      <w:r w:rsidR="00F74E12" w:rsidRPr="000665B4">
        <w:rPr>
          <w:rFonts w:hAnsi="宋体" w:cs="宋体" w:hint="eastAsia"/>
          <w:b/>
          <w:sz w:val="24"/>
          <w:szCs w:val="24"/>
        </w:rPr>
        <w:t>、</w:t>
      </w:r>
      <w:r w:rsidRPr="000665B4">
        <w:rPr>
          <w:rFonts w:hAnsi="宋体" w:cs="宋体" w:hint="eastAsia"/>
          <w:b/>
          <w:sz w:val="24"/>
          <w:szCs w:val="24"/>
        </w:rPr>
        <w:t>几何</w:t>
      </w:r>
      <w:bookmarkEnd w:id="362"/>
    </w:p>
    <w:p w:rsidR="005F1F37" w:rsidRPr="000665B4" w:rsidRDefault="005F1F37" w:rsidP="005F1F37">
      <w:pPr>
        <w:pStyle w:val="ad"/>
        <w:rPr>
          <w:rFonts w:hAnsi="宋体" w:cs="宋体"/>
          <w:b/>
        </w:rPr>
      </w:pPr>
      <w:r w:rsidRPr="000665B4">
        <w:rPr>
          <w:rFonts w:hAnsi="宋体" w:cs="宋体" w:hint="eastAsia"/>
          <w:b/>
        </w:rPr>
        <w:t>1.1 注意</w:t>
      </w:r>
    </w:p>
    <w:p w:rsidR="005F1F37" w:rsidRPr="000665B4" w:rsidRDefault="005F1F37" w:rsidP="005F1F37">
      <w:pPr>
        <w:pStyle w:val="ad"/>
        <w:rPr>
          <w:rFonts w:hAnsi="宋体" w:cs="宋体"/>
        </w:rPr>
      </w:pPr>
      <w:r w:rsidRPr="000665B4">
        <w:rPr>
          <w:rFonts w:hAnsi="宋体" w:cs="宋体" w:hint="eastAsia"/>
        </w:rPr>
        <w:t>1. 注意舍入方式(0.5的舍入方向);防止输出-0.</w:t>
      </w:r>
    </w:p>
    <w:p w:rsidR="005F1F37" w:rsidRPr="000665B4" w:rsidRDefault="005F1F37" w:rsidP="005F1F37">
      <w:pPr>
        <w:pStyle w:val="ad"/>
        <w:rPr>
          <w:rFonts w:hAnsi="宋体" w:cs="宋体"/>
        </w:rPr>
      </w:pPr>
      <w:r w:rsidRPr="000665B4">
        <w:rPr>
          <w:rFonts w:hAnsi="宋体" w:cs="宋体" w:hint="eastAsia"/>
        </w:rPr>
        <w:t>2. 几何题注意多测试不对称数据.</w:t>
      </w:r>
    </w:p>
    <w:p w:rsidR="005F1F37" w:rsidRPr="000665B4" w:rsidRDefault="005F1F37" w:rsidP="005F1F37">
      <w:pPr>
        <w:pStyle w:val="ad"/>
        <w:rPr>
          <w:rFonts w:hAnsi="宋体" w:cs="宋体"/>
        </w:rPr>
      </w:pPr>
      <w:r w:rsidRPr="000665B4">
        <w:rPr>
          <w:rFonts w:hAnsi="宋体" w:cs="宋体" w:hint="eastAsia"/>
        </w:rPr>
        <w:t>3. 整数几何注意xmult和dmult是否会出界;</w:t>
      </w:r>
      <w:r w:rsidRPr="000665B4">
        <w:rPr>
          <w:rFonts w:hAnsi="宋体" w:cs="宋体" w:hint="eastAsia"/>
        </w:rPr>
        <w:tab/>
        <w:t>符点几何注意eps的使用.</w:t>
      </w:r>
    </w:p>
    <w:p w:rsidR="005F1F37" w:rsidRPr="000665B4" w:rsidRDefault="005F1F37" w:rsidP="005F1F37">
      <w:pPr>
        <w:pStyle w:val="ad"/>
        <w:rPr>
          <w:rFonts w:hAnsi="宋体" w:cs="宋体"/>
        </w:rPr>
      </w:pPr>
      <w:r w:rsidRPr="000665B4">
        <w:rPr>
          <w:rFonts w:hAnsi="宋体" w:cs="宋体" w:hint="eastAsia"/>
        </w:rPr>
        <w:t>4. 避免使用斜率;注意除数是否会为0.</w:t>
      </w:r>
    </w:p>
    <w:p w:rsidR="005F1F37" w:rsidRPr="000665B4" w:rsidRDefault="005F1F37" w:rsidP="005F1F37">
      <w:pPr>
        <w:pStyle w:val="ad"/>
        <w:rPr>
          <w:rFonts w:hAnsi="宋体" w:cs="宋体"/>
        </w:rPr>
      </w:pPr>
      <w:r w:rsidRPr="000665B4">
        <w:rPr>
          <w:rFonts w:hAnsi="宋体" w:cs="宋体" w:hint="eastAsia"/>
        </w:rPr>
        <w:t>5. 公式一定要化简后再代入.</w:t>
      </w:r>
    </w:p>
    <w:p w:rsidR="005F1F37" w:rsidRPr="000665B4" w:rsidRDefault="005F1F37" w:rsidP="005F1F37">
      <w:pPr>
        <w:pStyle w:val="ad"/>
        <w:rPr>
          <w:rFonts w:hAnsi="宋体" w:cs="宋体"/>
        </w:rPr>
      </w:pPr>
      <w:r w:rsidRPr="000665B4">
        <w:rPr>
          <w:rFonts w:hAnsi="宋体" w:cs="宋体" w:hint="eastAsia"/>
        </w:rPr>
        <w:t>6. 判断同一个2*PI域内两角度差应该是</w:t>
      </w:r>
    </w:p>
    <w:p w:rsidR="005F1F37" w:rsidRPr="000665B4" w:rsidRDefault="005F1F37" w:rsidP="005F1F37">
      <w:pPr>
        <w:pStyle w:val="ad"/>
        <w:rPr>
          <w:rFonts w:hAnsi="宋体" w:cs="宋体"/>
          <w:lang w:val="pt-BR"/>
        </w:rPr>
      </w:pPr>
      <w:r w:rsidRPr="000665B4">
        <w:rPr>
          <w:rFonts w:hAnsi="宋体" w:cs="宋体" w:hint="eastAsia"/>
          <w:lang w:val="pt-BR"/>
        </w:rPr>
        <w:t xml:space="preserve">   abs(a1-a2)&lt;beta||abs(a1-a2)&gt;pi+pi-beta;</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w:t>
      </w:r>
      <w:r w:rsidRPr="000665B4">
        <w:rPr>
          <w:rFonts w:hAnsi="宋体" w:cs="宋体" w:hint="eastAsia"/>
        </w:rPr>
        <w:t>相等应该是</w:t>
      </w:r>
    </w:p>
    <w:p w:rsidR="005F1F37" w:rsidRPr="000665B4" w:rsidRDefault="005F1F37" w:rsidP="005F1F37">
      <w:pPr>
        <w:pStyle w:val="ad"/>
        <w:rPr>
          <w:rFonts w:hAnsi="宋体" w:cs="宋体"/>
          <w:lang w:val="pt-BR"/>
        </w:rPr>
      </w:pPr>
      <w:r w:rsidRPr="000665B4">
        <w:rPr>
          <w:rFonts w:hAnsi="宋体" w:cs="宋体" w:hint="eastAsia"/>
          <w:lang w:val="pt-BR"/>
        </w:rPr>
        <w:t xml:space="preserve">   abs(a1-a2)&lt;eps||abs(a1-a2)&gt;pi+pi-eps;</w:t>
      </w:r>
    </w:p>
    <w:p w:rsidR="005F1F37" w:rsidRPr="000665B4" w:rsidRDefault="005F1F37" w:rsidP="005F1F37">
      <w:pPr>
        <w:pStyle w:val="ad"/>
        <w:rPr>
          <w:rFonts w:hAnsi="宋体" w:cs="宋体"/>
          <w:lang w:val="pt-BR"/>
        </w:rPr>
      </w:pPr>
      <w:r w:rsidRPr="000665B4">
        <w:rPr>
          <w:rFonts w:hAnsi="宋体" w:cs="宋体" w:hint="eastAsia"/>
          <w:lang w:val="pt-BR"/>
        </w:rPr>
        <w:t xml:space="preserve">7. </w:t>
      </w:r>
      <w:r w:rsidRPr="000665B4">
        <w:rPr>
          <w:rFonts w:hAnsi="宋体" w:cs="宋体" w:hint="eastAsia"/>
        </w:rPr>
        <w:t>需要的话尽量使用</w:t>
      </w:r>
      <w:r w:rsidRPr="000665B4">
        <w:rPr>
          <w:rFonts w:hAnsi="宋体" w:cs="宋体" w:hint="eastAsia"/>
          <w:lang w:val="pt-BR"/>
        </w:rPr>
        <w:t>atan2,</w:t>
      </w:r>
      <w:r w:rsidRPr="000665B4">
        <w:rPr>
          <w:rFonts w:hAnsi="宋体" w:cs="宋体" w:hint="eastAsia"/>
        </w:rPr>
        <w:t>注意</w:t>
      </w:r>
      <w:r w:rsidRPr="000665B4">
        <w:rPr>
          <w:rFonts w:hAnsi="宋体" w:cs="宋体" w:hint="eastAsia"/>
          <w:lang w:val="pt-BR"/>
        </w:rPr>
        <w:t>:atan2(0,0)=0,</w:t>
      </w:r>
    </w:p>
    <w:p w:rsidR="005F1F37" w:rsidRPr="000665B4" w:rsidRDefault="005F1F37" w:rsidP="005F1F37">
      <w:pPr>
        <w:pStyle w:val="ad"/>
        <w:rPr>
          <w:rFonts w:hAnsi="宋体" w:cs="宋体"/>
          <w:lang w:val="pt-BR"/>
        </w:rPr>
      </w:pPr>
      <w:r w:rsidRPr="000665B4">
        <w:rPr>
          <w:rFonts w:hAnsi="宋体" w:cs="宋体" w:hint="eastAsia"/>
          <w:lang w:val="pt-BR"/>
        </w:rPr>
        <w:t xml:space="preserve">   atan2(1,0)=pi/2,atan2(-1,0)=-pi/2,atan2(0,1)=0,atan2(0,-1)=pi.</w:t>
      </w:r>
    </w:p>
    <w:p w:rsidR="005F1F37" w:rsidRPr="000665B4" w:rsidRDefault="005F1F37" w:rsidP="005F1F37">
      <w:pPr>
        <w:pStyle w:val="ad"/>
        <w:rPr>
          <w:rFonts w:hAnsi="宋体" w:cs="宋体"/>
          <w:lang w:val="pt-BR"/>
        </w:rPr>
      </w:pPr>
    </w:p>
    <w:p w:rsidR="005F1F37" w:rsidRPr="000665B4" w:rsidRDefault="005F1F37" w:rsidP="005F1F37">
      <w:pPr>
        <w:pStyle w:val="ad"/>
        <w:rPr>
          <w:rFonts w:hAnsi="宋体" w:cs="宋体"/>
          <w:lang w:val="pt-BR"/>
        </w:rPr>
      </w:pPr>
      <w:r w:rsidRPr="000665B4">
        <w:rPr>
          <w:rFonts w:hAnsi="宋体" w:cs="宋体" w:hint="eastAsia"/>
          <w:lang w:val="pt-BR"/>
        </w:rPr>
        <w:t>8. cross product = |u|*|v|*sin(a)</w:t>
      </w:r>
    </w:p>
    <w:p w:rsidR="005F1F37" w:rsidRPr="000665B4" w:rsidRDefault="005F1F37" w:rsidP="005F1F37">
      <w:pPr>
        <w:pStyle w:val="ad"/>
        <w:rPr>
          <w:rFonts w:hAnsi="宋体" w:cs="宋体"/>
        </w:rPr>
      </w:pPr>
      <w:r w:rsidRPr="000665B4">
        <w:rPr>
          <w:rFonts w:hAnsi="宋体" w:cs="宋体" w:hint="eastAsia"/>
          <w:lang w:val="pt-BR"/>
        </w:rPr>
        <w:t xml:space="preserve">   </w:t>
      </w:r>
      <w:r w:rsidRPr="000665B4">
        <w:rPr>
          <w:rFonts w:hAnsi="宋体" w:cs="宋体" w:hint="eastAsia"/>
        </w:rPr>
        <w:t>dot product = |u|*|v|*cos(a)</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9. (P1-P0)x(P2-P0)结果的意义:</w:t>
      </w:r>
    </w:p>
    <w:p w:rsidR="005F1F37" w:rsidRPr="000665B4" w:rsidRDefault="005F1F37" w:rsidP="005F1F37">
      <w:pPr>
        <w:pStyle w:val="ad"/>
        <w:rPr>
          <w:rFonts w:hAnsi="宋体" w:cs="宋体"/>
        </w:rPr>
      </w:pPr>
      <w:r w:rsidRPr="000665B4">
        <w:rPr>
          <w:rFonts w:hAnsi="宋体" w:cs="宋体" w:hint="eastAsia"/>
        </w:rPr>
        <w:t xml:space="preserve">   正: &lt;P0,P1&gt;在&lt;P0,P2&gt;顺时针(0,pi)内</w:t>
      </w:r>
    </w:p>
    <w:p w:rsidR="005F1F37" w:rsidRPr="000665B4" w:rsidRDefault="005F1F37" w:rsidP="005F1F37">
      <w:pPr>
        <w:pStyle w:val="ad"/>
        <w:rPr>
          <w:rFonts w:hAnsi="宋体" w:cs="宋体"/>
        </w:rPr>
      </w:pPr>
      <w:r w:rsidRPr="000665B4">
        <w:rPr>
          <w:rFonts w:hAnsi="宋体" w:cs="宋体" w:hint="eastAsia"/>
        </w:rPr>
        <w:lastRenderedPageBreak/>
        <w:t xml:space="preserve">   负: &lt;P0,P1&gt;在&lt;P0,P2&gt;逆时针(0,pi)内</w:t>
      </w:r>
    </w:p>
    <w:p w:rsidR="005F1F37" w:rsidRPr="000665B4" w:rsidRDefault="005F1F37" w:rsidP="005F1F37">
      <w:pPr>
        <w:pStyle w:val="ad"/>
        <w:rPr>
          <w:rFonts w:hAnsi="宋体" w:cs="宋体"/>
        </w:rPr>
      </w:pPr>
      <w:r w:rsidRPr="000665B4">
        <w:rPr>
          <w:rFonts w:hAnsi="宋体" w:cs="宋体" w:hint="eastAsia"/>
        </w:rPr>
        <w:t xml:space="preserve">   0 : &lt;P0,P1&gt;,&lt;P0,P2&gt;共线,夹角为0或pi</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10. 误差限缺省使用1e-8!</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1.2   几何公式</w:t>
      </w:r>
    </w:p>
    <w:p w:rsidR="005F1F37" w:rsidRPr="000665B4" w:rsidRDefault="005F1F37" w:rsidP="005F1F37">
      <w:pPr>
        <w:pStyle w:val="ad"/>
        <w:rPr>
          <w:rFonts w:hAnsi="宋体" w:cs="宋体"/>
        </w:rPr>
      </w:pPr>
      <w:r w:rsidRPr="000665B4">
        <w:rPr>
          <w:rFonts w:hAnsi="宋体" w:cs="宋体" w:hint="eastAsia"/>
        </w:rPr>
        <w:t>三角形:</w:t>
      </w:r>
    </w:p>
    <w:p w:rsidR="005F1F37" w:rsidRPr="000665B4" w:rsidRDefault="005F1F37" w:rsidP="005F1F37">
      <w:pPr>
        <w:pStyle w:val="ad"/>
        <w:rPr>
          <w:rFonts w:hAnsi="宋体" w:cs="宋体"/>
        </w:rPr>
      </w:pPr>
      <w:r w:rsidRPr="000665B4">
        <w:rPr>
          <w:rFonts w:hAnsi="宋体" w:cs="宋体" w:hint="eastAsia"/>
        </w:rPr>
        <w:t>1. 半周长 P=(a+b+c)/2</w:t>
      </w:r>
    </w:p>
    <w:p w:rsidR="005F1F37" w:rsidRPr="000665B4" w:rsidRDefault="005F1F37" w:rsidP="005F1F37">
      <w:pPr>
        <w:pStyle w:val="ad"/>
        <w:rPr>
          <w:rFonts w:hAnsi="宋体" w:cs="宋体"/>
        </w:rPr>
      </w:pPr>
      <w:r w:rsidRPr="000665B4">
        <w:rPr>
          <w:rFonts w:hAnsi="宋体" w:cs="宋体" w:hint="eastAsia"/>
        </w:rPr>
        <w:t>2. 面积 S=aHa/2=absin(C)/2=sqrt(P(P-a)(P-b)(P-c))</w:t>
      </w:r>
    </w:p>
    <w:p w:rsidR="005F1F37" w:rsidRPr="000665B4" w:rsidRDefault="005F1F37" w:rsidP="005F1F37">
      <w:pPr>
        <w:pStyle w:val="ad"/>
        <w:rPr>
          <w:rFonts w:hAnsi="宋体" w:cs="宋体"/>
        </w:rPr>
      </w:pPr>
      <w:r w:rsidRPr="000665B4">
        <w:rPr>
          <w:rFonts w:hAnsi="宋体" w:cs="宋体" w:hint="eastAsia"/>
        </w:rPr>
        <w:t>3. 中线 Ma=sqrt(2(b^2+c^2)-a^2)/2=sqrt(b^2+c^2+2bccos(A))/2</w:t>
      </w:r>
    </w:p>
    <w:p w:rsidR="005F1F37" w:rsidRPr="000665B4" w:rsidRDefault="005F1F37" w:rsidP="005F1F37">
      <w:pPr>
        <w:pStyle w:val="ad"/>
        <w:rPr>
          <w:rFonts w:hAnsi="宋体" w:cs="宋体"/>
        </w:rPr>
      </w:pPr>
      <w:r w:rsidRPr="000665B4">
        <w:rPr>
          <w:rFonts w:hAnsi="宋体" w:cs="宋体" w:hint="eastAsia"/>
        </w:rPr>
        <w:t>4. 角平分线 Ta=sqrt(bc((b+c)^2-a^2))/(b+c)=2bccos(A/2)/(b+c)</w:t>
      </w:r>
    </w:p>
    <w:p w:rsidR="005F1F37" w:rsidRPr="000665B4" w:rsidRDefault="005F1F37" w:rsidP="005F1F37">
      <w:pPr>
        <w:pStyle w:val="ad"/>
        <w:rPr>
          <w:rFonts w:hAnsi="宋体" w:cs="宋体"/>
        </w:rPr>
      </w:pPr>
      <w:r w:rsidRPr="000665B4">
        <w:rPr>
          <w:rFonts w:hAnsi="宋体" w:cs="宋体" w:hint="eastAsia"/>
        </w:rPr>
        <w:t>5. 高线 Ha=bsin(C)=csin(B)=sqrt(b^2-((a^2+b^2-c^2)/(</w:t>
      </w:r>
      <w:smartTag w:uri="urn:schemas-microsoft-com:office:smarttags" w:element="chmetcnv">
        <w:smartTagPr>
          <w:attr w:name="TCSC" w:val="0"/>
          <w:attr w:name="NumberType" w:val="1"/>
          <w:attr w:name="Negative" w:val="False"/>
          <w:attr w:name="HasSpace" w:val="False"/>
          <w:attr w:name="SourceValue" w:val="2"/>
          <w:attr w:name="UnitName" w:val="a"/>
        </w:smartTagPr>
        <w:r w:rsidRPr="000665B4">
          <w:rPr>
            <w:rFonts w:hAnsi="宋体" w:cs="宋体" w:hint="eastAsia"/>
          </w:rPr>
          <w:t>2a</w:t>
        </w:r>
      </w:smartTag>
      <w:r w:rsidRPr="000665B4">
        <w:rPr>
          <w:rFonts w:hAnsi="宋体" w:cs="宋体" w:hint="eastAsia"/>
        </w:rPr>
        <w:t>))^2)</w:t>
      </w:r>
    </w:p>
    <w:p w:rsidR="005F1F37" w:rsidRPr="000665B4" w:rsidRDefault="005F1F37" w:rsidP="005F1F37">
      <w:pPr>
        <w:pStyle w:val="ad"/>
        <w:rPr>
          <w:rFonts w:hAnsi="宋体" w:cs="宋体"/>
        </w:rPr>
      </w:pPr>
      <w:r w:rsidRPr="000665B4">
        <w:rPr>
          <w:rFonts w:hAnsi="宋体" w:cs="宋体" w:hint="eastAsia"/>
        </w:rPr>
        <w:t>6. 内切圆半径 r=S/P=asin(B/2)sin(C/2)/sin((B+C)/2)</w:t>
      </w:r>
    </w:p>
    <w:p w:rsidR="005F1F37" w:rsidRPr="000665B4" w:rsidRDefault="005F1F37" w:rsidP="005F1F37">
      <w:pPr>
        <w:pStyle w:val="ad"/>
        <w:rPr>
          <w:rFonts w:hAnsi="宋体" w:cs="宋体"/>
        </w:rPr>
      </w:pPr>
      <w:r w:rsidRPr="000665B4">
        <w:rPr>
          <w:rFonts w:hAnsi="宋体" w:cs="宋体" w:hint="eastAsia"/>
        </w:rPr>
        <w:t xml:space="preserve">               =4Rsin(A/2)sin(B/2)sin(C/2)=sqrt((P-a)(P-b)(P-c)/P)</w:t>
      </w:r>
    </w:p>
    <w:p w:rsidR="005F1F37" w:rsidRPr="000665B4" w:rsidRDefault="005F1F37" w:rsidP="005F1F37">
      <w:pPr>
        <w:pStyle w:val="ad"/>
        <w:rPr>
          <w:rFonts w:hAnsi="宋体" w:cs="宋体"/>
        </w:rPr>
      </w:pPr>
      <w:r w:rsidRPr="000665B4">
        <w:rPr>
          <w:rFonts w:hAnsi="宋体" w:cs="宋体" w:hint="eastAsia"/>
        </w:rPr>
        <w:t xml:space="preserve">               =Ptan(A/2)tan(B/2)tan(C/2)</w:t>
      </w:r>
    </w:p>
    <w:p w:rsidR="005F1F37" w:rsidRPr="000665B4" w:rsidRDefault="005F1F37" w:rsidP="005F1F37">
      <w:pPr>
        <w:pStyle w:val="ad"/>
        <w:rPr>
          <w:rFonts w:hAnsi="宋体" w:cs="宋体"/>
        </w:rPr>
      </w:pPr>
      <w:r w:rsidRPr="000665B4">
        <w:rPr>
          <w:rFonts w:hAnsi="宋体" w:cs="宋体" w:hint="eastAsia"/>
        </w:rPr>
        <w:t>7. 外接圆半径 R=abc/(4S)=a/(2sin(A))=b/(2sin(B))=c/(2sin(C))</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四边形:</w:t>
      </w:r>
    </w:p>
    <w:p w:rsidR="005F1F37" w:rsidRPr="000665B4" w:rsidRDefault="005F1F37" w:rsidP="005F1F37">
      <w:pPr>
        <w:pStyle w:val="ad"/>
        <w:rPr>
          <w:rFonts w:hAnsi="宋体" w:cs="宋体"/>
        </w:rPr>
      </w:pPr>
      <w:r w:rsidRPr="000665B4">
        <w:rPr>
          <w:rFonts w:hAnsi="宋体" w:cs="宋体" w:hint="eastAsia"/>
        </w:rPr>
        <w:t>D1,D2为对角线,M对角线中点连线,A为对角线夹角</w:t>
      </w:r>
    </w:p>
    <w:p w:rsidR="005F1F37" w:rsidRPr="000665B4" w:rsidRDefault="005F1F37" w:rsidP="005F1F37">
      <w:pPr>
        <w:pStyle w:val="ad"/>
        <w:rPr>
          <w:rFonts w:hAnsi="宋体" w:cs="宋体"/>
        </w:rPr>
      </w:pPr>
      <w:r w:rsidRPr="000665B4">
        <w:rPr>
          <w:rFonts w:hAnsi="宋体" w:cs="宋体" w:hint="eastAsia"/>
        </w:rPr>
        <w:t>1. a^2+b^2+c^2+d^2=D1^2+D2^2+</w:t>
      </w:r>
      <w:smartTag w:uri="urn:schemas-microsoft-com:office:smarttags" w:element="chmetcnv">
        <w:smartTagPr>
          <w:attr w:name="TCSC" w:val="0"/>
          <w:attr w:name="NumberType" w:val="1"/>
          <w:attr w:name="Negative" w:val="False"/>
          <w:attr w:name="HasSpace" w:val="False"/>
          <w:attr w:name="SourceValue" w:val="4"/>
          <w:attr w:name="UnitName" w:val="m"/>
        </w:smartTagPr>
        <w:r w:rsidRPr="000665B4">
          <w:rPr>
            <w:rFonts w:hAnsi="宋体" w:cs="宋体" w:hint="eastAsia"/>
          </w:rPr>
          <w:t>4M</w:t>
        </w:r>
      </w:smartTag>
      <w:r w:rsidRPr="000665B4">
        <w:rPr>
          <w:rFonts w:hAnsi="宋体" w:cs="宋体" w:hint="eastAsia"/>
        </w:rPr>
        <w:t>^2</w:t>
      </w:r>
    </w:p>
    <w:p w:rsidR="005F1F37" w:rsidRPr="000665B4" w:rsidRDefault="005F1F37" w:rsidP="005F1F37">
      <w:pPr>
        <w:pStyle w:val="ad"/>
        <w:rPr>
          <w:rFonts w:hAnsi="宋体" w:cs="宋体"/>
        </w:rPr>
      </w:pPr>
      <w:r w:rsidRPr="000665B4">
        <w:rPr>
          <w:rFonts w:hAnsi="宋体" w:cs="宋体" w:hint="eastAsia"/>
        </w:rPr>
        <w:t>2. S=D1D2sin(A)/2</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(以下对圆的内接四边形)</w:t>
      </w:r>
    </w:p>
    <w:p w:rsidR="005F1F37" w:rsidRPr="000665B4" w:rsidRDefault="005F1F37" w:rsidP="005F1F37">
      <w:pPr>
        <w:pStyle w:val="ad"/>
        <w:rPr>
          <w:rFonts w:hAnsi="宋体" w:cs="宋体"/>
        </w:rPr>
      </w:pPr>
      <w:r w:rsidRPr="000665B4">
        <w:rPr>
          <w:rFonts w:hAnsi="宋体" w:cs="宋体" w:hint="eastAsia"/>
        </w:rPr>
        <w:t>3. ac+bd=D1D2</w:t>
      </w:r>
    </w:p>
    <w:p w:rsidR="005F1F37" w:rsidRPr="000665B4" w:rsidRDefault="005F1F37" w:rsidP="005F1F37">
      <w:pPr>
        <w:pStyle w:val="ad"/>
        <w:rPr>
          <w:rFonts w:hAnsi="宋体" w:cs="宋体"/>
        </w:rPr>
      </w:pPr>
      <w:r w:rsidRPr="000665B4">
        <w:rPr>
          <w:rFonts w:hAnsi="宋体" w:cs="宋体" w:hint="eastAsia"/>
        </w:rPr>
        <w:t>4. S=sqrt((P-a)(P-b)(P-c)(P-d)),P为半周长</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正n边形:</w:t>
      </w:r>
    </w:p>
    <w:p w:rsidR="005F1F37" w:rsidRPr="000665B4" w:rsidRDefault="005F1F37" w:rsidP="005F1F37">
      <w:pPr>
        <w:pStyle w:val="ad"/>
        <w:rPr>
          <w:rFonts w:hAnsi="宋体" w:cs="宋体"/>
        </w:rPr>
      </w:pPr>
      <w:r w:rsidRPr="000665B4">
        <w:rPr>
          <w:rFonts w:hAnsi="宋体" w:cs="宋体" w:hint="eastAsia"/>
        </w:rPr>
        <w:t>R为外接圆半径,r为内切圆半径</w:t>
      </w:r>
    </w:p>
    <w:p w:rsidR="005F1F37" w:rsidRPr="000665B4" w:rsidRDefault="005F1F37" w:rsidP="005F1F37">
      <w:pPr>
        <w:pStyle w:val="ad"/>
        <w:rPr>
          <w:rFonts w:hAnsi="宋体" w:cs="宋体"/>
        </w:rPr>
      </w:pPr>
      <w:r w:rsidRPr="000665B4">
        <w:rPr>
          <w:rFonts w:hAnsi="宋体" w:cs="宋体" w:hint="eastAsia"/>
        </w:rPr>
        <w:t>1. 中心角 A=2PI/n</w:t>
      </w:r>
    </w:p>
    <w:p w:rsidR="005F1F37" w:rsidRPr="000665B4" w:rsidRDefault="005F1F37" w:rsidP="005F1F37">
      <w:pPr>
        <w:pStyle w:val="ad"/>
        <w:rPr>
          <w:rFonts w:hAnsi="宋体" w:cs="宋体"/>
        </w:rPr>
      </w:pPr>
      <w:r w:rsidRPr="000665B4">
        <w:rPr>
          <w:rFonts w:hAnsi="宋体" w:cs="宋体" w:hint="eastAsia"/>
        </w:rPr>
        <w:t>2. 内角 C=(n-2)PI/n</w:t>
      </w:r>
    </w:p>
    <w:p w:rsidR="005F1F37" w:rsidRPr="000665B4" w:rsidRDefault="005F1F37" w:rsidP="005F1F37">
      <w:pPr>
        <w:pStyle w:val="ad"/>
        <w:rPr>
          <w:rFonts w:hAnsi="宋体" w:cs="宋体"/>
        </w:rPr>
      </w:pPr>
      <w:r w:rsidRPr="000665B4">
        <w:rPr>
          <w:rFonts w:hAnsi="宋体" w:cs="宋体" w:hint="eastAsia"/>
        </w:rPr>
        <w:t>3. 边长 a=2sqrt(R^2-r^2)=2Rsin(A/2)=2rtan(A/2)</w:t>
      </w:r>
    </w:p>
    <w:p w:rsidR="005F1F37" w:rsidRPr="000665B4" w:rsidRDefault="005F1F37" w:rsidP="005F1F37">
      <w:pPr>
        <w:pStyle w:val="ad"/>
        <w:rPr>
          <w:rFonts w:hAnsi="宋体" w:cs="宋体"/>
        </w:rPr>
      </w:pPr>
      <w:r w:rsidRPr="000665B4">
        <w:rPr>
          <w:rFonts w:hAnsi="宋体" w:cs="宋体" w:hint="eastAsia"/>
        </w:rPr>
        <w:t>4. 面积 S=nar/2=nr^2tan(A/2)=nR^2sin(A)/2=na^2/(4tan(A/2))</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圆:</w:t>
      </w:r>
    </w:p>
    <w:p w:rsidR="005F1F37" w:rsidRPr="000665B4" w:rsidRDefault="005F1F37" w:rsidP="005F1F37">
      <w:pPr>
        <w:pStyle w:val="ad"/>
        <w:rPr>
          <w:rFonts w:hAnsi="宋体" w:cs="宋体"/>
        </w:rPr>
      </w:pPr>
      <w:r w:rsidRPr="000665B4">
        <w:rPr>
          <w:rFonts w:hAnsi="宋体" w:cs="宋体" w:hint="eastAsia"/>
        </w:rPr>
        <w:t>1. 弧长 l=rA</w:t>
      </w:r>
    </w:p>
    <w:p w:rsidR="005F1F37" w:rsidRPr="000665B4" w:rsidRDefault="005F1F37" w:rsidP="005F1F37">
      <w:pPr>
        <w:pStyle w:val="ad"/>
        <w:rPr>
          <w:rFonts w:hAnsi="宋体" w:cs="宋体"/>
        </w:rPr>
      </w:pPr>
      <w:r w:rsidRPr="000665B4">
        <w:rPr>
          <w:rFonts w:hAnsi="宋体" w:cs="宋体" w:hint="eastAsia"/>
        </w:rPr>
        <w:t>2. 弦长 a=2sqrt(2hr-h^2)=2rsin(A/2)</w:t>
      </w:r>
    </w:p>
    <w:p w:rsidR="005F1F37" w:rsidRPr="000665B4" w:rsidRDefault="005F1F37" w:rsidP="005F1F37">
      <w:pPr>
        <w:pStyle w:val="ad"/>
        <w:rPr>
          <w:rFonts w:hAnsi="宋体" w:cs="宋体"/>
        </w:rPr>
      </w:pPr>
      <w:r w:rsidRPr="000665B4">
        <w:rPr>
          <w:rFonts w:hAnsi="宋体" w:cs="宋体" w:hint="eastAsia"/>
        </w:rPr>
        <w:t>3. 弓形高 h=r-sqrt(r^2-a^2/4)=r(1-cos(A/2))=atan(A/4)/2</w:t>
      </w:r>
    </w:p>
    <w:p w:rsidR="005F1F37" w:rsidRPr="000665B4" w:rsidRDefault="005F1F37" w:rsidP="005F1F37">
      <w:pPr>
        <w:pStyle w:val="ad"/>
        <w:rPr>
          <w:rFonts w:hAnsi="宋体" w:cs="宋体"/>
        </w:rPr>
      </w:pPr>
      <w:r w:rsidRPr="000665B4">
        <w:rPr>
          <w:rFonts w:hAnsi="宋体" w:cs="宋体" w:hint="eastAsia"/>
        </w:rPr>
        <w:t>4. 扇形面积 S1=rl/2=r^</w:t>
      </w:r>
      <w:smartTag w:uri="urn:schemas-microsoft-com:office:smarttags" w:element="chmetcnv">
        <w:smartTagPr>
          <w:attr w:name="TCSC" w:val="0"/>
          <w:attr w:name="NumberType" w:val="1"/>
          <w:attr w:name="Negative" w:val="False"/>
          <w:attr w:name="HasSpace" w:val="False"/>
          <w:attr w:name="SourceValue" w:val="2"/>
          <w:attr w:name="UnitName" w:val="a"/>
        </w:smartTagPr>
        <w:r w:rsidRPr="000665B4">
          <w:rPr>
            <w:rFonts w:hAnsi="宋体" w:cs="宋体" w:hint="eastAsia"/>
          </w:rPr>
          <w:t>2A</w:t>
        </w:r>
      </w:smartTag>
      <w:r w:rsidRPr="000665B4">
        <w:rPr>
          <w:rFonts w:hAnsi="宋体" w:cs="宋体" w:hint="eastAsia"/>
        </w:rPr>
        <w:t>/2</w:t>
      </w:r>
    </w:p>
    <w:p w:rsidR="005F1F37" w:rsidRPr="000665B4" w:rsidRDefault="005F1F37" w:rsidP="005F1F37">
      <w:pPr>
        <w:pStyle w:val="ad"/>
        <w:rPr>
          <w:rFonts w:hAnsi="宋体" w:cs="宋体"/>
        </w:rPr>
      </w:pPr>
      <w:r w:rsidRPr="000665B4">
        <w:rPr>
          <w:rFonts w:hAnsi="宋体" w:cs="宋体" w:hint="eastAsia"/>
        </w:rPr>
        <w:t>5. 弓形面积 S2=(rl-a(r-h))/2=r^2(A-sin(A))/2</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棱柱:</w:t>
      </w:r>
    </w:p>
    <w:p w:rsidR="005F1F37" w:rsidRPr="000665B4" w:rsidRDefault="005F1F37" w:rsidP="005F1F37">
      <w:pPr>
        <w:pStyle w:val="ad"/>
        <w:rPr>
          <w:rFonts w:hAnsi="宋体" w:cs="宋体"/>
        </w:rPr>
      </w:pPr>
      <w:r w:rsidRPr="000665B4">
        <w:rPr>
          <w:rFonts w:hAnsi="宋体" w:cs="宋体" w:hint="eastAsia"/>
        </w:rPr>
        <w:t>1. 体积 V=Ah,A为底面积,h为高</w:t>
      </w:r>
    </w:p>
    <w:p w:rsidR="005F1F37" w:rsidRPr="000665B4" w:rsidRDefault="005F1F37" w:rsidP="005F1F37">
      <w:pPr>
        <w:pStyle w:val="ad"/>
        <w:rPr>
          <w:rFonts w:hAnsi="宋体" w:cs="宋体"/>
        </w:rPr>
      </w:pPr>
      <w:r w:rsidRPr="000665B4">
        <w:rPr>
          <w:rFonts w:hAnsi="宋体" w:cs="宋体" w:hint="eastAsia"/>
        </w:rPr>
        <w:t>2. 侧面积 S=lp,l为棱长,p为直截面周长</w:t>
      </w:r>
    </w:p>
    <w:p w:rsidR="005F1F37" w:rsidRPr="000665B4" w:rsidRDefault="005F1F37" w:rsidP="005F1F37">
      <w:pPr>
        <w:pStyle w:val="ad"/>
        <w:rPr>
          <w:rFonts w:hAnsi="宋体" w:cs="宋体"/>
        </w:rPr>
      </w:pPr>
      <w:r w:rsidRPr="000665B4">
        <w:rPr>
          <w:rFonts w:hAnsi="宋体" w:cs="宋体" w:hint="eastAsia"/>
        </w:rPr>
        <w:t>3. 全面积 T=S+</w:t>
      </w:r>
      <w:smartTag w:uri="urn:schemas-microsoft-com:office:smarttags" w:element="chmetcnv">
        <w:smartTagPr>
          <w:attr w:name="TCSC" w:val="0"/>
          <w:attr w:name="NumberType" w:val="1"/>
          <w:attr w:name="Negative" w:val="False"/>
          <w:attr w:name="HasSpace" w:val="False"/>
          <w:attr w:name="SourceValue" w:val="2"/>
          <w:attr w:name="UnitName" w:val="a"/>
        </w:smartTagPr>
        <w:r w:rsidRPr="000665B4">
          <w:rPr>
            <w:rFonts w:hAnsi="宋体" w:cs="宋体" w:hint="eastAsia"/>
          </w:rPr>
          <w:t>2A</w:t>
        </w:r>
      </w:smartTag>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棱锥:</w:t>
      </w:r>
    </w:p>
    <w:p w:rsidR="005F1F37" w:rsidRPr="000665B4" w:rsidRDefault="005F1F37" w:rsidP="005F1F37">
      <w:pPr>
        <w:pStyle w:val="ad"/>
        <w:rPr>
          <w:rFonts w:hAnsi="宋体" w:cs="宋体"/>
        </w:rPr>
      </w:pPr>
      <w:r w:rsidRPr="000665B4">
        <w:rPr>
          <w:rFonts w:hAnsi="宋体" w:cs="宋体" w:hint="eastAsia"/>
        </w:rPr>
        <w:t>1. 体积 V=Ah/3,A为底面积,h为高</w:t>
      </w:r>
    </w:p>
    <w:p w:rsidR="005F1F37" w:rsidRPr="000665B4" w:rsidRDefault="005F1F37" w:rsidP="005F1F37">
      <w:pPr>
        <w:pStyle w:val="ad"/>
        <w:rPr>
          <w:rFonts w:hAnsi="宋体" w:cs="宋体"/>
        </w:rPr>
      </w:pPr>
      <w:r w:rsidRPr="000665B4">
        <w:rPr>
          <w:rFonts w:hAnsi="宋体" w:cs="宋体" w:hint="eastAsia"/>
        </w:rPr>
        <w:t>(以下对正棱锥)</w:t>
      </w:r>
    </w:p>
    <w:p w:rsidR="005F1F37" w:rsidRPr="000665B4" w:rsidRDefault="005F1F37" w:rsidP="005F1F37">
      <w:pPr>
        <w:pStyle w:val="ad"/>
        <w:rPr>
          <w:rFonts w:hAnsi="宋体" w:cs="宋体"/>
        </w:rPr>
      </w:pPr>
      <w:r w:rsidRPr="000665B4">
        <w:rPr>
          <w:rFonts w:hAnsi="宋体" w:cs="宋体" w:hint="eastAsia"/>
        </w:rPr>
        <w:t>2. 侧面积 S=lp/2,l为斜高,p为底面周长</w:t>
      </w:r>
    </w:p>
    <w:p w:rsidR="005F1F37" w:rsidRPr="000665B4" w:rsidRDefault="005F1F37" w:rsidP="005F1F37">
      <w:pPr>
        <w:pStyle w:val="ad"/>
        <w:rPr>
          <w:rFonts w:hAnsi="宋体" w:cs="宋体"/>
        </w:rPr>
      </w:pPr>
      <w:r w:rsidRPr="000665B4">
        <w:rPr>
          <w:rFonts w:hAnsi="宋体" w:cs="宋体" w:hint="eastAsia"/>
        </w:rPr>
        <w:t>3. 全面积 T=S+A</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棱台:</w:t>
      </w:r>
    </w:p>
    <w:p w:rsidR="005F1F37" w:rsidRPr="000665B4" w:rsidRDefault="005F1F37" w:rsidP="005F1F37">
      <w:pPr>
        <w:pStyle w:val="ad"/>
        <w:rPr>
          <w:rFonts w:hAnsi="宋体" w:cs="宋体"/>
        </w:rPr>
      </w:pPr>
      <w:r w:rsidRPr="000665B4">
        <w:rPr>
          <w:rFonts w:hAnsi="宋体" w:cs="宋体" w:hint="eastAsia"/>
        </w:rPr>
        <w:t>1. 体积 V=(A1+A2+sqrt(A</w:t>
      </w:r>
      <w:smartTag w:uri="urn:schemas-microsoft-com:office:smarttags" w:element="chmetcnv">
        <w:smartTagPr>
          <w:attr w:name="TCSC" w:val="0"/>
          <w:attr w:name="NumberType" w:val="1"/>
          <w:attr w:name="Negative" w:val="False"/>
          <w:attr w:name="HasSpace" w:val="False"/>
          <w:attr w:name="SourceValue" w:val="1"/>
          <w:attr w:name="UnitName" w:val="a"/>
        </w:smartTagPr>
        <w:r w:rsidRPr="000665B4">
          <w:rPr>
            <w:rFonts w:hAnsi="宋体" w:cs="宋体" w:hint="eastAsia"/>
          </w:rPr>
          <w:t>1A</w:t>
        </w:r>
      </w:smartTag>
      <w:r w:rsidRPr="000665B4">
        <w:rPr>
          <w:rFonts w:hAnsi="宋体" w:cs="宋体" w:hint="eastAsia"/>
        </w:rPr>
        <w:t>2))h/3,A1.A2为上下底面积,h为高</w:t>
      </w:r>
    </w:p>
    <w:p w:rsidR="005F1F37" w:rsidRPr="000665B4" w:rsidRDefault="005F1F37" w:rsidP="005F1F37">
      <w:pPr>
        <w:pStyle w:val="ad"/>
        <w:rPr>
          <w:rFonts w:hAnsi="宋体" w:cs="宋体"/>
        </w:rPr>
      </w:pPr>
      <w:r w:rsidRPr="000665B4">
        <w:rPr>
          <w:rFonts w:hAnsi="宋体" w:cs="宋体" w:hint="eastAsia"/>
        </w:rPr>
        <w:t>(以下为正棱台)</w:t>
      </w:r>
    </w:p>
    <w:p w:rsidR="005F1F37" w:rsidRPr="000665B4" w:rsidRDefault="005F1F37" w:rsidP="005F1F37">
      <w:pPr>
        <w:pStyle w:val="ad"/>
        <w:rPr>
          <w:rFonts w:hAnsi="宋体" w:cs="宋体"/>
        </w:rPr>
      </w:pPr>
      <w:r w:rsidRPr="000665B4">
        <w:rPr>
          <w:rFonts w:hAnsi="宋体" w:cs="宋体" w:hint="eastAsia"/>
        </w:rPr>
        <w:t>2. 侧面积 S=(p1+p2)l/2,p1.p2为上下底面周长,l为斜高</w:t>
      </w:r>
    </w:p>
    <w:p w:rsidR="005F1F37" w:rsidRPr="000665B4" w:rsidRDefault="005F1F37" w:rsidP="005F1F37">
      <w:pPr>
        <w:pStyle w:val="ad"/>
        <w:rPr>
          <w:rFonts w:hAnsi="宋体" w:cs="宋体"/>
        </w:rPr>
      </w:pPr>
      <w:r w:rsidRPr="000665B4">
        <w:rPr>
          <w:rFonts w:hAnsi="宋体" w:cs="宋体" w:hint="eastAsia"/>
        </w:rPr>
        <w:t>3. 全面积 T=S+A1+A2</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圆柱:</w:t>
      </w:r>
    </w:p>
    <w:p w:rsidR="005F1F37" w:rsidRPr="000665B4" w:rsidRDefault="005F1F37" w:rsidP="005F1F37">
      <w:pPr>
        <w:pStyle w:val="ad"/>
        <w:rPr>
          <w:rFonts w:hAnsi="宋体" w:cs="宋体"/>
        </w:rPr>
      </w:pPr>
      <w:r w:rsidRPr="000665B4">
        <w:rPr>
          <w:rFonts w:hAnsi="宋体" w:cs="宋体" w:hint="eastAsia"/>
        </w:rPr>
        <w:t>1. 侧面积 S=2PIrh</w:t>
      </w:r>
    </w:p>
    <w:p w:rsidR="005F1F37" w:rsidRPr="000665B4" w:rsidRDefault="005F1F37" w:rsidP="005F1F37">
      <w:pPr>
        <w:pStyle w:val="ad"/>
        <w:rPr>
          <w:rFonts w:hAnsi="宋体" w:cs="宋体"/>
        </w:rPr>
      </w:pPr>
      <w:r w:rsidRPr="000665B4">
        <w:rPr>
          <w:rFonts w:hAnsi="宋体" w:cs="宋体" w:hint="eastAsia"/>
        </w:rPr>
        <w:t>2. 全面积 T=2PIr(h+r)</w:t>
      </w:r>
    </w:p>
    <w:p w:rsidR="005F1F37" w:rsidRPr="000665B4" w:rsidRDefault="005F1F37" w:rsidP="005F1F37">
      <w:pPr>
        <w:pStyle w:val="ad"/>
        <w:rPr>
          <w:rFonts w:hAnsi="宋体" w:cs="宋体"/>
        </w:rPr>
      </w:pPr>
      <w:r w:rsidRPr="000665B4">
        <w:rPr>
          <w:rFonts w:hAnsi="宋体" w:cs="宋体" w:hint="eastAsia"/>
        </w:rPr>
        <w:t>3. 体积 V=PIr^2h</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圆锥:</w:t>
      </w:r>
    </w:p>
    <w:p w:rsidR="005F1F37" w:rsidRPr="000665B4" w:rsidRDefault="005F1F37" w:rsidP="005F1F37">
      <w:pPr>
        <w:pStyle w:val="ad"/>
        <w:rPr>
          <w:rFonts w:hAnsi="宋体" w:cs="宋体"/>
        </w:rPr>
      </w:pPr>
      <w:r w:rsidRPr="000665B4">
        <w:rPr>
          <w:rFonts w:hAnsi="宋体" w:cs="宋体" w:hint="eastAsia"/>
        </w:rPr>
        <w:t>1. 母线 l=sqrt(h^2+r^2)</w:t>
      </w:r>
    </w:p>
    <w:p w:rsidR="005F1F37" w:rsidRPr="000665B4" w:rsidRDefault="005F1F37" w:rsidP="005F1F37">
      <w:pPr>
        <w:pStyle w:val="ad"/>
        <w:rPr>
          <w:rFonts w:hAnsi="宋体" w:cs="宋体"/>
        </w:rPr>
      </w:pPr>
      <w:r w:rsidRPr="000665B4">
        <w:rPr>
          <w:rFonts w:hAnsi="宋体" w:cs="宋体" w:hint="eastAsia"/>
        </w:rPr>
        <w:t>2. 侧面积 S=PIrl</w:t>
      </w:r>
    </w:p>
    <w:p w:rsidR="005F1F37" w:rsidRPr="000665B4" w:rsidRDefault="005F1F37" w:rsidP="005F1F37">
      <w:pPr>
        <w:pStyle w:val="ad"/>
        <w:rPr>
          <w:rFonts w:hAnsi="宋体" w:cs="宋体"/>
        </w:rPr>
      </w:pPr>
      <w:r w:rsidRPr="000665B4">
        <w:rPr>
          <w:rFonts w:hAnsi="宋体" w:cs="宋体" w:hint="eastAsia"/>
        </w:rPr>
        <w:t>3. 全面积 T=PIr(l+r)</w:t>
      </w:r>
    </w:p>
    <w:p w:rsidR="005F1F37" w:rsidRPr="000665B4" w:rsidRDefault="005F1F37" w:rsidP="005F1F37">
      <w:pPr>
        <w:pStyle w:val="ad"/>
        <w:rPr>
          <w:rFonts w:hAnsi="宋体" w:cs="宋体"/>
        </w:rPr>
      </w:pPr>
      <w:r w:rsidRPr="000665B4">
        <w:rPr>
          <w:rFonts w:hAnsi="宋体" w:cs="宋体" w:hint="eastAsia"/>
        </w:rPr>
        <w:t>4. 体积 V=PIr^2h/3</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圆台:</w:t>
      </w:r>
    </w:p>
    <w:p w:rsidR="005F1F37" w:rsidRPr="000665B4" w:rsidRDefault="005F1F37" w:rsidP="005F1F37">
      <w:pPr>
        <w:pStyle w:val="ad"/>
        <w:rPr>
          <w:rFonts w:hAnsi="宋体" w:cs="宋体"/>
        </w:rPr>
      </w:pPr>
      <w:r w:rsidRPr="000665B4">
        <w:rPr>
          <w:rFonts w:hAnsi="宋体" w:cs="宋体" w:hint="eastAsia"/>
        </w:rPr>
        <w:t>1. 母线 l=sqrt(h^2+(r1-r2)^2)</w:t>
      </w:r>
    </w:p>
    <w:p w:rsidR="005F1F37" w:rsidRPr="000665B4" w:rsidRDefault="005F1F37" w:rsidP="005F1F37">
      <w:pPr>
        <w:pStyle w:val="ad"/>
        <w:rPr>
          <w:rFonts w:hAnsi="宋体" w:cs="宋体"/>
        </w:rPr>
      </w:pPr>
      <w:r w:rsidRPr="000665B4">
        <w:rPr>
          <w:rFonts w:hAnsi="宋体" w:cs="宋体" w:hint="eastAsia"/>
        </w:rPr>
        <w:t>2. 侧面积 S=PI(r1+r2)l</w:t>
      </w:r>
    </w:p>
    <w:p w:rsidR="005F1F37" w:rsidRPr="000665B4" w:rsidRDefault="005F1F37" w:rsidP="005F1F37">
      <w:pPr>
        <w:pStyle w:val="ad"/>
        <w:rPr>
          <w:rFonts w:hAnsi="宋体" w:cs="宋体"/>
        </w:rPr>
      </w:pPr>
      <w:r w:rsidRPr="000665B4">
        <w:rPr>
          <w:rFonts w:hAnsi="宋体" w:cs="宋体" w:hint="eastAsia"/>
        </w:rPr>
        <w:t>3. 全面积 T=PIr1(l+r1)+PIr2(l+r2)</w:t>
      </w:r>
    </w:p>
    <w:p w:rsidR="005F1F37" w:rsidRPr="000665B4" w:rsidRDefault="005F1F37" w:rsidP="005F1F37">
      <w:pPr>
        <w:pStyle w:val="ad"/>
        <w:rPr>
          <w:rFonts w:hAnsi="宋体" w:cs="宋体"/>
        </w:rPr>
      </w:pPr>
      <w:r w:rsidRPr="000665B4">
        <w:rPr>
          <w:rFonts w:hAnsi="宋体" w:cs="宋体" w:hint="eastAsia"/>
        </w:rPr>
        <w:t>4. 体积 V=PI(r1^2+r2^2+r1r2)h/3</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球:</w:t>
      </w:r>
    </w:p>
    <w:p w:rsidR="005F1F37" w:rsidRPr="000665B4" w:rsidRDefault="005F1F37" w:rsidP="005F1F37">
      <w:pPr>
        <w:pStyle w:val="ad"/>
        <w:rPr>
          <w:rFonts w:hAnsi="宋体" w:cs="宋体"/>
        </w:rPr>
      </w:pPr>
      <w:r w:rsidRPr="000665B4">
        <w:rPr>
          <w:rFonts w:hAnsi="宋体" w:cs="宋体" w:hint="eastAsia"/>
        </w:rPr>
        <w:t>1. 全面积 T=4PIr^2</w:t>
      </w:r>
    </w:p>
    <w:p w:rsidR="005F1F37" w:rsidRPr="000665B4" w:rsidRDefault="005F1F37" w:rsidP="005F1F37">
      <w:pPr>
        <w:pStyle w:val="ad"/>
        <w:rPr>
          <w:rFonts w:hAnsi="宋体" w:cs="宋体"/>
        </w:rPr>
      </w:pPr>
      <w:r w:rsidRPr="000665B4">
        <w:rPr>
          <w:rFonts w:hAnsi="宋体" w:cs="宋体" w:hint="eastAsia"/>
        </w:rPr>
        <w:t>2. 体积 V=4PIr^3/3</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球台:</w:t>
      </w:r>
    </w:p>
    <w:p w:rsidR="005F1F37" w:rsidRPr="000665B4" w:rsidRDefault="005F1F37" w:rsidP="005F1F37">
      <w:pPr>
        <w:pStyle w:val="ad"/>
        <w:rPr>
          <w:rFonts w:hAnsi="宋体" w:cs="宋体"/>
        </w:rPr>
      </w:pPr>
      <w:r w:rsidRPr="000665B4">
        <w:rPr>
          <w:rFonts w:hAnsi="宋体" w:cs="宋体" w:hint="eastAsia"/>
        </w:rPr>
        <w:t>1. 侧面积 S=2PIrh</w:t>
      </w:r>
    </w:p>
    <w:p w:rsidR="005F1F37" w:rsidRPr="000665B4" w:rsidRDefault="005F1F37" w:rsidP="005F1F37">
      <w:pPr>
        <w:pStyle w:val="ad"/>
        <w:rPr>
          <w:rFonts w:hAnsi="宋体" w:cs="宋体"/>
        </w:rPr>
      </w:pPr>
      <w:r w:rsidRPr="000665B4">
        <w:rPr>
          <w:rFonts w:hAnsi="宋体" w:cs="宋体" w:hint="eastAsia"/>
        </w:rPr>
        <w:t>2. 全面积 T=PI(2rh+r1^2+r2^2)</w:t>
      </w:r>
    </w:p>
    <w:p w:rsidR="005F1F37" w:rsidRPr="000665B4" w:rsidRDefault="005F1F37" w:rsidP="005F1F37">
      <w:pPr>
        <w:pStyle w:val="ad"/>
        <w:rPr>
          <w:rFonts w:hAnsi="宋体" w:cs="宋体"/>
        </w:rPr>
      </w:pPr>
      <w:r w:rsidRPr="000665B4">
        <w:rPr>
          <w:rFonts w:hAnsi="宋体" w:cs="宋体" w:hint="eastAsia"/>
        </w:rPr>
        <w:t>3. 体积 V=PIh(3(r1^2+r2^2)+h^2)/6</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球扇形:</w:t>
      </w:r>
    </w:p>
    <w:p w:rsidR="005F1F37" w:rsidRPr="000665B4" w:rsidRDefault="005F1F37" w:rsidP="005F1F37">
      <w:pPr>
        <w:pStyle w:val="ad"/>
        <w:rPr>
          <w:rFonts w:hAnsi="宋体" w:cs="宋体"/>
        </w:rPr>
      </w:pPr>
      <w:r w:rsidRPr="000665B4">
        <w:rPr>
          <w:rFonts w:hAnsi="宋体" w:cs="宋体" w:hint="eastAsia"/>
        </w:rPr>
        <w:t>1. 全面积 T=PIr(2h+r0),h为球冠高,r0为球冠底面半径</w:t>
      </w:r>
    </w:p>
    <w:p w:rsidR="005F1F37" w:rsidRPr="000665B4" w:rsidRDefault="005F1F37" w:rsidP="005F1F37">
      <w:pPr>
        <w:pStyle w:val="ad"/>
        <w:rPr>
          <w:rFonts w:hAnsi="宋体" w:cs="宋体"/>
        </w:rPr>
      </w:pPr>
      <w:r w:rsidRPr="000665B4">
        <w:rPr>
          <w:rFonts w:hAnsi="宋体" w:cs="宋体" w:hint="eastAsia"/>
        </w:rPr>
        <w:t>2. 体积 V=2PIr^2h/3</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1.3  多边形</w:t>
      </w:r>
    </w:p>
    <w:p w:rsidR="005F1F37" w:rsidRPr="000665B4" w:rsidRDefault="005F1F37" w:rsidP="005F1F37">
      <w:pPr>
        <w:pStyle w:val="ad"/>
        <w:rPr>
          <w:rFonts w:hAnsi="宋体" w:cs="宋体"/>
        </w:rPr>
      </w:pPr>
      <w:r w:rsidRPr="000665B4">
        <w:rPr>
          <w:rFonts w:hAnsi="宋体" w:cs="宋体" w:hint="eastAsia"/>
        </w:rPr>
        <w:lastRenderedPageBreak/>
        <w:t>#include &lt;stdlib.h&gt;</w:t>
      </w:r>
    </w:p>
    <w:p w:rsidR="005F1F37" w:rsidRPr="000665B4" w:rsidRDefault="005F1F37" w:rsidP="005F1F37">
      <w:pPr>
        <w:pStyle w:val="ad"/>
        <w:rPr>
          <w:rFonts w:hAnsi="宋体" w:cs="宋体"/>
        </w:rPr>
      </w:pPr>
      <w:r w:rsidRPr="000665B4">
        <w:rPr>
          <w:rFonts w:hAnsi="宋体" w:cs="宋体" w:hint="eastAsia"/>
        </w:rPr>
        <w:t>#include &lt;math.h&gt;</w:t>
      </w:r>
    </w:p>
    <w:p w:rsidR="005F1F37" w:rsidRPr="000665B4" w:rsidRDefault="005F1F37" w:rsidP="005F1F37">
      <w:pPr>
        <w:pStyle w:val="ad"/>
        <w:rPr>
          <w:rFonts w:hAnsi="宋体" w:cs="宋体"/>
        </w:rPr>
      </w:pPr>
      <w:r w:rsidRPr="000665B4">
        <w:rPr>
          <w:rFonts w:hAnsi="宋体" w:cs="宋体" w:hint="eastAsia"/>
        </w:rPr>
        <w:t>#define MAXN 1000</w:t>
      </w:r>
    </w:p>
    <w:p w:rsidR="005F1F37" w:rsidRPr="000665B4" w:rsidRDefault="005F1F37" w:rsidP="005F1F37">
      <w:pPr>
        <w:pStyle w:val="ad"/>
        <w:rPr>
          <w:rFonts w:hAnsi="宋体" w:cs="宋体"/>
        </w:rPr>
      </w:pPr>
      <w:r w:rsidRPr="000665B4">
        <w:rPr>
          <w:rFonts w:hAnsi="宋体" w:cs="宋体" w:hint="eastAsia"/>
        </w:rPr>
        <w:t>#define offset 10000</w:t>
      </w:r>
    </w:p>
    <w:p w:rsidR="005F1F37" w:rsidRPr="000665B4" w:rsidRDefault="005F1F37" w:rsidP="005F1F37">
      <w:pPr>
        <w:pStyle w:val="ad"/>
        <w:rPr>
          <w:rFonts w:hAnsi="宋体" w:cs="宋体"/>
        </w:rPr>
      </w:pPr>
      <w:r w:rsidRPr="000665B4">
        <w:rPr>
          <w:rFonts w:hAnsi="宋体" w:cs="宋体" w:hint="eastAsia"/>
        </w:rPr>
        <w:t>#define eps 1e-8</w:t>
      </w:r>
    </w:p>
    <w:p w:rsidR="005F1F37" w:rsidRPr="000665B4" w:rsidRDefault="005F1F37" w:rsidP="005F1F37">
      <w:pPr>
        <w:pStyle w:val="ad"/>
        <w:rPr>
          <w:rFonts w:hAnsi="宋体" w:cs="宋体"/>
          <w:lang w:val="pt-BR"/>
        </w:rPr>
      </w:pPr>
      <w:r w:rsidRPr="000665B4">
        <w:rPr>
          <w:rFonts w:hAnsi="宋体" w:cs="宋体" w:hint="eastAsia"/>
          <w:lang w:val="pt-BR"/>
        </w:rPr>
        <w:t>#define zero(x) (((x)&gt;0?(x):-(x))&lt;eps)</w:t>
      </w:r>
    </w:p>
    <w:p w:rsidR="005F1F37" w:rsidRPr="000665B4" w:rsidRDefault="005F1F37" w:rsidP="005F1F37">
      <w:pPr>
        <w:pStyle w:val="ad"/>
        <w:rPr>
          <w:rFonts w:hAnsi="宋体" w:cs="宋体"/>
        </w:rPr>
      </w:pPr>
      <w:r w:rsidRPr="000665B4">
        <w:rPr>
          <w:rFonts w:hAnsi="宋体" w:cs="宋体" w:hint="eastAsia"/>
        </w:rPr>
        <w:t>#define _sign(x) ((x)&gt;eps?1:((x)&lt;-eps?2:0))</w:t>
      </w:r>
    </w:p>
    <w:p w:rsidR="005F1F37" w:rsidRPr="000665B4" w:rsidRDefault="005F1F37" w:rsidP="005F1F37">
      <w:pPr>
        <w:pStyle w:val="ad"/>
        <w:rPr>
          <w:rFonts w:hAnsi="宋体" w:cs="宋体"/>
        </w:rPr>
      </w:pPr>
      <w:r w:rsidRPr="000665B4">
        <w:rPr>
          <w:rFonts w:hAnsi="宋体" w:cs="宋体" w:hint="eastAsia"/>
        </w:rPr>
        <w:t>struct point{double x,y;};</w:t>
      </w:r>
    </w:p>
    <w:p w:rsidR="005F1F37" w:rsidRPr="000665B4" w:rsidRDefault="005F1F37" w:rsidP="005F1F37">
      <w:pPr>
        <w:pStyle w:val="ad"/>
        <w:rPr>
          <w:rFonts w:hAnsi="宋体" w:cs="宋体"/>
        </w:rPr>
      </w:pPr>
      <w:r w:rsidRPr="000665B4">
        <w:rPr>
          <w:rFonts w:hAnsi="宋体" w:cs="宋体" w:hint="eastAsia"/>
        </w:rPr>
        <w:t>struct line{point a,b;};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xmult(point p1,point p2,point p0){</w:t>
      </w:r>
    </w:p>
    <w:p w:rsidR="005F1F37" w:rsidRPr="000665B4" w:rsidRDefault="005F1F37" w:rsidP="005F1F37">
      <w:pPr>
        <w:pStyle w:val="ad"/>
        <w:rPr>
          <w:rFonts w:hAnsi="宋体" w:cs="宋体"/>
        </w:rPr>
      </w:pPr>
      <w:r w:rsidRPr="000665B4">
        <w:rPr>
          <w:rFonts w:hAnsi="宋体" w:cs="宋体" w:hint="eastAsia"/>
        </w:rPr>
        <w:t xml:space="preserve">       return (p1.x-p0.x)*(p2.y-p0.y)-(p2.x-p0.x)*(p1.y-p0.y);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//判定凸多边形,顶点按顺时针或逆时针给出,允许相邻边共线</w:t>
      </w:r>
    </w:p>
    <w:p w:rsidR="005F1F37" w:rsidRPr="000665B4" w:rsidRDefault="005F1F37" w:rsidP="005F1F37">
      <w:pPr>
        <w:pStyle w:val="ad"/>
        <w:rPr>
          <w:rFonts w:hAnsi="宋体" w:cs="宋体"/>
        </w:rPr>
      </w:pPr>
      <w:r w:rsidRPr="000665B4">
        <w:rPr>
          <w:rFonts w:hAnsi="宋体" w:cs="宋体" w:hint="eastAsia"/>
        </w:rPr>
        <w:t>int is_convex(int n,point* p){</w:t>
      </w:r>
    </w:p>
    <w:p w:rsidR="005F1F37" w:rsidRPr="000665B4" w:rsidRDefault="005F1F37" w:rsidP="005F1F37">
      <w:pPr>
        <w:pStyle w:val="ad"/>
        <w:rPr>
          <w:rFonts w:hAnsi="宋体" w:cs="宋体"/>
        </w:rPr>
      </w:pPr>
      <w:r w:rsidRPr="000665B4">
        <w:rPr>
          <w:rFonts w:hAnsi="宋体" w:cs="宋体" w:hint="eastAsia"/>
        </w:rPr>
        <w:t xml:space="preserve">       int i,s[3]={1,1,1};</w:t>
      </w:r>
    </w:p>
    <w:p w:rsidR="005F1F37" w:rsidRPr="000665B4" w:rsidRDefault="005F1F37" w:rsidP="005F1F37">
      <w:pPr>
        <w:pStyle w:val="ad"/>
        <w:rPr>
          <w:rFonts w:hAnsi="宋体" w:cs="宋体"/>
        </w:rPr>
      </w:pPr>
      <w:r w:rsidRPr="000665B4">
        <w:rPr>
          <w:rFonts w:hAnsi="宋体" w:cs="宋体" w:hint="eastAsia"/>
        </w:rPr>
        <w:t xml:space="preserve">       for (i=0;i&lt;n&amp;&amp;s[1]|s[2];i++)</w:t>
      </w:r>
    </w:p>
    <w:p w:rsidR="005F1F37" w:rsidRPr="000665B4" w:rsidRDefault="005F1F37" w:rsidP="005F1F37">
      <w:pPr>
        <w:pStyle w:val="ad"/>
        <w:rPr>
          <w:rFonts w:hAnsi="宋体" w:cs="宋体"/>
        </w:rPr>
      </w:pPr>
      <w:r w:rsidRPr="000665B4">
        <w:rPr>
          <w:rFonts w:hAnsi="宋体" w:cs="宋体" w:hint="eastAsia"/>
        </w:rPr>
        <w:t xml:space="preserve">              s[_sign(xmult(p[(i+1)%n],p[(i+2)%n],p[i]))]=0;</w:t>
      </w:r>
    </w:p>
    <w:p w:rsidR="005F1F37" w:rsidRPr="000665B4" w:rsidRDefault="005F1F37" w:rsidP="005F1F37">
      <w:pPr>
        <w:pStyle w:val="ad"/>
        <w:rPr>
          <w:rFonts w:hAnsi="宋体" w:cs="宋体"/>
        </w:rPr>
      </w:pPr>
      <w:r w:rsidRPr="000665B4">
        <w:rPr>
          <w:rFonts w:hAnsi="宋体" w:cs="宋体" w:hint="eastAsia"/>
        </w:rPr>
        <w:t xml:space="preserve">       return s[1]|s[2];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//判定凸多边形,顶点按顺时针或逆时针给出,不允许相邻边共线</w:t>
      </w:r>
    </w:p>
    <w:p w:rsidR="005F1F37" w:rsidRPr="000665B4" w:rsidRDefault="005F1F37" w:rsidP="005F1F37">
      <w:pPr>
        <w:pStyle w:val="ad"/>
        <w:rPr>
          <w:rFonts w:hAnsi="宋体" w:cs="宋体"/>
        </w:rPr>
      </w:pPr>
      <w:r w:rsidRPr="000665B4">
        <w:rPr>
          <w:rFonts w:hAnsi="宋体" w:cs="宋体" w:hint="eastAsia"/>
        </w:rPr>
        <w:t>int is_convex_v2(int n,point* p){</w:t>
      </w:r>
    </w:p>
    <w:p w:rsidR="005F1F37" w:rsidRPr="000665B4" w:rsidRDefault="005F1F37" w:rsidP="005F1F37">
      <w:pPr>
        <w:pStyle w:val="ad"/>
        <w:rPr>
          <w:rFonts w:hAnsi="宋体" w:cs="宋体"/>
        </w:rPr>
      </w:pPr>
      <w:r w:rsidRPr="000665B4">
        <w:rPr>
          <w:rFonts w:hAnsi="宋体" w:cs="宋体" w:hint="eastAsia"/>
        </w:rPr>
        <w:t xml:space="preserve">       int i,s[3]={1,1,1};</w:t>
      </w:r>
    </w:p>
    <w:p w:rsidR="005F1F37" w:rsidRPr="000665B4" w:rsidRDefault="005F1F37" w:rsidP="005F1F37">
      <w:pPr>
        <w:pStyle w:val="ad"/>
        <w:rPr>
          <w:rFonts w:hAnsi="宋体" w:cs="宋体"/>
        </w:rPr>
      </w:pPr>
      <w:r w:rsidRPr="000665B4">
        <w:rPr>
          <w:rFonts w:hAnsi="宋体" w:cs="宋体" w:hint="eastAsia"/>
        </w:rPr>
        <w:t xml:space="preserve">       for (i=0;i&lt;n&amp;&amp;s[0]&amp;&amp;s[1]|s[2];i++)</w:t>
      </w:r>
    </w:p>
    <w:p w:rsidR="005F1F37" w:rsidRPr="000665B4" w:rsidRDefault="005F1F37" w:rsidP="005F1F37">
      <w:pPr>
        <w:pStyle w:val="ad"/>
        <w:rPr>
          <w:rFonts w:hAnsi="宋体" w:cs="宋体"/>
        </w:rPr>
      </w:pPr>
      <w:r w:rsidRPr="000665B4">
        <w:rPr>
          <w:rFonts w:hAnsi="宋体" w:cs="宋体" w:hint="eastAsia"/>
        </w:rPr>
        <w:t xml:space="preserve">              s[_sign(xmult(p[(i+1)%n],p[(i+2)%n],p[i]))]=0;</w:t>
      </w:r>
    </w:p>
    <w:p w:rsidR="005F1F37" w:rsidRPr="000665B4" w:rsidRDefault="005F1F37" w:rsidP="005F1F37">
      <w:pPr>
        <w:pStyle w:val="ad"/>
        <w:rPr>
          <w:rFonts w:hAnsi="宋体" w:cs="宋体"/>
        </w:rPr>
      </w:pPr>
      <w:r w:rsidRPr="000665B4">
        <w:rPr>
          <w:rFonts w:hAnsi="宋体" w:cs="宋体" w:hint="eastAsia"/>
        </w:rPr>
        <w:t xml:space="preserve">       return s[0]&amp;&amp;s[1]|s[2];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//判点在凸多边形内或多边形边上,顶点按顺时针或逆时针给出</w:t>
      </w:r>
    </w:p>
    <w:p w:rsidR="005F1F37" w:rsidRPr="000665B4" w:rsidRDefault="005F1F37" w:rsidP="005F1F37">
      <w:pPr>
        <w:pStyle w:val="ad"/>
        <w:rPr>
          <w:rFonts w:hAnsi="宋体" w:cs="宋体"/>
        </w:rPr>
      </w:pPr>
      <w:r w:rsidRPr="000665B4">
        <w:rPr>
          <w:rFonts w:hAnsi="宋体" w:cs="宋体" w:hint="eastAsia"/>
        </w:rPr>
        <w:t>int inside_convex(point q,int n,point* p){</w:t>
      </w:r>
    </w:p>
    <w:p w:rsidR="005F1F37" w:rsidRPr="000665B4" w:rsidRDefault="005F1F37" w:rsidP="005F1F37">
      <w:pPr>
        <w:pStyle w:val="ad"/>
        <w:rPr>
          <w:rFonts w:hAnsi="宋体" w:cs="宋体"/>
        </w:rPr>
      </w:pPr>
      <w:r w:rsidRPr="000665B4">
        <w:rPr>
          <w:rFonts w:hAnsi="宋体" w:cs="宋体" w:hint="eastAsia"/>
        </w:rPr>
        <w:t xml:space="preserve">       int i,s[3]={1,1,1};</w:t>
      </w:r>
    </w:p>
    <w:p w:rsidR="005F1F37" w:rsidRPr="000665B4" w:rsidRDefault="005F1F37" w:rsidP="005F1F37">
      <w:pPr>
        <w:pStyle w:val="ad"/>
        <w:rPr>
          <w:rFonts w:hAnsi="宋体" w:cs="宋体"/>
        </w:rPr>
      </w:pPr>
      <w:r w:rsidRPr="000665B4">
        <w:rPr>
          <w:rFonts w:hAnsi="宋体" w:cs="宋体" w:hint="eastAsia"/>
        </w:rPr>
        <w:t xml:space="preserve">       for (i=0;i&lt;n&amp;&amp;s[1]|s[2];i++)</w:t>
      </w:r>
    </w:p>
    <w:p w:rsidR="005F1F37" w:rsidRPr="000665B4" w:rsidRDefault="005F1F37" w:rsidP="005F1F37">
      <w:pPr>
        <w:pStyle w:val="ad"/>
        <w:rPr>
          <w:rFonts w:hAnsi="宋体" w:cs="宋体"/>
        </w:rPr>
      </w:pPr>
      <w:r w:rsidRPr="000665B4">
        <w:rPr>
          <w:rFonts w:hAnsi="宋体" w:cs="宋体" w:hint="eastAsia"/>
        </w:rPr>
        <w:t xml:space="preserve">              s[_sign(xmult(p[(i+1)%n],q,p[i]))]=0;</w:t>
      </w:r>
    </w:p>
    <w:p w:rsidR="005F1F37" w:rsidRPr="000665B4" w:rsidRDefault="005F1F37" w:rsidP="005F1F37">
      <w:pPr>
        <w:pStyle w:val="ad"/>
        <w:rPr>
          <w:rFonts w:hAnsi="宋体" w:cs="宋体"/>
        </w:rPr>
      </w:pPr>
      <w:r w:rsidRPr="000665B4">
        <w:rPr>
          <w:rFonts w:hAnsi="宋体" w:cs="宋体" w:hint="eastAsia"/>
        </w:rPr>
        <w:t xml:space="preserve">       return s[1]|s[2];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//判点在凸多边形内,顶点按顺时针或逆时针给出,在多边形边上返回0</w:t>
      </w:r>
    </w:p>
    <w:p w:rsidR="005F1F37" w:rsidRPr="000665B4" w:rsidRDefault="005F1F37" w:rsidP="005F1F37">
      <w:pPr>
        <w:pStyle w:val="ad"/>
        <w:rPr>
          <w:rFonts w:hAnsi="宋体" w:cs="宋体"/>
        </w:rPr>
      </w:pPr>
      <w:r w:rsidRPr="000665B4">
        <w:rPr>
          <w:rFonts w:hAnsi="宋体" w:cs="宋体" w:hint="eastAsia"/>
        </w:rPr>
        <w:t>int inside_convex_v2(point q,int n,point* p){</w:t>
      </w:r>
    </w:p>
    <w:p w:rsidR="005F1F37" w:rsidRPr="000665B4" w:rsidRDefault="005F1F37" w:rsidP="005F1F37">
      <w:pPr>
        <w:pStyle w:val="ad"/>
        <w:rPr>
          <w:rFonts w:hAnsi="宋体" w:cs="宋体"/>
        </w:rPr>
      </w:pPr>
      <w:r w:rsidRPr="000665B4">
        <w:rPr>
          <w:rFonts w:hAnsi="宋体" w:cs="宋体" w:hint="eastAsia"/>
        </w:rPr>
        <w:t xml:space="preserve">       int i,s[3]={1,1,1};</w:t>
      </w:r>
    </w:p>
    <w:p w:rsidR="005F1F37" w:rsidRPr="000665B4" w:rsidRDefault="005F1F37" w:rsidP="005F1F37">
      <w:pPr>
        <w:pStyle w:val="ad"/>
        <w:rPr>
          <w:rFonts w:hAnsi="宋体" w:cs="宋体"/>
        </w:rPr>
      </w:pPr>
      <w:r w:rsidRPr="000665B4">
        <w:rPr>
          <w:rFonts w:hAnsi="宋体" w:cs="宋体" w:hint="eastAsia"/>
        </w:rPr>
        <w:t xml:space="preserve">       for (i=0;i&lt;n&amp;&amp;s[0]&amp;&amp;s[1]|s[2];i++)</w:t>
      </w:r>
    </w:p>
    <w:p w:rsidR="005F1F37" w:rsidRPr="000665B4" w:rsidRDefault="005F1F37" w:rsidP="005F1F37">
      <w:pPr>
        <w:pStyle w:val="ad"/>
        <w:rPr>
          <w:rFonts w:hAnsi="宋体" w:cs="宋体"/>
        </w:rPr>
      </w:pPr>
      <w:r w:rsidRPr="000665B4">
        <w:rPr>
          <w:rFonts w:hAnsi="宋体" w:cs="宋体" w:hint="eastAsia"/>
        </w:rPr>
        <w:t xml:space="preserve">              s[_sign(xmult(p[(i+1)%n],q,p[i]))]=0;</w:t>
      </w:r>
    </w:p>
    <w:p w:rsidR="005F1F37" w:rsidRPr="000665B4" w:rsidRDefault="005F1F37" w:rsidP="005F1F37">
      <w:pPr>
        <w:pStyle w:val="ad"/>
        <w:rPr>
          <w:rFonts w:hAnsi="宋体" w:cs="宋体"/>
        </w:rPr>
      </w:pPr>
      <w:r w:rsidRPr="000665B4">
        <w:rPr>
          <w:rFonts w:hAnsi="宋体" w:cs="宋体" w:hint="eastAsia"/>
        </w:rPr>
        <w:t xml:space="preserve">       return s[0]&amp;&amp;s[1]|s[2];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lastRenderedPageBreak/>
        <w:t xml:space="preserve"> </w:t>
      </w:r>
    </w:p>
    <w:p w:rsidR="005F1F37" w:rsidRPr="000665B4" w:rsidRDefault="005F1F37" w:rsidP="005F1F37">
      <w:pPr>
        <w:pStyle w:val="ad"/>
        <w:rPr>
          <w:rFonts w:hAnsi="宋体" w:cs="宋体"/>
        </w:rPr>
      </w:pPr>
      <w:r w:rsidRPr="000665B4">
        <w:rPr>
          <w:rFonts w:hAnsi="宋体" w:cs="宋体" w:hint="eastAsia"/>
        </w:rPr>
        <w:t>//判点在任意多边形内,顶点按顺时针或逆时针给出</w:t>
      </w:r>
    </w:p>
    <w:p w:rsidR="005F1F37" w:rsidRPr="000665B4" w:rsidRDefault="005F1F37" w:rsidP="005F1F37">
      <w:pPr>
        <w:pStyle w:val="ad"/>
        <w:rPr>
          <w:rFonts w:hAnsi="宋体" w:cs="宋体"/>
        </w:rPr>
      </w:pPr>
      <w:r w:rsidRPr="000665B4">
        <w:rPr>
          <w:rFonts w:hAnsi="宋体" w:cs="宋体" w:hint="eastAsia"/>
        </w:rPr>
        <w:t>//on_edge表示点在多边形边上时的返回值,offset为多边形坐标上限</w:t>
      </w:r>
    </w:p>
    <w:p w:rsidR="005F1F37" w:rsidRPr="000665B4" w:rsidRDefault="005F1F37" w:rsidP="005F1F37">
      <w:pPr>
        <w:pStyle w:val="ad"/>
        <w:rPr>
          <w:rFonts w:hAnsi="宋体" w:cs="宋体"/>
        </w:rPr>
      </w:pPr>
      <w:r w:rsidRPr="000665B4">
        <w:rPr>
          <w:rFonts w:hAnsi="宋体" w:cs="宋体" w:hint="eastAsia"/>
        </w:rPr>
        <w:t>int inside_polygon(point q,int n,point* p,int on_edge=1){</w:t>
      </w:r>
    </w:p>
    <w:p w:rsidR="005F1F37" w:rsidRPr="000665B4" w:rsidRDefault="005F1F37" w:rsidP="005F1F37">
      <w:pPr>
        <w:pStyle w:val="ad"/>
        <w:rPr>
          <w:rFonts w:hAnsi="宋体" w:cs="宋体"/>
        </w:rPr>
      </w:pPr>
      <w:r w:rsidRPr="000665B4">
        <w:rPr>
          <w:rFonts w:hAnsi="宋体" w:cs="宋体" w:hint="eastAsia"/>
        </w:rPr>
        <w:t xml:space="preserve">       point q2;</w:t>
      </w:r>
    </w:p>
    <w:p w:rsidR="005F1F37" w:rsidRPr="000665B4" w:rsidRDefault="005F1F37" w:rsidP="005F1F37">
      <w:pPr>
        <w:pStyle w:val="ad"/>
        <w:rPr>
          <w:rFonts w:hAnsi="宋体" w:cs="宋体"/>
        </w:rPr>
      </w:pPr>
      <w:r w:rsidRPr="000665B4">
        <w:rPr>
          <w:rFonts w:hAnsi="宋体" w:cs="宋体" w:hint="eastAsia"/>
        </w:rPr>
        <w:t xml:space="preserve">       int i=0,count;</w:t>
      </w:r>
    </w:p>
    <w:p w:rsidR="005F1F37" w:rsidRPr="000665B4" w:rsidRDefault="005F1F37" w:rsidP="005F1F37">
      <w:pPr>
        <w:pStyle w:val="ad"/>
        <w:rPr>
          <w:rFonts w:hAnsi="宋体" w:cs="宋体"/>
        </w:rPr>
      </w:pPr>
      <w:r w:rsidRPr="000665B4">
        <w:rPr>
          <w:rFonts w:hAnsi="宋体" w:cs="宋体" w:hint="eastAsia"/>
        </w:rPr>
        <w:t xml:space="preserve">       while (i&lt;n)</w:t>
      </w:r>
    </w:p>
    <w:p w:rsidR="005F1F37" w:rsidRPr="000665B4" w:rsidRDefault="005F1F37" w:rsidP="005F1F37">
      <w:pPr>
        <w:pStyle w:val="ad"/>
        <w:rPr>
          <w:rFonts w:hAnsi="宋体" w:cs="宋体"/>
        </w:rPr>
      </w:pPr>
      <w:r w:rsidRPr="000665B4">
        <w:rPr>
          <w:rFonts w:hAnsi="宋体" w:cs="宋体" w:hint="eastAsia"/>
        </w:rPr>
        <w:t xml:space="preserve">              for (count=i=0,q2.x=rand()+offset,q2.y=rand()+offset;i&lt;n;i++)</w:t>
      </w:r>
    </w:p>
    <w:p w:rsidR="005F1F37" w:rsidRPr="000665B4" w:rsidRDefault="005F1F37" w:rsidP="005F1F37">
      <w:pPr>
        <w:pStyle w:val="ad"/>
        <w:rPr>
          <w:rFonts w:hAnsi="宋体" w:cs="宋体"/>
        </w:rPr>
      </w:pPr>
      <w:r w:rsidRPr="000665B4">
        <w:rPr>
          <w:rFonts w:hAnsi="宋体" w:cs="宋体" w:hint="eastAsia"/>
        </w:rPr>
        <w:t xml:space="preserve">                     if (zero(xmult(q,p[i],p[(i+1)%n]))&amp;&amp;(p[i].x-q.x)*(p[(i+1)%n].x-q.x)&lt;eps&amp;&amp;(p[i].y-q.y)*(p[(i+1)%n].y-q.y)&lt;eps)</w:t>
      </w:r>
    </w:p>
    <w:p w:rsidR="005F1F37" w:rsidRPr="000665B4" w:rsidRDefault="005F1F37" w:rsidP="005F1F37">
      <w:pPr>
        <w:pStyle w:val="ad"/>
        <w:rPr>
          <w:rFonts w:hAnsi="宋体" w:cs="宋体"/>
        </w:rPr>
      </w:pPr>
      <w:r w:rsidRPr="000665B4">
        <w:rPr>
          <w:rFonts w:hAnsi="宋体" w:cs="宋体" w:hint="eastAsia"/>
        </w:rPr>
        <w:t xml:space="preserve">                            return on_edge;</w:t>
      </w:r>
    </w:p>
    <w:p w:rsidR="005F1F37" w:rsidRPr="000665B4" w:rsidRDefault="005F1F37" w:rsidP="005F1F37">
      <w:pPr>
        <w:pStyle w:val="ad"/>
        <w:rPr>
          <w:rFonts w:hAnsi="宋体" w:cs="宋体"/>
        </w:rPr>
      </w:pPr>
      <w:r w:rsidRPr="000665B4">
        <w:rPr>
          <w:rFonts w:hAnsi="宋体" w:cs="宋体" w:hint="eastAsia"/>
        </w:rPr>
        <w:t xml:space="preserve">                     else if (zero(xmult(q,q2,p[i])))</w:t>
      </w:r>
    </w:p>
    <w:p w:rsidR="005F1F37" w:rsidRPr="000665B4" w:rsidRDefault="005F1F37" w:rsidP="005F1F37">
      <w:pPr>
        <w:pStyle w:val="ad"/>
        <w:rPr>
          <w:rFonts w:hAnsi="宋体" w:cs="宋体"/>
        </w:rPr>
      </w:pPr>
      <w:r w:rsidRPr="000665B4">
        <w:rPr>
          <w:rFonts w:hAnsi="宋体" w:cs="宋体" w:hint="eastAsia"/>
        </w:rPr>
        <w:t xml:space="preserve">                            break;</w:t>
      </w:r>
    </w:p>
    <w:p w:rsidR="005F1F37" w:rsidRPr="000665B4" w:rsidRDefault="005F1F37" w:rsidP="005F1F37">
      <w:pPr>
        <w:pStyle w:val="ad"/>
        <w:rPr>
          <w:rFonts w:hAnsi="宋体" w:cs="宋体"/>
        </w:rPr>
      </w:pPr>
      <w:r w:rsidRPr="000665B4">
        <w:rPr>
          <w:rFonts w:hAnsi="宋体" w:cs="宋体" w:hint="eastAsia"/>
        </w:rPr>
        <w:t xml:space="preserve">                     else </w:t>
      </w:r>
    </w:p>
    <w:p w:rsidR="005F1F37" w:rsidRPr="000665B4" w:rsidRDefault="005F1F37" w:rsidP="005F1F37">
      <w:pPr>
        <w:pStyle w:val="ad"/>
        <w:rPr>
          <w:rFonts w:hAnsi="宋体" w:cs="宋体"/>
        </w:rPr>
      </w:pPr>
      <w:r w:rsidRPr="000665B4">
        <w:rPr>
          <w:rFonts w:hAnsi="宋体" w:cs="宋体" w:hint="eastAsia"/>
        </w:rPr>
        <w:t>if(xmult(q,p[i],q2)*xmult(q,p[(i+1)%n],q2)&lt;-eps&amp;&amp;xmult(p[i],q,p[(i+1)%n])*xmult(p[i],q2,p[(i+1)%n])&lt;-eps)</w:t>
      </w:r>
    </w:p>
    <w:p w:rsidR="005F1F37" w:rsidRPr="000665B4" w:rsidRDefault="005F1F37" w:rsidP="005F1F37">
      <w:pPr>
        <w:pStyle w:val="ad"/>
        <w:rPr>
          <w:rFonts w:hAnsi="宋体" w:cs="宋体"/>
        </w:rPr>
      </w:pPr>
      <w:r w:rsidRPr="000665B4">
        <w:rPr>
          <w:rFonts w:hAnsi="宋体" w:cs="宋体" w:hint="eastAsia"/>
        </w:rPr>
        <w:t xml:space="preserve">                            count++;</w:t>
      </w:r>
    </w:p>
    <w:p w:rsidR="005F1F37" w:rsidRPr="000665B4" w:rsidRDefault="005F1F37" w:rsidP="005F1F37">
      <w:pPr>
        <w:pStyle w:val="ad"/>
        <w:rPr>
          <w:rFonts w:hAnsi="宋体" w:cs="宋体"/>
        </w:rPr>
      </w:pPr>
      <w:r w:rsidRPr="000665B4">
        <w:rPr>
          <w:rFonts w:hAnsi="宋体" w:cs="宋体" w:hint="eastAsia"/>
        </w:rPr>
        <w:t xml:space="preserve">       return count&amp;1;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inline int opposite_side(point p1,point p2,point l1,point l2){</w:t>
      </w:r>
    </w:p>
    <w:p w:rsidR="005F1F37" w:rsidRPr="000665B4" w:rsidRDefault="005F1F37" w:rsidP="005F1F37">
      <w:pPr>
        <w:pStyle w:val="ad"/>
        <w:rPr>
          <w:rFonts w:hAnsi="宋体" w:cs="宋体"/>
        </w:rPr>
      </w:pPr>
      <w:r w:rsidRPr="000665B4">
        <w:rPr>
          <w:rFonts w:hAnsi="宋体" w:cs="宋体" w:hint="eastAsia"/>
        </w:rPr>
        <w:t xml:space="preserve">       return xmult(l1,p1,l2)*xmult(l1,p2,l2)&lt;-eps;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inline int dot_online_in(point p,point l1,point l2){</w:t>
      </w:r>
    </w:p>
    <w:p w:rsidR="005F1F37" w:rsidRPr="000665B4" w:rsidRDefault="005F1F37" w:rsidP="005F1F37">
      <w:pPr>
        <w:pStyle w:val="ad"/>
        <w:rPr>
          <w:rFonts w:hAnsi="宋体" w:cs="宋体"/>
        </w:rPr>
      </w:pPr>
      <w:r w:rsidRPr="000665B4">
        <w:rPr>
          <w:rFonts w:hAnsi="宋体" w:cs="宋体" w:hint="eastAsia"/>
        </w:rPr>
        <w:t xml:space="preserve">       return zero(xmult(p,l1,l2))&amp;&amp;(l1.x-p.x)*(l2.x-p.x)&lt;eps&amp;&amp;(l1.y-p.y)*(l2.y-p.y)&lt;eps;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//判线段在任意多边形内,顶点按顺时针或逆时针给出,与边界相交返回1</w:t>
      </w:r>
    </w:p>
    <w:p w:rsidR="005F1F37" w:rsidRPr="000665B4" w:rsidRDefault="005F1F37" w:rsidP="005F1F37">
      <w:pPr>
        <w:pStyle w:val="ad"/>
        <w:rPr>
          <w:rFonts w:hAnsi="宋体" w:cs="宋体"/>
        </w:rPr>
      </w:pPr>
      <w:r w:rsidRPr="000665B4">
        <w:rPr>
          <w:rFonts w:hAnsi="宋体" w:cs="宋体" w:hint="eastAsia"/>
        </w:rPr>
        <w:t>int inside_polygon(point l1,point l2,int n,point* p){</w:t>
      </w:r>
    </w:p>
    <w:p w:rsidR="005F1F37" w:rsidRPr="000665B4" w:rsidRDefault="005F1F37" w:rsidP="005F1F37">
      <w:pPr>
        <w:pStyle w:val="ad"/>
        <w:rPr>
          <w:rFonts w:hAnsi="宋体" w:cs="宋体"/>
        </w:rPr>
      </w:pPr>
      <w:r w:rsidRPr="000665B4">
        <w:rPr>
          <w:rFonts w:hAnsi="宋体" w:cs="宋体" w:hint="eastAsia"/>
        </w:rPr>
        <w:t xml:space="preserve">       point t[MAXN],tt;</w:t>
      </w:r>
    </w:p>
    <w:p w:rsidR="005F1F37" w:rsidRPr="000665B4" w:rsidRDefault="005F1F37" w:rsidP="005F1F37">
      <w:pPr>
        <w:pStyle w:val="ad"/>
        <w:rPr>
          <w:rFonts w:hAnsi="宋体" w:cs="宋体"/>
        </w:rPr>
      </w:pPr>
      <w:r w:rsidRPr="000665B4">
        <w:rPr>
          <w:rFonts w:hAnsi="宋体" w:cs="宋体" w:hint="eastAsia"/>
        </w:rPr>
        <w:t xml:space="preserve">       int i,j,k=0;</w:t>
      </w:r>
    </w:p>
    <w:p w:rsidR="005F1F37" w:rsidRPr="000665B4" w:rsidRDefault="005F1F37" w:rsidP="005F1F37">
      <w:pPr>
        <w:pStyle w:val="ad"/>
        <w:rPr>
          <w:rFonts w:hAnsi="宋体" w:cs="宋体"/>
        </w:rPr>
      </w:pPr>
      <w:r w:rsidRPr="000665B4">
        <w:rPr>
          <w:rFonts w:hAnsi="宋体" w:cs="宋体" w:hint="eastAsia"/>
        </w:rPr>
        <w:t xml:space="preserve">       if (!inside_polygon(l1,n,p)||!inside_polygon(l2,n,p))</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(opposite_side(l1,l2,p[i],p[(i+1)%n])&amp;&amp;opposite_side(p[i],p[(i+1)%n],l1,l2))</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else if (dot_online_in(l1,p[i],p[(i+1)%n]))</w:t>
      </w:r>
    </w:p>
    <w:p w:rsidR="005F1F37" w:rsidRPr="000665B4" w:rsidRDefault="005F1F37" w:rsidP="005F1F37">
      <w:pPr>
        <w:pStyle w:val="ad"/>
        <w:rPr>
          <w:rFonts w:hAnsi="宋体" w:cs="宋体"/>
        </w:rPr>
      </w:pPr>
      <w:r w:rsidRPr="000665B4">
        <w:rPr>
          <w:rFonts w:hAnsi="宋体" w:cs="宋体" w:hint="eastAsia"/>
        </w:rPr>
        <w:t xml:space="preserve">                     t[k++]=l1;</w:t>
      </w:r>
    </w:p>
    <w:p w:rsidR="005F1F37" w:rsidRPr="000665B4" w:rsidRDefault="005F1F37" w:rsidP="005F1F37">
      <w:pPr>
        <w:pStyle w:val="ad"/>
        <w:rPr>
          <w:rFonts w:hAnsi="宋体" w:cs="宋体"/>
        </w:rPr>
      </w:pPr>
      <w:r w:rsidRPr="000665B4">
        <w:rPr>
          <w:rFonts w:hAnsi="宋体" w:cs="宋体" w:hint="eastAsia"/>
        </w:rPr>
        <w:t xml:space="preserve">              else if (dot_online_in(l2,p[i],p[(i+1)%n]))</w:t>
      </w:r>
    </w:p>
    <w:p w:rsidR="005F1F37" w:rsidRPr="000665B4" w:rsidRDefault="005F1F37" w:rsidP="005F1F37">
      <w:pPr>
        <w:pStyle w:val="ad"/>
        <w:rPr>
          <w:rFonts w:hAnsi="宋体" w:cs="宋体"/>
        </w:rPr>
      </w:pPr>
      <w:r w:rsidRPr="000665B4">
        <w:rPr>
          <w:rFonts w:hAnsi="宋体" w:cs="宋体" w:hint="eastAsia"/>
        </w:rPr>
        <w:t xml:space="preserve">                     t[k++]=l2;</w:t>
      </w:r>
    </w:p>
    <w:p w:rsidR="005F1F37" w:rsidRPr="000665B4" w:rsidRDefault="005F1F37" w:rsidP="005F1F37">
      <w:pPr>
        <w:pStyle w:val="ad"/>
        <w:rPr>
          <w:rFonts w:hAnsi="宋体" w:cs="宋体"/>
        </w:rPr>
      </w:pPr>
      <w:r w:rsidRPr="000665B4">
        <w:rPr>
          <w:rFonts w:hAnsi="宋体" w:cs="宋体" w:hint="eastAsia"/>
        </w:rPr>
        <w:t xml:space="preserve">              else if (dot_online_in(p[i],l1,l2))</w:t>
      </w:r>
    </w:p>
    <w:p w:rsidR="005F1F37" w:rsidRPr="000665B4" w:rsidRDefault="005F1F37" w:rsidP="005F1F37">
      <w:pPr>
        <w:pStyle w:val="ad"/>
        <w:rPr>
          <w:rFonts w:hAnsi="宋体" w:cs="宋体"/>
        </w:rPr>
      </w:pPr>
      <w:r w:rsidRPr="000665B4">
        <w:rPr>
          <w:rFonts w:hAnsi="宋体" w:cs="宋体" w:hint="eastAsia"/>
        </w:rPr>
        <w:lastRenderedPageBreak/>
        <w:t xml:space="preserve">                     t[k++]=p[i];</w:t>
      </w:r>
    </w:p>
    <w:p w:rsidR="005F1F37" w:rsidRPr="000665B4" w:rsidRDefault="005F1F37" w:rsidP="005F1F37">
      <w:pPr>
        <w:pStyle w:val="ad"/>
        <w:rPr>
          <w:rFonts w:hAnsi="宋体" w:cs="宋体"/>
        </w:rPr>
      </w:pPr>
      <w:r w:rsidRPr="000665B4">
        <w:rPr>
          <w:rFonts w:hAnsi="宋体" w:cs="宋体" w:hint="eastAsia"/>
        </w:rPr>
        <w:t xml:space="preserve">       for (i=0;i&lt;k;i++)</w:t>
      </w:r>
    </w:p>
    <w:p w:rsidR="005F1F37" w:rsidRPr="000665B4" w:rsidRDefault="005F1F37" w:rsidP="005F1F37">
      <w:pPr>
        <w:pStyle w:val="ad"/>
        <w:rPr>
          <w:rFonts w:hAnsi="宋体" w:cs="宋体"/>
        </w:rPr>
      </w:pPr>
      <w:r w:rsidRPr="000665B4">
        <w:rPr>
          <w:rFonts w:hAnsi="宋体" w:cs="宋体" w:hint="eastAsia"/>
        </w:rPr>
        <w:t xml:space="preserve">              for (j=i+1;j&lt;k;j++){</w:t>
      </w:r>
    </w:p>
    <w:p w:rsidR="005F1F37" w:rsidRPr="000665B4" w:rsidRDefault="005F1F37" w:rsidP="005F1F37">
      <w:pPr>
        <w:pStyle w:val="ad"/>
        <w:rPr>
          <w:rFonts w:hAnsi="宋体" w:cs="宋体"/>
        </w:rPr>
      </w:pPr>
      <w:r w:rsidRPr="000665B4">
        <w:rPr>
          <w:rFonts w:hAnsi="宋体" w:cs="宋体" w:hint="eastAsia"/>
        </w:rPr>
        <w:t xml:space="preserve">                     tt.x=(t[i].x+t[j].x)/2;</w:t>
      </w:r>
    </w:p>
    <w:p w:rsidR="005F1F37" w:rsidRPr="000665B4" w:rsidRDefault="005F1F37" w:rsidP="005F1F37">
      <w:pPr>
        <w:pStyle w:val="ad"/>
        <w:rPr>
          <w:rFonts w:hAnsi="宋体" w:cs="宋体"/>
        </w:rPr>
      </w:pPr>
      <w:r w:rsidRPr="000665B4">
        <w:rPr>
          <w:rFonts w:hAnsi="宋体" w:cs="宋体" w:hint="eastAsia"/>
        </w:rPr>
        <w:t xml:space="preserve">                     tt.y=(t[i].y+t[j].y)/2;</w:t>
      </w:r>
    </w:p>
    <w:p w:rsidR="005F1F37" w:rsidRPr="000665B4" w:rsidRDefault="005F1F37" w:rsidP="005F1F37">
      <w:pPr>
        <w:pStyle w:val="ad"/>
        <w:rPr>
          <w:rFonts w:hAnsi="宋体" w:cs="宋体"/>
        </w:rPr>
      </w:pPr>
      <w:r w:rsidRPr="000665B4">
        <w:rPr>
          <w:rFonts w:hAnsi="宋体" w:cs="宋体" w:hint="eastAsia"/>
        </w:rPr>
        <w:t xml:space="preserve">                     if (!inside_polygon(tt,n,p))</w:t>
      </w:r>
    </w:p>
    <w:p w:rsidR="005F1F37" w:rsidRPr="000665B4" w:rsidRDefault="005F1F37" w:rsidP="005F1F37">
      <w:pPr>
        <w:pStyle w:val="ad"/>
        <w:rPr>
          <w:rFonts w:hAnsi="宋体" w:cs="宋体"/>
        </w:rPr>
      </w:pPr>
      <w:r w:rsidRPr="000665B4">
        <w:rPr>
          <w:rFonts w:hAnsi="宋体" w:cs="宋体" w:hint="eastAsia"/>
        </w:rPr>
        <w:t xml:space="preserve">                            return 0;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point intersection(line u,line v){</w:t>
      </w:r>
    </w:p>
    <w:p w:rsidR="005F1F37" w:rsidRPr="000665B4" w:rsidRDefault="005F1F37" w:rsidP="005F1F37">
      <w:pPr>
        <w:pStyle w:val="ad"/>
        <w:rPr>
          <w:rFonts w:hAnsi="宋体" w:cs="宋体"/>
        </w:rPr>
      </w:pPr>
      <w:r w:rsidRPr="000665B4">
        <w:rPr>
          <w:rFonts w:hAnsi="宋体" w:cs="宋体" w:hint="eastAsia"/>
        </w:rPr>
        <w:t xml:space="preserve">       point ret=u.a;</w:t>
      </w:r>
    </w:p>
    <w:p w:rsidR="005F1F37" w:rsidRPr="000665B4" w:rsidRDefault="005F1F37" w:rsidP="005F1F37">
      <w:pPr>
        <w:pStyle w:val="ad"/>
        <w:rPr>
          <w:rFonts w:hAnsi="宋体" w:cs="宋体"/>
        </w:rPr>
      </w:pPr>
      <w:r w:rsidRPr="000665B4">
        <w:rPr>
          <w:rFonts w:hAnsi="宋体" w:cs="宋体" w:hint="eastAsia"/>
        </w:rPr>
        <w:t xml:space="preserve">       double t=((u.a.x-v.a.x)*(v.a.y-v.b.y)-(u.a.y-v.a.y)*(v.a.x-v.b.x))</w:t>
      </w:r>
    </w:p>
    <w:p w:rsidR="005F1F37" w:rsidRPr="000665B4" w:rsidRDefault="005F1F37" w:rsidP="005F1F37">
      <w:pPr>
        <w:pStyle w:val="ad"/>
        <w:rPr>
          <w:rFonts w:hAnsi="宋体" w:cs="宋体"/>
        </w:rPr>
      </w:pPr>
      <w:r w:rsidRPr="000665B4">
        <w:rPr>
          <w:rFonts w:hAnsi="宋体" w:cs="宋体" w:hint="eastAsia"/>
        </w:rPr>
        <w:t xml:space="preserve">                     /((u.a.x-u.b.x)*(v.a.y-v.b.y)-(u.a.y-u.b.y)*(v.a.x-v.b.x));</w:t>
      </w:r>
    </w:p>
    <w:p w:rsidR="005F1F37" w:rsidRPr="000665B4" w:rsidRDefault="005F1F37" w:rsidP="005F1F37">
      <w:pPr>
        <w:pStyle w:val="ad"/>
        <w:rPr>
          <w:rFonts w:hAnsi="宋体" w:cs="宋体"/>
        </w:rPr>
      </w:pPr>
      <w:r w:rsidRPr="000665B4">
        <w:rPr>
          <w:rFonts w:hAnsi="宋体" w:cs="宋体" w:hint="eastAsia"/>
        </w:rPr>
        <w:t xml:space="preserve">       ret.x+=(u.b.x-u.a.x)*t;</w:t>
      </w:r>
    </w:p>
    <w:p w:rsidR="005F1F37" w:rsidRPr="000665B4" w:rsidRDefault="005F1F37" w:rsidP="005F1F37">
      <w:pPr>
        <w:pStyle w:val="ad"/>
        <w:rPr>
          <w:rFonts w:hAnsi="宋体" w:cs="宋体"/>
        </w:rPr>
      </w:pPr>
      <w:r w:rsidRPr="000665B4">
        <w:rPr>
          <w:rFonts w:hAnsi="宋体" w:cs="宋体" w:hint="eastAsia"/>
        </w:rPr>
        <w:t xml:space="preserve">       ret.y+=(u.b.y-u.a.y)*t;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point barycenter(point a,point b,point c){</w:t>
      </w:r>
    </w:p>
    <w:p w:rsidR="005F1F37" w:rsidRPr="000665B4" w:rsidRDefault="005F1F37" w:rsidP="005F1F37">
      <w:pPr>
        <w:pStyle w:val="ad"/>
        <w:rPr>
          <w:rFonts w:hAnsi="宋体" w:cs="宋体"/>
        </w:rPr>
      </w:pPr>
      <w:r w:rsidRPr="000665B4">
        <w:rPr>
          <w:rFonts w:hAnsi="宋体" w:cs="宋体" w:hint="eastAsia"/>
        </w:rPr>
        <w:t xml:space="preserve">       line u,v;</w:t>
      </w:r>
    </w:p>
    <w:p w:rsidR="005F1F37" w:rsidRPr="000665B4" w:rsidRDefault="005F1F37" w:rsidP="005F1F37">
      <w:pPr>
        <w:pStyle w:val="ad"/>
        <w:rPr>
          <w:rFonts w:hAnsi="宋体" w:cs="宋体"/>
        </w:rPr>
      </w:pPr>
      <w:r w:rsidRPr="000665B4">
        <w:rPr>
          <w:rFonts w:hAnsi="宋体" w:cs="宋体" w:hint="eastAsia"/>
        </w:rPr>
        <w:t xml:space="preserve">       u.a.x=(a.x+b.x)/2;</w:t>
      </w:r>
    </w:p>
    <w:p w:rsidR="005F1F37" w:rsidRPr="000665B4" w:rsidRDefault="005F1F37" w:rsidP="005F1F37">
      <w:pPr>
        <w:pStyle w:val="ad"/>
        <w:rPr>
          <w:rFonts w:hAnsi="宋体" w:cs="宋体"/>
        </w:rPr>
      </w:pPr>
      <w:r w:rsidRPr="000665B4">
        <w:rPr>
          <w:rFonts w:hAnsi="宋体" w:cs="宋体" w:hint="eastAsia"/>
        </w:rPr>
        <w:t xml:space="preserve">       u.a.y=(a.y+b.y)/2;</w:t>
      </w:r>
    </w:p>
    <w:p w:rsidR="005F1F37" w:rsidRPr="000665B4" w:rsidRDefault="005F1F37" w:rsidP="005F1F37">
      <w:pPr>
        <w:pStyle w:val="ad"/>
        <w:rPr>
          <w:rFonts w:hAnsi="宋体" w:cs="宋体"/>
        </w:rPr>
      </w:pPr>
      <w:r w:rsidRPr="000665B4">
        <w:rPr>
          <w:rFonts w:hAnsi="宋体" w:cs="宋体" w:hint="eastAsia"/>
        </w:rPr>
        <w:t xml:space="preserve">       u.b=c;</w:t>
      </w:r>
    </w:p>
    <w:p w:rsidR="005F1F37" w:rsidRPr="000665B4" w:rsidRDefault="005F1F37" w:rsidP="005F1F37">
      <w:pPr>
        <w:pStyle w:val="ad"/>
        <w:rPr>
          <w:rFonts w:hAnsi="宋体" w:cs="宋体"/>
        </w:rPr>
      </w:pPr>
      <w:r w:rsidRPr="000665B4">
        <w:rPr>
          <w:rFonts w:hAnsi="宋体" w:cs="宋体" w:hint="eastAsia"/>
        </w:rPr>
        <w:t xml:space="preserve">       v.a.x=(a.x+c.x)/2;</w:t>
      </w:r>
    </w:p>
    <w:p w:rsidR="005F1F37" w:rsidRPr="000665B4" w:rsidRDefault="005F1F37" w:rsidP="005F1F37">
      <w:pPr>
        <w:pStyle w:val="ad"/>
        <w:rPr>
          <w:rFonts w:hAnsi="宋体" w:cs="宋体"/>
        </w:rPr>
      </w:pPr>
      <w:r w:rsidRPr="000665B4">
        <w:rPr>
          <w:rFonts w:hAnsi="宋体" w:cs="宋体" w:hint="eastAsia"/>
        </w:rPr>
        <w:t xml:space="preserve">       v.a.y=(a.y+c.y)/2;</w:t>
      </w:r>
    </w:p>
    <w:p w:rsidR="005F1F37" w:rsidRPr="000665B4" w:rsidRDefault="005F1F37" w:rsidP="005F1F37">
      <w:pPr>
        <w:pStyle w:val="ad"/>
        <w:rPr>
          <w:rFonts w:hAnsi="宋体" w:cs="宋体"/>
        </w:rPr>
      </w:pPr>
      <w:r w:rsidRPr="000665B4">
        <w:rPr>
          <w:rFonts w:hAnsi="宋体" w:cs="宋体" w:hint="eastAsia"/>
        </w:rPr>
        <w:t xml:space="preserve">       v.b=b;</w:t>
      </w:r>
    </w:p>
    <w:p w:rsidR="005F1F37" w:rsidRPr="000665B4" w:rsidRDefault="005F1F37" w:rsidP="005F1F37">
      <w:pPr>
        <w:pStyle w:val="ad"/>
        <w:rPr>
          <w:rFonts w:hAnsi="宋体" w:cs="宋体"/>
        </w:rPr>
      </w:pPr>
      <w:r w:rsidRPr="000665B4">
        <w:rPr>
          <w:rFonts w:hAnsi="宋体" w:cs="宋体" w:hint="eastAsia"/>
        </w:rPr>
        <w:t xml:space="preserve">       return intersection(u,v);</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//多边形重心</w:t>
      </w:r>
    </w:p>
    <w:p w:rsidR="005F1F37" w:rsidRPr="000665B4" w:rsidRDefault="005F1F37" w:rsidP="005F1F37">
      <w:pPr>
        <w:pStyle w:val="ad"/>
        <w:rPr>
          <w:rFonts w:hAnsi="宋体" w:cs="宋体"/>
        </w:rPr>
      </w:pPr>
      <w:r w:rsidRPr="000665B4">
        <w:rPr>
          <w:rFonts w:hAnsi="宋体" w:cs="宋体" w:hint="eastAsia"/>
        </w:rPr>
        <w:t>point barycenter(int n,point* p){</w:t>
      </w:r>
    </w:p>
    <w:p w:rsidR="005F1F37" w:rsidRPr="000665B4" w:rsidRDefault="005F1F37" w:rsidP="005F1F37">
      <w:pPr>
        <w:pStyle w:val="ad"/>
        <w:rPr>
          <w:rFonts w:hAnsi="宋体" w:cs="宋体"/>
        </w:rPr>
      </w:pPr>
      <w:r w:rsidRPr="000665B4">
        <w:rPr>
          <w:rFonts w:hAnsi="宋体" w:cs="宋体" w:hint="eastAsia"/>
        </w:rPr>
        <w:t xml:space="preserve">       point ret,t;</w:t>
      </w:r>
    </w:p>
    <w:p w:rsidR="005F1F37" w:rsidRPr="000665B4" w:rsidRDefault="005F1F37" w:rsidP="005F1F37">
      <w:pPr>
        <w:pStyle w:val="ad"/>
        <w:rPr>
          <w:rFonts w:hAnsi="宋体" w:cs="宋体"/>
        </w:rPr>
      </w:pPr>
      <w:r w:rsidRPr="000665B4">
        <w:rPr>
          <w:rFonts w:hAnsi="宋体" w:cs="宋体" w:hint="eastAsia"/>
        </w:rPr>
        <w:t xml:space="preserve">       double t1=0,t2;</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ret.x=ret.y=0;</w:t>
      </w:r>
    </w:p>
    <w:p w:rsidR="005F1F37" w:rsidRPr="000665B4" w:rsidRDefault="005F1F37" w:rsidP="005F1F37">
      <w:pPr>
        <w:pStyle w:val="ad"/>
        <w:rPr>
          <w:rFonts w:hAnsi="宋体" w:cs="宋体"/>
        </w:rPr>
      </w:pPr>
      <w:r w:rsidRPr="000665B4">
        <w:rPr>
          <w:rFonts w:hAnsi="宋体" w:cs="宋体" w:hint="eastAsia"/>
        </w:rPr>
        <w:t xml:space="preserve">       for (i=1;i&lt;n-1;i++)</w:t>
      </w:r>
    </w:p>
    <w:p w:rsidR="005F1F37" w:rsidRPr="000665B4" w:rsidRDefault="005F1F37" w:rsidP="005F1F37">
      <w:pPr>
        <w:pStyle w:val="ad"/>
        <w:rPr>
          <w:rFonts w:hAnsi="宋体" w:cs="宋体"/>
        </w:rPr>
      </w:pPr>
      <w:r w:rsidRPr="000665B4">
        <w:rPr>
          <w:rFonts w:hAnsi="宋体" w:cs="宋体" w:hint="eastAsia"/>
        </w:rPr>
        <w:t xml:space="preserve">              if (fabs(t2=xmult(p[0],p[i],p[i+1]))&gt;eps){</w:t>
      </w:r>
    </w:p>
    <w:p w:rsidR="005F1F37" w:rsidRPr="000665B4" w:rsidRDefault="005F1F37" w:rsidP="005F1F37">
      <w:pPr>
        <w:pStyle w:val="ad"/>
        <w:rPr>
          <w:rFonts w:hAnsi="宋体" w:cs="宋体"/>
        </w:rPr>
      </w:pPr>
      <w:r w:rsidRPr="000665B4">
        <w:rPr>
          <w:rFonts w:hAnsi="宋体" w:cs="宋体" w:hint="eastAsia"/>
        </w:rPr>
        <w:t xml:space="preserve">                     t=barycenter(p[0],p[i],p[i+1]);</w:t>
      </w:r>
    </w:p>
    <w:p w:rsidR="005F1F37" w:rsidRPr="000665B4" w:rsidRDefault="005F1F37" w:rsidP="005F1F37">
      <w:pPr>
        <w:pStyle w:val="ad"/>
        <w:rPr>
          <w:rFonts w:hAnsi="宋体" w:cs="宋体"/>
        </w:rPr>
      </w:pPr>
      <w:r w:rsidRPr="000665B4">
        <w:rPr>
          <w:rFonts w:hAnsi="宋体" w:cs="宋体" w:hint="eastAsia"/>
        </w:rPr>
        <w:t xml:space="preserve">                     ret.x+=t.x*t2;</w:t>
      </w:r>
    </w:p>
    <w:p w:rsidR="005F1F37" w:rsidRPr="000665B4" w:rsidRDefault="005F1F37" w:rsidP="005F1F37">
      <w:pPr>
        <w:pStyle w:val="ad"/>
        <w:rPr>
          <w:rFonts w:hAnsi="宋体" w:cs="宋体"/>
        </w:rPr>
      </w:pPr>
      <w:r w:rsidRPr="000665B4">
        <w:rPr>
          <w:rFonts w:hAnsi="宋体" w:cs="宋体" w:hint="eastAsia"/>
        </w:rPr>
        <w:t xml:space="preserve">                     ret.y+=t.y*t2;</w:t>
      </w:r>
    </w:p>
    <w:p w:rsidR="005F1F37" w:rsidRPr="000665B4" w:rsidRDefault="005F1F37" w:rsidP="005F1F37">
      <w:pPr>
        <w:pStyle w:val="ad"/>
        <w:rPr>
          <w:rFonts w:hAnsi="宋体" w:cs="宋体"/>
        </w:rPr>
      </w:pPr>
      <w:r w:rsidRPr="000665B4">
        <w:rPr>
          <w:rFonts w:hAnsi="宋体" w:cs="宋体" w:hint="eastAsia"/>
        </w:rPr>
        <w:t xml:space="preserve">                     t1+=t2;</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lastRenderedPageBreak/>
        <w:t xml:space="preserve">       if (fabs(t1)&gt;eps)</w:t>
      </w:r>
    </w:p>
    <w:p w:rsidR="005F1F37" w:rsidRPr="000665B4" w:rsidRDefault="005F1F37" w:rsidP="005F1F37">
      <w:pPr>
        <w:pStyle w:val="ad"/>
        <w:rPr>
          <w:rFonts w:hAnsi="宋体" w:cs="宋体"/>
        </w:rPr>
      </w:pPr>
      <w:r w:rsidRPr="000665B4">
        <w:rPr>
          <w:rFonts w:hAnsi="宋体" w:cs="宋体" w:hint="eastAsia"/>
        </w:rPr>
        <w:t xml:space="preserve">              ret.x/=t1,ret.y/=t1;</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1.4  多边形切割</w:t>
      </w:r>
    </w:p>
    <w:p w:rsidR="005F1F37" w:rsidRPr="000665B4" w:rsidRDefault="005F1F37" w:rsidP="005F1F37">
      <w:pPr>
        <w:pStyle w:val="ad"/>
        <w:rPr>
          <w:rFonts w:hAnsi="宋体" w:cs="宋体"/>
        </w:rPr>
      </w:pPr>
      <w:r w:rsidRPr="000665B4">
        <w:rPr>
          <w:rFonts w:hAnsi="宋体" w:cs="宋体" w:hint="eastAsia"/>
        </w:rPr>
        <w:t>//多边形切割</w:t>
      </w:r>
    </w:p>
    <w:p w:rsidR="005F1F37" w:rsidRPr="000665B4" w:rsidRDefault="005F1F37" w:rsidP="005F1F37">
      <w:pPr>
        <w:pStyle w:val="ad"/>
        <w:rPr>
          <w:rFonts w:hAnsi="宋体" w:cs="宋体"/>
        </w:rPr>
      </w:pPr>
      <w:r w:rsidRPr="000665B4">
        <w:rPr>
          <w:rFonts w:hAnsi="宋体" w:cs="宋体" w:hint="eastAsia"/>
        </w:rPr>
        <w:t>//可用于半平面交</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eps 1e-8</w:t>
      </w:r>
    </w:p>
    <w:p w:rsidR="005F1F37" w:rsidRPr="000665B4" w:rsidRDefault="005F1F37" w:rsidP="005F1F37">
      <w:pPr>
        <w:pStyle w:val="ad"/>
        <w:rPr>
          <w:rFonts w:hAnsi="宋体" w:cs="宋体"/>
        </w:rPr>
      </w:pPr>
      <w:r w:rsidRPr="000665B4">
        <w:rPr>
          <w:rFonts w:hAnsi="宋体" w:cs="宋体" w:hint="eastAsia"/>
        </w:rPr>
        <w:t>#define zero(x) (((x)&gt;0?(x):-(x))&lt;eps)</w:t>
      </w:r>
    </w:p>
    <w:p w:rsidR="005F1F37" w:rsidRPr="000665B4" w:rsidRDefault="005F1F37" w:rsidP="005F1F37">
      <w:pPr>
        <w:pStyle w:val="ad"/>
        <w:rPr>
          <w:rFonts w:hAnsi="宋体" w:cs="宋体"/>
        </w:rPr>
      </w:pPr>
      <w:r w:rsidRPr="000665B4">
        <w:rPr>
          <w:rFonts w:hAnsi="宋体" w:cs="宋体" w:hint="eastAsia"/>
        </w:rPr>
        <w:t>struct point{double x,y;};</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double xmult(point p1,point p2,point p0){</w:t>
      </w:r>
    </w:p>
    <w:p w:rsidR="005F1F37" w:rsidRPr="000665B4" w:rsidRDefault="005F1F37" w:rsidP="005F1F37">
      <w:pPr>
        <w:pStyle w:val="ad"/>
        <w:rPr>
          <w:rFonts w:hAnsi="宋体" w:cs="宋体"/>
        </w:rPr>
      </w:pPr>
      <w:r w:rsidRPr="000665B4">
        <w:rPr>
          <w:rFonts w:hAnsi="宋体" w:cs="宋体" w:hint="eastAsia"/>
        </w:rPr>
        <w:t xml:space="preserve">       return (p1.x-p0.x)*(p2.y-p0.y)-(p2.x-p0.x)*(p1.y-p0.y);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same_side(point p1,point p2,point l1,point l2){</w:t>
      </w:r>
    </w:p>
    <w:p w:rsidR="005F1F37" w:rsidRPr="000665B4" w:rsidRDefault="005F1F37" w:rsidP="005F1F37">
      <w:pPr>
        <w:pStyle w:val="ad"/>
        <w:rPr>
          <w:rFonts w:hAnsi="宋体" w:cs="宋体"/>
        </w:rPr>
      </w:pPr>
      <w:r w:rsidRPr="000665B4">
        <w:rPr>
          <w:rFonts w:hAnsi="宋体" w:cs="宋体" w:hint="eastAsia"/>
        </w:rPr>
        <w:t xml:space="preserve">       return xmult(l1,p1,l2)*xmult(l1,p2,l2)&gt;eps;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point intersection(point u1,point u2,point v1,point v2){</w:t>
      </w:r>
    </w:p>
    <w:p w:rsidR="005F1F37" w:rsidRPr="000665B4" w:rsidRDefault="005F1F37" w:rsidP="005F1F37">
      <w:pPr>
        <w:pStyle w:val="ad"/>
        <w:rPr>
          <w:rFonts w:hAnsi="宋体" w:cs="宋体"/>
        </w:rPr>
      </w:pPr>
      <w:r w:rsidRPr="000665B4">
        <w:rPr>
          <w:rFonts w:hAnsi="宋体" w:cs="宋体" w:hint="eastAsia"/>
        </w:rPr>
        <w:t xml:space="preserve">       point ret=u1;</w:t>
      </w:r>
    </w:p>
    <w:p w:rsidR="005F1F37" w:rsidRPr="000665B4" w:rsidRDefault="005F1F37" w:rsidP="005F1F37">
      <w:pPr>
        <w:pStyle w:val="ad"/>
        <w:rPr>
          <w:rFonts w:hAnsi="宋体" w:cs="宋体"/>
        </w:rPr>
      </w:pPr>
      <w:r w:rsidRPr="000665B4">
        <w:rPr>
          <w:rFonts w:hAnsi="宋体" w:cs="宋体" w:hint="eastAsia"/>
        </w:rPr>
        <w:t xml:space="preserve">       double t=((u1.x-v1.x)*(v1.y-v2.y)-(u1.y-v1.y)*(v1.x-v2.x))</w:t>
      </w:r>
    </w:p>
    <w:p w:rsidR="005F1F37" w:rsidRPr="000665B4" w:rsidRDefault="005F1F37" w:rsidP="005F1F37">
      <w:pPr>
        <w:pStyle w:val="ad"/>
        <w:rPr>
          <w:rFonts w:hAnsi="宋体" w:cs="宋体"/>
        </w:rPr>
      </w:pPr>
      <w:r w:rsidRPr="000665B4">
        <w:rPr>
          <w:rFonts w:hAnsi="宋体" w:cs="宋体" w:hint="eastAsia"/>
        </w:rPr>
        <w:t xml:space="preserve">                     /((u1.x-u2.x)*(v1.y-v2.y)-(u1.y-u2.y)*(v1.x-v2.x));</w:t>
      </w:r>
    </w:p>
    <w:p w:rsidR="005F1F37" w:rsidRPr="000665B4" w:rsidRDefault="005F1F37" w:rsidP="005F1F37">
      <w:pPr>
        <w:pStyle w:val="ad"/>
        <w:rPr>
          <w:rFonts w:hAnsi="宋体" w:cs="宋体"/>
        </w:rPr>
      </w:pPr>
      <w:r w:rsidRPr="000665B4">
        <w:rPr>
          <w:rFonts w:hAnsi="宋体" w:cs="宋体" w:hint="eastAsia"/>
        </w:rPr>
        <w:t xml:space="preserve">       ret.x+=(u2.x-u1.x)*t;</w:t>
      </w:r>
    </w:p>
    <w:p w:rsidR="005F1F37" w:rsidRPr="000665B4" w:rsidRDefault="005F1F37" w:rsidP="005F1F37">
      <w:pPr>
        <w:pStyle w:val="ad"/>
        <w:rPr>
          <w:rFonts w:hAnsi="宋体" w:cs="宋体"/>
        </w:rPr>
      </w:pPr>
      <w:r w:rsidRPr="000665B4">
        <w:rPr>
          <w:rFonts w:hAnsi="宋体" w:cs="宋体" w:hint="eastAsia"/>
        </w:rPr>
        <w:t xml:space="preserve">       ret.y+=(u2.y-u1.y)*t;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//将多边形沿l1,l2确定的直线切割在side侧切割,保证l1,l2,side不共线</w:t>
      </w:r>
    </w:p>
    <w:p w:rsidR="005F1F37" w:rsidRPr="000665B4" w:rsidRDefault="005F1F37" w:rsidP="005F1F37">
      <w:pPr>
        <w:pStyle w:val="ad"/>
        <w:rPr>
          <w:rFonts w:hAnsi="宋体" w:cs="宋体"/>
        </w:rPr>
      </w:pPr>
      <w:r w:rsidRPr="000665B4">
        <w:rPr>
          <w:rFonts w:hAnsi="宋体" w:cs="宋体" w:hint="eastAsia"/>
        </w:rPr>
        <w:t>void polygon_cut(int&amp; n,point* p,point l1,point l2,point side){</w:t>
      </w:r>
    </w:p>
    <w:p w:rsidR="005F1F37" w:rsidRPr="000665B4" w:rsidRDefault="005F1F37" w:rsidP="005F1F37">
      <w:pPr>
        <w:pStyle w:val="ad"/>
        <w:rPr>
          <w:rFonts w:hAnsi="宋体" w:cs="宋体"/>
        </w:rPr>
      </w:pPr>
      <w:r w:rsidRPr="000665B4">
        <w:rPr>
          <w:rFonts w:hAnsi="宋体" w:cs="宋体" w:hint="eastAsia"/>
        </w:rPr>
        <w:t xml:space="preserve">       point pp[100];</w:t>
      </w:r>
    </w:p>
    <w:p w:rsidR="005F1F37" w:rsidRPr="000665B4" w:rsidRDefault="005F1F37" w:rsidP="005F1F37">
      <w:pPr>
        <w:pStyle w:val="ad"/>
        <w:rPr>
          <w:rFonts w:hAnsi="宋体" w:cs="宋体"/>
        </w:rPr>
      </w:pPr>
      <w:r w:rsidRPr="000665B4">
        <w:rPr>
          <w:rFonts w:hAnsi="宋体" w:cs="宋体" w:hint="eastAsia"/>
        </w:rPr>
        <w:t xml:space="preserve">       int m=0,i;</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(same_side(p[i],side,l1,l2))</w:t>
      </w:r>
    </w:p>
    <w:p w:rsidR="005F1F37" w:rsidRPr="000665B4" w:rsidRDefault="005F1F37" w:rsidP="005F1F37">
      <w:pPr>
        <w:pStyle w:val="ad"/>
        <w:rPr>
          <w:rFonts w:hAnsi="宋体" w:cs="宋体"/>
        </w:rPr>
      </w:pPr>
      <w:r w:rsidRPr="000665B4">
        <w:rPr>
          <w:rFonts w:hAnsi="宋体" w:cs="宋体" w:hint="eastAsia"/>
        </w:rPr>
        <w:t xml:space="preserve">                     pp[m++]=p[i];</w:t>
      </w:r>
    </w:p>
    <w:p w:rsidR="005F1F37" w:rsidRPr="000665B4" w:rsidRDefault="005F1F37" w:rsidP="005F1F37">
      <w:pPr>
        <w:pStyle w:val="ad"/>
        <w:rPr>
          <w:rFonts w:hAnsi="宋体" w:cs="宋体"/>
        </w:rPr>
      </w:pPr>
      <w:r w:rsidRPr="000665B4">
        <w:rPr>
          <w:rFonts w:hAnsi="宋体" w:cs="宋体" w:hint="eastAsia"/>
        </w:rPr>
        <w:t xml:space="preserve">              if (!same_side(p[i],p[(i+1)%n],l1,l2)&amp;&amp;!(zero(xmult(p[i],l1,l2))&amp;&amp;zero(xmult(p[(i+1)%n],l1,l2))))</w:t>
      </w:r>
    </w:p>
    <w:p w:rsidR="005F1F37" w:rsidRPr="000665B4" w:rsidRDefault="005F1F37" w:rsidP="005F1F37">
      <w:pPr>
        <w:pStyle w:val="ad"/>
        <w:rPr>
          <w:rFonts w:hAnsi="宋体" w:cs="宋体"/>
        </w:rPr>
      </w:pPr>
      <w:r w:rsidRPr="000665B4">
        <w:rPr>
          <w:rFonts w:hAnsi="宋体" w:cs="宋体" w:hint="eastAsia"/>
        </w:rPr>
        <w:t xml:space="preserve">                     pp[m++]=intersection(p[i],p[(i+1)%n],l1,l2);</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(n=i=0;i&lt;m;i++)</w:t>
      </w:r>
    </w:p>
    <w:p w:rsidR="005F1F37" w:rsidRPr="000665B4" w:rsidRDefault="005F1F37" w:rsidP="005F1F37">
      <w:pPr>
        <w:pStyle w:val="ad"/>
        <w:rPr>
          <w:rFonts w:hAnsi="宋体" w:cs="宋体"/>
        </w:rPr>
      </w:pPr>
      <w:r w:rsidRPr="000665B4">
        <w:rPr>
          <w:rFonts w:hAnsi="宋体" w:cs="宋体" w:hint="eastAsia"/>
        </w:rPr>
        <w:t xml:space="preserve">              if (!i||!zero(pp[i].x-pp[i-1].x)||!zero(pp[i].y-pp[i-1].y))</w:t>
      </w:r>
    </w:p>
    <w:p w:rsidR="005F1F37" w:rsidRPr="000665B4" w:rsidRDefault="005F1F37" w:rsidP="005F1F37">
      <w:pPr>
        <w:pStyle w:val="ad"/>
        <w:rPr>
          <w:rFonts w:hAnsi="宋体" w:cs="宋体"/>
          <w:lang w:val="pt-BR"/>
        </w:rPr>
      </w:pPr>
      <w:r w:rsidRPr="000665B4">
        <w:rPr>
          <w:rFonts w:hAnsi="宋体" w:cs="宋体" w:hint="eastAsia"/>
          <w:lang w:val="pt-BR"/>
        </w:rPr>
        <w:lastRenderedPageBreak/>
        <w:t xml:space="preserve">                     p[n++]=pp[i];</w:t>
      </w:r>
    </w:p>
    <w:p w:rsidR="005F1F37" w:rsidRPr="000665B4" w:rsidRDefault="005F1F37" w:rsidP="005F1F37">
      <w:pPr>
        <w:pStyle w:val="ad"/>
        <w:rPr>
          <w:rFonts w:hAnsi="宋体" w:cs="宋体"/>
          <w:lang w:val="pt-BR"/>
        </w:rPr>
      </w:pPr>
      <w:r w:rsidRPr="000665B4">
        <w:rPr>
          <w:rFonts w:hAnsi="宋体" w:cs="宋体" w:hint="eastAsia"/>
          <w:lang w:val="pt-BR"/>
        </w:rPr>
        <w:t xml:space="preserve">       if (zero(p[n-1].x-p[0].x)&amp;&amp;zero(p[n-1].y-p[0].y))</w:t>
      </w:r>
    </w:p>
    <w:p w:rsidR="005F1F37" w:rsidRPr="000665B4" w:rsidRDefault="005F1F37" w:rsidP="005F1F37">
      <w:pPr>
        <w:pStyle w:val="ad"/>
        <w:rPr>
          <w:rFonts w:hAnsi="宋体" w:cs="宋体"/>
          <w:lang w:val="pt-BR"/>
        </w:rPr>
      </w:pPr>
      <w:r w:rsidRPr="000665B4">
        <w:rPr>
          <w:rFonts w:hAnsi="宋体" w:cs="宋体" w:hint="eastAsia"/>
          <w:lang w:val="pt-BR"/>
        </w:rPr>
        <w:t xml:space="preserve">              n--;</w:t>
      </w:r>
    </w:p>
    <w:p w:rsidR="005F1F37" w:rsidRPr="000665B4" w:rsidRDefault="005F1F37" w:rsidP="005F1F37">
      <w:pPr>
        <w:pStyle w:val="ad"/>
        <w:rPr>
          <w:rFonts w:hAnsi="宋体" w:cs="宋体"/>
          <w:lang w:val="pt-BR"/>
        </w:rPr>
      </w:pPr>
      <w:r w:rsidRPr="000665B4">
        <w:rPr>
          <w:rFonts w:hAnsi="宋体" w:cs="宋体" w:hint="eastAsia"/>
          <w:lang w:val="pt-BR"/>
        </w:rPr>
        <w:t xml:space="preserve">       if (n&lt;3)</w:t>
      </w:r>
    </w:p>
    <w:p w:rsidR="005F1F37" w:rsidRPr="000665B4" w:rsidRDefault="005F1F37" w:rsidP="005F1F37">
      <w:pPr>
        <w:pStyle w:val="ad"/>
        <w:rPr>
          <w:rFonts w:hAnsi="宋体" w:cs="宋体"/>
          <w:lang w:val="pt-BR"/>
        </w:rPr>
      </w:pPr>
      <w:r w:rsidRPr="000665B4">
        <w:rPr>
          <w:rFonts w:hAnsi="宋体" w:cs="宋体" w:hint="eastAsia"/>
          <w:lang w:val="pt-BR"/>
        </w:rPr>
        <w:t xml:space="preserve">              n=0;</w:t>
      </w:r>
    </w:p>
    <w:p w:rsidR="005F1F37" w:rsidRPr="000665B4" w:rsidRDefault="005F1F37" w:rsidP="005F1F37">
      <w:pPr>
        <w:pStyle w:val="ad"/>
        <w:rPr>
          <w:rFonts w:hAnsi="宋体" w:cs="宋体"/>
          <w:lang w:val="pt-BR"/>
        </w:rPr>
      </w:pPr>
      <w:r w:rsidRPr="000665B4">
        <w:rPr>
          <w:rFonts w:hAnsi="宋体" w:cs="宋体" w:hint="eastAsia"/>
          <w:lang w:val="pt-BR"/>
        </w:rPr>
        <w:t>}</w:t>
      </w:r>
    </w:p>
    <w:p w:rsidR="005F1F37" w:rsidRPr="000665B4" w:rsidRDefault="005F1F37" w:rsidP="005F1F37">
      <w:pPr>
        <w:pStyle w:val="ad"/>
        <w:rPr>
          <w:rFonts w:hAnsi="宋体" w:cs="宋体"/>
          <w:lang w:val="pt-BR"/>
        </w:rPr>
      </w:pPr>
    </w:p>
    <w:p w:rsidR="005F1F37" w:rsidRPr="000665B4" w:rsidRDefault="005F1F37" w:rsidP="007435DC">
      <w:pPr>
        <w:pStyle w:val="ad"/>
        <w:outlineLvl w:val="2"/>
        <w:rPr>
          <w:rFonts w:hAnsi="宋体" w:cs="宋体"/>
          <w:b/>
          <w:lang w:val="pt-BR"/>
        </w:rPr>
      </w:pPr>
      <w:bookmarkStart w:id="363" w:name="_Toc524383263"/>
      <w:r w:rsidRPr="000665B4">
        <w:rPr>
          <w:rFonts w:hAnsi="宋体" w:cs="宋体" w:hint="eastAsia"/>
          <w:b/>
          <w:lang w:val="pt-BR"/>
        </w:rPr>
        <w:t xml:space="preserve">1.5   </w:t>
      </w:r>
      <w:r w:rsidRPr="000665B4">
        <w:rPr>
          <w:rFonts w:hAnsi="宋体" w:cs="宋体" w:hint="eastAsia"/>
          <w:b/>
        </w:rPr>
        <w:t>浮点函数</w:t>
      </w:r>
      <w:bookmarkEnd w:id="363"/>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浮点几何函数库</w:t>
      </w:r>
    </w:p>
    <w:p w:rsidR="005F1F37" w:rsidRPr="000665B4" w:rsidRDefault="005F1F37" w:rsidP="005F1F37">
      <w:pPr>
        <w:pStyle w:val="ad"/>
        <w:rPr>
          <w:rFonts w:hAnsi="宋体" w:cs="宋体"/>
          <w:lang w:val="pt-BR"/>
        </w:rPr>
      </w:pPr>
      <w:r w:rsidRPr="000665B4">
        <w:rPr>
          <w:rFonts w:hAnsi="宋体" w:cs="宋体" w:hint="eastAsia"/>
          <w:lang w:val="pt-BR"/>
        </w:rPr>
        <w:t>#include &lt;math.h&gt;</w:t>
      </w:r>
    </w:p>
    <w:p w:rsidR="005F1F37" w:rsidRPr="000665B4" w:rsidRDefault="005F1F37" w:rsidP="005F1F37">
      <w:pPr>
        <w:pStyle w:val="ad"/>
        <w:rPr>
          <w:rFonts w:hAnsi="宋体" w:cs="宋体"/>
          <w:lang w:val="pt-BR"/>
        </w:rPr>
      </w:pPr>
      <w:r w:rsidRPr="000665B4">
        <w:rPr>
          <w:rFonts w:hAnsi="宋体" w:cs="宋体" w:hint="eastAsia"/>
          <w:lang w:val="pt-BR"/>
        </w:rPr>
        <w:t>#define eps 1e-8</w:t>
      </w:r>
    </w:p>
    <w:p w:rsidR="005F1F37" w:rsidRPr="000665B4" w:rsidRDefault="005F1F37" w:rsidP="005F1F37">
      <w:pPr>
        <w:pStyle w:val="ad"/>
        <w:rPr>
          <w:rFonts w:hAnsi="宋体" w:cs="宋体"/>
          <w:lang w:val="pt-BR"/>
        </w:rPr>
      </w:pPr>
      <w:r w:rsidRPr="000665B4">
        <w:rPr>
          <w:rFonts w:hAnsi="宋体" w:cs="宋体" w:hint="eastAsia"/>
          <w:lang w:val="pt-BR"/>
        </w:rPr>
        <w:t>#define zero(x) (((x)&gt;0?(x):-(x))&lt;eps)</w:t>
      </w:r>
    </w:p>
    <w:p w:rsidR="005F1F37" w:rsidRPr="000665B4" w:rsidRDefault="005F1F37" w:rsidP="005F1F37">
      <w:pPr>
        <w:pStyle w:val="ad"/>
        <w:rPr>
          <w:rFonts w:hAnsi="宋体" w:cs="宋体"/>
        </w:rPr>
      </w:pPr>
      <w:r w:rsidRPr="000665B4">
        <w:rPr>
          <w:rFonts w:hAnsi="宋体" w:cs="宋体" w:hint="eastAsia"/>
        </w:rPr>
        <w:t>struct point{double x,y;};</w:t>
      </w:r>
    </w:p>
    <w:p w:rsidR="005F1F37" w:rsidRPr="000665B4" w:rsidRDefault="005F1F37" w:rsidP="005F1F37">
      <w:pPr>
        <w:pStyle w:val="ad"/>
        <w:rPr>
          <w:rFonts w:hAnsi="宋体" w:cs="宋体"/>
        </w:rPr>
      </w:pPr>
      <w:r w:rsidRPr="000665B4">
        <w:rPr>
          <w:rFonts w:hAnsi="宋体" w:cs="宋体" w:hint="eastAsia"/>
        </w:rPr>
        <w:t>struct line{point a,b;};</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//计算cross product (P1-P0)x(P2-P0)</w:t>
      </w:r>
    </w:p>
    <w:p w:rsidR="005F1F37" w:rsidRPr="000665B4" w:rsidRDefault="005F1F37" w:rsidP="005F1F37">
      <w:pPr>
        <w:pStyle w:val="ad"/>
        <w:rPr>
          <w:rFonts w:hAnsi="宋体" w:cs="宋体"/>
        </w:rPr>
      </w:pPr>
      <w:r w:rsidRPr="000665B4">
        <w:rPr>
          <w:rFonts w:hAnsi="宋体" w:cs="宋体" w:hint="eastAsia"/>
        </w:rPr>
        <w:t>double xmult(point p1,point p2,point p0){</w:t>
      </w:r>
    </w:p>
    <w:p w:rsidR="005F1F37" w:rsidRPr="000665B4" w:rsidRDefault="005F1F37" w:rsidP="005F1F37">
      <w:pPr>
        <w:pStyle w:val="ad"/>
        <w:rPr>
          <w:rFonts w:hAnsi="宋体" w:cs="宋体"/>
        </w:rPr>
      </w:pPr>
      <w:r w:rsidRPr="000665B4">
        <w:rPr>
          <w:rFonts w:hAnsi="宋体" w:cs="宋体" w:hint="eastAsia"/>
        </w:rPr>
        <w:t xml:space="preserve">       return (p1.x-p0.x)*(p2.y-p0.y)-(p2.x-p0.x)*(p1.y-p0.y);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xmult(double x1,double y1,double x2,double y2,double x0,double y0){</w:t>
      </w:r>
    </w:p>
    <w:p w:rsidR="005F1F37" w:rsidRPr="000665B4" w:rsidRDefault="005F1F37" w:rsidP="005F1F37">
      <w:pPr>
        <w:pStyle w:val="ad"/>
        <w:rPr>
          <w:rFonts w:hAnsi="宋体" w:cs="宋体"/>
        </w:rPr>
      </w:pPr>
      <w:r w:rsidRPr="000665B4">
        <w:rPr>
          <w:rFonts w:hAnsi="宋体" w:cs="宋体" w:hint="eastAsia"/>
        </w:rPr>
        <w:t xml:space="preserve">       return (x1-x0)*(y2-y0)-(x2-x0)*(y1-y0);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//计算dot product (P1-P0).(P2-P0)</w:t>
      </w:r>
    </w:p>
    <w:p w:rsidR="005F1F37" w:rsidRPr="000665B4" w:rsidRDefault="005F1F37" w:rsidP="005F1F37">
      <w:pPr>
        <w:pStyle w:val="ad"/>
        <w:rPr>
          <w:rFonts w:hAnsi="宋体" w:cs="宋体"/>
        </w:rPr>
      </w:pPr>
      <w:r w:rsidRPr="000665B4">
        <w:rPr>
          <w:rFonts w:hAnsi="宋体" w:cs="宋体" w:hint="eastAsia"/>
        </w:rPr>
        <w:t>double dmult(point p1,point p2,point p0){</w:t>
      </w:r>
    </w:p>
    <w:p w:rsidR="005F1F37" w:rsidRPr="000665B4" w:rsidRDefault="005F1F37" w:rsidP="005F1F37">
      <w:pPr>
        <w:pStyle w:val="ad"/>
        <w:rPr>
          <w:rFonts w:hAnsi="宋体" w:cs="宋体"/>
        </w:rPr>
      </w:pPr>
      <w:r w:rsidRPr="000665B4">
        <w:rPr>
          <w:rFonts w:hAnsi="宋体" w:cs="宋体" w:hint="eastAsia"/>
        </w:rPr>
        <w:t xml:space="preserve">       return (p1.x-p0.x)*(p2.x-p0.x)+(p1.y-p0.y)*(p2.y-p0.y);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dmult(double x1,double y1,double x2,double y2,double x0,double y0){</w:t>
      </w:r>
    </w:p>
    <w:p w:rsidR="005F1F37" w:rsidRPr="000665B4" w:rsidRDefault="005F1F37" w:rsidP="005F1F37">
      <w:pPr>
        <w:pStyle w:val="ad"/>
        <w:rPr>
          <w:rFonts w:hAnsi="宋体" w:cs="宋体"/>
        </w:rPr>
      </w:pPr>
      <w:r w:rsidRPr="000665B4">
        <w:rPr>
          <w:rFonts w:hAnsi="宋体" w:cs="宋体" w:hint="eastAsia"/>
        </w:rPr>
        <w:t xml:space="preserve">       return (x1-x0)*(x2-x0)+(y1-y0)*(y2-y0);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//两点距离</w:t>
      </w:r>
    </w:p>
    <w:p w:rsidR="005F1F37" w:rsidRPr="000665B4" w:rsidRDefault="005F1F37" w:rsidP="005F1F37">
      <w:pPr>
        <w:pStyle w:val="ad"/>
        <w:rPr>
          <w:rFonts w:hAnsi="宋体" w:cs="宋体"/>
        </w:rPr>
      </w:pPr>
      <w:r w:rsidRPr="000665B4">
        <w:rPr>
          <w:rFonts w:hAnsi="宋体" w:cs="宋体" w:hint="eastAsia"/>
        </w:rPr>
        <w:t>double distance(point p1,point p2){</w:t>
      </w:r>
    </w:p>
    <w:p w:rsidR="005F1F37" w:rsidRPr="000665B4" w:rsidRDefault="005F1F37" w:rsidP="005F1F37">
      <w:pPr>
        <w:pStyle w:val="ad"/>
        <w:rPr>
          <w:rFonts w:hAnsi="宋体" w:cs="宋体"/>
        </w:rPr>
      </w:pPr>
      <w:r w:rsidRPr="000665B4">
        <w:rPr>
          <w:rFonts w:hAnsi="宋体" w:cs="宋体" w:hint="eastAsia"/>
        </w:rPr>
        <w:t xml:space="preserve">       return sqrt((p1.x-p2.x)*(p1.x-p2.x)+(p1.y-p2.y)*(p1.y-p2.y));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distance(double x1,double y1,double x2,double y2){</w:t>
      </w:r>
    </w:p>
    <w:p w:rsidR="005F1F37" w:rsidRPr="000665B4" w:rsidRDefault="005F1F37" w:rsidP="005F1F37">
      <w:pPr>
        <w:pStyle w:val="ad"/>
        <w:rPr>
          <w:rFonts w:hAnsi="宋体" w:cs="宋体"/>
        </w:rPr>
      </w:pPr>
      <w:r w:rsidRPr="000665B4">
        <w:rPr>
          <w:rFonts w:hAnsi="宋体" w:cs="宋体" w:hint="eastAsia"/>
        </w:rPr>
        <w:t xml:space="preserve">       return sqrt((x1-x2)*(x1-x2)+(y1-y2)*(y1-y2));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//判三点共线</w:t>
      </w:r>
    </w:p>
    <w:p w:rsidR="005F1F37" w:rsidRPr="000665B4" w:rsidRDefault="005F1F37" w:rsidP="005F1F37">
      <w:pPr>
        <w:pStyle w:val="ad"/>
        <w:rPr>
          <w:rFonts w:hAnsi="宋体" w:cs="宋体"/>
        </w:rPr>
      </w:pPr>
      <w:r w:rsidRPr="000665B4">
        <w:rPr>
          <w:rFonts w:hAnsi="宋体" w:cs="宋体" w:hint="eastAsia"/>
        </w:rPr>
        <w:t>int dots_inline(point p1,point p2,point p3){</w:t>
      </w:r>
    </w:p>
    <w:p w:rsidR="005F1F37" w:rsidRPr="000665B4" w:rsidRDefault="005F1F37" w:rsidP="005F1F37">
      <w:pPr>
        <w:pStyle w:val="ad"/>
        <w:rPr>
          <w:rFonts w:hAnsi="宋体" w:cs="宋体"/>
        </w:rPr>
      </w:pPr>
      <w:r w:rsidRPr="000665B4">
        <w:rPr>
          <w:rFonts w:hAnsi="宋体" w:cs="宋体" w:hint="eastAsia"/>
        </w:rPr>
        <w:t xml:space="preserve">       return zero(xmult(p1,p2,p3));</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lastRenderedPageBreak/>
        <w:t>int dots_inline(double x1,double y1,double x2,double y2,double x3,double y3){</w:t>
      </w:r>
    </w:p>
    <w:p w:rsidR="005F1F37" w:rsidRPr="000665B4" w:rsidRDefault="005F1F37" w:rsidP="005F1F37">
      <w:pPr>
        <w:pStyle w:val="ad"/>
        <w:rPr>
          <w:rFonts w:hAnsi="宋体" w:cs="宋体"/>
        </w:rPr>
      </w:pPr>
      <w:r w:rsidRPr="000665B4">
        <w:rPr>
          <w:rFonts w:hAnsi="宋体" w:cs="宋体" w:hint="eastAsia"/>
        </w:rPr>
        <w:t xml:space="preserve">       return zero(xmult(x1,y1,x2,y2,x3,y3));</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//判点是否在线段上,包括端点</w:t>
      </w:r>
    </w:p>
    <w:p w:rsidR="005F1F37" w:rsidRPr="000665B4" w:rsidRDefault="005F1F37" w:rsidP="005F1F37">
      <w:pPr>
        <w:pStyle w:val="ad"/>
        <w:rPr>
          <w:rFonts w:hAnsi="宋体" w:cs="宋体"/>
        </w:rPr>
      </w:pPr>
      <w:r w:rsidRPr="000665B4">
        <w:rPr>
          <w:rFonts w:hAnsi="宋体" w:cs="宋体" w:hint="eastAsia"/>
        </w:rPr>
        <w:t>int dot_online_in(point p,line l){</w:t>
      </w:r>
    </w:p>
    <w:p w:rsidR="005F1F37" w:rsidRPr="000665B4" w:rsidRDefault="005F1F37" w:rsidP="005F1F37">
      <w:pPr>
        <w:pStyle w:val="ad"/>
        <w:rPr>
          <w:rFonts w:hAnsi="宋体" w:cs="宋体"/>
        </w:rPr>
      </w:pPr>
      <w:r w:rsidRPr="000665B4">
        <w:rPr>
          <w:rFonts w:hAnsi="宋体" w:cs="宋体" w:hint="eastAsia"/>
        </w:rPr>
        <w:t xml:space="preserve">       return zero(xmult(p,l.a,l.b))&amp;&amp;(l.a.x-p.x)*(l.b.x-p.x)&lt;eps&amp;&amp;(l.a.y-p.y)*(l.b.y-p.y)&lt;eps;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dot_online_in(point p,point l1,point l2){</w:t>
      </w:r>
    </w:p>
    <w:p w:rsidR="005F1F37" w:rsidRPr="000665B4" w:rsidRDefault="005F1F37" w:rsidP="005F1F37">
      <w:pPr>
        <w:pStyle w:val="ad"/>
        <w:rPr>
          <w:rFonts w:hAnsi="宋体" w:cs="宋体"/>
        </w:rPr>
      </w:pPr>
      <w:r w:rsidRPr="000665B4">
        <w:rPr>
          <w:rFonts w:hAnsi="宋体" w:cs="宋体" w:hint="eastAsia"/>
        </w:rPr>
        <w:t xml:space="preserve">       return zero(xmult(p,l1,l2))&amp;&amp;(l1.x-p.x)*(l2.x-p.x)&lt;eps&amp;&amp;(l1.y-p.y)*(l2.y-p.y)&lt;eps;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dot_online_in(double x,double y,double x1,double y1,double x2,double y2){</w:t>
      </w:r>
    </w:p>
    <w:p w:rsidR="005F1F37" w:rsidRPr="000665B4" w:rsidRDefault="005F1F37" w:rsidP="005F1F37">
      <w:pPr>
        <w:pStyle w:val="ad"/>
        <w:rPr>
          <w:rFonts w:hAnsi="宋体" w:cs="宋体"/>
        </w:rPr>
      </w:pPr>
      <w:r w:rsidRPr="000665B4">
        <w:rPr>
          <w:rFonts w:hAnsi="宋体" w:cs="宋体" w:hint="eastAsia"/>
        </w:rPr>
        <w:t xml:space="preserve">       return zero(xmult(x,y,x1,y1,x2,y2))&amp;&amp;(x1-x)*(x2-x)&lt;eps&amp;&amp;(y1-y)*(y2-y)&lt;eps;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//判点是否在线段上,不包括端点</w:t>
      </w:r>
    </w:p>
    <w:p w:rsidR="005F1F37" w:rsidRPr="000665B4" w:rsidRDefault="005F1F37" w:rsidP="005F1F37">
      <w:pPr>
        <w:pStyle w:val="ad"/>
        <w:rPr>
          <w:rFonts w:hAnsi="宋体" w:cs="宋体"/>
        </w:rPr>
      </w:pPr>
      <w:r w:rsidRPr="000665B4">
        <w:rPr>
          <w:rFonts w:hAnsi="宋体" w:cs="宋体" w:hint="eastAsia"/>
        </w:rPr>
        <w:t>int dot_online_ex(point p,line l){</w:t>
      </w:r>
    </w:p>
    <w:p w:rsidR="005F1F37" w:rsidRPr="000665B4" w:rsidRDefault="005F1F37" w:rsidP="005F1F37">
      <w:pPr>
        <w:pStyle w:val="ad"/>
        <w:rPr>
          <w:rFonts w:hAnsi="宋体" w:cs="宋体"/>
        </w:rPr>
      </w:pPr>
      <w:r w:rsidRPr="000665B4">
        <w:rPr>
          <w:rFonts w:hAnsi="宋体" w:cs="宋体" w:hint="eastAsia"/>
        </w:rPr>
        <w:t xml:space="preserve">       return dot_online_in(p,l)&amp;&amp;(!zero(p.x-l.a.x)||!zero(p.y-l.a.y))&amp;&amp;(!zero(p.x-l.b.x)||!zero(p.y-l.b.y));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dot_online_ex(point p,point l1,point l2){</w:t>
      </w:r>
    </w:p>
    <w:p w:rsidR="005F1F37" w:rsidRPr="000665B4" w:rsidRDefault="005F1F37" w:rsidP="005F1F37">
      <w:pPr>
        <w:pStyle w:val="ad"/>
        <w:rPr>
          <w:rFonts w:hAnsi="宋体" w:cs="宋体"/>
        </w:rPr>
      </w:pPr>
      <w:r w:rsidRPr="000665B4">
        <w:rPr>
          <w:rFonts w:hAnsi="宋体" w:cs="宋体" w:hint="eastAsia"/>
        </w:rPr>
        <w:t xml:space="preserve">       return dot_online_in(p,l1,l2)&amp;&amp;(!zero(p.x-l1.x)||!zero(p.y-l1.y))&amp;&amp;(!zero(p.x-l2.x)||!zero(p.y-l2.y));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dot_online_ex(double x,double y,double x1,double y1,double x2,double y2){</w:t>
      </w:r>
    </w:p>
    <w:p w:rsidR="005F1F37" w:rsidRPr="000665B4" w:rsidRDefault="005F1F37" w:rsidP="005F1F37">
      <w:pPr>
        <w:pStyle w:val="ad"/>
        <w:rPr>
          <w:rFonts w:hAnsi="宋体" w:cs="宋体"/>
        </w:rPr>
      </w:pPr>
      <w:r w:rsidRPr="000665B4">
        <w:rPr>
          <w:rFonts w:hAnsi="宋体" w:cs="宋体" w:hint="eastAsia"/>
        </w:rPr>
        <w:t xml:space="preserve">       return dot_online_in(x,y,x1,y1,x2,y2)&amp;&amp;(!zero(x-x1)||!zero(y-y1))&amp;&amp;(!zero(x-x2)||!zero(y-y2));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//判两点在线段同侧,点在线段上返回0</w:t>
      </w:r>
    </w:p>
    <w:p w:rsidR="005F1F37" w:rsidRPr="000665B4" w:rsidRDefault="005F1F37" w:rsidP="005F1F37">
      <w:pPr>
        <w:pStyle w:val="ad"/>
        <w:rPr>
          <w:rFonts w:hAnsi="宋体" w:cs="宋体"/>
        </w:rPr>
      </w:pPr>
      <w:r w:rsidRPr="000665B4">
        <w:rPr>
          <w:rFonts w:hAnsi="宋体" w:cs="宋体" w:hint="eastAsia"/>
        </w:rPr>
        <w:t>int same_side(point p1,point p2,line l){</w:t>
      </w:r>
    </w:p>
    <w:p w:rsidR="005F1F37" w:rsidRPr="000665B4" w:rsidRDefault="005F1F37" w:rsidP="005F1F37">
      <w:pPr>
        <w:pStyle w:val="ad"/>
        <w:rPr>
          <w:rFonts w:hAnsi="宋体" w:cs="宋体"/>
        </w:rPr>
      </w:pPr>
      <w:r w:rsidRPr="000665B4">
        <w:rPr>
          <w:rFonts w:hAnsi="宋体" w:cs="宋体" w:hint="eastAsia"/>
        </w:rPr>
        <w:t xml:space="preserve">       return xmult(l.a,p1,l.b)*xmult(l.a,p2,l.b)&gt;eps;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same_side(point p1,point p2,point l1,point l2){</w:t>
      </w:r>
    </w:p>
    <w:p w:rsidR="005F1F37" w:rsidRPr="000665B4" w:rsidRDefault="005F1F37" w:rsidP="005F1F37">
      <w:pPr>
        <w:pStyle w:val="ad"/>
        <w:rPr>
          <w:rFonts w:hAnsi="宋体" w:cs="宋体"/>
        </w:rPr>
      </w:pPr>
      <w:r w:rsidRPr="000665B4">
        <w:rPr>
          <w:rFonts w:hAnsi="宋体" w:cs="宋体" w:hint="eastAsia"/>
        </w:rPr>
        <w:t xml:space="preserve">       return xmult(l1,p1,l2)*xmult(l1,p2,l2)&gt;eps;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//判两点在线段异侧,点在线段上返回0</w:t>
      </w:r>
    </w:p>
    <w:p w:rsidR="005F1F37" w:rsidRPr="000665B4" w:rsidRDefault="005F1F37" w:rsidP="005F1F37">
      <w:pPr>
        <w:pStyle w:val="ad"/>
        <w:rPr>
          <w:rFonts w:hAnsi="宋体" w:cs="宋体"/>
        </w:rPr>
      </w:pPr>
      <w:r w:rsidRPr="000665B4">
        <w:rPr>
          <w:rFonts w:hAnsi="宋体" w:cs="宋体" w:hint="eastAsia"/>
        </w:rPr>
        <w:t>int opposite_side(point p1,point p2,line l){</w:t>
      </w:r>
    </w:p>
    <w:p w:rsidR="005F1F37" w:rsidRPr="000665B4" w:rsidRDefault="005F1F37" w:rsidP="005F1F37">
      <w:pPr>
        <w:pStyle w:val="ad"/>
        <w:rPr>
          <w:rFonts w:hAnsi="宋体" w:cs="宋体"/>
        </w:rPr>
      </w:pPr>
      <w:r w:rsidRPr="000665B4">
        <w:rPr>
          <w:rFonts w:hAnsi="宋体" w:cs="宋体" w:hint="eastAsia"/>
        </w:rPr>
        <w:t xml:space="preserve">       return xmult(l.a,p1,l.b)*xmult(l.a,p2,l.b)&lt;-eps;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lastRenderedPageBreak/>
        <w:t>int opposite_side(point p1,point p2,point l1,point l2){</w:t>
      </w:r>
    </w:p>
    <w:p w:rsidR="005F1F37" w:rsidRPr="000665B4" w:rsidRDefault="005F1F37" w:rsidP="005F1F37">
      <w:pPr>
        <w:pStyle w:val="ad"/>
        <w:rPr>
          <w:rFonts w:hAnsi="宋体" w:cs="宋体"/>
        </w:rPr>
      </w:pPr>
      <w:r w:rsidRPr="000665B4">
        <w:rPr>
          <w:rFonts w:hAnsi="宋体" w:cs="宋体" w:hint="eastAsia"/>
        </w:rPr>
        <w:t xml:space="preserve">       return xmult(l1,p1,l2)*xmult(l1,p2,l2)&lt;-eps;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//判两直线平行</w:t>
      </w:r>
    </w:p>
    <w:p w:rsidR="005F1F37" w:rsidRPr="000665B4" w:rsidRDefault="005F1F37" w:rsidP="005F1F37">
      <w:pPr>
        <w:pStyle w:val="ad"/>
        <w:rPr>
          <w:rFonts w:hAnsi="宋体" w:cs="宋体"/>
        </w:rPr>
      </w:pPr>
      <w:r w:rsidRPr="000665B4">
        <w:rPr>
          <w:rFonts w:hAnsi="宋体" w:cs="宋体" w:hint="eastAsia"/>
        </w:rPr>
        <w:t>int parallel(line u,line v){</w:t>
      </w:r>
    </w:p>
    <w:p w:rsidR="005F1F37" w:rsidRPr="000665B4" w:rsidRDefault="005F1F37" w:rsidP="005F1F37">
      <w:pPr>
        <w:pStyle w:val="ad"/>
        <w:rPr>
          <w:rFonts w:hAnsi="宋体" w:cs="宋体"/>
        </w:rPr>
      </w:pPr>
      <w:r w:rsidRPr="000665B4">
        <w:rPr>
          <w:rFonts w:hAnsi="宋体" w:cs="宋体" w:hint="eastAsia"/>
        </w:rPr>
        <w:t xml:space="preserve">       return zero((u.a.x-u.b.x)*(v.a.y-v.b.y)-(v.a.x-v.b.x)*(u.a.y-u.b.y));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parallel(point u1,point u2,point v1,point v2){</w:t>
      </w:r>
    </w:p>
    <w:p w:rsidR="005F1F37" w:rsidRPr="000665B4" w:rsidRDefault="005F1F37" w:rsidP="005F1F37">
      <w:pPr>
        <w:pStyle w:val="ad"/>
        <w:rPr>
          <w:rFonts w:hAnsi="宋体" w:cs="宋体"/>
        </w:rPr>
      </w:pPr>
      <w:r w:rsidRPr="000665B4">
        <w:rPr>
          <w:rFonts w:hAnsi="宋体" w:cs="宋体" w:hint="eastAsia"/>
        </w:rPr>
        <w:t xml:space="preserve">       return zero((u1.x-u2.x)*(v1.y-v2.y)-(v1.x-v2.x)*(u1.y-u2.y));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//判两直线垂直</w:t>
      </w:r>
    </w:p>
    <w:p w:rsidR="005F1F37" w:rsidRPr="000665B4" w:rsidRDefault="005F1F37" w:rsidP="005F1F37">
      <w:pPr>
        <w:pStyle w:val="ad"/>
        <w:rPr>
          <w:rFonts w:hAnsi="宋体" w:cs="宋体"/>
        </w:rPr>
      </w:pPr>
      <w:r w:rsidRPr="000665B4">
        <w:rPr>
          <w:rFonts w:hAnsi="宋体" w:cs="宋体" w:hint="eastAsia"/>
        </w:rPr>
        <w:t>int perpendicular(line u,line v){</w:t>
      </w:r>
    </w:p>
    <w:p w:rsidR="005F1F37" w:rsidRPr="000665B4" w:rsidRDefault="005F1F37" w:rsidP="005F1F37">
      <w:pPr>
        <w:pStyle w:val="ad"/>
        <w:rPr>
          <w:rFonts w:hAnsi="宋体" w:cs="宋体"/>
        </w:rPr>
      </w:pPr>
      <w:r w:rsidRPr="000665B4">
        <w:rPr>
          <w:rFonts w:hAnsi="宋体" w:cs="宋体" w:hint="eastAsia"/>
        </w:rPr>
        <w:t xml:space="preserve">       return zero((u.a.x-u.b.x)*(v.a.x-v.b.x)+(u.a.y-u.b.y)*(v.a.y-v.b.y));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perpendicular(point u1,point u2,point v1,point v2){</w:t>
      </w:r>
    </w:p>
    <w:p w:rsidR="005F1F37" w:rsidRPr="000665B4" w:rsidRDefault="005F1F37" w:rsidP="005F1F37">
      <w:pPr>
        <w:pStyle w:val="ad"/>
        <w:rPr>
          <w:rFonts w:hAnsi="宋体" w:cs="宋体"/>
          <w:lang w:val="pt-BR"/>
        </w:rPr>
      </w:pPr>
      <w:r w:rsidRPr="000665B4">
        <w:rPr>
          <w:rFonts w:hAnsi="宋体" w:cs="宋体" w:hint="eastAsia"/>
          <w:lang w:val="pt-BR"/>
        </w:rPr>
        <w:t xml:space="preserve">       return zero((u1.x-u2.x)*(v1.x-v2.x)+(u1.y-u2.y)*(v1.y-v2.y));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//判两线段相交,包括端点和部分重合</w:t>
      </w:r>
    </w:p>
    <w:p w:rsidR="005F1F37" w:rsidRPr="000665B4" w:rsidRDefault="005F1F37" w:rsidP="005F1F37">
      <w:pPr>
        <w:pStyle w:val="ad"/>
        <w:rPr>
          <w:rFonts w:hAnsi="宋体" w:cs="宋体"/>
        </w:rPr>
      </w:pPr>
      <w:r w:rsidRPr="000665B4">
        <w:rPr>
          <w:rFonts w:hAnsi="宋体" w:cs="宋体" w:hint="eastAsia"/>
        </w:rPr>
        <w:t>int intersect_in(line u,line v){</w:t>
      </w:r>
    </w:p>
    <w:p w:rsidR="005F1F37" w:rsidRPr="000665B4" w:rsidRDefault="005F1F37" w:rsidP="005F1F37">
      <w:pPr>
        <w:pStyle w:val="ad"/>
        <w:rPr>
          <w:rFonts w:hAnsi="宋体" w:cs="宋体"/>
        </w:rPr>
      </w:pPr>
      <w:r w:rsidRPr="000665B4">
        <w:rPr>
          <w:rFonts w:hAnsi="宋体" w:cs="宋体" w:hint="eastAsia"/>
        </w:rPr>
        <w:t xml:space="preserve">       if (!dots_inline(u.a,u.b,v.a)||!dots_inline(u.a,u.b,v.b))</w:t>
      </w:r>
    </w:p>
    <w:p w:rsidR="005F1F37" w:rsidRPr="000665B4" w:rsidRDefault="005F1F37" w:rsidP="005F1F37">
      <w:pPr>
        <w:pStyle w:val="ad"/>
        <w:rPr>
          <w:rFonts w:hAnsi="宋体" w:cs="宋体"/>
        </w:rPr>
      </w:pPr>
      <w:r w:rsidRPr="000665B4">
        <w:rPr>
          <w:rFonts w:hAnsi="宋体" w:cs="宋体" w:hint="eastAsia"/>
        </w:rPr>
        <w:t xml:space="preserve">              return !same_side(u.a,u.b,v)&amp;&amp;!same_side(v.a,v.b,u);</w:t>
      </w:r>
    </w:p>
    <w:p w:rsidR="005F1F37" w:rsidRPr="000665B4" w:rsidRDefault="005F1F37" w:rsidP="005F1F37">
      <w:pPr>
        <w:pStyle w:val="ad"/>
        <w:rPr>
          <w:rFonts w:hAnsi="宋体" w:cs="宋体"/>
        </w:rPr>
      </w:pPr>
      <w:r w:rsidRPr="000665B4">
        <w:rPr>
          <w:rFonts w:hAnsi="宋体" w:cs="宋体" w:hint="eastAsia"/>
        </w:rPr>
        <w:t xml:space="preserve">       return dot_online_in(u.a,v)||dot_online_in(u.b,v)||dot_online_in(v.a,u)||dot_online_in(v.b,u);</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intersect_in(point u1,point u2,point v1,point v2){</w:t>
      </w:r>
    </w:p>
    <w:p w:rsidR="005F1F37" w:rsidRPr="000665B4" w:rsidRDefault="005F1F37" w:rsidP="005F1F37">
      <w:pPr>
        <w:pStyle w:val="ad"/>
        <w:rPr>
          <w:rFonts w:hAnsi="宋体" w:cs="宋体"/>
        </w:rPr>
      </w:pPr>
      <w:r w:rsidRPr="000665B4">
        <w:rPr>
          <w:rFonts w:hAnsi="宋体" w:cs="宋体" w:hint="eastAsia"/>
        </w:rPr>
        <w:t xml:space="preserve">       if (!dots_inline(u1,u2,v1)||!dots_inline(u1,u2,v2))</w:t>
      </w:r>
    </w:p>
    <w:p w:rsidR="005F1F37" w:rsidRPr="000665B4" w:rsidRDefault="005F1F37" w:rsidP="005F1F37">
      <w:pPr>
        <w:pStyle w:val="ad"/>
        <w:rPr>
          <w:rFonts w:hAnsi="宋体" w:cs="宋体"/>
        </w:rPr>
      </w:pPr>
      <w:r w:rsidRPr="000665B4">
        <w:rPr>
          <w:rFonts w:hAnsi="宋体" w:cs="宋体" w:hint="eastAsia"/>
        </w:rPr>
        <w:t xml:space="preserve">              return !same_side(u1,u2,v1,v2)&amp;&amp;!same_side(v1,v2,u1,u2);</w:t>
      </w:r>
    </w:p>
    <w:p w:rsidR="005F1F37" w:rsidRPr="000665B4" w:rsidRDefault="005F1F37" w:rsidP="005F1F37">
      <w:pPr>
        <w:pStyle w:val="ad"/>
        <w:rPr>
          <w:rFonts w:hAnsi="宋体" w:cs="宋体"/>
        </w:rPr>
      </w:pPr>
      <w:r w:rsidRPr="000665B4">
        <w:rPr>
          <w:rFonts w:hAnsi="宋体" w:cs="宋体" w:hint="eastAsia"/>
        </w:rPr>
        <w:t xml:space="preserve">       return dot_online_in(u1,v1,v2)||dot_online_in(u2,v1,v2)||dot_online_in(v1,u1,u2)||dot_online_in(v2,u1,u2);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//判两线段相交,不包括端点和部分重合</w:t>
      </w:r>
    </w:p>
    <w:p w:rsidR="005F1F37" w:rsidRPr="000665B4" w:rsidRDefault="005F1F37" w:rsidP="005F1F37">
      <w:pPr>
        <w:pStyle w:val="ad"/>
        <w:rPr>
          <w:rFonts w:hAnsi="宋体" w:cs="宋体"/>
        </w:rPr>
      </w:pPr>
      <w:r w:rsidRPr="000665B4">
        <w:rPr>
          <w:rFonts w:hAnsi="宋体" w:cs="宋体" w:hint="eastAsia"/>
        </w:rPr>
        <w:t>int intersect_ex(line u,line v){</w:t>
      </w:r>
    </w:p>
    <w:p w:rsidR="005F1F37" w:rsidRPr="000665B4" w:rsidRDefault="005F1F37" w:rsidP="005F1F37">
      <w:pPr>
        <w:pStyle w:val="ad"/>
        <w:rPr>
          <w:rFonts w:hAnsi="宋体" w:cs="宋体"/>
        </w:rPr>
      </w:pPr>
      <w:r w:rsidRPr="000665B4">
        <w:rPr>
          <w:rFonts w:hAnsi="宋体" w:cs="宋体" w:hint="eastAsia"/>
        </w:rPr>
        <w:t xml:space="preserve">       return opposite_side(u.a,u.b,v)&amp;&amp;opposite_side(v.a,v.b,u);</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intersect_ex(point u1,point u2,point v1,point v2){</w:t>
      </w:r>
    </w:p>
    <w:p w:rsidR="005F1F37" w:rsidRPr="000665B4" w:rsidRDefault="005F1F37" w:rsidP="005F1F37">
      <w:pPr>
        <w:pStyle w:val="ad"/>
        <w:rPr>
          <w:rFonts w:hAnsi="宋体" w:cs="宋体"/>
        </w:rPr>
      </w:pPr>
      <w:r w:rsidRPr="000665B4">
        <w:rPr>
          <w:rFonts w:hAnsi="宋体" w:cs="宋体" w:hint="eastAsia"/>
        </w:rPr>
        <w:t xml:space="preserve">       return opposite_side(u1,u2,v1,v2)&amp;&amp;opposite_side(v1,v2,u1,u2);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lastRenderedPageBreak/>
        <w:t>//计算两直线交点,注意事先判断直线是否平行!</w:t>
      </w:r>
    </w:p>
    <w:p w:rsidR="005F1F37" w:rsidRPr="000665B4" w:rsidRDefault="005F1F37" w:rsidP="005F1F37">
      <w:pPr>
        <w:pStyle w:val="ad"/>
        <w:rPr>
          <w:rFonts w:hAnsi="宋体" w:cs="宋体"/>
        </w:rPr>
      </w:pPr>
      <w:r w:rsidRPr="000665B4">
        <w:rPr>
          <w:rFonts w:hAnsi="宋体" w:cs="宋体" w:hint="eastAsia"/>
        </w:rPr>
        <w:t>//线段交点请另外判线段相交(同时还是要判断是否平行!)</w:t>
      </w:r>
    </w:p>
    <w:p w:rsidR="005F1F37" w:rsidRPr="000665B4" w:rsidRDefault="005F1F37" w:rsidP="005F1F37">
      <w:pPr>
        <w:pStyle w:val="ad"/>
        <w:rPr>
          <w:rFonts w:hAnsi="宋体" w:cs="宋体"/>
        </w:rPr>
      </w:pPr>
      <w:r w:rsidRPr="000665B4">
        <w:rPr>
          <w:rFonts w:hAnsi="宋体" w:cs="宋体" w:hint="eastAsia"/>
        </w:rPr>
        <w:t>point intersection(line u,line v){</w:t>
      </w:r>
    </w:p>
    <w:p w:rsidR="005F1F37" w:rsidRPr="000665B4" w:rsidRDefault="005F1F37" w:rsidP="005F1F37">
      <w:pPr>
        <w:pStyle w:val="ad"/>
        <w:rPr>
          <w:rFonts w:hAnsi="宋体" w:cs="宋体"/>
        </w:rPr>
      </w:pPr>
      <w:r w:rsidRPr="000665B4">
        <w:rPr>
          <w:rFonts w:hAnsi="宋体" w:cs="宋体" w:hint="eastAsia"/>
        </w:rPr>
        <w:t xml:space="preserve">       point ret=u.a;</w:t>
      </w:r>
    </w:p>
    <w:p w:rsidR="005F1F37" w:rsidRPr="000665B4" w:rsidRDefault="005F1F37" w:rsidP="005F1F37">
      <w:pPr>
        <w:pStyle w:val="ad"/>
        <w:rPr>
          <w:rFonts w:hAnsi="宋体" w:cs="宋体"/>
        </w:rPr>
      </w:pPr>
      <w:r w:rsidRPr="000665B4">
        <w:rPr>
          <w:rFonts w:hAnsi="宋体" w:cs="宋体" w:hint="eastAsia"/>
        </w:rPr>
        <w:t xml:space="preserve">       double t=((u.a.x-v.a.x)*(v.a.y-v.b.y)-(u.a.y-v.a.y)*(v.a.x-v.b.x))</w:t>
      </w:r>
    </w:p>
    <w:p w:rsidR="005F1F37" w:rsidRPr="000665B4" w:rsidRDefault="005F1F37" w:rsidP="005F1F37">
      <w:pPr>
        <w:pStyle w:val="ad"/>
        <w:rPr>
          <w:rFonts w:hAnsi="宋体" w:cs="宋体"/>
        </w:rPr>
      </w:pPr>
      <w:r w:rsidRPr="000665B4">
        <w:rPr>
          <w:rFonts w:hAnsi="宋体" w:cs="宋体" w:hint="eastAsia"/>
        </w:rPr>
        <w:t xml:space="preserve">                     /((u.a.x-u.b.x)*(v.a.y-v.b.y)-(u.a.y-u.b.y)*(v.a.x-v.b.x));</w:t>
      </w:r>
    </w:p>
    <w:p w:rsidR="005F1F37" w:rsidRPr="000665B4" w:rsidRDefault="005F1F37" w:rsidP="005F1F37">
      <w:pPr>
        <w:pStyle w:val="ad"/>
        <w:rPr>
          <w:rFonts w:hAnsi="宋体" w:cs="宋体"/>
        </w:rPr>
      </w:pPr>
      <w:r w:rsidRPr="000665B4">
        <w:rPr>
          <w:rFonts w:hAnsi="宋体" w:cs="宋体" w:hint="eastAsia"/>
        </w:rPr>
        <w:t xml:space="preserve">       ret.x+=(u.b.x-u.a.x)*t;</w:t>
      </w:r>
    </w:p>
    <w:p w:rsidR="005F1F37" w:rsidRPr="000665B4" w:rsidRDefault="005F1F37" w:rsidP="005F1F37">
      <w:pPr>
        <w:pStyle w:val="ad"/>
        <w:rPr>
          <w:rFonts w:hAnsi="宋体" w:cs="宋体"/>
        </w:rPr>
      </w:pPr>
      <w:r w:rsidRPr="000665B4">
        <w:rPr>
          <w:rFonts w:hAnsi="宋体" w:cs="宋体" w:hint="eastAsia"/>
        </w:rPr>
        <w:t xml:space="preserve">       ret.y+=(u.b.y-u.a.y)*t;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point intersection(point u1,point u2,point v1,point v2){</w:t>
      </w:r>
    </w:p>
    <w:p w:rsidR="005F1F37" w:rsidRPr="000665B4" w:rsidRDefault="005F1F37" w:rsidP="005F1F37">
      <w:pPr>
        <w:pStyle w:val="ad"/>
        <w:rPr>
          <w:rFonts w:hAnsi="宋体" w:cs="宋体"/>
        </w:rPr>
      </w:pPr>
      <w:r w:rsidRPr="000665B4">
        <w:rPr>
          <w:rFonts w:hAnsi="宋体" w:cs="宋体" w:hint="eastAsia"/>
        </w:rPr>
        <w:t xml:space="preserve">       point ret=u1;</w:t>
      </w:r>
    </w:p>
    <w:p w:rsidR="005F1F37" w:rsidRPr="000665B4" w:rsidRDefault="005F1F37" w:rsidP="005F1F37">
      <w:pPr>
        <w:pStyle w:val="ad"/>
        <w:rPr>
          <w:rFonts w:hAnsi="宋体" w:cs="宋体"/>
        </w:rPr>
      </w:pPr>
      <w:r w:rsidRPr="000665B4">
        <w:rPr>
          <w:rFonts w:hAnsi="宋体" w:cs="宋体" w:hint="eastAsia"/>
        </w:rPr>
        <w:t xml:space="preserve">       double t=((u1.x-v1.x)*(v1.y-v2.y)-(u1.y-v1.y)*(v1.x-v2.x))</w:t>
      </w:r>
    </w:p>
    <w:p w:rsidR="005F1F37" w:rsidRPr="000665B4" w:rsidRDefault="005F1F37" w:rsidP="005F1F37">
      <w:pPr>
        <w:pStyle w:val="ad"/>
        <w:rPr>
          <w:rFonts w:hAnsi="宋体" w:cs="宋体"/>
        </w:rPr>
      </w:pPr>
      <w:r w:rsidRPr="000665B4">
        <w:rPr>
          <w:rFonts w:hAnsi="宋体" w:cs="宋体" w:hint="eastAsia"/>
        </w:rPr>
        <w:t xml:space="preserve">                     /((u1.x-u2.x)*(v1.y-v2.y)-(u1.y-u2.y)*(v1.x-v2.x));</w:t>
      </w:r>
    </w:p>
    <w:p w:rsidR="005F1F37" w:rsidRPr="000665B4" w:rsidRDefault="005F1F37" w:rsidP="005F1F37">
      <w:pPr>
        <w:pStyle w:val="ad"/>
        <w:rPr>
          <w:rFonts w:hAnsi="宋体" w:cs="宋体"/>
        </w:rPr>
      </w:pPr>
      <w:r w:rsidRPr="000665B4">
        <w:rPr>
          <w:rFonts w:hAnsi="宋体" w:cs="宋体" w:hint="eastAsia"/>
        </w:rPr>
        <w:t xml:space="preserve">       ret.x+=(u2.x-u1.x)*t;</w:t>
      </w:r>
    </w:p>
    <w:p w:rsidR="005F1F37" w:rsidRPr="000665B4" w:rsidRDefault="005F1F37" w:rsidP="005F1F37">
      <w:pPr>
        <w:pStyle w:val="ad"/>
        <w:rPr>
          <w:rFonts w:hAnsi="宋体" w:cs="宋体"/>
        </w:rPr>
      </w:pPr>
      <w:r w:rsidRPr="000665B4">
        <w:rPr>
          <w:rFonts w:hAnsi="宋体" w:cs="宋体" w:hint="eastAsia"/>
        </w:rPr>
        <w:t xml:space="preserve">       ret.y+=(u2.y-u1.y)*t;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//点到直线上的最近点</w:t>
      </w:r>
    </w:p>
    <w:p w:rsidR="005F1F37" w:rsidRPr="000665B4" w:rsidRDefault="005F1F37" w:rsidP="005F1F37">
      <w:pPr>
        <w:pStyle w:val="ad"/>
        <w:rPr>
          <w:rFonts w:hAnsi="宋体" w:cs="宋体"/>
        </w:rPr>
      </w:pPr>
      <w:r w:rsidRPr="000665B4">
        <w:rPr>
          <w:rFonts w:hAnsi="宋体" w:cs="宋体" w:hint="eastAsia"/>
        </w:rPr>
        <w:t>point ptoline(point p,line l){</w:t>
      </w:r>
    </w:p>
    <w:p w:rsidR="005F1F37" w:rsidRPr="000665B4" w:rsidRDefault="005F1F37" w:rsidP="005F1F37">
      <w:pPr>
        <w:pStyle w:val="ad"/>
        <w:rPr>
          <w:rFonts w:hAnsi="宋体" w:cs="宋体"/>
        </w:rPr>
      </w:pPr>
      <w:r w:rsidRPr="000665B4">
        <w:rPr>
          <w:rFonts w:hAnsi="宋体" w:cs="宋体" w:hint="eastAsia"/>
        </w:rPr>
        <w:t xml:space="preserve">       point t=p;</w:t>
      </w:r>
    </w:p>
    <w:p w:rsidR="005F1F37" w:rsidRPr="000665B4" w:rsidRDefault="005F1F37" w:rsidP="005F1F37">
      <w:pPr>
        <w:pStyle w:val="ad"/>
        <w:rPr>
          <w:rFonts w:hAnsi="宋体" w:cs="宋体"/>
        </w:rPr>
      </w:pPr>
      <w:r w:rsidRPr="000665B4">
        <w:rPr>
          <w:rFonts w:hAnsi="宋体" w:cs="宋体" w:hint="eastAsia"/>
        </w:rPr>
        <w:t xml:space="preserve">       t.x+=l.a.y-l.b.y,t.y+=l.b.x-l.a.x;</w:t>
      </w:r>
    </w:p>
    <w:p w:rsidR="005F1F37" w:rsidRPr="000665B4" w:rsidRDefault="005F1F37" w:rsidP="005F1F37">
      <w:pPr>
        <w:pStyle w:val="ad"/>
        <w:rPr>
          <w:rFonts w:hAnsi="宋体" w:cs="宋体"/>
        </w:rPr>
      </w:pPr>
      <w:r w:rsidRPr="000665B4">
        <w:rPr>
          <w:rFonts w:hAnsi="宋体" w:cs="宋体" w:hint="eastAsia"/>
        </w:rPr>
        <w:t xml:space="preserve">       return intersection(p,t,l.a,l.b);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point ptoline(point p,point l1,point l2){</w:t>
      </w:r>
    </w:p>
    <w:p w:rsidR="005F1F37" w:rsidRPr="000665B4" w:rsidRDefault="005F1F37" w:rsidP="005F1F37">
      <w:pPr>
        <w:pStyle w:val="ad"/>
        <w:rPr>
          <w:rFonts w:hAnsi="宋体" w:cs="宋体"/>
        </w:rPr>
      </w:pPr>
      <w:r w:rsidRPr="000665B4">
        <w:rPr>
          <w:rFonts w:hAnsi="宋体" w:cs="宋体" w:hint="eastAsia"/>
        </w:rPr>
        <w:t xml:space="preserve">       point t=p;</w:t>
      </w:r>
    </w:p>
    <w:p w:rsidR="005F1F37" w:rsidRPr="000665B4" w:rsidRDefault="005F1F37" w:rsidP="005F1F37">
      <w:pPr>
        <w:pStyle w:val="ad"/>
        <w:rPr>
          <w:rFonts w:hAnsi="宋体" w:cs="宋体"/>
        </w:rPr>
      </w:pPr>
      <w:r w:rsidRPr="000665B4">
        <w:rPr>
          <w:rFonts w:hAnsi="宋体" w:cs="宋体" w:hint="eastAsia"/>
        </w:rPr>
        <w:t xml:space="preserve">       t.x+=l1.y-l2.y,t.y+=l2.x-l1.x;</w:t>
      </w:r>
    </w:p>
    <w:p w:rsidR="005F1F37" w:rsidRPr="000665B4" w:rsidRDefault="005F1F37" w:rsidP="005F1F37">
      <w:pPr>
        <w:pStyle w:val="ad"/>
        <w:rPr>
          <w:rFonts w:hAnsi="宋体" w:cs="宋体"/>
        </w:rPr>
      </w:pPr>
      <w:r w:rsidRPr="000665B4">
        <w:rPr>
          <w:rFonts w:hAnsi="宋体" w:cs="宋体" w:hint="eastAsia"/>
        </w:rPr>
        <w:t xml:space="preserve">       return intersection(p,t,l1,l2);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//点到直线距离</w:t>
      </w:r>
    </w:p>
    <w:p w:rsidR="005F1F37" w:rsidRPr="000665B4" w:rsidRDefault="005F1F37" w:rsidP="005F1F37">
      <w:pPr>
        <w:pStyle w:val="ad"/>
        <w:rPr>
          <w:rFonts w:hAnsi="宋体" w:cs="宋体"/>
        </w:rPr>
      </w:pPr>
      <w:r w:rsidRPr="000665B4">
        <w:rPr>
          <w:rFonts w:hAnsi="宋体" w:cs="宋体" w:hint="eastAsia"/>
        </w:rPr>
        <w:t>double disptoline(point p,line l){</w:t>
      </w:r>
    </w:p>
    <w:p w:rsidR="005F1F37" w:rsidRPr="000665B4" w:rsidRDefault="005F1F37" w:rsidP="005F1F37">
      <w:pPr>
        <w:pStyle w:val="ad"/>
        <w:rPr>
          <w:rFonts w:hAnsi="宋体" w:cs="宋体"/>
        </w:rPr>
      </w:pPr>
      <w:r w:rsidRPr="000665B4">
        <w:rPr>
          <w:rFonts w:hAnsi="宋体" w:cs="宋体" w:hint="eastAsia"/>
        </w:rPr>
        <w:t xml:space="preserve">       return fabs(xmult(p,l.a,l.b))/distance(l.a,l.b);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disptoline(point p,point l1,point l2){</w:t>
      </w:r>
    </w:p>
    <w:p w:rsidR="005F1F37" w:rsidRPr="000665B4" w:rsidRDefault="005F1F37" w:rsidP="005F1F37">
      <w:pPr>
        <w:pStyle w:val="ad"/>
        <w:rPr>
          <w:rFonts w:hAnsi="宋体" w:cs="宋体"/>
        </w:rPr>
      </w:pPr>
      <w:r w:rsidRPr="000665B4">
        <w:rPr>
          <w:rFonts w:hAnsi="宋体" w:cs="宋体" w:hint="eastAsia"/>
        </w:rPr>
        <w:t xml:space="preserve">       return fabs(xmult(p,l1,l2))/distance(l1,l2);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disptoline(double x,double y,double x1,double y1,double x2,double y2){</w:t>
      </w:r>
    </w:p>
    <w:p w:rsidR="005F1F37" w:rsidRPr="000665B4" w:rsidRDefault="005F1F37" w:rsidP="005F1F37">
      <w:pPr>
        <w:pStyle w:val="ad"/>
        <w:rPr>
          <w:rFonts w:hAnsi="宋体" w:cs="宋体"/>
        </w:rPr>
      </w:pPr>
      <w:r w:rsidRPr="000665B4">
        <w:rPr>
          <w:rFonts w:hAnsi="宋体" w:cs="宋体" w:hint="eastAsia"/>
        </w:rPr>
        <w:t xml:space="preserve">       return fabs(xmult(x,y,x1,y1,x2,y2))/distance(x1,y1,x2,y2);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//点到线段上的最近点</w:t>
      </w:r>
    </w:p>
    <w:p w:rsidR="005F1F37" w:rsidRPr="000665B4" w:rsidRDefault="005F1F37" w:rsidP="005F1F37">
      <w:pPr>
        <w:pStyle w:val="ad"/>
        <w:rPr>
          <w:rFonts w:hAnsi="宋体" w:cs="宋体"/>
        </w:rPr>
      </w:pPr>
      <w:r w:rsidRPr="000665B4">
        <w:rPr>
          <w:rFonts w:hAnsi="宋体" w:cs="宋体" w:hint="eastAsia"/>
        </w:rPr>
        <w:t>point ptoseg(point p,line l){</w:t>
      </w:r>
    </w:p>
    <w:p w:rsidR="005F1F37" w:rsidRPr="000665B4" w:rsidRDefault="005F1F37" w:rsidP="005F1F37">
      <w:pPr>
        <w:pStyle w:val="ad"/>
        <w:rPr>
          <w:rFonts w:hAnsi="宋体" w:cs="宋体"/>
        </w:rPr>
      </w:pPr>
      <w:r w:rsidRPr="000665B4">
        <w:rPr>
          <w:rFonts w:hAnsi="宋体" w:cs="宋体" w:hint="eastAsia"/>
        </w:rPr>
        <w:lastRenderedPageBreak/>
        <w:t xml:space="preserve">       point t=p;</w:t>
      </w:r>
    </w:p>
    <w:p w:rsidR="005F1F37" w:rsidRPr="000665B4" w:rsidRDefault="005F1F37" w:rsidP="005F1F37">
      <w:pPr>
        <w:pStyle w:val="ad"/>
        <w:rPr>
          <w:rFonts w:hAnsi="宋体" w:cs="宋体"/>
        </w:rPr>
      </w:pPr>
      <w:r w:rsidRPr="000665B4">
        <w:rPr>
          <w:rFonts w:hAnsi="宋体" w:cs="宋体" w:hint="eastAsia"/>
        </w:rPr>
        <w:t xml:space="preserve">       t.x+=l.a.y-l.b.y,t.y+=l.b.x-l.a.x;</w:t>
      </w:r>
    </w:p>
    <w:p w:rsidR="005F1F37" w:rsidRPr="000665B4" w:rsidRDefault="005F1F37" w:rsidP="005F1F37">
      <w:pPr>
        <w:pStyle w:val="ad"/>
        <w:rPr>
          <w:rFonts w:hAnsi="宋体" w:cs="宋体"/>
        </w:rPr>
      </w:pPr>
      <w:r w:rsidRPr="000665B4">
        <w:rPr>
          <w:rFonts w:hAnsi="宋体" w:cs="宋体" w:hint="eastAsia"/>
        </w:rPr>
        <w:t xml:space="preserve">       if (xmult(l.a,t,p)*xmult(l.b,t,p)&gt;eps)</w:t>
      </w:r>
    </w:p>
    <w:p w:rsidR="005F1F37" w:rsidRPr="000665B4" w:rsidRDefault="005F1F37" w:rsidP="005F1F37">
      <w:pPr>
        <w:pStyle w:val="ad"/>
        <w:rPr>
          <w:rFonts w:hAnsi="宋体" w:cs="宋体"/>
        </w:rPr>
      </w:pPr>
      <w:r w:rsidRPr="000665B4">
        <w:rPr>
          <w:rFonts w:hAnsi="宋体" w:cs="宋体" w:hint="eastAsia"/>
        </w:rPr>
        <w:t xml:space="preserve">              return distance(p,l.a)&lt;distance(p,l.b)?l.a:l.b;</w:t>
      </w:r>
    </w:p>
    <w:p w:rsidR="005F1F37" w:rsidRPr="000665B4" w:rsidRDefault="005F1F37" w:rsidP="005F1F37">
      <w:pPr>
        <w:pStyle w:val="ad"/>
        <w:rPr>
          <w:rFonts w:hAnsi="宋体" w:cs="宋体"/>
        </w:rPr>
      </w:pPr>
      <w:r w:rsidRPr="000665B4">
        <w:rPr>
          <w:rFonts w:hAnsi="宋体" w:cs="宋体" w:hint="eastAsia"/>
        </w:rPr>
        <w:t xml:space="preserve">       return intersection(p,t,l.a,l.b);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point ptoseg(point p,point l1,point l2){</w:t>
      </w:r>
    </w:p>
    <w:p w:rsidR="005F1F37" w:rsidRPr="000665B4" w:rsidRDefault="005F1F37" w:rsidP="005F1F37">
      <w:pPr>
        <w:pStyle w:val="ad"/>
        <w:rPr>
          <w:rFonts w:hAnsi="宋体" w:cs="宋体"/>
        </w:rPr>
      </w:pPr>
      <w:r w:rsidRPr="000665B4">
        <w:rPr>
          <w:rFonts w:hAnsi="宋体" w:cs="宋体" w:hint="eastAsia"/>
        </w:rPr>
        <w:t xml:space="preserve">       point t=p;</w:t>
      </w:r>
    </w:p>
    <w:p w:rsidR="005F1F37" w:rsidRPr="000665B4" w:rsidRDefault="005F1F37" w:rsidP="005F1F37">
      <w:pPr>
        <w:pStyle w:val="ad"/>
        <w:rPr>
          <w:rFonts w:hAnsi="宋体" w:cs="宋体"/>
        </w:rPr>
      </w:pPr>
      <w:r w:rsidRPr="000665B4">
        <w:rPr>
          <w:rFonts w:hAnsi="宋体" w:cs="宋体" w:hint="eastAsia"/>
        </w:rPr>
        <w:t xml:space="preserve">       t.x+=l1.y-l2.y,t.y+=l2.x-l1.x;</w:t>
      </w:r>
    </w:p>
    <w:p w:rsidR="005F1F37" w:rsidRPr="000665B4" w:rsidRDefault="005F1F37" w:rsidP="005F1F37">
      <w:pPr>
        <w:pStyle w:val="ad"/>
        <w:rPr>
          <w:rFonts w:hAnsi="宋体" w:cs="宋体"/>
        </w:rPr>
      </w:pPr>
      <w:r w:rsidRPr="000665B4">
        <w:rPr>
          <w:rFonts w:hAnsi="宋体" w:cs="宋体" w:hint="eastAsia"/>
        </w:rPr>
        <w:t xml:space="preserve">       if (xmult(l1,t,p)*xmult(l2,t,p)&gt;eps)</w:t>
      </w:r>
    </w:p>
    <w:p w:rsidR="005F1F37" w:rsidRPr="000665B4" w:rsidRDefault="005F1F37" w:rsidP="005F1F37">
      <w:pPr>
        <w:pStyle w:val="ad"/>
        <w:rPr>
          <w:rFonts w:hAnsi="宋体" w:cs="宋体"/>
        </w:rPr>
      </w:pPr>
      <w:r w:rsidRPr="000665B4">
        <w:rPr>
          <w:rFonts w:hAnsi="宋体" w:cs="宋体" w:hint="eastAsia"/>
        </w:rPr>
        <w:t xml:space="preserve">              return distance(p,l1)&lt;distance(p,l2)?l1:l2;</w:t>
      </w:r>
    </w:p>
    <w:p w:rsidR="005F1F37" w:rsidRPr="000665B4" w:rsidRDefault="005F1F37" w:rsidP="005F1F37">
      <w:pPr>
        <w:pStyle w:val="ad"/>
        <w:rPr>
          <w:rFonts w:hAnsi="宋体" w:cs="宋体"/>
        </w:rPr>
      </w:pPr>
      <w:r w:rsidRPr="000665B4">
        <w:rPr>
          <w:rFonts w:hAnsi="宋体" w:cs="宋体" w:hint="eastAsia"/>
        </w:rPr>
        <w:t xml:space="preserve">       return intersection(p,t,l1,l2);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//点到线段距离</w:t>
      </w:r>
    </w:p>
    <w:p w:rsidR="005F1F37" w:rsidRPr="000665B4" w:rsidRDefault="005F1F37" w:rsidP="005F1F37">
      <w:pPr>
        <w:pStyle w:val="ad"/>
        <w:rPr>
          <w:rFonts w:hAnsi="宋体" w:cs="宋体"/>
        </w:rPr>
      </w:pPr>
      <w:r w:rsidRPr="000665B4">
        <w:rPr>
          <w:rFonts w:hAnsi="宋体" w:cs="宋体" w:hint="eastAsia"/>
        </w:rPr>
        <w:t>double disptoseg(point p,line l){</w:t>
      </w:r>
    </w:p>
    <w:p w:rsidR="005F1F37" w:rsidRPr="000665B4" w:rsidRDefault="005F1F37" w:rsidP="005F1F37">
      <w:pPr>
        <w:pStyle w:val="ad"/>
        <w:rPr>
          <w:rFonts w:hAnsi="宋体" w:cs="宋体"/>
        </w:rPr>
      </w:pPr>
      <w:r w:rsidRPr="000665B4">
        <w:rPr>
          <w:rFonts w:hAnsi="宋体" w:cs="宋体" w:hint="eastAsia"/>
        </w:rPr>
        <w:t xml:space="preserve">       point t=p;</w:t>
      </w:r>
    </w:p>
    <w:p w:rsidR="005F1F37" w:rsidRPr="000665B4" w:rsidRDefault="005F1F37" w:rsidP="005F1F37">
      <w:pPr>
        <w:pStyle w:val="ad"/>
        <w:rPr>
          <w:rFonts w:hAnsi="宋体" w:cs="宋体"/>
        </w:rPr>
      </w:pPr>
      <w:r w:rsidRPr="000665B4">
        <w:rPr>
          <w:rFonts w:hAnsi="宋体" w:cs="宋体" w:hint="eastAsia"/>
        </w:rPr>
        <w:t xml:space="preserve">       t.x+=l.a.y-l.b.y,t.y+=l.b.x-l.a.x;</w:t>
      </w:r>
    </w:p>
    <w:p w:rsidR="005F1F37" w:rsidRPr="000665B4" w:rsidRDefault="005F1F37" w:rsidP="005F1F37">
      <w:pPr>
        <w:pStyle w:val="ad"/>
        <w:rPr>
          <w:rFonts w:hAnsi="宋体" w:cs="宋体"/>
        </w:rPr>
      </w:pPr>
      <w:r w:rsidRPr="000665B4">
        <w:rPr>
          <w:rFonts w:hAnsi="宋体" w:cs="宋体" w:hint="eastAsia"/>
        </w:rPr>
        <w:t xml:space="preserve">       if (xmult(l.a,t,p)*xmult(l.b,t,p)&gt;eps)</w:t>
      </w:r>
    </w:p>
    <w:p w:rsidR="005F1F37" w:rsidRPr="000665B4" w:rsidRDefault="005F1F37" w:rsidP="005F1F37">
      <w:pPr>
        <w:pStyle w:val="ad"/>
        <w:rPr>
          <w:rFonts w:hAnsi="宋体" w:cs="宋体"/>
        </w:rPr>
      </w:pPr>
      <w:r w:rsidRPr="000665B4">
        <w:rPr>
          <w:rFonts w:hAnsi="宋体" w:cs="宋体" w:hint="eastAsia"/>
        </w:rPr>
        <w:t xml:space="preserve">              return distance(p,l.a)&lt;distance(p,l.b)?distance(p,l.a):distance(p,l.b);</w:t>
      </w:r>
    </w:p>
    <w:p w:rsidR="005F1F37" w:rsidRPr="000665B4" w:rsidRDefault="005F1F37" w:rsidP="005F1F37">
      <w:pPr>
        <w:pStyle w:val="ad"/>
        <w:rPr>
          <w:rFonts w:hAnsi="宋体" w:cs="宋体"/>
        </w:rPr>
      </w:pPr>
      <w:r w:rsidRPr="000665B4">
        <w:rPr>
          <w:rFonts w:hAnsi="宋体" w:cs="宋体" w:hint="eastAsia"/>
        </w:rPr>
        <w:t xml:space="preserve">       return fabs(xmult(p,l.a,l.b))/distance(l.a,l.b);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disptoseg(point p,point l1,point l2){</w:t>
      </w:r>
    </w:p>
    <w:p w:rsidR="005F1F37" w:rsidRPr="000665B4" w:rsidRDefault="005F1F37" w:rsidP="005F1F37">
      <w:pPr>
        <w:pStyle w:val="ad"/>
        <w:rPr>
          <w:rFonts w:hAnsi="宋体" w:cs="宋体"/>
        </w:rPr>
      </w:pPr>
      <w:r w:rsidRPr="000665B4">
        <w:rPr>
          <w:rFonts w:hAnsi="宋体" w:cs="宋体" w:hint="eastAsia"/>
        </w:rPr>
        <w:t xml:space="preserve">       point t=p;</w:t>
      </w:r>
    </w:p>
    <w:p w:rsidR="005F1F37" w:rsidRPr="000665B4" w:rsidRDefault="005F1F37" w:rsidP="005F1F37">
      <w:pPr>
        <w:pStyle w:val="ad"/>
        <w:rPr>
          <w:rFonts w:hAnsi="宋体" w:cs="宋体"/>
        </w:rPr>
      </w:pPr>
      <w:r w:rsidRPr="000665B4">
        <w:rPr>
          <w:rFonts w:hAnsi="宋体" w:cs="宋体" w:hint="eastAsia"/>
        </w:rPr>
        <w:t xml:space="preserve">       t.x+=l1.y-l2.y,t.y+=l2.x-l1.x;</w:t>
      </w:r>
    </w:p>
    <w:p w:rsidR="005F1F37" w:rsidRPr="000665B4" w:rsidRDefault="005F1F37" w:rsidP="005F1F37">
      <w:pPr>
        <w:pStyle w:val="ad"/>
        <w:rPr>
          <w:rFonts w:hAnsi="宋体" w:cs="宋体"/>
        </w:rPr>
      </w:pPr>
      <w:r w:rsidRPr="000665B4">
        <w:rPr>
          <w:rFonts w:hAnsi="宋体" w:cs="宋体" w:hint="eastAsia"/>
        </w:rPr>
        <w:t xml:space="preserve">       if (xmult(l1,t,p)*xmult(l2,t,p)&gt;eps)</w:t>
      </w:r>
    </w:p>
    <w:p w:rsidR="005F1F37" w:rsidRPr="000665B4" w:rsidRDefault="005F1F37" w:rsidP="005F1F37">
      <w:pPr>
        <w:pStyle w:val="ad"/>
        <w:rPr>
          <w:rFonts w:hAnsi="宋体" w:cs="宋体"/>
        </w:rPr>
      </w:pPr>
      <w:r w:rsidRPr="000665B4">
        <w:rPr>
          <w:rFonts w:hAnsi="宋体" w:cs="宋体" w:hint="eastAsia"/>
        </w:rPr>
        <w:t xml:space="preserve">              return distance(p,l1)&lt;distance(p,l2)?distance(p,l1):distance(p,l2);</w:t>
      </w:r>
    </w:p>
    <w:p w:rsidR="005F1F37" w:rsidRPr="000665B4" w:rsidRDefault="005F1F37" w:rsidP="005F1F37">
      <w:pPr>
        <w:pStyle w:val="ad"/>
        <w:rPr>
          <w:rFonts w:hAnsi="宋体" w:cs="宋体"/>
        </w:rPr>
      </w:pPr>
      <w:r w:rsidRPr="000665B4">
        <w:rPr>
          <w:rFonts w:hAnsi="宋体" w:cs="宋体" w:hint="eastAsia"/>
        </w:rPr>
        <w:t xml:space="preserve">       return fabs(xmult(p,l1,l2))/distance(l1,l2);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//矢量V以P为顶点逆时针旋转angle并放大scale倍</w:t>
      </w:r>
    </w:p>
    <w:p w:rsidR="005F1F37" w:rsidRPr="000665B4" w:rsidRDefault="005F1F37" w:rsidP="005F1F37">
      <w:pPr>
        <w:pStyle w:val="ad"/>
        <w:rPr>
          <w:rFonts w:hAnsi="宋体" w:cs="宋体"/>
        </w:rPr>
      </w:pPr>
      <w:r w:rsidRPr="000665B4">
        <w:rPr>
          <w:rFonts w:hAnsi="宋体" w:cs="宋体" w:hint="eastAsia"/>
        </w:rPr>
        <w:t>point rotate(point v,point p,double angle,double scale){</w:t>
      </w:r>
    </w:p>
    <w:p w:rsidR="005F1F37" w:rsidRPr="000665B4" w:rsidRDefault="005F1F37" w:rsidP="005F1F37">
      <w:pPr>
        <w:pStyle w:val="ad"/>
        <w:rPr>
          <w:rFonts w:hAnsi="宋体" w:cs="宋体"/>
        </w:rPr>
      </w:pPr>
      <w:r w:rsidRPr="000665B4">
        <w:rPr>
          <w:rFonts w:hAnsi="宋体" w:cs="宋体" w:hint="eastAsia"/>
        </w:rPr>
        <w:t xml:space="preserve">       point ret=p;</w:t>
      </w:r>
    </w:p>
    <w:p w:rsidR="005F1F37" w:rsidRPr="000665B4" w:rsidRDefault="005F1F37" w:rsidP="005F1F37">
      <w:pPr>
        <w:pStyle w:val="ad"/>
        <w:rPr>
          <w:rFonts w:hAnsi="宋体" w:cs="宋体"/>
        </w:rPr>
      </w:pPr>
      <w:r w:rsidRPr="000665B4">
        <w:rPr>
          <w:rFonts w:hAnsi="宋体" w:cs="宋体" w:hint="eastAsia"/>
        </w:rPr>
        <w:t xml:space="preserve">      v.x-=p.x,v.y-=p.y;</w:t>
      </w:r>
    </w:p>
    <w:p w:rsidR="005F1F37" w:rsidRPr="000665B4" w:rsidRDefault="005F1F37" w:rsidP="005F1F37">
      <w:pPr>
        <w:pStyle w:val="ad"/>
        <w:rPr>
          <w:rFonts w:hAnsi="宋体" w:cs="宋体"/>
        </w:rPr>
      </w:pPr>
      <w:r w:rsidRPr="000665B4">
        <w:rPr>
          <w:rFonts w:hAnsi="宋体" w:cs="宋体" w:hint="eastAsia"/>
        </w:rPr>
        <w:t xml:space="preserve">       p.x=scale*cos(angle);</w:t>
      </w:r>
    </w:p>
    <w:p w:rsidR="005F1F37" w:rsidRPr="000665B4" w:rsidRDefault="005F1F37" w:rsidP="005F1F37">
      <w:pPr>
        <w:pStyle w:val="ad"/>
        <w:rPr>
          <w:rFonts w:hAnsi="宋体" w:cs="宋体"/>
        </w:rPr>
      </w:pPr>
      <w:r w:rsidRPr="000665B4">
        <w:rPr>
          <w:rFonts w:hAnsi="宋体" w:cs="宋体" w:hint="eastAsia"/>
        </w:rPr>
        <w:t xml:space="preserve">       p.y=scale*sin(angle);</w:t>
      </w:r>
    </w:p>
    <w:p w:rsidR="005F1F37" w:rsidRPr="000665B4" w:rsidRDefault="005F1F37" w:rsidP="005F1F37">
      <w:pPr>
        <w:pStyle w:val="ad"/>
        <w:rPr>
          <w:rFonts w:hAnsi="宋体" w:cs="宋体"/>
        </w:rPr>
      </w:pPr>
      <w:r w:rsidRPr="000665B4">
        <w:rPr>
          <w:rFonts w:hAnsi="宋体" w:cs="宋体" w:hint="eastAsia"/>
        </w:rPr>
        <w:t xml:space="preserve">       ret.x+=v.x*p.x-v.y*p.y;</w:t>
      </w:r>
    </w:p>
    <w:p w:rsidR="005F1F37" w:rsidRPr="000665B4" w:rsidRDefault="005F1F37" w:rsidP="005F1F37">
      <w:pPr>
        <w:pStyle w:val="ad"/>
        <w:rPr>
          <w:rFonts w:hAnsi="宋体" w:cs="宋体"/>
        </w:rPr>
      </w:pPr>
      <w:r w:rsidRPr="000665B4">
        <w:rPr>
          <w:rFonts w:hAnsi="宋体" w:cs="宋体" w:hint="eastAsia"/>
        </w:rPr>
        <w:t xml:space="preserve">       ret.y+=v.x*p.y+v.y*p.x;</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r w:rsidRPr="000665B4">
        <w:rPr>
          <w:rFonts w:hAnsi="宋体" w:cs="宋体" w:hint="eastAsia"/>
          <w:b/>
        </w:rPr>
        <w:t>1.6   面积</w:t>
      </w:r>
    </w:p>
    <w:p w:rsidR="005F1F37" w:rsidRPr="000665B4" w:rsidRDefault="005F1F37" w:rsidP="005F1F37">
      <w:pPr>
        <w:pStyle w:val="ad"/>
        <w:rPr>
          <w:rFonts w:hAnsi="宋体" w:cs="宋体"/>
        </w:rPr>
      </w:pPr>
      <w:r w:rsidRPr="000665B4">
        <w:rPr>
          <w:rFonts w:hAnsi="宋体" w:cs="宋体" w:hint="eastAsia"/>
        </w:rPr>
        <w:t>#include &lt;math.h&gt;</w:t>
      </w:r>
    </w:p>
    <w:p w:rsidR="005F1F37" w:rsidRPr="000665B4" w:rsidRDefault="005F1F37" w:rsidP="005F1F37">
      <w:pPr>
        <w:pStyle w:val="ad"/>
        <w:rPr>
          <w:rFonts w:hAnsi="宋体" w:cs="宋体"/>
        </w:rPr>
      </w:pPr>
      <w:r w:rsidRPr="000665B4">
        <w:rPr>
          <w:rFonts w:hAnsi="宋体" w:cs="宋体" w:hint="eastAsia"/>
        </w:rPr>
        <w:lastRenderedPageBreak/>
        <w:t>struct point{double x,y;};</w:t>
      </w:r>
    </w:p>
    <w:p w:rsidR="005F1F37" w:rsidRPr="000665B4" w:rsidRDefault="005F1F37" w:rsidP="005F1F37">
      <w:pPr>
        <w:pStyle w:val="ad"/>
        <w:rPr>
          <w:rFonts w:hAnsi="宋体" w:cs="宋体"/>
        </w:rPr>
      </w:pPr>
      <w:r w:rsidRPr="000665B4">
        <w:rPr>
          <w:rFonts w:hAnsi="宋体" w:cs="宋体" w:hint="eastAsia"/>
        </w:rPr>
        <w:t>//计算cross product (P1-P0)x(P2-P0)</w:t>
      </w:r>
    </w:p>
    <w:p w:rsidR="005F1F37" w:rsidRPr="000665B4" w:rsidRDefault="005F1F37" w:rsidP="005F1F37">
      <w:pPr>
        <w:pStyle w:val="ad"/>
        <w:rPr>
          <w:rFonts w:hAnsi="宋体" w:cs="宋体"/>
        </w:rPr>
      </w:pPr>
      <w:r w:rsidRPr="000665B4">
        <w:rPr>
          <w:rFonts w:hAnsi="宋体" w:cs="宋体" w:hint="eastAsia"/>
        </w:rPr>
        <w:t>double xmult(point p1,point p2,point p0){</w:t>
      </w:r>
    </w:p>
    <w:p w:rsidR="005F1F37" w:rsidRPr="000665B4" w:rsidRDefault="005F1F37" w:rsidP="005F1F37">
      <w:pPr>
        <w:pStyle w:val="ad"/>
        <w:rPr>
          <w:rFonts w:hAnsi="宋体" w:cs="宋体"/>
        </w:rPr>
      </w:pPr>
      <w:r w:rsidRPr="000665B4">
        <w:rPr>
          <w:rFonts w:hAnsi="宋体" w:cs="宋体" w:hint="eastAsia"/>
        </w:rPr>
        <w:t xml:space="preserve">       return (p1.x-p0.x)*(p2.y-p0.y)-(p2.x-p0.x)*(p1.y-p0.y);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xmult(double x1,double y1,double x2,double y2,double x0,double y0){</w:t>
      </w:r>
    </w:p>
    <w:p w:rsidR="005F1F37" w:rsidRPr="000665B4" w:rsidRDefault="005F1F37" w:rsidP="005F1F37">
      <w:pPr>
        <w:pStyle w:val="ad"/>
        <w:rPr>
          <w:rFonts w:hAnsi="宋体" w:cs="宋体"/>
        </w:rPr>
      </w:pPr>
      <w:r w:rsidRPr="000665B4">
        <w:rPr>
          <w:rFonts w:hAnsi="宋体" w:cs="宋体" w:hint="eastAsia"/>
        </w:rPr>
        <w:t xml:space="preserve">       return (x1-x0)*(y2-y0)-(x2-x0)*(y1-y0);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//计算三角形面积,输入三顶点</w:t>
      </w:r>
    </w:p>
    <w:p w:rsidR="005F1F37" w:rsidRPr="000665B4" w:rsidRDefault="005F1F37" w:rsidP="005F1F37">
      <w:pPr>
        <w:pStyle w:val="ad"/>
        <w:rPr>
          <w:rFonts w:hAnsi="宋体" w:cs="宋体"/>
        </w:rPr>
      </w:pPr>
      <w:r w:rsidRPr="000665B4">
        <w:rPr>
          <w:rFonts w:hAnsi="宋体" w:cs="宋体" w:hint="eastAsia"/>
        </w:rPr>
        <w:t>double area_triangle(point p1,point p2,point p3){</w:t>
      </w:r>
    </w:p>
    <w:p w:rsidR="005F1F37" w:rsidRPr="000665B4" w:rsidRDefault="005F1F37" w:rsidP="005F1F37">
      <w:pPr>
        <w:pStyle w:val="ad"/>
        <w:rPr>
          <w:rFonts w:hAnsi="宋体" w:cs="宋体"/>
        </w:rPr>
      </w:pPr>
      <w:r w:rsidRPr="000665B4">
        <w:rPr>
          <w:rFonts w:hAnsi="宋体" w:cs="宋体" w:hint="eastAsia"/>
        </w:rPr>
        <w:t xml:space="preserve">       return fabs(xmult(p1,p2,p3))/2;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area_triangle(double x1,double y1,double x2,double y2,double x3,double y3){</w:t>
      </w:r>
    </w:p>
    <w:p w:rsidR="005F1F37" w:rsidRPr="000665B4" w:rsidRDefault="005F1F37" w:rsidP="005F1F37">
      <w:pPr>
        <w:pStyle w:val="ad"/>
        <w:rPr>
          <w:rFonts w:hAnsi="宋体" w:cs="宋体"/>
        </w:rPr>
      </w:pPr>
      <w:r w:rsidRPr="000665B4">
        <w:rPr>
          <w:rFonts w:hAnsi="宋体" w:cs="宋体" w:hint="eastAsia"/>
        </w:rPr>
        <w:t xml:space="preserve">       return fabs(xmult(x1,y1,x2,y2,x3,y3))/2;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//计算三角形面积,输入三边长</w:t>
      </w:r>
    </w:p>
    <w:p w:rsidR="005F1F37" w:rsidRPr="000665B4" w:rsidRDefault="005F1F37" w:rsidP="005F1F37">
      <w:pPr>
        <w:pStyle w:val="ad"/>
        <w:rPr>
          <w:rFonts w:hAnsi="宋体" w:cs="宋体"/>
        </w:rPr>
      </w:pPr>
      <w:r w:rsidRPr="000665B4">
        <w:rPr>
          <w:rFonts w:hAnsi="宋体" w:cs="宋体" w:hint="eastAsia"/>
        </w:rPr>
        <w:t>double area_triangle(double a,double b,double c){</w:t>
      </w:r>
    </w:p>
    <w:p w:rsidR="005F1F37" w:rsidRPr="000665B4" w:rsidRDefault="005F1F37" w:rsidP="005F1F37">
      <w:pPr>
        <w:pStyle w:val="ad"/>
        <w:rPr>
          <w:rFonts w:hAnsi="宋体" w:cs="宋体"/>
        </w:rPr>
      </w:pPr>
      <w:r w:rsidRPr="000665B4">
        <w:rPr>
          <w:rFonts w:hAnsi="宋体" w:cs="宋体" w:hint="eastAsia"/>
        </w:rPr>
        <w:t xml:space="preserve">       double s=(a+b+c)/2;</w:t>
      </w:r>
    </w:p>
    <w:p w:rsidR="005F1F37" w:rsidRPr="000665B4" w:rsidRDefault="005F1F37" w:rsidP="005F1F37">
      <w:pPr>
        <w:pStyle w:val="ad"/>
        <w:rPr>
          <w:rFonts w:hAnsi="宋体" w:cs="宋体"/>
        </w:rPr>
      </w:pPr>
      <w:r w:rsidRPr="000665B4">
        <w:rPr>
          <w:rFonts w:hAnsi="宋体" w:cs="宋体" w:hint="eastAsia"/>
        </w:rPr>
        <w:t xml:space="preserve">       return sqrt(s*(s-a)*(s-b)*(s-c));</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//计算多边形面积,顶点按顺时针或逆时针给出</w:t>
      </w:r>
    </w:p>
    <w:p w:rsidR="005F1F37" w:rsidRPr="000665B4" w:rsidRDefault="005F1F37" w:rsidP="005F1F37">
      <w:pPr>
        <w:pStyle w:val="ad"/>
        <w:rPr>
          <w:rFonts w:hAnsi="宋体" w:cs="宋体"/>
        </w:rPr>
      </w:pPr>
      <w:r w:rsidRPr="000665B4">
        <w:rPr>
          <w:rFonts w:hAnsi="宋体" w:cs="宋体" w:hint="eastAsia"/>
        </w:rPr>
        <w:t>double area_polygon(int n,point* p){</w:t>
      </w:r>
    </w:p>
    <w:p w:rsidR="005F1F37" w:rsidRPr="000665B4" w:rsidRDefault="005F1F37" w:rsidP="005F1F37">
      <w:pPr>
        <w:pStyle w:val="ad"/>
        <w:rPr>
          <w:rFonts w:hAnsi="宋体" w:cs="宋体"/>
        </w:rPr>
      </w:pPr>
      <w:r w:rsidRPr="000665B4">
        <w:rPr>
          <w:rFonts w:hAnsi="宋体" w:cs="宋体" w:hint="eastAsia"/>
        </w:rPr>
        <w:t xml:space="preserve">       double s1=0,s2=0;</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s1+=p[(i+1)%n].y*p[i].x,s2+=p[(i+1)%n].y*p[(i+2)%n].x;</w:t>
      </w:r>
    </w:p>
    <w:p w:rsidR="005F1F37" w:rsidRPr="000665B4" w:rsidRDefault="005F1F37" w:rsidP="005F1F37">
      <w:pPr>
        <w:pStyle w:val="ad"/>
        <w:rPr>
          <w:rFonts w:hAnsi="宋体" w:cs="宋体"/>
        </w:rPr>
      </w:pPr>
      <w:r w:rsidRPr="000665B4">
        <w:rPr>
          <w:rFonts w:hAnsi="宋体" w:cs="宋体" w:hint="eastAsia"/>
        </w:rPr>
        <w:t xml:space="preserve">       return fabs(s1-s2)/2;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r w:rsidRPr="000665B4">
        <w:rPr>
          <w:rFonts w:hAnsi="宋体" w:cs="宋体" w:hint="eastAsia"/>
          <w:b/>
        </w:rPr>
        <w:t>1.7   球面</w:t>
      </w:r>
    </w:p>
    <w:p w:rsidR="005F1F37" w:rsidRPr="000665B4" w:rsidRDefault="005F1F37" w:rsidP="005F1F37">
      <w:pPr>
        <w:pStyle w:val="ad"/>
        <w:rPr>
          <w:rFonts w:hAnsi="宋体" w:cs="宋体"/>
        </w:rPr>
      </w:pPr>
      <w:r w:rsidRPr="000665B4">
        <w:rPr>
          <w:rFonts w:hAnsi="宋体" w:cs="宋体" w:hint="eastAsia"/>
        </w:rPr>
        <w:t>#include &lt;math.h&gt;</w:t>
      </w:r>
    </w:p>
    <w:p w:rsidR="005F1F37" w:rsidRPr="000665B4" w:rsidRDefault="005F1F37" w:rsidP="005F1F37">
      <w:pPr>
        <w:pStyle w:val="ad"/>
        <w:rPr>
          <w:rFonts w:hAnsi="宋体" w:cs="宋体"/>
        </w:rPr>
      </w:pPr>
      <w:r w:rsidRPr="000665B4">
        <w:rPr>
          <w:rFonts w:hAnsi="宋体" w:cs="宋体" w:hint="eastAsia"/>
        </w:rPr>
        <w:t>const double pi=acos(-1);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//计算圆心角lat表示纬度,-90&lt;=w&lt;=90,lng表示经度</w:t>
      </w:r>
    </w:p>
    <w:p w:rsidR="005F1F37" w:rsidRPr="000665B4" w:rsidRDefault="005F1F37" w:rsidP="005F1F37">
      <w:pPr>
        <w:pStyle w:val="ad"/>
        <w:rPr>
          <w:rFonts w:hAnsi="宋体" w:cs="宋体"/>
        </w:rPr>
      </w:pPr>
      <w:r w:rsidRPr="000665B4">
        <w:rPr>
          <w:rFonts w:hAnsi="宋体" w:cs="宋体" w:hint="eastAsia"/>
        </w:rPr>
        <w:t>//返回两点所在大圆劣弧对应圆心角,0&lt;=angle&lt;=pi</w:t>
      </w:r>
    </w:p>
    <w:p w:rsidR="005F1F37" w:rsidRPr="000665B4" w:rsidRDefault="005F1F37" w:rsidP="005F1F37">
      <w:pPr>
        <w:pStyle w:val="ad"/>
        <w:rPr>
          <w:rFonts w:hAnsi="宋体" w:cs="宋体"/>
        </w:rPr>
      </w:pPr>
      <w:r w:rsidRPr="000665B4">
        <w:rPr>
          <w:rFonts w:hAnsi="宋体" w:cs="宋体" w:hint="eastAsia"/>
        </w:rPr>
        <w:t>double angle(double lng1,double lat1,double lng2,double lat2){</w:t>
      </w:r>
    </w:p>
    <w:p w:rsidR="005F1F37" w:rsidRPr="000665B4" w:rsidRDefault="005F1F37" w:rsidP="005F1F37">
      <w:pPr>
        <w:pStyle w:val="ad"/>
        <w:rPr>
          <w:rFonts w:hAnsi="宋体" w:cs="宋体"/>
        </w:rPr>
      </w:pPr>
      <w:r w:rsidRPr="000665B4">
        <w:rPr>
          <w:rFonts w:hAnsi="宋体" w:cs="宋体" w:hint="eastAsia"/>
        </w:rPr>
        <w:t xml:space="preserve">       double dlng=fabs(lng1-lng2)*pi/180;</w:t>
      </w:r>
    </w:p>
    <w:p w:rsidR="005F1F37" w:rsidRPr="000665B4" w:rsidRDefault="005F1F37" w:rsidP="005F1F37">
      <w:pPr>
        <w:pStyle w:val="ad"/>
        <w:rPr>
          <w:rFonts w:hAnsi="宋体" w:cs="宋体"/>
        </w:rPr>
      </w:pPr>
      <w:r w:rsidRPr="000665B4">
        <w:rPr>
          <w:rFonts w:hAnsi="宋体" w:cs="宋体" w:hint="eastAsia"/>
        </w:rPr>
        <w:t xml:space="preserve">       while (dlng&gt;=pi+pi)</w:t>
      </w:r>
    </w:p>
    <w:p w:rsidR="005F1F37" w:rsidRPr="000665B4" w:rsidRDefault="005F1F37" w:rsidP="005F1F37">
      <w:pPr>
        <w:pStyle w:val="ad"/>
        <w:rPr>
          <w:rFonts w:hAnsi="宋体" w:cs="宋体"/>
        </w:rPr>
      </w:pPr>
      <w:r w:rsidRPr="000665B4">
        <w:rPr>
          <w:rFonts w:hAnsi="宋体" w:cs="宋体" w:hint="eastAsia"/>
        </w:rPr>
        <w:t xml:space="preserve">              dlng-=pi+pi;</w:t>
      </w:r>
    </w:p>
    <w:p w:rsidR="005F1F37" w:rsidRPr="000665B4" w:rsidRDefault="005F1F37" w:rsidP="005F1F37">
      <w:pPr>
        <w:pStyle w:val="ad"/>
        <w:rPr>
          <w:rFonts w:hAnsi="宋体" w:cs="宋体"/>
        </w:rPr>
      </w:pPr>
      <w:r w:rsidRPr="000665B4">
        <w:rPr>
          <w:rFonts w:hAnsi="宋体" w:cs="宋体" w:hint="eastAsia"/>
        </w:rPr>
        <w:t xml:space="preserve">       if (dlng&gt;pi)</w:t>
      </w:r>
    </w:p>
    <w:p w:rsidR="005F1F37" w:rsidRPr="000665B4" w:rsidRDefault="005F1F37" w:rsidP="005F1F37">
      <w:pPr>
        <w:pStyle w:val="ad"/>
        <w:rPr>
          <w:rFonts w:hAnsi="宋体" w:cs="宋体"/>
        </w:rPr>
      </w:pPr>
      <w:r w:rsidRPr="000665B4">
        <w:rPr>
          <w:rFonts w:hAnsi="宋体" w:cs="宋体" w:hint="eastAsia"/>
        </w:rPr>
        <w:t xml:space="preserve">              dlng=pi+pi-dlng;</w:t>
      </w:r>
    </w:p>
    <w:p w:rsidR="005F1F37" w:rsidRPr="000665B4" w:rsidRDefault="005F1F37" w:rsidP="005F1F37">
      <w:pPr>
        <w:pStyle w:val="ad"/>
        <w:rPr>
          <w:rFonts w:hAnsi="宋体" w:cs="宋体"/>
        </w:rPr>
      </w:pPr>
      <w:r w:rsidRPr="000665B4">
        <w:rPr>
          <w:rFonts w:hAnsi="宋体" w:cs="宋体" w:hint="eastAsia"/>
        </w:rPr>
        <w:lastRenderedPageBreak/>
        <w:t xml:space="preserve">       lat1*=pi/180,lat2*=pi/180;</w:t>
      </w:r>
    </w:p>
    <w:p w:rsidR="005F1F37" w:rsidRPr="000665B4" w:rsidRDefault="005F1F37" w:rsidP="005F1F37">
      <w:pPr>
        <w:pStyle w:val="ad"/>
        <w:rPr>
          <w:rFonts w:hAnsi="宋体" w:cs="宋体"/>
        </w:rPr>
      </w:pPr>
      <w:r w:rsidRPr="000665B4">
        <w:rPr>
          <w:rFonts w:hAnsi="宋体" w:cs="宋体" w:hint="eastAsia"/>
        </w:rPr>
        <w:t xml:space="preserve">       return acos(cos(lat1)*cos(lat2)*cos(dlng)+sin(lat1)*sin(lat2));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//计算距离,r为球半径</w:t>
      </w:r>
    </w:p>
    <w:p w:rsidR="005F1F37" w:rsidRPr="000665B4" w:rsidRDefault="005F1F37" w:rsidP="005F1F37">
      <w:pPr>
        <w:pStyle w:val="ad"/>
        <w:rPr>
          <w:rFonts w:hAnsi="宋体" w:cs="宋体"/>
        </w:rPr>
      </w:pPr>
      <w:r w:rsidRPr="000665B4">
        <w:rPr>
          <w:rFonts w:hAnsi="宋体" w:cs="宋体" w:hint="eastAsia"/>
        </w:rPr>
        <w:t>double line_dist(double r,double lng1,double lat1,double lng2,double lat2){</w:t>
      </w:r>
    </w:p>
    <w:p w:rsidR="005F1F37" w:rsidRPr="000665B4" w:rsidRDefault="005F1F37" w:rsidP="005F1F37">
      <w:pPr>
        <w:pStyle w:val="ad"/>
        <w:rPr>
          <w:rFonts w:hAnsi="宋体" w:cs="宋体"/>
        </w:rPr>
      </w:pPr>
      <w:r w:rsidRPr="000665B4">
        <w:rPr>
          <w:rFonts w:hAnsi="宋体" w:cs="宋体" w:hint="eastAsia"/>
        </w:rPr>
        <w:t xml:space="preserve">       double dlng=fabs(lng1-lng2)*pi/180;</w:t>
      </w:r>
    </w:p>
    <w:p w:rsidR="005F1F37" w:rsidRPr="000665B4" w:rsidRDefault="005F1F37" w:rsidP="005F1F37">
      <w:pPr>
        <w:pStyle w:val="ad"/>
        <w:rPr>
          <w:rFonts w:hAnsi="宋体" w:cs="宋体"/>
        </w:rPr>
      </w:pPr>
      <w:r w:rsidRPr="000665B4">
        <w:rPr>
          <w:rFonts w:hAnsi="宋体" w:cs="宋体" w:hint="eastAsia"/>
        </w:rPr>
        <w:t xml:space="preserve">       while (dlng&gt;=pi+pi)</w:t>
      </w:r>
    </w:p>
    <w:p w:rsidR="005F1F37" w:rsidRPr="000665B4" w:rsidRDefault="005F1F37" w:rsidP="005F1F37">
      <w:pPr>
        <w:pStyle w:val="ad"/>
        <w:rPr>
          <w:rFonts w:hAnsi="宋体" w:cs="宋体"/>
        </w:rPr>
      </w:pPr>
      <w:r w:rsidRPr="000665B4">
        <w:rPr>
          <w:rFonts w:hAnsi="宋体" w:cs="宋体" w:hint="eastAsia"/>
        </w:rPr>
        <w:t xml:space="preserve">              dlng-=pi+pi;</w:t>
      </w:r>
    </w:p>
    <w:p w:rsidR="005F1F37" w:rsidRPr="000665B4" w:rsidRDefault="005F1F37" w:rsidP="005F1F37">
      <w:pPr>
        <w:pStyle w:val="ad"/>
        <w:rPr>
          <w:rFonts w:hAnsi="宋体" w:cs="宋体"/>
        </w:rPr>
      </w:pPr>
      <w:r w:rsidRPr="000665B4">
        <w:rPr>
          <w:rFonts w:hAnsi="宋体" w:cs="宋体" w:hint="eastAsia"/>
        </w:rPr>
        <w:t xml:space="preserve">       if (dlng&gt;pi)</w:t>
      </w:r>
    </w:p>
    <w:p w:rsidR="005F1F37" w:rsidRPr="000665B4" w:rsidRDefault="005F1F37" w:rsidP="005F1F37">
      <w:pPr>
        <w:pStyle w:val="ad"/>
        <w:rPr>
          <w:rFonts w:hAnsi="宋体" w:cs="宋体"/>
        </w:rPr>
      </w:pPr>
      <w:r w:rsidRPr="000665B4">
        <w:rPr>
          <w:rFonts w:hAnsi="宋体" w:cs="宋体" w:hint="eastAsia"/>
        </w:rPr>
        <w:t xml:space="preserve">              dlng=pi+pi-dlng;</w:t>
      </w:r>
    </w:p>
    <w:p w:rsidR="005F1F37" w:rsidRPr="000665B4" w:rsidRDefault="005F1F37" w:rsidP="005F1F37">
      <w:pPr>
        <w:pStyle w:val="ad"/>
        <w:rPr>
          <w:rFonts w:hAnsi="宋体" w:cs="宋体"/>
        </w:rPr>
      </w:pPr>
      <w:r w:rsidRPr="000665B4">
        <w:rPr>
          <w:rFonts w:hAnsi="宋体" w:cs="宋体" w:hint="eastAsia"/>
        </w:rPr>
        <w:t xml:space="preserve">       lat1*=pi/180,lat2*=pi/180;</w:t>
      </w:r>
    </w:p>
    <w:p w:rsidR="005F1F37" w:rsidRPr="000665B4" w:rsidRDefault="005F1F37" w:rsidP="005F1F37">
      <w:pPr>
        <w:pStyle w:val="ad"/>
        <w:rPr>
          <w:rFonts w:hAnsi="宋体" w:cs="宋体"/>
        </w:rPr>
      </w:pPr>
      <w:r w:rsidRPr="000665B4">
        <w:rPr>
          <w:rFonts w:hAnsi="宋体" w:cs="宋体" w:hint="eastAsia"/>
        </w:rPr>
        <w:t xml:space="preserve">       return r*sqrt(2-2*(cos(lat1)*cos(lat2)*cos(dlng)+sin(lat1)*sin(lat2)));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//计算球面距离,r为球半径</w:t>
      </w:r>
    </w:p>
    <w:p w:rsidR="005F1F37" w:rsidRPr="000665B4" w:rsidRDefault="005F1F37" w:rsidP="005F1F37">
      <w:pPr>
        <w:pStyle w:val="ad"/>
        <w:rPr>
          <w:rFonts w:hAnsi="宋体" w:cs="宋体"/>
        </w:rPr>
      </w:pPr>
      <w:r w:rsidRPr="000665B4">
        <w:rPr>
          <w:rFonts w:hAnsi="宋体" w:cs="宋体" w:hint="eastAsia"/>
        </w:rPr>
        <w:t>inline double sphere_dist(double r,double lng1,double lat1,double lng2,double lat2){</w:t>
      </w:r>
    </w:p>
    <w:p w:rsidR="005F1F37" w:rsidRPr="000665B4" w:rsidRDefault="005F1F37" w:rsidP="005F1F37">
      <w:pPr>
        <w:pStyle w:val="ad"/>
        <w:rPr>
          <w:rFonts w:hAnsi="宋体" w:cs="宋体"/>
        </w:rPr>
      </w:pPr>
      <w:r w:rsidRPr="000665B4">
        <w:rPr>
          <w:rFonts w:hAnsi="宋体" w:cs="宋体" w:hint="eastAsia"/>
        </w:rPr>
        <w:t xml:space="preserve">       return r*angle(lng1,lat1,lng2,lat2);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1.8    三角形</w:t>
      </w:r>
    </w:p>
    <w:p w:rsidR="005F1F37" w:rsidRPr="000665B4" w:rsidRDefault="005F1F37" w:rsidP="005F1F37">
      <w:pPr>
        <w:pStyle w:val="ad"/>
        <w:rPr>
          <w:rFonts w:hAnsi="宋体" w:cs="宋体"/>
        </w:rPr>
      </w:pPr>
      <w:r w:rsidRPr="000665B4">
        <w:rPr>
          <w:rFonts w:hAnsi="宋体" w:cs="宋体" w:hint="eastAsia"/>
        </w:rPr>
        <w:t>#include &lt;math.h&gt;</w:t>
      </w:r>
    </w:p>
    <w:p w:rsidR="005F1F37" w:rsidRPr="000665B4" w:rsidRDefault="005F1F37" w:rsidP="005F1F37">
      <w:pPr>
        <w:pStyle w:val="ad"/>
        <w:rPr>
          <w:rFonts w:hAnsi="宋体" w:cs="宋体"/>
        </w:rPr>
      </w:pPr>
      <w:r w:rsidRPr="000665B4">
        <w:rPr>
          <w:rFonts w:hAnsi="宋体" w:cs="宋体" w:hint="eastAsia"/>
        </w:rPr>
        <w:t>struct point{double x,y;};</w:t>
      </w:r>
    </w:p>
    <w:p w:rsidR="005F1F37" w:rsidRPr="000665B4" w:rsidRDefault="005F1F37" w:rsidP="005F1F37">
      <w:pPr>
        <w:pStyle w:val="ad"/>
        <w:rPr>
          <w:rFonts w:hAnsi="宋体" w:cs="宋体"/>
        </w:rPr>
      </w:pPr>
      <w:r w:rsidRPr="000665B4">
        <w:rPr>
          <w:rFonts w:hAnsi="宋体" w:cs="宋体" w:hint="eastAsia"/>
        </w:rPr>
        <w:t>struct line{point a,b;};</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double distance(point p1,point p2){</w:t>
      </w:r>
    </w:p>
    <w:p w:rsidR="005F1F37" w:rsidRPr="000665B4" w:rsidRDefault="005F1F37" w:rsidP="005F1F37">
      <w:pPr>
        <w:pStyle w:val="ad"/>
        <w:rPr>
          <w:rFonts w:hAnsi="宋体" w:cs="宋体"/>
        </w:rPr>
      </w:pPr>
      <w:r w:rsidRPr="000665B4">
        <w:rPr>
          <w:rFonts w:hAnsi="宋体" w:cs="宋体" w:hint="eastAsia"/>
        </w:rPr>
        <w:t xml:space="preserve">       return sqrt((p1.x-p2.x)*(p1.x-p2.x)+(p1.y-p2.y)*(p1.y-p2.y));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point intersection(line u,line v){</w:t>
      </w:r>
    </w:p>
    <w:p w:rsidR="005F1F37" w:rsidRPr="000665B4" w:rsidRDefault="005F1F37" w:rsidP="005F1F37">
      <w:pPr>
        <w:pStyle w:val="ad"/>
        <w:rPr>
          <w:rFonts w:hAnsi="宋体" w:cs="宋体"/>
        </w:rPr>
      </w:pPr>
      <w:r w:rsidRPr="000665B4">
        <w:rPr>
          <w:rFonts w:hAnsi="宋体" w:cs="宋体" w:hint="eastAsia"/>
        </w:rPr>
        <w:t xml:space="preserve">       point ret=u.a;</w:t>
      </w:r>
    </w:p>
    <w:p w:rsidR="005F1F37" w:rsidRPr="000665B4" w:rsidRDefault="005F1F37" w:rsidP="005F1F37">
      <w:pPr>
        <w:pStyle w:val="ad"/>
        <w:rPr>
          <w:rFonts w:hAnsi="宋体" w:cs="宋体"/>
        </w:rPr>
      </w:pPr>
      <w:r w:rsidRPr="000665B4">
        <w:rPr>
          <w:rFonts w:hAnsi="宋体" w:cs="宋体" w:hint="eastAsia"/>
        </w:rPr>
        <w:t xml:space="preserve">       double t=((u.a.x-v.a.x)*(v.a.y-v.b.y)-(u.a.y-v.a.y)*(v.a.x-v.b.x))</w:t>
      </w:r>
    </w:p>
    <w:p w:rsidR="005F1F37" w:rsidRPr="000665B4" w:rsidRDefault="005F1F37" w:rsidP="005F1F37">
      <w:pPr>
        <w:pStyle w:val="ad"/>
        <w:rPr>
          <w:rFonts w:hAnsi="宋体" w:cs="宋体"/>
        </w:rPr>
      </w:pPr>
      <w:r w:rsidRPr="000665B4">
        <w:rPr>
          <w:rFonts w:hAnsi="宋体" w:cs="宋体" w:hint="eastAsia"/>
        </w:rPr>
        <w:t xml:space="preserve">                     /((u.a.x-u.b.x)*(v.a.y-v.b.y)-(u.a.y-u.b.y)*(v.a.x-v.b.x));</w:t>
      </w:r>
    </w:p>
    <w:p w:rsidR="005F1F37" w:rsidRPr="000665B4" w:rsidRDefault="005F1F37" w:rsidP="005F1F37">
      <w:pPr>
        <w:pStyle w:val="ad"/>
        <w:rPr>
          <w:rFonts w:hAnsi="宋体" w:cs="宋体"/>
        </w:rPr>
      </w:pPr>
      <w:r w:rsidRPr="000665B4">
        <w:rPr>
          <w:rFonts w:hAnsi="宋体" w:cs="宋体" w:hint="eastAsia"/>
        </w:rPr>
        <w:t xml:space="preserve">       ret.x+=(u.b.x-u.a.x)*t;</w:t>
      </w:r>
    </w:p>
    <w:p w:rsidR="005F1F37" w:rsidRPr="000665B4" w:rsidRDefault="005F1F37" w:rsidP="005F1F37">
      <w:pPr>
        <w:pStyle w:val="ad"/>
        <w:rPr>
          <w:rFonts w:hAnsi="宋体" w:cs="宋体"/>
        </w:rPr>
      </w:pPr>
      <w:r w:rsidRPr="000665B4">
        <w:rPr>
          <w:rFonts w:hAnsi="宋体" w:cs="宋体" w:hint="eastAsia"/>
        </w:rPr>
        <w:t xml:space="preserve">       ret.y+=(u.b.y-u.a.y)*t;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//外心</w:t>
      </w:r>
    </w:p>
    <w:p w:rsidR="005F1F37" w:rsidRPr="000665B4" w:rsidRDefault="005F1F37" w:rsidP="005F1F37">
      <w:pPr>
        <w:pStyle w:val="ad"/>
        <w:rPr>
          <w:rFonts w:hAnsi="宋体" w:cs="宋体"/>
        </w:rPr>
      </w:pPr>
      <w:r w:rsidRPr="000665B4">
        <w:rPr>
          <w:rFonts w:hAnsi="宋体" w:cs="宋体" w:hint="eastAsia"/>
        </w:rPr>
        <w:t>point circumcenter(point a,point b,point c){</w:t>
      </w:r>
    </w:p>
    <w:p w:rsidR="005F1F37" w:rsidRPr="000665B4" w:rsidRDefault="005F1F37" w:rsidP="005F1F37">
      <w:pPr>
        <w:pStyle w:val="ad"/>
        <w:rPr>
          <w:rFonts w:hAnsi="宋体" w:cs="宋体"/>
        </w:rPr>
      </w:pPr>
      <w:r w:rsidRPr="000665B4">
        <w:rPr>
          <w:rFonts w:hAnsi="宋体" w:cs="宋体" w:hint="eastAsia"/>
        </w:rPr>
        <w:t xml:space="preserve">       line u,v;</w:t>
      </w:r>
    </w:p>
    <w:p w:rsidR="005F1F37" w:rsidRPr="000665B4" w:rsidRDefault="005F1F37" w:rsidP="005F1F37">
      <w:pPr>
        <w:pStyle w:val="ad"/>
        <w:rPr>
          <w:rFonts w:hAnsi="宋体" w:cs="宋体"/>
        </w:rPr>
      </w:pPr>
      <w:r w:rsidRPr="000665B4">
        <w:rPr>
          <w:rFonts w:hAnsi="宋体" w:cs="宋体" w:hint="eastAsia"/>
        </w:rPr>
        <w:t xml:space="preserve">       u.a.x=(a.x+b.x)/2;</w:t>
      </w:r>
    </w:p>
    <w:p w:rsidR="005F1F37" w:rsidRPr="000665B4" w:rsidRDefault="005F1F37" w:rsidP="005F1F37">
      <w:pPr>
        <w:pStyle w:val="ad"/>
        <w:rPr>
          <w:rFonts w:hAnsi="宋体" w:cs="宋体"/>
        </w:rPr>
      </w:pPr>
      <w:r w:rsidRPr="000665B4">
        <w:rPr>
          <w:rFonts w:hAnsi="宋体" w:cs="宋体" w:hint="eastAsia"/>
        </w:rPr>
        <w:t xml:space="preserve">       u.a.y=(a.y+b.y)/2;</w:t>
      </w:r>
    </w:p>
    <w:p w:rsidR="005F1F37" w:rsidRPr="000665B4" w:rsidRDefault="005F1F37" w:rsidP="005F1F37">
      <w:pPr>
        <w:pStyle w:val="ad"/>
        <w:rPr>
          <w:rFonts w:hAnsi="宋体" w:cs="宋体"/>
        </w:rPr>
      </w:pPr>
      <w:r w:rsidRPr="000665B4">
        <w:rPr>
          <w:rFonts w:hAnsi="宋体" w:cs="宋体" w:hint="eastAsia"/>
        </w:rPr>
        <w:lastRenderedPageBreak/>
        <w:t xml:space="preserve">       u.b.x=u.a.x-a.y+b.y;</w:t>
      </w:r>
    </w:p>
    <w:p w:rsidR="005F1F37" w:rsidRPr="000665B4" w:rsidRDefault="005F1F37" w:rsidP="005F1F37">
      <w:pPr>
        <w:pStyle w:val="ad"/>
        <w:rPr>
          <w:rFonts w:hAnsi="宋体" w:cs="宋体"/>
        </w:rPr>
      </w:pPr>
      <w:r w:rsidRPr="000665B4">
        <w:rPr>
          <w:rFonts w:hAnsi="宋体" w:cs="宋体" w:hint="eastAsia"/>
        </w:rPr>
        <w:t xml:space="preserve">       u.b.y=u.a.y+a.x-b.x;</w:t>
      </w:r>
    </w:p>
    <w:p w:rsidR="005F1F37" w:rsidRPr="000665B4" w:rsidRDefault="005F1F37" w:rsidP="005F1F37">
      <w:pPr>
        <w:pStyle w:val="ad"/>
        <w:rPr>
          <w:rFonts w:hAnsi="宋体" w:cs="宋体"/>
        </w:rPr>
      </w:pPr>
      <w:r w:rsidRPr="000665B4">
        <w:rPr>
          <w:rFonts w:hAnsi="宋体" w:cs="宋体" w:hint="eastAsia"/>
        </w:rPr>
        <w:t xml:space="preserve">       v.a.x=(a.x+c.x)/2;</w:t>
      </w:r>
    </w:p>
    <w:p w:rsidR="005F1F37" w:rsidRPr="000665B4" w:rsidRDefault="005F1F37" w:rsidP="005F1F37">
      <w:pPr>
        <w:pStyle w:val="ad"/>
        <w:rPr>
          <w:rFonts w:hAnsi="宋体" w:cs="宋体"/>
        </w:rPr>
      </w:pPr>
      <w:r w:rsidRPr="000665B4">
        <w:rPr>
          <w:rFonts w:hAnsi="宋体" w:cs="宋体" w:hint="eastAsia"/>
        </w:rPr>
        <w:t xml:space="preserve">       v.a.y=(a.y+c.y)/2;</w:t>
      </w:r>
    </w:p>
    <w:p w:rsidR="005F1F37" w:rsidRPr="000665B4" w:rsidRDefault="005F1F37" w:rsidP="005F1F37">
      <w:pPr>
        <w:pStyle w:val="ad"/>
        <w:rPr>
          <w:rFonts w:hAnsi="宋体" w:cs="宋体"/>
        </w:rPr>
      </w:pPr>
      <w:r w:rsidRPr="000665B4">
        <w:rPr>
          <w:rFonts w:hAnsi="宋体" w:cs="宋体" w:hint="eastAsia"/>
        </w:rPr>
        <w:t xml:space="preserve">       v.b.x=v.a.x-a.y+c.y;</w:t>
      </w:r>
    </w:p>
    <w:p w:rsidR="005F1F37" w:rsidRPr="000665B4" w:rsidRDefault="005F1F37" w:rsidP="005F1F37">
      <w:pPr>
        <w:pStyle w:val="ad"/>
        <w:rPr>
          <w:rFonts w:hAnsi="宋体" w:cs="宋体"/>
        </w:rPr>
      </w:pPr>
      <w:r w:rsidRPr="000665B4">
        <w:rPr>
          <w:rFonts w:hAnsi="宋体" w:cs="宋体" w:hint="eastAsia"/>
        </w:rPr>
        <w:t xml:space="preserve">       v.b.y=v.a.y+a.x-c.x;</w:t>
      </w:r>
    </w:p>
    <w:p w:rsidR="005F1F37" w:rsidRPr="000665B4" w:rsidRDefault="005F1F37" w:rsidP="005F1F37">
      <w:pPr>
        <w:pStyle w:val="ad"/>
        <w:rPr>
          <w:rFonts w:hAnsi="宋体" w:cs="宋体"/>
        </w:rPr>
      </w:pPr>
      <w:r w:rsidRPr="000665B4">
        <w:rPr>
          <w:rFonts w:hAnsi="宋体" w:cs="宋体" w:hint="eastAsia"/>
        </w:rPr>
        <w:t xml:space="preserve">       return intersection(u,v);</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//内心</w:t>
      </w:r>
    </w:p>
    <w:p w:rsidR="005F1F37" w:rsidRPr="000665B4" w:rsidRDefault="005F1F37" w:rsidP="005F1F37">
      <w:pPr>
        <w:pStyle w:val="ad"/>
        <w:rPr>
          <w:rFonts w:hAnsi="宋体" w:cs="宋体"/>
        </w:rPr>
      </w:pPr>
      <w:r w:rsidRPr="000665B4">
        <w:rPr>
          <w:rFonts w:hAnsi="宋体" w:cs="宋体" w:hint="eastAsia"/>
        </w:rPr>
        <w:t>point incenter(point a,point b,point c){</w:t>
      </w:r>
    </w:p>
    <w:p w:rsidR="005F1F37" w:rsidRPr="000665B4" w:rsidRDefault="005F1F37" w:rsidP="005F1F37">
      <w:pPr>
        <w:pStyle w:val="ad"/>
        <w:rPr>
          <w:rFonts w:hAnsi="宋体" w:cs="宋体"/>
        </w:rPr>
      </w:pPr>
      <w:r w:rsidRPr="000665B4">
        <w:rPr>
          <w:rFonts w:hAnsi="宋体" w:cs="宋体" w:hint="eastAsia"/>
        </w:rPr>
        <w:t xml:space="preserve">       line u,v;</w:t>
      </w:r>
    </w:p>
    <w:p w:rsidR="005F1F37" w:rsidRPr="000665B4" w:rsidRDefault="005F1F37" w:rsidP="005F1F37">
      <w:pPr>
        <w:pStyle w:val="ad"/>
        <w:rPr>
          <w:rFonts w:hAnsi="宋体" w:cs="宋体"/>
        </w:rPr>
      </w:pPr>
      <w:r w:rsidRPr="000665B4">
        <w:rPr>
          <w:rFonts w:hAnsi="宋体" w:cs="宋体" w:hint="eastAsia"/>
        </w:rPr>
        <w:t xml:space="preserve">       double m,n;</w:t>
      </w:r>
    </w:p>
    <w:p w:rsidR="005F1F37" w:rsidRPr="000665B4" w:rsidRDefault="005F1F37" w:rsidP="005F1F37">
      <w:pPr>
        <w:pStyle w:val="ad"/>
        <w:rPr>
          <w:rFonts w:hAnsi="宋体" w:cs="宋体"/>
        </w:rPr>
      </w:pPr>
      <w:r w:rsidRPr="000665B4">
        <w:rPr>
          <w:rFonts w:hAnsi="宋体" w:cs="宋体" w:hint="eastAsia"/>
        </w:rPr>
        <w:t xml:space="preserve">       u.a=a;</w:t>
      </w:r>
    </w:p>
    <w:p w:rsidR="005F1F37" w:rsidRPr="000665B4" w:rsidRDefault="005F1F37" w:rsidP="005F1F37">
      <w:pPr>
        <w:pStyle w:val="ad"/>
        <w:rPr>
          <w:rFonts w:hAnsi="宋体" w:cs="宋体"/>
        </w:rPr>
      </w:pPr>
      <w:r w:rsidRPr="000665B4">
        <w:rPr>
          <w:rFonts w:hAnsi="宋体" w:cs="宋体" w:hint="eastAsia"/>
        </w:rPr>
        <w:t xml:space="preserve">       m=atan2(b.y-a.y,b.x-a.x);</w:t>
      </w:r>
    </w:p>
    <w:p w:rsidR="005F1F37" w:rsidRPr="000665B4" w:rsidRDefault="005F1F37" w:rsidP="005F1F37">
      <w:pPr>
        <w:pStyle w:val="ad"/>
        <w:rPr>
          <w:rFonts w:hAnsi="宋体" w:cs="宋体"/>
          <w:lang w:val="pt-BR"/>
        </w:rPr>
      </w:pPr>
      <w:r w:rsidRPr="000665B4">
        <w:rPr>
          <w:rFonts w:hAnsi="宋体" w:cs="宋体" w:hint="eastAsia"/>
          <w:lang w:val="pt-BR"/>
        </w:rPr>
        <w:t xml:space="preserve">       n=atan2(c.y-a.y,c.x-a.x);</w:t>
      </w:r>
    </w:p>
    <w:p w:rsidR="005F1F37" w:rsidRPr="000665B4" w:rsidRDefault="005F1F37" w:rsidP="005F1F37">
      <w:pPr>
        <w:pStyle w:val="ad"/>
        <w:rPr>
          <w:rFonts w:hAnsi="宋体" w:cs="宋体"/>
          <w:lang w:val="pt-BR"/>
        </w:rPr>
      </w:pPr>
      <w:r w:rsidRPr="000665B4">
        <w:rPr>
          <w:rFonts w:hAnsi="宋体" w:cs="宋体" w:hint="eastAsia"/>
          <w:lang w:val="pt-BR"/>
        </w:rPr>
        <w:t xml:space="preserve">       u.b.x=u.a.x+cos((m+n)/2);</w:t>
      </w:r>
    </w:p>
    <w:p w:rsidR="005F1F37" w:rsidRPr="000665B4" w:rsidRDefault="005F1F37" w:rsidP="005F1F37">
      <w:pPr>
        <w:pStyle w:val="ad"/>
        <w:rPr>
          <w:rFonts w:hAnsi="宋体" w:cs="宋体"/>
        </w:rPr>
      </w:pPr>
      <w:r w:rsidRPr="000665B4">
        <w:rPr>
          <w:rFonts w:hAnsi="宋体" w:cs="宋体" w:hint="eastAsia"/>
        </w:rPr>
        <w:t xml:space="preserve">       u.b.y=u.a.y+sin((m+n)/2);</w:t>
      </w:r>
    </w:p>
    <w:p w:rsidR="005F1F37" w:rsidRPr="000665B4" w:rsidRDefault="005F1F37" w:rsidP="005F1F37">
      <w:pPr>
        <w:pStyle w:val="ad"/>
        <w:rPr>
          <w:rFonts w:hAnsi="宋体" w:cs="宋体"/>
        </w:rPr>
      </w:pPr>
      <w:r w:rsidRPr="000665B4">
        <w:rPr>
          <w:rFonts w:hAnsi="宋体" w:cs="宋体" w:hint="eastAsia"/>
        </w:rPr>
        <w:t xml:space="preserve">       v.a=b;</w:t>
      </w:r>
    </w:p>
    <w:p w:rsidR="005F1F37" w:rsidRPr="000665B4" w:rsidRDefault="005F1F37" w:rsidP="005F1F37">
      <w:pPr>
        <w:pStyle w:val="ad"/>
        <w:rPr>
          <w:rFonts w:hAnsi="宋体" w:cs="宋体"/>
        </w:rPr>
      </w:pPr>
      <w:r w:rsidRPr="000665B4">
        <w:rPr>
          <w:rFonts w:hAnsi="宋体" w:cs="宋体" w:hint="eastAsia"/>
        </w:rPr>
        <w:t xml:space="preserve">       m=atan2(a.y-b.y,a.x-b.x);</w:t>
      </w:r>
    </w:p>
    <w:p w:rsidR="005F1F37" w:rsidRPr="000665B4" w:rsidRDefault="005F1F37" w:rsidP="005F1F37">
      <w:pPr>
        <w:pStyle w:val="ad"/>
        <w:rPr>
          <w:rFonts w:hAnsi="宋体" w:cs="宋体"/>
          <w:lang w:val="pt-BR"/>
        </w:rPr>
      </w:pPr>
      <w:r w:rsidRPr="000665B4">
        <w:rPr>
          <w:rFonts w:hAnsi="宋体" w:cs="宋体" w:hint="eastAsia"/>
          <w:lang w:val="pt-BR"/>
        </w:rPr>
        <w:t xml:space="preserve">       n=atan2(c.y-b.y,c.x-b.x);</w:t>
      </w:r>
    </w:p>
    <w:p w:rsidR="005F1F37" w:rsidRPr="000665B4" w:rsidRDefault="005F1F37" w:rsidP="005F1F37">
      <w:pPr>
        <w:pStyle w:val="ad"/>
        <w:rPr>
          <w:rFonts w:hAnsi="宋体" w:cs="宋体"/>
          <w:lang w:val="pt-BR"/>
        </w:rPr>
      </w:pPr>
      <w:r w:rsidRPr="000665B4">
        <w:rPr>
          <w:rFonts w:hAnsi="宋体" w:cs="宋体" w:hint="eastAsia"/>
          <w:lang w:val="pt-BR"/>
        </w:rPr>
        <w:t xml:space="preserve">       v.b.x=v.a.x+cos((m+n)/2);</w:t>
      </w:r>
    </w:p>
    <w:p w:rsidR="005F1F37" w:rsidRPr="000665B4" w:rsidRDefault="005F1F37" w:rsidP="005F1F37">
      <w:pPr>
        <w:pStyle w:val="ad"/>
        <w:rPr>
          <w:rFonts w:hAnsi="宋体" w:cs="宋体"/>
        </w:rPr>
      </w:pPr>
      <w:r w:rsidRPr="000665B4">
        <w:rPr>
          <w:rFonts w:hAnsi="宋体" w:cs="宋体" w:hint="eastAsia"/>
        </w:rPr>
        <w:t xml:space="preserve">       v.b.y=v.a.y+sin((m+n)/2);</w:t>
      </w:r>
    </w:p>
    <w:p w:rsidR="005F1F37" w:rsidRPr="000665B4" w:rsidRDefault="005F1F37" w:rsidP="005F1F37">
      <w:pPr>
        <w:pStyle w:val="ad"/>
        <w:rPr>
          <w:rFonts w:hAnsi="宋体" w:cs="宋体"/>
        </w:rPr>
      </w:pPr>
      <w:r w:rsidRPr="000665B4">
        <w:rPr>
          <w:rFonts w:hAnsi="宋体" w:cs="宋体" w:hint="eastAsia"/>
        </w:rPr>
        <w:t xml:space="preserve">       return intersection(u,v);</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//垂心</w:t>
      </w:r>
    </w:p>
    <w:p w:rsidR="005F1F37" w:rsidRPr="000665B4" w:rsidRDefault="005F1F37" w:rsidP="005F1F37">
      <w:pPr>
        <w:pStyle w:val="ad"/>
        <w:rPr>
          <w:rFonts w:hAnsi="宋体" w:cs="宋体"/>
        </w:rPr>
      </w:pPr>
      <w:r w:rsidRPr="000665B4">
        <w:rPr>
          <w:rFonts w:hAnsi="宋体" w:cs="宋体" w:hint="eastAsia"/>
        </w:rPr>
        <w:t>point perpencenter(point a,point b,point c){</w:t>
      </w:r>
    </w:p>
    <w:p w:rsidR="005F1F37" w:rsidRPr="000665B4" w:rsidRDefault="005F1F37" w:rsidP="005F1F37">
      <w:pPr>
        <w:pStyle w:val="ad"/>
        <w:rPr>
          <w:rFonts w:hAnsi="宋体" w:cs="宋体"/>
        </w:rPr>
      </w:pPr>
      <w:r w:rsidRPr="000665B4">
        <w:rPr>
          <w:rFonts w:hAnsi="宋体" w:cs="宋体" w:hint="eastAsia"/>
        </w:rPr>
        <w:t xml:space="preserve">       line u,v;</w:t>
      </w:r>
    </w:p>
    <w:p w:rsidR="005F1F37" w:rsidRPr="000665B4" w:rsidRDefault="005F1F37" w:rsidP="005F1F37">
      <w:pPr>
        <w:pStyle w:val="ad"/>
        <w:rPr>
          <w:rFonts w:hAnsi="宋体" w:cs="宋体"/>
        </w:rPr>
      </w:pPr>
      <w:r w:rsidRPr="000665B4">
        <w:rPr>
          <w:rFonts w:hAnsi="宋体" w:cs="宋体" w:hint="eastAsia"/>
        </w:rPr>
        <w:t xml:space="preserve">       u.a=c;</w:t>
      </w:r>
    </w:p>
    <w:p w:rsidR="005F1F37" w:rsidRPr="000665B4" w:rsidRDefault="005F1F37" w:rsidP="005F1F37">
      <w:pPr>
        <w:pStyle w:val="ad"/>
        <w:rPr>
          <w:rFonts w:hAnsi="宋体" w:cs="宋体"/>
        </w:rPr>
      </w:pPr>
      <w:r w:rsidRPr="000665B4">
        <w:rPr>
          <w:rFonts w:hAnsi="宋体" w:cs="宋体" w:hint="eastAsia"/>
        </w:rPr>
        <w:t xml:space="preserve">       u.b.x=u.a.x-a.y+b.y;</w:t>
      </w:r>
    </w:p>
    <w:p w:rsidR="005F1F37" w:rsidRPr="000665B4" w:rsidRDefault="005F1F37" w:rsidP="005F1F37">
      <w:pPr>
        <w:pStyle w:val="ad"/>
        <w:rPr>
          <w:rFonts w:hAnsi="宋体" w:cs="宋体"/>
        </w:rPr>
      </w:pPr>
      <w:r w:rsidRPr="000665B4">
        <w:rPr>
          <w:rFonts w:hAnsi="宋体" w:cs="宋体" w:hint="eastAsia"/>
        </w:rPr>
        <w:t xml:space="preserve">       u.b.y=u.a.y+a.x-b.x;</w:t>
      </w:r>
    </w:p>
    <w:p w:rsidR="005F1F37" w:rsidRPr="000665B4" w:rsidRDefault="005F1F37" w:rsidP="005F1F37">
      <w:pPr>
        <w:pStyle w:val="ad"/>
        <w:rPr>
          <w:rFonts w:hAnsi="宋体" w:cs="宋体"/>
        </w:rPr>
      </w:pPr>
      <w:r w:rsidRPr="000665B4">
        <w:rPr>
          <w:rFonts w:hAnsi="宋体" w:cs="宋体" w:hint="eastAsia"/>
        </w:rPr>
        <w:t xml:space="preserve">       v.a=b;</w:t>
      </w:r>
    </w:p>
    <w:p w:rsidR="005F1F37" w:rsidRPr="000665B4" w:rsidRDefault="005F1F37" w:rsidP="005F1F37">
      <w:pPr>
        <w:pStyle w:val="ad"/>
        <w:rPr>
          <w:rFonts w:hAnsi="宋体" w:cs="宋体"/>
        </w:rPr>
      </w:pPr>
      <w:r w:rsidRPr="000665B4">
        <w:rPr>
          <w:rFonts w:hAnsi="宋体" w:cs="宋体" w:hint="eastAsia"/>
        </w:rPr>
        <w:t xml:space="preserve">       v.b.x=v.a.x-a.y+c.y;</w:t>
      </w:r>
    </w:p>
    <w:p w:rsidR="005F1F37" w:rsidRPr="000665B4" w:rsidRDefault="005F1F37" w:rsidP="005F1F37">
      <w:pPr>
        <w:pStyle w:val="ad"/>
        <w:rPr>
          <w:rFonts w:hAnsi="宋体" w:cs="宋体"/>
        </w:rPr>
      </w:pPr>
      <w:r w:rsidRPr="000665B4">
        <w:rPr>
          <w:rFonts w:hAnsi="宋体" w:cs="宋体" w:hint="eastAsia"/>
        </w:rPr>
        <w:t xml:space="preserve">       v.b.y=v.a.y+a.x-c.x;</w:t>
      </w:r>
    </w:p>
    <w:p w:rsidR="005F1F37" w:rsidRPr="000665B4" w:rsidRDefault="005F1F37" w:rsidP="005F1F37">
      <w:pPr>
        <w:pStyle w:val="ad"/>
        <w:rPr>
          <w:rFonts w:hAnsi="宋体" w:cs="宋体"/>
        </w:rPr>
      </w:pPr>
      <w:r w:rsidRPr="000665B4">
        <w:rPr>
          <w:rFonts w:hAnsi="宋体" w:cs="宋体" w:hint="eastAsia"/>
        </w:rPr>
        <w:t xml:space="preserve">       return intersection(u,v);</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//重心</w:t>
      </w:r>
    </w:p>
    <w:p w:rsidR="005F1F37" w:rsidRPr="000665B4" w:rsidRDefault="005F1F37" w:rsidP="005F1F37">
      <w:pPr>
        <w:pStyle w:val="ad"/>
        <w:rPr>
          <w:rFonts w:hAnsi="宋体" w:cs="宋体"/>
        </w:rPr>
      </w:pPr>
      <w:r w:rsidRPr="000665B4">
        <w:rPr>
          <w:rFonts w:hAnsi="宋体" w:cs="宋体" w:hint="eastAsia"/>
        </w:rPr>
        <w:t>//到三角形三顶点距离的平方和最小的点</w:t>
      </w:r>
    </w:p>
    <w:p w:rsidR="005F1F37" w:rsidRPr="000665B4" w:rsidRDefault="005F1F37" w:rsidP="005F1F37">
      <w:pPr>
        <w:pStyle w:val="ad"/>
        <w:rPr>
          <w:rFonts w:hAnsi="宋体" w:cs="宋体"/>
        </w:rPr>
      </w:pPr>
      <w:r w:rsidRPr="000665B4">
        <w:rPr>
          <w:rFonts w:hAnsi="宋体" w:cs="宋体" w:hint="eastAsia"/>
        </w:rPr>
        <w:t>//三角形内到三边距离之积最大的点</w:t>
      </w:r>
    </w:p>
    <w:p w:rsidR="005F1F37" w:rsidRPr="000665B4" w:rsidRDefault="005F1F37" w:rsidP="005F1F37">
      <w:pPr>
        <w:pStyle w:val="ad"/>
        <w:rPr>
          <w:rFonts w:hAnsi="宋体" w:cs="宋体"/>
        </w:rPr>
      </w:pPr>
      <w:r w:rsidRPr="000665B4">
        <w:rPr>
          <w:rFonts w:hAnsi="宋体" w:cs="宋体" w:hint="eastAsia"/>
        </w:rPr>
        <w:t>point barycenter(point a,point b,point c){</w:t>
      </w:r>
    </w:p>
    <w:p w:rsidR="005F1F37" w:rsidRPr="000665B4" w:rsidRDefault="005F1F37" w:rsidP="005F1F37">
      <w:pPr>
        <w:pStyle w:val="ad"/>
        <w:rPr>
          <w:rFonts w:hAnsi="宋体" w:cs="宋体"/>
        </w:rPr>
      </w:pPr>
      <w:r w:rsidRPr="000665B4">
        <w:rPr>
          <w:rFonts w:hAnsi="宋体" w:cs="宋体" w:hint="eastAsia"/>
        </w:rPr>
        <w:t xml:space="preserve">       line u,v;</w:t>
      </w:r>
    </w:p>
    <w:p w:rsidR="005F1F37" w:rsidRPr="000665B4" w:rsidRDefault="005F1F37" w:rsidP="005F1F37">
      <w:pPr>
        <w:pStyle w:val="ad"/>
        <w:rPr>
          <w:rFonts w:hAnsi="宋体" w:cs="宋体"/>
        </w:rPr>
      </w:pPr>
      <w:r w:rsidRPr="000665B4">
        <w:rPr>
          <w:rFonts w:hAnsi="宋体" w:cs="宋体" w:hint="eastAsia"/>
        </w:rPr>
        <w:t xml:space="preserve">       u.a.x=(a.x+b.x)/2;</w:t>
      </w:r>
    </w:p>
    <w:p w:rsidR="005F1F37" w:rsidRPr="000665B4" w:rsidRDefault="005F1F37" w:rsidP="005F1F37">
      <w:pPr>
        <w:pStyle w:val="ad"/>
        <w:rPr>
          <w:rFonts w:hAnsi="宋体" w:cs="宋体"/>
        </w:rPr>
      </w:pPr>
      <w:r w:rsidRPr="000665B4">
        <w:rPr>
          <w:rFonts w:hAnsi="宋体" w:cs="宋体" w:hint="eastAsia"/>
        </w:rPr>
        <w:lastRenderedPageBreak/>
        <w:t xml:space="preserve">       u.a.y=(a.y+b.y)/2;</w:t>
      </w:r>
    </w:p>
    <w:p w:rsidR="005F1F37" w:rsidRPr="000665B4" w:rsidRDefault="005F1F37" w:rsidP="005F1F37">
      <w:pPr>
        <w:pStyle w:val="ad"/>
        <w:rPr>
          <w:rFonts w:hAnsi="宋体" w:cs="宋体"/>
        </w:rPr>
      </w:pPr>
      <w:r w:rsidRPr="000665B4">
        <w:rPr>
          <w:rFonts w:hAnsi="宋体" w:cs="宋体" w:hint="eastAsia"/>
        </w:rPr>
        <w:t xml:space="preserve">       u.b=c;</w:t>
      </w:r>
    </w:p>
    <w:p w:rsidR="005F1F37" w:rsidRPr="000665B4" w:rsidRDefault="005F1F37" w:rsidP="005F1F37">
      <w:pPr>
        <w:pStyle w:val="ad"/>
        <w:rPr>
          <w:rFonts w:hAnsi="宋体" w:cs="宋体"/>
        </w:rPr>
      </w:pPr>
      <w:r w:rsidRPr="000665B4">
        <w:rPr>
          <w:rFonts w:hAnsi="宋体" w:cs="宋体" w:hint="eastAsia"/>
        </w:rPr>
        <w:t xml:space="preserve">       v.a.x=(a.x+c.x)/2;</w:t>
      </w:r>
    </w:p>
    <w:p w:rsidR="005F1F37" w:rsidRPr="000665B4" w:rsidRDefault="005F1F37" w:rsidP="005F1F37">
      <w:pPr>
        <w:pStyle w:val="ad"/>
        <w:rPr>
          <w:rFonts w:hAnsi="宋体" w:cs="宋体"/>
        </w:rPr>
      </w:pPr>
      <w:r w:rsidRPr="000665B4">
        <w:rPr>
          <w:rFonts w:hAnsi="宋体" w:cs="宋体" w:hint="eastAsia"/>
        </w:rPr>
        <w:t xml:space="preserve">       v.a.y=(a.y+c.y)/2;</w:t>
      </w:r>
    </w:p>
    <w:p w:rsidR="005F1F37" w:rsidRPr="000665B4" w:rsidRDefault="005F1F37" w:rsidP="005F1F37">
      <w:pPr>
        <w:pStyle w:val="ad"/>
        <w:rPr>
          <w:rFonts w:hAnsi="宋体" w:cs="宋体"/>
        </w:rPr>
      </w:pPr>
      <w:r w:rsidRPr="000665B4">
        <w:rPr>
          <w:rFonts w:hAnsi="宋体" w:cs="宋体" w:hint="eastAsia"/>
        </w:rPr>
        <w:t xml:space="preserve">       v.b=b;</w:t>
      </w:r>
    </w:p>
    <w:p w:rsidR="005F1F37" w:rsidRPr="000665B4" w:rsidRDefault="005F1F37" w:rsidP="005F1F37">
      <w:pPr>
        <w:pStyle w:val="ad"/>
        <w:rPr>
          <w:rFonts w:hAnsi="宋体" w:cs="宋体"/>
        </w:rPr>
      </w:pPr>
      <w:r w:rsidRPr="000665B4">
        <w:rPr>
          <w:rFonts w:hAnsi="宋体" w:cs="宋体" w:hint="eastAsia"/>
        </w:rPr>
        <w:t xml:space="preserve">       return intersection(u,v);</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//费马点</w:t>
      </w:r>
    </w:p>
    <w:p w:rsidR="005F1F37" w:rsidRPr="000665B4" w:rsidRDefault="005F1F37" w:rsidP="005F1F37">
      <w:pPr>
        <w:pStyle w:val="ad"/>
        <w:rPr>
          <w:rFonts w:hAnsi="宋体" w:cs="宋体"/>
        </w:rPr>
      </w:pPr>
      <w:r w:rsidRPr="000665B4">
        <w:rPr>
          <w:rFonts w:hAnsi="宋体" w:cs="宋体" w:hint="eastAsia"/>
        </w:rPr>
        <w:t>//到三角形三顶点距离之和最小的点</w:t>
      </w:r>
    </w:p>
    <w:p w:rsidR="005F1F37" w:rsidRPr="000665B4" w:rsidRDefault="005F1F37" w:rsidP="005F1F37">
      <w:pPr>
        <w:pStyle w:val="ad"/>
        <w:rPr>
          <w:rFonts w:hAnsi="宋体" w:cs="宋体"/>
        </w:rPr>
      </w:pPr>
      <w:r w:rsidRPr="000665B4">
        <w:rPr>
          <w:rFonts w:hAnsi="宋体" w:cs="宋体" w:hint="eastAsia"/>
        </w:rPr>
        <w:t>point fermentpoint(point a,point b,point c){</w:t>
      </w:r>
    </w:p>
    <w:p w:rsidR="005F1F37" w:rsidRPr="000665B4" w:rsidRDefault="005F1F37" w:rsidP="005F1F37">
      <w:pPr>
        <w:pStyle w:val="ad"/>
        <w:rPr>
          <w:rFonts w:hAnsi="宋体" w:cs="宋体"/>
        </w:rPr>
      </w:pPr>
      <w:r w:rsidRPr="000665B4">
        <w:rPr>
          <w:rFonts w:hAnsi="宋体" w:cs="宋体" w:hint="eastAsia"/>
        </w:rPr>
        <w:t xml:space="preserve">       point u,v;</w:t>
      </w:r>
    </w:p>
    <w:p w:rsidR="005F1F37" w:rsidRPr="000665B4" w:rsidRDefault="005F1F37" w:rsidP="005F1F37">
      <w:pPr>
        <w:pStyle w:val="ad"/>
        <w:rPr>
          <w:rFonts w:hAnsi="宋体" w:cs="宋体"/>
        </w:rPr>
      </w:pPr>
      <w:r w:rsidRPr="000665B4">
        <w:rPr>
          <w:rFonts w:hAnsi="宋体" w:cs="宋体" w:hint="eastAsia"/>
        </w:rPr>
        <w:t xml:space="preserve">       double step=fabs(a.x)+fabs(a.y)+fabs(b.x)+fabs(b.y)+fabs(c.x)+fabs(c.y);</w:t>
      </w:r>
    </w:p>
    <w:p w:rsidR="005F1F37" w:rsidRPr="000665B4" w:rsidRDefault="005F1F37" w:rsidP="005F1F37">
      <w:pPr>
        <w:pStyle w:val="ad"/>
        <w:rPr>
          <w:rFonts w:hAnsi="宋体" w:cs="宋体"/>
        </w:rPr>
      </w:pPr>
      <w:r w:rsidRPr="000665B4">
        <w:rPr>
          <w:rFonts w:hAnsi="宋体" w:cs="宋体" w:hint="eastAsia"/>
        </w:rPr>
        <w:t xml:space="preserve">       int i,j,k;</w:t>
      </w:r>
    </w:p>
    <w:p w:rsidR="005F1F37" w:rsidRPr="000665B4" w:rsidRDefault="005F1F37" w:rsidP="005F1F37">
      <w:pPr>
        <w:pStyle w:val="ad"/>
        <w:rPr>
          <w:rFonts w:hAnsi="宋体" w:cs="宋体"/>
        </w:rPr>
      </w:pPr>
      <w:r w:rsidRPr="000665B4">
        <w:rPr>
          <w:rFonts w:hAnsi="宋体" w:cs="宋体" w:hint="eastAsia"/>
        </w:rPr>
        <w:t xml:space="preserve">       u.x=(a.x+b.x+c.x)/3;</w:t>
      </w:r>
    </w:p>
    <w:p w:rsidR="005F1F37" w:rsidRPr="000665B4" w:rsidRDefault="005F1F37" w:rsidP="005F1F37">
      <w:pPr>
        <w:pStyle w:val="ad"/>
        <w:rPr>
          <w:rFonts w:hAnsi="宋体" w:cs="宋体"/>
        </w:rPr>
      </w:pPr>
      <w:r w:rsidRPr="000665B4">
        <w:rPr>
          <w:rFonts w:hAnsi="宋体" w:cs="宋体" w:hint="eastAsia"/>
        </w:rPr>
        <w:t xml:space="preserve">       u.y=(a.y+b.y+c.y)/3;</w:t>
      </w:r>
    </w:p>
    <w:p w:rsidR="005F1F37" w:rsidRPr="000665B4" w:rsidRDefault="005F1F37" w:rsidP="005F1F37">
      <w:pPr>
        <w:pStyle w:val="ad"/>
        <w:rPr>
          <w:rFonts w:hAnsi="宋体" w:cs="宋体"/>
        </w:rPr>
      </w:pPr>
      <w:r w:rsidRPr="000665B4">
        <w:rPr>
          <w:rFonts w:hAnsi="宋体" w:cs="宋体" w:hint="eastAsia"/>
        </w:rPr>
        <w:t xml:space="preserve">       while (step&gt;1e-10)</w:t>
      </w:r>
    </w:p>
    <w:p w:rsidR="005F1F37" w:rsidRPr="000665B4" w:rsidRDefault="005F1F37" w:rsidP="005F1F37">
      <w:pPr>
        <w:pStyle w:val="ad"/>
        <w:rPr>
          <w:rFonts w:hAnsi="宋体" w:cs="宋体"/>
        </w:rPr>
      </w:pPr>
      <w:r w:rsidRPr="000665B4">
        <w:rPr>
          <w:rFonts w:hAnsi="宋体" w:cs="宋体" w:hint="eastAsia"/>
        </w:rPr>
        <w:t xml:space="preserve">              for (k=0;k&lt;10;step/=2,k++)</w:t>
      </w:r>
    </w:p>
    <w:p w:rsidR="005F1F37" w:rsidRPr="000665B4" w:rsidRDefault="005F1F37" w:rsidP="005F1F37">
      <w:pPr>
        <w:pStyle w:val="ad"/>
        <w:rPr>
          <w:rFonts w:hAnsi="宋体" w:cs="宋体"/>
        </w:rPr>
      </w:pPr>
      <w:r w:rsidRPr="000665B4">
        <w:rPr>
          <w:rFonts w:hAnsi="宋体" w:cs="宋体" w:hint="eastAsia"/>
        </w:rPr>
        <w:t xml:space="preserve">                     for (i=-1;i&lt;=1;i++)</w:t>
      </w:r>
    </w:p>
    <w:p w:rsidR="005F1F37" w:rsidRPr="000665B4" w:rsidRDefault="005F1F37" w:rsidP="005F1F37">
      <w:pPr>
        <w:pStyle w:val="ad"/>
        <w:rPr>
          <w:rFonts w:hAnsi="宋体" w:cs="宋体"/>
        </w:rPr>
      </w:pPr>
      <w:r w:rsidRPr="000665B4">
        <w:rPr>
          <w:rFonts w:hAnsi="宋体" w:cs="宋体" w:hint="eastAsia"/>
        </w:rPr>
        <w:t xml:space="preserve">                            for (j=-1;j&lt;=1;j++){</w:t>
      </w:r>
    </w:p>
    <w:p w:rsidR="005F1F37" w:rsidRPr="000665B4" w:rsidRDefault="005F1F37" w:rsidP="005F1F37">
      <w:pPr>
        <w:pStyle w:val="ad"/>
        <w:rPr>
          <w:rFonts w:hAnsi="宋体" w:cs="宋体"/>
        </w:rPr>
      </w:pPr>
      <w:r w:rsidRPr="000665B4">
        <w:rPr>
          <w:rFonts w:hAnsi="宋体" w:cs="宋体" w:hint="eastAsia"/>
        </w:rPr>
        <w:t xml:space="preserve">                                   v.x=u.x+step*i;</w:t>
      </w:r>
    </w:p>
    <w:p w:rsidR="005F1F37" w:rsidRPr="000665B4" w:rsidRDefault="005F1F37" w:rsidP="005F1F37">
      <w:pPr>
        <w:pStyle w:val="ad"/>
        <w:rPr>
          <w:rFonts w:hAnsi="宋体" w:cs="宋体"/>
        </w:rPr>
      </w:pPr>
      <w:r w:rsidRPr="000665B4">
        <w:rPr>
          <w:rFonts w:hAnsi="宋体" w:cs="宋体" w:hint="eastAsia"/>
        </w:rPr>
        <w:t xml:space="preserve">                                   v.y=u.y+step*j;</w:t>
      </w:r>
    </w:p>
    <w:p w:rsidR="005F1F37" w:rsidRPr="000665B4" w:rsidRDefault="005F1F37" w:rsidP="005F1F37">
      <w:pPr>
        <w:pStyle w:val="ad"/>
        <w:rPr>
          <w:rFonts w:hAnsi="宋体" w:cs="宋体"/>
        </w:rPr>
      </w:pPr>
      <w:r w:rsidRPr="000665B4">
        <w:rPr>
          <w:rFonts w:hAnsi="宋体" w:cs="宋体" w:hint="eastAsia"/>
        </w:rPr>
        <w:t xml:space="preserve">                                   if (distance(u,a)+distance(u,b)+distance(u,c)&gt;distance(v,a)+distance(v,b)+distance(v,c))</w:t>
      </w:r>
    </w:p>
    <w:p w:rsidR="005F1F37" w:rsidRPr="000665B4" w:rsidRDefault="005F1F37" w:rsidP="005F1F37">
      <w:pPr>
        <w:pStyle w:val="ad"/>
        <w:rPr>
          <w:rFonts w:hAnsi="宋体" w:cs="宋体"/>
        </w:rPr>
      </w:pPr>
      <w:r w:rsidRPr="000665B4">
        <w:rPr>
          <w:rFonts w:hAnsi="宋体" w:cs="宋体" w:hint="eastAsia"/>
        </w:rPr>
        <w:t xml:space="preserve">                                          u=v;</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u;</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p>
    <w:p w:rsidR="005F1F37" w:rsidRPr="000665B4" w:rsidRDefault="005F1F37" w:rsidP="005F1F37">
      <w:pPr>
        <w:pStyle w:val="ad"/>
        <w:rPr>
          <w:rFonts w:hAnsi="宋体" w:cs="宋体"/>
          <w:b/>
        </w:rPr>
      </w:pPr>
      <w:r w:rsidRPr="000665B4">
        <w:rPr>
          <w:rFonts w:hAnsi="宋体" w:cs="宋体" w:hint="eastAsia"/>
          <w:b/>
        </w:rPr>
        <w:t>1.9   三维几何</w:t>
      </w:r>
    </w:p>
    <w:p w:rsidR="005F1F37" w:rsidRPr="000665B4" w:rsidRDefault="005F1F37" w:rsidP="005F1F37">
      <w:pPr>
        <w:pStyle w:val="ad"/>
        <w:rPr>
          <w:rFonts w:hAnsi="宋体" w:cs="宋体"/>
        </w:rPr>
      </w:pPr>
      <w:r w:rsidRPr="000665B4">
        <w:rPr>
          <w:rFonts w:hAnsi="宋体" w:cs="宋体" w:hint="eastAsia"/>
        </w:rPr>
        <w:t>//三维几何函数库</w:t>
      </w:r>
    </w:p>
    <w:p w:rsidR="005F1F37" w:rsidRPr="000665B4" w:rsidRDefault="005F1F37" w:rsidP="005F1F37">
      <w:pPr>
        <w:pStyle w:val="ad"/>
        <w:rPr>
          <w:rFonts w:hAnsi="宋体" w:cs="宋体"/>
        </w:rPr>
      </w:pPr>
      <w:r w:rsidRPr="000665B4">
        <w:rPr>
          <w:rFonts w:hAnsi="宋体" w:cs="宋体" w:hint="eastAsia"/>
        </w:rPr>
        <w:t>#include &lt;math.h&gt;</w:t>
      </w:r>
    </w:p>
    <w:p w:rsidR="005F1F37" w:rsidRPr="000665B4" w:rsidRDefault="005F1F37" w:rsidP="005F1F37">
      <w:pPr>
        <w:pStyle w:val="ad"/>
        <w:rPr>
          <w:rFonts w:hAnsi="宋体" w:cs="宋体"/>
        </w:rPr>
      </w:pPr>
      <w:r w:rsidRPr="000665B4">
        <w:rPr>
          <w:rFonts w:hAnsi="宋体" w:cs="宋体" w:hint="eastAsia"/>
        </w:rPr>
        <w:t>#define eps 1e-8</w:t>
      </w:r>
    </w:p>
    <w:p w:rsidR="005F1F37" w:rsidRPr="000665B4" w:rsidRDefault="005F1F37" w:rsidP="005F1F37">
      <w:pPr>
        <w:pStyle w:val="ad"/>
        <w:rPr>
          <w:rFonts w:hAnsi="宋体" w:cs="宋体"/>
        </w:rPr>
      </w:pPr>
      <w:r w:rsidRPr="000665B4">
        <w:rPr>
          <w:rFonts w:hAnsi="宋体" w:cs="宋体" w:hint="eastAsia"/>
        </w:rPr>
        <w:t>#define zero(x) (((x)&gt;0?(x):-(x))&lt;eps)</w:t>
      </w:r>
    </w:p>
    <w:p w:rsidR="005F1F37" w:rsidRPr="000665B4" w:rsidRDefault="005F1F37" w:rsidP="005F1F37">
      <w:pPr>
        <w:pStyle w:val="ad"/>
        <w:rPr>
          <w:rFonts w:hAnsi="宋体" w:cs="宋体"/>
        </w:rPr>
      </w:pPr>
      <w:r w:rsidRPr="000665B4">
        <w:rPr>
          <w:rFonts w:hAnsi="宋体" w:cs="宋体" w:hint="eastAsia"/>
        </w:rPr>
        <w:t>struct point3{double x,y,z;};</w:t>
      </w:r>
    </w:p>
    <w:p w:rsidR="005F1F37" w:rsidRPr="000665B4" w:rsidRDefault="005F1F37" w:rsidP="005F1F37">
      <w:pPr>
        <w:pStyle w:val="ad"/>
        <w:rPr>
          <w:rFonts w:hAnsi="宋体" w:cs="宋体"/>
        </w:rPr>
      </w:pPr>
      <w:r w:rsidRPr="000665B4">
        <w:rPr>
          <w:rFonts w:hAnsi="宋体" w:cs="宋体" w:hint="eastAsia"/>
        </w:rPr>
        <w:t>struct line3{point</w:t>
      </w:r>
      <w:smartTag w:uri="urn:schemas-microsoft-com:office:smarttags" w:element="chmetcnv">
        <w:smartTagPr>
          <w:attr w:name="TCSC" w:val="0"/>
          <w:attr w:name="NumberType" w:val="1"/>
          <w:attr w:name="Negative" w:val="False"/>
          <w:attr w:name="HasSpace" w:val="True"/>
          <w:attr w:name="SourceValue" w:val="3"/>
          <w:attr w:name="UnitName" w:val="a"/>
        </w:smartTagPr>
        <w:r w:rsidRPr="000665B4">
          <w:rPr>
            <w:rFonts w:hAnsi="宋体" w:cs="宋体" w:hint="eastAsia"/>
          </w:rPr>
          <w:t>3 a</w:t>
        </w:r>
      </w:smartTag>
      <w:r w:rsidRPr="000665B4">
        <w:rPr>
          <w:rFonts w:hAnsi="宋体" w:cs="宋体" w:hint="eastAsia"/>
        </w:rPr>
        <w:t>,b;};</w:t>
      </w:r>
    </w:p>
    <w:p w:rsidR="005F1F37" w:rsidRPr="000665B4" w:rsidRDefault="005F1F37" w:rsidP="005F1F37">
      <w:pPr>
        <w:pStyle w:val="ad"/>
        <w:rPr>
          <w:rFonts w:hAnsi="宋体" w:cs="宋体"/>
        </w:rPr>
      </w:pPr>
      <w:r w:rsidRPr="000665B4">
        <w:rPr>
          <w:rFonts w:hAnsi="宋体" w:cs="宋体" w:hint="eastAsia"/>
        </w:rPr>
        <w:t>struct plane3{point</w:t>
      </w:r>
      <w:smartTag w:uri="urn:schemas-microsoft-com:office:smarttags" w:element="chmetcnv">
        <w:smartTagPr>
          <w:attr w:name="TCSC" w:val="0"/>
          <w:attr w:name="NumberType" w:val="1"/>
          <w:attr w:name="Negative" w:val="False"/>
          <w:attr w:name="HasSpace" w:val="True"/>
          <w:attr w:name="SourceValue" w:val="3"/>
          <w:attr w:name="UnitName" w:val="a"/>
        </w:smartTagPr>
        <w:r w:rsidRPr="000665B4">
          <w:rPr>
            <w:rFonts w:hAnsi="宋体" w:cs="宋体" w:hint="eastAsia"/>
          </w:rPr>
          <w:t>3 a</w:t>
        </w:r>
      </w:smartTag>
      <w:r w:rsidRPr="000665B4">
        <w:rPr>
          <w:rFonts w:hAnsi="宋体" w:cs="宋体" w:hint="eastAsia"/>
        </w:rPr>
        <w:t>,b,c;};</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//计算cross product U x V</w:t>
      </w:r>
    </w:p>
    <w:p w:rsidR="005F1F37" w:rsidRPr="000665B4" w:rsidRDefault="005F1F37" w:rsidP="005F1F37">
      <w:pPr>
        <w:pStyle w:val="ad"/>
        <w:rPr>
          <w:rFonts w:hAnsi="宋体" w:cs="宋体"/>
        </w:rPr>
      </w:pPr>
      <w:r w:rsidRPr="000665B4">
        <w:rPr>
          <w:rFonts w:hAnsi="宋体" w:cs="宋体" w:hint="eastAsia"/>
        </w:rPr>
        <w:t>point3 xmult(point3 u,point3 v){</w:t>
      </w:r>
    </w:p>
    <w:p w:rsidR="005F1F37" w:rsidRPr="000665B4" w:rsidRDefault="005F1F37" w:rsidP="005F1F37">
      <w:pPr>
        <w:pStyle w:val="ad"/>
        <w:rPr>
          <w:rFonts w:hAnsi="宋体" w:cs="宋体"/>
        </w:rPr>
      </w:pPr>
      <w:r w:rsidRPr="000665B4">
        <w:rPr>
          <w:rFonts w:hAnsi="宋体" w:cs="宋体" w:hint="eastAsia"/>
        </w:rPr>
        <w:t xml:space="preserve">       point3 ret;</w:t>
      </w:r>
    </w:p>
    <w:p w:rsidR="005F1F37" w:rsidRPr="000665B4" w:rsidRDefault="005F1F37" w:rsidP="005F1F37">
      <w:pPr>
        <w:pStyle w:val="ad"/>
        <w:rPr>
          <w:rFonts w:hAnsi="宋体" w:cs="宋体"/>
        </w:rPr>
      </w:pPr>
      <w:r w:rsidRPr="000665B4">
        <w:rPr>
          <w:rFonts w:hAnsi="宋体" w:cs="宋体" w:hint="eastAsia"/>
        </w:rPr>
        <w:t xml:space="preserve">       ret.x=u.y*v.z-v.y*u.z;</w:t>
      </w:r>
    </w:p>
    <w:p w:rsidR="005F1F37" w:rsidRPr="000665B4" w:rsidRDefault="005F1F37" w:rsidP="005F1F37">
      <w:pPr>
        <w:pStyle w:val="ad"/>
        <w:rPr>
          <w:rFonts w:hAnsi="宋体" w:cs="宋体"/>
        </w:rPr>
      </w:pPr>
      <w:r w:rsidRPr="000665B4">
        <w:rPr>
          <w:rFonts w:hAnsi="宋体" w:cs="宋体" w:hint="eastAsia"/>
        </w:rPr>
        <w:t xml:space="preserve">       ret.y=u.z*v.x-u.x*v.z;</w:t>
      </w:r>
    </w:p>
    <w:p w:rsidR="005F1F37" w:rsidRPr="000665B4" w:rsidRDefault="005F1F37" w:rsidP="005F1F37">
      <w:pPr>
        <w:pStyle w:val="ad"/>
        <w:rPr>
          <w:rFonts w:hAnsi="宋体" w:cs="宋体"/>
        </w:rPr>
      </w:pPr>
      <w:r w:rsidRPr="000665B4">
        <w:rPr>
          <w:rFonts w:hAnsi="宋体" w:cs="宋体" w:hint="eastAsia"/>
        </w:rPr>
        <w:lastRenderedPageBreak/>
        <w:t xml:space="preserve">       ret.z=u.x*v.y-u.y*v.x;</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//计算dot product U . V</w:t>
      </w:r>
    </w:p>
    <w:p w:rsidR="005F1F37" w:rsidRPr="000665B4" w:rsidRDefault="005F1F37" w:rsidP="005F1F37">
      <w:pPr>
        <w:pStyle w:val="ad"/>
        <w:rPr>
          <w:rFonts w:hAnsi="宋体" w:cs="宋体"/>
        </w:rPr>
      </w:pPr>
      <w:r w:rsidRPr="000665B4">
        <w:rPr>
          <w:rFonts w:hAnsi="宋体" w:cs="宋体" w:hint="eastAsia"/>
        </w:rPr>
        <w:t>double dmult(point3 u,point3 v){</w:t>
      </w:r>
    </w:p>
    <w:p w:rsidR="005F1F37" w:rsidRPr="000665B4" w:rsidRDefault="005F1F37" w:rsidP="005F1F37">
      <w:pPr>
        <w:pStyle w:val="ad"/>
        <w:rPr>
          <w:rFonts w:hAnsi="宋体" w:cs="宋体"/>
        </w:rPr>
      </w:pPr>
      <w:r w:rsidRPr="000665B4">
        <w:rPr>
          <w:rFonts w:hAnsi="宋体" w:cs="宋体" w:hint="eastAsia"/>
        </w:rPr>
        <w:t xml:space="preserve">       return u.x*v.x+u.y*v.y+u.z*v.z;</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//矢量差 U - V</w:t>
      </w:r>
    </w:p>
    <w:p w:rsidR="005F1F37" w:rsidRPr="000665B4" w:rsidRDefault="005F1F37" w:rsidP="005F1F37">
      <w:pPr>
        <w:pStyle w:val="ad"/>
        <w:rPr>
          <w:rFonts w:hAnsi="宋体" w:cs="宋体"/>
        </w:rPr>
      </w:pPr>
      <w:r w:rsidRPr="000665B4">
        <w:rPr>
          <w:rFonts w:hAnsi="宋体" w:cs="宋体" w:hint="eastAsia"/>
        </w:rPr>
        <w:t>point3 subt(point3 u,point3 v){</w:t>
      </w:r>
    </w:p>
    <w:p w:rsidR="005F1F37" w:rsidRPr="000665B4" w:rsidRDefault="005F1F37" w:rsidP="005F1F37">
      <w:pPr>
        <w:pStyle w:val="ad"/>
        <w:rPr>
          <w:rFonts w:hAnsi="宋体" w:cs="宋体"/>
        </w:rPr>
      </w:pPr>
      <w:r w:rsidRPr="000665B4">
        <w:rPr>
          <w:rFonts w:hAnsi="宋体" w:cs="宋体" w:hint="eastAsia"/>
        </w:rPr>
        <w:t xml:space="preserve">       point3 ret;</w:t>
      </w:r>
    </w:p>
    <w:p w:rsidR="005F1F37" w:rsidRPr="000665B4" w:rsidRDefault="005F1F37" w:rsidP="005F1F37">
      <w:pPr>
        <w:pStyle w:val="ad"/>
        <w:rPr>
          <w:rFonts w:hAnsi="宋体" w:cs="宋体"/>
        </w:rPr>
      </w:pPr>
      <w:r w:rsidRPr="000665B4">
        <w:rPr>
          <w:rFonts w:hAnsi="宋体" w:cs="宋体" w:hint="eastAsia"/>
        </w:rPr>
        <w:t xml:space="preserve">       ret.x=u.x-v.x;</w:t>
      </w:r>
    </w:p>
    <w:p w:rsidR="005F1F37" w:rsidRPr="000665B4" w:rsidRDefault="005F1F37" w:rsidP="005F1F37">
      <w:pPr>
        <w:pStyle w:val="ad"/>
        <w:rPr>
          <w:rFonts w:hAnsi="宋体" w:cs="宋体"/>
        </w:rPr>
      </w:pPr>
      <w:r w:rsidRPr="000665B4">
        <w:rPr>
          <w:rFonts w:hAnsi="宋体" w:cs="宋体" w:hint="eastAsia"/>
        </w:rPr>
        <w:t xml:space="preserve">       ret.y=u.y-v.y;</w:t>
      </w:r>
    </w:p>
    <w:p w:rsidR="005F1F37" w:rsidRPr="000665B4" w:rsidRDefault="005F1F37" w:rsidP="005F1F37">
      <w:pPr>
        <w:pStyle w:val="ad"/>
        <w:rPr>
          <w:rFonts w:hAnsi="宋体" w:cs="宋体"/>
        </w:rPr>
      </w:pPr>
      <w:r w:rsidRPr="000665B4">
        <w:rPr>
          <w:rFonts w:hAnsi="宋体" w:cs="宋体" w:hint="eastAsia"/>
        </w:rPr>
        <w:t xml:space="preserve">       ret.z=u.z-v.z;</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//取平面法向量</w:t>
      </w:r>
    </w:p>
    <w:p w:rsidR="005F1F37" w:rsidRPr="000665B4" w:rsidRDefault="005F1F37" w:rsidP="005F1F37">
      <w:pPr>
        <w:pStyle w:val="ad"/>
        <w:rPr>
          <w:rFonts w:hAnsi="宋体" w:cs="宋体"/>
        </w:rPr>
      </w:pPr>
      <w:r w:rsidRPr="000665B4">
        <w:rPr>
          <w:rFonts w:hAnsi="宋体" w:cs="宋体" w:hint="eastAsia"/>
        </w:rPr>
        <w:t>point3 pvec(plane3 s){</w:t>
      </w:r>
    </w:p>
    <w:p w:rsidR="005F1F37" w:rsidRPr="000665B4" w:rsidRDefault="005F1F37" w:rsidP="005F1F37">
      <w:pPr>
        <w:pStyle w:val="ad"/>
        <w:rPr>
          <w:rFonts w:hAnsi="宋体" w:cs="宋体"/>
        </w:rPr>
      </w:pPr>
      <w:r w:rsidRPr="000665B4">
        <w:rPr>
          <w:rFonts w:hAnsi="宋体" w:cs="宋体" w:hint="eastAsia"/>
        </w:rPr>
        <w:t xml:space="preserve">       return xmult(subt(s.a,s.b),subt(s.b,s.c));</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point3 pvec(point3 s1,point3 s2,point3 s3){</w:t>
      </w:r>
    </w:p>
    <w:p w:rsidR="005F1F37" w:rsidRPr="000665B4" w:rsidRDefault="005F1F37" w:rsidP="005F1F37">
      <w:pPr>
        <w:pStyle w:val="ad"/>
        <w:rPr>
          <w:rFonts w:hAnsi="宋体" w:cs="宋体"/>
        </w:rPr>
      </w:pPr>
      <w:r w:rsidRPr="000665B4">
        <w:rPr>
          <w:rFonts w:hAnsi="宋体" w:cs="宋体" w:hint="eastAsia"/>
        </w:rPr>
        <w:t xml:space="preserve">       return xmult(subt(s1,s2),subt(s2,s3));</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//两点距离,单参数取向量大小</w:t>
      </w:r>
    </w:p>
    <w:p w:rsidR="005F1F37" w:rsidRPr="000665B4" w:rsidRDefault="005F1F37" w:rsidP="005F1F37">
      <w:pPr>
        <w:pStyle w:val="ad"/>
        <w:rPr>
          <w:rFonts w:hAnsi="宋体" w:cs="宋体"/>
        </w:rPr>
      </w:pPr>
      <w:r w:rsidRPr="000665B4">
        <w:rPr>
          <w:rFonts w:hAnsi="宋体" w:cs="宋体" w:hint="eastAsia"/>
        </w:rPr>
        <w:t>double distance(point3 p1,point3 p2){</w:t>
      </w:r>
    </w:p>
    <w:p w:rsidR="005F1F37" w:rsidRPr="000665B4" w:rsidRDefault="005F1F37" w:rsidP="005F1F37">
      <w:pPr>
        <w:pStyle w:val="ad"/>
        <w:rPr>
          <w:rFonts w:hAnsi="宋体" w:cs="宋体"/>
        </w:rPr>
      </w:pPr>
      <w:r w:rsidRPr="000665B4">
        <w:rPr>
          <w:rFonts w:hAnsi="宋体" w:cs="宋体" w:hint="eastAsia"/>
        </w:rPr>
        <w:t xml:space="preserve">       return sqrt((p1.x-p2.x)*(p1.x-p2.x)+(p1.y-p2.y)*(p1.y-p2.y)+(p1.z-p2.z)*(p1.z-p2.z));</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//向量大小</w:t>
      </w:r>
    </w:p>
    <w:p w:rsidR="005F1F37" w:rsidRPr="000665B4" w:rsidRDefault="005F1F37" w:rsidP="005F1F37">
      <w:pPr>
        <w:pStyle w:val="ad"/>
        <w:rPr>
          <w:rFonts w:hAnsi="宋体" w:cs="宋体"/>
        </w:rPr>
      </w:pPr>
      <w:r w:rsidRPr="000665B4">
        <w:rPr>
          <w:rFonts w:hAnsi="宋体" w:cs="宋体" w:hint="eastAsia"/>
        </w:rPr>
        <w:t>double vlen(point3 p){</w:t>
      </w:r>
    </w:p>
    <w:p w:rsidR="005F1F37" w:rsidRPr="000665B4" w:rsidRDefault="005F1F37" w:rsidP="005F1F37">
      <w:pPr>
        <w:pStyle w:val="ad"/>
        <w:rPr>
          <w:rFonts w:hAnsi="宋体" w:cs="宋体"/>
        </w:rPr>
      </w:pPr>
      <w:r w:rsidRPr="000665B4">
        <w:rPr>
          <w:rFonts w:hAnsi="宋体" w:cs="宋体" w:hint="eastAsia"/>
        </w:rPr>
        <w:t xml:space="preserve">       return sqrt(p.x*p.x+p.y*p.y+p.z*p.z);</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//判三点共线</w:t>
      </w:r>
    </w:p>
    <w:p w:rsidR="005F1F37" w:rsidRPr="000665B4" w:rsidRDefault="005F1F37" w:rsidP="005F1F37">
      <w:pPr>
        <w:pStyle w:val="ad"/>
        <w:rPr>
          <w:rFonts w:hAnsi="宋体" w:cs="宋体"/>
        </w:rPr>
      </w:pPr>
      <w:r w:rsidRPr="000665B4">
        <w:rPr>
          <w:rFonts w:hAnsi="宋体" w:cs="宋体" w:hint="eastAsia"/>
        </w:rPr>
        <w:t>int dots_inline(point3 p1,point3 p2,point3 p3){</w:t>
      </w:r>
    </w:p>
    <w:p w:rsidR="005F1F37" w:rsidRPr="000665B4" w:rsidRDefault="005F1F37" w:rsidP="005F1F37">
      <w:pPr>
        <w:pStyle w:val="ad"/>
        <w:rPr>
          <w:rFonts w:hAnsi="宋体" w:cs="宋体"/>
        </w:rPr>
      </w:pPr>
      <w:r w:rsidRPr="000665B4">
        <w:rPr>
          <w:rFonts w:hAnsi="宋体" w:cs="宋体" w:hint="eastAsia"/>
        </w:rPr>
        <w:t xml:space="preserve">       return vlen(xmult(subt(p1,p2),subt(p2,p3)))&lt;eps;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//判四点共面</w:t>
      </w:r>
    </w:p>
    <w:p w:rsidR="005F1F37" w:rsidRPr="000665B4" w:rsidRDefault="005F1F37" w:rsidP="005F1F37">
      <w:pPr>
        <w:pStyle w:val="ad"/>
        <w:rPr>
          <w:rFonts w:hAnsi="宋体" w:cs="宋体"/>
        </w:rPr>
      </w:pPr>
      <w:r w:rsidRPr="000665B4">
        <w:rPr>
          <w:rFonts w:hAnsi="宋体" w:cs="宋体" w:hint="eastAsia"/>
        </w:rPr>
        <w:t>int dots_onplane(point</w:t>
      </w:r>
      <w:smartTag w:uri="urn:schemas-microsoft-com:office:smarttags" w:element="chmetcnv">
        <w:smartTagPr>
          <w:attr w:name="TCSC" w:val="0"/>
          <w:attr w:name="NumberType" w:val="1"/>
          <w:attr w:name="Negative" w:val="False"/>
          <w:attr w:name="HasSpace" w:val="True"/>
          <w:attr w:name="SourceValue" w:val="3"/>
          <w:attr w:name="UnitName" w:val="a"/>
        </w:smartTagPr>
        <w:r w:rsidRPr="000665B4">
          <w:rPr>
            <w:rFonts w:hAnsi="宋体" w:cs="宋体" w:hint="eastAsia"/>
          </w:rPr>
          <w:t>3 a</w:t>
        </w:r>
      </w:smartTag>
      <w:r w:rsidRPr="000665B4">
        <w:rPr>
          <w:rFonts w:hAnsi="宋体" w:cs="宋体" w:hint="eastAsia"/>
        </w:rPr>
        <w:t>,point3 b,point</w:t>
      </w:r>
      <w:smartTag w:uri="urn:schemas-microsoft-com:office:smarttags" w:element="chmetcnv">
        <w:smartTagPr>
          <w:attr w:name="TCSC" w:val="0"/>
          <w:attr w:name="NumberType" w:val="1"/>
          <w:attr w:name="Negative" w:val="False"/>
          <w:attr w:name="HasSpace" w:val="True"/>
          <w:attr w:name="SourceValue" w:val="3"/>
          <w:attr w:name="UnitName" w:val="C"/>
        </w:smartTagPr>
        <w:r w:rsidRPr="000665B4">
          <w:rPr>
            <w:rFonts w:hAnsi="宋体" w:cs="宋体" w:hint="eastAsia"/>
          </w:rPr>
          <w:t>3 c</w:t>
        </w:r>
      </w:smartTag>
      <w:r w:rsidRPr="000665B4">
        <w:rPr>
          <w:rFonts w:hAnsi="宋体" w:cs="宋体" w:hint="eastAsia"/>
        </w:rPr>
        <w:t>,point3 d){</w:t>
      </w:r>
    </w:p>
    <w:p w:rsidR="005F1F37" w:rsidRPr="000665B4" w:rsidRDefault="005F1F37" w:rsidP="005F1F37">
      <w:pPr>
        <w:pStyle w:val="ad"/>
        <w:rPr>
          <w:rFonts w:hAnsi="宋体" w:cs="宋体"/>
        </w:rPr>
      </w:pPr>
      <w:r w:rsidRPr="000665B4">
        <w:rPr>
          <w:rFonts w:hAnsi="宋体" w:cs="宋体" w:hint="eastAsia"/>
        </w:rPr>
        <w:lastRenderedPageBreak/>
        <w:t xml:space="preserve">       return zero(dmult(pvec(a,b,c),subt(d,a)));</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//判点是否在线段上,包括端点和共线</w:t>
      </w:r>
    </w:p>
    <w:p w:rsidR="005F1F37" w:rsidRPr="000665B4" w:rsidRDefault="005F1F37" w:rsidP="005F1F37">
      <w:pPr>
        <w:pStyle w:val="ad"/>
        <w:rPr>
          <w:rFonts w:hAnsi="宋体" w:cs="宋体"/>
        </w:rPr>
      </w:pPr>
      <w:r w:rsidRPr="000665B4">
        <w:rPr>
          <w:rFonts w:hAnsi="宋体" w:cs="宋体" w:hint="eastAsia"/>
        </w:rPr>
        <w:t>int dot_online_in(point3 p,line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return zero(vlen(xmult(subt(p,l.a),subt(p,l.b))))&amp;&amp;(l.a.x-p.x)*(l.b.x-p.x)&lt;eps&amp;&amp;</w:t>
      </w:r>
    </w:p>
    <w:p w:rsidR="005F1F37" w:rsidRPr="000665B4" w:rsidRDefault="005F1F37" w:rsidP="005F1F37">
      <w:pPr>
        <w:pStyle w:val="ad"/>
        <w:rPr>
          <w:rFonts w:hAnsi="宋体" w:cs="宋体"/>
        </w:rPr>
      </w:pPr>
      <w:r w:rsidRPr="000665B4">
        <w:rPr>
          <w:rFonts w:hAnsi="宋体" w:cs="宋体" w:hint="eastAsia"/>
        </w:rPr>
        <w:t xml:space="preserve">              (l.a.y-p.y)*(l.b.y-p.y)&lt;eps&amp;&amp;(l.a.z-p.z)*(l.b.z-p.z)&lt;eps;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dot_online_in(point3 p,point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2){</w:t>
      </w:r>
    </w:p>
    <w:p w:rsidR="005F1F37" w:rsidRPr="000665B4" w:rsidRDefault="005F1F37" w:rsidP="005F1F37">
      <w:pPr>
        <w:pStyle w:val="ad"/>
        <w:rPr>
          <w:rFonts w:hAnsi="宋体" w:cs="宋体"/>
        </w:rPr>
      </w:pPr>
      <w:r w:rsidRPr="000665B4">
        <w:rPr>
          <w:rFonts w:hAnsi="宋体" w:cs="宋体" w:hint="eastAsia"/>
        </w:rPr>
        <w:t xml:space="preserve">       return zero(vlen(xmult(subt(p,l1),subt(p,l2))))&amp;&amp;(l1.x-p.x)*(l2.x-p.x)&lt;eps&amp;&amp;</w:t>
      </w:r>
    </w:p>
    <w:p w:rsidR="005F1F37" w:rsidRPr="000665B4" w:rsidRDefault="005F1F37" w:rsidP="005F1F37">
      <w:pPr>
        <w:pStyle w:val="ad"/>
        <w:rPr>
          <w:rFonts w:hAnsi="宋体" w:cs="宋体"/>
        </w:rPr>
      </w:pPr>
      <w:r w:rsidRPr="000665B4">
        <w:rPr>
          <w:rFonts w:hAnsi="宋体" w:cs="宋体" w:hint="eastAsia"/>
        </w:rPr>
        <w:t xml:space="preserve">              (l1.y-p.y)*(l2.y-p.y)&lt;eps&amp;&amp;(l1.z-p.z)*(l2.z-p.z)&lt;eps;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//判点是否在线段上,不包括端点</w:t>
      </w:r>
    </w:p>
    <w:p w:rsidR="005F1F37" w:rsidRPr="000665B4" w:rsidRDefault="005F1F37" w:rsidP="005F1F37">
      <w:pPr>
        <w:pStyle w:val="ad"/>
        <w:rPr>
          <w:rFonts w:hAnsi="宋体" w:cs="宋体"/>
        </w:rPr>
      </w:pPr>
      <w:r w:rsidRPr="000665B4">
        <w:rPr>
          <w:rFonts w:hAnsi="宋体" w:cs="宋体" w:hint="eastAsia"/>
        </w:rPr>
        <w:t>int dot_online_ex(point3 p,line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return dot_online_in(p,l)&amp;&amp;(!zero(p.x-l.a.x)||!zero(p.y-l.a.y)||!zero(p.z-l.a.z))&amp;&amp;</w:t>
      </w:r>
    </w:p>
    <w:p w:rsidR="005F1F37" w:rsidRPr="000665B4" w:rsidRDefault="005F1F37" w:rsidP="005F1F37">
      <w:pPr>
        <w:pStyle w:val="ad"/>
        <w:rPr>
          <w:rFonts w:hAnsi="宋体" w:cs="宋体"/>
        </w:rPr>
      </w:pPr>
      <w:r w:rsidRPr="000665B4">
        <w:rPr>
          <w:rFonts w:hAnsi="宋体" w:cs="宋体" w:hint="eastAsia"/>
        </w:rPr>
        <w:t xml:space="preserve">              (!zero(p.x-l.b.x)||!zero(p.y-l.b.y)||!zero(p.z-l.b.z));</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dot_online_ex(point3 p,point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2){</w:t>
      </w:r>
    </w:p>
    <w:p w:rsidR="005F1F37" w:rsidRPr="000665B4" w:rsidRDefault="005F1F37" w:rsidP="005F1F37">
      <w:pPr>
        <w:pStyle w:val="ad"/>
        <w:rPr>
          <w:rFonts w:hAnsi="宋体" w:cs="宋体"/>
        </w:rPr>
      </w:pPr>
      <w:r w:rsidRPr="000665B4">
        <w:rPr>
          <w:rFonts w:hAnsi="宋体" w:cs="宋体" w:hint="eastAsia"/>
        </w:rPr>
        <w:t xml:space="preserve">       return dot_online_in(p,l1,l2)&amp;&amp;(!zero(p.x-l1.x)||!zero(p.y-l1.y)||!zero(p.z-l1.z))&amp;&amp;</w:t>
      </w:r>
    </w:p>
    <w:p w:rsidR="005F1F37" w:rsidRPr="000665B4" w:rsidRDefault="005F1F37" w:rsidP="005F1F37">
      <w:pPr>
        <w:pStyle w:val="ad"/>
        <w:rPr>
          <w:rFonts w:hAnsi="宋体" w:cs="宋体"/>
          <w:lang w:val="pt-BR"/>
        </w:rPr>
      </w:pPr>
      <w:r w:rsidRPr="000665B4">
        <w:rPr>
          <w:rFonts w:hAnsi="宋体" w:cs="宋体" w:hint="eastAsia"/>
          <w:lang w:val="pt-BR"/>
        </w:rPr>
        <w:t xml:space="preserve">              (!zero(p.x-l2.x)||!zero(p.y-l2.y)||!zero(p.z-l2.z));</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//判点是否在空间三角形上,包括边界,三点共线无意义</w:t>
      </w:r>
    </w:p>
    <w:p w:rsidR="005F1F37" w:rsidRPr="000665B4" w:rsidRDefault="005F1F37" w:rsidP="005F1F37">
      <w:pPr>
        <w:pStyle w:val="ad"/>
        <w:rPr>
          <w:rFonts w:hAnsi="宋体" w:cs="宋体"/>
        </w:rPr>
      </w:pPr>
      <w:r w:rsidRPr="000665B4">
        <w:rPr>
          <w:rFonts w:hAnsi="宋体" w:cs="宋体" w:hint="eastAsia"/>
        </w:rPr>
        <w:t>int dot_inplane_in(point3 p,plane3 s){</w:t>
      </w:r>
    </w:p>
    <w:p w:rsidR="005F1F37" w:rsidRPr="000665B4" w:rsidRDefault="005F1F37" w:rsidP="005F1F37">
      <w:pPr>
        <w:pStyle w:val="ad"/>
        <w:rPr>
          <w:rFonts w:hAnsi="宋体" w:cs="宋体"/>
        </w:rPr>
      </w:pPr>
      <w:r w:rsidRPr="000665B4">
        <w:rPr>
          <w:rFonts w:hAnsi="宋体" w:cs="宋体" w:hint="eastAsia"/>
        </w:rPr>
        <w:t xml:space="preserve">       return zero(vlen(xmult(subt(s.a,s.b),subt(s.a,s.c)))-vlen(xmult(subt(p,s.a),subt(p,s.b)))-</w:t>
      </w:r>
    </w:p>
    <w:p w:rsidR="005F1F37" w:rsidRPr="000665B4" w:rsidRDefault="005F1F37" w:rsidP="005F1F37">
      <w:pPr>
        <w:pStyle w:val="ad"/>
        <w:rPr>
          <w:rFonts w:hAnsi="宋体" w:cs="宋体"/>
        </w:rPr>
      </w:pPr>
      <w:r w:rsidRPr="000665B4">
        <w:rPr>
          <w:rFonts w:hAnsi="宋体" w:cs="宋体" w:hint="eastAsia"/>
        </w:rPr>
        <w:t xml:space="preserve">              vlen(xmult(subt(p,s.b),subt(p,s.c)))-vlen(xmult(subt(p,s.c),subt(p,s.a))));</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dot_inplane_in(point3 p,point3 s1,point3 s2,point3 s3){</w:t>
      </w:r>
    </w:p>
    <w:p w:rsidR="005F1F37" w:rsidRPr="000665B4" w:rsidRDefault="005F1F37" w:rsidP="005F1F37">
      <w:pPr>
        <w:pStyle w:val="ad"/>
        <w:rPr>
          <w:rFonts w:hAnsi="宋体" w:cs="宋体"/>
        </w:rPr>
      </w:pPr>
      <w:r w:rsidRPr="000665B4">
        <w:rPr>
          <w:rFonts w:hAnsi="宋体" w:cs="宋体" w:hint="eastAsia"/>
        </w:rPr>
        <w:t xml:space="preserve">       return zero(vlen(xmult(subt(s1,s2),subt(s1,s3)))-vlen(xmult(subt(p,s1),subt(p,s2)))-</w:t>
      </w:r>
    </w:p>
    <w:p w:rsidR="005F1F37" w:rsidRPr="000665B4" w:rsidRDefault="005F1F37" w:rsidP="005F1F37">
      <w:pPr>
        <w:pStyle w:val="ad"/>
        <w:rPr>
          <w:rFonts w:hAnsi="宋体" w:cs="宋体"/>
        </w:rPr>
      </w:pPr>
      <w:r w:rsidRPr="000665B4">
        <w:rPr>
          <w:rFonts w:hAnsi="宋体" w:cs="宋体" w:hint="eastAsia"/>
        </w:rPr>
        <w:t xml:space="preserve">              vlen(xmult(subt(p,s2),subt(p,s3)))-vlen(xmult(subt(p,s3),subt(p,s1))));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//判点是否在空间三角形上,不包括边界,三点共线无意义</w:t>
      </w:r>
    </w:p>
    <w:p w:rsidR="005F1F37" w:rsidRPr="000665B4" w:rsidRDefault="005F1F37" w:rsidP="005F1F37">
      <w:pPr>
        <w:pStyle w:val="ad"/>
        <w:rPr>
          <w:rFonts w:hAnsi="宋体" w:cs="宋体"/>
        </w:rPr>
      </w:pPr>
      <w:r w:rsidRPr="000665B4">
        <w:rPr>
          <w:rFonts w:hAnsi="宋体" w:cs="宋体" w:hint="eastAsia"/>
        </w:rPr>
        <w:t>int dot_inplane_ex(point3 p,plane3 s){</w:t>
      </w:r>
    </w:p>
    <w:p w:rsidR="005F1F37" w:rsidRPr="000665B4" w:rsidRDefault="005F1F37" w:rsidP="005F1F37">
      <w:pPr>
        <w:pStyle w:val="ad"/>
        <w:rPr>
          <w:rFonts w:hAnsi="宋体" w:cs="宋体"/>
        </w:rPr>
      </w:pPr>
      <w:r w:rsidRPr="000665B4">
        <w:rPr>
          <w:rFonts w:hAnsi="宋体" w:cs="宋体" w:hint="eastAsia"/>
        </w:rPr>
        <w:t xml:space="preserve">       return dot_inplane_in(p,s)&amp;&amp;vlen(xmult(subt(p,s.a),subt(p,s.b)))&gt;eps&amp;&amp; </w:t>
      </w:r>
      <w:r w:rsidRPr="000665B4">
        <w:rPr>
          <w:rFonts w:hAnsi="宋体" w:cs="宋体" w:hint="eastAsia"/>
        </w:rPr>
        <w:lastRenderedPageBreak/>
        <w:t>vlen(xmult(subt(p,s.b),subt(p,s.c)))&gt;eps&amp;&amp;vlen(xmult(subt(p,s.c),subt(p,s.a)))&gt;eps;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dot_inplane_ex(point3 p,point3 s1,point3 s2,point3 s3){</w:t>
      </w:r>
    </w:p>
    <w:p w:rsidR="005F1F37" w:rsidRPr="000665B4" w:rsidRDefault="005F1F37" w:rsidP="005F1F37">
      <w:pPr>
        <w:pStyle w:val="ad"/>
        <w:rPr>
          <w:rFonts w:hAnsi="宋体" w:cs="宋体"/>
        </w:rPr>
      </w:pPr>
      <w:r w:rsidRPr="000665B4">
        <w:rPr>
          <w:rFonts w:hAnsi="宋体" w:cs="宋体" w:hint="eastAsia"/>
        </w:rPr>
        <w:t xml:space="preserve">       return dot_inplane_in(p,s1,s2,s3)&amp;&amp;vlen(xmult(subt(p,s1),subt(p,s2)))&gt;eps&amp;&amp;              vlen(xmult(subt(p,s2),subt(p,s3)))&gt;eps&amp;&amp;vlen(xmult(subt(p,s3),subt(p,s1)))&gt;eps;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//判两点在线段同侧,点在线段上返回0,不共面无意义</w:t>
      </w:r>
    </w:p>
    <w:p w:rsidR="005F1F37" w:rsidRPr="000665B4" w:rsidRDefault="005F1F37" w:rsidP="005F1F37">
      <w:pPr>
        <w:pStyle w:val="ad"/>
        <w:rPr>
          <w:rFonts w:hAnsi="宋体" w:cs="宋体"/>
        </w:rPr>
      </w:pPr>
      <w:r w:rsidRPr="000665B4">
        <w:rPr>
          <w:rFonts w:hAnsi="宋体" w:cs="宋体" w:hint="eastAsia"/>
        </w:rPr>
        <w:t>int same_side(point3 p1,point3 p2,line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return dmult(xmult(subt(l.a,l.b),subt(p1,l.b)),xmult(subt(l.a,l.b),subt(p2,l.b)))&gt;eps;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same_side(point3 p1,point3 p2,point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2){</w:t>
      </w:r>
    </w:p>
    <w:p w:rsidR="005F1F37" w:rsidRPr="000665B4" w:rsidRDefault="005F1F37" w:rsidP="005F1F37">
      <w:pPr>
        <w:pStyle w:val="ad"/>
        <w:rPr>
          <w:rFonts w:hAnsi="宋体" w:cs="宋体"/>
        </w:rPr>
      </w:pPr>
      <w:r w:rsidRPr="000665B4">
        <w:rPr>
          <w:rFonts w:hAnsi="宋体" w:cs="宋体" w:hint="eastAsia"/>
        </w:rPr>
        <w:t xml:space="preserve">       return dmult(xmult(subt(l1,l2),subt(p1,l2)),xmult(subt(l1,l2),subt(p2,l2)))&gt;eps;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//判两点在线段异侧,点在线段上返回0,不共面无意义</w:t>
      </w:r>
    </w:p>
    <w:p w:rsidR="005F1F37" w:rsidRPr="000665B4" w:rsidRDefault="005F1F37" w:rsidP="005F1F37">
      <w:pPr>
        <w:pStyle w:val="ad"/>
        <w:rPr>
          <w:rFonts w:hAnsi="宋体" w:cs="宋体"/>
        </w:rPr>
      </w:pPr>
      <w:r w:rsidRPr="000665B4">
        <w:rPr>
          <w:rFonts w:hAnsi="宋体" w:cs="宋体" w:hint="eastAsia"/>
        </w:rPr>
        <w:t>int opposite_side(point3 p1,point3 p2,line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return dmult(xmult(subt(l.a,l.b),subt(p1,l.b)),xmult(subt(l.a,l.b),subt(p2,l.b)))&lt;-eps;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opposite_side(point3 p1,point3 p2,point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2){</w:t>
      </w:r>
    </w:p>
    <w:p w:rsidR="005F1F37" w:rsidRPr="000665B4" w:rsidRDefault="005F1F37" w:rsidP="005F1F37">
      <w:pPr>
        <w:pStyle w:val="ad"/>
        <w:rPr>
          <w:rFonts w:hAnsi="宋体" w:cs="宋体"/>
        </w:rPr>
      </w:pPr>
      <w:r w:rsidRPr="000665B4">
        <w:rPr>
          <w:rFonts w:hAnsi="宋体" w:cs="宋体" w:hint="eastAsia"/>
        </w:rPr>
        <w:t xml:space="preserve">       return dmult(xmult(subt(l1,l2),subt(p1,l2)),xmult(subt(l1,l2),subt(p2,l2)))&lt;-eps;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//判两点在平面同侧,点在平面上返回0</w:t>
      </w:r>
    </w:p>
    <w:p w:rsidR="005F1F37" w:rsidRPr="000665B4" w:rsidRDefault="005F1F37" w:rsidP="005F1F37">
      <w:pPr>
        <w:pStyle w:val="ad"/>
        <w:rPr>
          <w:rFonts w:hAnsi="宋体" w:cs="宋体"/>
        </w:rPr>
      </w:pPr>
      <w:r w:rsidRPr="000665B4">
        <w:rPr>
          <w:rFonts w:hAnsi="宋体" w:cs="宋体" w:hint="eastAsia"/>
        </w:rPr>
        <w:t>int same_side(point3 p1,point3 p2,plane3 s){</w:t>
      </w:r>
    </w:p>
    <w:p w:rsidR="005F1F37" w:rsidRPr="000665B4" w:rsidRDefault="005F1F37" w:rsidP="005F1F37">
      <w:pPr>
        <w:pStyle w:val="ad"/>
        <w:rPr>
          <w:rFonts w:hAnsi="宋体" w:cs="宋体"/>
        </w:rPr>
      </w:pPr>
      <w:r w:rsidRPr="000665B4">
        <w:rPr>
          <w:rFonts w:hAnsi="宋体" w:cs="宋体" w:hint="eastAsia"/>
        </w:rPr>
        <w:t xml:space="preserve">       return dmult(pvec(s),subt(p1,s.a))*dmult(pvec(s),subt(p2,s.a))&gt;eps;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same_side(point3 p1,point3 p2,point3 s1,point3 s2,point3 s3){</w:t>
      </w:r>
    </w:p>
    <w:p w:rsidR="005F1F37" w:rsidRPr="000665B4" w:rsidRDefault="005F1F37" w:rsidP="005F1F37">
      <w:pPr>
        <w:pStyle w:val="ad"/>
        <w:rPr>
          <w:rFonts w:hAnsi="宋体" w:cs="宋体"/>
        </w:rPr>
      </w:pPr>
      <w:r w:rsidRPr="000665B4">
        <w:rPr>
          <w:rFonts w:hAnsi="宋体" w:cs="宋体" w:hint="eastAsia"/>
        </w:rPr>
        <w:t xml:space="preserve">       return dmult(pvec(s1,s2,s3),subt(p1,s1))*dmult(pvec(s1,s2,s3),subt(p2,s1))&gt;eps;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//判两点在平面异侧,点在平面上返回0</w:t>
      </w:r>
    </w:p>
    <w:p w:rsidR="005F1F37" w:rsidRPr="000665B4" w:rsidRDefault="005F1F37" w:rsidP="005F1F37">
      <w:pPr>
        <w:pStyle w:val="ad"/>
        <w:rPr>
          <w:rFonts w:hAnsi="宋体" w:cs="宋体"/>
        </w:rPr>
      </w:pPr>
      <w:r w:rsidRPr="000665B4">
        <w:rPr>
          <w:rFonts w:hAnsi="宋体" w:cs="宋体" w:hint="eastAsia"/>
        </w:rPr>
        <w:t>int opposite_side(point3 p1,point3 p2,plane3 s){</w:t>
      </w:r>
    </w:p>
    <w:p w:rsidR="005F1F37" w:rsidRPr="000665B4" w:rsidRDefault="005F1F37" w:rsidP="005F1F37">
      <w:pPr>
        <w:pStyle w:val="ad"/>
        <w:rPr>
          <w:rFonts w:hAnsi="宋体" w:cs="宋体"/>
        </w:rPr>
      </w:pPr>
      <w:r w:rsidRPr="000665B4">
        <w:rPr>
          <w:rFonts w:hAnsi="宋体" w:cs="宋体" w:hint="eastAsia"/>
        </w:rPr>
        <w:t xml:space="preserve">       return dmult(pvec(s),subt(p1,s.a))*dmult(pvec(s),subt(p2,s.a))&lt;-eps;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opposite_side(point3 p1,point3 p2,point3 s1,point3 s2,point3 s3){</w:t>
      </w:r>
    </w:p>
    <w:p w:rsidR="005F1F37" w:rsidRPr="000665B4" w:rsidRDefault="005F1F37" w:rsidP="005F1F37">
      <w:pPr>
        <w:pStyle w:val="ad"/>
        <w:rPr>
          <w:rFonts w:hAnsi="宋体" w:cs="宋体"/>
        </w:rPr>
      </w:pPr>
      <w:r w:rsidRPr="000665B4">
        <w:rPr>
          <w:rFonts w:hAnsi="宋体" w:cs="宋体" w:hint="eastAsia"/>
        </w:rPr>
        <w:t xml:space="preserve">       return </w:t>
      </w:r>
      <w:r w:rsidRPr="000665B4">
        <w:rPr>
          <w:rFonts w:hAnsi="宋体" w:cs="宋体" w:hint="eastAsia"/>
        </w:rPr>
        <w:lastRenderedPageBreak/>
        <w:t>dmult(pvec(s1,s2,s3),subt(p1,s1))*dmult(pvec(s1,s2,s3),subt(p2,s1))&lt;-eps;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//判两直线平行</w:t>
      </w:r>
    </w:p>
    <w:p w:rsidR="005F1F37" w:rsidRPr="000665B4" w:rsidRDefault="005F1F37" w:rsidP="005F1F37">
      <w:pPr>
        <w:pStyle w:val="ad"/>
        <w:rPr>
          <w:rFonts w:hAnsi="宋体" w:cs="宋体"/>
        </w:rPr>
      </w:pPr>
      <w:r w:rsidRPr="000665B4">
        <w:rPr>
          <w:rFonts w:hAnsi="宋体" w:cs="宋体" w:hint="eastAsia"/>
        </w:rPr>
        <w:t>int parallel(line3 u,line3 v){</w:t>
      </w:r>
    </w:p>
    <w:p w:rsidR="005F1F37" w:rsidRPr="000665B4" w:rsidRDefault="005F1F37" w:rsidP="005F1F37">
      <w:pPr>
        <w:pStyle w:val="ad"/>
        <w:rPr>
          <w:rFonts w:hAnsi="宋体" w:cs="宋体"/>
        </w:rPr>
      </w:pPr>
      <w:r w:rsidRPr="000665B4">
        <w:rPr>
          <w:rFonts w:hAnsi="宋体" w:cs="宋体" w:hint="eastAsia"/>
        </w:rPr>
        <w:t xml:space="preserve">       return vlen(xmult(subt(u.a,u.b),subt(v.a,v.b)))&lt;eps;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parallel(point3 u1,point3 u2,point3 v1,point3 v2){</w:t>
      </w:r>
    </w:p>
    <w:p w:rsidR="005F1F37" w:rsidRPr="000665B4" w:rsidRDefault="005F1F37" w:rsidP="005F1F37">
      <w:pPr>
        <w:pStyle w:val="ad"/>
        <w:rPr>
          <w:rFonts w:hAnsi="宋体" w:cs="宋体"/>
        </w:rPr>
      </w:pPr>
      <w:r w:rsidRPr="000665B4">
        <w:rPr>
          <w:rFonts w:hAnsi="宋体" w:cs="宋体" w:hint="eastAsia"/>
        </w:rPr>
        <w:t xml:space="preserve">       return vlen(xmult(subt(u1,u2),subt(v1,v2)))&lt;eps;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//判两平面平行</w:t>
      </w:r>
    </w:p>
    <w:p w:rsidR="005F1F37" w:rsidRPr="000665B4" w:rsidRDefault="005F1F37" w:rsidP="005F1F37">
      <w:pPr>
        <w:pStyle w:val="ad"/>
        <w:rPr>
          <w:rFonts w:hAnsi="宋体" w:cs="宋体"/>
        </w:rPr>
      </w:pPr>
      <w:r w:rsidRPr="000665B4">
        <w:rPr>
          <w:rFonts w:hAnsi="宋体" w:cs="宋体" w:hint="eastAsia"/>
        </w:rPr>
        <w:t>int parallel(plane3 u,plane3 v){</w:t>
      </w:r>
    </w:p>
    <w:p w:rsidR="005F1F37" w:rsidRPr="000665B4" w:rsidRDefault="005F1F37" w:rsidP="005F1F37">
      <w:pPr>
        <w:pStyle w:val="ad"/>
        <w:rPr>
          <w:rFonts w:hAnsi="宋体" w:cs="宋体"/>
        </w:rPr>
      </w:pPr>
      <w:r w:rsidRPr="000665B4">
        <w:rPr>
          <w:rFonts w:hAnsi="宋体" w:cs="宋体" w:hint="eastAsia"/>
        </w:rPr>
        <w:t xml:space="preserve">       return vlen(xmult(pvec(u),pvec(v)))&lt;eps;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parallel(point3 u1,point3 u2,point3 u3,point3 v1,point3 v2,point3 v3){</w:t>
      </w:r>
    </w:p>
    <w:p w:rsidR="005F1F37" w:rsidRPr="000665B4" w:rsidRDefault="005F1F37" w:rsidP="005F1F37">
      <w:pPr>
        <w:pStyle w:val="ad"/>
        <w:rPr>
          <w:rFonts w:hAnsi="宋体" w:cs="宋体"/>
        </w:rPr>
      </w:pPr>
      <w:r w:rsidRPr="000665B4">
        <w:rPr>
          <w:rFonts w:hAnsi="宋体" w:cs="宋体" w:hint="eastAsia"/>
        </w:rPr>
        <w:t xml:space="preserve">       return vlen(xmult(pvec(u1,u2,u3),pvec(v1,v2,v3)))&lt;eps;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//判直线与平面平行</w:t>
      </w:r>
    </w:p>
    <w:p w:rsidR="005F1F37" w:rsidRPr="000665B4" w:rsidRDefault="005F1F37" w:rsidP="005F1F37">
      <w:pPr>
        <w:pStyle w:val="ad"/>
        <w:rPr>
          <w:rFonts w:hAnsi="宋体" w:cs="宋体"/>
        </w:rPr>
      </w:pPr>
      <w:r w:rsidRPr="000665B4">
        <w:rPr>
          <w:rFonts w:hAnsi="宋体" w:cs="宋体" w:hint="eastAsia"/>
        </w:rPr>
        <w:t>int parallel(line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,plane3 s){</w:t>
      </w:r>
    </w:p>
    <w:p w:rsidR="005F1F37" w:rsidRPr="000665B4" w:rsidRDefault="005F1F37" w:rsidP="005F1F37">
      <w:pPr>
        <w:pStyle w:val="ad"/>
        <w:rPr>
          <w:rFonts w:hAnsi="宋体" w:cs="宋体"/>
        </w:rPr>
      </w:pPr>
      <w:r w:rsidRPr="000665B4">
        <w:rPr>
          <w:rFonts w:hAnsi="宋体" w:cs="宋体" w:hint="eastAsia"/>
        </w:rPr>
        <w:t xml:space="preserve">       return zero(dmult(subt(l.a,l.b),pvec(s)));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parallel(point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2,point3 s1,point3 s2,point3 s3){</w:t>
      </w:r>
    </w:p>
    <w:p w:rsidR="005F1F37" w:rsidRPr="000665B4" w:rsidRDefault="005F1F37" w:rsidP="005F1F37">
      <w:pPr>
        <w:pStyle w:val="ad"/>
        <w:rPr>
          <w:rFonts w:hAnsi="宋体" w:cs="宋体"/>
        </w:rPr>
      </w:pPr>
      <w:r w:rsidRPr="000665B4">
        <w:rPr>
          <w:rFonts w:hAnsi="宋体" w:cs="宋体" w:hint="eastAsia"/>
        </w:rPr>
        <w:t xml:space="preserve">       return zero(dmult(subt(l1,l2),pvec(s1,s2,s3)));</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//判两直线垂直</w:t>
      </w:r>
    </w:p>
    <w:p w:rsidR="005F1F37" w:rsidRPr="000665B4" w:rsidRDefault="005F1F37" w:rsidP="005F1F37">
      <w:pPr>
        <w:pStyle w:val="ad"/>
        <w:rPr>
          <w:rFonts w:hAnsi="宋体" w:cs="宋体"/>
        </w:rPr>
      </w:pPr>
      <w:r w:rsidRPr="000665B4">
        <w:rPr>
          <w:rFonts w:hAnsi="宋体" w:cs="宋体" w:hint="eastAsia"/>
        </w:rPr>
        <w:t>int perpendicular(line3 u,line3 v){</w:t>
      </w:r>
    </w:p>
    <w:p w:rsidR="005F1F37" w:rsidRPr="000665B4" w:rsidRDefault="005F1F37" w:rsidP="005F1F37">
      <w:pPr>
        <w:pStyle w:val="ad"/>
        <w:rPr>
          <w:rFonts w:hAnsi="宋体" w:cs="宋体"/>
        </w:rPr>
      </w:pPr>
      <w:r w:rsidRPr="000665B4">
        <w:rPr>
          <w:rFonts w:hAnsi="宋体" w:cs="宋体" w:hint="eastAsia"/>
        </w:rPr>
        <w:t xml:space="preserve">       return zero(dmult(subt(u.a,u.b),subt(v.a,v.b)));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perpendicular(point3 u1,point3 u2,point3 v1,point3 v2){</w:t>
      </w:r>
    </w:p>
    <w:p w:rsidR="005F1F37" w:rsidRPr="000665B4" w:rsidRDefault="005F1F37" w:rsidP="005F1F37">
      <w:pPr>
        <w:pStyle w:val="ad"/>
        <w:rPr>
          <w:rFonts w:hAnsi="宋体" w:cs="宋体"/>
        </w:rPr>
      </w:pPr>
      <w:r w:rsidRPr="000665B4">
        <w:rPr>
          <w:rFonts w:hAnsi="宋体" w:cs="宋体" w:hint="eastAsia"/>
        </w:rPr>
        <w:t xml:space="preserve">       return zero(dmult(subt(u1,u2),subt(v1,v2)));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//判两平面垂直</w:t>
      </w:r>
    </w:p>
    <w:p w:rsidR="005F1F37" w:rsidRPr="000665B4" w:rsidRDefault="005F1F37" w:rsidP="005F1F37">
      <w:pPr>
        <w:pStyle w:val="ad"/>
        <w:rPr>
          <w:rFonts w:hAnsi="宋体" w:cs="宋体"/>
        </w:rPr>
      </w:pPr>
      <w:r w:rsidRPr="000665B4">
        <w:rPr>
          <w:rFonts w:hAnsi="宋体" w:cs="宋体" w:hint="eastAsia"/>
        </w:rPr>
        <w:t>int perpendicular(plane3 u,plane3 v){</w:t>
      </w:r>
    </w:p>
    <w:p w:rsidR="005F1F37" w:rsidRPr="000665B4" w:rsidRDefault="005F1F37" w:rsidP="005F1F37">
      <w:pPr>
        <w:pStyle w:val="ad"/>
        <w:rPr>
          <w:rFonts w:hAnsi="宋体" w:cs="宋体"/>
        </w:rPr>
      </w:pPr>
      <w:r w:rsidRPr="000665B4">
        <w:rPr>
          <w:rFonts w:hAnsi="宋体" w:cs="宋体" w:hint="eastAsia"/>
        </w:rPr>
        <w:t xml:space="preserve">       return zero(dmult(pvec(u),pvec(v)));</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perpendicular(point3 u1,point3 u2,point3 u3,point3 v1,point3 v2,point3 v3){</w:t>
      </w:r>
    </w:p>
    <w:p w:rsidR="005F1F37" w:rsidRPr="000665B4" w:rsidRDefault="005F1F37" w:rsidP="005F1F37">
      <w:pPr>
        <w:pStyle w:val="ad"/>
        <w:rPr>
          <w:rFonts w:hAnsi="宋体" w:cs="宋体"/>
          <w:lang w:val="pt-BR"/>
        </w:rPr>
      </w:pPr>
      <w:r w:rsidRPr="000665B4">
        <w:rPr>
          <w:rFonts w:hAnsi="宋体" w:cs="宋体" w:hint="eastAsia"/>
          <w:lang w:val="pt-BR"/>
        </w:rPr>
        <w:t xml:space="preserve">       return zero(dmult(pvec(u1,u2,u3),pvec(v1,v2,v3)));</w:t>
      </w:r>
    </w:p>
    <w:p w:rsidR="005F1F37" w:rsidRPr="000665B4" w:rsidRDefault="005F1F37" w:rsidP="005F1F37">
      <w:pPr>
        <w:pStyle w:val="ad"/>
        <w:rPr>
          <w:rFonts w:hAnsi="宋体" w:cs="宋体"/>
          <w:lang w:val="pt-BR"/>
        </w:rPr>
      </w:pPr>
      <w:r w:rsidRPr="000665B4">
        <w:rPr>
          <w:rFonts w:hAnsi="宋体" w:cs="宋体" w:hint="eastAsia"/>
          <w:lang w:val="pt-BR"/>
        </w:rPr>
        <w:t>}</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判直线与平面平行</w:t>
      </w:r>
    </w:p>
    <w:p w:rsidR="005F1F37" w:rsidRPr="000665B4" w:rsidRDefault="005F1F37" w:rsidP="005F1F37">
      <w:pPr>
        <w:pStyle w:val="ad"/>
        <w:rPr>
          <w:rFonts w:hAnsi="宋体" w:cs="宋体"/>
          <w:lang w:val="pt-BR"/>
        </w:rPr>
      </w:pPr>
      <w:r w:rsidRPr="000665B4">
        <w:rPr>
          <w:rFonts w:hAnsi="宋体" w:cs="宋体" w:hint="eastAsia"/>
          <w:lang w:val="pt-BR"/>
        </w:rPr>
        <w:lastRenderedPageBreak/>
        <w:t>int perpendicular(line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lang w:val="pt-BR"/>
          </w:rPr>
          <w:t>3 l</w:t>
        </w:r>
      </w:smartTag>
      <w:r w:rsidRPr="000665B4">
        <w:rPr>
          <w:rFonts w:hAnsi="宋体" w:cs="宋体" w:hint="eastAsia"/>
          <w:lang w:val="pt-BR"/>
        </w:rPr>
        <w:t>,plane3 s){</w:t>
      </w:r>
    </w:p>
    <w:p w:rsidR="005F1F37" w:rsidRPr="000665B4" w:rsidRDefault="005F1F37" w:rsidP="005F1F37">
      <w:pPr>
        <w:pStyle w:val="ad"/>
        <w:rPr>
          <w:rFonts w:hAnsi="宋体" w:cs="宋体"/>
          <w:lang w:val="pt-BR"/>
        </w:rPr>
      </w:pPr>
      <w:r w:rsidRPr="000665B4">
        <w:rPr>
          <w:rFonts w:hAnsi="宋体" w:cs="宋体" w:hint="eastAsia"/>
          <w:lang w:val="pt-BR"/>
        </w:rPr>
        <w:t xml:space="preserve">       return vlen(xmult(subt(l.a,l.b),pvec(s)))&lt;eps;</w:t>
      </w:r>
    </w:p>
    <w:p w:rsidR="005F1F37" w:rsidRPr="000665B4" w:rsidRDefault="005F1F37" w:rsidP="005F1F37">
      <w:pPr>
        <w:pStyle w:val="ad"/>
        <w:rPr>
          <w:rFonts w:hAnsi="宋体" w:cs="宋体"/>
          <w:lang w:val="pt-BR"/>
        </w:rPr>
      </w:pPr>
      <w:r w:rsidRPr="000665B4">
        <w:rPr>
          <w:rFonts w:hAnsi="宋体" w:cs="宋体" w:hint="eastAsia"/>
          <w:lang w:val="pt-BR"/>
        </w:rPr>
        <w:t>}</w:t>
      </w:r>
    </w:p>
    <w:p w:rsidR="005F1F37" w:rsidRPr="000665B4" w:rsidRDefault="005F1F37" w:rsidP="005F1F37">
      <w:pPr>
        <w:pStyle w:val="ad"/>
        <w:rPr>
          <w:rFonts w:hAnsi="宋体" w:cs="宋体"/>
          <w:lang w:val="pt-BR"/>
        </w:rPr>
      </w:pPr>
      <w:r w:rsidRPr="000665B4">
        <w:rPr>
          <w:rFonts w:hAnsi="宋体" w:cs="宋体" w:hint="eastAsia"/>
          <w:lang w:val="pt-BR"/>
        </w:rPr>
        <w:t>int perpendicular(point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lang w:val="pt-BR"/>
          </w:rPr>
          <w:t>3 l</w:t>
        </w:r>
      </w:smartTag>
      <w:r w:rsidRPr="000665B4">
        <w:rPr>
          <w:rFonts w:hAnsi="宋体" w:cs="宋体" w:hint="eastAsia"/>
          <w:lang w:val="pt-BR"/>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lang w:val="pt-BR"/>
          </w:rPr>
          <w:t>3 l</w:t>
        </w:r>
      </w:smartTag>
      <w:r w:rsidRPr="000665B4">
        <w:rPr>
          <w:rFonts w:hAnsi="宋体" w:cs="宋体" w:hint="eastAsia"/>
          <w:lang w:val="pt-BR"/>
        </w:rPr>
        <w:t>2,point3 s1,point3 s2,point3 s3){</w:t>
      </w:r>
    </w:p>
    <w:p w:rsidR="005F1F37" w:rsidRPr="000665B4" w:rsidRDefault="005F1F37" w:rsidP="005F1F37">
      <w:pPr>
        <w:pStyle w:val="ad"/>
        <w:rPr>
          <w:rFonts w:hAnsi="宋体" w:cs="宋体"/>
        </w:rPr>
      </w:pPr>
      <w:r w:rsidRPr="000665B4">
        <w:rPr>
          <w:rFonts w:hAnsi="宋体" w:cs="宋体" w:hint="eastAsia"/>
        </w:rPr>
        <w:t xml:space="preserve">       return vlen(xmult(subt(l1,l2),pvec(s1,s2,s3)))&lt;eps;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//判两线段相交,包括端点和部分重合</w:t>
      </w:r>
    </w:p>
    <w:p w:rsidR="005F1F37" w:rsidRPr="000665B4" w:rsidRDefault="005F1F37" w:rsidP="005F1F37">
      <w:pPr>
        <w:pStyle w:val="ad"/>
        <w:rPr>
          <w:rFonts w:hAnsi="宋体" w:cs="宋体"/>
        </w:rPr>
      </w:pPr>
      <w:r w:rsidRPr="000665B4">
        <w:rPr>
          <w:rFonts w:hAnsi="宋体" w:cs="宋体" w:hint="eastAsia"/>
        </w:rPr>
        <w:t>int intersect_in(line3 u,line3 v){</w:t>
      </w:r>
    </w:p>
    <w:p w:rsidR="005F1F37" w:rsidRPr="000665B4" w:rsidRDefault="005F1F37" w:rsidP="005F1F37">
      <w:pPr>
        <w:pStyle w:val="ad"/>
        <w:rPr>
          <w:rFonts w:hAnsi="宋体" w:cs="宋体"/>
        </w:rPr>
      </w:pPr>
      <w:r w:rsidRPr="000665B4">
        <w:rPr>
          <w:rFonts w:hAnsi="宋体" w:cs="宋体" w:hint="eastAsia"/>
        </w:rPr>
        <w:t xml:space="preserve">       if (!dots_onplane(u.a,u.b,v.a,v.b))</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if (!dots_inline(u.a,u.b,v.a)||!dots_inline(u.a,u.b,v.b))</w:t>
      </w:r>
    </w:p>
    <w:p w:rsidR="005F1F37" w:rsidRPr="000665B4" w:rsidRDefault="005F1F37" w:rsidP="005F1F37">
      <w:pPr>
        <w:pStyle w:val="ad"/>
        <w:rPr>
          <w:rFonts w:hAnsi="宋体" w:cs="宋体"/>
        </w:rPr>
      </w:pPr>
      <w:r w:rsidRPr="000665B4">
        <w:rPr>
          <w:rFonts w:hAnsi="宋体" w:cs="宋体" w:hint="eastAsia"/>
        </w:rPr>
        <w:t xml:space="preserve">              return !same_side(u.a,u.b,v)&amp;&amp;!same_side(v.a,v.b,u);</w:t>
      </w:r>
    </w:p>
    <w:p w:rsidR="005F1F37" w:rsidRPr="000665B4" w:rsidRDefault="005F1F37" w:rsidP="005F1F37">
      <w:pPr>
        <w:pStyle w:val="ad"/>
        <w:rPr>
          <w:rFonts w:hAnsi="宋体" w:cs="宋体"/>
        </w:rPr>
      </w:pPr>
      <w:r w:rsidRPr="000665B4">
        <w:rPr>
          <w:rFonts w:hAnsi="宋体" w:cs="宋体" w:hint="eastAsia"/>
        </w:rPr>
        <w:t xml:space="preserve">       return dot_online_in(u.a,v)||dot_online_in(u.b,v)||dot_online_in(v.a,u)||dot_online_in(v.b,u);</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intersect_in(point3 u1,point3 u2,point3 v1,point3 v2){</w:t>
      </w:r>
    </w:p>
    <w:p w:rsidR="005F1F37" w:rsidRPr="000665B4" w:rsidRDefault="005F1F37" w:rsidP="005F1F37">
      <w:pPr>
        <w:pStyle w:val="ad"/>
        <w:rPr>
          <w:rFonts w:hAnsi="宋体" w:cs="宋体"/>
        </w:rPr>
      </w:pPr>
      <w:r w:rsidRPr="000665B4">
        <w:rPr>
          <w:rFonts w:hAnsi="宋体" w:cs="宋体" w:hint="eastAsia"/>
        </w:rPr>
        <w:t xml:space="preserve">       if (!dots_onplane(u1,u2,v1,v2))</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if (!dots_inline(u1,u2,v1)||!dots_inline(u1,u2,v2))</w:t>
      </w:r>
    </w:p>
    <w:p w:rsidR="005F1F37" w:rsidRPr="000665B4" w:rsidRDefault="005F1F37" w:rsidP="005F1F37">
      <w:pPr>
        <w:pStyle w:val="ad"/>
        <w:rPr>
          <w:rFonts w:hAnsi="宋体" w:cs="宋体"/>
        </w:rPr>
      </w:pPr>
      <w:r w:rsidRPr="000665B4">
        <w:rPr>
          <w:rFonts w:hAnsi="宋体" w:cs="宋体" w:hint="eastAsia"/>
        </w:rPr>
        <w:t xml:space="preserve">              return !same_side(u1,u2,v1,v2)&amp;&amp;!same_side(v1,v2,u1,u2);</w:t>
      </w:r>
    </w:p>
    <w:p w:rsidR="005F1F37" w:rsidRPr="000665B4" w:rsidRDefault="005F1F37" w:rsidP="005F1F37">
      <w:pPr>
        <w:pStyle w:val="ad"/>
        <w:rPr>
          <w:rFonts w:hAnsi="宋体" w:cs="宋体"/>
        </w:rPr>
      </w:pPr>
      <w:r w:rsidRPr="000665B4">
        <w:rPr>
          <w:rFonts w:hAnsi="宋体" w:cs="宋体" w:hint="eastAsia"/>
        </w:rPr>
        <w:t xml:space="preserve">       return dot_online_in(u1,v1,v2)||dot_online_in(u2,v1,v2)||dot_online_in(v1,u1,u2)||dot_online_in(v2,u1,u2);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//判两线段相交,不包括端点和部分重合</w:t>
      </w:r>
    </w:p>
    <w:p w:rsidR="005F1F37" w:rsidRPr="000665B4" w:rsidRDefault="005F1F37" w:rsidP="005F1F37">
      <w:pPr>
        <w:pStyle w:val="ad"/>
        <w:rPr>
          <w:rFonts w:hAnsi="宋体" w:cs="宋体"/>
        </w:rPr>
      </w:pPr>
      <w:r w:rsidRPr="000665B4">
        <w:rPr>
          <w:rFonts w:hAnsi="宋体" w:cs="宋体" w:hint="eastAsia"/>
        </w:rPr>
        <w:t>int intersect_ex(line3 u,line3 v){</w:t>
      </w:r>
    </w:p>
    <w:p w:rsidR="005F1F37" w:rsidRPr="000665B4" w:rsidRDefault="005F1F37" w:rsidP="005F1F37">
      <w:pPr>
        <w:pStyle w:val="ad"/>
        <w:rPr>
          <w:rFonts w:hAnsi="宋体" w:cs="宋体"/>
        </w:rPr>
      </w:pPr>
      <w:r w:rsidRPr="000665B4">
        <w:rPr>
          <w:rFonts w:hAnsi="宋体" w:cs="宋体" w:hint="eastAsia"/>
        </w:rPr>
        <w:t xml:space="preserve">       return dots_onplane(u.a,u.b,v.a,v.b)&amp;&amp;opposite_side(u.a,u.b,v)&amp;&amp;opposite_side(v.a,v.b,u);</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intersect_ex(point3 u1,point3 u2,point3 v1,point3 v2){</w:t>
      </w:r>
    </w:p>
    <w:p w:rsidR="005F1F37" w:rsidRPr="000665B4" w:rsidRDefault="005F1F37" w:rsidP="005F1F37">
      <w:pPr>
        <w:pStyle w:val="ad"/>
        <w:rPr>
          <w:rFonts w:hAnsi="宋体" w:cs="宋体"/>
        </w:rPr>
      </w:pPr>
      <w:r w:rsidRPr="000665B4">
        <w:rPr>
          <w:rFonts w:hAnsi="宋体" w:cs="宋体" w:hint="eastAsia"/>
        </w:rPr>
        <w:t xml:space="preserve">       return dots_onplane(u1,u2,v1,v2)&amp;&amp;opposite_side(u1,u2,v1,v2)&amp;&amp;opposite_side(v1,v2,u1,u2);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//判线段与空间三角形相交,包括交于边界和(部分)包含</w:t>
      </w:r>
    </w:p>
    <w:p w:rsidR="005F1F37" w:rsidRPr="000665B4" w:rsidRDefault="005F1F37" w:rsidP="005F1F37">
      <w:pPr>
        <w:pStyle w:val="ad"/>
        <w:rPr>
          <w:rFonts w:hAnsi="宋体" w:cs="宋体"/>
        </w:rPr>
      </w:pPr>
      <w:r w:rsidRPr="000665B4">
        <w:rPr>
          <w:rFonts w:hAnsi="宋体" w:cs="宋体" w:hint="eastAsia"/>
        </w:rPr>
        <w:t>int intersect_in(line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,plane3 s){</w:t>
      </w:r>
    </w:p>
    <w:p w:rsidR="005F1F37" w:rsidRPr="000665B4" w:rsidRDefault="005F1F37" w:rsidP="005F1F37">
      <w:pPr>
        <w:pStyle w:val="ad"/>
        <w:rPr>
          <w:rFonts w:hAnsi="宋体" w:cs="宋体"/>
        </w:rPr>
      </w:pPr>
      <w:r w:rsidRPr="000665B4">
        <w:rPr>
          <w:rFonts w:hAnsi="宋体" w:cs="宋体" w:hint="eastAsia"/>
        </w:rPr>
        <w:t xml:space="preserve">       return !same_side(l.a,l.b,s)&amp;&amp;!same_side(s.a,s.b,l.a,l.b,s.c)&amp;&amp;</w:t>
      </w:r>
    </w:p>
    <w:p w:rsidR="005F1F37" w:rsidRPr="000665B4" w:rsidRDefault="005F1F37" w:rsidP="005F1F37">
      <w:pPr>
        <w:pStyle w:val="ad"/>
        <w:rPr>
          <w:rFonts w:hAnsi="宋体" w:cs="宋体"/>
        </w:rPr>
      </w:pPr>
      <w:r w:rsidRPr="000665B4">
        <w:rPr>
          <w:rFonts w:hAnsi="宋体" w:cs="宋体" w:hint="eastAsia"/>
        </w:rPr>
        <w:t xml:space="preserve">              !same_side(s.b,s.c,l.a,l.b,s.a)&amp;&amp;!same_side(s.c,s.a,l.a,l.b,s.b);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lastRenderedPageBreak/>
        <w:t>int intersect_in(point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2,point3 s1,point3 s2,point3 s3){</w:t>
      </w:r>
    </w:p>
    <w:p w:rsidR="005F1F37" w:rsidRPr="000665B4" w:rsidRDefault="005F1F37" w:rsidP="005F1F37">
      <w:pPr>
        <w:pStyle w:val="ad"/>
        <w:rPr>
          <w:rFonts w:hAnsi="宋体" w:cs="宋体"/>
        </w:rPr>
      </w:pPr>
      <w:r w:rsidRPr="000665B4">
        <w:rPr>
          <w:rFonts w:hAnsi="宋体" w:cs="宋体" w:hint="eastAsia"/>
        </w:rPr>
        <w:t xml:space="preserve">       return !same_side(l1,l2,s1,s2,s3)&amp;&amp;!same_side(s1,s2,l1,l2,s3)&amp;&amp;</w:t>
      </w:r>
    </w:p>
    <w:p w:rsidR="005F1F37" w:rsidRPr="000665B4" w:rsidRDefault="005F1F37" w:rsidP="005F1F37">
      <w:pPr>
        <w:pStyle w:val="ad"/>
        <w:rPr>
          <w:rFonts w:hAnsi="宋体" w:cs="宋体"/>
        </w:rPr>
      </w:pPr>
      <w:r w:rsidRPr="000665B4">
        <w:rPr>
          <w:rFonts w:hAnsi="宋体" w:cs="宋体" w:hint="eastAsia"/>
        </w:rPr>
        <w:t xml:space="preserve">              !same_side(s2,s3,l1,l2,s1)&amp;&amp;!same_side(s3,s1,l1,l2,s2);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//判线段与空间三角形相交,不包括交于边界和(部分)包含</w:t>
      </w:r>
    </w:p>
    <w:p w:rsidR="005F1F37" w:rsidRPr="000665B4" w:rsidRDefault="005F1F37" w:rsidP="005F1F37">
      <w:pPr>
        <w:pStyle w:val="ad"/>
        <w:rPr>
          <w:rFonts w:hAnsi="宋体" w:cs="宋体"/>
        </w:rPr>
      </w:pPr>
      <w:r w:rsidRPr="000665B4">
        <w:rPr>
          <w:rFonts w:hAnsi="宋体" w:cs="宋体" w:hint="eastAsia"/>
        </w:rPr>
        <w:t>int intersect_ex(line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,plane3 s){</w:t>
      </w:r>
    </w:p>
    <w:p w:rsidR="005F1F37" w:rsidRPr="000665B4" w:rsidRDefault="005F1F37" w:rsidP="005F1F37">
      <w:pPr>
        <w:pStyle w:val="ad"/>
        <w:rPr>
          <w:rFonts w:hAnsi="宋体" w:cs="宋体"/>
        </w:rPr>
      </w:pPr>
      <w:r w:rsidRPr="000665B4">
        <w:rPr>
          <w:rFonts w:hAnsi="宋体" w:cs="宋体" w:hint="eastAsia"/>
        </w:rPr>
        <w:t xml:space="preserve">       return opposite_side(l.a,l.b,s)&amp;&amp;opposite_side(s.a,s.b,l.a,l.b,s.c)&amp;&amp;</w:t>
      </w:r>
    </w:p>
    <w:p w:rsidR="005F1F37" w:rsidRPr="000665B4" w:rsidRDefault="005F1F37" w:rsidP="005F1F37">
      <w:pPr>
        <w:pStyle w:val="ad"/>
        <w:rPr>
          <w:rFonts w:hAnsi="宋体" w:cs="宋体"/>
        </w:rPr>
      </w:pPr>
      <w:r w:rsidRPr="000665B4">
        <w:rPr>
          <w:rFonts w:hAnsi="宋体" w:cs="宋体" w:hint="eastAsia"/>
        </w:rPr>
        <w:t xml:space="preserve">              opposite_side(s.b,s.c,l.a,l.b,s.a)&amp;&amp;opposite_side(s.c,s.a,l.a,l.b,s.b);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intersect_ex(point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2,point3 s1,point3 s2,point3 s3){</w:t>
      </w:r>
    </w:p>
    <w:p w:rsidR="005F1F37" w:rsidRPr="000665B4" w:rsidRDefault="005F1F37" w:rsidP="005F1F37">
      <w:pPr>
        <w:pStyle w:val="ad"/>
        <w:rPr>
          <w:rFonts w:hAnsi="宋体" w:cs="宋体"/>
        </w:rPr>
      </w:pPr>
      <w:r w:rsidRPr="000665B4">
        <w:rPr>
          <w:rFonts w:hAnsi="宋体" w:cs="宋体" w:hint="eastAsia"/>
        </w:rPr>
        <w:t xml:space="preserve">       return opposite_side(l1,l2,s1,s2,s3)&amp;&amp;opposite_side(s1,s2,l1,l2,s3)&amp;&amp;</w:t>
      </w:r>
    </w:p>
    <w:p w:rsidR="005F1F37" w:rsidRPr="000665B4" w:rsidRDefault="005F1F37" w:rsidP="005F1F37">
      <w:pPr>
        <w:pStyle w:val="ad"/>
        <w:rPr>
          <w:rFonts w:hAnsi="宋体" w:cs="宋体"/>
        </w:rPr>
      </w:pPr>
      <w:r w:rsidRPr="000665B4">
        <w:rPr>
          <w:rFonts w:hAnsi="宋体" w:cs="宋体" w:hint="eastAsia"/>
        </w:rPr>
        <w:t xml:space="preserve">              opposite_side(s2,s3,l1,l2,s1)&amp;&amp;opposite_side(s3,s1,l1,l2,s2);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//计算两直线交点,注意事先判断直线是否共面和平行!</w:t>
      </w:r>
    </w:p>
    <w:p w:rsidR="005F1F37" w:rsidRPr="000665B4" w:rsidRDefault="005F1F37" w:rsidP="005F1F37">
      <w:pPr>
        <w:pStyle w:val="ad"/>
        <w:rPr>
          <w:rFonts w:hAnsi="宋体" w:cs="宋体"/>
        </w:rPr>
      </w:pPr>
      <w:r w:rsidRPr="000665B4">
        <w:rPr>
          <w:rFonts w:hAnsi="宋体" w:cs="宋体" w:hint="eastAsia"/>
        </w:rPr>
        <w:t>//线段交点请另外判线段相交(同时还是要判断是否平行!)</w:t>
      </w:r>
    </w:p>
    <w:p w:rsidR="005F1F37" w:rsidRPr="000665B4" w:rsidRDefault="005F1F37" w:rsidP="005F1F37">
      <w:pPr>
        <w:pStyle w:val="ad"/>
        <w:rPr>
          <w:rFonts w:hAnsi="宋体" w:cs="宋体"/>
        </w:rPr>
      </w:pPr>
      <w:r w:rsidRPr="000665B4">
        <w:rPr>
          <w:rFonts w:hAnsi="宋体" w:cs="宋体" w:hint="eastAsia"/>
        </w:rPr>
        <w:t>point3 intersection(line3 u,line3 v){</w:t>
      </w:r>
    </w:p>
    <w:p w:rsidR="005F1F37" w:rsidRPr="000665B4" w:rsidRDefault="005F1F37" w:rsidP="005F1F37">
      <w:pPr>
        <w:pStyle w:val="ad"/>
        <w:rPr>
          <w:rFonts w:hAnsi="宋体" w:cs="宋体"/>
        </w:rPr>
      </w:pPr>
      <w:r w:rsidRPr="000665B4">
        <w:rPr>
          <w:rFonts w:hAnsi="宋体" w:cs="宋体" w:hint="eastAsia"/>
        </w:rPr>
        <w:t xml:space="preserve">       point3 ret=u.a;</w:t>
      </w:r>
    </w:p>
    <w:p w:rsidR="005F1F37" w:rsidRPr="000665B4" w:rsidRDefault="005F1F37" w:rsidP="005F1F37">
      <w:pPr>
        <w:pStyle w:val="ad"/>
        <w:rPr>
          <w:rFonts w:hAnsi="宋体" w:cs="宋体"/>
        </w:rPr>
      </w:pPr>
      <w:r w:rsidRPr="000665B4">
        <w:rPr>
          <w:rFonts w:hAnsi="宋体" w:cs="宋体" w:hint="eastAsia"/>
        </w:rPr>
        <w:t xml:space="preserve">       double t=((u.a.x-v.a.x)*(v.a.y-v.b.y)-(u.a.y-v.a.y)*(v.a.x-v.b.x))</w:t>
      </w:r>
    </w:p>
    <w:p w:rsidR="005F1F37" w:rsidRPr="000665B4" w:rsidRDefault="005F1F37" w:rsidP="005F1F37">
      <w:pPr>
        <w:pStyle w:val="ad"/>
        <w:rPr>
          <w:rFonts w:hAnsi="宋体" w:cs="宋体"/>
        </w:rPr>
      </w:pPr>
      <w:r w:rsidRPr="000665B4">
        <w:rPr>
          <w:rFonts w:hAnsi="宋体" w:cs="宋体" w:hint="eastAsia"/>
        </w:rPr>
        <w:t xml:space="preserve">                     /((u.a.x-u.b.x)*(v.a.y-v.b.y)-(u.a.y-u.b.y)*(v.a.x-v.b.x));</w:t>
      </w:r>
    </w:p>
    <w:p w:rsidR="005F1F37" w:rsidRPr="000665B4" w:rsidRDefault="005F1F37" w:rsidP="005F1F37">
      <w:pPr>
        <w:pStyle w:val="ad"/>
        <w:rPr>
          <w:rFonts w:hAnsi="宋体" w:cs="宋体"/>
        </w:rPr>
      </w:pPr>
      <w:r w:rsidRPr="000665B4">
        <w:rPr>
          <w:rFonts w:hAnsi="宋体" w:cs="宋体" w:hint="eastAsia"/>
        </w:rPr>
        <w:t xml:space="preserve">       ret.x+=(u.b.x-u.a.x)*t;</w:t>
      </w:r>
    </w:p>
    <w:p w:rsidR="005F1F37" w:rsidRPr="000665B4" w:rsidRDefault="005F1F37" w:rsidP="005F1F37">
      <w:pPr>
        <w:pStyle w:val="ad"/>
        <w:rPr>
          <w:rFonts w:hAnsi="宋体" w:cs="宋体"/>
        </w:rPr>
      </w:pPr>
      <w:r w:rsidRPr="000665B4">
        <w:rPr>
          <w:rFonts w:hAnsi="宋体" w:cs="宋体" w:hint="eastAsia"/>
        </w:rPr>
        <w:t xml:space="preserve">       ret.y+=(u.b.y-u.a.y)*t;</w:t>
      </w:r>
    </w:p>
    <w:p w:rsidR="005F1F37" w:rsidRPr="000665B4" w:rsidRDefault="005F1F37" w:rsidP="005F1F37">
      <w:pPr>
        <w:pStyle w:val="ad"/>
        <w:rPr>
          <w:rFonts w:hAnsi="宋体" w:cs="宋体"/>
        </w:rPr>
      </w:pPr>
      <w:r w:rsidRPr="000665B4">
        <w:rPr>
          <w:rFonts w:hAnsi="宋体" w:cs="宋体" w:hint="eastAsia"/>
        </w:rPr>
        <w:t xml:space="preserve">       ret.z+=(u.b.z-u.a.z)*t;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point3 intersection(point3 u1,point3 u2,point3 v1,point3 v2){</w:t>
      </w:r>
    </w:p>
    <w:p w:rsidR="005F1F37" w:rsidRPr="000665B4" w:rsidRDefault="005F1F37" w:rsidP="005F1F37">
      <w:pPr>
        <w:pStyle w:val="ad"/>
        <w:rPr>
          <w:rFonts w:hAnsi="宋体" w:cs="宋体"/>
        </w:rPr>
      </w:pPr>
      <w:r w:rsidRPr="000665B4">
        <w:rPr>
          <w:rFonts w:hAnsi="宋体" w:cs="宋体" w:hint="eastAsia"/>
        </w:rPr>
        <w:t xml:space="preserve">       point3 ret=u1;</w:t>
      </w:r>
    </w:p>
    <w:p w:rsidR="005F1F37" w:rsidRPr="000665B4" w:rsidRDefault="005F1F37" w:rsidP="005F1F37">
      <w:pPr>
        <w:pStyle w:val="ad"/>
        <w:rPr>
          <w:rFonts w:hAnsi="宋体" w:cs="宋体"/>
        </w:rPr>
      </w:pPr>
      <w:r w:rsidRPr="000665B4">
        <w:rPr>
          <w:rFonts w:hAnsi="宋体" w:cs="宋体" w:hint="eastAsia"/>
        </w:rPr>
        <w:t xml:space="preserve">       double t=((u1.x-v1.x)*(v1.y-v2.y)-(u1.y-v1.y)*(v1.x-v2.x))</w:t>
      </w:r>
    </w:p>
    <w:p w:rsidR="005F1F37" w:rsidRPr="000665B4" w:rsidRDefault="005F1F37" w:rsidP="005F1F37">
      <w:pPr>
        <w:pStyle w:val="ad"/>
        <w:rPr>
          <w:rFonts w:hAnsi="宋体" w:cs="宋体"/>
        </w:rPr>
      </w:pPr>
      <w:r w:rsidRPr="000665B4">
        <w:rPr>
          <w:rFonts w:hAnsi="宋体" w:cs="宋体" w:hint="eastAsia"/>
        </w:rPr>
        <w:t xml:space="preserve">                     /((u1.x-u2.x)*(v1.y-v2.y)-(u1.y-u2.y)*(v1.x-v2.x));</w:t>
      </w:r>
    </w:p>
    <w:p w:rsidR="005F1F37" w:rsidRPr="000665B4" w:rsidRDefault="005F1F37" w:rsidP="005F1F37">
      <w:pPr>
        <w:pStyle w:val="ad"/>
        <w:rPr>
          <w:rFonts w:hAnsi="宋体" w:cs="宋体"/>
        </w:rPr>
      </w:pPr>
      <w:r w:rsidRPr="000665B4">
        <w:rPr>
          <w:rFonts w:hAnsi="宋体" w:cs="宋体" w:hint="eastAsia"/>
        </w:rPr>
        <w:t xml:space="preserve">       ret.x+=(u2.x-u1.x)*t;</w:t>
      </w:r>
    </w:p>
    <w:p w:rsidR="005F1F37" w:rsidRPr="000665B4" w:rsidRDefault="005F1F37" w:rsidP="005F1F37">
      <w:pPr>
        <w:pStyle w:val="ad"/>
        <w:rPr>
          <w:rFonts w:hAnsi="宋体" w:cs="宋体"/>
        </w:rPr>
      </w:pPr>
      <w:r w:rsidRPr="000665B4">
        <w:rPr>
          <w:rFonts w:hAnsi="宋体" w:cs="宋体" w:hint="eastAsia"/>
        </w:rPr>
        <w:t xml:space="preserve">       ret.y+=(u2.y-u1.y)*t;</w:t>
      </w:r>
    </w:p>
    <w:p w:rsidR="005F1F37" w:rsidRPr="000665B4" w:rsidRDefault="005F1F37" w:rsidP="005F1F37">
      <w:pPr>
        <w:pStyle w:val="ad"/>
        <w:rPr>
          <w:rFonts w:hAnsi="宋体" w:cs="宋体"/>
        </w:rPr>
      </w:pPr>
      <w:r w:rsidRPr="000665B4">
        <w:rPr>
          <w:rFonts w:hAnsi="宋体" w:cs="宋体" w:hint="eastAsia"/>
        </w:rPr>
        <w:t xml:space="preserve">       ret.z+=(u2.z-u1.z)*t;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//计算直线与平面交点,注意事先判断是否平行,并保证三点不共线!</w:t>
      </w:r>
    </w:p>
    <w:p w:rsidR="005F1F37" w:rsidRPr="000665B4" w:rsidRDefault="005F1F37" w:rsidP="005F1F37">
      <w:pPr>
        <w:pStyle w:val="ad"/>
        <w:rPr>
          <w:rFonts w:hAnsi="宋体" w:cs="宋体"/>
        </w:rPr>
      </w:pPr>
      <w:r w:rsidRPr="000665B4">
        <w:rPr>
          <w:rFonts w:hAnsi="宋体" w:cs="宋体" w:hint="eastAsia"/>
        </w:rPr>
        <w:t>//线段和空间三角形交点请另外判断</w:t>
      </w:r>
    </w:p>
    <w:p w:rsidR="005F1F37" w:rsidRPr="000665B4" w:rsidRDefault="005F1F37" w:rsidP="005F1F37">
      <w:pPr>
        <w:pStyle w:val="ad"/>
        <w:rPr>
          <w:rFonts w:hAnsi="宋体" w:cs="宋体"/>
        </w:rPr>
      </w:pPr>
      <w:r w:rsidRPr="000665B4">
        <w:rPr>
          <w:rFonts w:hAnsi="宋体" w:cs="宋体" w:hint="eastAsia"/>
        </w:rPr>
        <w:t>point3 intersection(line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,plane3 s){</w:t>
      </w:r>
    </w:p>
    <w:p w:rsidR="005F1F37" w:rsidRPr="000665B4" w:rsidRDefault="005F1F37" w:rsidP="005F1F37">
      <w:pPr>
        <w:pStyle w:val="ad"/>
        <w:rPr>
          <w:rFonts w:hAnsi="宋体" w:cs="宋体"/>
        </w:rPr>
      </w:pPr>
      <w:r w:rsidRPr="000665B4">
        <w:rPr>
          <w:rFonts w:hAnsi="宋体" w:cs="宋体" w:hint="eastAsia"/>
        </w:rPr>
        <w:t xml:space="preserve">       point3 ret=pvec(s);</w:t>
      </w:r>
    </w:p>
    <w:p w:rsidR="005F1F37" w:rsidRPr="000665B4" w:rsidRDefault="005F1F37" w:rsidP="005F1F37">
      <w:pPr>
        <w:pStyle w:val="ad"/>
        <w:rPr>
          <w:rFonts w:hAnsi="宋体" w:cs="宋体"/>
        </w:rPr>
      </w:pPr>
      <w:r w:rsidRPr="000665B4">
        <w:rPr>
          <w:rFonts w:hAnsi="宋体" w:cs="宋体" w:hint="eastAsia"/>
        </w:rPr>
        <w:t xml:space="preserve">       double t=(ret.x*(s.a.x-l.a.x)+ret.y*(s.a.y-l.a.y)+ret.z*(s.a.z-l.a.z))/</w:t>
      </w:r>
    </w:p>
    <w:p w:rsidR="005F1F37" w:rsidRPr="000665B4" w:rsidRDefault="005F1F37" w:rsidP="005F1F37">
      <w:pPr>
        <w:pStyle w:val="ad"/>
        <w:rPr>
          <w:rFonts w:hAnsi="宋体" w:cs="宋体"/>
        </w:rPr>
      </w:pPr>
      <w:r w:rsidRPr="000665B4">
        <w:rPr>
          <w:rFonts w:hAnsi="宋体" w:cs="宋体" w:hint="eastAsia"/>
        </w:rPr>
        <w:t xml:space="preserve">              (ret.x*(l.b.x-l.a.x)+ret.y*(l.b.y-l.a.y)+ret.z*(l.b.z-l.a.z));</w:t>
      </w:r>
    </w:p>
    <w:p w:rsidR="005F1F37" w:rsidRPr="000665B4" w:rsidRDefault="005F1F37" w:rsidP="005F1F37">
      <w:pPr>
        <w:pStyle w:val="ad"/>
        <w:rPr>
          <w:rFonts w:hAnsi="宋体" w:cs="宋体"/>
        </w:rPr>
      </w:pPr>
      <w:r w:rsidRPr="000665B4">
        <w:rPr>
          <w:rFonts w:hAnsi="宋体" w:cs="宋体" w:hint="eastAsia"/>
        </w:rPr>
        <w:t xml:space="preserve">       ret.x=l.a.x+(l.b.x-l.a.x)*t;</w:t>
      </w:r>
    </w:p>
    <w:p w:rsidR="005F1F37" w:rsidRPr="000665B4" w:rsidRDefault="005F1F37" w:rsidP="005F1F37">
      <w:pPr>
        <w:pStyle w:val="ad"/>
        <w:rPr>
          <w:rFonts w:hAnsi="宋体" w:cs="宋体"/>
        </w:rPr>
      </w:pPr>
      <w:r w:rsidRPr="000665B4">
        <w:rPr>
          <w:rFonts w:hAnsi="宋体" w:cs="宋体" w:hint="eastAsia"/>
        </w:rPr>
        <w:lastRenderedPageBreak/>
        <w:t xml:space="preserve">       ret.y=l.a.y+(l.b.y-l.a.y)*t;</w:t>
      </w:r>
    </w:p>
    <w:p w:rsidR="005F1F37" w:rsidRPr="000665B4" w:rsidRDefault="005F1F37" w:rsidP="005F1F37">
      <w:pPr>
        <w:pStyle w:val="ad"/>
        <w:rPr>
          <w:rFonts w:hAnsi="宋体" w:cs="宋体"/>
        </w:rPr>
      </w:pPr>
      <w:r w:rsidRPr="000665B4">
        <w:rPr>
          <w:rFonts w:hAnsi="宋体" w:cs="宋体" w:hint="eastAsia"/>
        </w:rPr>
        <w:t xml:space="preserve">       ret.z=l.a.z+(l.b.z-l.a.z)*t;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point3 intersection(point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2,point3 s1,point3 s2,point3 s3){</w:t>
      </w:r>
    </w:p>
    <w:p w:rsidR="005F1F37" w:rsidRPr="000665B4" w:rsidRDefault="005F1F37" w:rsidP="005F1F37">
      <w:pPr>
        <w:pStyle w:val="ad"/>
        <w:rPr>
          <w:rFonts w:hAnsi="宋体" w:cs="宋体"/>
        </w:rPr>
      </w:pPr>
      <w:r w:rsidRPr="000665B4">
        <w:rPr>
          <w:rFonts w:hAnsi="宋体" w:cs="宋体" w:hint="eastAsia"/>
        </w:rPr>
        <w:t xml:space="preserve">       point3 ret=pvec(s1,s2,s3);</w:t>
      </w:r>
    </w:p>
    <w:p w:rsidR="005F1F37" w:rsidRPr="000665B4" w:rsidRDefault="005F1F37" w:rsidP="005F1F37">
      <w:pPr>
        <w:pStyle w:val="ad"/>
        <w:rPr>
          <w:rFonts w:hAnsi="宋体" w:cs="宋体"/>
        </w:rPr>
      </w:pPr>
      <w:r w:rsidRPr="000665B4">
        <w:rPr>
          <w:rFonts w:hAnsi="宋体" w:cs="宋体" w:hint="eastAsia"/>
        </w:rPr>
        <w:t xml:space="preserve">       double t=(ret.x*(s1.x-l1.x)+ret.y*(s1.y-l1.y)+ret.z*(s1.z-l1.z))/</w:t>
      </w:r>
    </w:p>
    <w:p w:rsidR="005F1F37" w:rsidRPr="000665B4" w:rsidRDefault="005F1F37" w:rsidP="005F1F37">
      <w:pPr>
        <w:pStyle w:val="ad"/>
        <w:rPr>
          <w:rFonts w:hAnsi="宋体" w:cs="宋体"/>
        </w:rPr>
      </w:pPr>
      <w:r w:rsidRPr="000665B4">
        <w:rPr>
          <w:rFonts w:hAnsi="宋体" w:cs="宋体" w:hint="eastAsia"/>
        </w:rPr>
        <w:t xml:space="preserve">              (ret.x*(l2.x-l1.x)+ret.y*(l2.y-l1.y)+ret.z*(l2.z-l1.z));</w:t>
      </w:r>
    </w:p>
    <w:p w:rsidR="005F1F37" w:rsidRPr="000665B4" w:rsidRDefault="005F1F37" w:rsidP="005F1F37">
      <w:pPr>
        <w:pStyle w:val="ad"/>
        <w:rPr>
          <w:rFonts w:hAnsi="宋体" w:cs="宋体"/>
        </w:rPr>
      </w:pPr>
      <w:r w:rsidRPr="000665B4">
        <w:rPr>
          <w:rFonts w:hAnsi="宋体" w:cs="宋体" w:hint="eastAsia"/>
        </w:rPr>
        <w:t xml:space="preserve">       ret.x=l1.x+(l2.x-l1.x)*t;</w:t>
      </w:r>
    </w:p>
    <w:p w:rsidR="005F1F37" w:rsidRPr="000665B4" w:rsidRDefault="005F1F37" w:rsidP="005F1F37">
      <w:pPr>
        <w:pStyle w:val="ad"/>
        <w:rPr>
          <w:rFonts w:hAnsi="宋体" w:cs="宋体"/>
        </w:rPr>
      </w:pPr>
      <w:r w:rsidRPr="000665B4">
        <w:rPr>
          <w:rFonts w:hAnsi="宋体" w:cs="宋体" w:hint="eastAsia"/>
        </w:rPr>
        <w:t xml:space="preserve">       ret.y=l1.y+(l2.y-l1.y)*t;</w:t>
      </w:r>
    </w:p>
    <w:p w:rsidR="005F1F37" w:rsidRPr="000665B4" w:rsidRDefault="005F1F37" w:rsidP="005F1F37">
      <w:pPr>
        <w:pStyle w:val="ad"/>
        <w:rPr>
          <w:rFonts w:hAnsi="宋体" w:cs="宋体"/>
          <w:lang w:val="pt-BR"/>
        </w:rPr>
      </w:pPr>
      <w:r w:rsidRPr="000665B4">
        <w:rPr>
          <w:rFonts w:hAnsi="宋体" w:cs="宋体" w:hint="eastAsia"/>
          <w:lang w:val="pt-BR"/>
        </w:rPr>
        <w:t xml:space="preserve">       ret.z=l1.z+(l2.z-l1.z)*t;</w:t>
      </w:r>
    </w:p>
    <w:p w:rsidR="005F1F37" w:rsidRPr="000665B4" w:rsidRDefault="005F1F37" w:rsidP="005F1F37">
      <w:pPr>
        <w:pStyle w:val="ad"/>
        <w:rPr>
          <w:rFonts w:hAnsi="宋体" w:cs="宋体"/>
          <w:lang w:val="pt-BR"/>
        </w:rPr>
      </w:pPr>
      <w:r w:rsidRPr="000665B4">
        <w:rPr>
          <w:rFonts w:hAnsi="宋体" w:cs="宋体" w:hint="eastAsia"/>
          <w:lang w:val="pt-BR"/>
        </w:rPr>
        <w:t xml:space="preserve">       return ret;</w:t>
      </w:r>
    </w:p>
    <w:p w:rsidR="005F1F37" w:rsidRPr="000665B4" w:rsidRDefault="005F1F37" w:rsidP="005F1F37">
      <w:pPr>
        <w:pStyle w:val="ad"/>
        <w:rPr>
          <w:rFonts w:hAnsi="宋体" w:cs="宋体"/>
          <w:lang w:val="pt-BR"/>
        </w:rPr>
      </w:pPr>
      <w:r w:rsidRPr="000665B4">
        <w:rPr>
          <w:rFonts w:hAnsi="宋体" w:cs="宋体" w:hint="eastAsia"/>
          <w:lang w:val="pt-BR"/>
        </w:rPr>
        <w:t>}</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计算两平面交线</w:t>
      </w:r>
      <w:r w:rsidRPr="000665B4">
        <w:rPr>
          <w:rFonts w:hAnsi="宋体" w:cs="宋体" w:hint="eastAsia"/>
          <w:lang w:val="pt-BR"/>
        </w:rPr>
        <w:t>,</w:t>
      </w:r>
      <w:r w:rsidRPr="000665B4">
        <w:rPr>
          <w:rFonts w:hAnsi="宋体" w:cs="宋体" w:hint="eastAsia"/>
        </w:rPr>
        <w:t>注意事先判断是否平行</w:t>
      </w:r>
      <w:r w:rsidRPr="000665B4">
        <w:rPr>
          <w:rFonts w:hAnsi="宋体" w:cs="宋体" w:hint="eastAsia"/>
          <w:lang w:val="pt-BR"/>
        </w:rPr>
        <w:t>,</w:t>
      </w:r>
      <w:r w:rsidRPr="000665B4">
        <w:rPr>
          <w:rFonts w:hAnsi="宋体" w:cs="宋体" w:hint="eastAsia"/>
        </w:rPr>
        <w:t>并保证三点不共线</w:t>
      </w:r>
      <w:r w:rsidRPr="000665B4">
        <w:rPr>
          <w:rFonts w:hAnsi="宋体" w:cs="宋体" w:hint="eastAsia"/>
          <w:lang w:val="pt-BR"/>
        </w:rPr>
        <w:t>!</w:t>
      </w:r>
    </w:p>
    <w:p w:rsidR="005F1F37" w:rsidRPr="000665B4" w:rsidRDefault="005F1F37" w:rsidP="005F1F37">
      <w:pPr>
        <w:pStyle w:val="ad"/>
        <w:rPr>
          <w:rFonts w:hAnsi="宋体" w:cs="宋体"/>
          <w:lang w:val="pt-BR"/>
        </w:rPr>
      </w:pPr>
      <w:r w:rsidRPr="000665B4">
        <w:rPr>
          <w:rFonts w:hAnsi="宋体" w:cs="宋体" w:hint="eastAsia"/>
          <w:lang w:val="pt-BR"/>
        </w:rPr>
        <w:t>line3 intersection(plane3 u,plane3 v){</w:t>
      </w:r>
    </w:p>
    <w:p w:rsidR="005F1F37" w:rsidRPr="000665B4" w:rsidRDefault="005F1F37" w:rsidP="005F1F37">
      <w:pPr>
        <w:pStyle w:val="ad"/>
        <w:rPr>
          <w:rFonts w:hAnsi="宋体" w:cs="宋体"/>
          <w:lang w:val="pt-BR"/>
        </w:rPr>
      </w:pPr>
      <w:r w:rsidRPr="000665B4">
        <w:rPr>
          <w:rFonts w:hAnsi="宋体" w:cs="宋体" w:hint="eastAsia"/>
          <w:lang w:val="pt-BR"/>
        </w:rPr>
        <w:t xml:space="preserve">       line3 ret;</w:t>
      </w:r>
    </w:p>
    <w:p w:rsidR="005F1F37" w:rsidRPr="000665B4" w:rsidRDefault="005F1F37" w:rsidP="005F1F37">
      <w:pPr>
        <w:pStyle w:val="ad"/>
        <w:rPr>
          <w:rFonts w:hAnsi="宋体" w:cs="宋体"/>
          <w:lang w:val="pt-BR"/>
        </w:rPr>
      </w:pPr>
      <w:r w:rsidRPr="000665B4">
        <w:rPr>
          <w:rFonts w:hAnsi="宋体" w:cs="宋体" w:hint="eastAsia"/>
          <w:lang w:val="pt-BR"/>
        </w:rPr>
        <w:t xml:space="preserve">       ret.a=parallel(v.a,v.b,u.a,u.b,u.c)?intersection(v.b,v.c,u.a,u.b,u.c):intersection(v.a,v.b,u.a,u.b,u.c);</w:t>
      </w:r>
    </w:p>
    <w:p w:rsidR="005F1F37" w:rsidRPr="000665B4" w:rsidRDefault="005F1F37" w:rsidP="005F1F37">
      <w:pPr>
        <w:pStyle w:val="ad"/>
        <w:rPr>
          <w:rFonts w:hAnsi="宋体" w:cs="宋体"/>
          <w:lang w:val="pt-BR"/>
        </w:rPr>
      </w:pPr>
      <w:r w:rsidRPr="000665B4">
        <w:rPr>
          <w:rFonts w:hAnsi="宋体" w:cs="宋体" w:hint="eastAsia"/>
          <w:lang w:val="pt-BR"/>
        </w:rPr>
        <w:t xml:space="preserve">       ret.b=parallel(v.c,v.a,u.a,u.b,u.c)?intersection(v.b,v.c,u.a,u.b,u.c):intersection(v.c,v.a,u.a,u.b,u.c);</w:t>
      </w:r>
    </w:p>
    <w:p w:rsidR="005F1F37" w:rsidRPr="000665B4" w:rsidRDefault="005F1F37" w:rsidP="005F1F37">
      <w:pPr>
        <w:pStyle w:val="ad"/>
        <w:rPr>
          <w:rFonts w:hAnsi="宋体" w:cs="宋体"/>
        </w:rPr>
      </w:pPr>
      <w:r w:rsidRPr="000665B4">
        <w:rPr>
          <w:rFonts w:hAnsi="宋体" w:cs="宋体" w:hint="eastAsia"/>
          <w:lang w:val="pt-BR"/>
        </w:rPr>
        <w:t xml:space="preserve">       </w:t>
      </w:r>
      <w:r w:rsidRPr="000665B4">
        <w:rPr>
          <w:rFonts w:hAnsi="宋体" w:cs="宋体" w:hint="eastAsia"/>
        </w:rPr>
        <w:t>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line3 intersection(point3 u1,point3 u2,point3 u3,point3 v1,point3 v2,point3 v3){</w:t>
      </w:r>
    </w:p>
    <w:p w:rsidR="005F1F37" w:rsidRPr="000665B4" w:rsidRDefault="005F1F37" w:rsidP="005F1F37">
      <w:pPr>
        <w:pStyle w:val="ad"/>
        <w:rPr>
          <w:rFonts w:hAnsi="宋体" w:cs="宋体"/>
        </w:rPr>
      </w:pPr>
      <w:r w:rsidRPr="000665B4">
        <w:rPr>
          <w:rFonts w:hAnsi="宋体" w:cs="宋体" w:hint="eastAsia"/>
        </w:rPr>
        <w:t xml:space="preserve">       line3 ret;</w:t>
      </w:r>
    </w:p>
    <w:p w:rsidR="005F1F37" w:rsidRPr="000665B4" w:rsidRDefault="005F1F37" w:rsidP="005F1F37">
      <w:pPr>
        <w:pStyle w:val="ad"/>
        <w:rPr>
          <w:rFonts w:hAnsi="宋体" w:cs="宋体"/>
        </w:rPr>
      </w:pPr>
      <w:r w:rsidRPr="000665B4">
        <w:rPr>
          <w:rFonts w:hAnsi="宋体" w:cs="宋体" w:hint="eastAsia"/>
        </w:rPr>
        <w:t xml:space="preserve">       ret.a=parallel(v1,v2,u1,u2,u3)?intersection(v2,v3,u1,u2,u3):intersection(v1,v2,u1,u2,u3);</w:t>
      </w:r>
    </w:p>
    <w:p w:rsidR="005F1F37" w:rsidRPr="000665B4" w:rsidRDefault="005F1F37" w:rsidP="005F1F37">
      <w:pPr>
        <w:pStyle w:val="ad"/>
        <w:rPr>
          <w:rFonts w:hAnsi="宋体" w:cs="宋体"/>
        </w:rPr>
      </w:pPr>
      <w:r w:rsidRPr="000665B4">
        <w:rPr>
          <w:rFonts w:hAnsi="宋体" w:cs="宋体" w:hint="eastAsia"/>
        </w:rPr>
        <w:t xml:space="preserve">       ret.b=parallel(v3,v1,u1,u2,u3)?intersection(v2,v3,u1,u2,u3):intersection(v3,v1,u1,u2,u3);</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//点到直线距离</w:t>
      </w:r>
    </w:p>
    <w:p w:rsidR="005F1F37" w:rsidRPr="000665B4" w:rsidRDefault="005F1F37" w:rsidP="005F1F37">
      <w:pPr>
        <w:pStyle w:val="ad"/>
        <w:rPr>
          <w:rFonts w:hAnsi="宋体" w:cs="宋体"/>
        </w:rPr>
      </w:pPr>
      <w:r w:rsidRPr="000665B4">
        <w:rPr>
          <w:rFonts w:hAnsi="宋体" w:cs="宋体" w:hint="eastAsia"/>
        </w:rPr>
        <w:t>double ptoline(point3 p,line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return vlen(xmult(subt(p,l.a),subt(l.b,l.a)))/distance(l.a,l.b);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ptoline(point3 p,point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2){</w:t>
      </w:r>
    </w:p>
    <w:p w:rsidR="005F1F37" w:rsidRPr="000665B4" w:rsidRDefault="005F1F37" w:rsidP="005F1F37">
      <w:pPr>
        <w:pStyle w:val="ad"/>
        <w:rPr>
          <w:rFonts w:hAnsi="宋体" w:cs="宋体"/>
        </w:rPr>
      </w:pPr>
      <w:r w:rsidRPr="000665B4">
        <w:rPr>
          <w:rFonts w:hAnsi="宋体" w:cs="宋体" w:hint="eastAsia"/>
        </w:rPr>
        <w:t xml:space="preserve">       return vlen(xmult(subt(p,l1),subt(l2,l1)))/distance(l1,l2);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lastRenderedPageBreak/>
        <w:t>//点到平面距离</w:t>
      </w:r>
    </w:p>
    <w:p w:rsidR="005F1F37" w:rsidRPr="000665B4" w:rsidRDefault="005F1F37" w:rsidP="005F1F37">
      <w:pPr>
        <w:pStyle w:val="ad"/>
        <w:rPr>
          <w:rFonts w:hAnsi="宋体" w:cs="宋体"/>
        </w:rPr>
      </w:pPr>
      <w:r w:rsidRPr="000665B4">
        <w:rPr>
          <w:rFonts w:hAnsi="宋体" w:cs="宋体" w:hint="eastAsia"/>
        </w:rPr>
        <w:t>double ptoplane(point3 p,plane3 s){</w:t>
      </w:r>
    </w:p>
    <w:p w:rsidR="005F1F37" w:rsidRPr="000665B4" w:rsidRDefault="005F1F37" w:rsidP="005F1F37">
      <w:pPr>
        <w:pStyle w:val="ad"/>
        <w:rPr>
          <w:rFonts w:hAnsi="宋体" w:cs="宋体"/>
        </w:rPr>
      </w:pPr>
      <w:r w:rsidRPr="000665B4">
        <w:rPr>
          <w:rFonts w:hAnsi="宋体" w:cs="宋体" w:hint="eastAsia"/>
        </w:rPr>
        <w:t xml:space="preserve">       return fabs(dmult(pvec(s),subt(p,s.a)))/vlen(pvec(s));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ptoplane(point3 p,point3 s1,point3 s2,point3 s3){</w:t>
      </w:r>
    </w:p>
    <w:p w:rsidR="005F1F37" w:rsidRPr="000665B4" w:rsidRDefault="005F1F37" w:rsidP="005F1F37">
      <w:pPr>
        <w:pStyle w:val="ad"/>
        <w:rPr>
          <w:rFonts w:hAnsi="宋体" w:cs="宋体"/>
        </w:rPr>
      </w:pPr>
      <w:r w:rsidRPr="000665B4">
        <w:rPr>
          <w:rFonts w:hAnsi="宋体" w:cs="宋体" w:hint="eastAsia"/>
        </w:rPr>
        <w:t xml:space="preserve">       return fabs(dmult(pvec(s1,s2,s3),subt(p,s1)))/vlen(pvec(s1,s2,s3));</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//直线到直线距离</w:t>
      </w:r>
    </w:p>
    <w:p w:rsidR="005F1F37" w:rsidRPr="000665B4" w:rsidRDefault="005F1F37" w:rsidP="005F1F37">
      <w:pPr>
        <w:pStyle w:val="ad"/>
        <w:rPr>
          <w:rFonts w:hAnsi="宋体" w:cs="宋体"/>
        </w:rPr>
      </w:pPr>
      <w:r w:rsidRPr="000665B4">
        <w:rPr>
          <w:rFonts w:hAnsi="宋体" w:cs="宋体" w:hint="eastAsia"/>
        </w:rPr>
        <w:t>double linetoline(line3 u,line3 v){</w:t>
      </w:r>
    </w:p>
    <w:p w:rsidR="005F1F37" w:rsidRPr="000665B4" w:rsidRDefault="005F1F37" w:rsidP="005F1F37">
      <w:pPr>
        <w:pStyle w:val="ad"/>
        <w:rPr>
          <w:rFonts w:hAnsi="宋体" w:cs="宋体"/>
        </w:rPr>
      </w:pPr>
      <w:r w:rsidRPr="000665B4">
        <w:rPr>
          <w:rFonts w:hAnsi="宋体" w:cs="宋体" w:hint="eastAsia"/>
        </w:rPr>
        <w:t xml:space="preserve">       point3 n=xmult(subt(u.a,u.b),subt(v.a,v.b));</w:t>
      </w:r>
    </w:p>
    <w:p w:rsidR="005F1F37" w:rsidRPr="000665B4" w:rsidRDefault="005F1F37" w:rsidP="005F1F37">
      <w:pPr>
        <w:pStyle w:val="ad"/>
        <w:rPr>
          <w:rFonts w:hAnsi="宋体" w:cs="宋体"/>
        </w:rPr>
      </w:pPr>
      <w:r w:rsidRPr="000665B4">
        <w:rPr>
          <w:rFonts w:hAnsi="宋体" w:cs="宋体" w:hint="eastAsia"/>
        </w:rPr>
        <w:t xml:space="preserve">       return fabs(dmult(subt(u.a,v.a),n))/vlen(n);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linetoline(point3 u1,point3 u2,point3 v1,point3 v2){</w:t>
      </w:r>
    </w:p>
    <w:p w:rsidR="005F1F37" w:rsidRPr="000665B4" w:rsidRDefault="005F1F37" w:rsidP="005F1F37">
      <w:pPr>
        <w:pStyle w:val="ad"/>
        <w:rPr>
          <w:rFonts w:hAnsi="宋体" w:cs="宋体"/>
        </w:rPr>
      </w:pPr>
      <w:r w:rsidRPr="000665B4">
        <w:rPr>
          <w:rFonts w:hAnsi="宋体" w:cs="宋体" w:hint="eastAsia"/>
        </w:rPr>
        <w:t xml:space="preserve">       point3 n=xmult(subt(u1,u2),subt(v1,v2));</w:t>
      </w:r>
    </w:p>
    <w:p w:rsidR="005F1F37" w:rsidRPr="000665B4" w:rsidRDefault="005F1F37" w:rsidP="005F1F37">
      <w:pPr>
        <w:pStyle w:val="ad"/>
        <w:rPr>
          <w:rFonts w:hAnsi="宋体" w:cs="宋体"/>
        </w:rPr>
      </w:pPr>
      <w:r w:rsidRPr="000665B4">
        <w:rPr>
          <w:rFonts w:hAnsi="宋体" w:cs="宋体" w:hint="eastAsia"/>
        </w:rPr>
        <w:t xml:space="preserve">       return fabs(dmult(subt(u1,v1),n))/vlen(n);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//两直线夹角cos值</w:t>
      </w:r>
    </w:p>
    <w:p w:rsidR="005F1F37" w:rsidRPr="000665B4" w:rsidRDefault="005F1F37" w:rsidP="005F1F37">
      <w:pPr>
        <w:pStyle w:val="ad"/>
        <w:rPr>
          <w:rFonts w:hAnsi="宋体" w:cs="宋体"/>
        </w:rPr>
      </w:pPr>
      <w:r w:rsidRPr="000665B4">
        <w:rPr>
          <w:rFonts w:hAnsi="宋体" w:cs="宋体" w:hint="eastAsia"/>
        </w:rPr>
        <w:t>double angle_cos(line3 u,line3 v){</w:t>
      </w:r>
    </w:p>
    <w:p w:rsidR="005F1F37" w:rsidRPr="000665B4" w:rsidRDefault="005F1F37" w:rsidP="005F1F37">
      <w:pPr>
        <w:pStyle w:val="ad"/>
        <w:rPr>
          <w:rFonts w:hAnsi="宋体" w:cs="宋体"/>
        </w:rPr>
      </w:pPr>
      <w:r w:rsidRPr="000665B4">
        <w:rPr>
          <w:rFonts w:hAnsi="宋体" w:cs="宋体" w:hint="eastAsia"/>
        </w:rPr>
        <w:t xml:space="preserve">       return dmult(subt(u.a,u.b),subt(v.a,v.b))/vlen(subt(u.a,u.b))/vlen(subt(v.a,v.b));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angle_cos(point3 u1,point3 u2,point3 v1,point3 v2){</w:t>
      </w:r>
    </w:p>
    <w:p w:rsidR="005F1F37" w:rsidRPr="000665B4" w:rsidRDefault="005F1F37" w:rsidP="005F1F37">
      <w:pPr>
        <w:pStyle w:val="ad"/>
        <w:rPr>
          <w:rFonts w:hAnsi="宋体" w:cs="宋体"/>
        </w:rPr>
      </w:pPr>
      <w:r w:rsidRPr="000665B4">
        <w:rPr>
          <w:rFonts w:hAnsi="宋体" w:cs="宋体" w:hint="eastAsia"/>
        </w:rPr>
        <w:t xml:space="preserve">       return dmult(subt(u1,u2),subt(v1,v2))/vlen(subt(u1,u2))/vlen(subt(v1,v2));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//两平面夹角cos值</w:t>
      </w:r>
    </w:p>
    <w:p w:rsidR="005F1F37" w:rsidRPr="000665B4" w:rsidRDefault="005F1F37" w:rsidP="005F1F37">
      <w:pPr>
        <w:pStyle w:val="ad"/>
        <w:rPr>
          <w:rFonts w:hAnsi="宋体" w:cs="宋体"/>
        </w:rPr>
      </w:pPr>
      <w:r w:rsidRPr="000665B4">
        <w:rPr>
          <w:rFonts w:hAnsi="宋体" w:cs="宋体" w:hint="eastAsia"/>
        </w:rPr>
        <w:t>double angle_cos(plane3 u,plane3 v){</w:t>
      </w:r>
    </w:p>
    <w:p w:rsidR="005F1F37" w:rsidRPr="000665B4" w:rsidRDefault="005F1F37" w:rsidP="005F1F37">
      <w:pPr>
        <w:pStyle w:val="ad"/>
        <w:rPr>
          <w:rFonts w:hAnsi="宋体" w:cs="宋体"/>
        </w:rPr>
      </w:pPr>
      <w:r w:rsidRPr="000665B4">
        <w:rPr>
          <w:rFonts w:hAnsi="宋体" w:cs="宋体" w:hint="eastAsia"/>
        </w:rPr>
        <w:t xml:space="preserve">       return dmult(pvec(u),pvec(v))/vlen(pvec(u))/vlen(pvec(v));</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angle_cos(point3 u1,point3 u2,point3 u3,point3 v1,point3 v2,point3 v3){</w:t>
      </w:r>
    </w:p>
    <w:p w:rsidR="005F1F37" w:rsidRPr="000665B4" w:rsidRDefault="005F1F37" w:rsidP="005F1F37">
      <w:pPr>
        <w:pStyle w:val="ad"/>
        <w:rPr>
          <w:rFonts w:hAnsi="宋体" w:cs="宋体"/>
        </w:rPr>
      </w:pPr>
      <w:r w:rsidRPr="000665B4">
        <w:rPr>
          <w:rFonts w:hAnsi="宋体" w:cs="宋体" w:hint="eastAsia"/>
        </w:rPr>
        <w:t xml:space="preserve">       return dmult(pvec(u1,u2,u3),pvec(v1,v2,v3))/vlen(pvec(u1,u2,u3))/vlen(pvec(v1,v2,v3));</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//直线平面夹角sin值</w:t>
      </w:r>
    </w:p>
    <w:p w:rsidR="005F1F37" w:rsidRPr="000665B4" w:rsidRDefault="005F1F37" w:rsidP="005F1F37">
      <w:pPr>
        <w:pStyle w:val="ad"/>
        <w:rPr>
          <w:rFonts w:hAnsi="宋体" w:cs="宋体"/>
        </w:rPr>
      </w:pPr>
      <w:r w:rsidRPr="000665B4">
        <w:rPr>
          <w:rFonts w:hAnsi="宋体" w:cs="宋体" w:hint="eastAsia"/>
        </w:rPr>
        <w:t>double angle_sin(line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,plane3 s){</w:t>
      </w:r>
    </w:p>
    <w:p w:rsidR="005F1F37" w:rsidRPr="000665B4" w:rsidRDefault="005F1F37" w:rsidP="005F1F37">
      <w:pPr>
        <w:pStyle w:val="ad"/>
        <w:rPr>
          <w:rFonts w:hAnsi="宋体" w:cs="宋体"/>
        </w:rPr>
      </w:pPr>
      <w:r w:rsidRPr="000665B4">
        <w:rPr>
          <w:rFonts w:hAnsi="宋体" w:cs="宋体" w:hint="eastAsia"/>
        </w:rPr>
        <w:t xml:space="preserve">       return dmult(subt(l.a,l.b),pvec(s))/vlen(subt(l.a,l.b))/vlen(pvec(s));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angle_sin(point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0665B4">
          <w:rPr>
            <w:rFonts w:hAnsi="宋体" w:cs="宋体" w:hint="eastAsia"/>
          </w:rPr>
          <w:t>3 l</w:t>
        </w:r>
      </w:smartTag>
      <w:r w:rsidRPr="000665B4">
        <w:rPr>
          <w:rFonts w:hAnsi="宋体" w:cs="宋体" w:hint="eastAsia"/>
        </w:rPr>
        <w:t>2,point3 s1,point3 s2,point3 s3){</w:t>
      </w:r>
    </w:p>
    <w:p w:rsidR="005F1F37" w:rsidRPr="000665B4" w:rsidRDefault="005F1F37" w:rsidP="005F1F37">
      <w:pPr>
        <w:pStyle w:val="ad"/>
        <w:rPr>
          <w:rFonts w:hAnsi="宋体" w:cs="宋体"/>
        </w:rPr>
      </w:pPr>
      <w:r w:rsidRPr="000665B4">
        <w:rPr>
          <w:rFonts w:hAnsi="宋体" w:cs="宋体" w:hint="eastAsia"/>
        </w:rPr>
        <w:t xml:space="preserve">       return dmult(subt(l1,l2),pvec(s1,s2,s3))/vlen(subt(l1,l2))/vlen(pvec(s1,s2,s3));</w:t>
      </w:r>
    </w:p>
    <w:p w:rsidR="005F1F37" w:rsidRPr="000665B4" w:rsidRDefault="005F1F37" w:rsidP="005F1F37">
      <w:pPr>
        <w:pStyle w:val="ad"/>
        <w:rPr>
          <w:rFonts w:hAnsi="宋体" w:cs="宋体"/>
        </w:rPr>
      </w:pPr>
      <w:r w:rsidRPr="000665B4">
        <w:rPr>
          <w:rFonts w:hAnsi="宋体" w:cs="宋体" w:hint="eastAsia"/>
        </w:rPr>
        <w:lastRenderedPageBreak/>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1.10  凸包</w:t>
      </w:r>
    </w:p>
    <w:p w:rsidR="005F1F37" w:rsidRPr="000665B4" w:rsidRDefault="005F1F37" w:rsidP="005F1F37">
      <w:pPr>
        <w:pStyle w:val="ad"/>
        <w:rPr>
          <w:rFonts w:hAnsi="宋体" w:cs="宋体"/>
        </w:rPr>
      </w:pPr>
      <w:r w:rsidRPr="000665B4">
        <w:rPr>
          <w:rFonts w:hAnsi="宋体" w:cs="宋体" w:hint="eastAsia"/>
        </w:rPr>
        <w:t>#include &lt;stdlib.h&gt;</w:t>
      </w:r>
    </w:p>
    <w:p w:rsidR="005F1F37" w:rsidRPr="000665B4" w:rsidRDefault="005F1F37" w:rsidP="005F1F37">
      <w:pPr>
        <w:pStyle w:val="ad"/>
        <w:rPr>
          <w:rFonts w:hAnsi="宋体" w:cs="宋体"/>
          <w:lang w:val="pt-BR"/>
        </w:rPr>
      </w:pPr>
      <w:r w:rsidRPr="000665B4">
        <w:rPr>
          <w:rFonts w:hAnsi="宋体" w:cs="宋体" w:hint="eastAsia"/>
          <w:lang w:val="pt-BR"/>
        </w:rPr>
        <w:t>#define eps 1e-8</w:t>
      </w:r>
    </w:p>
    <w:p w:rsidR="005F1F37" w:rsidRPr="000665B4" w:rsidRDefault="005F1F37" w:rsidP="005F1F37">
      <w:pPr>
        <w:pStyle w:val="ad"/>
        <w:rPr>
          <w:rFonts w:hAnsi="宋体" w:cs="宋体"/>
          <w:lang w:val="pt-BR"/>
        </w:rPr>
      </w:pPr>
      <w:r w:rsidRPr="000665B4">
        <w:rPr>
          <w:rFonts w:hAnsi="宋体" w:cs="宋体" w:hint="eastAsia"/>
          <w:lang w:val="pt-BR"/>
        </w:rPr>
        <w:t>#define zero(x) (((x)&gt;0?(x):-(x))&lt;eps)</w:t>
      </w:r>
    </w:p>
    <w:p w:rsidR="005F1F37" w:rsidRPr="000665B4" w:rsidRDefault="005F1F37" w:rsidP="005F1F37">
      <w:pPr>
        <w:pStyle w:val="ad"/>
        <w:rPr>
          <w:rFonts w:hAnsi="宋体" w:cs="宋体"/>
        </w:rPr>
      </w:pPr>
      <w:r w:rsidRPr="000665B4">
        <w:rPr>
          <w:rFonts w:hAnsi="宋体" w:cs="宋体" w:hint="eastAsia"/>
        </w:rPr>
        <w:t>struct point{double x,y;};</w:t>
      </w:r>
    </w:p>
    <w:p w:rsidR="005F1F37" w:rsidRPr="000665B4" w:rsidRDefault="005F1F37" w:rsidP="005F1F37">
      <w:pPr>
        <w:pStyle w:val="ad"/>
        <w:rPr>
          <w:rFonts w:hAnsi="宋体" w:cs="宋体"/>
        </w:rPr>
      </w:pPr>
      <w:r w:rsidRPr="000665B4">
        <w:rPr>
          <w:rFonts w:hAnsi="宋体" w:cs="宋体" w:hint="eastAsia"/>
        </w:rPr>
        <w:t>//计算cross product (P1-P0)x(P2-P0)</w:t>
      </w:r>
    </w:p>
    <w:p w:rsidR="005F1F37" w:rsidRPr="000665B4" w:rsidRDefault="005F1F37" w:rsidP="005F1F37">
      <w:pPr>
        <w:pStyle w:val="ad"/>
        <w:rPr>
          <w:rFonts w:hAnsi="宋体" w:cs="宋体"/>
        </w:rPr>
      </w:pPr>
      <w:r w:rsidRPr="000665B4">
        <w:rPr>
          <w:rFonts w:hAnsi="宋体" w:cs="宋体" w:hint="eastAsia"/>
        </w:rPr>
        <w:t>double xmult(point p1,point p2,point p0){</w:t>
      </w:r>
    </w:p>
    <w:p w:rsidR="005F1F37" w:rsidRPr="000665B4" w:rsidRDefault="005F1F37" w:rsidP="005F1F37">
      <w:pPr>
        <w:pStyle w:val="ad"/>
        <w:rPr>
          <w:rFonts w:hAnsi="宋体" w:cs="宋体"/>
        </w:rPr>
      </w:pPr>
      <w:r w:rsidRPr="000665B4">
        <w:rPr>
          <w:rFonts w:hAnsi="宋体" w:cs="宋体" w:hint="eastAsia"/>
        </w:rPr>
        <w:t xml:space="preserve">       return (p1.x-p0.x)*(p2.y-p0.y)-(p2.x-p0.x)*(p1.y-p0.y);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//graham算法顺时针构造包含所有共线点的凸包,O(nlogn)</w:t>
      </w:r>
    </w:p>
    <w:p w:rsidR="005F1F37" w:rsidRPr="000665B4" w:rsidRDefault="005F1F37" w:rsidP="005F1F37">
      <w:pPr>
        <w:pStyle w:val="ad"/>
        <w:rPr>
          <w:rFonts w:hAnsi="宋体" w:cs="宋体"/>
        </w:rPr>
      </w:pPr>
      <w:r w:rsidRPr="000665B4">
        <w:rPr>
          <w:rFonts w:hAnsi="宋体" w:cs="宋体" w:hint="eastAsia"/>
        </w:rPr>
        <w:t>point p1,p2;</w:t>
      </w:r>
    </w:p>
    <w:p w:rsidR="005F1F37" w:rsidRPr="000665B4" w:rsidRDefault="005F1F37" w:rsidP="005F1F37">
      <w:pPr>
        <w:pStyle w:val="ad"/>
        <w:rPr>
          <w:rFonts w:hAnsi="宋体" w:cs="宋体"/>
        </w:rPr>
      </w:pPr>
      <w:r w:rsidRPr="000665B4">
        <w:rPr>
          <w:rFonts w:hAnsi="宋体" w:cs="宋体" w:hint="eastAsia"/>
        </w:rPr>
        <w:t>int graham_cp(const void* a,const void* b){</w:t>
      </w:r>
    </w:p>
    <w:p w:rsidR="005F1F37" w:rsidRPr="000665B4" w:rsidRDefault="005F1F37" w:rsidP="005F1F37">
      <w:pPr>
        <w:pStyle w:val="ad"/>
        <w:rPr>
          <w:rFonts w:hAnsi="宋体" w:cs="宋体"/>
        </w:rPr>
      </w:pPr>
      <w:r w:rsidRPr="000665B4">
        <w:rPr>
          <w:rFonts w:hAnsi="宋体" w:cs="宋体" w:hint="eastAsia"/>
        </w:rPr>
        <w:t xml:space="preserve">       double ret=xmult(*((point*)a),*((point*)b),p1);</w:t>
      </w:r>
    </w:p>
    <w:p w:rsidR="005F1F37" w:rsidRPr="000665B4" w:rsidRDefault="005F1F37" w:rsidP="005F1F37">
      <w:pPr>
        <w:pStyle w:val="ad"/>
        <w:rPr>
          <w:rFonts w:hAnsi="宋体" w:cs="宋体"/>
        </w:rPr>
      </w:pPr>
      <w:r w:rsidRPr="000665B4">
        <w:rPr>
          <w:rFonts w:hAnsi="宋体" w:cs="宋体" w:hint="eastAsia"/>
        </w:rPr>
        <w:t xml:space="preserve">       return zero(ret)?(xmult(*((point*)a),*((point*)b),p2)&gt;0?1:-1):(ret&gt;0?1:-1);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void _graham(int n,point* p,int&amp; s,point* ch){</w:t>
      </w:r>
    </w:p>
    <w:p w:rsidR="005F1F37" w:rsidRPr="000665B4" w:rsidRDefault="005F1F37" w:rsidP="005F1F37">
      <w:pPr>
        <w:pStyle w:val="ad"/>
        <w:rPr>
          <w:rFonts w:hAnsi="宋体" w:cs="宋体"/>
        </w:rPr>
      </w:pPr>
      <w:r w:rsidRPr="000665B4">
        <w:rPr>
          <w:rFonts w:hAnsi="宋体" w:cs="宋体" w:hint="eastAsia"/>
        </w:rPr>
        <w:t xml:space="preserve">       int i,k=0;</w:t>
      </w:r>
    </w:p>
    <w:p w:rsidR="005F1F37" w:rsidRPr="000665B4" w:rsidRDefault="005F1F37" w:rsidP="005F1F37">
      <w:pPr>
        <w:pStyle w:val="ad"/>
        <w:rPr>
          <w:rFonts w:hAnsi="宋体" w:cs="宋体"/>
        </w:rPr>
      </w:pPr>
      <w:r w:rsidRPr="000665B4">
        <w:rPr>
          <w:rFonts w:hAnsi="宋体" w:cs="宋体" w:hint="eastAsia"/>
        </w:rPr>
        <w:t xml:space="preserve">       for (p1=p2=p[0],i=1;i&lt;n;p2.x+=p[i].x,p2.y+=p[i].y,i++)</w:t>
      </w:r>
    </w:p>
    <w:p w:rsidR="005F1F37" w:rsidRPr="000665B4" w:rsidRDefault="005F1F37" w:rsidP="005F1F37">
      <w:pPr>
        <w:pStyle w:val="ad"/>
        <w:rPr>
          <w:rFonts w:hAnsi="宋体" w:cs="宋体"/>
        </w:rPr>
      </w:pPr>
      <w:r w:rsidRPr="000665B4">
        <w:rPr>
          <w:rFonts w:hAnsi="宋体" w:cs="宋体" w:hint="eastAsia"/>
        </w:rPr>
        <w:t xml:space="preserve">              if (p1.y-p[i].y&gt;eps||(zero(p1.y-p[i].y)&amp;&amp;p1.x&gt;p[i].x))</w:t>
      </w:r>
    </w:p>
    <w:p w:rsidR="005F1F37" w:rsidRPr="000665B4" w:rsidRDefault="005F1F37" w:rsidP="005F1F37">
      <w:pPr>
        <w:pStyle w:val="ad"/>
        <w:rPr>
          <w:rFonts w:hAnsi="宋体" w:cs="宋体"/>
          <w:lang w:val="pt-BR"/>
        </w:rPr>
      </w:pPr>
      <w:r w:rsidRPr="000665B4">
        <w:rPr>
          <w:rFonts w:hAnsi="宋体" w:cs="宋体" w:hint="eastAsia"/>
          <w:lang w:val="pt-BR"/>
        </w:rPr>
        <w:t xml:space="preserve">                     p1=p[k=i];</w:t>
      </w:r>
    </w:p>
    <w:p w:rsidR="005F1F37" w:rsidRPr="000665B4" w:rsidRDefault="005F1F37" w:rsidP="005F1F37">
      <w:pPr>
        <w:pStyle w:val="ad"/>
        <w:rPr>
          <w:rFonts w:hAnsi="宋体" w:cs="宋体"/>
          <w:lang w:val="pt-BR"/>
        </w:rPr>
      </w:pPr>
      <w:r w:rsidRPr="000665B4">
        <w:rPr>
          <w:rFonts w:hAnsi="宋体" w:cs="宋体" w:hint="eastAsia"/>
          <w:lang w:val="pt-BR"/>
        </w:rPr>
        <w:t xml:space="preserve">       p2.x/=n,p2.y/=n;</w:t>
      </w:r>
    </w:p>
    <w:p w:rsidR="005F1F37" w:rsidRPr="000665B4" w:rsidRDefault="005F1F37" w:rsidP="005F1F37">
      <w:pPr>
        <w:pStyle w:val="ad"/>
        <w:rPr>
          <w:rFonts w:hAnsi="宋体" w:cs="宋体"/>
        </w:rPr>
      </w:pPr>
      <w:r w:rsidRPr="000665B4">
        <w:rPr>
          <w:rFonts w:hAnsi="宋体" w:cs="宋体" w:hint="eastAsia"/>
        </w:rPr>
        <w:t xml:space="preserve">       p[k]=p[0],p[0]=p1;</w:t>
      </w:r>
    </w:p>
    <w:p w:rsidR="005F1F37" w:rsidRPr="000665B4" w:rsidRDefault="005F1F37" w:rsidP="005F1F37">
      <w:pPr>
        <w:pStyle w:val="ad"/>
        <w:rPr>
          <w:rFonts w:hAnsi="宋体" w:cs="宋体"/>
        </w:rPr>
      </w:pPr>
      <w:r w:rsidRPr="000665B4">
        <w:rPr>
          <w:rFonts w:hAnsi="宋体" w:cs="宋体" w:hint="eastAsia"/>
        </w:rPr>
        <w:t xml:space="preserve">       qsort(p+1,n-1,sizeof(point),graham_cp);</w:t>
      </w:r>
    </w:p>
    <w:p w:rsidR="005F1F37" w:rsidRPr="000665B4" w:rsidRDefault="005F1F37" w:rsidP="005F1F37">
      <w:pPr>
        <w:pStyle w:val="ad"/>
        <w:rPr>
          <w:rFonts w:hAnsi="宋体" w:cs="宋体"/>
        </w:rPr>
      </w:pPr>
      <w:r w:rsidRPr="000665B4">
        <w:rPr>
          <w:rFonts w:hAnsi="宋体" w:cs="宋体" w:hint="eastAsia"/>
        </w:rPr>
        <w:t xml:space="preserve">       for (ch[0]=p[0],ch[1]=p[1],ch[2]=p[2],s=i=3;i&lt;n;ch[s++]=p[i++])</w:t>
      </w:r>
    </w:p>
    <w:p w:rsidR="005F1F37" w:rsidRPr="000665B4" w:rsidRDefault="005F1F37" w:rsidP="005F1F37">
      <w:pPr>
        <w:pStyle w:val="ad"/>
        <w:rPr>
          <w:rFonts w:hAnsi="宋体" w:cs="宋体"/>
        </w:rPr>
      </w:pPr>
      <w:r w:rsidRPr="000665B4">
        <w:rPr>
          <w:rFonts w:hAnsi="宋体" w:cs="宋体" w:hint="eastAsia"/>
        </w:rPr>
        <w:t xml:space="preserve">              for (;s&gt;2&amp;&amp;xmult(ch[s-2],p[i],ch[s-1])&lt;-eps;s--);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//构造凸包接口函数,传入原始点集大小n,点集p(p原有顺序被打乱!)</w:t>
      </w:r>
    </w:p>
    <w:p w:rsidR="005F1F37" w:rsidRPr="000665B4" w:rsidRDefault="005F1F37" w:rsidP="005F1F37">
      <w:pPr>
        <w:pStyle w:val="ad"/>
        <w:rPr>
          <w:rFonts w:hAnsi="宋体" w:cs="宋体"/>
        </w:rPr>
      </w:pPr>
      <w:r w:rsidRPr="000665B4">
        <w:rPr>
          <w:rFonts w:hAnsi="宋体" w:cs="宋体" w:hint="eastAsia"/>
        </w:rPr>
        <w:t>//返回凸包大小,凸包的点在convex中</w:t>
      </w:r>
    </w:p>
    <w:p w:rsidR="005F1F37" w:rsidRPr="000665B4" w:rsidRDefault="005F1F37" w:rsidP="005F1F37">
      <w:pPr>
        <w:pStyle w:val="ad"/>
        <w:rPr>
          <w:rFonts w:hAnsi="宋体" w:cs="宋体"/>
        </w:rPr>
      </w:pPr>
      <w:r w:rsidRPr="000665B4">
        <w:rPr>
          <w:rFonts w:hAnsi="宋体" w:cs="宋体" w:hint="eastAsia"/>
        </w:rPr>
        <w:t>//参数maxsize为1包含共线点,为0不包含共线点,缺省为1</w:t>
      </w:r>
    </w:p>
    <w:p w:rsidR="005F1F37" w:rsidRPr="000665B4" w:rsidRDefault="005F1F37" w:rsidP="005F1F37">
      <w:pPr>
        <w:pStyle w:val="ad"/>
        <w:rPr>
          <w:rFonts w:hAnsi="宋体" w:cs="宋体"/>
        </w:rPr>
      </w:pPr>
      <w:r w:rsidRPr="000665B4">
        <w:rPr>
          <w:rFonts w:hAnsi="宋体" w:cs="宋体" w:hint="eastAsia"/>
        </w:rPr>
        <w:t>//参数clockwise为1顺时针构造,为0逆时针构造,缺省为1</w:t>
      </w:r>
    </w:p>
    <w:p w:rsidR="005F1F37" w:rsidRPr="000665B4" w:rsidRDefault="005F1F37" w:rsidP="005F1F37">
      <w:pPr>
        <w:pStyle w:val="ad"/>
        <w:rPr>
          <w:rFonts w:hAnsi="宋体" w:cs="宋体"/>
        </w:rPr>
      </w:pPr>
      <w:r w:rsidRPr="000665B4">
        <w:rPr>
          <w:rFonts w:hAnsi="宋体" w:cs="宋体" w:hint="eastAsia"/>
        </w:rPr>
        <w:t>//在输入仅有若干共线点时算法不稳定,可能有此类情况请另行处理!</w:t>
      </w:r>
    </w:p>
    <w:p w:rsidR="005F1F37" w:rsidRPr="000665B4" w:rsidRDefault="005F1F37" w:rsidP="005F1F37">
      <w:pPr>
        <w:pStyle w:val="ad"/>
        <w:rPr>
          <w:rFonts w:hAnsi="宋体" w:cs="宋体"/>
        </w:rPr>
      </w:pPr>
      <w:r w:rsidRPr="000665B4">
        <w:rPr>
          <w:rFonts w:hAnsi="宋体" w:cs="宋体" w:hint="eastAsia"/>
        </w:rPr>
        <w:t>//不能去掉点集中重合的点</w:t>
      </w:r>
    </w:p>
    <w:p w:rsidR="005F1F37" w:rsidRPr="000665B4" w:rsidRDefault="005F1F37" w:rsidP="005F1F37">
      <w:pPr>
        <w:pStyle w:val="ad"/>
        <w:rPr>
          <w:rFonts w:hAnsi="宋体" w:cs="宋体"/>
        </w:rPr>
      </w:pPr>
      <w:r w:rsidRPr="000665B4">
        <w:rPr>
          <w:rFonts w:hAnsi="宋体" w:cs="宋体" w:hint="eastAsia"/>
        </w:rPr>
        <w:t>int graham(int n,point* p,point* convex,int maxsize=1,int dir=1){</w:t>
      </w:r>
    </w:p>
    <w:p w:rsidR="005F1F37" w:rsidRPr="000665B4" w:rsidRDefault="005F1F37" w:rsidP="005F1F37">
      <w:pPr>
        <w:pStyle w:val="ad"/>
        <w:rPr>
          <w:rFonts w:hAnsi="宋体" w:cs="宋体"/>
        </w:rPr>
      </w:pPr>
      <w:r w:rsidRPr="000665B4">
        <w:rPr>
          <w:rFonts w:hAnsi="宋体" w:cs="宋体" w:hint="eastAsia"/>
        </w:rPr>
        <w:t xml:space="preserve">       point* temp=new point[n];</w:t>
      </w:r>
    </w:p>
    <w:p w:rsidR="005F1F37" w:rsidRPr="000665B4" w:rsidRDefault="005F1F37" w:rsidP="005F1F37">
      <w:pPr>
        <w:pStyle w:val="ad"/>
        <w:rPr>
          <w:rFonts w:hAnsi="宋体" w:cs="宋体"/>
          <w:lang w:val="pt-BR"/>
        </w:rPr>
      </w:pPr>
      <w:r w:rsidRPr="000665B4">
        <w:rPr>
          <w:rFonts w:hAnsi="宋体" w:cs="宋体" w:hint="eastAsia"/>
          <w:lang w:val="pt-BR"/>
        </w:rPr>
        <w:t xml:space="preserve">       int s,i;</w:t>
      </w:r>
    </w:p>
    <w:p w:rsidR="005F1F37" w:rsidRPr="000665B4" w:rsidRDefault="005F1F37" w:rsidP="005F1F37">
      <w:pPr>
        <w:pStyle w:val="ad"/>
        <w:rPr>
          <w:rFonts w:hAnsi="宋体" w:cs="宋体"/>
          <w:lang w:val="pt-BR"/>
        </w:rPr>
      </w:pPr>
      <w:r w:rsidRPr="000665B4">
        <w:rPr>
          <w:rFonts w:hAnsi="宋体" w:cs="宋体" w:hint="eastAsia"/>
          <w:lang w:val="pt-BR"/>
        </w:rPr>
        <w:t xml:space="preserve">       _graham(n,p,s,temp);</w:t>
      </w:r>
    </w:p>
    <w:p w:rsidR="005F1F37" w:rsidRPr="000665B4" w:rsidRDefault="005F1F37" w:rsidP="005F1F37">
      <w:pPr>
        <w:pStyle w:val="ad"/>
        <w:rPr>
          <w:rFonts w:hAnsi="宋体" w:cs="宋体"/>
          <w:lang w:val="pt-BR"/>
        </w:rPr>
      </w:pPr>
      <w:r w:rsidRPr="000665B4">
        <w:rPr>
          <w:rFonts w:hAnsi="宋体" w:cs="宋体" w:hint="eastAsia"/>
          <w:lang w:val="pt-BR"/>
        </w:rPr>
        <w:t xml:space="preserve">       for (convex[0]=temp[0],n=1,i=(dir?1:(s-1));dir?(i&lt;s):i;i+=(dir?1:-1))</w:t>
      </w:r>
    </w:p>
    <w:p w:rsidR="005F1F37" w:rsidRPr="000665B4" w:rsidRDefault="005F1F37" w:rsidP="005F1F37">
      <w:pPr>
        <w:pStyle w:val="ad"/>
        <w:rPr>
          <w:rFonts w:hAnsi="宋体" w:cs="宋体"/>
        </w:rPr>
      </w:pPr>
      <w:r w:rsidRPr="000665B4">
        <w:rPr>
          <w:rFonts w:hAnsi="宋体" w:cs="宋体" w:hint="eastAsia"/>
        </w:rPr>
        <w:t xml:space="preserve">              if (maxsize||!zero(xmult(temp[i-1],temp[i],temp[(i+1)%s])))</w:t>
      </w:r>
    </w:p>
    <w:p w:rsidR="005F1F37" w:rsidRPr="000665B4" w:rsidRDefault="005F1F37" w:rsidP="005F1F37">
      <w:pPr>
        <w:pStyle w:val="ad"/>
        <w:rPr>
          <w:rFonts w:hAnsi="宋体" w:cs="宋体"/>
          <w:lang w:val="pt-BR"/>
        </w:rPr>
      </w:pPr>
      <w:r w:rsidRPr="000665B4">
        <w:rPr>
          <w:rFonts w:hAnsi="宋体" w:cs="宋体" w:hint="eastAsia"/>
          <w:lang w:val="pt-BR"/>
        </w:rPr>
        <w:t xml:space="preserve">                     convex[n++]=temp[i];</w:t>
      </w:r>
    </w:p>
    <w:p w:rsidR="005F1F37" w:rsidRPr="000665B4" w:rsidRDefault="005F1F37" w:rsidP="005F1F37">
      <w:pPr>
        <w:pStyle w:val="ad"/>
        <w:rPr>
          <w:rFonts w:hAnsi="宋体" w:cs="宋体"/>
          <w:lang w:val="pt-BR"/>
        </w:rPr>
      </w:pPr>
      <w:r w:rsidRPr="000665B4">
        <w:rPr>
          <w:rFonts w:hAnsi="宋体" w:cs="宋体" w:hint="eastAsia"/>
          <w:lang w:val="pt-BR"/>
        </w:rPr>
        <w:t xml:space="preserve">       delete []temp;</w:t>
      </w:r>
    </w:p>
    <w:p w:rsidR="005F1F37" w:rsidRPr="000665B4" w:rsidRDefault="005F1F37" w:rsidP="005F1F37">
      <w:pPr>
        <w:pStyle w:val="ad"/>
        <w:rPr>
          <w:rFonts w:hAnsi="宋体" w:cs="宋体"/>
        </w:rPr>
      </w:pPr>
      <w:r w:rsidRPr="000665B4">
        <w:rPr>
          <w:rFonts w:hAnsi="宋体" w:cs="宋体" w:hint="eastAsia"/>
          <w:lang w:val="pt-BR"/>
        </w:rPr>
        <w:lastRenderedPageBreak/>
        <w:t xml:space="preserve">       </w:t>
      </w:r>
      <w:r w:rsidRPr="000665B4">
        <w:rPr>
          <w:rFonts w:hAnsi="宋体" w:cs="宋体" w:hint="eastAsia"/>
        </w:rPr>
        <w:t>return 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1.11   网格</w:t>
      </w:r>
    </w:p>
    <w:p w:rsidR="005F1F37" w:rsidRPr="000665B4" w:rsidRDefault="005F1F37" w:rsidP="005F1F37">
      <w:pPr>
        <w:pStyle w:val="ad"/>
        <w:rPr>
          <w:rFonts w:hAnsi="宋体" w:cs="宋体"/>
        </w:rPr>
      </w:pPr>
      <w:r w:rsidRPr="000665B4">
        <w:rPr>
          <w:rFonts w:hAnsi="宋体" w:cs="宋体" w:hint="eastAsia"/>
        </w:rPr>
        <w:t>#define abs(x) ((x)&gt;0?(x):-(x))</w:t>
      </w:r>
    </w:p>
    <w:p w:rsidR="005F1F37" w:rsidRPr="000665B4" w:rsidRDefault="005F1F37" w:rsidP="005F1F37">
      <w:pPr>
        <w:pStyle w:val="ad"/>
        <w:rPr>
          <w:rFonts w:hAnsi="宋体" w:cs="宋体"/>
        </w:rPr>
      </w:pPr>
      <w:r w:rsidRPr="000665B4">
        <w:rPr>
          <w:rFonts w:hAnsi="宋体" w:cs="宋体" w:hint="eastAsia"/>
        </w:rPr>
        <w:t>struct point{int x,y;};</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gcd(int a,int b){</w:t>
      </w:r>
    </w:p>
    <w:p w:rsidR="005F1F37" w:rsidRPr="000665B4" w:rsidRDefault="005F1F37" w:rsidP="005F1F37">
      <w:pPr>
        <w:pStyle w:val="ad"/>
        <w:rPr>
          <w:rFonts w:hAnsi="宋体" w:cs="宋体"/>
        </w:rPr>
      </w:pPr>
      <w:r w:rsidRPr="000665B4">
        <w:rPr>
          <w:rFonts w:hAnsi="宋体" w:cs="宋体" w:hint="eastAsia"/>
        </w:rPr>
        <w:t xml:space="preserve">       return b?gcd(b,a%b):a;</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//多边形上的网格点个数</w:t>
      </w:r>
    </w:p>
    <w:p w:rsidR="005F1F37" w:rsidRPr="000665B4" w:rsidRDefault="005F1F37" w:rsidP="005F1F37">
      <w:pPr>
        <w:pStyle w:val="ad"/>
        <w:rPr>
          <w:rFonts w:hAnsi="宋体" w:cs="宋体"/>
        </w:rPr>
      </w:pPr>
      <w:r w:rsidRPr="000665B4">
        <w:rPr>
          <w:rFonts w:hAnsi="宋体" w:cs="宋体" w:hint="eastAsia"/>
        </w:rPr>
        <w:t>int grid_onedge(int n,point* p){</w:t>
      </w:r>
    </w:p>
    <w:p w:rsidR="005F1F37" w:rsidRPr="000665B4" w:rsidRDefault="005F1F37" w:rsidP="005F1F37">
      <w:pPr>
        <w:pStyle w:val="ad"/>
        <w:rPr>
          <w:rFonts w:hAnsi="宋体" w:cs="宋体"/>
        </w:rPr>
      </w:pPr>
      <w:r w:rsidRPr="000665B4">
        <w:rPr>
          <w:rFonts w:hAnsi="宋体" w:cs="宋体" w:hint="eastAsia"/>
        </w:rPr>
        <w:t xml:space="preserve">       int i,ret=0;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ret+=gcd(abs(p[i].x-p[(i+1)%n].x),abs(p[i].y-p[(i+1)%n].y));</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//多边形内的网格点个数</w:t>
      </w:r>
    </w:p>
    <w:p w:rsidR="005F1F37" w:rsidRPr="000665B4" w:rsidRDefault="005F1F37" w:rsidP="005F1F37">
      <w:pPr>
        <w:pStyle w:val="ad"/>
        <w:rPr>
          <w:rFonts w:hAnsi="宋体" w:cs="宋体"/>
        </w:rPr>
      </w:pPr>
      <w:r w:rsidRPr="000665B4">
        <w:rPr>
          <w:rFonts w:hAnsi="宋体" w:cs="宋体" w:hint="eastAsia"/>
        </w:rPr>
        <w:t>int grid_inside(int n,point* p){</w:t>
      </w:r>
    </w:p>
    <w:p w:rsidR="005F1F37" w:rsidRPr="000665B4" w:rsidRDefault="005F1F37" w:rsidP="005F1F37">
      <w:pPr>
        <w:pStyle w:val="ad"/>
        <w:rPr>
          <w:rFonts w:hAnsi="宋体" w:cs="宋体"/>
        </w:rPr>
      </w:pPr>
      <w:r w:rsidRPr="000665B4">
        <w:rPr>
          <w:rFonts w:hAnsi="宋体" w:cs="宋体" w:hint="eastAsia"/>
        </w:rPr>
        <w:t xml:space="preserve">       int i,ret=0;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ret+=p[(i+1)%n].y*(p[i].x-p[(i+2)%n].x);</w:t>
      </w:r>
    </w:p>
    <w:p w:rsidR="005F1F37" w:rsidRPr="000665B4" w:rsidRDefault="005F1F37" w:rsidP="005F1F37">
      <w:pPr>
        <w:pStyle w:val="ad"/>
        <w:rPr>
          <w:rFonts w:hAnsi="宋体" w:cs="宋体"/>
        </w:rPr>
      </w:pPr>
      <w:r w:rsidRPr="000665B4">
        <w:rPr>
          <w:rFonts w:hAnsi="宋体" w:cs="宋体" w:hint="eastAsia"/>
        </w:rPr>
        <w:t xml:space="preserve">       return (abs(ret)-grid_onedge(n,p))/2+1;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F613E2">
      <w:pPr>
        <w:pStyle w:val="ad"/>
        <w:outlineLvl w:val="2"/>
        <w:rPr>
          <w:rFonts w:hAnsi="宋体" w:cs="宋体"/>
          <w:b/>
        </w:rPr>
      </w:pPr>
      <w:bookmarkStart w:id="364" w:name="_Toc524383264"/>
      <w:r w:rsidRPr="000665B4">
        <w:rPr>
          <w:rFonts w:hAnsi="宋体" w:cs="宋体" w:hint="eastAsia"/>
          <w:b/>
        </w:rPr>
        <w:t>1.12   圆</w:t>
      </w:r>
      <w:bookmarkEnd w:id="364"/>
    </w:p>
    <w:p w:rsidR="005F1F37" w:rsidRPr="000665B4" w:rsidRDefault="005F1F37" w:rsidP="005F1F37">
      <w:pPr>
        <w:pStyle w:val="ad"/>
        <w:rPr>
          <w:rFonts w:hAnsi="宋体" w:cs="宋体"/>
        </w:rPr>
      </w:pPr>
      <w:r w:rsidRPr="000665B4">
        <w:rPr>
          <w:rFonts w:hAnsi="宋体" w:cs="宋体" w:hint="eastAsia"/>
        </w:rPr>
        <w:t>#include &lt;math.h&gt;</w:t>
      </w:r>
    </w:p>
    <w:p w:rsidR="005F1F37" w:rsidRPr="000665B4" w:rsidRDefault="005F1F37" w:rsidP="005F1F37">
      <w:pPr>
        <w:pStyle w:val="ad"/>
        <w:rPr>
          <w:rFonts w:hAnsi="宋体" w:cs="宋体"/>
        </w:rPr>
      </w:pPr>
      <w:r w:rsidRPr="000665B4">
        <w:rPr>
          <w:rFonts w:hAnsi="宋体" w:cs="宋体" w:hint="eastAsia"/>
        </w:rPr>
        <w:t>#define eps 1e-8</w:t>
      </w:r>
    </w:p>
    <w:p w:rsidR="005F1F37" w:rsidRPr="000665B4" w:rsidRDefault="005F1F37" w:rsidP="005F1F37">
      <w:pPr>
        <w:pStyle w:val="ad"/>
        <w:rPr>
          <w:rFonts w:hAnsi="宋体" w:cs="宋体"/>
        </w:rPr>
      </w:pPr>
      <w:r w:rsidRPr="000665B4">
        <w:rPr>
          <w:rFonts w:hAnsi="宋体" w:cs="宋体" w:hint="eastAsia"/>
        </w:rPr>
        <w:t>struct point{double x,y;};</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double xmult(point p1,point p2,point p0){</w:t>
      </w:r>
    </w:p>
    <w:p w:rsidR="005F1F37" w:rsidRPr="000665B4" w:rsidRDefault="005F1F37" w:rsidP="005F1F37">
      <w:pPr>
        <w:pStyle w:val="ad"/>
        <w:rPr>
          <w:rFonts w:hAnsi="宋体" w:cs="宋体"/>
        </w:rPr>
      </w:pPr>
      <w:r w:rsidRPr="000665B4">
        <w:rPr>
          <w:rFonts w:hAnsi="宋体" w:cs="宋体" w:hint="eastAsia"/>
        </w:rPr>
        <w:t xml:space="preserve">       return (p1.x-p0.x)*(p2.y-p0.y)-(p2.x-p0.x)*(p1.y-p0.y);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double distance(point p1,point p2){</w:t>
      </w:r>
    </w:p>
    <w:p w:rsidR="005F1F37" w:rsidRPr="000665B4" w:rsidRDefault="005F1F37" w:rsidP="005F1F37">
      <w:pPr>
        <w:pStyle w:val="ad"/>
        <w:rPr>
          <w:rFonts w:hAnsi="宋体" w:cs="宋体"/>
        </w:rPr>
      </w:pPr>
      <w:r w:rsidRPr="000665B4">
        <w:rPr>
          <w:rFonts w:hAnsi="宋体" w:cs="宋体" w:hint="eastAsia"/>
        </w:rPr>
        <w:t xml:space="preserve">       return sqrt((p1.x-p2.x)*(p1.x-p2.x)+(p1.y-p2.y)*(p1.y-p2.y));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double disptoline(point p,point l1,point l2){</w:t>
      </w:r>
    </w:p>
    <w:p w:rsidR="005F1F37" w:rsidRPr="000665B4" w:rsidRDefault="005F1F37" w:rsidP="005F1F37">
      <w:pPr>
        <w:pStyle w:val="ad"/>
        <w:rPr>
          <w:rFonts w:hAnsi="宋体" w:cs="宋体"/>
        </w:rPr>
      </w:pPr>
      <w:r w:rsidRPr="000665B4">
        <w:rPr>
          <w:rFonts w:hAnsi="宋体" w:cs="宋体" w:hint="eastAsia"/>
        </w:rPr>
        <w:t xml:space="preserve">       return fabs(xmult(p,l1,l2))/distance(l1,l2);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lastRenderedPageBreak/>
        <w:t>point intersection(point u1,point u2,point v1,point v2){</w:t>
      </w:r>
    </w:p>
    <w:p w:rsidR="005F1F37" w:rsidRPr="000665B4" w:rsidRDefault="005F1F37" w:rsidP="005F1F37">
      <w:pPr>
        <w:pStyle w:val="ad"/>
        <w:rPr>
          <w:rFonts w:hAnsi="宋体" w:cs="宋体"/>
        </w:rPr>
      </w:pPr>
      <w:r w:rsidRPr="000665B4">
        <w:rPr>
          <w:rFonts w:hAnsi="宋体" w:cs="宋体" w:hint="eastAsia"/>
        </w:rPr>
        <w:t xml:space="preserve">       point ret=u1;</w:t>
      </w:r>
    </w:p>
    <w:p w:rsidR="005F1F37" w:rsidRPr="000665B4" w:rsidRDefault="005F1F37" w:rsidP="005F1F37">
      <w:pPr>
        <w:pStyle w:val="ad"/>
        <w:rPr>
          <w:rFonts w:hAnsi="宋体" w:cs="宋体"/>
        </w:rPr>
      </w:pPr>
      <w:r w:rsidRPr="000665B4">
        <w:rPr>
          <w:rFonts w:hAnsi="宋体" w:cs="宋体" w:hint="eastAsia"/>
        </w:rPr>
        <w:t xml:space="preserve">       double t=((u1.x-v1.x)*(v1.y-v2.y)-(u1.y-v1.y)*(v1.x-v2.x))</w:t>
      </w:r>
    </w:p>
    <w:p w:rsidR="005F1F37" w:rsidRPr="000665B4" w:rsidRDefault="005F1F37" w:rsidP="005F1F37">
      <w:pPr>
        <w:pStyle w:val="ad"/>
        <w:rPr>
          <w:rFonts w:hAnsi="宋体" w:cs="宋体"/>
        </w:rPr>
      </w:pPr>
      <w:r w:rsidRPr="000665B4">
        <w:rPr>
          <w:rFonts w:hAnsi="宋体" w:cs="宋体" w:hint="eastAsia"/>
        </w:rPr>
        <w:t xml:space="preserve">                     /((u1.x-u2.x)*(v1.y-v2.y)-(u1.y-u2.y)*(v1.x-v2.x));</w:t>
      </w:r>
    </w:p>
    <w:p w:rsidR="005F1F37" w:rsidRPr="000665B4" w:rsidRDefault="005F1F37" w:rsidP="005F1F37">
      <w:pPr>
        <w:pStyle w:val="ad"/>
        <w:rPr>
          <w:rFonts w:hAnsi="宋体" w:cs="宋体"/>
        </w:rPr>
      </w:pPr>
      <w:r w:rsidRPr="000665B4">
        <w:rPr>
          <w:rFonts w:hAnsi="宋体" w:cs="宋体" w:hint="eastAsia"/>
        </w:rPr>
        <w:t xml:space="preserve">       ret.x+=(u2.x-u1.x)*t;</w:t>
      </w:r>
    </w:p>
    <w:p w:rsidR="005F1F37" w:rsidRPr="000665B4" w:rsidRDefault="005F1F37" w:rsidP="005F1F37">
      <w:pPr>
        <w:pStyle w:val="ad"/>
        <w:rPr>
          <w:rFonts w:hAnsi="宋体" w:cs="宋体"/>
        </w:rPr>
      </w:pPr>
      <w:r w:rsidRPr="000665B4">
        <w:rPr>
          <w:rFonts w:hAnsi="宋体" w:cs="宋体" w:hint="eastAsia"/>
        </w:rPr>
        <w:t xml:space="preserve">       ret.y+=(u2.y-u1.y)*t;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//判直线和圆相交,包括相切</w:t>
      </w:r>
    </w:p>
    <w:p w:rsidR="005F1F37" w:rsidRPr="000665B4" w:rsidRDefault="005F1F37" w:rsidP="005F1F37">
      <w:pPr>
        <w:pStyle w:val="ad"/>
        <w:rPr>
          <w:rFonts w:hAnsi="宋体" w:cs="宋体"/>
        </w:rPr>
      </w:pPr>
      <w:r w:rsidRPr="000665B4">
        <w:rPr>
          <w:rFonts w:hAnsi="宋体" w:cs="宋体" w:hint="eastAsia"/>
        </w:rPr>
        <w:t>int intersect_line_circle(point c,double r,point l1,point l2){</w:t>
      </w:r>
    </w:p>
    <w:p w:rsidR="005F1F37" w:rsidRPr="000665B4" w:rsidRDefault="005F1F37" w:rsidP="005F1F37">
      <w:pPr>
        <w:pStyle w:val="ad"/>
        <w:rPr>
          <w:rFonts w:hAnsi="宋体" w:cs="宋体"/>
        </w:rPr>
      </w:pPr>
      <w:r w:rsidRPr="000665B4">
        <w:rPr>
          <w:rFonts w:hAnsi="宋体" w:cs="宋体" w:hint="eastAsia"/>
        </w:rPr>
        <w:t xml:space="preserve">       return disptoline(c,l1,l2)&lt;r+eps;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//判线段和圆相交,包括端点和相切</w:t>
      </w:r>
    </w:p>
    <w:p w:rsidR="005F1F37" w:rsidRPr="000665B4" w:rsidRDefault="005F1F37" w:rsidP="005F1F37">
      <w:pPr>
        <w:pStyle w:val="ad"/>
        <w:rPr>
          <w:rFonts w:hAnsi="宋体" w:cs="宋体"/>
        </w:rPr>
      </w:pPr>
      <w:r w:rsidRPr="000665B4">
        <w:rPr>
          <w:rFonts w:hAnsi="宋体" w:cs="宋体" w:hint="eastAsia"/>
        </w:rPr>
        <w:t>int intersect_seg_circle(point c,double r,point l1,point l2){</w:t>
      </w:r>
    </w:p>
    <w:p w:rsidR="005F1F37" w:rsidRPr="000665B4" w:rsidRDefault="005F1F37" w:rsidP="005F1F37">
      <w:pPr>
        <w:pStyle w:val="ad"/>
        <w:rPr>
          <w:rFonts w:hAnsi="宋体" w:cs="宋体"/>
        </w:rPr>
      </w:pPr>
      <w:r w:rsidRPr="000665B4">
        <w:rPr>
          <w:rFonts w:hAnsi="宋体" w:cs="宋体" w:hint="eastAsia"/>
        </w:rPr>
        <w:t xml:space="preserve">       double t1=distance(c,l1)-r,t2=distance(c,l2)-r;</w:t>
      </w:r>
    </w:p>
    <w:p w:rsidR="005F1F37" w:rsidRPr="000665B4" w:rsidRDefault="005F1F37" w:rsidP="005F1F37">
      <w:pPr>
        <w:pStyle w:val="ad"/>
        <w:rPr>
          <w:rFonts w:hAnsi="宋体" w:cs="宋体"/>
        </w:rPr>
      </w:pPr>
      <w:r w:rsidRPr="000665B4">
        <w:rPr>
          <w:rFonts w:hAnsi="宋体" w:cs="宋体" w:hint="eastAsia"/>
        </w:rPr>
        <w:t xml:space="preserve">       point t=c;</w:t>
      </w:r>
    </w:p>
    <w:p w:rsidR="005F1F37" w:rsidRPr="000665B4" w:rsidRDefault="005F1F37" w:rsidP="005F1F37">
      <w:pPr>
        <w:pStyle w:val="ad"/>
        <w:rPr>
          <w:rFonts w:hAnsi="宋体" w:cs="宋体"/>
        </w:rPr>
      </w:pPr>
      <w:r w:rsidRPr="000665B4">
        <w:rPr>
          <w:rFonts w:hAnsi="宋体" w:cs="宋体" w:hint="eastAsia"/>
        </w:rPr>
        <w:t xml:space="preserve">       if (t1&lt;eps||t2&lt;eps)</w:t>
      </w:r>
    </w:p>
    <w:p w:rsidR="005F1F37" w:rsidRPr="000665B4" w:rsidRDefault="005F1F37" w:rsidP="005F1F37">
      <w:pPr>
        <w:pStyle w:val="ad"/>
        <w:rPr>
          <w:rFonts w:hAnsi="宋体" w:cs="宋体"/>
        </w:rPr>
      </w:pPr>
      <w:r w:rsidRPr="000665B4">
        <w:rPr>
          <w:rFonts w:hAnsi="宋体" w:cs="宋体" w:hint="eastAsia"/>
        </w:rPr>
        <w:t xml:space="preserve">              return t1&gt;-eps||t2&gt;-eps;</w:t>
      </w:r>
    </w:p>
    <w:p w:rsidR="005F1F37" w:rsidRPr="000665B4" w:rsidRDefault="005F1F37" w:rsidP="005F1F37">
      <w:pPr>
        <w:pStyle w:val="ad"/>
        <w:rPr>
          <w:rFonts w:hAnsi="宋体" w:cs="宋体"/>
        </w:rPr>
      </w:pPr>
      <w:r w:rsidRPr="000665B4">
        <w:rPr>
          <w:rFonts w:hAnsi="宋体" w:cs="宋体" w:hint="eastAsia"/>
        </w:rPr>
        <w:t xml:space="preserve">       t.x+=l1.y-l2.y;</w:t>
      </w:r>
    </w:p>
    <w:p w:rsidR="005F1F37" w:rsidRPr="000665B4" w:rsidRDefault="005F1F37" w:rsidP="005F1F37">
      <w:pPr>
        <w:pStyle w:val="ad"/>
        <w:rPr>
          <w:rFonts w:hAnsi="宋体" w:cs="宋体"/>
        </w:rPr>
      </w:pPr>
      <w:r w:rsidRPr="000665B4">
        <w:rPr>
          <w:rFonts w:hAnsi="宋体" w:cs="宋体" w:hint="eastAsia"/>
        </w:rPr>
        <w:t xml:space="preserve">       t.y+=l2.x-l1.x;</w:t>
      </w:r>
    </w:p>
    <w:p w:rsidR="005F1F37" w:rsidRPr="000665B4" w:rsidRDefault="005F1F37" w:rsidP="005F1F37">
      <w:pPr>
        <w:pStyle w:val="ad"/>
        <w:rPr>
          <w:rFonts w:hAnsi="宋体" w:cs="宋体"/>
        </w:rPr>
      </w:pPr>
      <w:r w:rsidRPr="000665B4">
        <w:rPr>
          <w:rFonts w:hAnsi="宋体" w:cs="宋体" w:hint="eastAsia"/>
        </w:rPr>
        <w:t xml:space="preserve">       return xmult(l1,c,t)*xmult(l2,c,t)&lt;eps&amp;&amp;disptoline(c,l1,l2)-r&lt;eps;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//判圆和圆相交,包括相切</w:t>
      </w:r>
    </w:p>
    <w:p w:rsidR="005F1F37" w:rsidRPr="000665B4" w:rsidRDefault="005F1F37" w:rsidP="005F1F37">
      <w:pPr>
        <w:pStyle w:val="ad"/>
        <w:rPr>
          <w:rFonts w:hAnsi="宋体" w:cs="宋体"/>
        </w:rPr>
      </w:pPr>
      <w:r w:rsidRPr="000665B4">
        <w:rPr>
          <w:rFonts w:hAnsi="宋体" w:cs="宋体" w:hint="eastAsia"/>
        </w:rPr>
        <w:t>int intersect_circle_circle(point c1,double r1,point c2,double r2){</w:t>
      </w:r>
    </w:p>
    <w:p w:rsidR="005F1F37" w:rsidRPr="000665B4" w:rsidRDefault="005F1F37" w:rsidP="005F1F37">
      <w:pPr>
        <w:pStyle w:val="ad"/>
        <w:rPr>
          <w:rFonts w:hAnsi="宋体" w:cs="宋体"/>
          <w:lang w:val="pt-BR"/>
        </w:rPr>
      </w:pPr>
      <w:r w:rsidRPr="000665B4">
        <w:rPr>
          <w:rFonts w:hAnsi="宋体" w:cs="宋体" w:hint="eastAsia"/>
          <w:lang w:val="pt-BR"/>
        </w:rPr>
        <w:t xml:space="preserve">       return distance(c1,c2)&lt;r1+r2+eps&amp;&amp;distance(c1,c2)&gt;fabs(r1-r2)-eps;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//计算圆上到点p最近点,如p与圆心重合,返回p本身</w:t>
      </w:r>
    </w:p>
    <w:p w:rsidR="005F1F37" w:rsidRPr="000665B4" w:rsidRDefault="005F1F37" w:rsidP="005F1F37">
      <w:pPr>
        <w:pStyle w:val="ad"/>
        <w:rPr>
          <w:rFonts w:hAnsi="宋体" w:cs="宋体"/>
        </w:rPr>
      </w:pPr>
      <w:r w:rsidRPr="000665B4">
        <w:rPr>
          <w:rFonts w:hAnsi="宋体" w:cs="宋体" w:hint="eastAsia"/>
        </w:rPr>
        <w:t>point dot_to_circle(point c,double r,point p){</w:t>
      </w:r>
    </w:p>
    <w:p w:rsidR="005F1F37" w:rsidRPr="000665B4" w:rsidRDefault="005F1F37" w:rsidP="005F1F37">
      <w:pPr>
        <w:pStyle w:val="ad"/>
        <w:rPr>
          <w:rFonts w:hAnsi="宋体" w:cs="宋体"/>
        </w:rPr>
      </w:pPr>
      <w:r w:rsidRPr="000665B4">
        <w:rPr>
          <w:rFonts w:hAnsi="宋体" w:cs="宋体" w:hint="eastAsia"/>
        </w:rPr>
        <w:t xml:space="preserve">       point u,v;</w:t>
      </w:r>
    </w:p>
    <w:p w:rsidR="005F1F37" w:rsidRPr="000665B4" w:rsidRDefault="005F1F37" w:rsidP="005F1F37">
      <w:pPr>
        <w:pStyle w:val="ad"/>
        <w:rPr>
          <w:rFonts w:hAnsi="宋体" w:cs="宋体"/>
        </w:rPr>
      </w:pPr>
      <w:r w:rsidRPr="000665B4">
        <w:rPr>
          <w:rFonts w:hAnsi="宋体" w:cs="宋体" w:hint="eastAsia"/>
        </w:rPr>
        <w:t xml:space="preserve">       if (distance(p,c)&lt;eps)</w:t>
      </w:r>
    </w:p>
    <w:p w:rsidR="005F1F37" w:rsidRPr="000665B4" w:rsidRDefault="005F1F37" w:rsidP="005F1F37">
      <w:pPr>
        <w:pStyle w:val="ad"/>
        <w:rPr>
          <w:rFonts w:hAnsi="宋体" w:cs="宋体"/>
        </w:rPr>
      </w:pPr>
      <w:r w:rsidRPr="000665B4">
        <w:rPr>
          <w:rFonts w:hAnsi="宋体" w:cs="宋体" w:hint="eastAsia"/>
        </w:rPr>
        <w:t xml:space="preserve">              return p;</w:t>
      </w:r>
    </w:p>
    <w:p w:rsidR="005F1F37" w:rsidRPr="000665B4" w:rsidRDefault="005F1F37" w:rsidP="005F1F37">
      <w:pPr>
        <w:pStyle w:val="ad"/>
        <w:rPr>
          <w:rFonts w:hAnsi="宋体" w:cs="宋体"/>
        </w:rPr>
      </w:pPr>
      <w:r w:rsidRPr="000665B4">
        <w:rPr>
          <w:rFonts w:hAnsi="宋体" w:cs="宋体" w:hint="eastAsia"/>
        </w:rPr>
        <w:t xml:space="preserve">       u.x=c.x+r*fabs(c.x-p.x)/distance(c,p);</w:t>
      </w:r>
    </w:p>
    <w:p w:rsidR="005F1F37" w:rsidRPr="000665B4" w:rsidRDefault="005F1F37" w:rsidP="005F1F37">
      <w:pPr>
        <w:pStyle w:val="ad"/>
        <w:rPr>
          <w:rFonts w:hAnsi="宋体" w:cs="宋体"/>
        </w:rPr>
      </w:pPr>
      <w:r w:rsidRPr="000665B4">
        <w:rPr>
          <w:rFonts w:hAnsi="宋体" w:cs="宋体" w:hint="eastAsia"/>
        </w:rPr>
        <w:t xml:space="preserve">       u.y=c.y+r*fabs(c.y-p.y)/distance(c,p)*((c.x-p.x)*(c.y-p.y)&lt;0?-1:1);</w:t>
      </w:r>
    </w:p>
    <w:p w:rsidR="005F1F37" w:rsidRPr="000665B4" w:rsidRDefault="005F1F37" w:rsidP="005F1F37">
      <w:pPr>
        <w:pStyle w:val="ad"/>
        <w:rPr>
          <w:rFonts w:hAnsi="宋体" w:cs="宋体"/>
          <w:lang w:val="pt-BR"/>
        </w:rPr>
      </w:pPr>
      <w:r w:rsidRPr="000665B4">
        <w:rPr>
          <w:rFonts w:hAnsi="宋体" w:cs="宋体" w:hint="eastAsia"/>
          <w:lang w:val="pt-BR"/>
        </w:rPr>
        <w:t xml:space="preserve">       v.x=c.x-r*fabs(c.x-p.x)/distance(c,p);</w:t>
      </w:r>
    </w:p>
    <w:p w:rsidR="005F1F37" w:rsidRPr="000665B4" w:rsidRDefault="005F1F37" w:rsidP="005F1F37">
      <w:pPr>
        <w:pStyle w:val="ad"/>
        <w:rPr>
          <w:rFonts w:hAnsi="宋体" w:cs="宋体"/>
          <w:lang w:val="pt-BR"/>
        </w:rPr>
      </w:pPr>
      <w:r w:rsidRPr="000665B4">
        <w:rPr>
          <w:rFonts w:hAnsi="宋体" w:cs="宋体" w:hint="eastAsia"/>
          <w:lang w:val="pt-BR"/>
        </w:rPr>
        <w:t xml:space="preserve">       v.y=c.y-r*fabs(c.y-p.y)/distance(c,p)*((c.x-p.x)*(c.y-p.y)&lt;0?-1:1);</w:t>
      </w:r>
    </w:p>
    <w:p w:rsidR="005F1F37" w:rsidRPr="000665B4" w:rsidRDefault="005F1F37" w:rsidP="005F1F37">
      <w:pPr>
        <w:pStyle w:val="ad"/>
        <w:rPr>
          <w:rFonts w:hAnsi="宋体" w:cs="宋体"/>
        </w:rPr>
      </w:pPr>
      <w:r w:rsidRPr="000665B4">
        <w:rPr>
          <w:rFonts w:hAnsi="宋体" w:cs="宋体" w:hint="eastAsia"/>
        </w:rPr>
        <w:t xml:space="preserve">       return distance(u,p)&lt;distance(v,p)?u:v;</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//计算直线与圆的交点,保证直线与圆有交点</w:t>
      </w:r>
    </w:p>
    <w:p w:rsidR="005F1F37" w:rsidRPr="000665B4" w:rsidRDefault="005F1F37" w:rsidP="005F1F37">
      <w:pPr>
        <w:pStyle w:val="ad"/>
        <w:rPr>
          <w:rFonts w:hAnsi="宋体" w:cs="宋体"/>
        </w:rPr>
      </w:pPr>
      <w:r w:rsidRPr="000665B4">
        <w:rPr>
          <w:rFonts w:hAnsi="宋体" w:cs="宋体" w:hint="eastAsia"/>
        </w:rPr>
        <w:t>//计算线段与圆的交点可用这个函数后判点是否在线段上</w:t>
      </w:r>
    </w:p>
    <w:p w:rsidR="005F1F37" w:rsidRPr="000665B4" w:rsidRDefault="005F1F37" w:rsidP="005F1F37">
      <w:pPr>
        <w:pStyle w:val="ad"/>
        <w:rPr>
          <w:rFonts w:hAnsi="宋体" w:cs="宋体"/>
        </w:rPr>
      </w:pPr>
      <w:r w:rsidRPr="000665B4">
        <w:rPr>
          <w:rFonts w:hAnsi="宋体" w:cs="宋体" w:hint="eastAsia"/>
        </w:rPr>
        <w:t>void intersection_line_circle(point c,double r,point l1,point l2,point&amp; p1,point&amp; p2){</w:t>
      </w:r>
    </w:p>
    <w:p w:rsidR="005F1F37" w:rsidRPr="000665B4" w:rsidRDefault="005F1F37" w:rsidP="005F1F37">
      <w:pPr>
        <w:pStyle w:val="ad"/>
        <w:rPr>
          <w:rFonts w:hAnsi="宋体" w:cs="宋体"/>
        </w:rPr>
      </w:pPr>
      <w:r w:rsidRPr="000665B4">
        <w:rPr>
          <w:rFonts w:hAnsi="宋体" w:cs="宋体" w:hint="eastAsia"/>
        </w:rPr>
        <w:lastRenderedPageBreak/>
        <w:t xml:space="preserve">       point p=c;</w:t>
      </w:r>
    </w:p>
    <w:p w:rsidR="005F1F37" w:rsidRPr="000665B4" w:rsidRDefault="005F1F37" w:rsidP="005F1F37">
      <w:pPr>
        <w:pStyle w:val="ad"/>
        <w:rPr>
          <w:rFonts w:hAnsi="宋体" w:cs="宋体"/>
        </w:rPr>
      </w:pPr>
      <w:r w:rsidRPr="000665B4">
        <w:rPr>
          <w:rFonts w:hAnsi="宋体" w:cs="宋体" w:hint="eastAsia"/>
        </w:rPr>
        <w:t xml:space="preserve">       double t;</w:t>
      </w:r>
    </w:p>
    <w:p w:rsidR="005F1F37" w:rsidRPr="000665B4" w:rsidRDefault="005F1F37" w:rsidP="005F1F37">
      <w:pPr>
        <w:pStyle w:val="ad"/>
        <w:rPr>
          <w:rFonts w:hAnsi="宋体" w:cs="宋体"/>
        </w:rPr>
      </w:pPr>
      <w:r w:rsidRPr="000665B4">
        <w:rPr>
          <w:rFonts w:hAnsi="宋体" w:cs="宋体" w:hint="eastAsia"/>
        </w:rPr>
        <w:t xml:space="preserve">       p.x+=l1.y-l2.y;</w:t>
      </w:r>
    </w:p>
    <w:p w:rsidR="005F1F37" w:rsidRPr="000665B4" w:rsidRDefault="005F1F37" w:rsidP="005F1F37">
      <w:pPr>
        <w:pStyle w:val="ad"/>
        <w:rPr>
          <w:rFonts w:hAnsi="宋体" w:cs="宋体"/>
        </w:rPr>
      </w:pPr>
      <w:r w:rsidRPr="000665B4">
        <w:rPr>
          <w:rFonts w:hAnsi="宋体" w:cs="宋体" w:hint="eastAsia"/>
        </w:rPr>
        <w:t xml:space="preserve">       p.y+=l2.x-l1.x;</w:t>
      </w:r>
    </w:p>
    <w:p w:rsidR="005F1F37" w:rsidRPr="000665B4" w:rsidRDefault="005F1F37" w:rsidP="005F1F37">
      <w:pPr>
        <w:pStyle w:val="ad"/>
        <w:rPr>
          <w:rFonts w:hAnsi="宋体" w:cs="宋体"/>
        </w:rPr>
      </w:pPr>
      <w:r w:rsidRPr="000665B4">
        <w:rPr>
          <w:rFonts w:hAnsi="宋体" w:cs="宋体" w:hint="eastAsia"/>
        </w:rPr>
        <w:t xml:space="preserve">       p=intersection(p,c,l1,l2);</w:t>
      </w:r>
    </w:p>
    <w:p w:rsidR="005F1F37" w:rsidRPr="000665B4" w:rsidRDefault="005F1F37" w:rsidP="005F1F37">
      <w:pPr>
        <w:pStyle w:val="ad"/>
        <w:rPr>
          <w:rFonts w:hAnsi="宋体" w:cs="宋体"/>
          <w:lang w:val="pt-BR"/>
        </w:rPr>
      </w:pPr>
      <w:r w:rsidRPr="000665B4">
        <w:rPr>
          <w:rFonts w:hAnsi="宋体" w:cs="宋体" w:hint="eastAsia"/>
          <w:lang w:val="pt-BR"/>
        </w:rPr>
        <w:t xml:space="preserve">       t=sqrt(r*r-distance(p,c)*distance(p,c))/distance(l1,l2);</w:t>
      </w:r>
    </w:p>
    <w:p w:rsidR="005F1F37" w:rsidRPr="000665B4" w:rsidRDefault="005F1F37" w:rsidP="005F1F37">
      <w:pPr>
        <w:pStyle w:val="ad"/>
        <w:rPr>
          <w:rFonts w:hAnsi="宋体" w:cs="宋体"/>
          <w:lang w:val="pt-BR"/>
        </w:rPr>
      </w:pPr>
      <w:r w:rsidRPr="000665B4">
        <w:rPr>
          <w:rFonts w:hAnsi="宋体" w:cs="宋体" w:hint="eastAsia"/>
          <w:lang w:val="pt-BR"/>
        </w:rPr>
        <w:t xml:space="preserve">       p1.x=p.x+(l2.x-l1.x)*t;</w:t>
      </w:r>
    </w:p>
    <w:p w:rsidR="005F1F37" w:rsidRPr="000665B4" w:rsidRDefault="005F1F37" w:rsidP="005F1F37">
      <w:pPr>
        <w:pStyle w:val="ad"/>
        <w:rPr>
          <w:rFonts w:hAnsi="宋体" w:cs="宋体"/>
          <w:lang w:val="pt-BR"/>
        </w:rPr>
      </w:pPr>
      <w:r w:rsidRPr="000665B4">
        <w:rPr>
          <w:rFonts w:hAnsi="宋体" w:cs="宋体" w:hint="eastAsia"/>
          <w:lang w:val="pt-BR"/>
        </w:rPr>
        <w:t xml:space="preserve">       p1.y=p.y+(l2.y-l1.y)*t;</w:t>
      </w:r>
    </w:p>
    <w:p w:rsidR="005F1F37" w:rsidRPr="000665B4" w:rsidRDefault="005F1F37" w:rsidP="005F1F37">
      <w:pPr>
        <w:pStyle w:val="ad"/>
        <w:rPr>
          <w:rFonts w:hAnsi="宋体" w:cs="宋体"/>
          <w:lang w:val="pt-BR"/>
        </w:rPr>
      </w:pPr>
      <w:r w:rsidRPr="000665B4">
        <w:rPr>
          <w:rFonts w:hAnsi="宋体" w:cs="宋体" w:hint="eastAsia"/>
          <w:lang w:val="pt-BR"/>
        </w:rPr>
        <w:t xml:space="preserve">       p2.x=p.x-(l2.x-l1.x)*t;</w:t>
      </w:r>
    </w:p>
    <w:p w:rsidR="005F1F37" w:rsidRPr="000665B4" w:rsidRDefault="005F1F37" w:rsidP="005F1F37">
      <w:pPr>
        <w:pStyle w:val="ad"/>
        <w:rPr>
          <w:rFonts w:hAnsi="宋体" w:cs="宋体"/>
          <w:lang w:val="pt-BR"/>
        </w:rPr>
      </w:pPr>
      <w:r w:rsidRPr="000665B4">
        <w:rPr>
          <w:rFonts w:hAnsi="宋体" w:cs="宋体" w:hint="eastAsia"/>
          <w:lang w:val="pt-BR"/>
        </w:rPr>
        <w:t xml:space="preserve">       p2.y=p.y-(l2.y-l1.y)*t;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//计算圆与圆的交点,保证圆与圆有交点,圆心不重合</w:t>
      </w:r>
    </w:p>
    <w:p w:rsidR="005F1F37" w:rsidRPr="000665B4" w:rsidRDefault="005F1F37" w:rsidP="005F1F37">
      <w:pPr>
        <w:pStyle w:val="ad"/>
        <w:rPr>
          <w:rFonts w:hAnsi="宋体" w:cs="宋体"/>
        </w:rPr>
      </w:pPr>
      <w:r w:rsidRPr="000665B4">
        <w:rPr>
          <w:rFonts w:hAnsi="宋体" w:cs="宋体" w:hint="eastAsia"/>
        </w:rPr>
        <w:t>void intersection_circle_circle(point c1,double r1,point c2,double r2,point&amp; p1,point&amp; p2){</w:t>
      </w:r>
    </w:p>
    <w:p w:rsidR="005F1F37" w:rsidRPr="000665B4" w:rsidRDefault="005F1F37" w:rsidP="005F1F37">
      <w:pPr>
        <w:pStyle w:val="ad"/>
        <w:rPr>
          <w:rFonts w:hAnsi="宋体" w:cs="宋体"/>
        </w:rPr>
      </w:pPr>
      <w:r w:rsidRPr="000665B4">
        <w:rPr>
          <w:rFonts w:hAnsi="宋体" w:cs="宋体" w:hint="eastAsia"/>
        </w:rPr>
        <w:t xml:space="preserve">       point u,v;</w:t>
      </w:r>
    </w:p>
    <w:p w:rsidR="005F1F37" w:rsidRPr="000665B4" w:rsidRDefault="005F1F37" w:rsidP="005F1F37">
      <w:pPr>
        <w:pStyle w:val="ad"/>
        <w:rPr>
          <w:rFonts w:hAnsi="宋体" w:cs="宋体"/>
        </w:rPr>
      </w:pPr>
      <w:r w:rsidRPr="000665B4">
        <w:rPr>
          <w:rFonts w:hAnsi="宋体" w:cs="宋体" w:hint="eastAsia"/>
        </w:rPr>
        <w:t xml:space="preserve">       double t;</w:t>
      </w:r>
    </w:p>
    <w:p w:rsidR="005F1F37" w:rsidRPr="000665B4" w:rsidRDefault="005F1F37" w:rsidP="005F1F37">
      <w:pPr>
        <w:pStyle w:val="ad"/>
        <w:rPr>
          <w:rFonts w:hAnsi="宋体" w:cs="宋体"/>
          <w:lang w:val="pt-BR"/>
        </w:rPr>
      </w:pPr>
      <w:r w:rsidRPr="000665B4">
        <w:rPr>
          <w:rFonts w:hAnsi="宋体" w:cs="宋体" w:hint="eastAsia"/>
          <w:lang w:val="pt-BR"/>
        </w:rPr>
        <w:t xml:space="preserve">       t=(1+(r1*r1-r2*r2)/distance(c1,c2)/distance(c1,c2))/2;</w:t>
      </w:r>
    </w:p>
    <w:p w:rsidR="005F1F37" w:rsidRPr="000665B4" w:rsidRDefault="005F1F37" w:rsidP="005F1F37">
      <w:pPr>
        <w:pStyle w:val="ad"/>
        <w:rPr>
          <w:rFonts w:hAnsi="宋体" w:cs="宋体"/>
          <w:lang w:val="pt-BR"/>
        </w:rPr>
      </w:pPr>
      <w:r w:rsidRPr="000665B4">
        <w:rPr>
          <w:rFonts w:hAnsi="宋体" w:cs="宋体" w:hint="eastAsia"/>
          <w:lang w:val="pt-BR"/>
        </w:rPr>
        <w:t xml:space="preserve">       u.x=c1.x+(c2.x-c1.x)*t;</w:t>
      </w:r>
    </w:p>
    <w:p w:rsidR="005F1F37" w:rsidRPr="000665B4" w:rsidRDefault="005F1F37" w:rsidP="005F1F37">
      <w:pPr>
        <w:pStyle w:val="ad"/>
        <w:rPr>
          <w:rFonts w:hAnsi="宋体" w:cs="宋体"/>
          <w:lang w:val="pt-BR"/>
        </w:rPr>
      </w:pPr>
      <w:r w:rsidRPr="000665B4">
        <w:rPr>
          <w:rFonts w:hAnsi="宋体" w:cs="宋体" w:hint="eastAsia"/>
          <w:lang w:val="pt-BR"/>
        </w:rPr>
        <w:t xml:space="preserve">       u.y=c1.y+(c2.y-c1.y)*t;</w:t>
      </w:r>
    </w:p>
    <w:p w:rsidR="005F1F37" w:rsidRPr="000665B4" w:rsidRDefault="005F1F37" w:rsidP="005F1F37">
      <w:pPr>
        <w:pStyle w:val="ad"/>
        <w:rPr>
          <w:rFonts w:hAnsi="宋体" w:cs="宋体"/>
          <w:lang w:val="pt-BR"/>
        </w:rPr>
      </w:pPr>
      <w:r w:rsidRPr="000665B4">
        <w:rPr>
          <w:rFonts w:hAnsi="宋体" w:cs="宋体" w:hint="eastAsia"/>
          <w:lang w:val="pt-BR"/>
        </w:rPr>
        <w:t xml:space="preserve">       v.x=u.x+c1.y-c2.y;</w:t>
      </w:r>
    </w:p>
    <w:p w:rsidR="005F1F37" w:rsidRPr="000665B4" w:rsidRDefault="005F1F37" w:rsidP="005F1F37">
      <w:pPr>
        <w:pStyle w:val="ad"/>
        <w:rPr>
          <w:rFonts w:hAnsi="宋体" w:cs="宋体"/>
          <w:lang w:val="pt-BR"/>
        </w:rPr>
      </w:pPr>
      <w:r w:rsidRPr="000665B4">
        <w:rPr>
          <w:rFonts w:hAnsi="宋体" w:cs="宋体" w:hint="eastAsia"/>
          <w:lang w:val="pt-BR"/>
        </w:rPr>
        <w:t xml:space="preserve">       v.y=u.y-c1.x+c2.x;</w:t>
      </w:r>
    </w:p>
    <w:p w:rsidR="005F1F37" w:rsidRPr="000665B4" w:rsidRDefault="005F1F37" w:rsidP="005F1F37">
      <w:pPr>
        <w:pStyle w:val="ad"/>
        <w:rPr>
          <w:rFonts w:hAnsi="宋体" w:cs="宋体"/>
        </w:rPr>
      </w:pPr>
      <w:r w:rsidRPr="000665B4">
        <w:rPr>
          <w:rFonts w:hAnsi="宋体" w:cs="宋体" w:hint="eastAsia"/>
          <w:lang w:val="pt-BR"/>
        </w:rPr>
        <w:t xml:space="preserve">       </w:t>
      </w:r>
      <w:r w:rsidRPr="000665B4">
        <w:rPr>
          <w:rFonts w:hAnsi="宋体" w:cs="宋体" w:hint="eastAsia"/>
        </w:rPr>
        <w:t>intersection_line_circle(c1,r1,u,v,p1,p2);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1.13   整数函数</w:t>
      </w:r>
    </w:p>
    <w:p w:rsidR="005F1F37" w:rsidRPr="000665B4" w:rsidRDefault="005F1F37" w:rsidP="005F1F37">
      <w:pPr>
        <w:pStyle w:val="ad"/>
        <w:rPr>
          <w:rFonts w:hAnsi="宋体" w:cs="宋体"/>
        </w:rPr>
      </w:pPr>
      <w:r w:rsidRPr="000665B4">
        <w:rPr>
          <w:rFonts w:hAnsi="宋体" w:cs="宋体" w:hint="eastAsia"/>
        </w:rPr>
        <w:t>//整数几何函数库</w:t>
      </w:r>
    </w:p>
    <w:p w:rsidR="005F1F37" w:rsidRPr="000665B4" w:rsidRDefault="005F1F37" w:rsidP="005F1F37">
      <w:pPr>
        <w:pStyle w:val="ad"/>
        <w:rPr>
          <w:rFonts w:hAnsi="宋体" w:cs="宋体"/>
        </w:rPr>
      </w:pPr>
      <w:r w:rsidRPr="000665B4">
        <w:rPr>
          <w:rFonts w:hAnsi="宋体" w:cs="宋体" w:hint="eastAsia"/>
        </w:rPr>
        <w:t>//注意某些情况下整数运算会出界!</w:t>
      </w:r>
    </w:p>
    <w:p w:rsidR="005F1F37" w:rsidRPr="000665B4" w:rsidRDefault="005F1F37" w:rsidP="005F1F37">
      <w:pPr>
        <w:pStyle w:val="ad"/>
        <w:rPr>
          <w:rFonts w:hAnsi="宋体" w:cs="宋体"/>
        </w:rPr>
      </w:pPr>
      <w:r w:rsidRPr="000665B4">
        <w:rPr>
          <w:rFonts w:hAnsi="宋体" w:cs="宋体" w:hint="eastAsia"/>
        </w:rPr>
        <w:t>#define sign(a) ((a)&gt;0?1:(((a)&lt;0?-1:0)))</w:t>
      </w:r>
    </w:p>
    <w:p w:rsidR="005F1F37" w:rsidRPr="000665B4" w:rsidRDefault="005F1F37" w:rsidP="005F1F37">
      <w:pPr>
        <w:pStyle w:val="ad"/>
        <w:rPr>
          <w:rFonts w:hAnsi="宋体" w:cs="宋体"/>
        </w:rPr>
      </w:pPr>
      <w:r w:rsidRPr="000665B4">
        <w:rPr>
          <w:rFonts w:hAnsi="宋体" w:cs="宋体" w:hint="eastAsia"/>
        </w:rPr>
        <w:t>struct point{int x,y;};</w:t>
      </w:r>
    </w:p>
    <w:p w:rsidR="005F1F37" w:rsidRPr="000665B4" w:rsidRDefault="005F1F37" w:rsidP="005F1F37">
      <w:pPr>
        <w:pStyle w:val="ad"/>
        <w:rPr>
          <w:rFonts w:hAnsi="宋体" w:cs="宋体"/>
        </w:rPr>
      </w:pPr>
      <w:r w:rsidRPr="000665B4">
        <w:rPr>
          <w:rFonts w:hAnsi="宋体" w:cs="宋体" w:hint="eastAsia"/>
        </w:rPr>
        <w:t>struct line{point a,b;};</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//计算cross product (P1-P0)x(P2-P0)</w:t>
      </w:r>
    </w:p>
    <w:p w:rsidR="005F1F37" w:rsidRPr="000665B4" w:rsidRDefault="005F1F37" w:rsidP="005F1F37">
      <w:pPr>
        <w:pStyle w:val="ad"/>
        <w:rPr>
          <w:rFonts w:hAnsi="宋体" w:cs="宋体"/>
        </w:rPr>
      </w:pPr>
      <w:r w:rsidRPr="000665B4">
        <w:rPr>
          <w:rFonts w:hAnsi="宋体" w:cs="宋体" w:hint="eastAsia"/>
        </w:rPr>
        <w:t>int xmult(point p1,point p2,point p0){</w:t>
      </w:r>
    </w:p>
    <w:p w:rsidR="005F1F37" w:rsidRPr="000665B4" w:rsidRDefault="005F1F37" w:rsidP="005F1F37">
      <w:pPr>
        <w:pStyle w:val="ad"/>
        <w:rPr>
          <w:rFonts w:hAnsi="宋体" w:cs="宋体"/>
        </w:rPr>
      </w:pPr>
      <w:r w:rsidRPr="000665B4">
        <w:rPr>
          <w:rFonts w:hAnsi="宋体" w:cs="宋体" w:hint="eastAsia"/>
        </w:rPr>
        <w:t xml:space="preserve">       return (p1.x-p0.x)*(p2.y-p0.y)-(p2.x-p0.x)*(p1.y-p0.y);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xmult(int x1,int y1,int x2,int y2,int x0,int y0){</w:t>
      </w:r>
    </w:p>
    <w:p w:rsidR="005F1F37" w:rsidRPr="000665B4" w:rsidRDefault="005F1F37" w:rsidP="005F1F37">
      <w:pPr>
        <w:pStyle w:val="ad"/>
        <w:rPr>
          <w:rFonts w:hAnsi="宋体" w:cs="宋体"/>
        </w:rPr>
      </w:pPr>
      <w:r w:rsidRPr="000665B4">
        <w:rPr>
          <w:rFonts w:hAnsi="宋体" w:cs="宋体" w:hint="eastAsia"/>
        </w:rPr>
        <w:t xml:space="preserve">       return (x1-x0)*(y2-y0)-(x2-x0)*(y1-y0);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//计算dot product (P1-P0).(P2-P0)</w:t>
      </w:r>
    </w:p>
    <w:p w:rsidR="005F1F37" w:rsidRPr="000665B4" w:rsidRDefault="005F1F37" w:rsidP="005F1F37">
      <w:pPr>
        <w:pStyle w:val="ad"/>
        <w:rPr>
          <w:rFonts w:hAnsi="宋体" w:cs="宋体"/>
        </w:rPr>
      </w:pPr>
      <w:r w:rsidRPr="000665B4">
        <w:rPr>
          <w:rFonts w:hAnsi="宋体" w:cs="宋体" w:hint="eastAsia"/>
        </w:rPr>
        <w:t>int dmult(point p1,point p2,point p0){</w:t>
      </w:r>
    </w:p>
    <w:p w:rsidR="005F1F37" w:rsidRPr="000665B4" w:rsidRDefault="005F1F37" w:rsidP="005F1F37">
      <w:pPr>
        <w:pStyle w:val="ad"/>
        <w:rPr>
          <w:rFonts w:hAnsi="宋体" w:cs="宋体"/>
        </w:rPr>
      </w:pPr>
      <w:r w:rsidRPr="000665B4">
        <w:rPr>
          <w:rFonts w:hAnsi="宋体" w:cs="宋体" w:hint="eastAsia"/>
        </w:rPr>
        <w:t xml:space="preserve">       return (p1.x-p0.x)*(p2.x-p0.x)+(p1.y-p0.y)*(p2.y-p0.y);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lastRenderedPageBreak/>
        <w:t>int dmult(int x1,int y1,int x2,int y2,int x0,int y0){</w:t>
      </w:r>
    </w:p>
    <w:p w:rsidR="005F1F37" w:rsidRPr="000665B4" w:rsidRDefault="005F1F37" w:rsidP="005F1F37">
      <w:pPr>
        <w:pStyle w:val="ad"/>
        <w:rPr>
          <w:rFonts w:hAnsi="宋体" w:cs="宋体"/>
        </w:rPr>
      </w:pPr>
      <w:r w:rsidRPr="000665B4">
        <w:rPr>
          <w:rFonts w:hAnsi="宋体" w:cs="宋体" w:hint="eastAsia"/>
        </w:rPr>
        <w:t xml:space="preserve">       return (x1-x0)*(x2-x0)+(y1-y0)*(y2-y0);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//判三点共线</w:t>
      </w:r>
    </w:p>
    <w:p w:rsidR="005F1F37" w:rsidRPr="000665B4" w:rsidRDefault="005F1F37" w:rsidP="005F1F37">
      <w:pPr>
        <w:pStyle w:val="ad"/>
        <w:rPr>
          <w:rFonts w:hAnsi="宋体" w:cs="宋体"/>
        </w:rPr>
      </w:pPr>
      <w:r w:rsidRPr="000665B4">
        <w:rPr>
          <w:rFonts w:hAnsi="宋体" w:cs="宋体" w:hint="eastAsia"/>
        </w:rPr>
        <w:t>int dots_inline(point p1,point p2,point p3){</w:t>
      </w:r>
    </w:p>
    <w:p w:rsidR="005F1F37" w:rsidRPr="000665B4" w:rsidRDefault="005F1F37" w:rsidP="005F1F37">
      <w:pPr>
        <w:pStyle w:val="ad"/>
        <w:rPr>
          <w:rFonts w:hAnsi="宋体" w:cs="宋体"/>
        </w:rPr>
      </w:pPr>
      <w:r w:rsidRPr="000665B4">
        <w:rPr>
          <w:rFonts w:hAnsi="宋体" w:cs="宋体" w:hint="eastAsia"/>
        </w:rPr>
        <w:t xml:space="preserve">       return !xmult(p1,p2,p3);</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dots_inline(int x1,int y1,int x2,int y2,int x3,int y3){</w:t>
      </w:r>
    </w:p>
    <w:p w:rsidR="005F1F37" w:rsidRPr="000665B4" w:rsidRDefault="005F1F37" w:rsidP="005F1F37">
      <w:pPr>
        <w:pStyle w:val="ad"/>
        <w:rPr>
          <w:rFonts w:hAnsi="宋体" w:cs="宋体"/>
        </w:rPr>
      </w:pPr>
      <w:r w:rsidRPr="000665B4">
        <w:rPr>
          <w:rFonts w:hAnsi="宋体" w:cs="宋体" w:hint="eastAsia"/>
        </w:rPr>
        <w:t xml:space="preserve">       return !xmult(x1,y1,x2,y2,x3,y3);</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//判点是否在线段上,包括端点和部分重合</w:t>
      </w:r>
    </w:p>
    <w:p w:rsidR="005F1F37" w:rsidRPr="000665B4" w:rsidRDefault="005F1F37" w:rsidP="005F1F37">
      <w:pPr>
        <w:pStyle w:val="ad"/>
        <w:rPr>
          <w:rFonts w:hAnsi="宋体" w:cs="宋体"/>
        </w:rPr>
      </w:pPr>
      <w:r w:rsidRPr="000665B4">
        <w:rPr>
          <w:rFonts w:hAnsi="宋体" w:cs="宋体" w:hint="eastAsia"/>
        </w:rPr>
        <w:t>int dot_online_in(point p,line l){</w:t>
      </w:r>
    </w:p>
    <w:p w:rsidR="005F1F37" w:rsidRPr="000665B4" w:rsidRDefault="005F1F37" w:rsidP="005F1F37">
      <w:pPr>
        <w:pStyle w:val="ad"/>
        <w:rPr>
          <w:rFonts w:hAnsi="宋体" w:cs="宋体"/>
        </w:rPr>
      </w:pPr>
      <w:r w:rsidRPr="000665B4">
        <w:rPr>
          <w:rFonts w:hAnsi="宋体" w:cs="宋体" w:hint="eastAsia"/>
        </w:rPr>
        <w:t>return !xmult(p,l.a,l.b)&amp;&amp;(l.a.x-p.x)*(l.b.x-p.x)&lt;=0&amp;&amp;(l.a.y-p.y)*(l.b.y-p.y)&lt;=0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dot_online_in(point p,point l1,point l2){</w:t>
      </w:r>
    </w:p>
    <w:p w:rsidR="005F1F37" w:rsidRPr="000665B4" w:rsidRDefault="005F1F37" w:rsidP="005F1F37">
      <w:pPr>
        <w:pStyle w:val="ad"/>
        <w:rPr>
          <w:rFonts w:hAnsi="宋体" w:cs="宋体"/>
        </w:rPr>
      </w:pPr>
      <w:r w:rsidRPr="000665B4">
        <w:rPr>
          <w:rFonts w:hAnsi="宋体" w:cs="宋体" w:hint="eastAsia"/>
        </w:rPr>
        <w:t xml:space="preserve">       return !xmult(p,l1,l2)&amp;&amp;(l1.x-p.x)*(l2.x-p.x)&lt;=0&amp;&amp;(l1.y-p.y)*(l2.y-p.y)&lt;=0;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dot_online_in(int x,int y,int x1,int y1,int x2,int y2){</w:t>
      </w:r>
    </w:p>
    <w:p w:rsidR="005F1F37" w:rsidRPr="000665B4" w:rsidRDefault="005F1F37" w:rsidP="005F1F37">
      <w:pPr>
        <w:pStyle w:val="ad"/>
        <w:rPr>
          <w:rFonts w:hAnsi="宋体" w:cs="宋体"/>
        </w:rPr>
      </w:pPr>
      <w:r w:rsidRPr="000665B4">
        <w:rPr>
          <w:rFonts w:hAnsi="宋体" w:cs="宋体" w:hint="eastAsia"/>
        </w:rPr>
        <w:t xml:space="preserve">       return !xmult(x,y,x1,y1,x2,y2)&amp;&amp;(x1-x)*(x2-x)&lt;=0&amp;&amp;(y1-y)*(y2-y)&lt;=0;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//判点是否在线段上,不包括端点</w:t>
      </w:r>
    </w:p>
    <w:p w:rsidR="005F1F37" w:rsidRPr="000665B4" w:rsidRDefault="005F1F37" w:rsidP="005F1F37">
      <w:pPr>
        <w:pStyle w:val="ad"/>
        <w:rPr>
          <w:rFonts w:hAnsi="宋体" w:cs="宋体"/>
        </w:rPr>
      </w:pPr>
      <w:r w:rsidRPr="000665B4">
        <w:rPr>
          <w:rFonts w:hAnsi="宋体" w:cs="宋体" w:hint="eastAsia"/>
        </w:rPr>
        <w:t>int dot_online_ex(point p,line l){</w:t>
      </w:r>
    </w:p>
    <w:p w:rsidR="005F1F37" w:rsidRPr="000665B4" w:rsidRDefault="005F1F37" w:rsidP="005F1F37">
      <w:pPr>
        <w:pStyle w:val="ad"/>
        <w:rPr>
          <w:rFonts w:hAnsi="宋体" w:cs="宋体"/>
        </w:rPr>
      </w:pPr>
      <w:r w:rsidRPr="000665B4">
        <w:rPr>
          <w:rFonts w:hAnsi="宋体" w:cs="宋体" w:hint="eastAsia"/>
        </w:rPr>
        <w:t xml:space="preserve">       return dot_online_in(p,l)&amp;&amp;(p.x!=l.a.x||p.y!=l.a.y)&amp;&amp;(p.x!=l.b.x||p.y!=l.b.y);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dot_online_ex(point p,point l1,point l2){</w:t>
      </w:r>
    </w:p>
    <w:p w:rsidR="005F1F37" w:rsidRPr="000665B4" w:rsidRDefault="005F1F37" w:rsidP="005F1F37">
      <w:pPr>
        <w:pStyle w:val="ad"/>
        <w:rPr>
          <w:rFonts w:hAnsi="宋体" w:cs="宋体"/>
        </w:rPr>
      </w:pPr>
      <w:r w:rsidRPr="000665B4">
        <w:rPr>
          <w:rFonts w:hAnsi="宋体" w:cs="宋体" w:hint="eastAsia"/>
        </w:rPr>
        <w:t xml:space="preserve">       return dot_online_in(p,l1,l2)&amp;&amp;(p.x!=l1.x||p.y!=l1.y)&amp;&amp;(p.x!=l2.x||p.y!=l2.y);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dot_online_ex(int x,int y,int x1,int y1,int x2,int y2){</w:t>
      </w:r>
    </w:p>
    <w:p w:rsidR="005F1F37" w:rsidRPr="000665B4" w:rsidRDefault="005F1F37" w:rsidP="005F1F37">
      <w:pPr>
        <w:pStyle w:val="ad"/>
        <w:rPr>
          <w:rFonts w:hAnsi="宋体" w:cs="宋体"/>
        </w:rPr>
      </w:pPr>
      <w:r w:rsidRPr="000665B4">
        <w:rPr>
          <w:rFonts w:hAnsi="宋体" w:cs="宋体" w:hint="eastAsia"/>
        </w:rPr>
        <w:t xml:space="preserve">       return dot_online_in(x,y,x1,y1,x2,y2)&amp;&amp;(x!=x1||y!=y1)&amp;&amp;(x!=x2||y!=y2);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//判两点在直线同侧,点在直线上返回0</w:t>
      </w:r>
    </w:p>
    <w:p w:rsidR="005F1F37" w:rsidRPr="000665B4" w:rsidRDefault="005F1F37" w:rsidP="005F1F37">
      <w:pPr>
        <w:pStyle w:val="ad"/>
        <w:rPr>
          <w:rFonts w:hAnsi="宋体" w:cs="宋体"/>
        </w:rPr>
      </w:pPr>
      <w:r w:rsidRPr="000665B4">
        <w:rPr>
          <w:rFonts w:hAnsi="宋体" w:cs="宋体" w:hint="eastAsia"/>
        </w:rPr>
        <w:t>int same_side(point p1,point p2,line l){</w:t>
      </w:r>
    </w:p>
    <w:p w:rsidR="005F1F37" w:rsidRPr="000665B4" w:rsidRDefault="005F1F37" w:rsidP="005F1F37">
      <w:pPr>
        <w:pStyle w:val="ad"/>
        <w:rPr>
          <w:rFonts w:hAnsi="宋体" w:cs="宋体"/>
        </w:rPr>
      </w:pPr>
      <w:r w:rsidRPr="000665B4">
        <w:rPr>
          <w:rFonts w:hAnsi="宋体" w:cs="宋体" w:hint="eastAsia"/>
        </w:rPr>
        <w:t xml:space="preserve">       return sign(xmult(l.a,p1,l.b))*xmult(l.a,p2,l.b)&gt;0;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lastRenderedPageBreak/>
        <w:t>int same_side(point p1,point p2,point l1,point l2){</w:t>
      </w:r>
    </w:p>
    <w:p w:rsidR="005F1F37" w:rsidRPr="000665B4" w:rsidRDefault="005F1F37" w:rsidP="005F1F37">
      <w:pPr>
        <w:pStyle w:val="ad"/>
        <w:rPr>
          <w:rFonts w:hAnsi="宋体" w:cs="宋体"/>
        </w:rPr>
      </w:pPr>
      <w:r w:rsidRPr="000665B4">
        <w:rPr>
          <w:rFonts w:hAnsi="宋体" w:cs="宋体" w:hint="eastAsia"/>
        </w:rPr>
        <w:t xml:space="preserve">       return sign(xmult(l1,p1,l2))*xmult(l1,p2,l2)&gt;0;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//判两点在直线异侧,点在直线上返回0</w:t>
      </w:r>
    </w:p>
    <w:p w:rsidR="005F1F37" w:rsidRPr="000665B4" w:rsidRDefault="005F1F37" w:rsidP="005F1F37">
      <w:pPr>
        <w:pStyle w:val="ad"/>
        <w:rPr>
          <w:rFonts w:hAnsi="宋体" w:cs="宋体"/>
        </w:rPr>
      </w:pPr>
      <w:r w:rsidRPr="000665B4">
        <w:rPr>
          <w:rFonts w:hAnsi="宋体" w:cs="宋体" w:hint="eastAsia"/>
        </w:rPr>
        <w:t>int opposite_side(point p1,point p2,line l){</w:t>
      </w:r>
    </w:p>
    <w:p w:rsidR="005F1F37" w:rsidRPr="000665B4" w:rsidRDefault="005F1F37" w:rsidP="005F1F37">
      <w:pPr>
        <w:pStyle w:val="ad"/>
        <w:rPr>
          <w:rFonts w:hAnsi="宋体" w:cs="宋体"/>
        </w:rPr>
      </w:pPr>
      <w:r w:rsidRPr="000665B4">
        <w:rPr>
          <w:rFonts w:hAnsi="宋体" w:cs="宋体" w:hint="eastAsia"/>
        </w:rPr>
        <w:t xml:space="preserve">       return sign(xmult(l.a,p1,l.b))*xmult(l.a,p2,l.b)&lt;0;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opposite_side(point p1,point p2,point l1,point l2){</w:t>
      </w:r>
    </w:p>
    <w:p w:rsidR="005F1F37" w:rsidRPr="000665B4" w:rsidRDefault="005F1F37" w:rsidP="005F1F37">
      <w:pPr>
        <w:pStyle w:val="ad"/>
        <w:rPr>
          <w:rFonts w:hAnsi="宋体" w:cs="宋体"/>
        </w:rPr>
      </w:pPr>
      <w:r w:rsidRPr="000665B4">
        <w:rPr>
          <w:rFonts w:hAnsi="宋体" w:cs="宋体" w:hint="eastAsia"/>
        </w:rPr>
        <w:t xml:space="preserve">       return sign(xmult(l1,p1,l2))*xmult(l1,p2,l2)&lt;0;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//判两直线平行</w:t>
      </w:r>
    </w:p>
    <w:p w:rsidR="005F1F37" w:rsidRPr="000665B4" w:rsidRDefault="005F1F37" w:rsidP="005F1F37">
      <w:pPr>
        <w:pStyle w:val="ad"/>
        <w:rPr>
          <w:rFonts w:hAnsi="宋体" w:cs="宋体"/>
        </w:rPr>
      </w:pPr>
      <w:r w:rsidRPr="000665B4">
        <w:rPr>
          <w:rFonts w:hAnsi="宋体" w:cs="宋体" w:hint="eastAsia"/>
        </w:rPr>
        <w:t>int parallel(line u,line v){</w:t>
      </w:r>
    </w:p>
    <w:p w:rsidR="005F1F37" w:rsidRPr="000665B4" w:rsidRDefault="005F1F37" w:rsidP="005F1F37">
      <w:pPr>
        <w:pStyle w:val="ad"/>
        <w:rPr>
          <w:rFonts w:hAnsi="宋体" w:cs="宋体"/>
        </w:rPr>
      </w:pPr>
      <w:r w:rsidRPr="000665B4">
        <w:rPr>
          <w:rFonts w:hAnsi="宋体" w:cs="宋体" w:hint="eastAsia"/>
        </w:rPr>
        <w:t xml:space="preserve">       return (u.a.x-u.b.x)*(v.a.y-v.b.y)==(v.a.x-v.b.x)*(u.a.y-u.b.y);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parallel(point u1,point u2,point v1,point v2){</w:t>
      </w:r>
    </w:p>
    <w:p w:rsidR="005F1F37" w:rsidRPr="000665B4" w:rsidRDefault="005F1F37" w:rsidP="005F1F37">
      <w:pPr>
        <w:pStyle w:val="ad"/>
        <w:rPr>
          <w:rFonts w:hAnsi="宋体" w:cs="宋体"/>
        </w:rPr>
      </w:pPr>
      <w:r w:rsidRPr="000665B4">
        <w:rPr>
          <w:rFonts w:hAnsi="宋体" w:cs="宋体" w:hint="eastAsia"/>
        </w:rPr>
        <w:t xml:space="preserve">       return (u1.x-u2.x)*(v1.y-v2.y)==(v1.x-v2.x)*(u1.y-u2.y);</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//判两直线垂直</w:t>
      </w:r>
    </w:p>
    <w:p w:rsidR="005F1F37" w:rsidRPr="000665B4" w:rsidRDefault="005F1F37" w:rsidP="005F1F37">
      <w:pPr>
        <w:pStyle w:val="ad"/>
        <w:rPr>
          <w:rFonts w:hAnsi="宋体" w:cs="宋体"/>
        </w:rPr>
      </w:pPr>
      <w:r w:rsidRPr="000665B4">
        <w:rPr>
          <w:rFonts w:hAnsi="宋体" w:cs="宋体" w:hint="eastAsia"/>
        </w:rPr>
        <w:t>int perpendicular(line u,line v){</w:t>
      </w:r>
    </w:p>
    <w:p w:rsidR="005F1F37" w:rsidRPr="000665B4" w:rsidRDefault="005F1F37" w:rsidP="005F1F37">
      <w:pPr>
        <w:pStyle w:val="ad"/>
        <w:rPr>
          <w:rFonts w:hAnsi="宋体" w:cs="宋体"/>
        </w:rPr>
      </w:pPr>
      <w:r w:rsidRPr="000665B4">
        <w:rPr>
          <w:rFonts w:hAnsi="宋体" w:cs="宋体" w:hint="eastAsia"/>
        </w:rPr>
        <w:t xml:space="preserve">       return (u.a.x-u.b.x)*(v.a.x-v.b.x)==-(u.a.y-u.b.y)*(v.a.y-v.b.y);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perpendicular(point u1,point u2,point v1,point v2){</w:t>
      </w:r>
    </w:p>
    <w:p w:rsidR="005F1F37" w:rsidRPr="000665B4" w:rsidRDefault="005F1F37" w:rsidP="005F1F37">
      <w:pPr>
        <w:pStyle w:val="ad"/>
        <w:rPr>
          <w:rFonts w:hAnsi="宋体" w:cs="宋体"/>
        </w:rPr>
      </w:pPr>
      <w:r w:rsidRPr="000665B4">
        <w:rPr>
          <w:rFonts w:hAnsi="宋体" w:cs="宋体" w:hint="eastAsia"/>
        </w:rPr>
        <w:t xml:space="preserve">       return (u1.x-u2.x)*(v1.x-v2.x)==-(u1.y-u2.y)*(v1.y-v2.y);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//判两线段相交,包括端点和部分重合</w:t>
      </w:r>
    </w:p>
    <w:p w:rsidR="005F1F37" w:rsidRPr="000665B4" w:rsidRDefault="005F1F37" w:rsidP="005F1F37">
      <w:pPr>
        <w:pStyle w:val="ad"/>
        <w:rPr>
          <w:rFonts w:hAnsi="宋体" w:cs="宋体"/>
        </w:rPr>
      </w:pPr>
      <w:r w:rsidRPr="000665B4">
        <w:rPr>
          <w:rFonts w:hAnsi="宋体" w:cs="宋体" w:hint="eastAsia"/>
        </w:rPr>
        <w:t>int intersect_in(line u,line v){</w:t>
      </w:r>
    </w:p>
    <w:p w:rsidR="005F1F37" w:rsidRPr="000665B4" w:rsidRDefault="005F1F37" w:rsidP="005F1F37">
      <w:pPr>
        <w:pStyle w:val="ad"/>
        <w:rPr>
          <w:rFonts w:hAnsi="宋体" w:cs="宋体"/>
        </w:rPr>
      </w:pPr>
      <w:r w:rsidRPr="000665B4">
        <w:rPr>
          <w:rFonts w:hAnsi="宋体" w:cs="宋体" w:hint="eastAsia"/>
        </w:rPr>
        <w:t xml:space="preserve">       if (!dots_inline(u.a,u.b,v.a)||!dots_inline(u.a,u.b,v.b))</w:t>
      </w:r>
    </w:p>
    <w:p w:rsidR="005F1F37" w:rsidRPr="000665B4" w:rsidRDefault="005F1F37" w:rsidP="005F1F37">
      <w:pPr>
        <w:pStyle w:val="ad"/>
        <w:rPr>
          <w:rFonts w:hAnsi="宋体" w:cs="宋体"/>
        </w:rPr>
      </w:pPr>
      <w:r w:rsidRPr="000665B4">
        <w:rPr>
          <w:rFonts w:hAnsi="宋体" w:cs="宋体" w:hint="eastAsia"/>
        </w:rPr>
        <w:t xml:space="preserve">              return !same_side(u.a,u.b,v)&amp;&amp;!same_side(v.a,v.b,u);</w:t>
      </w:r>
    </w:p>
    <w:p w:rsidR="005F1F37" w:rsidRPr="000665B4" w:rsidRDefault="005F1F37" w:rsidP="005F1F37">
      <w:pPr>
        <w:pStyle w:val="ad"/>
        <w:rPr>
          <w:rFonts w:hAnsi="宋体" w:cs="宋体"/>
        </w:rPr>
      </w:pPr>
      <w:r w:rsidRPr="000665B4">
        <w:rPr>
          <w:rFonts w:hAnsi="宋体" w:cs="宋体" w:hint="eastAsia"/>
        </w:rPr>
        <w:t xml:space="preserve">       return dot_online_in(u.a,v)||dot_online_in(u.b,v)||dot_online_in(v.a,u)||dot_online_in(v.b,u);</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intersect_in(point u1,point u2,point v1,point v2){</w:t>
      </w:r>
    </w:p>
    <w:p w:rsidR="005F1F37" w:rsidRPr="000665B4" w:rsidRDefault="005F1F37" w:rsidP="005F1F37">
      <w:pPr>
        <w:pStyle w:val="ad"/>
        <w:rPr>
          <w:rFonts w:hAnsi="宋体" w:cs="宋体"/>
        </w:rPr>
      </w:pPr>
      <w:r w:rsidRPr="000665B4">
        <w:rPr>
          <w:rFonts w:hAnsi="宋体" w:cs="宋体" w:hint="eastAsia"/>
        </w:rPr>
        <w:t xml:space="preserve">       if (!dots_inline(u1,u2,v1)||!dots_inline(u1,u2,v2))</w:t>
      </w:r>
    </w:p>
    <w:p w:rsidR="005F1F37" w:rsidRPr="000665B4" w:rsidRDefault="005F1F37" w:rsidP="005F1F37">
      <w:pPr>
        <w:pStyle w:val="ad"/>
        <w:rPr>
          <w:rFonts w:hAnsi="宋体" w:cs="宋体"/>
        </w:rPr>
      </w:pPr>
      <w:r w:rsidRPr="000665B4">
        <w:rPr>
          <w:rFonts w:hAnsi="宋体" w:cs="宋体" w:hint="eastAsia"/>
        </w:rPr>
        <w:t xml:space="preserve">              return !same_side(u1,u2,v1,v2)&amp;&amp;!same_side(v1,v2,u1,u2);</w:t>
      </w:r>
    </w:p>
    <w:p w:rsidR="005F1F37" w:rsidRPr="000665B4" w:rsidRDefault="005F1F37" w:rsidP="005F1F37">
      <w:pPr>
        <w:pStyle w:val="ad"/>
        <w:rPr>
          <w:rFonts w:hAnsi="宋体" w:cs="宋体"/>
        </w:rPr>
      </w:pPr>
      <w:r w:rsidRPr="000665B4">
        <w:rPr>
          <w:rFonts w:hAnsi="宋体" w:cs="宋体" w:hint="eastAsia"/>
        </w:rPr>
        <w:t xml:space="preserve">       return dot_online_in(u1,v1,v2)||dot_online_in(u2,v1,v2)||dot_online_in(v1,u1,u2)||dot_online_in(v2,u1,u2);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lastRenderedPageBreak/>
        <w:t xml:space="preserve"> </w:t>
      </w:r>
    </w:p>
    <w:p w:rsidR="005F1F37" w:rsidRPr="000665B4" w:rsidRDefault="005F1F37" w:rsidP="005F1F37">
      <w:pPr>
        <w:pStyle w:val="ad"/>
        <w:rPr>
          <w:rFonts w:hAnsi="宋体" w:cs="宋体"/>
        </w:rPr>
      </w:pPr>
      <w:r w:rsidRPr="000665B4">
        <w:rPr>
          <w:rFonts w:hAnsi="宋体" w:cs="宋体" w:hint="eastAsia"/>
        </w:rPr>
        <w:t>//判两线段相交,不包括端点和部分重合</w:t>
      </w:r>
    </w:p>
    <w:p w:rsidR="005F1F37" w:rsidRPr="000665B4" w:rsidRDefault="005F1F37" w:rsidP="005F1F37">
      <w:pPr>
        <w:pStyle w:val="ad"/>
        <w:rPr>
          <w:rFonts w:hAnsi="宋体" w:cs="宋体"/>
        </w:rPr>
      </w:pPr>
      <w:r w:rsidRPr="000665B4">
        <w:rPr>
          <w:rFonts w:hAnsi="宋体" w:cs="宋体" w:hint="eastAsia"/>
        </w:rPr>
        <w:t>int intersect_ex(line u,line v){</w:t>
      </w:r>
    </w:p>
    <w:p w:rsidR="005F1F37" w:rsidRPr="000665B4" w:rsidRDefault="005F1F37" w:rsidP="005F1F37">
      <w:pPr>
        <w:pStyle w:val="ad"/>
        <w:rPr>
          <w:rFonts w:hAnsi="宋体" w:cs="宋体"/>
        </w:rPr>
      </w:pPr>
      <w:r w:rsidRPr="000665B4">
        <w:rPr>
          <w:rFonts w:hAnsi="宋体" w:cs="宋体" w:hint="eastAsia"/>
        </w:rPr>
        <w:t xml:space="preserve">       return opposite_side(u.a,u.b,v)&amp;&amp;opposite_side(v.a,v.b,u);</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intersect_ex(point u1,point u2,point v1,point v2){</w:t>
      </w:r>
    </w:p>
    <w:p w:rsidR="005F1F37" w:rsidRPr="000665B4" w:rsidRDefault="005F1F37" w:rsidP="005F1F37">
      <w:pPr>
        <w:pStyle w:val="ad"/>
        <w:rPr>
          <w:rFonts w:hAnsi="宋体" w:cs="宋体"/>
        </w:rPr>
      </w:pPr>
      <w:r w:rsidRPr="000665B4">
        <w:rPr>
          <w:rFonts w:hAnsi="宋体" w:cs="宋体" w:hint="eastAsia"/>
        </w:rPr>
        <w:t xml:space="preserve">       return opposite_side(u1,u2,v1,v2)&amp;&amp;opposite_side(v1,v2,u1,u2);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643E75">
      <w:pPr>
        <w:pStyle w:val="ad"/>
        <w:outlineLvl w:val="1"/>
        <w:rPr>
          <w:rFonts w:hAnsi="宋体" w:cs="宋体"/>
          <w:b/>
          <w:sz w:val="24"/>
          <w:szCs w:val="24"/>
        </w:rPr>
      </w:pPr>
      <w:bookmarkStart w:id="365" w:name="_Toc524383265"/>
      <w:r w:rsidRPr="000665B4">
        <w:rPr>
          <w:rFonts w:hAnsi="宋体" w:cs="宋体" w:hint="eastAsia"/>
          <w:b/>
          <w:sz w:val="24"/>
          <w:szCs w:val="24"/>
        </w:rPr>
        <w:t>2、组合</w:t>
      </w:r>
      <w:bookmarkEnd w:id="365"/>
    </w:p>
    <w:p w:rsidR="005F1F37" w:rsidRPr="000665B4" w:rsidRDefault="005F1F37" w:rsidP="005F1F37">
      <w:pPr>
        <w:pStyle w:val="ad"/>
        <w:rPr>
          <w:rFonts w:hAnsi="宋体" w:cs="宋体"/>
          <w:b/>
        </w:rPr>
      </w:pPr>
      <w:r w:rsidRPr="000665B4">
        <w:rPr>
          <w:rFonts w:hAnsi="宋体" w:cs="宋体" w:hint="eastAsia"/>
          <w:b/>
        </w:rPr>
        <w:t>2.1 组合公式</w:t>
      </w:r>
    </w:p>
    <w:p w:rsidR="005F1F37" w:rsidRPr="000665B4" w:rsidRDefault="005F1F37" w:rsidP="005F1F37">
      <w:pPr>
        <w:pStyle w:val="ad"/>
        <w:rPr>
          <w:rFonts w:hAnsi="宋体" w:cs="宋体"/>
        </w:rPr>
      </w:pPr>
      <w:r w:rsidRPr="000665B4">
        <w:rPr>
          <w:rFonts w:hAnsi="宋体" w:cs="宋体" w:hint="eastAsia"/>
        </w:rPr>
        <w:t>1. C(m,n)=C(m,m-n)</w:t>
      </w:r>
    </w:p>
    <w:p w:rsidR="005F1F37" w:rsidRPr="000665B4" w:rsidRDefault="005F1F37" w:rsidP="005F1F37">
      <w:pPr>
        <w:pStyle w:val="ad"/>
        <w:rPr>
          <w:rFonts w:hAnsi="宋体" w:cs="宋体"/>
          <w:lang w:val="pt-BR"/>
        </w:rPr>
      </w:pPr>
      <w:r w:rsidRPr="000665B4">
        <w:rPr>
          <w:rFonts w:hAnsi="宋体" w:cs="宋体" w:hint="eastAsia"/>
          <w:lang w:val="pt-BR"/>
        </w:rPr>
        <w:t>2. C(m,n)=C(m-1,n)+C(m-1,n-1)</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derangement D(n) = n!(1 - 1/1! + 1/2! - 1/3! + ... + (-1)^n/n!)</w:t>
      </w:r>
    </w:p>
    <w:p w:rsidR="005F1F37" w:rsidRPr="000665B4" w:rsidRDefault="005F1F37" w:rsidP="005F1F37">
      <w:pPr>
        <w:pStyle w:val="ad"/>
        <w:rPr>
          <w:rFonts w:hAnsi="宋体" w:cs="宋体"/>
          <w:lang w:val="pt-BR"/>
        </w:rPr>
      </w:pPr>
      <w:r w:rsidRPr="000665B4">
        <w:rPr>
          <w:rFonts w:hAnsi="宋体" w:cs="宋体" w:hint="eastAsia"/>
          <w:lang w:val="pt-BR"/>
        </w:rPr>
        <w:t xml:space="preserve">                 = (n-1)(D(n-2) - D(n-1))</w:t>
      </w:r>
    </w:p>
    <w:p w:rsidR="005F1F37" w:rsidRPr="000665B4" w:rsidRDefault="005F1F37" w:rsidP="005F1F37">
      <w:pPr>
        <w:pStyle w:val="ad"/>
        <w:rPr>
          <w:rFonts w:hAnsi="宋体" w:cs="宋体"/>
          <w:lang w:val="pt-BR"/>
        </w:rPr>
      </w:pPr>
      <w:r w:rsidRPr="000665B4">
        <w:rPr>
          <w:rFonts w:hAnsi="宋体" w:cs="宋体" w:hint="eastAsia"/>
          <w:lang w:val="pt-BR"/>
        </w:rPr>
        <w:t xml:space="preserve">            Q(n) = D(n) + D(n-1)</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rPr>
        <w:t>求和公式</w:t>
      </w:r>
      <w:r w:rsidRPr="000665B4">
        <w:rPr>
          <w:rFonts w:hAnsi="宋体" w:cs="宋体" w:hint="eastAsia"/>
          <w:lang w:val="pt-BR"/>
        </w:rPr>
        <w:t>,k = 1..n</w:t>
      </w:r>
    </w:p>
    <w:p w:rsidR="005F1F37" w:rsidRPr="000665B4" w:rsidRDefault="005F1F37" w:rsidP="005F1F37">
      <w:pPr>
        <w:pStyle w:val="ad"/>
        <w:rPr>
          <w:rFonts w:hAnsi="宋体" w:cs="宋体"/>
          <w:lang w:val="pt-BR"/>
        </w:rPr>
      </w:pPr>
      <w:r w:rsidRPr="000665B4">
        <w:rPr>
          <w:rFonts w:hAnsi="宋体" w:cs="宋体" w:hint="eastAsia"/>
          <w:lang w:val="pt-BR"/>
        </w:rPr>
        <w:t>1. sum( k ) = n(n+1)/2</w:t>
      </w:r>
    </w:p>
    <w:p w:rsidR="005F1F37" w:rsidRPr="000665B4" w:rsidRDefault="005F1F37" w:rsidP="005F1F37">
      <w:pPr>
        <w:pStyle w:val="ad"/>
        <w:rPr>
          <w:rFonts w:hAnsi="宋体" w:cs="宋体"/>
          <w:lang w:val="pt-BR"/>
        </w:rPr>
      </w:pPr>
      <w:r w:rsidRPr="000665B4">
        <w:rPr>
          <w:rFonts w:hAnsi="宋体" w:cs="宋体" w:hint="eastAsia"/>
          <w:lang w:val="pt-BR"/>
        </w:rPr>
        <w:t>2. sum( 2k-1 ) = n^2</w:t>
      </w:r>
    </w:p>
    <w:p w:rsidR="005F1F37" w:rsidRPr="000665B4" w:rsidRDefault="005F1F37" w:rsidP="005F1F37">
      <w:pPr>
        <w:pStyle w:val="ad"/>
        <w:rPr>
          <w:rFonts w:hAnsi="宋体" w:cs="宋体"/>
          <w:lang w:val="pt-BR"/>
        </w:rPr>
      </w:pPr>
      <w:r w:rsidRPr="000665B4">
        <w:rPr>
          <w:rFonts w:hAnsi="宋体" w:cs="宋体" w:hint="eastAsia"/>
          <w:lang w:val="pt-BR"/>
        </w:rPr>
        <w:t>3. sum( k^2 ) = n(n+1)(2n+1)/6</w:t>
      </w:r>
    </w:p>
    <w:p w:rsidR="005F1F37" w:rsidRPr="000665B4" w:rsidRDefault="005F1F37" w:rsidP="005F1F37">
      <w:pPr>
        <w:pStyle w:val="ad"/>
        <w:rPr>
          <w:rFonts w:hAnsi="宋体" w:cs="宋体"/>
          <w:lang w:val="pt-BR"/>
        </w:rPr>
      </w:pPr>
      <w:r w:rsidRPr="000665B4">
        <w:rPr>
          <w:rFonts w:hAnsi="宋体" w:cs="宋体" w:hint="eastAsia"/>
          <w:lang w:val="pt-BR"/>
        </w:rPr>
        <w:t>4. sum( (2k-1)^2 ) = n(4n^2-1)/3</w:t>
      </w:r>
    </w:p>
    <w:p w:rsidR="005F1F37" w:rsidRPr="000665B4" w:rsidRDefault="005F1F37" w:rsidP="005F1F37">
      <w:pPr>
        <w:pStyle w:val="ad"/>
        <w:rPr>
          <w:rFonts w:hAnsi="宋体" w:cs="宋体"/>
          <w:lang w:val="pt-BR"/>
        </w:rPr>
      </w:pPr>
      <w:r w:rsidRPr="000665B4">
        <w:rPr>
          <w:rFonts w:hAnsi="宋体" w:cs="宋体" w:hint="eastAsia"/>
          <w:lang w:val="pt-BR"/>
        </w:rPr>
        <w:t>5. sum( k^3 ) = (n(n+1)/2)^2</w:t>
      </w:r>
    </w:p>
    <w:p w:rsidR="005F1F37" w:rsidRPr="000665B4" w:rsidRDefault="005F1F37" w:rsidP="005F1F37">
      <w:pPr>
        <w:pStyle w:val="ad"/>
        <w:rPr>
          <w:rFonts w:hAnsi="宋体" w:cs="宋体"/>
          <w:lang w:val="pt-BR"/>
        </w:rPr>
      </w:pPr>
      <w:r w:rsidRPr="000665B4">
        <w:rPr>
          <w:rFonts w:hAnsi="宋体" w:cs="宋体" w:hint="eastAsia"/>
          <w:lang w:val="pt-BR"/>
        </w:rPr>
        <w:t>6. sum( (2k-1)^3 ) = n^2(2n^2-1)</w:t>
      </w:r>
    </w:p>
    <w:p w:rsidR="005F1F37" w:rsidRPr="000665B4" w:rsidRDefault="005F1F37" w:rsidP="005F1F37">
      <w:pPr>
        <w:pStyle w:val="ad"/>
        <w:rPr>
          <w:rFonts w:hAnsi="宋体" w:cs="宋体"/>
          <w:lang w:val="pt-BR"/>
        </w:rPr>
      </w:pPr>
      <w:r w:rsidRPr="000665B4">
        <w:rPr>
          <w:rFonts w:hAnsi="宋体" w:cs="宋体" w:hint="eastAsia"/>
          <w:lang w:val="pt-BR"/>
        </w:rPr>
        <w:t>7. sum( k^4 ) = n(n+1)(2n+1)(3n^2+3n-1)/30</w:t>
      </w:r>
    </w:p>
    <w:p w:rsidR="005F1F37" w:rsidRPr="000665B4" w:rsidRDefault="005F1F37" w:rsidP="005F1F37">
      <w:pPr>
        <w:pStyle w:val="ad"/>
        <w:rPr>
          <w:rFonts w:hAnsi="宋体" w:cs="宋体"/>
          <w:lang w:val="pt-BR"/>
        </w:rPr>
      </w:pPr>
      <w:r w:rsidRPr="000665B4">
        <w:rPr>
          <w:rFonts w:hAnsi="宋体" w:cs="宋体" w:hint="eastAsia"/>
          <w:lang w:val="pt-BR"/>
        </w:rPr>
        <w:t>8. sum( k^5 ) = n^2(n+1)^2(2n^2+2n-1)/12</w:t>
      </w:r>
    </w:p>
    <w:p w:rsidR="005F1F37" w:rsidRPr="000665B4" w:rsidRDefault="005F1F37" w:rsidP="005F1F37">
      <w:pPr>
        <w:pStyle w:val="ad"/>
        <w:rPr>
          <w:rFonts w:hAnsi="宋体" w:cs="宋体"/>
          <w:lang w:val="pt-BR"/>
        </w:rPr>
      </w:pPr>
      <w:r w:rsidRPr="000665B4">
        <w:rPr>
          <w:rFonts w:hAnsi="宋体" w:cs="宋体" w:hint="eastAsia"/>
          <w:lang w:val="pt-BR"/>
        </w:rPr>
        <w:t>9. sum( k(k+1) ) = n(n+1)(n+2)/3</w:t>
      </w:r>
    </w:p>
    <w:p w:rsidR="005F1F37" w:rsidRPr="000665B4" w:rsidRDefault="005F1F37" w:rsidP="005F1F37">
      <w:pPr>
        <w:pStyle w:val="ad"/>
        <w:rPr>
          <w:rFonts w:hAnsi="宋体" w:cs="宋体"/>
          <w:lang w:val="pt-BR"/>
        </w:rPr>
      </w:pPr>
      <w:r w:rsidRPr="000665B4">
        <w:rPr>
          <w:rFonts w:hAnsi="宋体" w:cs="宋体" w:hint="eastAsia"/>
          <w:lang w:val="pt-BR"/>
        </w:rPr>
        <w:t>10. sum( k(k+1)(k+2) ) = n(n+1)(n+2)(n+3)/4</w:t>
      </w:r>
    </w:p>
    <w:p w:rsidR="005F1F37" w:rsidRPr="000665B4" w:rsidRDefault="005F1F37" w:rsidP="005F1F37">
      <w:pPr>
        <w:pStyle w:val="ad"/>
        <w:rPr>
          <w:rFonts w:hAnsi="宋体" w:cs="宋体"/>
          <w:lang w:val="pt-BR"/>
        </w:rPr>
      </w:pPr>
      <w:r w:rsidRPr="000665B4">
        <w:rPr>
          <w:rFonts w:hAnsi="宋体" w:cs="宋体" w:hint="eastAsia"/>
          <w:lang w:val="pt-BR"/>
        </w:rPr>
        <w:t>12. sum( k(k+1)(k+2)(k+3) ) = n(n+1)(n+2)(n+3)(n+4)/5</w:t>
      </w:r>
    </w:p>
    <w:p w:rsidR="005F1F37" w:rsidRPr="000665B4" w:rsidRDefault="005F1F37" w:rsidP="005F1F37">
      <w:pPr>
        <w:pStyle w:val="ad"/>
        <w:rPr>
          <w:rFonts w:hAnsi="宋体" w:cs="宋体"/>
          <w:lang w:val="pt-BR"/>
        </w:rPr>
      </w:pPr>
    </w:p>
    <w:p w:rsidR="005F1F37" w:rsidRPr="000665B4" w:rsidRDefault="005F1F37" w:rsidP="005F1F37">
      <w:pPr>
        <w:pStyle w:val="ad"/>
        <w:rPr>
          <w:rFonts w:hAnsi="宋体" w:cs="宋体"/>
          <w:b/>
          <w:lang w:val="pt-BR"/>
        </w:rPr>
      </w:pPr>
      <w:r w:rsidRPr="000665B4">
        <w:rPr>
          <w:rFonts w:hAnsi="宋体" w:cs="宋体" w:hint="eastAsia"/>
          <w:b/>
          <w:lang w:val="pt-BR"/>
        </w:rPr>
        <w:t xml:space="preserve">2.2 </w:t>
      </w:r>
      <w:r w:rsidRPr="000665B4">
        <w:rPr>
          <w:rFonts w:hAnsi="宋体" w:cs="宋体" w:hint="eastAsia"/>
          <w:b/>
        </w:rPr>
        <w:t>排列组合生成</w:t>
      </w:r>
    </w:p>
    <w:p w:rsidR="005F1F37" w:rsidRPr="000665B4" w:rsidRDefault="005F1F37" w:rsidP="005F1F37">
      <w:pPr>
        <w:pStyle w:val="ad"/>
        <w:rPr>
          <w:rFonts w:hAnsi="宋体" w:cs="宋体"/>
          <w:lang w:val="pt-BR"/>
        </w:rPr>
      </w:pPr>
      <w:r w:rsidRPr="000665B4">
        <w:rPr>
          <w:rFonts w:hAnsi="宋体" w:cs="宋体" w:hint="eastAsia"/>
          <w:lang w:val="pt-BR"/>
        </w:rPr>
        <w:t>//gen_perm</w:t>
      </w:r>
      <w:r w:rsidRPr="000665B4">
        <w:rPr>
          <w:rFonts w:hAnsi="宋体" w:cs="宋体" w:hint="eastAsia"/>
        </w:rPr>
        <w:t>产生字典序排列</w:t>
      </w:r>
      <w:r w:rsidRPr="000665B4">
        <w:rPr>
          <w:rFonts w:hAnsi="宋体" w:cs="宋体" w:hint="eastAsia"/>
          <w:lang w:val="pt-BR"/>
        </w:rPr>
        <w:t>P(n,m)</w:t>
      </w:r>
    </w:p>
    <w:p w:rsidR="005F1F37" w:rsidRPr="000665B4" w:rsidRDefault="005F1F37" w:rsidP="005F1F37">
      <w:pPr>
        <w:pStyle w:val="ad"/>
        <w:rPr>
          <w:rFonts w:hAnsi="宋体" w:cs="宋体"/>
          <w:lang w:val="pt-BR"/>
        </w:rPr>
      </w:pPr>
      <w:r w:rsidRPr="000665B4">
        <w:rPr>
          <w:rFonts w:hAnsi="宋体" w:cs="宋体" w:hint="eastAsia"/>
          <w:lang w:val="pt-BR"/>
        </w:rPr>
        <w:t>//gen_comb</w:t>
      </w:r>
      <w:r w:rsidRPr="000665B4">
        <w:rPr>
          <w:rFonts w:hAnsi="宋体" w:cs="宋体" w:hint="eastAsia"/>
        </w:rPr>
        <w:t>产生字典序组合</w:t>
      </w:r>
      <w:r w:rsidRPr="000665B4">
        <w:rPr>
          <w:rFonts w:hAnsi="宋体" w:cs="宋体" w:hint="eastAsia"/>
          <w:lang w:val="pt-BR"/>
        </w:rPr>
        <w:t>C(n,m)</w:t>
      </w:r>
    </w:p>
    <w:p w:rsidR="005F1F37" w:rsidRPr="000665B4" w:rsidRDefault="005F1F37" w:rsidP="005F1F37">
      <w:pPr>
        <w:pStyle w:val="ad"/>
        <w:rPr>
          <w:rFonts w:hAnsi="宋体" w:cs="宋体"/>
          <w:lang w:val="pt-BR"/>
        </w:rPr>
      </w:pPr>
      <w:r w:rsidRPr="000665B4">
        <w:rPr>
          <w:rFonts w:hAnsi="宋体" w:cs="宋体" w:hint="eastAsia"/>
          <w:lang w:val="pt-BR"/>
        </w:rPr>
        <w:t>//gen_perm_swap</w:t>
      </w:r>
      <w:r w:rsidRPr="000665B4">
        <w:rPr>
          <w:rFonts w:hAnsi="宋体" w:cs="宋体" w:hint="eastAsia"/>
        </w:rPr>
        <w:t>产生相邻位对换全排列</w:t>
      </w:r>
      <w:r w:rsidRPr="000665B4">
        <w:rPr>
          <w:rFonts w:hAnsi="宋体" w:cs="宋体" w:hint="eastAsia"/>
          <w:lang w:val="pt-BR"/>
        </w:rPr>
        <w:t>P(n,n)</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产生元素用</w:t>
      </w:r>
      <w:r w:rsidRPr="000665B4">
        <w:rPr>
          <w:rFonts w:hAnsi="宋体" w:cs="宋体" w:hint="eastAsia"/>
          <w:lang w:val="pt-BR"/>
        </w:rPr>
        <w:t>1..n</w:t>
      </w:r>
      <w:r w:rsidRPr="000665B4">
        <w:rPr>
          <w:rFonts w:hAnsi="宋体" w:cs="宋体" w:hint="eastAsia"/>
        </w:rPr>
        <w:t>表示</w:t>
      </w:r>
    </w:p>
    <w:p w:rsidR="005F1F37" w:rsidRPr="000665B4" w:rsidRDefault="005F1F37" w:rsidP="005F1F37">
      <w:pPr>
        <w:pStyle w:val="ad"/>
        <w:rPr>
          <w:rFonts w:hAnsi="宋体" w:cs="宋体"/>
          <w:lang w:val="pt-BR"/>
        </w:rPr>
      </w:pPr>
      <w:r w:rsidRPr="000665B4">
        <w:rPr>
          <w:rFonts w:hAnsi="宋体" w:cs="宋体" w:hint="eastAsia"/>
          <w:lang w:val="pt-BR"/>
        </w:rPr>
        <w:t>//dummy</w:t>
      </w:r>
      <w:r w:rsidRPr="000665B4">
        <w:rPr>
          <w:rFonts w:hAnsi="宋体" w:cs="宋体" w:hint="eastAsia"/>
        </w:rPr>
        <w:t>为产生后调用的函数</w:t>
      </w:r>
      <w:r w:rsidRPr="000665B4">
        <w:rPr>
          <w:rFonts w:hAnsi="宋体" w:cs="宋体" w:hint="eastAsia"/>
          <w:lang w:val="pt-BR"/>
        </w:rPr>
        <w:t>,</w:t>
      </w:r>
      <w:r w:rsidRPr="000665B4">
        <w:rPr>
          <w:rFonts w:hAnsi="宋体" w:cs="宋体" w:hint="eastAsia"/>
        </w:rPr>
        <w:t>传入</w:t>
      </w:r>
      <w:r w:rsidRPr="000665B4">
        <w:rPr>
          <w:rFonts w:hAnsi="宋体" w:cs="宋体" w:hint="eastAsia"/>
          <w:lang w:val="pt-BR"/>
        </w:rPr>
        <w:t>a[]</w:t>
      </w:r>
      <w:r w:rsidRPr="000665B4">
        <w:rPr>
          <w:rFonts w:hAnsi="宋体" w:cs="宋体" w:hint="eastAsia"/>
        </w:rPr>
        <w:t>和</w:t>
      </w:r>
      <w:r w:rsidRPr="000665B4">
        <w:rPr>
          <w:rFonts w:hAnsi="宋体" w:cs="宋体" w:hint="eastAsia"/>
          <w:lang w:val="pt-BR"/>
        </w:rPr>
        <w:t>n,a[0]..a[n-1]</w:t>
      </w:r>
      <w:r w:rsidRPr="000665B4">
        <w:rPr>
          <w:rFonts w:hAnsi="宋体" w:cs="宋体" w:hint="eastAsia"/>
        </w:rPr>
        <w:t>为一次产生的结果</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int count;</w:t>
      </w:r>
    </w:p>
    <w:p w:rsidR="005F1F37" w:rsidRPr="000665B4" w:rsidRDefault="005F1F37" w:rsidP="005F1F37">
      <w:pPr>
        <w:pStyle w:val="ad"/>
        <w:rPr>
          <w:rFonts w:hAnsi="宋体" w:cs="宋体"/>
        </w:rPr>
      </w:pPr>
      <w:r w:rsidRPr="000665B4">
        <w:rPr>
          <w:rFonts w:hAnsi="宋体" w:cs="宋体" w:hint="eastAsia"/>
        </w:rPr>
        <w:t>#include &lt;iostream.h&gt;</w:t>
      </w:r>
    </w:p>
    <w:p w:rsidR="005F1F37" w:rsidRPr="000665B4" w:rsidRDefault="005F1F37" w:rsidP="005F1F37">
      <w:pPr>
        <w:pStyle w:val="ad"/>
        <w:rPr>
          <w:rFonts w:hAnsi="宋体" w:cs="宋体"/>
        </w:rPr>
      </w:pPr>
      <w:r w:rsidRPr="000665B4">
        <w:rPr>
          <w:rFonts w:hAnsi="宋体" w:cs="宋体" w:hint="eastAsia"/>
        </w:rPr>
        <w:t>void dummy(int* a,int n){</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cout&lt;&lt;count++&lt;&lt;": ";</w:t>
      </w:r>
    </w:p>
    <w:p w:rsidR="005F1F37" w:rsidRPr="000665B4" w:rsidRDefault="005F1F37" w:rsidP="005F1F37">
      <w:pPr>
        <w:pStyle w:val="ad"/>
        <w:rPr>
          <w:rFonts w:hAnsi="宋体" w:cs="宋体"/>
        </w:rPr>
      </w:pPr>
      <w:r w:rsidRPr="000665B4">
        <w:rPr>
          <w:rFonts w:hAnsi="宋体" w:cs="宋体" w:hint="eastAsia"/>
        </w:rPr>
        <w:t xml:space="preserve">       for (i=0;i&lt;n-1;i++)</w:t>
      </w:r>
    </w:p>
    <w:p w:rsidR="005F1F37" w:rsidRPr="000665B4" w:rsidRDefault="005F1F37" w:rsidP="005F1F37">
      <w:pPr>
        <w:pStyle w:val="ad"/>
        <w:rPr>
          <w:rFonts w:hAnsi="宋体" w:cs="宋体"/>
        </w:rPr>
      </w:pPr>
      <w:r w:rsidRPr="000665B4">
        <w:rPr>
          <w:rFonts w:hAnsi="宋体" w:cs="宋体" w:hint="eastAsia"/>
        </w:rPr>
        <w:lastRenderedPageBreak/>
        <w:t xml:space="preserve">              cout&lt;&lt;a[i]&lt;&lt;' ';</w:t>
      </w:r>
    </w:p>
    <w:p w:rsidR="005F1F37" w:rsidRPr="000665B4" w:rsidRDefault="005F1F37" w:rsidP="005F1F37">
      <w:pPr>
        <w:pStyle w:val="ad"/>
        <w:rPr>
          <w:rFonts w:hAnsi="宋体" w:cs="宋体"/>
        </w:rPr>
      </w:pPr>
      <w:r w:rsidRPr="000665B4">
        <w:rPr>
          <w:rFonts w:hAnsi="宋体" w:cs="宋体" w:hint="eastAsia"/>
        </w:rPr>
        <w:t xml:space="preserve">       cout&lt;&lt;a[n-1]&lt;&lt;endl;</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void _gen_perm(int* a,int n,int m,int l,int* temp,int* tag){</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if (l==m)</w:t>
      </w:r>
    </w:p>
    <w:p w:rsidR="005F1F37" w:rsidRPr="000665B4" w:rsidRDefault="005F1F37" w:rsidP="005F1F37">
      <w:pPr>
        <w:pStyle w:val="ad"/>
        <w:rPr>
          <w:rFonts w:hAnsi="宋体" w:cs="宋体"/>
        </w:rPr>
      </w:pPr>
      <w:r w:rsidRPr="000665B4">
        <w:rPr>
          <w:rFonts w:hAnsi="宋体" w:cs="宋体" w:hint="eastAsia"/>
        </w:rPr>
        <w:t xml:space="preserve">              dummy(temp,m);</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(!tag[i]){</w:t>
      </w:r>
    </w:p>
    <w:p w:rsidR="005F1F37" w:rsidRPr="000665B4" w:rsidRDefault="005F1F37" w:rsidP="005F1F37">
      <w:pPr>
        <w:pStyle w:val="ad"/>
        <w:rPr>
          <w:rFonts w:hAnsi="宋体" w:cs="宋体"/>
        </w:rPr>
      </w:pPr>
      <w:r w:rsidRPr="000665B4">
        <w:rPr>
          <w:rFonts w:hAnsi="宋体" w:cs="宋体" w:hint="eastAsia"/>
        </w:rPr>
        <w:t xml:space="preserve">                            temp[l]=a[i],tag[i]=1;</w:t>
      </w:r>
    </w:p>
    <w:p w:rsidR="005F1F37" w:rsidRPr="000665B4" w:rsidRDefault="005F1F37" w:rsidP="005F1F37">
      <w:pPr>
        <w:pStyle w:val="ad"/>
        <w:rPr>
          <w:rFonts w:hAnsi="宋体" w:cs="宋体"/>
        </w:rPr>
      </w:pPr>
      <w:r w:rsidRPr="000665B4">
        <w:rPr>
          <w:rFonts w:hAnsi="宋体" w:cs="宋体" w:hint="eastAsia"/>
        </w:rPr>
        <w:t xml:space="preserve">                            _gen_perm(a,n,m,l+1,temp,tag);</w:t>
      </w:r>
    </w:p>
    <w:p w:rsidR="005F1F37" w:rsidRPr="000665B4" w:rsidRDefault="005F1F37" w:rsidP="005F1F37">
      <w:pPr>
        <w:pStyle w:val="ad"/>
        <w:rPr>
          <w:rFonts w:hAnsi="宋体" w:cs="宋体"/>
        </w:rPr>
      </w:pPr>
      <w:r w:rsidRPr="000665B4">
        <w:rPr>
          <w:rFonts w:hAnsi="宋体" w:cs="宋体" w:hint="eastAsia"/>
        </w:rPr>
        <w:t xml:space="preserve">                            tag[i]=0;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gen_perm(int n,int m){</w:t>
      </w:r>
    </w:p>
    <w:p w:rsidR="005F1F37" w:rsidRPr="000665B4" w:rsidRDefault="005F1F37" w:rsidP="005F1F37">
      <w:pPr>
        <w:pStyle w:val="ad"/>
        <w:rPr>
          <w:rFonts w:hAnsi="宋体" w:cs="宋体"/>
        </w:rPr>
      </w:pPr>
      <w:r w:rsidRPr="000665B4">
        <w:rPr>
          <w:rFonts w:hAnsi="宋体" w:cs="宋体" w:hint="eastAsia"/>
        </w:rPr>
        <w:t xml:space="preserve">       int a[MAXN],temp[MAXN],tag[MAXN]={0},i;</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a[i]=i+1;</w:t>
      </w:r>
    </w:p>
    <w:p w:rsidR="005F1F37" w:rsidRPr="000665B4" w:rsidRDefault="005F1F37" w:rsidP="005F1F37">
      <w:pPr>
        <w:pStyle w:val="ad"/>
        <w:rPr>
          <w:rFonts w:hAnsi="宋体" w:cs="宋体"/>
        </w:rPr>
      </w:pPr>
      <w:r w:rsidRPr="000665B4">
        <w:rPr>
          <w:rFonts w:hAnsi="宋体" w:cs="宋体" w:hint="eastAsia"/>
        </w:rPr>
        <w:t xml:space="preserve">       _gen_perm(a,n,m,0,temp,tag);</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_gen_comb(int* a,int s,int e,int m,int&amp; count,int* temp){</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if (!m)</w:t>
      </w:r>
    </w:p>
    <w:p w:rsidR="005F1F37" w:rsidRPr="000665B4" w:rsidRDefault="005F1F37" w:rsidP="005F1F37">
      <w:pPr>
        <w:pStyle w:val="ad"/>
        <w:rPr>
          <w:rFonts w:hAnsi="宋体" w:cs="宋体"/>
        </w:rPr>
      </w:pPr>
      <w:r w:rsidRPr="000665B4">
        <w:rPr>
          <w:rFonts w:hAnsi="宋体" w:cs="宋体" w:hint="eastAsia"/>
        </w:rPr>
        <w:t xml:space="preserve">              dummy(temp,count);</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for (i=s;i&lt;=e-m+1;i++){</w:t>
      </w:r>
    </w:p>
    <w:p w:rsidR="005F1F37" w:rsidRPr="000665B4" w:rsidRDefault="005F1F37" w:rsidP="005F1F37">
      <w:pPr>
        <w:pStyle w:val="ad"/>
        <w:rPr>
          <w:rFonts w:hAnsi="宋体" w:cs="宋体"/>
        </w:rPr>
      </w:pPr>
      <w:r w:rsidRPr="000665B4">
        <w:rPr>
          <w:rFonts w:hAnsi="宋体" w:cs="宋体" w:hint="eastAsia"/>
        </w:rPr>
        <w:t xml:space="preserve">                     temp[count++]=a[i];</w:t>
      </w:r>
    </w:p>
    <w:p w:rsidR="005F1F37" w:rsidRPr="000665B4" w:rsidRDefault="005F1F37" w:rsidP="005F1F37">
      <w:pPr>
        <w:pStyle w:val="ad"/>
        <w:rPr>
          <w:rFonts w:hAnsi="宋体" w:cs="宋体"/>
        </w:rPr>
      </w:pPr>
      <w:r w:rsidRPr="000665B4">
        <w:rPr>
          <w:rFonts w:hAnsi="宋体" w:cs="宋体" w:hint="eastAsia"/>
        </w:rPr>
        <w:t xml:space="preserve">                     _gen_comb(a,i+1,e,m-1,count,temp);</w:t>
      </w:r>
    </w:p>
    <w:p w:rsidR="005F1F37" w:rsidRPr="000665B4" w:rsidRDefault="005F1F37" w:rsidP="005F1F37">
      <w:pPr>
        <w:pStyle w:val="ad"/>
        <w:rPr>
          <w:rFonts w:hAnsi="宋体" w:cs="宋体"/>
        </w:rPr>
      </w:pPr>
      <w:r w:rsidRPr="000665B4">
        <w:rPr>
          <w:rFonts w:hAnsi="宋体" w:cs="宋体" w:hint="eastAsia"/>
        </w:rPr>
        <w:t xml:space="preserve">                     count--;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gen_comb(int n,int m){</w:t>
      </w:r>
    </w:p>
    <w:p w:rsidR="005F1F37" w:rsidRPr="000665B4" w:rsidRDefault="005F1F37" w:rsidP="005F1F37">
      <w:pPr>
        <w:pStyle w:val="ad"/>
        <w:rPr>
          <w:rFonts w:hAnsi="宋体" w:cs="宋体"/>
        </w:rPr>
      </w:pPr>
      <w:r w:rsidRPr="000665B4">
        <w:rPr>
          <w:rFonts w:hAnsi="宋体" w:cs="宋体" w:hint="eastAsia"/>
        </w:rPr>
        <w:t xml:space="preserve">       int a[MAXN],temp[MAXN],count=0,i;</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a[i]=i+1;</w:t>
      </w:r>
    </w:p>
    <w:p w:rsidR="005F1F37" w:rsidRPr="000665B4" w:rsidRDefault="005F1F37" w:rsidP="005F1F37">
      <w:pPr>
        <w:pStyle w:val="ad"/>
        <w:rPr>
          <w:rFonts w:hAnsi="宋体" w:cs="宋体"/>
        </w:rPr>
      </w:pPr>
      <w:r w:rsidRPr="000665B4">
        <w:rPr>
          <w:rFonts w:hAnsi="宋体" w:cs="宋体" w:hint="eastAsia"/>
        </w:rPr>
        <w:t xml:space="preserve">       _gen_comb(a,0,n-1,m,count,temp);</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_gen_perm_swap(int* a,int n,int l,int* pos,int* dir){</w:t>
      </w:r>
    </w:p>
    <w:p w:rsidR="005F1F37" w:rsidRPr="000665B4" w:rsidRDefault="005F1F37" w:rsidP="005F1F37">
      <w:pPr>
        <w:pStyle w:val="ad"/>
        <w:rPr>
          <w:rFonts w:hAnsi="宋体" w:cs="宋体"/>
        </w:rPr>
      </w:pPr>
      <w:r w:rsidRPr="000665B4">
        <w:rPr>
          <w:rFonts w:hAnsi="宋体" w:cs="宋体" w:hint="eastAsia"/>
        </w:rPr>
        <w:lastRenderedPageBreak/>
        <w:t xml:space="preserve">       int i,p1,p2,t;</w:t>
      </w:r>
    </w:p>
    <w:p w:rsidR="005F1F37" w:rsidRPr="000665B4" w:rsidRDefault="005F1F37" w:rsidP="005F1F37">
      <w:pPr>
        <w:pStyle w:val="ad"/>
        <w:rPr>
          <w:rFonts w:hAnsi="宋体" w:cs="宋体"/>
        </w:rPr>
      </w:pPr>
      <w:r w:rsidRPr="000665B4">
        <w:rPr>
          <w:rFonts w:hAnsi="宋体" w:cs="宋体" w:hint="eastAsia"/>
        </w:rPr>
        <w:t xml:space="preserve">       if (l==n)</w:t>
      </w:r>
    </w:p>
    <w:p w:rsidR="005F1F37" w:rsidRPr="000665B4" w:rsidRDefault="005F1F37" w:rsidP="005F1F37">
      <w:pPr>
        <w:pStyle w:val="ad"/>
        <w:rPr>
          <w:rFonts w:hAnsi="宋体" w:cs="宋体"/>
        </w:rPr>
      </w:pPr>
      <w:r w:rsidRPr="000665B4">
        <w:rPr>
          <w:rFonts w:hAnsi="宋体" w:cs="宋体" w:hint="eastAsia"/>
        </w:rPr>
        <w:t xml:space="preserve">              dummy(a,n);</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_gen_perm_swap(a,n,l+1,pos,dir);</w:t>
      </w:r>
    </w:p>
    <w:p w:rsidR="005F1F37" w:rsidRPr="000665B4" w:rsidRDefault="005F1F37" w:rsidP="005F1F37">
      <w:pPr>
        <w:pStyle w:val="ad"/>
        <w:rPr>
          <w:rFonts w:hAnsi="宋体" w:cs="宋体"/>
        </w:rPr>
      </w:pPr>
      <w:r w:rsidRPr="000665B4">
        <w:rPr>
          <w:rFonts w:hAnsi="宋体" w:cs="宋体" w:hint="eastAsia"/>
        </w:rPr>
        <w:t xml:space="preserve">              for (i=0;i&lt;l;i++){</w:t>
      </w:r>
    </w:p>
    <w:p w:rsidR="005F1F37" w:rsidRPr="000665B4" w:rsidRDefault="005F1F37" w:rsidP="005F1F37">
      <w:pPr>
        <w:pStyle w:val="ad"/>
        <w:rPr>
          <w:rFonts w:hAnsi="宋体" w:cs="宋体"/>
        </w:rPr>
      </w:pPr>
      <w:r w:rsidRPr="000665B4">
        <w:rPr>
          <w:rFonts w:hAnsi="宋体" w:cs="宋体" w:hint="eastAsia"/>
        </w:rPr>
        <w:t xml:space="preserve">                     p2=(p1=pos[l])+dir[l];</w:t>
      </w:r>
    </w:p>
    <w:p w:rsidR="005F1F37" w:rsidRPr="000665B4" w:rsidRDefault="005F1F37" w:rsidP="005F1F37">
      <w:pPr>
        <w:pStyle w:val="ad"/>
        <w:rPr>
          <w:rFonts w:hAnsi="宋体" w:cs="宋体"/>
        </w:rPr>
      </w:pPr>
      <w:r w:rsidRPr="000665B4">
        <w:rPr>
          <w:rFonts w:hAnsi="宋体" w:cs="宋体" w:hint="eastAsia"/>
        </w:rPr>
        <w:t xml:space="preserve">                     t=a[p1],a[p1]=a[p2],a[p2]=t;</w:t>
      </w:r>
    </w:p>
    <w:p w:rsidR="005F1F37" w:rsidRPr="000665B4" w:rsidRDefault="005F1F37" w:rsidP="005F1F37">
      <w:pPr>
        <w:pStyle w:val="ad"/>
        <w:rPr>
          <w:rFonts w:hAnsi="宋体" w:cs="宋体"/>
        </w:rPr>
      </w:pPr>
      <w:r w:rsidRPr="000665B4">
        <w:rPr>
          <w:rFonts w:hAnsi="宋体" w:cs="宋体" w:hint="eastAsia"/>
        </w:rPr>
        <w:t xml:space="preserve">                     pos[a[p1]-1]=p1,pos[a[p2]-1]=p2;</w:t>
      </w:r>
    </w:p>
    <w:p w:rsidR="005F1F37" w:rsidRPr="000665B4" w:rsidRDefault="005F1F37" w:rsidP="005F1F37">
      <w:pPr>
        <w:pStyle w:val="ad"/>
        <w:rPr>
          <w:rFonts w:hAnsi="宋体" w:cs="宋体"/>
        </w:rPr>
      </w:pPr>
      <w:r w:rsidRPr="000665B4">
        <w:rPr>
          <w:rFonts w:hAnsi="宋体" w:cs="宋体" w:hint="eastAsia"/>
        </w:rPr>
        <w:t xml:space="preserve">                     _gen_perm_swap(a,n,l+1,pos,dir);</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dir[l]=-dir[l];</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gen_perm_swap(int n){</w:t>
      </w:r>
    </w:p>
    <w:p w:rsidR="005F1F37" w:rsidRPr="000665B4" w:rsidRDefault="005F1F37" w:rsidP="005F1F37">
      <w:pPr>
        <w:pStyle w:val="ad"/>
        <w:rPr>
          <w:rFonts w:hAnsi="宋体" w:cs="宋体"/>
        </w:rPr>
      </w:pPr>
      <w:r w:rsidRPr="000665B4">
        <w:rPr>
          <w:rFonts w:hAnsi="宋体" w:cs="宋体" w:hint="eastAsia"/>
        </w:rPr>
        <w:t xml:space="preserve">       int a[MAXN],pos[MAXN],dir[MAXN],i;</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a[i]=i+1,pos[i]=i,dir[i]=-1;</w:t>
      </w:r>
    </w:p>
    <w:p w:rsidR="005F1F37" w:rsidRPr="000665B4" w:rsidRDefault="005F1F37" w:rsidP="005F1F37">
      <w:pPr>
        <w:pStyle w:val="ad"/>
        <w:rPr>
          <w:rFonts w:hAnsi="宋体" w:cs="宋体"/>
        </w:rPr>
      </w:pPr>
      <w:r w:rsidRPr="000665B4">
        <w:rPr>
          <w:rFonts w:hAnsi="宋体" w:cs="宋体" w:hint="eastAsia"/>
        </w:rPr>
        <w:t xml:space="preserve">       _gen_perm_swap(a,n,0,pos,dir);</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2.3 生成gray码</w:t>
      </w:r>
    </w:p>
    <w:p w:rsidR="005F1F37" w:rsidRPr="000665B4" w:rsidRDefault="005F1F37" w:rsidP="005F1F37">
      <w:pPr>
        <w:pStyle w:val="ad"/>
        <w:rPr>
          <w:rFonts w:hAnsi="宋体" w:cs="宋体"/>
        </w:rPr>
      </w:pPr>
      <w:r w:rsidRPr="000665B4">
        <w:rPr>
          <w:rFonts w:hAnsi="宋体" w:cs="宋体" w:hint="eastAsia"/>
        </w:rPr>
        <w:t>//生成reflected gray code</w:t>
      </w:r>
    </w:p>
    <w:p w:rsidR="005F1F37" w:rsidRPr="000665B4" w:rsidRDefault="005F1F37" w:rsidP="005F1F37">
      <w:pPr>
        <w:pStyle w:val="ad"/>
        <w:rPr>
          <w:rFonts w:hAnsi="宋体" w:cs="宋体"/>
        </w:rPr>
      </w:pPr>
      <w:r w:rsidRPr="000665B4">
        <w:rPr>
          <w:rFonts w:hAnsi="宋体" w:cs="宋体" w:hint="eastAsia"/>
        </w:rPr>
        <w:t>//每次调用gray取得下一个码</w:t>
      </w:r>
    </w:p>
    <w:p w:rsidR="005F1F37" w:rsidRPr="000665B4" w:rsidRDefault="005F1F37" w:rsidP="005F1F37">
      <w:pPr>
        <w:pStyle w:val="ad"/>
        <w:rPr>
          <w:rFonts w:hAnsi="宋体" w:cs="宋体"/>
        </w:rPr>
      </w:pPr>
      <w:r w:rsidRPr="000665B4">
        <w:rPr>
          <w:rFonts w:hAnsi="宋体" w:cs="宋体" w:hint="eastAsia"/>
        </w:rPr>
        <w:t>//000...000是第一个码,100...000是最后一个码</w:t>
      </w:r>
    </w:p>
    <w:p w:rsidR="005F1F37" w:rsidRPr="000665B4" w:rsidRDefault="005F1F37" w:rsidP="005F1F37">
      <w:pPr>
        <w:pStyle w:val="ad"/>
        <w:rPr>
          <w:rFonts w:hAnsi="宋体" w:cs="宋体"/>
        </w:rPr>
      </w:pPr>
      <w:r w:rsidRPr="000665B4">
        <w:rPr>
          <w:rFonts w:hAnsi="宋体" w:cs="宋体" w:hint="eastAsia"/>
        </w:rPr>
        <w:t>void gray(int n,int *code){</w:t>
      </w:r>
    </w:p>
    <w:p w:rsidR="005F1F37" w:rsidRPr="000665B4" w:rsidRDefault="005F1F37" w:rsidP="005F1F37">
      <w:pPr>
        <w:pStyle w:val="ad"/>
        <w:rPr>
          <w:rFonts w:hAnsi="宋体" w:cs="宋体"/>
        </w:rPr>
      </w:pPr>
      <w:r w:rsidRPr="000665B4">
        <w:rPr>
          <w:rFonts w:hAnsi="宋体" w:cs="宋体" w:hint="eastAsia"/>
        </w:rPr>
        <w:t xml:space="preserve">       int t=0,i;</w:t>
      </w:r>
    </w:p>
    <w:p w:rsidR="005F1F37" w:rsidRPr="000665B4" w:rsidRDefault="005F1F37" w:rsidP="005F1F37">
      <w:pPr>
        <w:pStyle w:val="ad"/>
        <w:rPr>
          <w:rFonts w:hAnsi="宋体" w:cs="宋体"/>
        </w:rPr>
      </w:pPr>
      <w:r w:rsidRPr="000665B4">
        <w:rPr>
          <w:rFonts w:hAnsi="宋体" w:cs="宋体" w:hint="eastAsia"/>
        </w:rPr>
        <w:t xml:space="preserve">       for (i=0;i&lt;n;t+=code[i++]);</w:t>
      </w:r>
    </w:p>
    <w:p w:rsidR="005F1F37" w:rsidRPr="000665B4" w:rsidRDefault="005F1F37" w:rsidP="005F1F37">
      <w:pPr>
        <w:pStyle w:val="ad"/>
        <w:rPr>
          <w:rFonts w:hAnsi="宋体" w:cs="宋体"/>
          <w:lang w:val="pt-BR"/>
        </w:rPr>
      </w:pPr>
      <w:r w:rsidRPr="000665B4">
        <w:rPr>
          <w:rFonts w:hAnsi="宋体" w:cs="宋体" w:hint="eastAsia"/>
          <w:lang w:val="pt-BR"/>
        </w:rPr>
        <w:t xml:space="preserve">       if (t&amp;1)</w:t>
      </w:r>
    </w:p>
    <w:p w:rsidR="005F1F37" w:rsidRPr="000665B4" w:rsidRDefault="005F1F37" w:rsidP="005F1F37">
      <w:pPr>
        <w:pStyle w:val="ad"/>
        <w:rPr>
          <w:rFonts w:hAnsi="宋体" w:cs="宋体"/>
          <w:lang w:val="pt-BR"/>
        </w:rPr>
      </w:pPr>
      <w:r w:rsidRPr="000665B4">
        <w:rPr>
          <w:rFonts w:hAnsi="宋体" w:cs="宋体" w:hint="eastAsia"/>
          <w:lang w:val="pt-BR"/>
        </w:rPr>
        <w:t xml:space="preserve">              for (n--;!code[n];n--);</w:t>
      </w:r>
    </w:p>
    <w:p w:rsidR="005F1F37" w:rsidRPr="000665B4" w:rsidRDefault="005F1F37" w:rsidP="005F1F37">
      <w:pPr>
        <w:pStyle w:val="ad"/>
        <w:rPr>
          <w:rFonts w:hAnsi="宋体" w:cs="宋体"/>
          <w:lang w:val="pt-BR"/>
        </w:rPr>
      </w:pPr>
      <w:r w:rsidRPr="000665B4">
        <w:rPr>
          <w:rFonts w:hAnsi="宋体" w:cs="宋体" w:hint="eastAsia"/>
          <w:lang w:val="pt-BR"/>
        </w:rPr>
        <w:t xml:space="preserve">       code[n-1]=1-code[n-1];</w:t>
      </w:r>
    </w:p>
    <w:p w:rsidR="005F1F37" w:rsidRPr="000665B4" w:rsidRDefault="005F1F37" w:rsidP="005F1F37">
      <w:pPr>
        <w:pStyle w:val="ad"/>
        <w:rPr>
          <w:rFonts w:hAnsi="宋体" w:cs="宋体"/>
          <w:lang w:val="pt-BR"/>
        </w:rPr>
      </w:pPr>
      <w:r w:rsidRPr="000665B4">
        <w:rPr>
          <w:rFonts w:hAnsi="宋体" w:cs="宋体" w:hint="eastAsia"/>
          <w:lang w:val="pt-BR"/>
        </w:rPr>
        <w:t>}</w:t>
      </w:r>
    </w:p>
    <w:p w:rsidR="005F1F37" w:rsidRPr="000665B4" w:rsidRDefault="005F1F37" w:rsidP="005F1F37">
      <w:pPr>
        <w:pStyle w:val="ad"/>
        <w:rPr>
          <w:rFonts w:hAnsi="宋体" w:cs="宋体"/>
          <w:lang w:val="pt-BR"/>
        </w:rPr>
      </w:pPr>
    </w:p>
    <w:p w:rsidR="005F1F37" w:rsidRPr="000665B4" w:rsidRDefault="005F1F37" w:rsidP="00643E75">
      <w:pPr>
        <w:pStyle w:val="ad"/>
        <w:outlineLvl w:val="2"/>
        <w:rPr>
          <w:rFonts w:hAnsi="宋体" w:cs="宋体"/>
          <w:b/>
          <w:lang w:val="pt-BR"/>
        </w:rPr>
      </w:pPr>
      <w:bookmarkStart w:id="366" w:name="_Toc524383266"/>
      <w:r w:rsidRPr="000665B4">
        <w:rPr>
          <w:rFonts w:hAnsi="宋体" w:cs="宋体" w:hint="eastAsia"/>
          <w:b/>
          <w:lang w:val="pt-BR"/>
        </w:rPr>
        <w:t xml:space="preserve">2.4 </w:t>
      </w:r>
      <w:r w:rsidRPr="000665B4">
        <w:rPr>
          <w:rFonts w:hAnsi="宋体" w:cs="宋体" w:hint="eastAsia"/>
          <w:b/>
        </w:rPr>
        <w:t>置换</w:t>
      </w:r>
      <w:r w:rsidRPr="000665B4">
        <w:rPr>
          <w:rFonts w:hAnsi="宋体" w:cs="宋体" w:hint="eastAsia"/>
          <w:b/>
          <w:lang w:val="pt-BR"/>
        </w:rPr>
        <w:t>(polya)</w:t>
      </w:r>
      <w:bookmarkEnd w:id="366"/>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求置换的循环节</w:t>
      </w:r>
      <w:r w:rsidRPr="000665B4">
        <w:rPr>
          <w:rFonts w:hAnsi="宋体" w:cs="宋体" w:hint="eastAsia"/>
          <w:lang w:val="pt-BR"/>
        </w:rPr>
        <w:t>,polya</w:t>
      </w:r>
      <w:r w:rsidRPr="000665B4">
        <w:rPr>
          <w:rFonts w:hAnsi="宋体" w:cs="宋体" w:hint="eastAsia"/>
        </w:rPr>
        <w:t>原理</w:t>
      </w:r>
    </w:p>
    <w:p w:rsidR="005F1F37" w:rsidRPr="000665B4" w:rsidRDefault="005F1F37" w:rsidP="005F1F37">
      <w:pPr>
        <w:pStyle w:val="ad"/>
        <w:rPr>
          <w:rFonts w:hAnsi="宋体" w:cs="宋体"/>
          <w:lang w:val="pt-BR"/>
        </w:rPr>
      </w:pPr>
      <w:r w:rsidRPr="000665B4">
        <w:rPr>
          <w:rFonts w:hAnsi="宋体" w:cs="宋体" w:hint="eastAsia"/>
          <w:lang w:val="pt-BR"/>
        </w:rPr>
        <w:t>//perm[0..n-1]</w:t>
      </w:r>
      <w:r w:rsidRPr="000665B4">
        <w:rPr>
          <w:rFonts w:hAnsi="宋体" w:cs="宋体" w:hint="eastAsia"/>
        </w:rPr>
        <w:t>为</w:t>
      </w:r>
      <w:r w:rsidRPr="000665B4">
        <w:rPr>
          <w:rFonts w:hAnsi="宋体" w:cs="宋体" w:hint="eastAsia"/>
          <w:lang w:val="pt-BR"/>
        </w:rPr>
        <w:t>0..n-1</w:t>
      </w:r>
      <w:r w:rsidRPr="000665B4">
        <w:rPr>
          <w:rFonts w:hAnsi="宋体" w:cs="宋体" w:hint="eastAsia"/>
        </w:rPr>
        <w:t>的一个置换</w:t>
      </w:r>
      <w:r w:rsidRPr="000665B4">
        <w:rPr>
          <w:rFonts w:hAnsi="宋体" w:cs="宋体" w:hint="eastAsia"/>
          <w:lang w:val="pt-BR"/>
        </w:rPr>
        <w:t>(</w:t>
      </w:r>
      <w:r w:rsidRPr="000665B4">
        <w:rPr>
          <w:rFonts w:hAnsi="宋体" w:cs="宋体" w:hint="eastAsia"/>
        </w:rPr>
        <w:t>排列</w:t>
      </w:r>
      <w:r w:rsidRPr="000665B4">
        <w:rPr>
          <w:rFonts w:hAnsi="宋体" w:cs="宋体" w:hint="eastAsia"/>
          <w:lang w:val="pt-BR"/>
        </w:rPr>
        <w:t>)</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返回置换最小周期</w:t>
      </w:r>
      <w:r w:rsidRPr="000665B4">
        <w:rPr>
          <w:rFonts w:hAnsi="宋体" w:cs="宋体" w:hint="eastAsia"/>
          <w:lang w:val="pt-BR"/>
        </w:rPr>
        <w:t>,num</w:t>
      </w:r>
      <w:r w:rsidRPr="000665B4">
        <w:rPr>
          <w:rFonts w:hAnsi="宋体" w:cs="宋体" w:hint="eastAsia"/>
        </w:rPr>
        <w:t>返回循环节个数</w:t>
      </w:r>
    </w:p>
    <w:p w:rsidR="005F1F37" w:rsidRPr="000665B4" w:rsidRDefault="005F1F37" w:rsidP="005F1F37">
      <w:pPr>
        <w:pStyle w:val="ad"/>
        <w:rPr>
          <w:rFonts w:hAnsi="宋体" w:cs="宋体"/>
          <w:lang w:val="pt-BR"/>
        </w:rPr>
      </w:pPr>
      <w:r w:rsidRPr="000665B4">
        <w:rPr>
          <w:rFonts w:hAnsi="宋体" w:cs="宋体" w:hint="eastAsia"/>
          <w:lang w:val="pt-BR"/>
        </w:rPr>
        <w:t>#define MAXN 1000</w:t>
      </w:r>
    </w:p>
    <w:p w:rsidR="005F1F37" w:rsidRPr="000665B4" w:rsidRDefault="005F1F37" w:rsidP="005F1F37">
      <w:pPr>
        <w:pStyle w:val="ad"/>
        <w:rPr>
          <w:rFonts w:hAnsi="宋体" w:cs="宋体"/>
          <w:lang w:val="pt-BR"/>
        </w:rPr>
      </w:pPr>
      <w:r w:rsidRPr="000665B4">
        <w:rPr>
          <w:rFonts w:hAnsi="宋体" w:cs="宋体" w:hint="eastAsia"/>
          <w:lang w:val="pt-BR"/>
        </w:rPr>
        <w:t>int gcd(int a,int b){</w:t>
      </w:r>
    </w:p>
    <w:p w:rsidR="005F1F37" w:rsidRPr="000665B4" w:rsidRDefault="005F1F37" w:rsidP="005F1F37">
      <w:pPr>
        <w:pStyle w:val="ad"/>
        <w:rPr>
          <w:rFonts w:hAnsi="宋体" w:cs="宋体"/>
          <w:lang w:val="pt-BR"/>
        </w:rPr>
      </w:pPr>
      <w:r w:rsidRPr="000665B4">
        <w:rPr>
          <w:rFonts w:hAnsi="宋体" w:cs="宋体" w:hint="eastAsia"/>
          <w:lang w:val="pt-BR"/>
        </w:rPr>
        <w:t xml:space="preserve">       return b?gcd(b,a%b):a;</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polya(int* perm,int n,int&amp; num){</w:t>
      </w:r>
    </w:p>
    <w:p w:rsidR="005F1F37" w:rsidRPr="000665B4" w:rsidRDefault="005F1F37" w:rsidP="005F1F37">
      <w:pPr>
        <w:pStyle w:val="ad"/>
        <w:rPr>
          <w:rFonts w:hAnsi="宋体" w:cs="宋体"/>
        </w:rPr>
      </w:pPr>
      <w:r w:rsidRPr="000665B4">
        <w:rPr>
          <w:rFonts w:hAnsi="宋体" w:cs="宋体" w:hint="eastAsia"/>
        </w:rPr>
        <w:lastRenderedPageBreak/>
        <w:t xml:space="preserve">       int i,j,p,v[MAXN]={0},ret=1;</w:t>
      </w:r>
    </w:p>
    <w:p w:rsidR="005F1F37" w:rsidRPr="000665B4" w:rsidRDefault="005F1F37" w:rsidP="005F1F37">
      <w:pPr>
        <w:pStyle w:val="ad"/>
        <w:rPr>
          <w:rFonts w:hAnsi="宋体" w:cs="宋体"/>
          <w:lang w:val="pt-BR"/>
        </w:rPr>
      </w:pPr>
      <w:r w:rsidRPr="000665B4">
        <w:rPr>
          <w:rFonts w:hAnsi="宋体" w:cs="宋体" w:hint="eastAsia"/>
          <w:lang w:val="pt-BR"/>
        </w:rPr>
        <w:t xml:space="preserve">       for (num=i=0;i&lt;n;i++)</w:t>
      </w:r>
    </w:p>
    <w:p w:rsidR="005F1F37" w:rsidRPr="000665B4" w:rsidRDefault="005F1F37" w:rsidP="005F1F37">
      <w:pPr>
        <w:pStyle w:val="ad"/>
        <w:rPr>
          <w:rFonts w:hAnsi="宋体" w:cs="宋体"/>
        </w:rPr>
      </w:pPr>
      <w:r w:rsidRPr="000665B4">
        <w:rPr>
          <w:rFonts w:hAnsi="宋体" w:cs="宋体" w:hint="eastAsia"/>
        </w:rPr>
        <w:t xml:space="preserve">              if (!v[i]){</w:t>
      </w:r>
    </w:p>
    <w:p w:rsidR="005F1F37" w:rsidRPr="000665B4" w:rsidRDefault="005F1F37" w:rsidP="005F1F37">
      <w:pPr>
        <w:pStyle w:val="ad"/>
        <w:rPr>
          <w:rFonts w:hAnsi="宋体" w:cs="宋体"/>
        </w:rPr>
      </w:pPr>
      <w:r w:rsidRPr="000665B4">
        <w:rPr>
          <w:rFonts w:hAnsi="宋体" w:cs="宋体" w:hint="eastAsia"/>
        </w:rPr>
        <w:t xml:space="preserve">                     for (num++,j=0,p=i;!v[p=perm[p]];j++)</w:t>
      </w:r>
    </w:p>
    <w:p w:rsidR="005F1F37" w:rsidRPr="000665B4" w:rsidRDefault="005F1F37" w:rsidP="005F1F37">
      <w:pPr>
        <w:pStyle w:val="ad"/>
        <w:rPr>
          <w:rFonts w:hAnsi="宋体" w:cs="宋体"/>
        </w:rPr>
      </w:pPr>
      <w:r w:rsidRPr="000665B4">
        <w:rPr>
          <w:rFonts w:hAnsi="宋体" w:cs="宋体" w:hint="eastAsia"/>
        </w:rPr>
        <w:t xml:space="preserve">                            v[p]=1;</w:t>
      </w:r>
    </w:p>
    <w:p w:rsidR="005F1F37" w:rsidRPr="000665B4" w:rsidRDefault="005F1F37" w:rsidP="005F1F37">
      <w:pPr>
        <w:pStyle w:val="ad"/>
        <w:rPr>
          <w:rFonts w:hAnsi="宋体" w:cs="宋体"/>
        </w:rPr>
      </w:pPr>
      <w:r w:rsidRPr="000665B4">
        <w:rPr>
          <w:rFonts w:hAnsi="宋体" w:cs="宋体" w:hint="eastAsia"/>
        </w:rPr>
        <w:t xml:space="preserve">                     ret*=j/gcd(ret,j);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2.5 字典序全排列</w:t>
      </w:r>
    </w:p>
    <w:p w:rsidR="005F1F37" w:rsidRPr="000665B4" w:rsidRDefault="005F1F37" w:rsidP="005F1F37">
      <w:pPr>
        <w:pStyle w:val="ad"/>
        <w:rPr>
          <w:rFonts w:hAnsi="宋体" w:cs="宋体"/>
        </w:rPr>
      </w:pPr>
      <w:r w:rsidRPr="000665B4">
        <w:rPr>
          <w:rFonts w:hAnsi="宋体" w:cs="宋体" w:hint="eastAsia"/>
        </w:rPr>
        <w:t>//字典序全排列与序号的转换</w:t>
      </w:r>
    </w:p>
    <w:p w:rsidR="005F1F37" w:rsidRPr="000665B4" w:rsidRDefault="005F1F37" w:rsidP="005F1F37">
      <w:pPr>
        <w:pStyle w:val="ad"/>
        <w:rPr>
          <w:rFonts w:hAnsi="宋体" w:cs="宋体"/>
        </w:rPr>
      </w:pPr>
      <w:r w:rsidRPr="000665B4">
        <w:rPr>
          <w:rFonts w:hAnsi="宋体" w:cs="宋体" w:hint="eastAsia"/>
        </w:rPr>
        <w:t>int perm2num(int n,int *p){</w:t>
      </w:r>
    </w:p>
    <w:p w:rsidR="005F1F37" w:rsidRPr="000665B4" w:rsidRDefault="005F1F37" w:rsidP="005F1F37">
      <w:pPr>
        <w:pStyle w:val="ad"/>
        <w:rPr>
          <w:rFonts w:hAnsi="宋体" w:cs="宋体"/>
        </w:rPr>
      </w:pPr>
      <w:r w:rsidRPr="000665B4">
        <w:rPr>
          <w:rFonts w:hAnsi="宋体" w:cs="宋体" w:hint="eastAsia"/>
        </w:rPr>
        <w:t xml:space="preserve">       int i,j,ret=0,k=1;</w:t>
      </w:r>
    </w:p>
    <w:p w:rsidR="005F1F37" w:rsidRPr="000665B4" w:rsidRDefault="005F1F37" w:rsidP="005F1F37">
      <w:pPr>
        <w:pStyle w:val="ad"/>
        <w:rPr>
          <w:rFonts w:hAnsi="宋体" w:cs="宋体"/>
          <w:lang w:val="pt-BR"/>
        </w:rPr>
      </w:pPr>
      <w:r w:rsidRPr="000665B4">
        <w:rPr>
          <w:rFonts w:hAnsi="宋体" w:cs="宋体" w:hint="eastAsia"/>
          <w:lang w:val="pt-BR"/>
        </w:rPr>
        <w:t xml:space="preserve">       for (i=n-2;i&gt;=0;k*=n-(i--))</w:t>
      </w:r>
    </w:p>
    <w:p w:rsidR="005F1F37" w:rsidRPr="000665B4" w:rsidRDefault="005F1F37" w:rsidP="005F1F37">
      <w:pPr>
        <w:pStyle w:val="ad"/>
        <w:rPr>
          <w:rFonts w:hAnsi="宋体" w:cs="宋体"/>
          <w:lang w:val="pt-BR"/>
        </w:rPr>
      </w:pPr>
      <w:r w:rsidRPr="000665B4">
        <w:rPr>
          <w:rFonts w:hAnsi="宋体" w:cs="宋体" w:hint="eastAsia"/>
          <w:lang w:val="pt-BR"/>
        </w:rPr>
        <w:t xml:space="preserve">              for (j=i+1;j&lt;n;j++)</w:t>
      </w:r>
    </w:p>
    <w:p w:rsidR="005F1F37" w:rsidRPr="000665B4" w:rsidRDefault="005F1F37" w:rsidP="005F1F37">
      <w:pPr>
        <w:pStyle w:val="ad"/>
        <w:rPr>
          <w:rFonts w:hAnsi="宋体" w:cs="宋体"/>
        </w:rPr>
      </w:pPr>
      <w:r w:rsidRPr="000665B4">
        <w:rPr>
          <w:rFonts w:hAnsi="宋体" w:cs="宋体" w:hint="eastAsia"/>
        </w:rPr>
        <w:t xml:space="preserve">                     if (p[j]&lt;p[i])</w:t>
      </w:r>
    </w:p>
    <w:p w:rsidR="005F1F37" w:rsidRPr="000665B4" w:rsidRDefault="005F1F37" w:rsidP="005F1F37">
      <w:pPr>
        <w:pStyle w:val="ad"/>
        <w:rPr>
          <w:rFonts w:hAnsi="宋体" w:cs="宋体"/>
        </w:rPr>
      </w:pPr>
      <w:r w:rsidRPr="000665B4">
        <w:rPr>
          <w:rFonts w:hAnsi="宋体" w:cs="宋体" w:hint="eastAsia"/>
        </w:rPr>
        <w:t xml:space="preserve">                            ret+=k;</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num2perm(int n,int *p,int t){</w:t>
      </w:r>
    </w:p>
    <w:p w:rsidR="005F1F37" w:rsidRPr="000665B4" w:rsidRDefault="005F1F37" w:rsidP="005F1F37">
      <w:pPr>
        <w:pStyle w:val="ad"/>
        <w:rPr>
          <w:rFonts w:hAnsi="宋体" w:cs="宋体"/>
        </w:rPr>
      </w:pPr>
      <w:r w:rsidRPr="000665B4">
        <w:rPr>
          <w:rFonts w:hAnsi="宋体" w:cs="宋体" w:hint="eastAsia"/>
        </w:rPr>
        <w:t xml:space="preserve">       int i,j;</w:t>
      </w:r>
    </w:p>
    <w:p w:rsidR="005F1F37" w:rsidRPr="000665B4" w:rsidRDefault="005F1F37" w:rsidP="005F1F37">
      <w:pPr>
        <w:pStyle w:val="ad"/>
        <w:rPr>
          <w:rFonts w:hAnsi="宋体" w:cs="宋体"/>
        </w:rPr>
      </w:pPr>
      <w:r w:rsidRPr="000665B4">
        <w:rPr>
          <w:rFonts w:hAnsi="宋体" w:cs="宋体" w:hint="eastAsia"/>
        </w:rPr>
        <w:t xml:space="preserve">       for (i=n-1;i&gt;=0;i--)</w:t>
      </w:r>
    </w:p>
    <w:p w:rsidR="005F1F37" w:rsidRPr="000665B4" w:rsidRDefault="005F1F37" w:rsidP="005F1F37">
      <w:pPr>
        <w:pStyle w:val="ad"/>
        <w:rPr>
          <w:rFonts w:hAnsi="宋体" w:cs="宋体"/>
          <w:lang w:val="pt-BR"/>
        </w:rPr>
      </w:pPr>
      <w:r w:rsidRPr="000665B4">
        <w:rPr>
          <w:rFonts w:hAnsi="宋体" w:cs="宋体" w:hint="eastAsia"/>
          <w:lang w:val="pt-BR"/>
        </w:rPr>
        <w:t xml:space="preserve">              p[i]=t%(n-i),t/=n-i;</w:t>
      </w:r>
    </w:p>
    <w:p w:rsidR="005F1F37" w:rsidRPr="000665B4" w:rsidRDefault="005F1F37" w:rsidP="005F1F37">
      <w:pPr>
        <w:pStyle w:val="ad"/>
        <w:rPr>
          <w:rFonts w:hAnsi="宋体" w:cs="宋体"/>
          <w:lang w:val="pt-BR"/>
        </w:rPr>
      </w:pPr>
      <w:r w:rsidRPr="000665B4">
        <w:rPr>
          <w:rFonts w:hAnsi="宋体" w:cs="宋体" w:hint="eastAsia"/>
          <w:lang w:val="pt-BR"/>
        </w:rPr>
        <w:t xml:space="preserve">       for (i=n-1;i;i--)</w:t>
      </w:r>
    </w:p>
    <w:p w:rsidR="005F1F37" w:rsidRPr="000665B4" w:rsidRDefault="005F1F37" w:rsidP="005F1F37">
      <w:pPr>
        <w:pStyle w:val="ad"/>
        <w:rPr>
          <w:rFonts w:hAnsi="宋体" w:cs="宋体"/>
        </w:rPr>
      </w:pPr>
      <w:r w:rsidRPr="000665B4">
        <w:rPr>
          <w:rFonts w:hAnsi="宋体" w:cs="宋体" w:hint="eastAsia"/>
        </w:rPr>
        <w:t xml:space="preserve">              for (j=i-1;j&gt;=0;j--)</w:t>
      </w:r>
    </w:p>
    <w:p w:rsidR="005F1F37" w:rsidRPr="000665B4" w:rsidRDefault="005F1F37" w:rsidP="005F1F37">
      <w:pPr>
        <w:pStyle w:val="ad"/>
        <w:rPr>
          <w:rFonts w:hAnsi="宋体" w:cs="宋体"/>
        </w:rPr>
      </w:pPr>
      <w:r w:rsidRPr="000665B4">
        <w:rPr>
          <w:rFonts w:hAnsi="宋体" w:cs="宋体" w:hint="eastAsia"/>
        </w:rPr>
        <w:t xml:space="preserve">                     if (p[j]&lt;=p[i])</w:t>
      </w:r>
    </w:p>
    <w:p w:rsidR="005F1F37" w:rsidRPr="000665B4" w:rsidRDefault="005F1F37" w:rsidP="005F1F37">
      <w:pPr>
        <w:pStyle w:val="ad"/>
        <w:rPr>
          <w:rFonts w:hAnsi="宋体" w:cs="宋体"/>
        </w:rPr>
      </w:pPr>
      <w:r w:rsidRPr="000665B4">
        <w:rPr>
          <w:rFonts w:hAnsi="宋体" w:cs="宋体" w:hint="eastAsia"/>
        </w:rPr>
        <w:t xml:space="preserve">                            p[i]++;</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2.6 字典序组合</w:t>
      </w:r>
    </w:p>
    <w:p w:rsidR="005F1F37" w:rsidRPr="000665B4" w:rsidRDefault="005F1F37" w:rsidP="005F1F37">
      <w:pPr>
        <w:pStyle w:val="ad"/>
        <w:rPr>
          <w:rFonts w:hAnsi="宋体" w:cs="宋体"/>
        </w:rPr>
      </w:pPr>
      <w:r w:rsidRPr="000665B4">
        <w:rPr>
          <w:rFonts w:hAnsi="宋体" w:cs="宋体" w:hint="eastAsia"/>
        </w:rPr>
        <w:t>//字典序组合与序号的转换</w:t>
      </w:r>
    </w:p>
    <w:p w:rsidR="005F1F37" w:rsidRPr="000665B4" w:rsidRDefault="005F1F37" w:rsidP="005F1F37">
      <w:pPr>
        <w:pStyle w:val="ad"/>
        <w:rPr>
          <w:rFonts w:hAnsi="宋体" w:cs="宋体"/>
        </w:rPr>
      </w:pPr>
      <w:r w:rsidRPr="000665B4">
        <w:rPr>
          <w:rFonts w:hAnsi="宋体" w:cs="宋体" w:hint="eastAsia"/>
        </w:rPr>
        <w:t>//comb为组合数C(n,m),必要时换成大数,注意处理C(n,m)=0|n&lt;m</w:t>
      </w:r>
    </w:p>
    <w:p w:rsidR="005F1F37" w:rsidRPr="000665B4" w:rsidRDefault="005F1F37" w:rsidP="005F1F37">
      <w:pPr>
        <w:pStyle w:val="ad"/>
        <w:rPr>
          <w:rFonts w:hAnsi="宋体" w:cs="宋体"/>
        </w:rPr>
      </w:pPr>
      <w:r w:rsidRPr="000665B4">
        <w:rPr>
          <w:rFonts w:hAnsi="宋体" w:cs="宋体" w:hint="eastAsia"/>
        </w:rPr>
        <w:t>int comb(int n,int m){</w:t>
      </w:r>
    </w:p>
    <w:p w:rsidR="005F1F37" w:rsidRPr="000665B4" w:rsidRDefault="005F1F37" w:rsidP="005F1F37">
      <w:pPr>
        <w:pStyle w:val="ad"/>
        <w:rPr>
          <w:rFonts w:hAnsi="宋体" w:cs="宋体"/>
        </w:rPr>
      </w:pPr>
      <w:r w:rsidRPr="000665B4">
        <w:rPr>
          <w:rFonts w:hAnsi="宋体" w:cs="宋体" w:hint="eastAsia"/>
        </w:rPr>
        <w:t xml:space="preserve">       int ret=1,i;</w:t>
      </w:r>
    </w:p>
    <w:p w:rsidR="005F1F37" w:rsidRPr="000665B4" w:rsidRDefault="005F1F37" w:rsidP="005F1F37">
      <w:pPr>
        <w:pStyle w:val="ad"/>
        <w:rPr>
          <w:rFonts w:hAnsi="宋体" w:cs="宋体"/>
          <w:lang w:val="pt-BR"/>
        </w:rPr>
      </w:pPr>
      <w:r w:rsidRPr="000665B4">
        <w:rPr>
          <w:rFonts w:hAnsi="宋体" w:cs="宋体" w:hint="eastAsia"/>
          <w:lang w:val="pt-BR"/>
        </w:rPr>
        <w:t xml:space="preserve">       m=m&lt;(n-m)?m:(n-m);</w:t>
      </w:r>
    </w:p>
    <w:p w:rsidR="005F1F37" w:rsidRPr="000665B4" w:rsidRDefault="005F1F37" w:rsidP="005F1F37">
      <w:pPr>
        <w:pStyle w:val="ad"/>
        <w:rPr>
          <w:rFonts w:hAnsi="宋体" w:cs="宋体"/>
          <w:lang w:val="pt-BR"/>
        </w:rPr>
      </w:pPr>
      <w:r w:rsidRPr="000665B4">
        <w:rPr>
          <w:rFonts w:hAnsi="宋体" w:cs="宋体" w:hint="eastAsia"/>
          <w:lang w:val="pt-BR"/>
        </w:rPr>
        <w:t xml:space="preserve">       for (i=n-m+1;i&lt;=n;ret*=(i++));</w:t>
      </w:r>
    </w:p>
    <w:p w:rsidR="005F1F37" w:rsidRPr="000665B4" w:rsidRDefault="005F1F37" w:rsidP="005F1F37">
      <w:pPr>
        <w:pStyle w:val="ad"/>
        <w:rPr>
          <w:rFonts w:hAnsi="宋体" w:cs="宋体"/>
        </w:rPr>
      </w:pPr>
      <w:r w:rsidRPr="000665B4">
        <w:rPr>
          <w:rFonts w:hAnsi="宋体" w:cs="宋体" w:hint="eastAsia"/>
        </w:rPr>
        <w:t xml:space="preserve">       for (i=1;i&lt;=m;ret/=(i++));</w:t>
      </w:r>
    </w:p>
    <w:p w:rsidR="005F1F37" w:rsidRPr="000665B4" w:rsidRDefault="005F1F37" w:rsidP="005F1F37">
      <w:pPr>
        <w:pStyle w:val="ad"/>
        <w:rPr>
          <w:rFonts w:hAnsi="宋体" w:cs="宋体"/>
        </w:rPr>
      </w:pPr>
      <w:r w:rsidRPr="000665B4">
        <w:rPr>
          <w:rFonts w:hAnsi="宋体" w:cs="宋体" w:hint="eastAsia"/>
        </w:rPr>
        <w:t xml:space="preserve">       return m&lt;0?0:ret;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comb2num(int n,int m,int *c){</w:t>
      </w:r>
    </w:p>
    <w:p w:rsidR="005F1F37" w:rsidRPr="000665B4" w:rsidRDefault="005F1F37" w:rsidP="005F1F37">
      <w:pPr>
        <w:pStyle w:val="ad"/>
        <w:rPr>
          <w:rFonts w:hAnsi="宋体" w:cs="宋体"/>
        </w:rPr>
      </w:pPr>
      <w:r w:rsidRPr="000665B4">
        <w:rPr>
          <w:rFonts w:hAnsi="宋体" w:cs="宋体" w:hint="eastAsia"/>
        </w:rPr>
        <w:t xml:space="preserve">       int ret=comb(n,m),i;</w:t>
      </w:r>
    </w:p>
    <w:p w:rsidR="005F1F37" w:rsidRPr="000665B4" w:rsidRDefault="005F1F37" w:rsidP="005F1F37">
      <w:pPr>
        <w:pStyle w:val="ad"/>
        <w:rPr>
          <w:rFonts w:hAnsi="宋体" w:cs="宋体"/>
        </w:rPr>
      </w:pPr>
      <w:r w:rsidRPr="000665B4">
        <w:rPr>
          <w:rFonts w:hAnsi="宋体" w:cs="宋体" w:hint="eastAsia"/>
        </w:rPr>
        <w:lastRenderedPageBreak/>
        <w:t xml:space="preserve">       for (i=0;i&lt;m;i++)</w:t>
      </w:r>
    </w:p>
    <w:p w:rsidR="005F1F37" w:rsidRPr="000665B4" w:rsidRDefault="005F1F37" w:rsidP="005F1F37">
      <w:pPr>
        <w:pStyle w:val="ad"/>
        <w:rPr>
          <w:rFonts w:hAnsi="宋体" w:cs="宋体"/>
        </w:rPr>
      </w:pPr>
      <w:r w:rsidRPr="000665B4">
        <w:rPr>
          <w:rFonts w:hAnsi="宋体" w:cs="宋体" w:hint="eastAsia"/>
        </w:rPr>
        <w:t xml:space="preserve">              ret-=comb(n-c[i],m-i);</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num2comb(int n,int m,int* c,int t){</w:t>
      </w:r>
    </w:p>
    <w:p w:rsidR="005F1F37" w:rsidRPr="000665B4" w:rsidRDefault="005F1F37" w:rsidP="005F1F37">
      <w:pPr>
        <w:pStyle w:val="ad"/>
        <w:rPr>
          <w:rFonts w:hAnsi="宋体" w:cs="宋体"/>
        </w:rPr>
      </w:pPr>
      <w:r w:rsidRPr="000665B4">
        <w:rPr>
          <w:rFonts w:hAnsi="宋体" w:cs="宋体" w:hint="eastAsia"/>
        </w:rPr>
        <w:t xml:space="preserve">       int i,j=1,k;</w:t>
      </w:r>
    </w:p>
    <w:p w:rsidR="005F1F37" w:rsidRPr="000665B4" w:rsidRDefault="005F1F37" w:rsidP="005F1F37">
      <w:pPr>
        <w:pStyle w:val="ad"/>
        <w:rPr>
          <w:rFonts w:hAnsi="宋体" w:cs="宋体"/>
        </w:rPr>
      </w:pPr>
      <w:r w:rsidRPr="000665B4">
        <w:rPr>
          <w:rFonts w:hAnsi="宋体" w:cs="宋体" w:hint="eastAsia"/>
        </w:rPr>
        <w:t xml:space="preserve">       for (i=0;i&lt;m;c[i++]=j++)</w:t>
      </w:r>
    </w:p>
    <w:p w:rsidR="005F1F37" w:rsidRPr="000665B4" w:rsidRDefault="005F1F37" w:rsidP="005F1F37">
      <w:pPr>
        <w:pStyle w:val="ad"/>
        <w:rPr>
          <w:rFonts w:hAnsi="宋体" w:cs="宋体"/>
        </w:rPr>
      </w:pPr>
      <w:r w:rsidRPr="000665B4">
        <w:rPr>
          <w:rFonts w:hAnsi="宋体" w:cs="宋体" w:hint="eastAsia"/>
        </w:rPr>
        <w:t xml:space="preserve">              for (;t&gt;(k=comb(n-j,m-i-1));t-=k,j++);</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sz w:val="24"/>
          <w:szCs w:val="24"/>
        </w:rPr>
      </w:pPr>
      <w:r w:rsidRPr="000665B4">
        <w:rPr>
          <w:rFonts w:hAnsi="宋体" w:cs="宋体" w:hint="eastAsia"/>
          <w:b/>
          <w:sz w:val="24"/>
          <w:szCs w:val="24"/>
        </w:rPr>
        <w:t>3、  数据结构</w:t>
      </w:r>
    </w:p>
    <w:p w:rsidR="005F1F37" w:rsidRPr="000665B4" w:rsidRDefault="005F1F37" w:rsidP="005F1F37">
      <w:pPr>
        <w:pStyle w:val="ad"/>
        <w:rPr>
          <w:rFonts w:hAnsi="宋体" w:cs="宋体"/>
          <w:b/>
        </w:rPr>
      </w:pPr>
      <w:r w:rsidRPr="000665B4">
        <w:rPr>
          <w:rFonts w:hAnsi="宋体" w:cs="宋体" w:hint="eastAsia"/>
          <w:b/>
        </w:rPr>
        <w:t>3.1 并查集</w:t>
      </w:r>
    </w:p>
    <w:p w:rsidR="005F1F37" w:rsidRPr="000665B4" w:rsidRDefault="005F1F37" w:rsidP="005F1F37">
      <w:pPr>
        <w:pStyle w:val="ad"/>
        <w:rPr>
          <w:rFonts w:hAnsi="宋体" w:cs="宋体"/>
        </w:rPr>
      </w:pPr>
      <w:r w:rsidRPr="000665B4">
        <w:rPr>
          <w:rFonts w:hAnsi="宋体" w:cs="宋体" w:hint="eastAsia"/>
        </w:rPr>
        <w:t>//带路径压缩的并查集,用于动态维护查询等价类</w:t>
      </w:r>
    </w:p>
    <w:p w:rsidR="005F1F37" w:rsidRPr="000665B4" w:rsidRDefault="005F1F37" w:rsidP="005F1F37">
      <w:pPr>
        <w:pStyle w:val="ad"/>
        <w:rPr>
          <w:rFonts w:hAnsi="宋体" w:cs="宋体"/>
        </w:rPr>
      </w:pPr>
      <w:r w:rsidRPr="000665B4">
        <w:rPr>
          <w:rFonts w:hAnsi="宋体" w:cs="宋体" w:hint="eastAsia"/>
        </w:rPr>
        <w:t>//图论算法中动态判点集连通常用</w:t>
      </w:r>
    </w:p>
    <w:p w:rsidR="005F1F37" w:rsidRPr="000665B4" w:rsidRDefault="005F1F37" w:rsidP="005F1F37">
      <w:pPr>
        <w:pStyle w:val="ad"/>
        <w:rPr>
          <w:rFonts w:hAnsi="宋体" w:cs="宋体"/>
        </w:rPr>
      </w:pPr>
      <w:r w:rsidRPr="000665B4">
        <w:rPr>
          <w:rFonts w:hAnsi="宋体" w:cs="宋体" w:hint="eastAsia"/>
        </w:rPr>
        <w:t>//维护和查询复杂度略大于O(1)</w:t>
      </w:r>
    </w:p>
    <w:p w:rsidR="005F1F37" w:rsidRPr="000665B4" w:rsidRDefault="005F1F37" w:rsidP="005F1F37">
      <w:pPr>
        <w:pStyle w:val="ad"/>
        <w:rPr>
          <w:rFonts w:hAnsi="宋体" w:cs="宋体"/>
        </w:rPr>
      </w:pPr>
      <w:r w:rsidRPr="000665B4">
        <w:rPr>
          <w:rFonts w:hAnsi="宋体" w:cs="宋体" w:hint="eastAsia"/>
        </w:rPr>
        <w:t>//集合元素取值1..MAXN-1(注意0不能用!),默认不等价</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100000</w:t>
      </w:r>
    </w:p>
    <w:p w:rsidR="005F1F37" w:rsidRPr="000665B4" w:rsidRDefault="005F1F37" w:rsidP="005F1F37">
      <w:pPr>
        <w:pStyle w:val="ad"/>
        <w:rPr>
          <w:rFonts w:hAnsi="宋体" w:cs="宋体"/>
        </w:rPr>
      </w:pPr>
      <w:r w:rsidRPr="000665B4">
        <w:rPr>
          <w:rFonts w:hAnsi="宋体" w:cs="宋体" w:hint="eastAsia"/>
        </w:rPr>
        <w:t>#define _ufind_run(x) for(;p[t=x];x=p[x],p[t]=(p[x]?p[x]:x))</w:t>
      </w:r>
    </w:p>
    <w:p w:rsidR="005F1F37" w:rsidRPr="000665B4" w:rsidRDefault="005F1F37" w:rsidP="005F1F37">
      <w:pPr>
        <w:pStyle w:val="ad"/>
        <w:rPr>
          <w:rFonts w:hAnsi="宋体" w:cs="宋体"/>
        </w:rPr>
      </w:pPr>
      <w:r w:rsidRPr="000665B4">
        <w:rPr>
          <w:rFonts w:hAnsi="宋体" w:cs="宋体" w:hint="eastAsia"/>
        </w:rPr>
        <w:t>#define _run_both _ufind_run(i);_ufind_run(j)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struct ufind{</w:t>
      </w:r>
    </w:p>
    <w:p w:rsidR="005F1F37" w:rsidRPr="000665B4" w:rsidRDefault="005F1F37" w:rsidP="005F1F37">
      <w:pPr>
        <w:pStyle w:val="ad"/>
        <w:rPr>
          <w:rFonts w:hAnsi="宋体" w:cs="宋体"/>
        </w:rPr>
      </w:pPr>
      <w:r w:rsidRPr="000665B4">
        <w:rPr>
          <w:rFonts w:hAnsi="宋体" w:cs="宋体" w:hint="eastAsia"/>
        </w:rPr>
        <w:t xml:space="preserve">       int p[MAXN],t;</w:t>
      </w:r>
    </w:p>
    <w:p w:rsidR="005F1F37" w:rsidRPr="000665B4" w:rsidRDefault="005F1F37" w:rsidP="005F1F37">
      <w:pPr>
        <w:pStyle w:val="ad"/>
        <w:rPr>
          <w:rFonts w:hAnsi="宋体" w:cs="宋体"/>
        </w:rPr>
      </w:pPr>
      <w:r w:rsidRPr="000665B4">
        <w:rPr>
          <w:rFonts w:hAnsi="宋体" w:cs="宋体" w:hint="eastAsia"/>
        </w:rPr>
        <w:t xml:space="preserve">       void init(){memset(p,0,sizeof(p));}</w:t>
      </w:r>
    </w:p>
    <w:p w:rsidR="005F1F37" w:rsidRPr="000665B4" w:rsidRDefault="005F1F37" w:rsidP="005F1F37">
      <w:pPr>
        <w:pStyle w:val="ad"/>
        <w:rPr>
          <w:rFonts w:hAnsi="宋体" w:cs="宋体"/>
        </w:rPr>
      </w:pPr>
      <w:r w:rsidRPr="000665B4">
        <w:rPr>
          <w:rFonts w:hAnsi="宋体" w:cs="宋体" w:hint="eastAsia"/>
        </w:rPr>
        <w:t xml:space="preserve">       void set_friend(int i,int j){_run_both;p[i]=(i==j?0:j);}</w:t>
      </w:r>
    </w:p>
    <w:p w:rsidR="005F1F37" w:rsidRPr="000665B4" w:rsidRDefault="005F1F37" w:rsidP="005F1F37">
      <w:pPr>
        <w:pStyle w:val="ad"/>
        <w:rPr>
          <w:rFonts w:hAnsi="宋体" w:cs="宋体"/>
        </w:rPr>
      </w:pPr>
      <w:r w:rsidRPr="000665B4">
        <w:rPr>
          <w:rFonts w:hAnsi="宋体" w:cs="宋体" w:hint="eastAsia"/>
        </w:rPr>
        <w:t xml:space="preserve">       int is_friend(int i,int j){_run_both;return i==j&amp;&amp;i;}</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//带路径压缩的并查集扩展形式</w:t>
      </w:r>
    </w:p>
    <w:p w:rsidR="005F1F37" w:rsidRPr="000665B4" w:rsidRDefault="005F1F37" w:rsidP="005F1F37">
      <w:pPr>
        <w:pStyle w:val="ad"/>
        <w:rPr>
          <w:rFonts w:hAnsi="宋体" w:cs="宋体"/>
        </w:rPr>
      </w:pPr>
      <w:r w:rsidRPr="000665B4">
        <w:rPr>
          <w:rFonts w:hAnsi="宋体" w:cs="宋体" w:hint="eastAsia"/>
        </w:rPr>
        <w:t>//用于动态维护查询friend-enemy型等价类</w:t>
      </w:r>
    </w:p>
    <w:p w:rsidR="005F1F37" w:rsidRPr="000665B4" w:rsidRDefault="005F1F37" w:rsidP="005F1F37">
      <w:pPr>
        <w:pStyle w:val="ad"/>
        <w:rPr>
          <w:rFonts w:hAnsi="宋体" w:cs="宋体"/>
        </w:rPr>
      </w:pPr>
      <w:r w:rsidRPr="000665B4">
        <w:rPr>
          <w:rFonts w:hAnsi="宋体" w:cs="宋体" w:hint="eastAsia"/>
        </w:rPr>
        <w:t>//维护和查询复杂度略大于O(1)</w:t>
      </w:r>
    </w:p>
    <w:p w:rsidR="005F1F37" w:rsidRPr="000665B4" w:rsidRDefault="005F1F37" w:rsidP="005F1F37">
      <w:pPr>
        <w:pStyle w:val="ad"/>
        <w:rPr>
          <w:rFonts w:hAnsi="宋体" w:cs="宋体"/>
        </w:rPr>
      </w:pPr>
      <w:r w:rsidRPr="000665B4">
        <w:rPr>
          <w:rFonts w:hAnsi="宋体" w:cs="宋体" w:hint="eastAsia"/>
        </w:rPr>
        <w:t>//集合元素取值1..MAXN-1(注意0不能用!),默认无关</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100000</w:t>
      </w:r>
    </w:p>
    <w:p w:rsidR="005F1F37" w:rsidRPr="000665B4" w:rsidRDefault="005F1F37" w:rsidP="005F1F37">
      <w:pPr>
        <w:pStyle w:val="ad"/>
        <w:rPr>
          <w:rFonts w:hAnsi="宋体" w:cs="宋体"/>
        </w:rPr>
      </w:pPr>
      <w:r w:rsidRPr="000665B4">
        <w:rPr>
          <w:rFonts w:hAnsi="宋体" w:cs="宋体" w:hint="eastAsia"/>
        </w:rPr>
        <w:t>#define sig(x) ((x)&gt;0?1:-1)</w:t>
      </w:r>
    </w:p>
    <w:p w:rsidR="005F1F37" w:rsidRPr="000665B4" w:rsidRDefault="005F1F37" w:rsidP="005F1F37">
      <w:pPr>
        <w:pStyle w:val="ad"/>
        <w:rPr>
          <w:rFonts w:hAnsi="宋体" w:cs="宋体"/>
        </w:rPr>
      </w:pPr>
      <w:r w:rsidRPr="000665B4">
        <w:rPr>
          <w:rFonts w:hAnsi="宋体" w:cs="宋体" w:hint="eastAsia"/>
        </w:rPr>
        <w:t>#define abs(x) ((x)&gt;0?(x):-(x))</w:t>
      </w:r>
    </w:p>
    <w:p w:rsidR="005F1F37" w:rsidRPr="000665B4" w:rsidRDefault="005F1F37" w:rsidP="005F1F37">
      <w:pPr>
        <w:pStyle w:val="ad"/>
        <w:rPr>
          <w:rFonts w:hAnsi="宋体" w:cs="宋体"/>
        </w:rPr>
      </w:pPr>
      <w:r w:rsidRPr="000665B4">
        <w:rPr>
          <w:rFonts w:hAnsi="宋体" w:cs="宋体" w:hint="eastAsia"/>
        </w:rPr>
        <w:t>#define _ufind_run(x) for(;p[t=abs(x)];x=sig(x)*p[abs(x)],p[t]=sig(p[t])*(p[abs(x)]?p[abs(x)]:abs(p[t])))</w:t>
      </w:r>
    </w:p>
    <w:p w:rsidR="005F1F37" w:rsidRPr="000665B4" w:rsidRDefault="005F1F37" w:rsidP="005F1F37">
      <w:pPr>
        <w:pStyle w:val="ad"/>
        <w:rPr>
          <w:rFonts w:hAnsi="宋体" w:cs="宋体"/>
        </w:rPr>
      </w:pPr>
      <w:r w:rsidRPr="000665B4">
        <w:rPr>
          <w:rFonts w:hAnsi="宋体" w:cs="宋体" w:hint="eastAsia"/>
        </w:rPr>
        <w:t>#define _run_both _ufind_run(i);_ufind_run(j)</w:t>
      </w:r>
    </w:p>
    <w:p w:rsidR="005F1F37" w:rsidRPr="000665B4" w:rsidRDefault="005F1F37" w:rsidP="005F1F37">
      <w:pPr>
        <w:pStyle w:val="ad"/>
        <w:rPr>
          <w:rFonts w:hAnsi="宋体" w:cs="宋体"/>
        </w:rPr>
      </w:pPr>
      <w:r w:rsidRPr="000665B4">
        <w:rPr>
          <w:rFonts w:hAnsi="宋体" w:cs="宋体" w:hint="eastAsia"/>
        </w:rPr>
        <w:t>#define _set_side(x) p[abs(i)]=sig(i)*(abs(i)==abs(j)?0:(x)*j)</w:t>
      </w:r>
    </w:p>
    <w:p w:rsidR="005F1F37" w:rsidRPr="000665B4" w:rsidRDefault="005F1F37" w:rsidP="005F1F37">
      <w:pPr>
        <w:pStyle w:val="ad"/>
        <w:rPr>
          <w:rFonts w:hAnsi="宋体" w:cs="宋体"/>
        </w:rPr>
      </w:pPr>
      <w:r w:rsidRPr="000665B4">
        <w:rPr>
          <w:rFonts w:hAnsi="宋体" w:cs="宋体" w:hint="eastAsia"/>
        </w:rPr>
        <w:t>#define _judge_side(x) (i==(x)*j&amp;&amp;i)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lastRenderedPageBreak/>
        <w:t>struct ufind{</w:t>
      </w:r>
    </w:p>
    <w:p w:rsidR="005F1F37" w:rsidRPr="000665B4" w:rsidRDefault="005F1F37" w:rsidP="005F1F37">
      <w:pPr>
        <w:pStyle w:val="ad"/>
        <w:rPr>
          <w:rFonts w:hAnsi="宋体" w:cs="宋体"/>
        </w:rPr>
      </w:pPr>
      <w:r w:rsidRPr="000665B4">
        <w:rPr>
          <w:rFonts w:hAnsi="宋体" w:cs="宋体" w:hint="eastAsia"/>
        </w:rPr>
        <w:t xml:space="preserve">       int p[MAXN],t;</w:t>
      </w:r>
    </w:p>
    <w:p w:rsidR="005F1F37" w:rsidRPr="000665B4" w:rsidRDefault="005F1F37" w:rsidP="005F1F37">
      <w:pPr>
        <w:pStyle w:val="ad"/>
        <w:rPr>
          <w:rFonts w:hAnsi="宋体" w:cs="宋体"/>
        </w:rPr>
      </w:pPr>
      <w:r w:rsidRPr="000665B4">
        <w:rPr>
          <w:rFonts w:hAnsi="宋体" w:cs="宋体" w:hint="eastAsia"/>
        </w:rPr>
        <w:t xml:space="preserve">       void init(){memset(p,0,sizeof(p));}</w:t>
      </w:r>
    </w:p>
    <w:p w:rsidR="005F1F37" w:rsidRPr="000665B4" w:rsidRDefault="005F1F37" w:rsidP="005F1F37">
      <w:pPr>
        <w:pStyle w:val="ad"/>
        <w:rPr>
          <w:rFonts w:hAnsi="宋体" w:cs="宋体"/>
        </w:rPr>
      </w:pPr>
      <w:r w:rsidRPr="000665B4">
        <w:rPr>
          <w:rFonts w:hAnsi="宋体" w:cs="宋体" w:hint="eastAsia"/>
        </w:rPr>
        <w:t xml:space="preserve">       int set_friend(int i,int j){_run_both;_set_side(1);return !_judge_side(-1);}</w:t>
      </w:r>
    </w:p>
    <w:p w:rsidR="005F1F37" w:rsidRPr="000665B4" w:rsidRDefault="005F1F37" w:rsidP="005F1F37">
      <w:pPr>
        <w:pStyle w:val="ad"/>
        <w:rPr>
          <w:rFonts w:hAnsi="宋体" w:cs="宋体"/>
        </w:rPr>
      </w:pPr>
      <w:r w:rsidRPr="000665B4">
        <w:rPr>
          <w:rFonts w:hAnsi="宋体" w:cs="宋体" w:hint="eastAsia"/>
        </w:rPr>
        <w:t xml:space="preserve">       int set_enemy(int i,int j){_run_both;_set_side(-1);return !_judge_side(1);}</w:t>
      </w:r>
    </w:p>
    <w:p w:rsidR="005F1F37" w:rsidRPr="000665B4" w:rsidRDefault="005F1F37" w:rsidP="005F1F37">
      <w:pPr>
        <w:pStyle w:val="ad"/>
        <w:rPr>
          <w:rFonts w:hAnsi="宋体" w:cs="宋体"/>
        </w:rPr>
      </w:pPr>
      <w:r w:rsidRPr="000665B4">
        <w:rPr>
          <w:rFonts w:hAnsi="宋体" w:cs="宋体" w:hint="eastAsia"/>
        </w:rPr>
        <w:t xml:space="preserve">       int is_friend(int i,int j){_run_both;return _judge_side(1);}</w:t>
      </w:r>
    </w:p>
    <w:p w:rsidR="005F1F37" w:rsidRPr="000665B4" w:rsidRDefault="005F1F37" w:rsidP="005F1F37">
      <w:pPr>
        <w:pStyle w:val="ad"/>
        <w:rPr>
          <w:rFonts w:hAnsi="宋体" w:cs="宋体"/>
        </w:rPr>
      </w:pPr>
      <w:r w:rsidRPr="000665B4">
        <w:rPr>
          <w:rFonts w:hAnsi="宋体" w:cs="宋体" w:hint="eastAsia"/>
        </w:rPr>
        <w:t xml:space="preserve">       int is_enemy(int i,int j){_run_both;return _judge_side(-1);}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3.2 堆</w:t>
      </w:r>
    </w:p>
    <w:p w:rsidR="005F1F37" w:rsidRPr="000665B4" w:rsidRDefault="005F1F37" w:rsidP="005F1F37">
      <w:pPr>
        <w:pStyle w:val="ad"/>
        <w:rPr>
          <w:rFonts w:hAnsi="宋体" w:cs="宋体"/>
        </w:rPr>
      </w:pPr>
      <w:r w:rsidRPr="000665B4">
        <w:rPr>
          <w:rFonts w:hAnsi="宋体" w:cs="宋体" w:hint="eastAsia"/>
        </w:rPr>
        <w:t>//二分堆(binary)</w:t>
      </w:r>
    </w:p>
    <w:p w:rsidR="005F1F37" w:rsidRPr="000665B4" w:rsidRDefault="005F1F37" w:rsidP="005F1F37">
      <w:pPr>
        <w:pStyle w:val="ad"/>
        <w:rPr>
          <w:rFonts w:hAnsi="宋体" w:cs="宋体"/>
        </w:rPr>
      </w:pPr>
      <w:r w:rsidRPr="000665B4">
        <w:rPr>
          <w:rFonts w:hAnsi="宋体" w:cs="宋体" w:hint="eastAsia"/>
        </w:rPr>
        <w:t>//可插入,获取并删除最小(最大)元素,复杂度均O(logn)</w:t>
      </w:r>
    </w:p>
    <w:p w:rsidR="005F1F37" w:rsidRPr="000665B4" w:rsidRDefault="005F1F37" w:rsidP="005F1F37">
      <w:pPr>
        <w:pStyle w:val="ad"/>
        <w:rPr>
          <w:rFonts w:hAnsi="宋体" w:cs="宋体"/>
        </w:rPr>
      </w:pPr>
      <w:r w:rsidRPr="000665B4">
        <w:rPr>
          <w:rFonts w:hAnsi="宋体" w:cs="宋体" w:hint="eastAsia"/>
        </w:rPr>
        <w:t>//可更改元素类型,修改比较符号或换成比较函数</w:t>
      </w:r>
    </w:p>
    <w:p w:rsidR="005F1F37" w:rsidRPr="000665B4" w:rsidRDefault="005F1F37" w:rsidP="005F1F37">
      <w:pPr>
        <w:pStyle w:val="ad"/>
        <w:rPr>
          <w:rFonts w:hAnsi="宋体" w:cs="宋体"/>
        </w:rPr>
      </w:pPr>
      <w:r w:rsidRPr="000665B4">
        <w:rPr>
          <w:rFonts w:hAnsi="宋体" w:cs="宋体" w:hint="eastAsia"/>
        </w:rPr>
        <w:t>#define MAXN 10000</w:t>
      </w:r>
    </w:p>
    <w:p w:rsidR="005F1F37" w:rsidRPr="000665B4" w:rsidRDefault="005F1F37" w:rsidP="005F1F37">
      <w:pPr>
        <w:pStyle w:val="ad"/>
        <w:rPr>
          <w:rFonts w:hAnsi="宋体" w:cs="宋体"/>
        </w:rPr>
      </w:pPr>
      <w:r w:rsidRPr="000665B4">
        <w:rPr>
          <w:rFonts w:hAnsi="宋体" w:cs="宋体" w:hint="eastAsia"/>
        </w:rPr>
        <w:t>#define _cp(a,b) ((a)&lt;(b))</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struct heap{</w:t>
      </w:r>
    </w:p>
    <w:p w:rsidR="005F1F37" w:rsidRPr="000665B4" w:rsidRDefault="005F1F37" w:rsidP="005F1F37">
      <w:pPr>
        <w:pStyle w:val="ad"/>
        <w:rPr>
          <w:rFonts w:hAnsi="宋体" w:cs="宋体"/>
        </w:rPr>
      </w:pPr>
      <w:r w:rsidRPr="000665B4">
        <w:rPr>
          <w:rFonts w:hAnsi="宋体" w:cs="宋体" w:hint="eastAsia"/>
        </w:rPr>
        <w:t xml:space="preserve">       elem_t h[MAXN];</w:t>
      </w:r>
    </w:p>
    <w:p w:rsidR="005F1F37" w:rsidRPr="000665B4" w:rsidRDefault="005F1F37" w:rsidP="005F1F37">
      <w:pPr>
        <w:pStyle w:val="ad"/>
        <w:rPr>
          <w:rFonts w:hAnsi="宋体" w:cs="宋体"/>
        </w:rPr>
      </w:pPr>
      <w:r w:rsidRPr="000665B4">
        <w:rPr>
          <w:rFonts w:hAnsi="宋体" w:cs="宋体" w:hint="eastAsia"/>
        </w:rPr>
        <w:t xml:space="preserve">       int 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lang w:val="pt-BR"/>
        </w:rPr>
      </w:pPr>
      <w:r w:rsidRPr="000665B4">
        <w:rPr>
          <w:rFonts w:hAnsi="宋体" w:cs="宋体" w:hint="eastAsia"/>
          <w:lang w:val="pt-BR"/>
        </w:rPr>
        <w:t xml:space="preserve">       void ins(elem_t e){</w:t>
      </w:r>
    </w:p>
    <w:p w:rsidR="005F1F37" w:rsidRPr="000665B4" w:rsidRDefault="005F1F37" w:rsidP="005F1F37">
      <w:pPr>
        <w:pStyle w:val="ad"/>
        <w:rPr>
          <w:rFonts w:hAnsi="宋体" w:cs="宋体"/>
          <w:lang w:val="pt-BR"/>
        </w:rPr>
      </w:pPr>
      <w:r w:rsidRPr="000665B4">
        <w:rPr>
          <w:rFonts w:hAnsi="宋体" w:cs="宋体" w:hint="eastAsia"/>
          <w:lang w:val="pt-BR"/>
        </w:rPr>
        <w:t xml:space="preserve">              for (p=++n;p&gt;1&amp;&amp;_cp(e,h[p&gt;&gt;1]);h[p]=h[p&gt;&gt;1],p&gt;&gt;=1);</w:t>
      </w:r>
    </w:p>
    <w:p w:rsidR="005F1F37" w:rsidRPr="000665B4" w:rsidRDefault="005F1F37" w:rsidP="005F1F37">
      <w:pPr>
        <w:pStyle w:val="ad"/>
        <w:rPr>
          <w:rFonts w:hAnsi="宋体" w:cs="宋体"/>
          <w:lang w:val="pt-BR"/>
        </w:rPr>
      </w:pPr>
      <w:r w:rsidRPr="000665B4">
        <w:rPr>
          <w:rFonts w:hAnsi="宋体" w:cs="宋体" w:hint="eastAsia"/>
          <w:lang w:val="pt-BR"/>
        </w:rPr>
        <w:t xml:space="preserve">              h[p]=e;</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int del(elem_t&amp; e){</w:t>
      </w:r>
    </w:p>
    <w:p w:rsidR="005F1F37" w:rsidRPr="000665B4" w:rsidRDefault="005F1F37" w:rsidP="005F1F37">
      <w:pPr>
        <w:pStyle w:val="ad"/>
        <w:rPr>
          <w:rFonts w:hAnsi="宋体" w:cs="宋体"/>
          <w:lang w:val="pt-BR"/>
        </w:rPr>
      </w:pPr>
      <w:r w:rsidRPr="000665B4">
        <w:rPr>
          <w:rFonts w:hAnsi="宋体" w:cs="宋体" w:hint="eastAsia"/>
          <w:lang w:val="pt-BR"/>
        </w:rPr>
        <w:t xml:space="preserve">              if (!n) return 0;</w:t>
      </w:r>
    </w:p>
    <w:p w:rsidR="005F1F37" w:rsidRPr="000665B4" w:rsidRDefault="005F1F37" w:rsidP="005F1F37">
      <w:pPr>
        <w:pStyle w:val="ad"/>
        <w:rPr>
          <w:rFonts w:hAnsi="宋体" w:cs="宋体"/>
          <w:lang w:val="pt-BR"/>
        </w:rPr>
      </w:pPr>
      <w:r w:rsidRPr="000665B4">
        <w:rPr>
          <w:rFonts w:hAnsi="宋体" w:cs="宋体" w:hint="eastAsia"/>
          <w:lang w:val="pt-BR"/>
        </w:rPr>
        <w:t xml:space="preserve">              for (e=h[p=1],c=2;c&lt;n&amp;&amp;_cp(h[c+=(c&lt;n-1&amp;&amp;_cp(h[c+1],h[c]))],h[n]);h[p]=h[c],p=c,c&lt;&lt;=1);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h[p]=h[n--];return 1;</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映射二分堆</w:t>
      </w:r>
      <w:r w:rsidRPr="000665B4">
        <w:rPr>
          <w:rFonts w:hAnsi="宋体" w:cs="宋体" w:hint="eastAsia"/>
          <w:lang w:val="pt-BR"/>
        </w:rPr>
        <w:t>(mapped)</w:t>
      </w:r>
    </w:p>
    <w:p w:rsidR="005F1F37" w:rsidRPr="000665B4" w:rsidRDefault="005F1F37" w:rsidP="005F1F37">
      <w:pPr>
        <w:pStyle w:val="ad"/>
        <w:rPr>
          <w:rFonts w:hAnsi="宋体" w:cs="宋体"/>
        </w:rPr>
      </w:pPr>
      <w:r w:rsidRPr="000665B4">
        <w:rPr>
          <w:rFonts w:hAnsi="宋体" w:cs="宋体" w:hint="eastAsia"/>
          <w:lang w:val="pt-BR"/>
        </w:rPr>
        <w:t>//</w:t>
      </w:r>
      <w:r w:rsidRPr="000665B4">
        <w:rPr>
          <w:rFonts w:hAnsi="宋体" w:cs="宋体" w:hint="eastAsia"/>
        </w:rPr>
        <w:t>可插入</w:t>
      </w:r>
      <w:r w:rsidRPr="000665B4">
        <w:rPr>
          <w:rFonts w:hAnsi="宋体" w:cs="宋体" w:hint="eastAsia"/>
          <w:lang w:val="pt-BR"/>
        </w:rPr>
        <w:t>,</w:t>
      </w:r>
      <w:r w:rsidRPr="000665B4">
        <w:rPr>
          <w:rFonts w:hAnsi="宋体" w:cs="宋体" w:hint="eastAsia"/>
        </w:rPr>
        <w:t>获取并删除任意元素</w:t>
      </w:r>
      <w:r w:rsidRPr="000665B4">
        <w:rPr>
          <w:rFonts w:hAnsi="宋体" w:cs="宋体" w:hint="eastAsia"/>
          <w:lang w:val="pt-BR"/>
        </w:rPr>
        <w:t>,</w:t>
      </w:r>
      <w:r w:rsidRPr="000665B4">
        <w:rPr>
          <w:rFonts w:hAnsi="宋体" w:cs="宋体" w:hint="eastAsia"/>
        </w:rPr>
        <w:t>复杂度均O(logn)</w:t>
      </w:r>
    </w:p>
    <w:p w:rsidR="005F1F37" w:rsidRPr="000665B4" w:rsidRDefault="005F1F37" w:rsidP="005F1F37">
      <w:pPr>
        <w:pStyle w:val="ad"/>
        <w:rPr>
          <w:rFonts w:hAnsi="宋体" w:cs="宋体"/>
        </w:rPr>
      </w:pPr>
      <w:r w:rsidRPr="000665B4">
        <w:rPr>
          <w:rFonts w:hAnsi="宋体" w:cs="宋体" w:hint="eastAsia"/>
        </w:rPr>
        <w:t>//插入时提供一个索引值,删除时按该索引删除,获取并删除最小元素时一起获得该索引</w:t>
      </w:r>
    </w:p>
    <w:p w:rsidR="005F1F37" w:rsidRPr="000665B4" w:rsidRDefault="005F1F37" w:rsidP="005F1F37">
      <w:pPr>
        <w:pStyle w:val="ad"/>
        <w:rPr>
          <w:rFonts w:hAnsi="宋体" w:cs="宋体"/>
        </w:rPr>
      </w:pPr>
      <w:r w:rsidRPr="000665B4">
        <w:rPr>
          <w:rFonts w:hAnsi="宋体" w:cs="宋体" w:hint="eastAsia"/>
        </w:rPr>
        <w:t>//索引值范围0..MAXN-1,不能重复,不负责维护索引的唯一性,不在此返回请另外映射</w:t>
      </w:r>
    </w:p>
    <w:p w:rsidR="005F1F37" w:rsidRPr="000665B4" w:rsidRDefault="005F1F37" w:rsidP="005F1F37">
      <w:pPr>
        <w:pStyle w:val="ad"/>
        <w:rPr>
          <w:rFonts w:hAnsi="宋体" w:cs="宋体"/>
        </w:rPr>
      </w:pPr>
      <w:r w:rsidRPr="000665B4">
        <w:rPr>
          <w:rFonts w:hAnsi="宋体" w:cs="宋体" w:hint="eastAsia"/>
        </w:rPr>
        <w:t>//主要用于图论算法,该索引值可以是节点的下标</w:t>
      </w:r>
    </w:p>
    <w:p w:rsidR="005F1F37" w:rsidRPr="000665B4" w:rsidRDefault="005F1F37" w:rsidP="005F1F37">
      <w:pPr>
        <w:pStyle w:val="ad"/>
        <w:rPr>
          <w:rFonts w:hAnsi="宋体" w:cs="宋体"/>
        </w:rPr>
      </w:pPr>
      <w:r w:rsidRPr="000665B4">
        <w:rPr>
          <w:rFonts w:hAnsi="宋体" w:cs="宋体" w:hint="eastAsia"/>
        </w:rPr>
        <w:t>//可更改元素类型,修改比较符号或换成比较函数</w:t>
      </w:r>
    </w:p>
    <w:p w:rsidR="005F1F37" w:rsidRPr="000665B4" w:rsidRDefault="005F1F37" w:rsidP="005F1F37">
      <w:pPr>
        <w:pStyle w:val="ad"/>
        <w:rPr>
          <w:rFonts w:hAnsi="宋体" w:cs="宋体"/>
        </w:rPr>
      </w:pPr>
      <w:r w:rsidRPr="000665B4">
        <w:rPr>
          <w:rFonts w:hAnsi="宋体" w:cs="宋体" w:hint="eastAsia"/>
        </w:rPr>
        <w:t>#define MAXN 10000</w:t>
      </w:r>
    </w:p>
    <w:p w:rsidR="005F1F37" w:rsidRPr="000665B4" w:rsidRDefault="005F1F37" w:rsidP="005F1F37">
      <w:pPr>
        <w:pStyle w:val="ad"/>
        <w:rPr>
          <w:rFonts w:hAnsi="宋体" w:cs="宋体"/>
        </w:rPr>
      </w:pPr>
      <w:r w:rsidRPr="000665B4">
        <w:rPr>
          <w:rFonts w:hAnsi="宋体" w:cs="宋体" w:hint="eastAsia"/>
        </w:rPr>
        <w:t>#define _cp(a,b) ((a)&lt;(b))</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lastRenderedPageBreak/>
        <w:t>struct heap{</w:t>
      </w:r>
    </w:p>
    <w:p w:rsidR="005F1F37" w:rsidRPr="000665B4" w:rsidRDefault="005F1F37" w:rsidP="005F1F37">
      <w:pPr>
        <w:pStyle w:val="ad"/>
        <w:rPr>
          <w:rFonts w:hAnsi="宋体" w:cs="宋体"/>
        </w:rPr>
      </w:pPr>
      <w:r w:rsidRPr="000665B4">
        <w:rPr>
          <w:rFonts w:hAnsi="宋体" w:cs="宋体" w:hint="eastAsia"/>
        </w:rPr>
        <w:t xml:space="preserve">       elem_t h[MAXN];</w:t>
      </w:r>
    </w:p>
    <w:p w:rsidR="005F1F37" w:rsidRPr="000665B4" w:rsidRDefault="005F1F37" w:rsidP="005F1F37">
      <w:pPr>
        <w:pStyle w:val="ad"/>
        <w:rPr>
          <w:rFonts w:hAnsi="宋体" w:cs="宋体"/>
        </w:rPr>
      </w:pPr>
      <w:r w:rsidRPr="000665B4">
        <w:rPr>
          <w:rFonts w:hAnsi="宋体" w:cs="宋体" w:hint="eastAsia"/>
        </w:rPr>
        <w:t xml:space="preserve">       int ind[MAXN],map[MAXN],n,p,c;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rPr>
      </w:pPr>
      <w:r w:rsidRPr="000665B4">
        <w:rPr>
          <w:rFonts w:hAnsi="宋体" w:cs="宋体" w:hint="eastAsia"/>
        </w:rPr>
        <w:t xml:space="preserve">       void ins(int i,elem_t e){</w:t>
      </w:r>
    </w:p>
    <w:p w:rsidR="005F1F37" w:rsidRPr="000665B4" w:rsidRDefault="005F1F37" w:rsidP="005F1F37">
      <w:pPr>
        <w:pStyle w:val="ad"/>
        <w:rPr>
          <w:rFonts w:hAnsi="宋体" w:cs="宋体"/>
        </w:rPr>
      </w:pPr>
      <w:r w:rsidRPr="000665B4">
        <w:rPr>
          <w:rFonts w:hAnsi="宋体" w:cs="宋体" w:hint="eastAsia"/>
        </w:rPr>
        <w:t xml:space="preserve">              for (p=++n;p&gt;1&amp;&amp;_cp(e,h[p&gt;&gt;1]);h[map[ind[p]=ind[p&gt;&gt;1]]=p]=h[p&gt;&gt;1],p&gt;&gt;=1);</w:t>
      </w:r>
    </w:p>
    <w:p w:rsidR="005F1F37" w:rsidRPr="000665B4" w:rsidRDefault="005F1F37" w:rsidP="005F1F37">
      <w:pPr>
        <w:pStyle w:val="ad"/>
        <w:rPr>
          <w:rFonts w:hAnsi="宋体" w:cs="宋体"/>
        </w:rPr>
      </w:pPr>
      <w:r w:rsidRPr="000665B4">
        <w:rPr>
          <w:rFonts w:hAnsi="宋体" w:cs="宋体" w:hint="eastAsia"/>
        </w:rPr>
        <w:t xml:space="preserve">              h[map[ind[p]=i]=p]=e;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del(int i,elem_t&amp; e){</w:t>
      </w:r>
    </w:p>
    <w:p w:rsidR="005F1F37" w:rsidRPr="000665B4" w:rsidRDefault="005F1F37" w:rsidP="005F1F37">
      <w:pPr>
        <w:pStyle w:val="ad"/>
        <w:rPr>
          <w:rFonts w:hAnsi="宋体" w:cs="宋体"/>
        </w:rPr>
      </w:pPr>
      <w:r w:rsidRPr="000665B4">
        <w:rPr>
          <w:rFonts w:hAnsi="宋体" w:cs="宋体" w:hint="eastAsia"/>
        </w:rPr>
        <w:t xml:space="preserve">              i=map[i];if (i&lt;1||i&gt;n) return 0;</w:t>
      </w:r>
    </w:p>
    <w:p w:rsidR="005F1F37" w:rsidRPr="000665B4" w:rsidRDefault="005F1F37" w:rsidP="005F1F37">
      <w:pPr>
        <w:pStyle w:val="ad"/>
        <w:rPr>
          <w:rFonts w:hAnsi="宋体" w:cs="宋体"/>
        </w:rPr>
      </w:pPr>
      <w:r w:rsidRPr="000665B4">
        <w:rPr>
          <w:rFonts w:hAnsi="宋体" w:cs="宋体" w:hint="eastAsia"/>
        </w:rPr>
        <w:t xml:space="preserve">              for (e=h[p=i];p&gt;1;h[map[ind[p]=ind[p&gt;&gt;1]]=p]=h[p&gt;&gt;1],p&gt;&gt;=1);</w:t>
      </w:r>
    </w:p>
    <w:p w:rsidR="005F1F37" w:rsidRPr="000665B4" w:rsidRDefault="005F1F37" w:rsidP="005F1F37">
      <w:pPr>
        <w:pStyle w:val="ad"/>
        <w:rPr>
          <w:rFonts w:hAnsi="宋体" w:cs="宋体"/>
          <w:lang w:val="pt-BR"/>
        </w:rPr>
      </w:pPr>
      <w:r w:rsidRPr="000665B4">
        <w:rPr>
          <w:rFonts w:hAnsi="宋体" w:cs="宋体" w:hint="eastAsia"/>
          <w:lang w:val="pt-BR"/>
        </w:rPr>
        <w:t xml:space="preserve">              for (c=2;c&lt;n&amp;&amp;_cp(h[c+=(c&lt;n-1&amp;&amp;_cp(h[c+1],h[c]))],h[n]);h[map[ind[p]=ind[c]]=p]=h[c],p=c,c&lt;&lt;=1);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h[map[ind[p]=ind[n]]=p]=h[n];n--;return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delmin(int&amp; i,elem_t&amp; e){</w:t>
      </w:r>
    </w:p>
    <w:p w:rsidR="005F1F37" w:rsidRPr="000665B4" w:rsidRDefault="005F1F37" w:rsidP="005F1F37">
      <w:pPr>
        <w:pStyle w:val="ad"/>
        <w:rPr>
          <w:rFonts w:hAnsi="宋体" w:cs="宋体"/>
        </w:rPr>
      </w:pPr>
      <w:r w:rsidRPr="000665B4">
        <w:rPr>
          <w:rFonts w:hAnsi="宋体" w:cs="宋体" w:hint="eastAsia"/>
        </w:rPr>
        <w:t xml:space="preserve">              if (n&lt;1) return 0;i=ind[1];</w:t>
      </w:r>
    </w:p>
    <w:p w:rsidR="005F1F37" w:rsidRPr="000665B4" w:rsidRDefault="005F1F37" w:rsidP="005F1F37">
      <w:pPr>
        <w:pStyle w:val="ad"/>
        <w:rPr>
          <w:rFonts w:hAnsi="宋体" w:cs="宋体"/>
          <w:lang w:val="pt-BR"/>
        </w:rPr>
      </w:pPr>
      <w:r w:rsidRPr="000665B4">
        <w:rPr>
          <w:rFonts w:hAnsi="宋体" w:cs="宋体" w:hint="eastAsia"/>
          <w:lang w:val="pt-BR"/>
        </w:rPr>
        <w:t xml:space="preserve">              for (e=h[p=1],c=2;c&lt;n&amp;&amp;_cp(h[c+=(c&lt;n-1&amp;&amp;_cp(h[c+1],h[c]))],h[n]);h[map[ind[p]=ind[c]]=p]=h[c],p=c,c&lt;&lt;=1);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h[map[ind[p]=ind[n]]=p]=h[n];n--;return 1;</w:t>
      </w:r>
    </w:p>
    <w:p w:rsidR="005F1F37" w:rsidRPr="000665B4" w:rsidRDefault="005F1F37" w:rsidP="005F1F37">
      <w:pPr>
        <w:pStyle w:val="ad"/>
        <w:rPr>
          <w:rFonts w:hAnsi="宋体" w:cs="宋体"/>
        </w:rPr>
      </w:pPr>
      <w:r w:rsidRPr="000665B4">
        <w:rPr>
          <w:rFonts w:hAnsi="宋体" w:cs="宋体" w:hint="eastAsia"/>
          <w:lang w:val="pt-BR"/>
        </w:rPr>
        <w:t xml:space="preserve">       </w:t>
      </w: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3.3 线段树</w:t>
      </w:r>
    </w:p>
    <w:p w:rsidR="005F1F37" w:rsidRPr="000665B4" w:rsidRDefault="005F1F37" w:rsidP="005F1F37">
      <w:pPr>
        <w:pStyle w:val="ad"/>
        <w:rPr>
          <w:rFonts w:hAnsi="宋体" w:cs="宋体"/>
        </w:rPr>
      </w:pPr>
      <w:r w:rsidRPr="000665B4">
        <w:rPr>
          <w:rFonts w:hAnsi="宋体" w:cs="宋体" w:hint="eastAsia"/>
        </w:rPr>
        <w:t>线段树应用：</w:t>
      </w:r>
    </w:p>
    <w:p w:rsidR="005F1F37" w:rsidRPr="000665B4" w:rsidRDefault="005F1F37" w:rsidP="005F1F37">
      <w:pPr>
        <w:pStyle w:val="ad"/>
        <w:rPr>
          <w:rFonts w:hAnsi="宋体" w:cs="宋体"/>
        </w:rPr>
      </w:pPr>
      <w:r w:rsidRPr="000665B4">
        <w:rPr>
          <w:rFonts w:hAnsi="宋体" w:cs="宋体" w:hint="eastAsia"/>
        </w:rPr>
        <w:t>求面积:</w:t>
      </w:r>
    </w:p>
    <w:p w:rsidR="005F1F37" w:rsidRPr="000665B4" w:rsidRDefault="005F1F37" w:rsidP="005F1F37">
      <w:pPr>
        <w:pStyle w:val="ad"/>
        <w:rPr>
          <w:rFonts w:hAnsi="宋体" w:cs="宋体"/>
        </w:rPr>
      </w:pPr>
      <w:r w:rsidRPr="000665B4">
        <w:rPr>
          <w:rFonts w:hAnsi="宋体" w:cs="宋体" w:hint="eastAsia"/>
        </w:rPr>
        <w:t>1) 坐标离散化</w:t>
      </w:r>
    </w:p>
    <w:p w:rsidR="005F1F37" w:rsidRPr="000665B4" w:rsidRDefault="005F1F37" w:rsidP="005F1F37">
      <w:pPr>
        <w:pStyle w:val="ad"/>
        <w:rPr>
          <w:rFonts w:hAnsi="宋体" w:cs="宋体"/>
        </w:rPr>
      </w:pPr>
      <w:r w:rsidRPr="000665B4">
        <w:rPr>
          <w:rFonts w:hAnsi="宋体" w:cs="宋体" w:hint="eastAsia"/>
        </w:rPr>
        <w:t>2) 垂直边按x坐标排序</w:t>
      </w:r>
    </w:p>
    <w:p w:rsidR="005F1F37" w:rsidRPr="000665B4" w:rsidRDefault="005F1F37" w:rsidP="005F1F37">
      <w:pPr>
        <w:pStyle w:val="ad"/>
        <w:rPr>
          <w:rFonts w:hAnsi="宋体" w:cs="宋体"/>
        </w:rPr>
      </w:pPr>
      <w:r w:rsidRPr="000665B4">
        <w:rPr>
          <w:rFonts w:hAnsi="宋体" w:cs="宋体" w:hint="eastAsia"/>
        </w:rPr>
        <w:t>3) 从左往右用线段树处理垂直边</w:t>
      </w:r>
    </w:p>
    <w:p w:rsidR="005F1F37" w:rsidRPr="000665B4" w:rsidRDefault="005F1F37" w:rsidP="005F1F37">
      <w:pPr>
        <w:pStyle w:val="ad"/>
        <w:rPr>
          <w:rFonts w:hAnsi="宋体" w:cs="宋体"/>
        </w:rPr>
      </w:pPr>
      <w:r w:rsidRPr="000665B4">
        <w:rPr>
          <w:rFonts w:hAnsi="宋体" w:cs="宋体" w:hint="eastAsia"/>
        </w:rPr>
        <w:t xml:space="preserve">   累计每个离散x区间长度和线段树长度的乘积</w:t>
      </w:r>
    </w:p>
    <w:p w:rsidR="005F1F37" w:rsidRPr="000665B4" w:rsidRDefault="005F1F37" w:rsidP="005F1F37">
      <w:pPr>
        <w:pStyle w:val="ad"/>
        <w:rPr>
          <w:rFonts w:hAnsi="宋体" w:cs="宋体"/>
        </w:rPr>
      </w:pPr>
      <w:r w:rsidRPr="000665B4">
        <w:rPr>
          <w:rFonts w:hAnsi="宋体" w:cs="宋体" w:hint="eastAsia"/>
        </w:rPr>
        <w:t>求周长:</w:t>
      </w:r>
    </w:p>
    <w:p w:rsidR="005F1F37" w:rsidRPr="000665B4" w:rsidRDefault="005F1F37" w:rsidP="005F1F37">
      <w:pPr>
        <w:pStyle w:val="ad"/>
        <w:rPr>
          <w:rFonts w:hAnsi="宋体" w:cs="宋体"/>
        </w:rPr>
      </w:pPr>
      <w:r w:rsidRPr="000665B4">
        <w:rPr>
          <w:rFonts w:hAnsi="宋体" w:cs="宋体" w:hint="eastAsia"/>
        </w:rPr>
        <w:t>1) 坐标离散化</w:t>
      </w:r>
    </w:p>
    <w:p w:rsidR="005F1F37" w:rsidRPr="000665B4" w:rsidRDefault="005F1F37" w:rsidP="005F1F37">
      <w:pPr>
        <w:pStyle w:val="ad"/>
        <w:rPr>
          <w:rFonts w:hAnsi="宋体" w:cs="宋体"/>
        </w:rPr>
      </w:pPr>
      <w:r w:rsidRPr="000665B4">
        <w:rPr>
          <w:rFonts w:hAnsi="宋体" w:cs="宋体" w:hint="eastAsia"/>
        </w:rPr>
        <w:t>2) 垂直边按x坐标排序, 第二关键字为入边优于出边</w:t>
      </w:r>
    </w:p>
    <w:p w:rsidR="005F1F37" w:rsidRPr="000665B4" w:rsidRDefault="005F1F37" w:rsidP="005F1F37">
      <w:pPr>
        <w:pStyle w:val="ad"/>
        <w:rPr>
          <w:rFonts w:hAnsi="宋体" w:cs="宋体"/>
        </w:rPr>
      </w:pPr>
      <w:r w:rsidRPr="000665B4">
        <w:rPr>
          <w:rFonts w:hAnsi="宋体" w:cs="宋体" w:hint="eastAsia"/>
        </w:rPr>
        <w:t>3) 从左往右用线段树处理垂直边</w:t>
      </w:r>
    </w:p>
    <w:p w:rsidR="005F1F37" w:rsidRPr="000665B4" w:rsidRDefault="005F1F37" w:rsidP="005F1F37">
      <w:pPr>
        <w:pStyle w:val="ad"/>
        <w:rPr>
          <w:rFonts w:hAnsi="宋体" w:cs="宋体"/>
        </w:rPr>
      </w:pPr>
      <w:r w:rsidRPr="000665B4">
        <w:rPr>
          <w:rFonts w:hAnsi="宋体" w:cs="宋体" w:hint="eastAsia"/>
        </w:rPr>
        <w:t xml:space="preserve">   在每个离散点上先加入所有入边, 累计线段树长度变化值</w:t>
      </w:r>
    </w:p>
    <w:p w:rsidR="005F1F37" w:rsidRPr="000665B4" w:rsidRDefault="005F1F37" w:rsidP="005F1F37">
      <w:pPr>
        <w:pStyle w:val="ad"/>
        <w:rPr>
          <w:rFonts w:hAnsi="宋体" w:cs="宋体"/>
        </w:rPr>
      </w:pPr>
      <w:r w:rsidRPr="000665B4">
        <w:rPr>
          <w:rFonts w:hAnsi="宋体" w:cs="宋体" w:hint="eastAsia"/>
        </w:rPr>
        <w:t xml:space="preserve">   再删除所有出边, 累计线段树长度变化值</w:t>
      </w:r>
    </w:p>
    <w:p w:rsidR="005F1F37" w:rsidRPr="000665B4" w:rsidRDefault="005F1F37" w:rsidP="005F1F37">
      <w:pPr>
        <w:pStyle w:val="ad"/>
        <w:rPr>
          <w:rFonts w:hAnsi="宋体" w:cs="宋体"/>
        </w:rPr>
      </w:pPr>
      <w:r w:rsidRPr="000665B4">
        <w:rPr>
          <w:rFonts w:hAnsi="宋体" w:cs="宋体" w:hint="eastAsia"/>
        </w:rPr>
        <w:t>4) 水平边按y坐标排序, 第二关键字为入边优于出边</w:t>
      </w:r>
    </w:p>
    <w:p w:rsidR="005F1F37" w:rsidRPr="000665B4" w:rsidRDefault="005F1F37" w:rsidP="005F1F37">
      <w:pPr>
        <w:pStyle w:val="ad"/>
        <w:rPr>
          <w:rFonts w:hAnsi="宋体" w:cs="宋体"/>
        </w:rPr>
      </w:pPr>
      <w:r w:rsidRPr="000665B4">
        <w:rPr>
          <w:rFonts w:hAnsi="宋体" w:cs="宋体" w:hint="eastAsia"/>
        </w:rPr>
        <w:t>5) 从上往下用线段树处理水平边</w:t>
      </w:r>
    </w:p>
    <w:p w:rsidR="005F1F37" w:rsidRPr="000665B4" w:rsidRDefault="005F1F37" w:rsidP="005F1F37">
      <w:pPr>
        <w:pStyle w:val="ad"/>
        <w:rPr>
          <w:rFonts w:hAnsi="宋体" w:cs="宋体"/>
        </w:rPr>
      </w:pPr>
      <w:r w:rsidRPr="000665B4">
        <w:rPr>
          <w:rFonts w:hAnsi="宋体" w:cs="宋体" w:hint="eastAsia"/>
        </w:rPr>
        <w:t xml:space="preserve">   在每个离散点上先加入所有入边, 累计线段树长度变化值</w:t>
      </w:r>
    </w:p>
    <w:p w:rsidR="005F1F37" w:rsidRPr="000665B4" w:rsidRDefault="005F1F37" w:rsidP="005F1F37">
      <w:pPr>
        <w:pStyle w:val="ad"/>
        <w:rPr>
          <w:rFonts w:hAnsi="宋体" w:cs="宋体"/>
        </w:rPr>
      </w:pPr>
      <w:r w:rsidRPr="000665B4">
        <w:rPr>
          <w:rFonts w:hAnsi="宋体" w:cs="宋体" w:hint="eastAsia"/>
        </w:rPr>
        <w:t xml:space="preserve">   再删除所有出边, 累计线段树长度变化值</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//线段树</w:t>
      </w:r>
    </w:p>
    <w:p w:rsidR="005F1F37" w:rsidRPr="000665B4" w:rsidRDefault="005F1F37" w:rsidP="005F1F37">
      <w:pPr>
        <w:pStyle w:val="ad"/>
        <w:rPr>
          <w:rFonts w:hAnsi="宋体" w:cs="宋体"/>
        </w:rPr>
      </w:pPr>
      <w:r w:rsidRPr="000665B4">
        <w:rPr>
          <w:rFonts w:hAnsi="宋体" w:cs="宋体" w:hint="eastAsia"/>
        </w:rPr>
        <w:t>//可以处理加入边和删除边不同的情况</w:t>
      </w:r>
    </w:p>
    <w:p w:rsidR="005F1F37" w:rsidRPr="000665B4" w:rsidRDefault="005F1F37" w:rsidP="005F1F37">
      <w:pPr>
        <w:pStyle w:val="ad"/>
        <w:rPr>
          <w:rFonts w:hAnsi="宋体" w:cs="宋体"/>
        </w:rPr>
      </w:pPr>
      <w:r w:rsidRPr="000665B4">
        <w:rPr>
          <w:rFonts w:hAnsi="宋体" w:cs="宋体" w:hint="eastAsia"/>
        </w:rPr>
        <w:lastRenderedPageBreak/>
        <w:t>//inc_seg和dec_seg用于加入边</w:t>
      </w:r>
    </w:p>
    <w:p w:rsidR="005F1F37" w:rsidRPr="000665B4" w:rsidRDefault="005F1F37" w:rsidP="005F1F37">
      <w:pPr>
        <w:pStyle w:val="ad"/>
        <w:rPr>
          <w:rFonts w:hAnsi="宋体" w:cs="宋体"/>
        </w:rPr>
      </w:pPr>
      <w:r w:rsidRPr="000665B4">
        <w:rPr>
          <w:rFonts w:hAnsi="宋体" w:cs="宋体" w:hint="eastAsia"/>
        </w:rPr>
        <w:t>//seg_len求长度</w:t>
      </w:r>
    </w:p>
    <w:p w:rsidR="005F1F37" w:rsidRPr="000665B4" w:rsidRDefault="005F1F37" w:rsidP="005F1F37">
      <w:pPr>
        <w:pStyle w:val="ad"/>
        <w:rPr>
          <w:rFonts w:hAnsi="宋体" w:cs="宋体"/>
        </w:rPr>
      </w:pPr>
      <w:r w:rsidRPr="000665B4">
        <w:rPr>
          <w:rFonts w:hAnsi="宋体" w:cs="宋体" w:hint="eastAsia"/>
        </w:rPr>
        <w:t>//t传根节点(一律为1)</w:t>
      </w:r>
    </w:p>
    <w:p w:rsidR="005F1F37" w:rsidRPr="000665B4" w:rsidRDefault="005F1F37" w:rsidP="005F1F37">
      <w:pPr>
        <w:pStyle w:val="ad"/>
        <w:rPr>
          <w:rFonts w:hAnsi="宋体" w:cs="宋体"/>
        </w:rPr>
      </w:pPr>
      <w:r w:rsidRPr="000665B4">
        <w:rPr>
          <w:rFonts w:hAnsi="宋体" w:cs="宋体" w:hint="eastAsia"/>
        </w:rPr>
        <w:t>//l0,r0传树的节点范围(一律为1..t)</w:t>
      </w:r>
    </w:p>
    <w:p w:rsidR="005F1F37" w:rsidRPr="000665B4" w:rsidRDefault="005F1F37" w:rsidP="005F1F37">
      <w:pPr>
        <w:pStyle w:val="ad"/>
        <w:rPr>
          <w:rFonts w:hAnsi="宋体" w:cs="宋体"/>
        </w:rPr>
      </w:pPr>
      <w:r w:rsidRPr="000665B4">
        <w:rPr>
          <w:rFonts w:hAnsi="宋体" w:cs="宋体" w:hint="eastAsia"/>
        </w:rPr>
        <w:t>//l,r传线段(端点)</w:t>
      </w:r>
    </w:p>
    <w:p w:rsidR="005F1F37" w:rsidRPr="000665B4" w:rsidRDefault="005F1F37" w:rsidP="005F1F37">
      <w:pPr>
        <w:pStyle w:val="ad"/>
        <w:rPr>
          <w:rFonts w:hAnsi="宋体" w:cs="宋体"/>
        </w:rPr>
      </w:pPr>
      <w:r w:rsidRPr="000665B4">
        <w:rPr>
          <w:rFonts w:hAnsi="宋体" w:cs="宋体" w:hint="eastAsia"/>
        </w:rPr>
        <w:t>#define MAXN 10000</w:t>
      </w:r>
    </w:p>
    <w:p w:rsidR="005F1F37" w:rsidRPr="000665B4" w:rsidRDefault="005F1F37" w:rsidP="005F1F37">
      <w:pPr>
        <w:pStyle w:val="ad"/>
        <w:rPr>
          <w:rFonts w:hAnsi="宋体" w:cs="宋体"/>
        </w:rPr>
      </w:pPr>
      <w:r w:rsidRPr="000665B4">
        <w:rPr>
          <w:rFonts w:hAnsi="宋体" w:cs="宋体" w:hint="eastAsia"/>
        </w:rPr>
        <w:t>struct segtree{</w:t>
      </w:r>
    </w:p>
    <w:p w:rsidR="005F1F37" w:rsidRPr="000665B4" w:rsidRDefault="005F1F37" w:rsidP="005F1F37">
      <w:pPr>
        <w:pStyle w:val="ad"/>
        <w:rPr>
          <w:rFonts w:hAnsi="宋体" w:cs="宋体"/>
        </w:rPr>
      </w:pPr>
      <w:r w:rsidRPr="000665B4">
        <w:rPr>
          <w:rFonts w:hAnsi="宋体" w:cs="宋体" w:hint="eastAsia"/>
        </w:rPr>
        <w:t xml:space="preserve">       int n,cnt[MAXN],len[MAXN];</w:t>
      </w:r>
    </w:p>
    <w:p w:rsidR="005F1F37" w:rsidRPr="000665B4" w:rsidRDefault="005F1F37" w:rsidP="005F1F37">
      <w:pPr>
        <w:pStyle w:val="ad"/>
        <w:rPr>
          <w:rFonts w:hAnsi="宋体" w:cs="宋体"/>
        </w:rPr>
      </w:pPr>
      <w:r w:rsidRPr="000665B4">
        <w:rPr>
          <w:rFonts w:hAnsi="宋体" w:cs="宋体" w:hint="eastAsia"/>
        </w:rPr>
        <w:t xml:space="preserve">       segtree(int t):n(t){</w:t>
      </w:r>
    </w:p>
    <w:p w:rsidR="005F1F37" w:rsidRPr="000665B4" w:rsidRDefault="005F1F37" w:rsidP="005F1F37">
      <w:pPr>
        <w:pStyle w:val="ad"/>
        <w:rPr>
          <w:rFonts w:hAnsi="宋体" w:cs="宋体"/>
        </w:rPr>
      </w:pPr>
      <w:r w:rsidRPr="000665B4">
        <w:rPr>
          <w:rFonts w:hAnsi="宋体" w:cs="宋体" w:hint="eastAsia"/>
        </w:rPr>
        <w:t xml:space="preserve">              for (int i=1;i&lt;=t;i++)</w:t>
      </w:r>
    </w:p>
    <w:p w:rsidR="005F1F37" w:rsidRPr="000665B4" w:rsidRDefault="005F1F37" w:rsidP="005F1F37">
      <w:pPr>
        <w:pStyle w:val="ad"/>
        <w:rPr>
          <w:rFonts w:hAnsi="宋体" w:cs="宋体"/>
        </w:rPr>
      </w:pPr>
      <w:r w:rsidRPr="000665B4">
        <w:rPr>
          <w:rFonts w:hAnsi="宋体" w:cs="宋体" w:hint="eastAsia"/>
        </w:rPr>
        <w:t xml:space="preserve">                     cnt[i]=len[i]=0;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void update(int t,int l,int r);</w:t>
      </w:r>
    </w:p>
    <w:p w:rsidR="005F1F37" w:rsidRPr="000665B4" w:rsidRDefault="005F1F37" w:rsidP="005F1F37">
      <w:pPr>
        <w:pStyle w:val="ad"/>
        <w:rPr>
          <w:rFonts w:hAnsi="宋体" w:cs="宋体"/>
        </w:rPr>
      </w:pPr>
      <w:r w:rsidRPr="000665B4">
        <w:rPr>
          <w:rFonts w:hAnsi="宋体" w:cs="宋体" w:hint="eastAsia"/>
        </w:rPr>
        <w:t xml:space="preserve">       void inc_seg(int t,int l0,int r0,int l,int r);</w:t>
      </w:r>
    </w:p>
    <w:p w:rsidR="005F1F37" w:rsidRPr="000665B4" w:rsidRDefault="005F1F37" w:rsidP="005F1F37">
      <w:pPr>
        <w:pStyle w:val="ad"/>
        <w:rPr>
          <w:rFonts w:hAnsi="宋体" w:cs="宋体"/>
        </w:rPr>
      </w:pPr>
      <w:r w:rsidRPr="000665B4">
        <w:rPr>
          <w:rFonts w:hAnsi="宋体" w:cs="宋体" w:hint="eastAsia"/>
        </w:rPr>
        <w:t xml:space="preserve">       void dec_seg(int t,int l0,int r0,int l,int r);</w:t>
      </w:r>
    </w:p>
    <w:p w:rsidR="005F1F37" w:rsidRPr="000665B4" w:rsidRDefault="005F1F37" w:rsidP="005F1F37">
      <w:pPr>
        <w:pStyle w:val="ad"/>
        <w:rPr>
          <w:rFonts w:hAnsi="宋体" w:cs="宋体"/>
        </w:rPr>
      </w:pPr>
      <w:r w:rsidRPr="000665B4">
        <w:rPr>
          <w:rFonts w:hAnsi="宋体" w:cs="宋体" w:hint="eastAsia"/>
        </w:rPr>
        <w:t xml:space="preserve">       int seg_len(int t,int l0,int r0,int l,int r);</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length(int l,int r){</w:t>
      </w:r>
    </w:p>
    <w:p w:rsidR="005F1F37" w:rsidRPr="000665B4" w:rsidRDefault="005F1F37" w:rsidP="005F1F37">
      <w:pPr>
        <w:pStyle w:val="ad"/>
        <w:rPr>
          <w:rFonts w:hAnsi="宋体" w:cs="宋体"/>
        </w:rPr>
      </w:pPr>
      <w:r w:rsidRPr="000665B4">
        <w:rPr>
          <w:rFonts w:hAnsi="宋体" w:cs="宋体" w:hint="eastAsia"/>
        </w:rPr>
        <w:t xml:space="preserve">       return r-l;</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segtree::update(int t,int l,int r){</w:t>
      </w:r>
    </w:p>
    <w:p w:rsidR="005F1F37" w:rsidRPr="000665B4" w:rsidRDefault="005F1F37" w:rsidP="005F1F37">
      <w:pPr>
        <w:pStyle w:val="ad"/>
        <w:rPr>
          <w:rFonts w:hAnsi="宋体" w:cs="宋体"/>
        </w:rPr>
      </w:pPr>
      <w:r w:rsidRPr="000665B4">
        <w:rPr>
          <w:rFonts w:hAnsi="宋体" w:cs="宋体" w:hint="eastAsia"/>
        </w:rPr>
        <w:t xml:space="preserve">       if (cnt[t]||r-l==1)</w:t>
      </w:r>
    </w:p>
    <w:p w:rsidR="005F1F37" w:rsidRPr="000665B4" w:rsidRDefault="005F1F37" w:rsidP="005F1F37">
      <w:pPr>
        <w:pStyle w:val="ad"/>
        <w:rPr>
          <w:rFonts w:hAnsi="宋体" w:cs="宋体"/>
        </w:rPr>
      </w:pPr>
      <w:r w:rsidRPr="000665B4">
        <w:rPr>
          <w:rFonts w:hAnsi="宋体" w:cs="宋体" w:hint="eastAsia"/>
        </w:rPr>
        <w:t xml:space="preserve">              len[t]=length(l,r);</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len[t]=len[t+t]+len[t+t+1];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segtree::inc_seg(int t,int l0,int r0,int l,int r){</w:t>
      </w:r>
    </w:p>
    <w:p w:rsidR="005F1F37" w:rsidRPr="000665B4" w:rsidRDefault="005F1F37" w:rsidP="005F1F37">
      <w:pPr>
        <w:pStyle w:val="ad"/>
        <w:rPr>
          <w:rFonts w:hAnsi="宋体" w:cs="宋体"/>
          <w:lang w:val="pt-BR"/>
        </w:rPr>
      </w:pPr>
      <w:r w:rsidRPr="000665B4">
        <w:rPr>
          <w:rFonts w:hAnsi="宋体" w:cs="宋体" w:hint="eastAsia"/>
          <w:lang w:val="pt-BR"/>
        </w:rPr>
        <w:t xml:space="preserve">       if (l0==l&amp;&amp;r0==r)</w:t>
      </w:r>
    </w:p>
    <w:p w:rsidR="005F1F37" w:rsidRPr="000665B4" w:rsidRDefault="005F1F37" w:rsidP="005F1F37">
      <w:pPr>
        <w:pStyle w:val="ad"/>
        <w:rPr>
          <w:rFonts w:hAnsi="宋体" w:cs="宋体"/>
          <w:lang w:val="pt-BR"/>
        </w:rPr>
      </w:pPr>
      <w:r w:rsidRPr="000665B4">
        <w:rPr>
          <w:rFonts w:hAnsi="宋体" w:cs="宋体" w:hint="eastAsia"/>
          <w:lang w:val="pt-BR"/>
        </w:rPr>
        <w:t xml:space="preserve">              cnt[t]++;</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int m0=(l0+r0)&gt;&gt;1;</w:t>
      </w:r>
    </w:p>
    <w:p w:rsidR="005F1F37" w:rsidRPr="000665B4" w:rsidRDefault="005F1F37" w:rsidP="005F1F37">
      <w:pPr>
        <w:pStyle w:val="ad"/>
        <w:rPr>
          <w:rFonts w:hAnsi="宋体" w:cs="宋体"/>
        </w:rPr>
      </w:pPr>
      <w:r w:rsidRPr="000665B4">
        <w:rPr>
          <w:rFonts w:hAnsi="宋体" w:cs="宋体" w:hint="eastAsia"/>
        </w:rPr>
        <w:t xml:space="preserve">              if (l&lt;m0)</w:t>
      </w:r>
    </w:p>
    <w:p w:rsidR="005F1F37" w:rsidRPr="000665B4" w:rsidRDefault="005F1F37" w:rsidP="005F1F37">
      <w:pPr>
        <w:pStyle w:val="ad"/>
        <w:rPr>
          <w:rFonts w:hAnsi="宋体" w:cs="宋体"/>
        </w:rPr>
      </w:pPr>
      <w:r w:rsidRPr="000665B4">
        <w:rPr>
          <w:rFonts w:hAnsi="宋体" w:cs="宋体" w:hint="eastAsia"/>
        </w:rPr>
        <w:t xml:space="preserve">                     inc_seg(t+t,l0,m0,l,m0&lt;r?m0:r);</w:t>
      </w:r>
    </w:p>
    <w:p w:rsidR="005F1F37" w:rsidRPr="000665B4" w:rsidRDefault="005F1F37" w:rsidP="005F1F37">
      <w:pPr>
        <w:pStyle w:val="ad"/>
        <w:rPr>
          <w:rFonts w:hAnsi="宋体" w:cs="宋体"/>
          <w:lang w:val="pt-BR"/>
        </w:rPr>
      </w:pPr>
      <w:r w:rsidRPr="000665B4">
        <w:rPr>
          <w:rFonts w:hAnsi="宋体" w:cs="宋体" w:hint="eastAsia"/>
          <w:lang w:val="pt-BR"/>
        </w:rPr>
        <w:t xml:space="preserve">              if (r&gt;m0)</w:t>
      </w:r>
    </w:p>
    <w:p w:rsidR="005F1F37" w:rsidRPr="000665B4" w:rsidRDefault="005F1F37" w:rsidP="005F1F37">
      <w:pPr>
        <w:pStyle w:val="ad"/>
        <w:rPr>
          <w:rFonts w:hAnsi="宋体" w:cs="宋体"/>
          <w:lang w:val="pt-BR"/>
        </w:rPr>
      </w:pPr>
      <w:r w:rsidRPr="000665B4">
        <w:rPr>
          <w:rFonts w:hAnsi="宋体" w:cs="宋体" w:hint="eastAsia"/>
          <w:lang w:val="pt-BR"/>
        </w:rPr>
        <w:t xml:space="preserve">                     inc_seg(t+t+1,m0,r0,m0&gt;l?m0:l,r);</w:t>
      </w:r>
    </w:p>
    <w:p w:rsidR="005F1F37" w:rsidRPr="000665B4" w:rsidRDefault="005F1F37" w:rsidP="005F1F37">
      <w:pPr>
        <w:pStyle w:val="ad"/>
        <w:rPr>
          <w:rFonts w:hAnsi="宋体" w:cs="宋体"/>
        </w:rPr>
      </w:pPr>
      <w:r w:rsidRPr="000665B4">
        <w:rPr>
          <w:rFonts w:hAnsi="宋体" w:cs="宋体" w:hint="eastAsia"/>
        </w:rPr>
        <w:t xml:space="preserve">              if (cnt[t+t]&amp;&amp;cnt[t+t+1]){</w:t>
      </w:r>
    </w:p>
    <w:p w:rsidR="005F1F37" w:rsidRPr="000665B4" w:rsidRDefault="005F1F37" w:rsidP="005F1F37">
      <w:pPr>
        <w:pStyle w:val="ad"/>
        <w:rPr>
          <w:rFonts w:hAnsi="宋体" w:cs="宋体"/>
        </w:rPr>
      </w:pPr>
      <w:r w:rsidRPr="000665B4">
        <w:rPr>
          <w:rFonts w:hAnsi="宋体" w:cs="宋体" w:hint="eastAsia"/>
        </w:rPr>
        <w:t xml:space="preserve">                     cnt[t+t]--;</w:t>
      </w:r>
    </w:p>
    <w:p w:rsidR="005F1F37" w:rsidRPr="000665B4" w:rsidRDefault="005F1F37" w:rsidP="005F1F37">
      <w:pPr>
        <w:pStyle w:val="ad"/>
        <w:rPr>
          <w:rFonts w:hAnsi="宋体" w:cs="宋体"/>
        </w:rPr>
      </w:pPr>
      <w:r w:rsidRPr="000665B4">
        <w:rPr>
          <w:rFonts w:hAnsi="宋体" w:cs="宋体" w:hint="eastAsia"/>
        </w:rPr>
        <w:t xml:space="preserve">                     update(t+t,l0,m0);</w:t>
      </w:r>
    </w:p>
    <w:p w:rsidR="005F1F37" w:rsidRPr="000665B4" w:rsidRDefault="005F1F37" w:rsidP="005F1F37">
      <w:pPr>
        <w:pStyle w:val="ad"/>
        <w:rPr>
          <w:rFonts w:hAnsi="宋体" w:cs="宋体"/>
        </w:rPr>
      </w:pPr>
      <w:r w:rsidRPr="000665B4">
        <w:rPr>
          <w:rFonts w:hAnsi="宋体" w:cs="宋体" w:hint="eastAsia"/>
        </w:rPr>
        <w:t xml:space="preserve">                     cnt[t+t+1]--;</w:t>
      </w:r>
    </w:p>
    <w:p w:rsidR="005F1F37" w:rsidRPr="000665B4" w:rsidRDefault="005F1F37" w:rsidP="005F1F37">
      <w:pPr>
        <w:pStyle w:val="ad"/>
        <w:rPr>
          <w:rFonts w:hAnsi="宋体" w:cs="宋体"/>
        </w:rPr>
      </w:pPr>
      <w:r w:rsidRPr="000665B4">
        <w:rPr>
          <w:rFonts w:hAnsi="宋体" w:cs="宋体" w:hint="eastAsia"/>
        </w:rPr>
        <w:t xml:space="preserve">                     update(t+t+1,m0,r0);</w:t>
      </w:r>
    </w:p>
    <w:p w:rsidR="005F1F37" w:rsidRPr="000665B4" w:rsidRDefault="005F1F37" w:rsidP="005F1F37">
      <w:pPr>
        <w:pStyle w:val="ad"/>
        <w:rPr>
          <w:rFonts w:hAnsi="宋体" w:cs="宋体"/>
        </w:rPr>
      </w:pPr>
      <w:r w:rsidRPr="000665B4">
        <w:rPr>
          <w:rFonts w:hAnsi="宋体" w:cs="宋体" w:hint="eastAsia"/>
        </w:rPr>
        <w:t xml:space="preserve">                     cnt[t]++;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lastRenderedPageBreak/>
        <w:t xml:space="preserve">       }</w:t>
      </w:r>
    </w:p>
    <w:p w:rsidR="005F1F37" w:rsidRPr="000665B4" w:rsidRDefault="005F1F37" w:rsidP="005F1F37">
      <w:pPr>
        <w:pStyle w:val="ad"/>
        <w:rPr>
          <w:rFonts w:hAnsi="宋体" w:cs="宋体"/>
        </w:rPr>
      </w:pPr>
      <w:r w:rsidRPr="000665B4">
        <w:rPr>
          <w:rFonts w:hAnsi="宋体" w:cs="宋体" w:hint="eastAsia"/>
        </w:rPr>
        <w:t xml:space="preserve">       update(t,l0,r0);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segtree::dec_seg(int t,int l0,int r0,int l,int r){</w:t>
      </w:r>
    </w:p>
    <w:p w:rsidR="005F1F37" w:rsidRPr="000665B4" w:rsidRDefault="005F1F37" w:rsidP="005F1F37">
      <w:pPr>
        <w:pStyle w:val="ad"/>
        <w:rPr>
          <w:rFonts w:hAnsi="宋体" w:cs="宋体"/>
          <w:lang w:val="pt-BR"/>
        </w:rPr>
      </w:pPr>
      <w:r w:rsidRPr="000665B4">
        <w:rPr>
          <w:rFonts w:hAnsi="宋体" w:cs="宋体" w:hint="eastAsia"/>
          <w:lang w:val="pt-BR"/>
        </w:rPr>
        <w:t xml:space="preserve">       if (l0==l&amp;&amp;r0==r)</w:t>
      </w:r>
    </w:p>
    <w:p w:rsidR="005F1F37" w:rsidRPr="000665B4" w:rsidRDefault="005F1F37" w:rsidP="005F1F37">
      <w:pPr>
        <w:pStyle w:val="ad"/>
        <w:rPr>
          <w:rFonts w:hAnsi="宋体" w:cs="宋体"/>
          <w:lang w:val="pt-BR"/>
        </w:rPr>
      </w:pPr>
      <w:r w:rsidRPr="000665B4">
        <w:rPr>
          <w:rFonts w:hAnsi="宋体" w:cs="宋体" w:hint="eastAsia"/>
          <w:lang w:val="pt-BR"/>
        </w:rPr>
        <w:t xml:space="preserve">              cnt[t]--;</w:t>
      </w:r>
    </w:p>
    <w:p w:rsidR="005F1F37" w:rsidRPr="000665B4" w:rsidRDefault="005F1F37" w:rsidP="005F1F37">
      <w:pPr>
        <w:pStyle w:val="ad"/>
        <w:rPr>
          <w:rFonts w:hAnsi="宋体" w:cs="宋体"/>
        </w:rPr>
      </w:pPr>
      <w:r w:rsidRPr="000665B4">
        <w:rPr>
          <w:rFonts w:hAnsi="宋体" w:cs="宋体" w:hint="eastAsia"/>
        </w:rPr>
        <w:t xml:space="preserve">       else if (cnt[t]){</w:t>
      </w:r>
    </w:p>
    <w:p w:rsidR="005F1F37" w:rsidRPr="000665B4" w:rsidRDefault="005F1F37" w:rsidP="005F1F37">
      <w:pPr>
        <w:pStyle w:val="ad"/>
        <w:rPr>
          <w:rFonts w:hAnsi="宋体" w:cs="宋体"/>
        </w:rPr>
      </w:pPr>
      <w:r w:rsidRPr="000665B4">
        <w:rPr>
          <w:rFonts w:hAnsi="宋体" w:cs="宋体" w:hint="eastAsia"/>
        </w:rPr>
        <w:t xml:space="preserve">              cnt[t]--;</w:t>
      </w:r>
    </w:p>
    <w:p w:rsidR="005F1F37" w:rsidRPr="000665B4" w:rsidRDefault="005F1F37" w:rsidP="005F1F37">
      <w:pPr>
        <w:pStyle w:val="ad"/>
        <w:rPr>
          <w:rFonts w:hAnsi="宋体" w:cs="宋体"/>
        </w:rPr>
      </w:pPr>
      <w:r w:rsidRPr="000665B4">
        <w:rPr>
          <w:rFonts w:hAnsi="宋体" w:cs="宋体" w:hint="eastAsia"/>
        </w:rPr>
        <w:t xml:space="preserve">              if (l&gt;l0)</w:t>
      </w:r>
    </w:p>
    <w:p w:rsidR="005F1F37" w:rsidRPr="000665B4" w:rsidRDefault="005F1F37" w:rsidP="005F1F37">
      <w:pPr>
        <w:pStyle w:val="ad"/>
        <w:rPr>
          <w:rFonts w:hAnsi="宋体" w:cs="宋体"/>
        </w:rPr>
      </w:pPr>
      <w:r w:rsidRPr="000665B4">
        <w:rPr>
          <w:rFonts w:hAnsi="宋体" w:cs="宋体" w:hint="eastAsia"/>
        </w:rPr>
        <w:t xml:space="preserve">                     inc_seg(t,l0,r0,l0,l);</w:t>
      </w:r>
    </w:p>
    <w:p w:rsidR="005F1F37" w:rsidRPr="000665B4" w:rsidRDefault="005F1F37" w:rsidP="005F1F37">
      <w:pPr>
        <w:pStyle w:val="ad"/>
        <w:rPr>
          <w:rFonts w:hAnsi="宋体" w:cs="宋体"/>
          <w:lang w:val="pt-BR"/>
        </w:rPr>
      </w:pPr>
      <w:r w:rsidRPr="000665B4">
        <w:rPr>
          <w:rFonts w:hAnsi="宋体" w:cs="宋体" w:hint="eastAsia"/>
          <w:lang w:val="pt-BR"/>
        </w:rPr>
        <w:t xml:space="preserve">              if (r&lt;r0)</w:t>
      </w:r>
    </w:p>
    <w:p w:rsidR="005F1F37" w:rsidRPr="000665B4" w:rsidRDefault="005F1F37" w:rsidP="005F1F37">
      <w:pPr>
        <w:pStyle w:val="ad"/>
        <w:rPr>
          <w:rFonts w:hAnsi="宋体" w:cs="宋体"/>
          <w:lang w:val="pt-BR"/>
        </w:rPr>
      </w:pPr>
      <w:r w:rsidRPr="000665B4">
        <w:rPr>
          <w:rFonts w:hAnsi="宋体" w:cs="宋体" w:hint="eastAsia"/>
          <w:lang w:val="pt-BR"/>
        </w:rPr>
        <w:t xml:space="preserve">                     inc_seg(t,l0,r0,r,r0);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int m0=(l0+r0)&gt;&gt;1;</w:t>
      </w:r>
    </w:p>
    <w:p w:rsidR="005F1F37" w:rsidRPr="000665B4" w:rsidRDefault="005F1F37" w:rsidP="005F1F37">
      <w:pPr>
        <w:pStyle w:val="ad"/>
        <w:rPr>
          <w:rFonts w:hAnsi="宋体" w:cs="宋体"/>
        </w:rPr>
      </w:pPr>
      <w:r w:rsidRPr="000665B4">
        <w:rPr>
          <w:rFonts w:hAnsi="宋体" w:cs="宋体" w:hint="eastAsia"/>
        </w:rPr>
        <w:t xml:space="preserve">              if (l&lt;m0)</w:t>
      </w:r>
    </w:p>
    <w:p w:rsidR="005F1F37" w:rsidRPr="000665B4" w:rsidRDefault="005F1F37" w:rsidP="005F1F37">
      <w:pPr>
        <w:pStyle w:val="ad"/>
        <w:rPr>
          <w:rFonts w:hAnsi="宋体" w:cs="宋体"/>
        </w:rPr>
      </w:pPr>
      <w:r w:rsidRPr="000665B4">
        <w:rPr>
          <w:rFonts w:hAnsi="宋体" w:cs="宋体" w:hint="eastAsia"/>
        </w:rPr>
        <w:t xml:space="preserve">                     dec_seg(t+t,l0,m0,l,m0&lt;r?m0:r);</w:t>
      </w:r>
    </w:p>
    <w:p w:rsidR="005F1F37" w:rsidRPr="000665B4" w:rsidRDefault="005F1F37" w:rsidP="005F1F37">
      <w:pPr>
        <w:pStyle w:val="ad"/>
        <w:rPr>
          <w:rFonts w:hAnsi="宋体" w:cs="宋体"/>
        </w:rPr>
      </w:pPr>
      <w:r w:rsidRPr="000665B4">
        <w:rPr>
          <w:rFonts w:hAnsi="宋体" w:cs="宋体" w:hint="eastAsia"/>
        </w:rPr>
        <w:t xml:space="preserve">              if (r&gt;m0)</w:t>
      </w:r>
    </w:p>
    <w:p w:rsidR="005F1F37" w:rsidRPr="000665B4" w:rsidRDefault="005F1F37" w:rsidP="005F1F37">
      <w:pPr>
        <w:pStyle w:val="ad"/>
        <w:rPr>
          <w:rFonts w:hAnsi="宋体" w:cs="宋体"/>
          <w:lang w:val="pt-BR"/>
        </w:rPr>
      </w:pPr>
      <w:r w:rsidRPr="000665B4">
        <w:rPr>
          <w:rFonts w:hAnsi="宋体" w:cs="宋体" w:hint="eastAsia"/>
          <w:lang w:val="pt-BR"/>
        </w:rPr>
        <w:t xml:space="preserve">                     dec_seg(t+t+1,m0,r0,m0&gt;l?m0:l,r);</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update(t,l0,r0);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segtree::seg_len(int t,int l0,int r0,int l,int r){</w:t>
      </w:r>
    </w:p>
    <w:p w:rsidR="005F1F37" w:rsidRPr="000665B4" w:rsidRDefault="005F1F37" w:rsidP="005F1F37">
      <w:pPr>
        <w:pStyle w:val="ad"/>
        <w:rPr>
          <w:rFonts w:hAnsi="宋体" w:cs="宋体"/>
          <w:lang w:val="pt-BR"/>
        </w:rPr>
      </w:pPr>
      <w:r w:rsidRPr="000665B4">
        <w:rPr>
          <w:rFonts w:hAnsi="宋体" w:cs="宋体" w:hint="eastAsia"/>
          <w:lang w:val="pt-BR"/>
        </w:rPr>
        <w:t xml:space="preserve">       if (cnt[t]||(l0==l&amp;&amp;r0==r))</w:t>
      </w:r>
    </w:p>
    <w:p w:rsidR="005F1F37" w:rsidRPr="000665B4" w:rsidRDefault="005F1F37" w:rsidP="005F1F37">
      <w:pPr>
        <w:pStyle w:val="ad"/>
        <w:rPr>
          <w:rFonts w:hAnsi="宋体" w:cs="宋体"/>
        </w:rPr>
      </w:pPr>
      <w:r w:rsidRPr="000665B4">
        <w:rPr>
          <w:rFonts w:hAnsi="宋体" w:cs="宋体" w:hint="eastAsia"/>
        </w:rPr>
        <w:t xml:space="preserve">              return len[t];</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int m0=(l0+r0)&gt;&gt;1,ret=0;</w:t>
      </w:r>
    </w:p>
    <w:p w:rsidR="005F1F37" w:rsidRPr="000665B4" w:rsidRDefault="005F1F37" w:rsidP="005F1F37">
      <w:pPr>
        <w:pStyle w:val="ad"/>
        <w:rPr>
          <w:rFonts w:hAnsi="宋体" w:cs="宋体"/>
        </w:rPr>
      </w:pPr>
      <w:r w:rsidRPr="000665B4">
        <w:rPr>
          <w:rFonts w:hAnsi="宋体" w:cs="宋体" w:hint="eastAsia"/>
        </w:rPr>
        <w:t xml:space="preserve">              if (l&lt;m0)</w:t>
      </w:r>
    </w:p>
    <w:p w:rsidR="005F1F37" w:rsidRPr="000665B4" w:rsidRDefault="005F1F37" w:rsidP="005F1F37">
      <w:pPr>
        <w:pStyle w:val="ad"/>
        <w:rPr>
          <w:rFonts w:hAnsi="宋体" w:cs="宋体"/>
        </w:rPr>
      </w:pPr>
      <w:r w:rsidRPr="000665B4">
        <w:rPr>
          <w:rFonts w:hAnsi="宋体" w:cs="宋体" w:hint="eastAsia"/>
        </w:rPr>
        <w:t xml:space="preserve">                     ret+=seg_len(t+t,l0,m0,l,m0&lt;r?m0:r);</w:t>
      </w:r>
    </w:p>
    <w:p w:rsidR="005F1F37" w:rsidRPr="000665B4" w:rsidRDefault="005F1F37" w:rsidP="005F1F37">
      <w:pPr>
        <w:pStyle w:val="ad"/>
        <w:rPr>
          <w:rFonts w:hAnsi="宋体" w:cs="宋体"/>
        </w:rPr>
      </w:pPr>
      <w:r w:rsidRPr="000665B4">
        <w:rPr>
          <w:rFonts w:hAnsi="宋体" w:cs="宋体" w:hint="eastAsia"/>
        </w:rPr>
        <w:t xml:space="preserve">              if (r&gt;m0)</w:t>
      </w:r>
    </w:p>
    <w:p w:rsidR="005F1F37" w:rsidRPr="000665B4" w:rsidRDefault="005F1F37" w:rsidP="005F1F37">
      <w:pPr>
        <w:pStyle w:val="ad"/>
        <w:rPr>
          <w:rFonts w:hAnsi="宋体" w:cs="宋体"/>
        </w:rPr>
      </w:pPr>
      <w:r w:rsidRPr="000665B4">
        <w:rPr>
          <w:rFonts w:hAnsi="宋体" w:cs="宋体" w:hint="eastAsia"/>
        </w:rPr>
        <w:t xml:space="preserve">                     ret+=seg_len(t+t+1,m0,r0,m0&gt;l?m0:l,r);</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//线段树扩展</w:t>
      </w:r>
    </w:p>
    <w:p w:rsidR="005F1F37" w:rsidRPr="000665B4" w:rsidRDefault="005F1F37" w:rsidP="005F1F37">
      <w:pPr>
        <w:pStyle w:val="ad"/>
        <w:rPr>
          <w:rFonts w:hAnsi="宋体" w:cs="宋体"/>
        </w:rPr>
      </w:pPr>
      <w:r w:rsidRPr="000665B4">
        <w:rPr>
          <w:rFonts w:hAnsi="宋体" w:cs="宋体" w:hint="eastAsia"/>
        </w:rPr>
        <w:t>//可以计算长度和线段数</w:t>
      </w:r>
    </w:p>
    <w:p w:rsidR="005F1F37" w:rsidRPr="000665B4" w:rsidRDefault="005F1F37" w:rsidP="005F1F37">
      <w:pPr>
        <w:pStyle w:val="ad"/>
        <w:rPr>
          <w:rFonts w:hAnsi="宋体" w:cs="宋体"/>
        </w:rPr>
      </w:pPr>
      <w:r w:rsidRPr="000665B4">
        <w:rPr>
          <w:rFonts w:hAnsi="宋体" w:cs="宋体" w:hint="eastAsia"/>
        </w:rPr>
        <w:t>//可以处理加入边和删除边不同的情况</w:t>
      </w:r>
    </w:p>
    <w:p w:rsidR="005F1F37" w:rsidRPr="000665B4" w:rsidRDefault="005F1F37" w:rsidP="005F1F37">
      <w:pPr>
        <w:pStyle w:val="ad"/>
        <w:rPr>
          <w:rFonts w:hAnsi="宋体" w:cs="宋体"/>
        </w:rPr>
      </w:pPr>
      <w:r w:rsidRPr="000665B4">
        <w:rPr>
          <w:rFonts w:hAnsi="宋体" w:cs="宋体" w:hint="eastAsia"/>
        </w:rPr>
        <w:t>//inc_seg和dec_seg用于加入边</w:t>
      </w:r>
    </w:p>
    <w:p w:rsidR="005F1F37" w:rsidRPr="000665B4" w:rsidRDefault="005F1F37" w:rsidP="005F1F37">
      <w:pPr>
        <w:pStyle w:val="ad"/>
        <w:rPr>
          <w:rFonts w:hAnsi="宋体" w:cs="宋体"/>
        </w:rPr>
      </w:pPr>
      <w:r w:rsidRPr="000665B4">
        <w:rPr>
          <w:rFonts w:hAnsi="宋体" w:cs="宋体" w:hint="eastAsia"/>
        </w:rPr>
        <w:t>//seg_len求长度,seg_cut求线段数</w:t>
      </w:r>
    </w:p>
    <w:p w:rsidR="005F1F37" w:rsidRPr="000665B4" w:rsidRDefault="005F1F37" w:rsidP="005F1F37">
      <w:pPr>
        <w:pStyle w:val="ad"/>
        <w:rPr>
          <w:rFonts w:hAnsi="宋体" w:cs="宋体"/>
        </w:rPr>
      </w:pPr>
      <w:r w:rsidRPr="000665B4">
        <w:rPr>
          <w:rFonts w:hAnsi="宋体" w:cs="宋体" w:hint="eastAsia"/>
        </w:rPr>
        <w:t>//t传根节点(一律为1)</w:t>
      </w:r>
    </w:p>
    <w:p w:rsidR="005F1F37" w:rsidRPr="000665B4" w:rsidRDefault="005F1F37" w:rsidP="005F1F37">
      <w:pPr>
        <w:pStyle w:val="ad"/>
        <w:rPr>
          <w:rFonts w:hAnsi="宋体" w:cs="宋体"/>
        </w:rPr>
      </w:pPr>
      <w:r w:rsidRPr="000665B4">
        <w:rPr>
          <w:rFonts w:hAnsi="宋体" w:cs="宋体" w:hint="eastAsia"/>
        </w:rPr>
        <w:t>//l0,r0传树的节点范围(一律为1..t)</w:t>
      </w:r>
    </w:p>
    <w:p w:rsidR="005F1F37" w:rsidRPr="000665B4" w:rsidRDefault="005F1F37" w:rsidP="005F1F37">
      <w:pPr>
        <w:pStyle w:val="ad"/>
        <w:rPr>
          <w:rFonts w:hAnsi="宋体" w:cs="宋体"/>
        </w:rPr>
      </w:pPr>
      <w:r w:rsidRPr="000665B4">
        <w:rPr>
          <w:rFonts w:hAnsi="宋体" w:cs="宋体" w:hint="eastAsia"/>
        </w:rPr>
        <w:lastRenderedPageBreak/>
        <w:t>//l,r传线段(端点)</w:t>
      </w:r>
    </w:p>
    <w:p w:rsidR="005F1F37" w:rsidRPr="000665B4" w:rsidRDefault="005F1F37" w:rsidP="005F1F37">
      <w:pPr>
        <w:pStyle w:val="ad"/>
        <w:rPr>
          <w:rFonts w:hAnsi="宋体" w:cs="宋体"/>
        </w:rPr>
      </w:pPr>
      <w:r w:rsidRPr="000665B4">
        <w:rPr>
          <w:rFonts w:hAnsi="宋体" w:cs="宋体" w:hint="eastAsia"/>
        </w:rPr>
        <w:t>#define MAXN 10000</w:t>
      </w:r>
    </w:p>
    <w:p w:rsidR="005F1F37" w:rsidRPr="000665B4" w:rsidRDefault="005F1F37" w:rsidP="005F1F37">
      <w:pPr>
        <w:pStyle w:val="ad"/>
        <w:rPr>
          <w:rFonts w:hAnsi="宋体" w:cs="宋体"/>
        </w:rPr>
      </w:pPr>
      <w:r w:rsidRPr="000665B4">
        <w:rPr>
          <w:rFonts w:hAnsi="宋体" w:cs="宋体" w:hint="eastAsia"/>
        </w:rPr>
        <w:t>struct segtree{</w:t>
      </w:r>
    </w:p>
    <w:p w:rsidR="005F1F37" w:rsidRPr="000665B4" w:rsidRDefault="005F1F37" w:rsidP="005F1F37">
      <w:pPr>
        <w:pStyle w:val="ad"/>
        <w:rPr>
          <w:rFonts w:hAnsi="宋体" w:cs="宋体"/>
        </w:rPr>
      </w:pPr>
      <w:r w:rsidRPr="000665B4">
        <w:rPr>
          <w:rFonts w:hAnsi="宋体" w:cs="宋体" w:hint="eastAsia"/>
        </w:rPr>
        <w:t xml:space="preserve">       int n,cnt[MAXN],len[MAXN],cut[MAXN],bl[MAXN],br[MAXN];</w:t>
      </w:r>
    </w:p>
    <w:p w:rsidR="005F1F37" w:rsidRPr="000665B4" w:rsidRDefault="005F1F37" w:rsidP="005F1F37">
      <w:pPr>
        <w:pStyle w:val="ad"/>
        <w:rPr>
          <w:rFonts w:hAnsi="宋体" w:cs="宋体"/>
        </w:rPr>
      </w:pPr>
      <w:r w:rsidRPr="000665B4">
        <w:rPr>
          <w:rFonts w:hAnsi="宋体" w:cs="宋体" w:hint="eastAsia"/>
        </w:rPr>
        <w:t xml:space="preserve">       segtree(int t):n(t){</w:t>
      </w:r>
    </w:p>
    <w:p w:rsidR="005F1F37" w:rsidRPr="000665B4" w:rsidRDefault="005F1F37" w:rsidP="005F1F37">
      <w:pPr>
        <w:pStyle w:val="ad"/>
        <w:rPr>
          <w:rFonts w:hAnsi="宋体" w:cs="宋体"/>
        </w:rPr>
      </w:pPr>
      <w:r w:rsidRPr="000665B4">
        <w:rPr>
          <w:rFonts w:hAnsi="宋体" w:cs="宋体" w:hint="eastAsia"/>
        </w:rPr>
        <w:t xml:space="preserve">              for (int i=1;i&lt;=t;i++)</w:t>
      </w:r>
    </w:p>
    <w:p w:rsidR="005F1F37" w:rsidRPr="000665B4" w:rsidRDefault="005F1F37" w:rsidP="005F1F37">
      <w:pPr>
        <w:pStyle w:val="ad"/>
        <w:rPr>
          <w:rFonts w:hAnsi="宋体" w:cs="宋体"/>
        </w:rPr>
      </w:pPr>
      <w:r w:rsidRPr="000665B4">
        <w:rPr>
          <w:rFonts w:hAnsi="宋体" w:cs="宋体" w:hint="eastAsia"/>
        </w:rPr>
        <w:t xml:space="preserve">                     cnt[i]=len[i]=cut[i]=bl[i]=br[i]=0;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void update(int t,int l,int r);</w:t>
      </w:r>
    </w:p>
    <w:p w:rsidR="005F1F37" w:rsidRPr="000665B4" w:rsidRDefault="005F1F37" w:rsidP="005F1F37">
      <w:pPr>
        <w:pStyle w:val="ad"/>
        <w:rPr>
          <w:rFonts w:hAnsi="宋体" w:cs="宋体"/>
        </w:rPr>
      </w:pPr>
      <w:r w:rsidRPr="000665B4">
        <w:rPr>
          <w:rFonts w:hAnsi="宋体" w:cs="宋体" w:hint="eastAsia"/>
        </w:rPr>
        <w:t xml:space="preserve">       void inc_seg(int t,int l0,int r0,int l,int r);</w:t>
      </w:r>
    </w:p>
    <w:p w:rsidR="005F1F37" w:rsidRPr="000665B4" w:rsidRDefault="005F1F37" w:rsidP="005F1F37">
      <w:pPr>
        <w:pStyle w:val="ad"/>
        <w:rPr>
          <w:rFonts w:hAnsi="宋体" w:cs="宋体"/>
        </w:rPr>
      </w:pPr>
      <w:r w:rsidRPr="000665B4">
        <w:rPr>
          <w:rFonts w:hAnsi="宋体" w:cs="宋体" w:hint="eastAsia"/>
        </w:rPr>
        <w:t xml:space="preserve">       void dec_seg(int t,int l0,int r0,int l,int r);</w:t>
      </w:r>
    </w:p>
    <w:p w:rsidR="005F1F37" w:rsidRPr="000665B4" w:rsidRDefault="005F1F37" w:rsidP="005F1F37">
      <w:pPr>
        <w:pStyle w:val="ad"/>
        <w:rPr>
          <w:rFonts w:hAnsi="宋体" w:cs="宋体"/>
        </w:rPr>
      </w:pPr>
      <w:r w:rsidRPr="000665B4">
        <w:rPr>
          <w:rFonts w:hAnsi="宋体" w:cs="宋体" w:hint="eastAsia"/>
        </w:rPr>
        <w:t xml:space="preserve">       int seg_len(int t,int l0,int r0,int l,int r);</w:t>
      </w:r>
    </w:p>
    <w:p w:rsidR="005F1F37" w:rsidRPr="000665B4" w:rsidRDefault="005F1F37" w:rsidP="005F1F37">
      <w:pPr>
        <w:pStyle w:val="ad"/>
        <w:rPr>
          <w:rFonts w:hAnsi="宋体" w:cs="宋体"/>
        </w:rPr>
      </w:pPr>
      <w:r w:rsidRPr="000665B4">
        <w:rPr>
          <w:rFonts w:hAnsi="宋体" w:cs="宋体" w:hint="eastAsia"/>
        </w:rPr>
        <w:t xml:space="preserve">       int seg_cut(int t,int l0,int r0,int l,int r);</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length(int l,int r){</w:t>
      </w:r>
    </w:p>
    <w:p w:rsidR="005F1F37" w:rsidRPr="000665B4" w:rsidRDefault="005F1F37" w:rsidP="005F1F37">
      <w:pPr>
        <w:pStyle w:val="ad"/>
        <w:rPr>
          <w:rFonts w:hAnsi="宋体" w:cs="宋体"/>
        </w:rPr>
      </w:pPr>
      <w:r w:rsidRPr="000665B4">
        <w:rPr>
          <w:rFonts w:hAnsi="宋体" w:cs="宋体" w:hint="eastAsia"/>
        </w:rPr>
        <w:t xml:space="preserve">       return r-l;</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segtree::update(int t,int l,int r){</w:t>
      </w:r>
    </w:p>
    <w:p w:rsidR="005F1F37" w:rsidRPr="000665B4" w:rsidRDefault="005F1F37" w:rsidP="005F1F37">
      <w:pPr>
        <w:pStyle w:val="ad"/>
        <w:rPr>
          <w:rFonts w:hAnsi="宋体" w:cs="宋体"/>
        </w:rPr>
      </w:pPr>
      <w:r w:rsidRPr="000665B4">
        <w:rPr>
          <w:rFonts w:hAnsi="宋体" w:cs="宋体" w:hint="eastAsia"/>
        </w:rPr>
        <w:t xml:space="preserve">       if (cnt[t]||r-l==1)</w:t>
      </w:r>
    </w:p>
    <w:p w:rsidR="005F1F37" w:rsidRPr="000665B4" w:rsidRDefault="005F1F37" w:rsidP="005F1F37">
      <w:pPr>
        <w:pStyle w:val="ad"/>
        <w:rPr>
          <w:rFonts w:hAnsi="宋体" w:cs="宋体"/>
        </w:rPr>
      </w:pPr>
      <w:r w:rsidRPr="000665B4">
        <w:rPr>
          <w:rFonts w:hAnsi="宋体" w:cs="宋体" w:hint="eastAsia"/>
        </w:rPr>
        <w:t xml:space="preserve">              len[t]=length(l,r),cut[t]=bl[t]=br[t]=1;</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len[t]=len[t+t]+len[t+t+1];</w:t>
      </w:r>
    </w:p>
    <w:p w:rsidR="005F1F37" w:rsidRPr="000665B4" w:rsidRDefault="005F1F37" w:rsidP="005F1F37">
      <w:pPr>
        <w:pStyle w:val="ad"/>
        <w:rPr>
          <w:rFonts w:hAnsi="宋体" w:cs="宋体"/>
        </w:rPr>
      </w:pPr>
      <w:r w:rsidRPr="000665B4">
        <w:rPr>
          <w:rFonts w:hAnsi="宋体" w:cs="宋体" w:hint="eastAsia"/>
        </w:rPr>
        <w:t xml:space="preserve">              cut[t]=cut[t+t]+cut[t+t+1];</w:t>
      </w:r>
    </w:p>
    <w:p w:rsidR="005F1F37" w:rsidRPr="000665B4" w:rsidRDefault="005F1F37" w:rsidP="005F1F37">
      <w:pPr>
        <w:pStyle w:val="ad"/>
        <w:rPr>
          <w:rFonts w:hAnsi="宋体" w:cs="宋体"/>
        </w:rPr>
      </w:pPr>
      <w:r w:rsidRPr="000665B4">
        <w:rPr>
          <w:rFonts w:hAnsi="宋体" w:cs="宋体" w:hint="eastAsia"/>
        </w:rPr>
        <w:t xml:space="preserve">              if (br[t+t]&amp;&amp;bl[t+t+1])</w:t>
      </w:r>
    </w:p>
    <w:p w:rsidR="005F1F37" w:rsidRPr="000665B4" w:rsidRDefault="005F1F37" w:rsidP="005F1F37">
      <w:pPr>
        <w:pStyle w:val="ad"/>
        <w:rPr>
          <w:rFonts w:hAnsi="宋体" w:cs="宋体"/>
        </w:rPr>
      </w:pPr>
      <w:r w:rsidRPr="000665B4">
        <w:rPr>
          <w:rFonts w:hAnsi="宋体" w:cs="宋体" w:hint="eastAsia"/>
        </w:rPr>
        <w:t xml:space="preserve">                   cut[t]--;</w:t>
      </w:r>
    </w:p>
    <w:p w:rsidR="005F1F37" w:rsidRPr="000665B4" w:rsidRDefault="005F1F37" w:rsidP="005F1F37">
      <w:pPr>
        <w:pStyle w:val="ad"/>
        <w:rPr>
          <w:rFonts w:hAnsi="宋体" w:cs="宋体"/>
        </w:rPr>
      </w:pPr>
      <w:r w:rsidRPr="000665B4">
        <w:rPr>
          <w:rFonts w:hAnsi="宋体" w:cs="宋体" w:hint="eastAsia"/>
        </w:rPr>
        <w:t xml:space="preserve">              bl[t]=bl[t+t],br[t]=br[t+t+1];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segtree::inc_seg(int t,int l0,int r0,int l,int r){</w:t>
      </w:r>
    </w:p>
    <w:p w:rsidR="005F1F37" w:rsidRPr="000665B4" w:rsidRDefault="005F1F37" w:rsidP="005F1F37">
      <w:pPr>
        <w:pStyle w:val="ad"/>
        <w:rPr>
          <w:rFonts w:hAnsi="宋体" w:cs="宋体"/>
          <w:lang w:val="pt-BR"/>
        </w:rPr>
      </w:pPr>
      <w:r w:rsidRPr="000665B4">
        <w:rPr>
          <w:rFonts w:hAnsi="宋体" w:cs="宋体" w:hint="eastAsia"/>
          <w:lang w:val="pt-BR"/>
        </w:rPr>
        <w:t xml:space="preserve">       if (l0==l&amp;&amp;r0==r)</w:t>
      </w:r>
    </w:p>
    <w:p w:rsidR="005F1F37" w:rsidRPr="000665B4" w:rsidRDefault="005F1F37" w:rsidP="005F1F37">
      <w:pPr>
        <w:pStyle w:val="ad"/>
        <w:rPr>
          <w:rFonts w:hAnsi="宋体" w:cs="宋体"/>
          <w:lang w:val="pt-BR"/>
        </w:rPr>
      </w:pPr>
      <w:r w:rsidRPr="000665B4">
        <w:rPr>
          <w:rFonts w:hAnsi="宋体" w:cs="宋体" w:hint="eastAsia"/>
          <w:lang w:val="pt-BR"/>
        </w:rPr>
        <w:t xml:space="preserve">              cnt[t]++;</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int m0=(l0+r0)&gt;&gt;1;</w:t>
      </w:r>
    </w:p>
    <w:p w:rsidR="005F1F37" w:rsidRPr="000665B4" w:rsidRDefault="005F1F37" w:rsidP="005F1F37">
      <w:pPr>
        <w:pStyle w:val="ad"/>
        <w:rPr>
          <w:rFonts w:hAnsi="宋体" w:cs="宋体"/>
        </w:rPr>
      </w:pPr>
      <w:r w:rsidRPr="000665B4">
        <w:rPr>
          <w:rFonts w:hAnsi="宋体" w:cs="宋体" w:hint="eastAsia"/>
        </w:rPr>
        <w:t xml:space="preserve">              if (l&lt;m0)</w:t>
      </w:r>
    </w:p>
    <w:p w:rsidR="005F1F37" w:rsidRPr="000665B4" w:rsidRDefault="005F1F37" w:rsidP="005F1F37">
      <w:pPr>
        <w:pStyle w:val="ad"/>
        <w:rPr>
          <w:rFonts w:hAnsi="宋体" w:cs="宋体"/>
        </w:rPr>
      </w:pPr>
      <w:r w:rsidRPr="000665B4">
        <w:rPr>
          <w:rFonts w:hAnsi="宋体" w:cs="宋体" w:hint="eastAsia"/>
        </w:rPr>
        <w:t xml:space="preserve">                     inc_seg(t+t,l0,m0,l,m0&lt;r?m0:r);</w:t>
      </w:r>
    </w:p>
    <w:p w:rsidR="005F1F37" w:rsidRPr="000665B4" w:rsidRDefault="005F1F37" w:rsidP="005F1F37">
      <w:pPr>
        <w:pStyle w:val="ad"/>
        <w:rPr>
          <w:rFonts w:hAnsi="宋体" w:cs="宋体"/>
          <w:lang w:val="pt-BR"/>
        </w:rPr>
      </w:pPr>
      <w:r w:rsidRPr="000665B4">
        <w:rPr>
          <w:rFonts w:hAnsi="宋体" w:cs="宋体" w:hint="eastAsia"/>
          <w:lang w:val="pt-BR"/>
        </w:rPr>
        <w:t xml:space="preserve">              if (r&gt;m0)</w:t>
      </w:r>
    </w:p>
    <w:p w:rsidR="005F1F37" w:rsidRPr="000665B4" w:rsidRDefault="005F1F37" w:rsidP="005F1F37">
      <w:pPr>
        <w:pStyle w:val="ad"/>
        <w:rPr>
          <w:rFonts w:hAnsi="宋体" w:cs="宋体"/>
          <w:lang w:val="pt-BR"/>
        </w:rPr>
      </w:pPr>
      <w:r w:rsidRPr="000665B4">
        <w:rPr>
          <w:rFonts w:hAnsi="宋体" w:cs="宋体" w:hint="eastAsia"/>
          <w:lang w:val="pt-BR"/>
        </w:rPr>
        <w:t xml:space="preserve">                     inc_seg(t+t+1,m0,r0,m0&gt;l?m0:l,r);</w:t>
      </w:r>
    </w:p>
    <w:p w:rsidR="005F1F37" w:rsidRPr="000665B4" w:rsidRDefault="005F1F37" w:rsidP="005F1F37">
      <w:pPr>
        <w:pStyle w:val="ad"/>
        <w:rPr>
          <w:rFonts w:hAnsi="宋体" w:cs="宋体"/>
        </w:rPr>
      </w:pPr>
      <w:r w:rsidRPr="000665B4">
        <w:rPr>
          <w:rFonts w:hAnsi="宋体" w:cs="宋体" w:hint="eastAsia"/>
        </w:rPr>
        <w:t xml:space="preserve">              if (cnt[t+t]&amp;&amp;cnt[t+t+1]){</w:t>
      </w:r>
    </w:p>
    <w:p w:rsidR="005F1F37" w:rsidRPr="000665B4" w:rsidRDefault="005F1F37" w:rsidP="005F1F37">
      <w:pPr>
        <w:pStyle w:val="ad"/>
        <w:rPr>
          <w:rFonts w:hAnsi="宋体" w:cs="宋体"/>
        </w:rPr>
      </w:pPr>
      <w:r w:rsidRPr="000665B4">
        <w:rPr>
          <w:rFonts w:hAnsi="宋体" w:cs="宋体" w:hint="eastAsia"/>
        </w:rPr>
        <w:t xml:space="preserve">                     cnt[t+t]--;</w:t>
      </w:r>
    </w:p>
    <w:p w:rsidR="005F1F37" w:rsidRPr="000665B4" w:rsidRDefault="005F1F37" w:rsidP="005F1F37">
      <w:pPr>
        <w:pStyle w:val="ad"/>
        <w:rPr>
          <w:rFonts w:hAnsi="宋体" w:cs="宋体"/>
        </w:rPr>
      </w:pPr>
      <w:r w:rsidRPr="000665B4">
        <w:rPr>
          <w:rFonts w:hAnsi="宋体" w:cs="宋体" w:hint="eastAsia"/>
        </w:rPr>
        <w:t xml:space="preserve">                     update(t+t,l0,m0);</w:t>
      </w:r>
    </w:p>
    <w:p w:rsidR="005F1F37" w:rsidRPr="000665B4" w:rsidRDefault="005F1F37" w:rsidP="005F1F37">
      <w:pPr>
        <w:pStyle w:val="ad"/>
        <w:rPr>
          <w:rFonts w:hAnsi="宋体" w:cs="宋体"/>
        </w:rPr>
      </w:pPr>
      <w:r w:rsidRPr="000665B4">
        <w:rPr>
          <w:rFonts w:hAnsi="宋体" w:cs="宋体" w:hint="eastAsia"/>
        </w:rPr>
        <w:t xml:space="preserve">                     cnt[t+t+1]--;</w:t>
      </w:r>
    </w:p>
    <w:p w:rsidR="005F1F37" w:rsidRPr="000665B4" w:rsidRDefault="005F1F37" w:rsidP="005F1F37">
      <w:pPr>
        <w:pStyle w:val="ad"/>
        <w:rPr>
          <w:rFonts w:hAnsi="宋体" w:cs="宋体"/>
        </w:rPr>
      </w:pPr>
      <w:r w:rsidRPr="000665B4">
        <w:rPr>
          <w:rFonts w:hAnsi="宋体" w:cs="宋体" w:hint="eastAsia"/>
        </w:rPr>
        <w:lastRenderedPageBreak/>
        <w:t xml:space="preserve">                     update(t+t+1,m0,r0);</w:t>
      </w:r>
    </w:p>
    <w:p w:rsidR="005F1F37" w:rsidRPr="000665B4" w:rsidRDefault="005F1F37" w:rsidP="005F1F37">
      <w:pPr>
        <w:pStyle w:val="ad"/>
        <w:rPr>
          <w:rFonts w:hAnsi="宋体" w:cs="宋体"/>
        </w:rPr>
      </w:pPr>
      <w:r w:rsidRPr="000665B4">
        <w:rPr>
          <w:rFonts w:hAnsi="宋体" w:cs="宋体" w:hint="eastAsia"/>
        </w:rPr>
        <w:t xml:space="preserve">                     cnt[t]++;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update(t,l0,r0);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segtree::dec_seg(int t,int l0,int r0,int l,int r){</w:t>
      </w:r>
    </w:p>
    <w:p w:rsidR="005F1F37" w:rsidRPr="000665B4" w:rsidRDefault="005F1F37" w:rsidP="005F1F37">
      <w:pPr>
        <w:pStyle w:val="ad"/>
        <w:rPr>
          <w:rFonts w:hAnsi="宋体" w:cs="宋体"/>
          <w:lang w:val="pt-BR"/>
        </w:rPr>
      </w:pPr>
      <w:r w:rsidRPr="000665B4">
        <w:rPr>
          <w:rFonts w:hAnsi="宋体" w:cs="宋体" w:hint="eastAsia"/>
          <w:lang w:val="pt-BR"/>
        </w:rPr>
        <w:t xml:space="preserve">       if (l0==l&amp;&amp;r0==r)</w:t>
      </w:r>
    </w:p>
    <w:p w:rsidR="005F1F37" w:rsidRPr="000665B4" w:rsidRDefault="005F1F37" w:rsidP="005F1F37">
      <w:pPr>
        <w:pStyle w:val="ad"/>
        <w:rPr>
          <w:rFonts w:hAnsi="宋体" w:cs="宋体"/>
          <w:lang w:val="pt-BR"/>
        </w:rPr>
      </w:pPr>
      <w:r w:rsidRPr="000665B4">
        <w:rPr>
          <w:rFonts w:hAnsi="宋体" w:cs="宋体" w:hint="eastAsia"/>
          <w:lang w:val="pt-BR"/>
        </w:rPr>
        <w:t xml:space="preserve">              cnt[t]--;</w:t>
      </w:r>
    </w:p>
    <w:p w:rsidR="005F1F37" w:rsidRPr="000665B4" w:rsidRDefault="005F1F37" w:rsidP="005F1F37">
      <w:pPr>
        <w:pStyle w:val="ad"/>
        <w:rPr>
          <w:rFonts w:hAnsi="宋体" w:cs="宋体"/>
        </w:rPr>
      </w:pPr>
      <w:r w:rsidRPr="000665B4">
        <w:rPr>
          <w:rFonts w:hAnsi="宋体" w:cs="宋体" w:hint="eastAsia"/>
        </w:rPr>
        <w:t xml:space="preserve">       else if (cnt[t]){</w:t>
      </w:r>
    </w:p>
    <w:p w:rsidR="005F1F37" w:rsidRPr="000665B4" w:rsidRDefault="005F1F37" w:rsidP="005F1F37">
      <w:pPr>
        <w:pStyle w:val="ad"/>
        <w:rPr>
          <w:rFonts w:hAnsi="宋体" w:cs="宋体"/>
        </w:rPr>
      </w:pPr>
      <w:r w:rsidRPr="000665B4">
        <w:rPr>
          <w:rFonts w:hAnsi="宋体" w:cs="宋体" w:hint="eastAsia"/>
        </w:rPr>
        <w:t xml:space="preserve">              cnt[t]--;</w:t>
      </w:r>
    </w:p>
    <w:p w:rsidR="005F1F37" w:rsidRPr="000665B4" w:rsidRDefault="005F1F37" w:rsidP="005F1F37">
      <w:pPr>
        <w:pStyle w:val="ad"/>
        <w:rPr>
          <w:rFonts w:hAnsi="宋体" w:cs="宋体"/>
        </w:rPr>
      </w:pPr>
      <w:r w:rsidRPr="000665B4">
        <w:rPr>
          <w:rFonts w:hAnsi="宋体" w:cs="宋体" w:hint="eastAsia"/>
        </w:rPr>
        <w:t xml:space="preserve">              if (l&gt;l0)</w:t>
      </w:r>
    </w:p>
    <w:p w:rsidR="005F1F37" w:rsidRPr="000665B4" w:rsidRDefault="005F1F37" w:rsidP="005F1F37">
      <w:pPr>
        <w:pStyle w:val="ad"/>
        <w:rPr>
          <w:rFonts w:hAnsi="宋体" w:cs="宋体"/>
        </w:rPr>
      </w:pPr>
      <w:r w:rsidRPr="000665B4">
        <w:rPr>
          <w:rFonts w:hAnsi="宋体" w:cs="宋体" w:hint="eastAsia"/>
        </w:rPr>
        <w:t xml:space="preserve">                     inc_seg(t,l0,r0,l0,l);</w:t>
      </w:r>
    </w:p>
    <w:p w:rsidR="005F1F37" w:rsidRPr="000665B4" w:rsidRDefault="005F1F37" w:rsidP="005F1F37">
      <w:pPr>
        <w:pStyle w:val="ad"/>
        <w:rPr>
          <w:rFonts w:hAnsi="宋体" w:cs="宋体"/>
          <w:lang w:val="pt-BR"/>
        </w:rPr>
      </w:pPr>
      <w:r w:rsidRPr="000665B4">
        <w:rPr>
          <w:rFonts w:hAnsi="宋体" w:cs="宋体" w:hint="eastAsia"/>
          <w:lang w:val="pt-BR"/>
        </w:rPr>
        <w:t xml:space="preserve">              if (r&lt;r0)</w:t>
      </w:r>
    </w:p>
    <w:p w:rsidR="005F1F37" w:rsidRPr="000665B4" w:rsidRDefault="005F1F37" w:rsidP="005F1F37">
      <w:pPr>
        <w:pStyle w:val="ad"/>
        <w:rPr>
          <w:rFonts w:hAnsi="宋体" w:cs="宋体"/>
          <w:lang w:val="pt-BR"/>
        </w:rPr>
      </w:pPr>
      <w:r w:rsidRPr="000665B4">
        <w:rPr>
          <w:rFonts w:hAnsi="宋体" w:cs="宋体" w:hint="eastAsia"/>
          <w:lang w:val="pt-BR"/>
        </w:rPr>
        <w:t xml:space="preserve">                     inc_seg(t,l0,r0,r,r0);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int m0=(l0+r0)&gt;&gt;1;</w:t>
      </w:r>
    </w:p>
    <w:p w:rsidR="005F1F37" w:rsidRPr="000665B4" w:rsidRDefault="005F1F37" w:rsidP="005F1F37">
      <w:pPr>
        <w:pStyle w:val="ad"/>
        <w:rPr>
          <w:rFonts w:hAnsi="宋体" w:cs="宋体"/>
        </w:rPr>
      </w:pPr>
      <w:r w:rsidRPr="000665B4">
        <w:rPr>
          <w:rFonts w:hAnsi="宋体" w:cs="宋体" w:hint="eastAsia"/>
        </w:rPr>
        <w:t xml:space="preserve">              if (l&lt;m0)</w:t>
      </w:r>
    </w:p>
    <w:p w:rsidR="005F1F37" w:rsidRPr="000665B4" w:rsidRDefault="005F1F37" w:rsidP="005F1F37">
      <w:pPr>
        <w:pStyle w:val="ad"/>
        <w:rPr>
          <w:rFonts w:hAnsi="宋体" w:cs="宋体"/>
        </w:rPr>
      </w:pPr>
      <w:r w:rsidRPr="000665B4">
        <w:rPr>
          <w:rFonts w:hAnsi="宋体" w:cs="宋体" w:hint="eastAsia"/>
        </w:rPr>
        <w:t xml:space="preserve">                     dec_seg(t+t,l0,m0,l,m0&lt;r?m0:r);</w:t>
      </w:r>
    </w:p>
    <w:p w:rsidR="005F1F37" w:rsidRPr="000665B4" w:rsidRDefault="005F1F37" w:rsidP="005F1F37">
      <w:pPr>
        <w:pStyle w:val="ad"/>
        <w:rPr>
          <w:rFonts w:hAnsi="宋体" w:cs="宋体"/>
        </w:rPr>
      </w:pPr>
      <w:r w:rsidRPr="000665B4">
        <w:rPr>
          <w:rFonts w:hAnsi="宋体" w:cs="宋体" w:hint="eastAsia"/>
        </w:rPr>
        <w:t xml:space="preserve">              if (r&gt;m0)</w:t>
      </w:r>
    </w:p>
    <w:p w:rsidR="005F1F37" w:rsidRPr="000665B4" w:rsidRDefault="005F1F37" w:rsidP="005F1F37">
      <w:pPr>
        <w:pStyle w:val="ad"/>
        <w:rPr>
          <w:rFonts w:hAnsi="宋体" w:cs="宋体"/>
          <w:lang w:val="pt-BR"/>
        </w:rPr>
      </w:pPr>
      <w:r w:rsidRPr="000665B4">
        <w:rPr>
          <w:rFonts w:hAnsi="宋体" w:cs="宋体" w:hint="eastAsia"/>
          <w:lang w:val="pt-BR"/>
        </w:rPr>
        <w:t xml:space="preserve">                     dec_seg(t+t+1,m0,r0,m0&gt;l?m0:l,r);</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update(t,l0,r0);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int segtree::seg_len(int t,int l0,int r0,int l,int r){</w:t>
      </w:r>
    </w:p>
    <w:p w:rsidR="005F1F37" w:rsidRPr="000665B4" w:rsidRDefault="005F1F37" w:rsidP="005F1F37">
      <w:pPr>
        <w:pStyle w:val="ad"/>
        <w:rPr>
          <w:rFonts w:hAnsi="宋体" w:cs="宋体"/>
          <w:lang w:val="pt-BR"/>
        </w:rPr>
      </w:pPr>
      <w:r w:rsidRPr="000665B4">
        <w:rPr>
          <w:rFonts w:hAnsi="宋体" w:cs="宋体" w:hint="eastAsia"/>
        </w:rPr>
        <w:t xml:space="preserve">       </w:t>
      </w:r>
      <w:r w:rsidRPr="000665B4">
        <w:rPr>
          <w:rFonts w:hAnsi="宋体" w:cs="宋体" w:hint="eastAsia"/>
          <w:lang w:val="pt-BR"/>
        </w:rPr>
        <w:t>if (cnt[t]||(l0==l&amp;&amp;r0==r))</w:t>
      </w:r>
    </w:p>
    <w:p w:rsidR="005F1F37" w:rsidRPr="000665B4" w:rsidRDefault="005F1F37" w:rsidP="005F1F37">
      <w:pPr>
        <w:pStyle w:val="ad"/>
        <w:rPr>
          <w:rFonts w:hAnsi="宋体" w:cs="宋体"/>
        </w:rPr>
      </w:pPr>
      <w:r w:rsidRPr="000665B4">
        <w:rPr>
          <w:rFonts w:hAnsi="宋体" w:cs="宋体" w:hint="eastAsia"/>
        </w:rPr>
        <w:t xml:space="preserve">              return len[t];</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int m0=(l0+r0)&gt;&gt;1,ret=0;</w:t>
      </w:r>
    </w:p>
    <w:p w:rsidR="005F1F37" w:rsidRPr="000665B4" w:rsidRDefault="005F1F37" w:rsidP="005F1F37">
      <w:pPr>
        <w:pStyle w:val="ad"/>
        <w:rPr>
          <w:rFonts w:hAnsi="宋体" w:cs="宋体"/>
        </w:rPr>
      </w:pPr>
      <w:r w:rsidRPr="000665B4">
        <w:rPr>
          <w:rFonts w:hAnsi="宋体" w:cs="宋体" w:hint="eastAsia"/>
        </w:rPr>
        <w:t xml:space="preserve">              if (l&lt;m0)</w:t>
      </w:r>
    </w:p>
    <w:p w:rsidR="005F1F37" w:rsidRPr="000665B4" w:rsidRDefault="005F1F37" w:rsidP="005F1F37">
      <w:pPr>
        <w:pStyle w:val="ad"/>
        <w:rPr>
          <w:rFonts w:hAnsi="宋体" w:cs="宋体"/>
        </w:rPr>
      </w:pPr>
      <w:r w:rsidRPr="000665B4">
        <w:rPr>
          <w:rFonts w:hAnsi="宋体" w:cs="宋体" w:hint="eastAsia"/>
        </w:rPr>
        <w:t xml:space="preserve">                     ret+=seg_len(t+t,l0,m0,l,m0&lt;r?m0:r);</w:t>
      </w:r>
    </w:p>
    <w:p w:rsidR="005F1F37" w:rsidRPr="000665B4" w:rsidRDefault="005F1F37" w:rsidP="005F1F37">
      <w:pPr>
        <w:pStyle w:val="ad"/>
        <w:rPr>
          <w:rFonts w:hAnsi="宋体" w:cs="宋体"/>
        </w:rPr>
      </w:pPr>
      <w:r w:rsidRPr="000665B4">
        <w:rPr>
          <w:rFonts w:hAnsi="宋体" w:cs="宋体" w:hint="eastAsia"/>
        </w:rPr>
        <w:t xml:space="preserve">              if (r&gt;m0)</w:t>
      </w:r>
    </w:p>
    <w:p w:rsidR="005F1F37" w:rsidRPr="000665B4" w:rsidRDefault="005F1F37" w:rsidP="005F1F37">
      <w:pPr>
        <w:pStyle w:val="ad"/>
        <w:rPr>
          <w:rFonts w:hAnsi="宋体" w:cs="宋体"/>
        </w:rPr>
      </w:pPr>
      <w:r w:rsidRPr="000665B4">
        <w:rPr>
          <w:rFonts w:hAnsi="宋体" w:cs="宋体" w:hint="eastAsia"/>
        </w:rPr>
        <w:t xml:space="preserve">                     ret+=seg_len(t+t+1,m0,r0,m0&gt;l?m0:l,r);</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segtree::seg_cut(int t,int l0,int r0,int l,int r){</w:t>
      </w:r>
    </w:p>
    <w:p w:rsidR="005F1F37" w:rsidRPr="000665B4" w:rsidRDefault="005F1F37" w:rsidP="005F1F37">
      <w:pPr>
        <w:pStyle w:val="ad"/>
        <w:rPr>
          <w:rFonts w:hAnsi="宋体" w:cs="宋体"/>
        </w:rPr>
      </w:pPr>
      <w:r w:rsidRPr="000665B4">
        <w:rPr>
          <w:rFonts w:hAnsi="宋体" w:cs="宋体" w:hint="eastAsia"/>
        </w:rPr>
        <w:t xml:space="preserve">       if (cnt[t])</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 xml:space="preserve">       if (l0==l&amp;&amp;r0==r)</w:t>
      </w:r>
    </w:p>
    <w:p w:rsidR="005F1F37" w:rsidRPr="000665B4" w:rsidRDefault="005F1F37" w:rsidP="005F1F37">
      <w:pPr>
        <w:pStyle w:val="ad"/>
        <w:rPr>
          <w:rFonts w:hAnsi="宋体" w:cs="宋体"/>
        </w:rPr>
      </w:pPr>
      <w:r w:rsidRPr="000665B4">
        <w:rPr>
          <w:rFonts w:hAnsi="宋体" w:cs="宋体" w:hint="eastAsia"/>
        </w:rPr>
        <w:lastRenderedPageBreak/>
        <w:t xml:space="preserve">              return cut[t];</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int m0=(l0+r0)&gt;&gt;1,ret=0;</w:t>
      </w:r>
    </w:p>
    <w:p w:rsidR="005F1F37" w:rsidRPr="000665B4" w:rsidRDefault="005F1F37" w:rsidP="005F1F37">
      <w:pPr>
        <w:pStyle w:val="ad"/>
        <w:rPr>
          <w:rFonts w:hAnsi="宋体" w:cs="宋体"/>
        </w:rPr>
      </w:pPr>
      <w:r w:rsidRPr="000665B4">
        <w:rPr>
          <w:rFonts w:hAnsi="宋体" w:cs="宋体" w:hint="eastAsia"/>
        </w:rPr>
        <w:t xml:space="preserve">              if (l&lt;m0)</w:t>
      </w:r>
    </w:p>
    <w:p w:rsidR="005F1F37" w:rsidRPr="000665B4" w:rsidRDefault="005F1F37" w:rsidP="005F1F37">
      <w:pPr>
        <w:pStyle w:val="ad"/>
        <w:rPr>
          <w:rFonts w:hAnsi="宋体" w:cs="宋体"/>
        </w:rPr>
      </w:pPr>
      <w:r w:rsidRPr="000665B4">
        <w:rPr>
          <w:rFonts w:hAnsi="宋体" w:cs="宋体" w:hint="eastAsia"/>
        </w:rPr>
        <w:t xml:space="preserve">                     ret+=seg_cut(t+t,l0,m0,l,m0&lt;r?m0:r);</w:t>
      </w:r>
    </w:p>
    <w:p w:rsidR="005F1F37" w:rsidRPr="000665B4" w:rsidRDefault="005F1F37" w:rsidP="005F1F37">
      <w:pPr>
        <w:pStyle w:val="ad"/>
        <w:rPr>
          <w:rFonts w:hAnsi="宋体" w:cs="宋体"/>
        </w:rPr>
      </w:pPr>
      <w:r w:rsidRPr="000665B4">
        <w:rPr>
          <w:rFonts w:hAnsi="宋体" w:cs="宋体" w:hint="eastAsia"/>
        </w:rPr>
        <w:t xml:space="preserve">              if (r&gt;m0)</w:t>
      </w:r>
    </w:p>
    <w:p w:rsidR="005F1F37" w:rsidRPr="000665B4" w:rsidRDefault="005F1F37" w:rsidP="005F1F37">
      <w:pPr>
        <w:pStyle w:val="ad"/>
        <w:rPr>
          <w:rFonts w:hAnsi="宋体" w:cs="宋体"/>
        </w:rPr>
      </w:pPr>
      <w:r w:rsidRPr="000665B4">
        <w:rPr>
          <w:rFonts w:hAnsi="宋体" w:cs="宋体" w:hint="eastAsia"/>
        </w:rPr>
        <w:t xml:space="preserve">                     ret+=seg_cut(t+t+1,m0,r0,m0&gt;l?m0:l,r);</w:t>
      </w:r>
    </w:p>
    <w:p w:rsidR="005F1F37" w:rsidRPr="000665B4" w:rsidRDefault="005F1F37" w:rsidP="005F1F37">
      <w:pPr>
        <w:pStyle w:val="ad"/>
        <w:rPr>
          <w:rFonts w:hAnsi="宋体" w:cs="宋体"/>
        </w:rPr>
      </w:pPr>
      <w:r w:rsidRPr="000665B4">
        <w:rPr>
          <w:rFonts w:hAnsi="宋体" w:cs="宋体" w:hint="eastAsia"/>
        </w:rPr>
        <w:t xml:space="preserve">              if (l&lt;m0&amp;&amp;r&gt;m0&amp;&amp;br[t+t]&amp;&amp;bl[t+t+1])</w:t>
      </w:r>
    </w:p>
    <w:p w:rsidR="005F1F37" w:rsidRPr="000665B4" w:rsidRDefault="005F1F37" w:rsidP="005F1F37">
      <w:pPr>
        <w:pStyle w:val="ad"/>
        <w:rPr>
          <w:rFonts w:hAnsi="宋体" w:cs="宋体"/>
        </w:rPr>
      </w:pPr>
      <w:r w:rsidRPr="000665B4">
        <w:rPr>
          <w:rFonts w:hAnsi="宋体" w:cs="宋体" w:hint="eastAsia"/>
        </w:rPr>
        <w:t xml:space="preserve">                     ret--;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3.4 子段和</w:t>
      </w:r>
    </w:p>
    <w:p w:rsidR="005F1F37" w:rsidRPr="000665B4" w:rsidRDefault="005F1F37" w:rsidP="005F1F37">
      <w:pPr>
        <w:pStyle w:val="ad"/>
        <w:rPr>
          <w:rFonts w:hAnsi="宋体" w:cs="宋体"/>
        </w:rPr>
      </w:pPr>
      <w:r w:rsidRPr="000665B4">
        <w:rPr>
          <w:rFonts w:hAnsi="宋体" w:cs="宋体" w:hint="eastAsia"/>
        </w:rPr>
        <w:t>//求sum{[0..n-1]}</w:t>
      </w:r>
    </w:p>
    <w:p w:rsidR="005F1F37" w:rsidRPr="000665B4" w:rsidRDefault="005F1F37" w:rsidP="005F1F37">
      <w:pPr>
        <w:pStyle w:val="ad"/>
        <w:rPr>
          <w:rFonts w:hAnsi="宋体" w:cs="宋体"/>
        </w:rPr>
      </w:pPr>
      <w:r w:rsidRPr="000665B4">
        <w:rPr>
          <w:rFonts w:hAnsi="宋体" w:cs="宋体" w:hint="eastAsia"/>
        </w:rPr>
        <w:t>//维护和查询复杂度均为O(logn)</w:t>
      </w:r>
    </w:p>
    <w:p w:rsidR="005F1F37" w:rsidRPr="000665B4" w:rsidRDefault="005F1F37" w:rsidP="005F1F37">
      <w:pPr>
        <w:pStyle w:val="ad"/>
        <w:rPr>
          <w:rFonts w:hAnsi="宋体" w:cs="宋体"/>
        </w:rPr>
      </w:pPr>
      <w:r w:rsidRPr="000665B4">
        <w:rPr>
          <w:rFonts w:hAnsi="宋体" w:cs="宋体" w:hint="eastAsia"/>
        </w:rPr>
        <w:t>//用于动态求子段和,数组内容保存在sum.a[]中</w:t>
      </w:r>
    </w:p>
    <w:p w:rsidR="005F1F37" w:rsidRPr="000665B4" w:rsidRDefault="005F1F37" w:rsidP="005F1F37">
      <w:pPr>
        <w:pStyle w:val="ad"/>
        <w:rPr>
          <w:rFonts w:hAnsi="宋体" w:cs="宋体"/>
        </w:rPr>
      </w:pPr>
      <w:r w:rsidRPr="000665B4">
        <w:rPr>
          <w:rFonts w:hAnsi="宋体" w:cs="宋体" w:hint="eastAsia"/>
        </w:rPr>
        <w:t>//可以改成其他数据类型</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lowbit(x) ((x)&amp;((x)^((x)-1)))</w:t>
      </w:r>
    </w:p>
    <w:p w:rsidR="005F1F37" w:rsidRPr="000665B4" w:rsidRDefault="005F1F37" w:rsidP="005F1F37">
      <w:pPr>
        <w:pStyle w:val="ad"/>
        <w:rPr>
          <w:rFonts w:hAnsi="宋体" w:cs="宋体"/>
        </w:rPr>
      </w:pPr>
      <w:r w:rsidRPr="000665B4">
        <w:rPr>
          <w:rFonts w:hAnsi="宋体" w:cs="宋体" w:hint="eastAsia"/>
        </w:rPr>
        <w:t>#define MAXN 10000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struct sum{</w:t>
      </w:r>
    </w:p>
    <w:p w:rsidR="005F1F37" w:rsidRPr="000665B4" w:rsidRDefault="005F1F37" w:rsidP="005F1F37">
      <w:pPr>
        <w:pStyle w:val="ad"/>
        <w:rPr>
          <w:rFonts w:hAnsi="宋体" w:cs="宋体"/>
        </w:rPr>
      </w:pPr>
      <w:r w:rsidRPr="000665B4">
        <w:rPr>
          <w:rFonts w:hAnsi="宋体" w:cs="宋体" w:hint="eastAsia"/>
        </w:rPr>
        <w:t xml:space="preserve">       elem_t a[MAXN],c[MAXN],ret;</w:t>
      </w:r>
    </w:p>
    <w:p w:rsidR="005F1F37" w:rsidRPr="000665B4" w:rsidRDefault="005F1F37" w:rsidP="005F1F37">
      <w:pPr>
        <w:pStyle w:val="ad"/>
        <w:rPr>
          <w:rFonts w:hAnsi="宋体" w:cs="宋体"/>
        </w:rPr>
      </w:pPr>
      <w:r w:rsidRPr="000665B4">
        <w:rPr>
          <w:rFonts w:hAnsi="宋体" w:cs="宋体" w:hint="eastAsia"/>
        </w:rPr>
        <w:t xml:space="preserve">       int n;</w:t>
      </w:r>
    </w:p>
    <w:p w:rsidR="005F1F37" w:rsidRPr="000665B4" w:rsidRDefault="005F1F37" w:rsidP="005F1F37">
      <w:pPr>
        <w:pStyle w:val="ad"/>
        <w:rPr>
          <w:rFonts w:hAnsi="宋体" w:cs="宋体"/>
        </w:rPr>
      </w:pPr>
      <w:r w:rsidRPr="000665B4">
        <w:rPr>
          <w:rFonts w:hAnsi="宋体" w:cs="宋体" w:hint="eastAsia"/>
        </w:rPr>
        <w:t xml:space="preserve">       void init(int i){memset(a,0,sizeof(a));memset(c,0,sizeof(c));n=i;}</w:t>
      </w:r>
    </w:p>
    <w:p w:rsidR="005F1F37" w:rsidRPr="000665B4" w:rsidRDefault="005F1F37" w:rsidP="005F1F37">
      <w:pPr>
        <w:pStyle w:val="ad"/>
        <w:rPr>
          <w:rFonts w:hAnsi="宋体" w:cs="宋体"/>
        </w:rPr>
      </w:pPr>
      <w:r w:rsidRPr="000665B4">
        <w:rPr>
          <w:rFonts w:hAnsi="宋体" w:cs="宋体" w:hint="eastAsia"/>
        </w:rPr>
        <w:t xml:space="preserve">       void update(int i,elem_t v){for (v-=a[i],a[i++]+=v;i&lt;=n;c[i-1]+=v,i+=lowbit(i));}</w:t>
      </w:r>
    </w:p>
    <w:p w:rsidR="005F1F37" w:rsidRPr="000665B4" w:rsidRDefault="005F1F37" w:rsidP="005F1F37">
      <w:pPr>
        <w:pStyle w:val="ad"/>
        <w:rPr>
          <w:rFonts w:hAnsi="宋体" w:cs="宋体"/>
        </w:rPr>
      </w:pPr>
      <w:r w:rsidRPr="000665B4">
        <w:rPr>
          <w:rFonts w:hAnsi="宋体" w:cs="宋体" w:hint="eastAsia"/>
        </w:rPr>
        <w:t xml:space="preserve">       elem_t query(int i){for (ret=0;i;ret+=c[i-1],i^=lowbit(i));return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3.5 子阵和</w:t>
      </w:r>
    </w:p>
    <w:p w:rsidR="005F1F37" w:rsidRPr="000665B4" w:rsidRDefault="005F1F37" w:rsidP="005F1F37">
      <w:pPr>
        <w:pStyle w:val="ad"/>
        <w:rPr>
          <w:rFonts w:hAnsi="宋体" w:cs="宋体"/>
        </w:rPr>
      </w:pPr>
      <w:r w:rsidRPr="000665B4">
        <w:rPr>
          <w:rFonts w:hAnsi="宋体" w:cs="宋体" w:hint="eastAsia"/>
        </w:rPr>
        <w:t>//求sum{a[0..m-1][0..n-1]}</w:t>
      </w:r>
    </w:p>
    <w:p w:rsidR="005F1F37" w:rsidRPr="000665B4" w:rsidRDefault="005F1F37" w:rsidP="005F1F37">
      <w:pPr>
        <w:pStyle w:val="ad"/>
        <w:rPr>
          <w:rFonts w:hAnsi="宋体" w:cs="宋体"/>
        </w:rPr>
      </w:pPr>
      <w:r w:rsidRPr="000665B4">
        <w:rPr>
          <w:rFonts w:hAnsi="宋体" w:cs="宋体" w:hint="eastAsia"/>
        </w:rPr>
        <w:t>//维护和查询复杂度均为O(logm*logn)</w:t>
      </w:r>
    </w:p>
    <w:p w:rsidR="005F1F37" w:rsidRPr="000665B4" w:rsidRDefault="005F1F37" w:rsidP="005F1F37">
      <w:pPr>
        <w:pStyle w:val="ad"/>
        <w:rPr>
          <w:rFonts w:hAnsi="宋体" w:cs="宋体"/>
        </w:rPr>
      </w:pPr>
      <w:r w:rsidRPr="000665B4">
        <w:rPr>
          <w:rFonts w:hAnsi="宋体" w:cs="宋体" w:hint="eastAsia"/>
        </w:rPr>
        <w:t>//用于动态求子阵和,数组内容保存在sum.a[][]中</w:t>
      </w:r>
    </w:p>
    <w:p w:rsidR="005F1F37" w:rsidRPr="000665B4" w:rsidRDefault="005F1F37" w:rsidP="005F1F37">
      <w:pPr>
        <w:pStyle w:val="ad"/>
        <w:rPr>
          <w:rFonts w:hAnsi="宋体" w:cs="宋体"/>
        </w:rPr>
      </w:pPr>
      <w:r w:rsidRPr="000665B4">
        <w:rPr>
          <w:rFonts w:hAnsi="宋体" w:cs="宋体" w:hint="eastAsia"/>
        </w:rPr>
        <w:t>//可以改成其他数据类型</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lowbit(x) ((x)&amp;((x)^((x)-1)))</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struct sum{</w:t>
      </w:r>
    </w:p>
    <w:p w:rsidR="005F1F37" w:rsidRPr="000665B4" w:rsidRDefault="005F1F37" w:rsidP="005F1F37">
      <w:pPr>
        <w:pStyle w:val="ad"/>
        <w:rPr>
          <w:rFonts w:hAnsi="宋体" w:cs="宋体"/>
        </w:rPr>
      </w:pPr>
      <w:r w:rsidRPr="000665B4">
        <w:rPr>
          <w:rFonts w:hAnsi="宋体" w:cs="宋体" w:hint="eastAsia"/>
        </w:rPr>
        <w:t xml:space="preserve">       elem_t a[MAXN][MAXN],c[MAXN][MAXN],ret;</w:t>
      </w:r>
    </w:p>
    <w:p w:rsidR="005F1F37" w:rsidRPr="000665B4" w:rsidRDefault="005F1F37" w:rsidP="005F1F37">
      <w:pPr>
        <w:pStyle w:val="ad"/>
        <w:rPr>
          <w:rFonts w:hAnsi="宋体" w:cs="宋体"/>
        </w:rPr>
      </w:pPr>
      <w:r w:rsidRPr="000665B4">
        <w:rPr>
          <w:rFonts w:hAnsi="宋体" w:cs="宋体" w:hint="eastAsia"/>
        </w:rPr>
        <w:t xml:space="preserve">       int m,n,t;</w:t>
      </w:r>
    </w:p>
    <w:p w:rsidR="005F1F37" w:rsidRPr="000665B4" w:rsidRDefault="005F1F37" w:rsidP="005F1F37">
      <w:pPr>
        <w:pStyle w:val="ad"/>
        <w:rPr>
          <w:rFonts w:hAnsi="宋体" w:cs="宋体"/>
        </w:rPr>
      </w:pPr>
    </w:p>
    <w:p w:rsidR="005F1F37" w:rsidRPr="000665B4" w:rsidRDefault="005F1F37" w:rsidP="005F1F37">
      <w:pPr>
        <w:pStyle w:val="ad"/>
        <w:ind w:firstLine="420"/>
        <w:rPr>
          <w:rFonts w:hAnsi="宋体" w:cs="宋体"/>
        </w:rPr>
      </w:pPr>
      <w:r w:rsidRPr="000665B4">
        <w:rPr>
          <w:rFonts w:hAnsi="宋体" w:cs="宋体" w:hint="eastAsia"/>
        </w:rPr>
        <w:lastRenderedPageBreak/>
        <w:t>void init(int i,int j)</w:t>
      </w:r>
    </w:p>
    <w:p w:rsidR="005F1F37" w:rsidRPr="000665B4" w:rsidRDefault="005F1F37" w:rsidP="005F1F37">
      <w:pPr>
        <w:pStyle w:val="ad"/>
        <w:ind w:firstLine="420"/>
        <w:rPr>
          <w:rFonts w:hAnsi="宋体" w:cs="宋体"/>
        </w:rPr>
      </w:pPr>
      <w:r w:rsidRPr="000665B4">
        <w:rPr>
          <w:rFonts w:hAnsi="宋体" w:cs="宋体" w:hint="eastAsia"/>
        </w:rPr>
        <w:t>{memset(a,0,sizeof(a));memset(c,0,sizeof(c));m=i,n=j;}</w:t>
      </w:r>
    </w:p>
    <w:p w:rsidR="005F1F37" w:rsidRPr="000665B4" w:rsidRDefault="005F1F37" w:rsidP="005F1F37">
      <w:pPr>
        <w:pStyle w:val="ad"/>
        <w:rPr>
          <w:rFonts w:hAnsi="宋体" w:cs="宋体"/>
        </w:rPr>
      </w:pPr>
      <w:r w:rsidRPr="000665B4">
        <w:rPr>
          <w:rFonts w:hAnsi="宋体" w:cs="宋体" w:hint="eastAsia"/>
        </w:rPr>
        <w:t xml:space="preserve">   void update(int i,int j,elem_t v){</w:t>
      </w:r>
    </w:p>
    <w:p w:rsidR="005F1F37" w:rsidRPr="000665B4" w:rsidRDefault="005F1F37" w:rsidP="005F1F37">
      <w:pPr>
        <w:pStyle w:val="ad"/>
        <w:rPr>
          <w:rFonts w:hAnsi="宋体" w:cs="宋体"/>
        </w:rPr>
      </w:pPr>
      <w:r w:rsidRPr="000665B4">
        <w:rPr>
          <w:rFonts w:hAnsi="宋体" w:cs="宋体" w:hint="eastAsia"/>
        </w:rPr>
        <w:t xml:space="preserve">              for (v-=a[i][j],a[i++][j++]+=v,t=j;i&lt;=m;i+=lowbit(i))</w:t>
      </w:r>
    </w:p>
    <w:p w:rsidR="005F1F37" w:rsidRPr="000665B4" w:rsidRDefault="005F1F37" w:rsidP="005F1F37">
      <w:pPr>
        <w:pStyle w:val="ad"/>
        <w:rPr>
          <w:rFonts w:hAnsi="宋体" w:cs="宋体"/>
        </w:rPr>
      </w:pPr>
      <w:r w:rsidRPr="000665B4">
        <w:rPr>
          <w:rFonts w:hAnsi="宋体" w:cs="宋体" w:hint="eastAsia"/>
        </w:rPr>
        <w:t xml:space="preserve">                     for (j=t;j&lt;=n;c[i-1][j-1]+=v,j+=lowbit(j));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elem_t query(int i,int j){</w:t>
      </w:r>
    </w:p>
    <w:p w:rsidR="005F1F37" w:rsidRPr="000665B4" w:rsidRDefault="005F1F37" w:rsidP="005F1F37">
      <w:pPr>
        <w:pStyle w:val="ad"/>
        <w:rPr>
          <w:rFonts w:hAnsi="宋体" w:cs="宋体"/>
        </w:rPr>
      </w:pPr>
      <w:r w:rsidRPr="000665B4">
        <w:rPr>
          <w:rFonts w:hAnsi="宋体" w:cs="宋体" w:hint="eastAsia"/>
        </w:rPr>
        <w:t xml:space="preserve">              for (ret=0,t=j;i;i^=lowbit(i))</w:t>
      </w:r>
    </w:p>
    <w:p w:rsidR="005F1F37" w:rsidRPr="000665B4" w:rsidRDefault="005F1F37" w:rsidP="005F1F37">
      <w:pPr>
        <w:pStyle w:val="ad"/>
        <w:rPr>
          <w:rFonts w:hAnsi="宋体" w:cs="宋体"/>
        </w:rPr>
      </w:pPr>
      <w:r w:rsidRPr="000665B4">
        <w:rPr>
          <w:rFonts w:hAnsi="宋体" w:cs="宋体" w:hint="eastAsia"/>
        </w:rPr>
        <w:t xml:space="preserve">                     for (j=t;j;ret+=c[i-1][j-1],j^=lowbit(j));</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b/>
          <w:sz w:val="24"/>
          <w:szCs w:val="24"/>
        </w:rPr>
      </w:pPr>
      <w:r w:rsidRPr="000665B4">
        <w:rPr>
          <w:rFonts w:hAnsi="宋体" w:cs="宋体" w:hint="eastAsia"/>
          <w:b/>
          <w:sz w:val="24"/>
          <w:szCs w:val="24"/>
        </w:rPr>
        <w:t>4、数论</w:t>
      </w:r>
    </w:p>
    <w:p w:rsidR="005F1F37" w:rsidRPr="000665B4" w:rsidRDefault="005F1F37" w:rsidP="005F1F37">
      <w:pPr>
        <w:pStyle w:val="ad"/>
        <w:rPr>
          <w:rFonts w:hAnsi="宋体" w:cs="宋体"/>
          <w:b/>
        </w:rPr>
      </w:pPr>
      <w:r w:rsidRPr="000665B4">
        <w:rPr>
          <w:rFonts w:hAnsi="宋体" w:cs="宋体" w:hint="eastAsia"/>
          <w:b/>
        </w:rPr>
        <w:t>4.1 阶乘最后非0位</w:t>
      </w:r>
    </w:p>
    <w:p w:rsidR="005F1F37" w:rsidRPr="000665B4" w:rsidRDefault="005F1F37" w:rsidP="005F1F37">
      <w:pPr>
        <w:pStyle w:val="ad"/>
        <w:rPr>
          <w:rFonts w:hAnsi="宋体" w:cs="宋体"/>
        </w:rPr>
      </w:pPr>
      <w:r w:rsidRPr="000665B4">
        <w:rPr>
          <w:rFonts w:hAnsi="宋体" w:cs="宋体" w:hint="eastAsia"/>
        </w:rPr>
        <w:t>//求阶乘最后非零位,复杂度O(nlogn)</w:t>
      </w:r>
    </w:p>
    <w:p w:rsidR="005F1F37" w:rsidRPr="000665B4" w:rsidRDefault="005F1F37" w:rsidP="005F1F37">
      <w:pPr>
        <w:pStyle w:val="ad"/>
        <w:rPr>
          <w:rFonts w:hAnsi="宋体" w:cs="宋体"/>
        </w:rPr>
      </w:pPr>
      <w:r w:rsidRPr="000665B4">
        <w:rPr>
          <w:rFonts w:hAnsi="宋体" w:cs="宋体" w:hint="eastAsia"/>
        </w:rPr>
        <w:t>//返回该位,n以字符串方式传入</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10000</w:t>
      </w:r>
    </w:p>
    <w:p w:rsidR="005F1F37" w:rsidRPr="000665B4" w:rsidRDefault="005F1F37" w:rsidP="005F1F37">
      <w:pPr>
        <w:pStyle w:val="ad"/>
        <w:rPr>
          <w:rFonts w:hAnsi="宋体" w:cs="宋体"/>
        </w:rPr>
      </w:pPr>
      <w:r w:rsidRPr="000665B4">
        <w:rPr>
          <w:rFonts w:hAnsi="宋体" w:cs="宋体" w:hint="eastAsia"/>
        </w:rPr>
        <w:t>int lastdigit(char* buf){</w:t>
      </w:r>
    </w:p>
    <w:p w:rsidR="005F1F37" w:rsidRPr="000665B4" w:rsidRDefault="005F1F37" w:rsidP="005F1F37">
      <w:pPr>
        <w:pStyle w:val="ad"/>
        <w:rPr>
          <w:rFonts w:hAnsi="宋体" w:cs="宋体"/>
        </w:rPr>
      </w:pPr>
      <w:r w:rsidRPr="000665B4">
        <w:rPr>
          <w:rFonts w:hAnsi="宋体" w:cs="宋体" w:hint="eastAsia"/>
        </w:rPr>
        <w:t xml:space="preserve">       const int mod[20]={1,1,2,6,4,2,2,4,2,8,4,4,8,4,6,8,8,6,8,2};</w:t>
      </w:r>
    </w:p>
    <w:p w:rsidR="005F1F37" w:rsidRPr="000665B4" w:rsidRDefault="005F1F37" w:rsidP="005F1F37">
      <w:pPr>
        <w:pStyle w:val="ad"/>
        <w:rPr>
          <w:rFonts w:hAnsi="宋体" w:cs="宋体"/>
        </w:rPr>
      </w:pPr>
      <w:r w:rsidRPr="000665B4">
        <w:rPr>
          <w:rFonts w:hAnsi="宋体" w:cs="宋体" w:hint="eastAsia"/>
        </w:rPr>
        <w:t xml:space="preserve">       int len=strlen(buf),a[MAXN],i,c,ret=1;</w:t>
      </w:r>
    </w:p>
    <w:p w:rsidR="005F1F37" w:rsidRPr="000665B4" w:rsidRDefault="005F1F37" w:rsidP="005F1F37">
      <w:pPr>
        <w:pStyle w:val="ad"/>
        <w:rPr>
          <w:rFonts w:hAnsi="宋体" w:cs="宋体"/>
        </w:rPr>
      </w:pPr>
      <w:r w:rsidRPr="000665B4">
        <w:rPr>
          <w:rFonts w:hAnsi="宋体" w:cs="宋体" w:hint="eastAsia"/>
        </w:rPr>
        <w:t xml:space="preserve">       if (len==1)</w:t>
      </w:r>
    </w:p>
    <w:p w:rsidR="005F1F37" w:rsidRPr="000665B4" w:rsidRDefault="005F1F37" w:rsidP="005F1F37">
      <w:pPr>
        <w:pStyle w:val="ad"/>
        <w:rPr>
          <w:rFonts w:hAnsi="宋体" w:cs="宋体"/>
        </w:rPr>
      </w:pPr>
      <w:r w:rsidRPr="000665B4">
        <w:rPr>
          <w:rFonts w:hAnsi="宋体" w:cs="宋体" w:hint="eastAsia"/>
        </w:rPr>
        <w:t xml:space="preserve">              return mod[buf[0]-'0'];</w:t>
      </w:r>
    </w:p>
    <w:p w:rsidR="005F1F37" w:rsidRPr="000665B4" w:rsidRDefault="005F1F37" w:rsidP="005F1F37">
      <w:pPr>
        <w:pStyle w:val="ad"/>
        <w:rPr>
          <w:rFonts w:hAnsi="宋体" w:cs="宋体"/>
        </w:rPr>
      </w:pPr>
      <w:r w:rsidRPr="000665B4">
        <w:rPr>
          <w:rFonts w:hAnsi="宋体" w:cs="宋体" w:hint="eastAsia"/>
        </w:rPr>
        <w:t xml:space="preserve">       for (i=0;i&lt;len;i++)</w:t>
      </w:r>
    </w:p>
    <w:p w:rsidR="005F1F37" w:rsidRPr="000665B4" w:rsidRDefault="005F1F37" w:rsidP="005F1F37">
      <w:pPr>
        <w:pStyle w:val="ad"/>
        <w:rPr>
          <w:rFonts w:hAnsi="宋体" w:cs="宋体"/>
        </w:rPr>
      </w:pPr>
      <w:r w:rsidRPr="000665B4">
        <w:rPr>
          <w:rFonts w:hAnsi="宋体" w:cs="宋体" w:hint="eastAsia"/>
        </w:rPr>
        <w:t xml:space="preserve">              a[i]=buf[len-1-i]-'0';</w:t>
      </w:r>
    </w:p>
    <w:p w:rsidR="005F1F37" w:rsidRPr="000665B4" w:rsidRDefault="005F1F37" w:rsidP="005F1F37">
      <w:pPr>
        <w:pStyle w:val="ad"/>
        <w:rPr>
          <w:rFonts w:hAnsi="宋体" w:cs="宋体"/>
        </w:rPr>
      </w:pPr>
      <w:r w:rsidRPr="000665B4">
        <w:rPr>
          <w:rFonts w:hAnsi="宋体" w:cs="宋体" w:hint="eastAsia"/>
        </w:rPr>
        <w:t xml:space="preserve">       for (;len;len-=!a[len-1]){</w:t>
      </w:r>
    </w:p>
    <w:p w:rsidR="005F1F37" w:rsidRPr="000665B4" w:rsidRDefault="005F1F37" w:rsidP="005F1F37">
      <w:pPr>
        <w:pStyle w:val="ad"/>
        <w:rPr>
          <w:rFonts w:hAnsi="宋体" w:cs="宋体"/>
        </w:rPr>
      </w:pPr>
      <w:r w:rsidRPr="000665B4">
        <w:rPr>
          <w:rFonts w:hAnsi="宋体" w:cs="宋体" w:hint="eastAsia"/>
        </w:rPr>
        <w:t xml:space="preserve">              ret=ret*mod[a[1]%2*10+a[0]]%5;</w:t>
      </w:r>
    </w:p>
    <w:p w:rsidR="005F1F37" w:rsidRPr="000665B4" w:rsidRDefault="005F1F37" w:rsidP="005F1F37">
      <w:pPr>
        <w:pStyle w:val="ad"/>
        <w:rPr>
          <w:rFonts w:hAnsi="宋体" w:cs="宋体"/>
        </w:rPr>
      </w:pPr>
      <w:r w:rsidRPr="000665B4">
        <w:rPr>
          <w:rFonts w:hAnsi="宋体" w:cs="宋体" w:hint="eastAsia"/>
        </w:rPr>
        <w:t xml:space="preserve">              for (c=0,i=len-1;i&gt;=0;i--)</w:t>
      </w:r>
    </w:p>
    <w:p w:rsidR="005F1F37" w:rsidRPr="000665B4" w:rsidRDefault="005F1F37" w:rsidP="005F1F37">
      <w:pPr>
        <w:pStyle w:val="ad"/>
        <w:rPr>
          <w:rFonts w:hAnsi="宋体" w:cs="宋体"/>
        </w:rPr>
      </w:pPr>
      <w:r w:rsidRPr="000665B4">
        <w:rPr>
          <w:rFonts w:hAnsi="宋体" w:cs="宋体" w:hint="eastAsia"/>
        </w:rPr>
        <w:t xml:space="preserve">                     c=c*10+a[i],a[i]=c/5,c%=5;</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ret+ret%2*5;</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4.2 模线性方程组</w:t>
      </w:r>
    </w:p>
    <w:p w:rsidR="005F1F37" w:rsidRPr="000665B4" w:rsidRDefault="005F1F37" w:rsidP="005F1F37">
      <w:pPr>
        <w:pStyle w:val="ad"/>
        <w:rPr>
          <w:rFonts w:hAnsi="宋体" w:cs="宋体"/>
        </w:rPr>
      </w:pPr>
      <w:r w:rsidRPr="000665B4">
        <w:rPr>
          <w:rFonts w:hAnsi="宋体" w:cs="宋体" w:hint="eastAsia"/>
        </w:rPr>
        <w:t>#ifdef WIN32</w:t>
      </w:r>
    </w:p>
    <w:p w:rsidR="005F1F37" w:rsidRPr="000665B4" w:rsidRDefault="005F1F37" w:rsidP="005F1F37">
      <w:pPr>
        <w:pStyle w:val="ad"/>
        <w:rPr>
          <w:rFonts w:hAnsi="宋体" w:cs="宋体"/>
        </w:rPr>
      </w:pPr>
      <w:r w:rsidRPr="000665B4">
        <w:rPr>
          <w:rFonts w:hAnsi="宋体" w:cs="宋体" w:hint="eastAsia"/>
        </w:rPr>
        <w:t>typedef __int64 i64;</w:t>
      </w:r>
    </w:p>
    <w:p w:rsidR="005F1F37" w:rsidRPr="000665B4" w:rsidRDefault="005F1F37" w:rsidP="005F1F37">
      <w:pPr>
        <w:pStyle w:val="ad"/>
        <w:rPr>
          <w:rFonts w:hAnsi="宋体" w:cs="宋体"/>
        </w:rPr>
      </w:pPr>
      <w:r w:rsidRPr="000665B4">
        <w:rPr>
          <w:rFonts w:hAnsi="宋体" w:cs="宋体" w:hint="eastAsia"/>
        </w:rPr>
        <w:t>#else</w:t>
      </w:r>
    </w:p>
    <w:p w:rsidR="005F1F37" w:rsidRPr="000665B4" w:rsidRDefault="005F1F37" w:rsidP="005F1F37">
      <w:pPr>
        <w:pStyle w:val="ad"/>
        <w:rPr>
          <w:rFonts w:hAnsi="宋体" w:cs="宋体"/>
        </w:rPr>
      </w:pPr>
      <w:r w:rsidRPr="000665B4">
        <w:rPr>
          <w:rFonts w:hAnsi="宋体" w:cs="宋体" w:hint="eastAsia"/>
        </w:rPr>
        <w:t>typedef long long i64;</w:t>
      </w:r>
    </w:p>
    <w:p w:rsidR="005F1F37" w:rsidRPr="000665B4" w:rsidRDefault="005F1F37" w:rsidP="005F1F37">
      <w:pPr>
        <w:pStyle w:val="ad"/>
        <w:rPr>
          <w:rFonts w:hAnsi="宋体" w:cs="宋体"/>
        </w:rPr>
      </w:pPr>
      <w:r w:rsidRPr="000665B4">
        <w:rPr>
          <w:rFonts w:hAnsi="宋体" w:cs="宋体" w:hint="eastAsia"/>
        </w:rPr>
        <w:t>#endif</w:t>
      </w:r>
    </w:p>
    <w:p w:rsidR="005F1F37" w:rsidRPr="000665B4" w:rsidRDefault="005F1F37" w:rsidP="005F1F37">
      <w:pPr>
        <w:pStyle w:val="ad"/>
        <w:rPr>
          <w:rFonts w:hAnsi="宋体" w:cs="宋体"/>
        </w:rPr>
      </w:pPr>
      <w:r w:rsidRPr="000665B4">
        <w:rPr>
          <w:rFonts w:hAnsi="宋体" w:cs="宋体" w:hint="eastAsia"/>
        </w:rPr>
        <w:lastRenderedPageBreak/>
        <w:t>//扩展Euclid求解gcd(a,b)=ax+by</w:t>
      </w:r>
    </w:p>
    <w:p w:rsidR="005F1F37" w:rsidRPr="000665B4" w:rsidRDefault="005F1F37" w:rsidP="005F1F37">
      <w:pPr>
        <w:pStyle w:val="ad"/>
        <w:rPr>
          <w:rFonts w:hAnsi="宋体" w:cs="宋体"/>
        </w:rPr>
      </w:pPr>
      <w:r w:rsidRPr="000665B4">
        <w:rPr>
          <w:rFonts w:hAnsi="宋体" w:cs="宋体" w:hint="eastAsia"/>
        </w:rPr>
        <w:t>int ext_gcd(int a,int b,int&amp; x,int&amp; y){</w:t>
      </w:r>
    </w:p>
    <w:p w:rsidR="005F1F37" w:rsidRPr="000665B4" w:rsidRDefault="005F1F37" w:rsidP="005F1F37">
      <w:pPr>
        <w:pStyle w:val="ad"/>
        <w:rPr>
          <w:rFonts w:hAnsi="宋体" w:cs="宋体"/>
        </w:rPr>
      </w:pPr>
      <w:r w:rsidRPr="000665B4">
        <w:rPr>
          <w:rFonts w:hAnsi="宋体" w:cs="宋体" w:hint="eastAsia"/>
        </w:rPr>
        <w:t xml:space="preserve">       int t,ret;</w:t>
      </w:r>
    </w:p>
    <w:p w:rsidR="005F1F37" w:rsidRPr="000665B4" w:rsidRDefault="005F1F37" w:rsidP="005F1F37">
      <w:pPr>
        <w:pStyle w:val="ad"/>
        <w:rPr>
          <w:rFonts w:hAnsi="宋体" w:cs="宋体"/>
        </w:rPr>
      </w:pPr>
      <w:r w:rsidRPr="000665B4">
        <w:rPr>
          <w:rFonts w:hAnsi="宋体" w:cs="宋体" w:hint="eastAsia"/>
        </w:rPr>
        <w:t xml:space="preserve">       if (!b){</w:t>
      </w:r>
    </w:p>
    <w:p w:rsidR="005F1F37" w:rsidRPr="000665B4" w:rsidRDefault="005F1F37" w:rsidP="005F1F37">
      <w:pPr>
        <w:pStyle w:val="ad"/>
        <w:rPr>
          <w:rFonts w:hAnsi="宋体" w:cs="宋体"/>
        </w:rPr>
      </w:pPr>
      <w:r w:rsidRPr="000665B4">
        <w:rPr>
          <w:rFonts w:hAnsi="宋体" w:cs="宋体" w:hint="eastAsia"/>
        </w:rPr>
        <w:t xml:space="preserve">              x=1,y=0;</w:t>
      </w:r>
    </w:p>
    <w:p w:rsidR="005F1F37" w:rsidRPr="000665B4" w:rsidRDefault="005F1F37" w:rsidP="005F1F37">
      <w:pPr>
        <w:pStyle w:val="ad"/>
        <w:rPr>
          <w:rFonts w:hAnsi="宋体" w:cs="宋体"/>
        </w:rPr>
      </w:pPr>
      <w:r w:rsidRPr="000665B4">
        <w:rPr>
          <w:rFonts w:hAnsi="宋体" w:cs="宋体" w:hint="eastAsia"/>
        </w:rPr>
        <w:t xml:space="preserve">              return a;</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ret=ext_gcd(b,a%b,x,y);</w:t>
      </w:r>
    </w:p>
    <w:p w:rsidR="005F1F37" w:rsidRPr="000665B4" w:rsidRDefault="005F1F37" w:rsidP="005F1F37">
      <w:pPr>
        <w:pStyle w:val="ad"/>
        <w:rPr>
          <w:rFonts w:hAnsi="宋体" w:cs="宋体"/>
        </w:rPr>
      </w:pPr>
      <w:r w:rsidRPr="000665B4">
        <w:rPr>
          <w:rFonts w:hAnsi="宋体" w:cs="宋体" w:hint="eastAsia"/>
        </w:rPr>
        <w:t xml:space="preserve">       t=x,x=y,y=t-a/b*y;</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//计算m^a, O(loga), 本身没什么用, 注意这个按位处理的方法 :-P</w:t>
      </w:r>
    </w:p>
    <w:p w:rsidR="005F1F37" w:rsidRPr="000665B4" w:rsidRDefault="005F1F37" w:rsidP="005F1F37">
      <w:pPr>
        <w:pStyle w:val="ad"/>
        <w:rPr>
          <w:rFonts w:hAnsi="宋体" w:cs="宋体"/>
        </w:rPr>
      </w:pPr>
      <w:r w:rsidRPr="000665B4">
        <w:rPr>
          <w:rFonts w:hAnsi="宋体" w:cs="宋体" w:hint="eastAsia"/>
        </w:rPr>
        <w:t>int exponent(int m,int a){</w:t>
      </w:r>
    </w:p>
    <w:p w:rsidR="005F1F37" w:rsidRPr="000665B4" w:rsidRDefault="005F1F37" w:rsidP="005F1F37">
      <w:pPr>
        <w:pStyle w:val="ad"/>
        <w:rPr>
          <w:rFonts w:hAnsi="宋体" w:cs="宋体"/>
        </w:rPr>
      </w:pPr>
      <w:r w:rsidRPr="000665B4">
        <w:rPr>
          <w:rFonts w:hAnsi="宋体" w:cs="宋体" w:hint="eastAsia"/>
        </w:rPr>
        <w:t xml:space="preserve">       int ret=1;</w:t>
      </w:r>
    </w:p>
    <w:p w:rsidR="005F1F37" w:rsidRPr="000665B4" w:rsidRDefault="005F1F37" w:rsidP="005F1F37">
      <w:pPr>
        <w:pStyle w:val="ad"/>
        <w:rPr>
          <w:rFonts w:hAnsi="宋体" w:cs="宋体"/>
        </w:rPr>
      </w:pPr>
      <w:r w:rsidRPr="000665B4">
        <w:rPr>
          <w:rFonts w:hAnsi="宋体" w:cs="宋体" w:hint="eastAsia"/>
        </w:rPr>
        <w:t xml:space="preserve">       for (;a;a&gt;&gt;=1,m*=m)</w:t>
      </w:r>
    </w:p>
    <w:p w:rsidR="005F1F37" w:rsidRPr="000665B4" w:rsidRDefault="005F1F37" w:rsidP="005F1F37">
      <w:pPr>
        <w:pStyle w:val="ad"/>
        <w:rPr>
          <w:rFonts w:hAnsi="宋体" w:cs="宋体"/>
        </w:rPr>
      </w:pPr>
      <w:r w:rsidRPr="000665B4">
        <w:rPr>
          <w:rFonts w:hAnsi="宋体" w:cs="宋体" w:hint="eastAsia"/>
        </w:rPr>
        <w:t xml:space="preserve">              if (a&amp;1)</w:t>
      </w:r>
    </w:p>
    <w:p w:rsidR="005F1F37" w:rsidRPr="000665B4" w:rsidRDefault="005F1F37" w:rsidP="005F1F37">
      <w:pPr>
        <w:pStyle w:val="ad"/>
        <w:rPr>
          <w:rFonts w:hAnsi="宋体" w:cs="宋体"/>
        </w:rPr>
      </w:pPr>
      <w:r w:rsidRPr="000665B4">
        <w:rPr>
          <w:rFonts w:hAnsi="宋体" w:cs="宋体" w:hint="eastAsia"/>
        </w:rPr>
        <w:t xml:space="preserve">                     ret*=m;</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//计算幂取模a^b mod n, O(logb)</w:t>
      </w:r>
    </w:p>
    <w:p w:rsidR="005F1F37" w:rsidRPr="000665B4" w:rsidRDefault="005F1F37" w:rsidP="005F1F37">
      <w:pPr>
        <w:pStyle w:val="ad"/>
        <w:rPr>
          <w:rFonts w:hAnsi="宋体" w:cs="宋体"/>
        </w:rPr>
      </w:pPr>
      <w:r w:rsidRPr="000665B4">
        <w:rPr>
          <w:rFonts w:hAnsi="宋体" w:cs="宋体" w:hint="eastAsia"/>
        </w:rPr>
        <w:t>int modular_exponent(int a,int b,int n){ //a^b mod n</w:t>
      </w:r>
    </w:p>
    <w:p w:rsidR="005F1F37" w:rsidRPr="000665B4" w:rsidRDefault="005F1F37" w:rsidP="005F1F37">
      <w:pPr>
        <w:pStyle w:val="ad"/>
        <w:rPr>
          <w:rFonts w:hAnsi="宋体" w:cs="宋体"/>
        </w:rPr>
      </w:pPr>
      <w:r w:rsidRPr="000665B4">
        <w:rPr>
          <w:rFonts w:hAnsi="宋体" w:cs="宋体" w:hint="eastAsia"/>
        </w:rPr>
        <w:t xml:space="preserve">       int ret=1;</w:t>
      </w:r>
    </w:p>
    <w:p w:rsidR="005F1F37" w:rsidRPr="000665B4" w:rsidRDefault="005F1F37" w:rsidP="005F1F37">
      <w:pPr>
        <w:pStyle w:val="ad"/>
        <w:rPr>
          <w:rFonts w:hAnsi="宋体" w:cs="宋体"/>
        </w:rPr>
      </w:pPr>
      <w:r w:rsidRPr="000665B4">
        <w:rPr>
          <w:rFonts w:hAnsi="宋体" w:cs="宋体" w:hint="eastAsia"/>
        </w:rPr>
        <w:t xml:space="preserve">       for (;b;b&gt;&gt;=1,a=(int)((i64)a)*a%n)</w:t>
      </w:r>
    </w:p>
    <w:p w:rsidR="005F1F37" w:rsidRPr="000665B4" w:rsidRDefault="005F1F37" w:rsidP="005F1F37">
      <w:pPr>
        <w:pStyle w:val="ad"/>
        <w:rPr>
          <w:rFonts w:hAnsi="宋体" w:cs="宋体"/>
        </w:rPr>
      </w:pPr>
      <w:r w:rsidRPr="000665B4">
        <w:rPr>
          <w:rFonts w:hAnsi="宋体" w:cs="宋体" w:hint="eastAsia"/>
        </w:rPr>
        <w:t xml:space="preserve">              if (b&amp;1)</w:t>
      </w:r>
    </w:p>
    <w:p w:rsidR="005F1F37" w:rsidRPr="000665B4" w:rsidRDefault="005F1F37" w:rsidP="005F1F37">
      <w:pPr>
        <w:pStyle w:val="ad"/>
        <w:rPr>
          <w:rFonts w:hAnsi="宋体" w:cs="宋体"/>
        </w:rPr>
      </w:pPr>
      <w:r w:rsidRPr="000665B4">
        <w:rPr>
          <w:rFonts w:hAnsi="宋体" w:cs="宋体" w:hint="eastAsia"/>
        </w:rPr>
        <w:t xml:space="preserve">                     ret=(int)((i64)ret)*a%n;</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//求解模线性方程ax=b (mod n)</w:t>
      </w:r>
    </w:p>
    <w:p w:rsidR="005F1F37" w:rsidRPr="000665B4" w:rsidRDefault="005F1F37" w:rsidP="005F1F37">
      <w:pPr>
        <w:pStyle w:val="ad"/>
        <w:rPr>
          <w:rFonts w:hAnsi="宋体" w:cs="宋体"/>
        </w:rPr>
      </w:pPr>
      <w:r w:rsidRPr="000665B4">
        <w:rPr>
          <w:rFonts w:hAnsi="宋体" w:cs="宋体" w:hint="eastAsia"/>
        </w:rPr>
        <w:t>//返回解的个数,解保存在sol[]中</w:t>
      </w:r>
    </w:p>
    <w:p w:rsidR="005F1F37" w:rsidRPr="000665B4" w:rsidRDefault="005F1F37" w:rsidP="005F1F37">
      <w:pPr>
        <w:pStyle w:val="ad"/>
        <w:rPr>
          <w:rFonts w:hAnsi="宋体" w:cs="宋体"/>
        </w:rPr>
      </w:pPr>
      <w:r w:rsidRPr="000665B4">
        <w:rPr>
          <w:rFonts w:hAnsi="宋体" w:cs="宋体" w:hint="eastAsia"/>
        </w:rPr>
        <w:t>//要求n&gt;0,解的范围0..n-1</w:t>
      </w:r>
    </w:p>
    <w:p w:rsidR="005F1F37" w:rsidRPr="000665B4" w:rsidRDefault="005F1F37" w:rsidP="005F1F37">
      <w:pPr>
        <w:pStyle w:val="ad"/>
        <w:rPr>
          <w:rFonts w:hAnsi="宋体" w:cs="宋体"/>
        </w:rPr>
      </w:pPr>
      <w:r w:rsidRPr="000665B4">
        <w:rPr>
          <w:rFonts w:hAnsi="宋体" w:cs="宋体" w:hint="eastAsia"/>
        </w:rPr>
        <w:t>int modular_linear(int a,int b,int n,int* sol){</w:t>
      </w:r>
    </w:p>
    <w:p w:rsidR="005F1F37" w:rsidRPr="000665B4" w:rsidRDefault="005F1F37" w:rsidP="005F1F37">
      <w:pPr>
        <w:pStyle w:val="ad"/>
        <w:rPr>
          <w:rFonts w:hAnsi="宋体" w:cs="宋体"/>
        </w:rPr>
      </w:pPr>
      <w:r w:rsidRPr="000665B4">
        <w:rPr>
          <w:rFonts w:hAnsi="宋体" w:cs="宋体" w:hint="eastAsia"/>
        </w:rPr>
        <w:t xml:space="preserve">       int d,e,x,y,i;</w:t>
      </w:r>
    </w:p>
    <w:p w:rsidR="005F1F37" w:rsidRPr="000665B4" w:rsidRDefault="005F1F37" w:rsidP="005F1F37">
      <w:pPr>
        <w:pStyle w:val="ad"/>
        <w:rPr>
          <w:rFonts w:hAnsi="宋体" w:cs="宋体"/>
        </w:rPr>
      </w:pPr>
      <w:r w:rsidRPr="000665B4">
        <w:rPr>
          <w:rFonts w:hAnsi="宋体" w:cs="宋体" w:hint="eastAsia"/>
        </w:rPr>
        <w:t xml:space="preserve">       d=ext_gcd(a,n,x,y);</w:t>
      </w:r>
    </w:p>
    <w:p w:rsidR="005F1F37" w:rsidRPr="000665B4" w:rsidRDefault="005F1F37" w:rsidP="005F1F37">
      <w:pPr>
        <w:pStyle w:val="ad"/>
        <w:rPr>
          <w:rFonts w:hAnsi="宋体" w:cs="宋体"/>
        </w:rPr>
      </w:pPr>
      <w:r w:rsidRPr="000665B4">
        <w:rPr>
          <w:rFonts w:hAnsi="宋体" w:cs="宋体" w:hint="eastAsia"/>
        </w:rPr>
        <w:t xml:space="preserve">       if (b%d)</w:t>
      </w:r>
    </w:p>
    <w:p w:rsidR="005F1F37" w:rsidRPr="000665B4" w:rsidRDefault="005F1F37" w:rsidP="005F1F37">
      <w:pPr>
        <w:pStyle w:val="ad"/>
        <w:rPr>
          <w:rFonts w:hAnsi="宋体" w:cs="宋体"/>
          <w:lang w:val="pt-BR"/>
        </w:rPr>
      </w:pPr>
      <w:r w:rsidRPr="000665B4">
        <w:rPr>
          <w:rFonts w:hAnsi="宋体" w:cs="宋体" w:hint="eastAsia"/>
          <w:lang w:val="pt-BR"/>
        </w:rPr>
        <w:t xml:space="preserve">              return 0;</w:t>
      </w:r>
    </w:p>
    <w:p w:rsidR="005F1F37" w:rsidRPr="000665B4" w:rsidRDefault="005F1F37" w:rsidP="005F1F37">
      <w:pPr>
        <w:pStyle w:val="ad"/>
        <w:rPr>
          <w:rFonts w:hAnsi="宋体" w:cs="宋体"/>
          <w:lang w:val="pt-BR"/>
        </w:rPr>
      </w:pPr>
      <w:r w:rsidRPr="000665B4">
        <w:rPr>
          <w:rFonts w:hAnsi="宋体" w:cs="宋体" w:hint="eastAsia"/>
          <w:lang w:val="pt-BR"/>
        </w:rPr>
        <w:t xml:space="preserve">       e=(x*(b/d)%n+n)%n;</w:t>
      </w:r>
    </w:p>
    <w:p w:rsidR="005F1F37" w:rsidRPr="000665B4" w:rsidRDefault="005F1F37" w:rsidP="005F1F37">
      <w:pPr>
        <w:pStyle w:val="ad"/>
        <w:rPr>
          <w:rFonts w:hAnsi="宋体" w:cs="宋体"/>
          <w:lang w:val="pt-BR"/>
        </w:rPr>
      </w:pPr>
      <w:r w:rsidRPr="000665B4">
        <w:rPr>
          <w:rFonts w:hAnsi="宋体" w:cs="宋体" w:hint="eastAsia"/>
          <w:lang w:val="pt-BR"/>
        </w:rPr>
        <w:t xml:space="preserve">       for (i=0;i&lt;d;i++)</w:t>
      </w:r>
    </w:p>
    <w:p w:rsidR="005F1F37" w:rsidRPr="000665B4" w:rsidRDefault="005F1F37" w:rsidP="005F1F37">
      <w:pPr>
        <w:pStyle w:val="ad"/>
        <w:rPr>
          <w:rFonts w:hAnsi="宋体" w:cs="宋体"/>
          <w:lang w:val="pt-BR"/>
        </w:rPr>
      </w:pPr>
      <w:r w:rsidRPr="000665B4">
        <w:rPr>
          <w:rFonts w:hAnsi="宋体" w:cs="宋体" w:hint="eastAsia"/>
          <w:lang w:val="pt-BR"/>
        </w:rPr>
        <w:t xml:space="preserve">              sol[i]=(e+i*(n/d))%n;</w:t>
      </w:r>
    </w:p>
    <w:p w:rsidR="005F1F37" w:rsidRPr="000665B4" w:rsidRDefault="005F1F37" w:rsidP="005F1F37">
      <w:pPr>
        <w:pStyle w:val="ad"/>
        <w:rPr>
          <w:rFonts w:hAnsi="宋体" w:cs="宋体"/>
          <w:lang w:val="pt-BR"/>
        </w:rPr>
      </w:pPr>
      <w:r w:rsidRPr="000665B4">
        <w:rPr>
          <w:rFonts w:hAnsi="宋体" w:cs="宋体" w:hint="eastAsia"/>
          <w:lang w:val="pt-BR"/>
        </w:rPr>
        <w:t xml:space="preserve">       return d;</w:t>
      </w:r>
    </w:p>
    <w:p w:rsidR="005F1F37" w:rsidRPr="000665B4" w:rsidRDefault="005F1F37" w:rsidP="005F1F37">
      <w:pPr>
        <w:pStyle w:val="ad"/>
        <w:rPr>
          <w:rFonts w:hAnsi="宋体" w:cs="宋体"/>
          <w:lang w:val="pt-BR"/>
        </w:rPr>
      </w:pPr>
      <w:r w:rsidRPr="000665B4">
        <w:rPr>
          <w:rFonts w:hAnsi="宋体" w:cs="宋体" w:hint="eastAsia"/>
          <w:lang w:val="pt-BR"/>
        </w:rPr>
        <w:t>}</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求解模线性方程组</w:t>
      </w:r>
      <w:r w:rsidRPr="000665B4">
        <w:rPr>
          <w:rFonts w:hAnsi="宋体" w:cs="宋体" w:hint="eastAsia"/>
          <w:lang w:val="pt-BR"/>
        </w:rPr>
        <w:t>(</w:t>
      </w:r>
      <w:r w:rsidRPr="000665B4">
        <w:rPr>
          <w:rFonts w:hAnsi="宋体" w:cs="宋体" w:hint="eastAsia"/>
        </w:rPr>
        <w:t>中国余数定理</w:t>
      </w:r>
      <w:r w:rsidRPr="000665B4">
        <w:rPr>
          <w:rFonts w:hAnsi="宋体" w:cs="宋体" w:hint="eastAsia"/>
          <w:lang w:val="pt-BR"/>
        </w:rPr>
        <w:t>)</w:t>
      </w:r>
    </w:p>
    <w:p w:rsidR="005F1F37" w:rsidRPr="000665B4" w:rsidRDefault="005F1F37" w:rsidP="005F1F37">
      <w:pPr>
        <w:pStyle w:val="ad"/>
        <w:rPr>
          <w:rFonts w:hAnsi="宋体" w:cs="宋体"/>
          <w:lang w:val="pt-BR"/>
        </w:rPr>
      </w:pPr>
      <w:r w:rsidRPr="000665B4">
        <w:rPr>
          <w:rFonts w:hAnsi="宋体" w:cs="宋体" w:hint="eastAsia"/>
          <w:lang w:val="pt-BR"/>
        </w:rPr>
        <w:lastRenderedPageBreak/>
        <w:t>//  x = b[0] (mod w[0])</w:t>
      </w:r>
    </w:p>
    <w:p w:rsidR="005F1F37" w:rsidRPr="000665B4" w:rsidRDefault="005F1F37" w:rsidP="005F1F37">
      <w:pPr>
        <w:pStyle w:val="ad"/>
        <w:rPr>
          <w:rFonts w:hAnsi="宋体" w:cs="宋体"/>
          <w:lang w:val="pt-BR"/>
        </w:rPr>
      </w:pPr>
      <w:r w:rsidRPr="000665B4">
        <w:rPr>
          <w:rFonts w:hAnsi="宋体" w:cs="宋体" w:hint="eastAsia"/>
          <w:lang w:val="pt-BR"/>
        </w:rPr>
        <w:t>//  x = b[1] (mod w[1])</w:t>
      </w:r>
    </w:p>
    <w:p w:rsidR="005F1F37" w:rsidRPr="000665B4" w:rsidRDefault="005F1F37" w:rsidP="005F1F37">
      <w:pPr>
        <w:pStyle w:val="ad"/>
        <w:rPr>
          <w:rFonts w:hAnsi="宋体" w:cs="宋体"/>
          <w:lang w:val="pt-BR"/>
        </w:rPr>
      </w:pPr>
      <w:r w:rsidRPr="000665B4">
        <w:rPr>
          <w:rFonts w:hAnsi="宋体" w:cs="宋体" w:hint="eastAsia"/>
          <w:lang w:val="pt-BR"/>
        </w:rPr>
        <w:t>//  ...</w:t>
      </w:r>
    </w:p>
    <w:p w:rsidR="005F1F37" w:rsidRPr="000665B4" w:rsidRDefault="005F1F37" w:rsidP="005F1F37">
      <w:pPr>
        <w:pStyle w:val="ad"/>
        <w:rPr>
          <w:rFonts w:hAnsi="宋体" w:cs="宋体"/>
          <w:lang w:val="pt-BR"/>
        </w:rPr>
      </w:pPr>
      <w:r w:rsidRPr="000665B4">
        <w:rPr>
          <w:rFonts w:hAnsi="宋体" w:cs="宋体" w:hint="eastAsia"/>
          <w:lang w:val="pt-BR"/>
        </w:rPr>
        <w:t>//  x = b[k-1] (mod w[k-1])</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要求</w:t>
      </w:r>
      <w:r w:rsidRPr="000665B4">
        <w:rPr>
          <w:rFonts w:hAnsi="宋体" w:cs="宋体" w:hint="eastAsia"/>
          <w:lang w:val="pt-BR"/>
        </w:rPr>
        <w:t>w[i]&gt;0,w[i]</w:t>
      </w:r>
      <w:r w:rsidRPr="000665B4">
        <w:rPr>
          <w:rFonts w:hAnsi="宋体" w:cs="宋体" w:hint="eastAsia"/>
        </w:rPr>
        <w:t>与</w:t>
      </w:r>
      <w:r w:rsidRPr="000665B4">
        <w:rPr>
          <w:rFonts w:hAnsi="宋体" w:cs="宋体" w:hint="eastAsia"/>
          <w:lang w:val="pt-BR"/>
        </w:rPr>
        <w:t>w[j]</w:t>
      </w:r>
      <w:r w:rsidRPr="000665B4">
        <w:rPr>
          <w:rFonts w:hAnsi="宋体" w:cs="宋体" w:hint="eastAsia"/>
        </w:rPr>
        <w:t>互质</w:t>
      </w:r>
      <w:r w:rsidRPr="000665B4">
        <w:rPr>
          <w:rFonts w:hAnsi="宋体" w:cs="宋体" w:hint="eastAsia"/>
          <w:lang w:val="pt-BR"/>
        </w:rPr>
        <w:t>,</w:t>
      </w:r>
      <w:r w:rsidRPr="000665B4">
        <w:rPr>
          <w:rFonts w:hAnsi="宋体" w:cs="宋体" w:hint="eastAsia"/>
        </w:rPr>
        <w:t>解的范围</w:t>
      </w:r>
      <w:r w:rsidRPr="000665B4">
        <w:rPr>
          <w:rFonts w:hAnsi="宋体" w:cs="宋体" w:hint="eastAsia"/>
          <w:lang w:val="pt-BR"/>
        </w:rPr>
        <w:t>1..n,n=w[0]*w[1]*...*w[k-1]</w:t>
      </w:r>
    </w:p>
    <w:p w:rsidR="005F1F37" w:rsidRPr="000665B4" w:rsidRDefault="005F1F37" w:rsidP="005F1F37">
      <w:pPr>
        <w:pStyle w:val="ad"/>
        <w:rPr>
          <w:rFonts w:hAnsi="宋体" w:cs="宋体"/>
          <w:lang w:val="pt-BR"/>
        </w:rPr>
      </w:pPr>
      <w:r w:rsidRPr="000665B4">
        <w:rPr>
          <w:rFonts w:hAnsi="宋体" w:cs="宋体" w:hint="eastAsia"/>
          <w:lang w:val="pt-BR"/>
        </w:rPr>
        <w:t>int modular_linear_system(int b[],int w[],int k){</w:t>
      </w:r>
    </w:p>
    <w:p w:rsidR="005F1F37" w:rsidRPr="000665B4" w:rsidRDefault="005F1F37" w:rsidP="005F1F37">
      <w:pPr>
        <w:pStyle w:val="ad"/>
        <w:rPr>
          <w:rFonts w:hAnsi="宋体" w:cs="宋体"/>
        </w:rPr>
      </w:pPr>
      <w:r w:rsidRPr="000665B4">
        <w:rPr>
          <w:rFonts w:hAnsi="宋体" w:cs="宋体" w:hint="eastAsia"/>
          <w:lang w:val="pt-BR"/>
        </w:rPr>
        <w:t xml:space="preserve">       </w:t>
      </w:r>
      <w:r w:rsidRPr="000665B4">
        <w:rPr>
          <w:rFonts w:hAnsi="宋体" w:cs="宋体" w:hint="eastAsia"/>
        </w:rPr>
        <w:t>int d,x,y,a=0,m,n=1,i;</w:t>
      </w:r>
    </w:p>
    <w:p w:rsidR="005F1F37" w:rsidRPr="000665B4" w:rsidRDefault="005F1F37" w:rsidP="005F1F37">
      <w:pPr>
        <w:pStyle w:val="ad"/>
        <w:rPr>
          <w:rFonts w:hAnsi="宋体" w:cs="宋体"/>
        </w:rPr>
      </w:pPr>
      <w:r w:rsidRPr="000665B4">
        <w:rPr>
          <w:rFonts w:hAnsi="宋体" w:cs="宋体" w:hint="eastAsia"/>
        </w:rPr>
        <w:t xml:space="preserve">       for (i=0;i&lt;k;i++)</w:t>
      </w:r>
    </w:p>
    <w:p w:rsidR="005F1F37" w:rsidRPr="000665B4" w:rsidRDefault="005F1F37" w:rsidP="005F1F37">
      <w:pPr>
        <w:pStyle w:val="ad"/>
        <w:rPr>
          <w:rFonts w:hAnsi="宋体" w:cs="宋体"/>
        </w:rPr>
      </w:pPr>
      <w:r w:rsidRPr="000665B4">
        <w:rPr>
          <w:rFonts w:hAnsi="宋体" w:cs="宋体" w:hint="eastAsia"/>
        </w:rPr>
        <w:t xml:space="preserve">              n*=w[i];</w:t>
      </w:r>
    </w:p>
    <w:p w:rsidR="005F1F37" w:rsidRPr="000665B4" w:rsidRDefault="005F1F37" w:rsidP="005F1F37">
      <w:pPr>
        <w:pStyle w:val="ad"/>
        <w:rPr>
          <w:rFonts w:hAnsi="宋体" w:cs="宋体"/>
        </w:rPr>
      </w:pPr>
      <w:r w:rsidRPr="000665B4">
        <w:rPr>
          <w:rFonts w:hAnsi="宋体" w:cs="宋体" w:hint="eastAsia"/>
        </w:rPr>
        <w:t xml:space="preserve">       for (i=0;i&lt;k;i++){</w:t>
      </w:r>
    </w:p>
    <w:p w:rsidR="005F1F37" w:rsidRPr="000665B4" w:rsidRDefault="005F1F37" w:rsidP="005F1F37">
      <w:pPr>
        <w:pStyle w:val="ad"/>
        <w:rPr>
          <w:rFonts w:hAnsi="宋体" w:cs="宋体"/>
        </w:rPr>
      </w:pPr>
      <w:r w:rsidRPr="000665B4">
        <w:rPr>
          <w:rFonts w:hAnsi="宋体" w:cs="宋体" w:hint="eastAsia"/>
        </w:rPr>
        <w:t xml:space="preserve">              m=n/w[i];</w:t>
      </w:r>
    </w:p>
    <w:p w:rsidR="005F1F37" w:rsidRPr="000665B4" w:rsidRDefault="005F1F37" w:rsidP="005F1F37">
      <w:pPr>
        <w:pStyle w:val="ad"/>
        <w:rPr>
          <w:rFonts w:hAnsi="宋体" w:cs="宋体"/>
        </w:rPr>
      </w:pPr>
      <w:r w:rsidRPr="000665B4">
        <w:rPr>
          <w:rFonts w:hAnsi="宋体" w:cs="宋体" w:hint="eastAsia"/>
        </w:rPr>
        <w:t xml:space="preserve">              d=ext_gcd(w[i],m,x,y);</w:t>
      </w:r>
    </w:p>
    <w:p w:rsidR="005F1F37" w:rsidRPr="000665B4" w:rsidRDefault="005F1F37" w:rsidP="005F1F37">
      <w:pPr>
        <w:pStyle w:val="ad"/>
        <w:rPr>
          <w:rFonts w:hAnsi="宋体" w:cs="宋体"/>
          <w:lang w:val="pt-BR"/>
        </w:rPr>
      </w:pPr>
      <w:r w:rsidRPr="000665B4">
        <w:rPr>
          <w:rFonts w:hAnsi="宋体" w:cs="宋体" w:hint="eastAsia"/>
          <w:lang w:val="pt-BR"/>
        </w:rPr>
        <w:t xml:space="preserve">              a=(a+y*m*b[i])%n;</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return (a+n)%n;</w:t>
      </w:r>
    </w:p>
    <w:p w:rsidR="005F1F37" w:rsidRPr="000665B4" w:rsidRDefault="005F1F37" w:rsidP="005F1F37">
      <w:pPr>
        <w:pStyle w:val="ad"/>
        <w:rPr>
          <w:rFonts w:hAnsi="宋体" w:cs="宋体"/>
          <w:lang w:val="pt-BR"/>
        </w:rPr>
      </w:pPr>
      <w:r w:rsidRPr="000665B4">
        <w:rPr>
          <w:rFonts w:hAnsi="宋体" w:cs="宋体" w:hint="eastAsia"/>
          <w:lang w:val="pt-BR"/>
        </w:rPr>
        <w:t>}</w:t>
      </w:r>
    </w:p>
    <w:p w:rsidR="005F1F37" w:rsidRPr="000665B4" w:rsidRDefault="005F1F37" w:rsidP="005F1F37">
      <w:pPr>
        <w:pStyle w:val="ad"/>
        <w:rPr>
          <w:rFonts w:hAnsi="宋体" w:cs="宋体"/>
          <w:lang w:val="pt-BR"/>
        </w:rPr>
      </w:pPr>
    </w:p>
    <w:p w:rsidR="005F1F37" w:rsidRPr="000665B4" w:rsidRDefault="005F1F37" w:rsidP="005F1F37">
      <w:pPr>
        <w:pStyle w:val="ad"/>
        <w:rPr>
          <w:rFonts w:hAnsi="宋体" w:cs="宋体"/>
          <w:b/>
          <w:lang w:val="pt-BR"/>
        </w:rPr>
      </w:pPr>
      <w:r w:rsidRPr="000665B4">
        <w:rPr>
          <w:rFonts w:hAnsi="宋体" w:cs="宋体" w:hint="eastAsia"/>
          <w:b/>
          <w:lang w:val="pt-BR"/>
        </w:rPr>
        <w:t xml:space="preserve">4.3 </w:t>
      </w:r>
      <w:r w:rsidRPr="000665B4">
        <w:rPr>
          <w:rFonts w:hAnsi="宋体" w:cs="宋体" w:hint="eastAsia"/>
          <w:b/>
        </w:rPr>
        <w:t>素数</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用素数表判定素数</w:t>
      </w:r>
      <w:r w:rsidRPr="000665B4">
        <w:rPr>
          <w:rFonts w:hAnsi="宋体" w:cs="宋体" w:hint="eastAsia"/>
          <w:lang w:val="pt-BR"/>
        </w:rPr>
        <w:t>,</w:t>
      </w:r>
      <w:r w:rsidRPr="000665B4">
        <w:rPr>
          <w:rFonts w:hAnsi="宋体" w:cs="宋体" w:hint="eastAsia"/>
        </w:rPr>
        <w:t>先调用</w:t>
      </w:r>
      <w:r w:rsidRPr="000665B4">
        <w:rPr>
          <w:rFonts w:hAnsi="宋体" w:cs="宋体" w:hint="eastAsia"/>
          <w:lang w:val="pt-BR"/>
        </w:rPr>
        <w:t>initprime</w:t>
      </w:r>
    </w:p>
    <w:p w:rsidR="005F1F37" w:rsidRPr="000665B4" w:rsidRDefault="005F1F37" w:rsidP="005F1F37">
      <w:pPr>
        <w:pStyle w:val="ad"/>
        <w:rPr>
          <w:rFonts w:hAnsi="宋体" w:cs="宋体"/>
          <w:lang w:val="pt-BR"/>
        </w:rPr>
      </w:pPr>
      <w:r w:rsidRPr="000665B4">
        <w:rPr>
          <w:rFonts w:hAnsi="宋体" w:cs="宋体" w:hint="eastAsia"/>
          <w:lang w:val="pt-BR"/>
        </w:rPr>
        <w:t>int plist[10000],pcount=0;</w:t>
      </w:r>
    </w:p>
    <w:p w:rsidR="005F1F37" w:rsidRPr="000665B4" w:rsidRDefault="005F1F37" w:rsidP="005F1F37">
      <w:pPr>
        <w:pStyle w:val="ad"/>
        <w:rPr>
          <w:rFonts w:hAnsi="宋体" w:cs="宋体"/>
          <w:lang w:val="pt-BR"/>
        </w:rPr>
      </w:pPr>
      <w:r w:rsidRPr="000665B4">
        <w:rPr>
          <w:rFonts w:hAnsi="宋体" w:cs="宋体" w:hint="eastAsia"/>
          <w:lang w:val="pt-BR"/>
        </w:rPr>
        <w:t>int prime(int n){</w:t>
      </w:r>
    </w:p>
    <w:p w:rsidR="005F1F37" w:rsidRPr="000665B4" w:rsidRDefault="005F1F37" w:rsidP="005F1F37">
      <w:pPr>
        <w:pStyle w:val="ad"/>
        <w:rPr>
          <w:rFonts w:hAnsi="宋体" w:cs="宋体"/>
          <w:lang w:val="pt-BR"/>
        </w:rPr>
      </w:pPr>
      <w:r w:rsidRPr="000665B4">
        <w:rPr>
          <w:rFonts w:hAnsi="宋体" w:cs="宋体" w:hint="eastAsia"/>
          <w:lang w:val="pt-BR"/>
        </w:rPr>
        <w:t xml:space="preserve">       int i;</w:t>
      </w:r>
    </w:p>
    <w:p w:rsidR="005F1F37" w:rsidRPr="000665B4" w:rsidRDefault="005F1F37" w:rsidP="005F1F37">
      <w:pPr>
        <w:pStyle w:val="ad"/>
        <w:rPr>
          <w:rFonts w:hAnsi="宋体" w:cs="宋体"/>
          <w:lang w:val="pt-BR"/>
        </w:rPr>
      </w:pPr>
      <w:r w:rsidRPr="000665B4">
        <w:rPr>
          <w:rFonts w:hAnsi="宋体" w:cs="宋体" w:hint="eastAsia"/>
          <w:lang w:val="pt-BR"/>
        </w:rPr>
        <w:t xml:space="preserve">       if ((n!=2&amp;&amp;!(n%2))||(n!=3&amp;&amp;!(n%3))||(n!=5&amp;&amp;!(n%5))||(n!=7&amp;&amp;!(n%7)))</w:t>
      </w:r>
    </w:p>
    <w:p w:rsidR="005F1F37" w:rsidRPr="000665B4" w:rsidRDefault="005F1F37" w:rsidP="005F1F37">
      <w:pPr>
        <w:pStyle w:val="ad"/>
        <w:rPr>
          <w:rFonts w:hAnsi="宋体" w:cs="宋体"/>
        </w:rPr>
      </w:pPr>
      <w:r w:rsidRPr="000665B4">
        <w:rPr>
          <w:rFonts w:hAnsi="宋体" w:cs="宋体" w:hint="eastAsia"/>
          <w:lang w:val="pt-BR"/>
        </w:rPr>
        <w:t xml:space="preserve">              </w:t>
      </w:r>
      <w:r w:rsidRPr="000665B4">
        <w:rPr>
          <w:rFonts w:hAnsi="宋体" w:cs="宋体" w:hint="eastAsia"/>
        </w:rPr>
        <w:t>return 0;</w:t>
      </w:r>
    </w:p>
    <w:p w:rsidR="005F1F37" w:rsidRPr="000665B4" w:rsidRDefault="005F1F37" w:rsidP="005F1F37">
      <w:pPr>
        <w:pStyle w:val="ad"/>
        <w:rPr>
          <w:rFonts w:hAnsi="宋体" w:cs="宋体"/>
        </w:rPr>
      </w:pPr>
      <w:r w:rsidRPr="000665B4">
        <w:rPr>
          <w:rFonts w:hAnsi="宋体" w:cs="宋体" w:hint="eastAsia"/>
        </w:rPr>
        <w:t xml:space="preserve">       for (i=0;plist[i]*plist[i]&lt;=n;i++)</w:t>
      </w:r>
    </w:p>
    <w:p w:rsidR="005F1F37" w:rsidRPr="000665B4" w:rsidRDefault="005F1F37" w:rsidP="005F1F37">
      <w:pPr>
        <w:pStyle w:val="ad"/>
        <w:rPr>
          <w:rFonts w:hAnsi="宋体" w:cs="宋体"/>
        </w:rPr>
      </w:pPr>
      <w:r w:rsidRPr="000665B4">
        <w:rPr>
          <w:rFonts w:hAnsi="宋体" w:cs="宋体" w:hint="eastAsia"/>
        </w:rPr>
        <w:t xml:space="preserve">              if (!(n%plist[i]))</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return n&gt;1;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initprime(){</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for (plist[pcount++]=2,i=3;i&lt;50000;i++)</w:t>
      </w:r>
    </w:p>
    <w:p w:rsidR="005F1F37" w:rsidRPr="000665B4" w:rsidRDefault="005F1F37" w:rsidP="005F1F37">
      <w:pPr>
        <w:pStyle w:val="ad"/>
        <w:rPr>
          <w:rFonts w:hAnsi="宋体" w:cs="宋体"/>
        </w:rPr>
      </w:pPr>
      <w:r w:rsidRPr="000665B4">
        <w:rPr>
          <w:rFonts w:hAnsi="宋体" w:cs="宋体" w:hint="eastAsia"/>
        </w:rPr>
        <w:t xml:space="preserve">              if (prime(i))</w:t>
      </w:r>
    </w:p>
    <w:p w:rsidR="005F1F37" w:rsidRPr="000665B4" w:rsidRDefault="005F1F37" w:rsidP="005F1F37">
      <w:pPr>
        <w:pStyle w:val="ad"/>
        <w:rPr>
          <w:rFonts w:hAnsi="宋体" w:cs="宋体"/>
        </w:rPr>
      </w:pPr>
      <w:r w:rsidRPr="000665B4">
        <w:rPr>
          <w:rFonts w:hAnsi="宋体" w:cs="宋体" w:hint="eastAsia"/>
        </w:rPr>
        <w:t xml:space="preserve">                     plist[pcount++]=i;</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//miller rabin</w:t>
      </w:r>
    </w:p>
    <w:p w:rsidR="005F1F37" w:rsidRPr="000665B4" w:rsidRDefault="005F1F37" w:rsidP="005F1F37">
      <w:pPr>
        <w:pStyle w:val="ad"/>
        <w:rPr>
          <w:rFonts w:hAnsi="宋体" w:cs="宋体"/>
        </w:rPr>
      </w:pPr>
      <w:r w:rsidRPr="000665B4">
        <w:rPr>
          <w:rFonts w:hAnsi="宋体" w:cs="宋体" w:hint="eastAsia"/>
        </w:rPr>
        <w:t>//判断自然数n是否为素数</w:t>
      </w:r>
    </w:p>
    <w:p w:rsidR="005F1F37" w:rsidRPr="000665B4" w:rsidRDefault="005F1F37" w:rsidP="005F1F37">
      <w:pPr>
        <w:pStyle w:val="ad"/>
        <w:rPr>
          <w:rFonts w:hAnsi="宋体" w:cs="宋体"/>
        </w:rPr>
      </w:pPr>
      <w:r w:rsidRPr="000665B4">
        <w:rPr>
          <w:rFonts w:hAnsi="宋体" w:cs="宋体" w:hint="eastAsia"/>
        </w:rPr>
        <w:t>//time越高失败概率越低,一般取10到50</w:t>
      </w:r>
    </w:p>
    <w:p w:rsidR="005F1F37" w:rsidRPr="000665B4" w:rsidRDefault="005F1F37" w:rsidP="005F1F37">
      <w:pPr>
        <w:pStyle w:val="ad"/>
        <w:rPr>
          <w:rFonts w:hAnsi="宋体" w:cs="宋体"/>
        </w:rPr>
      </w:pPr>
      <w:r w:rsidRPr="000665B4">
        <w:rPr>
          <w:rFonts w:hAnsi="宋体" w:cs="宋体" w:hint="eastAsia"/>
        </w:rPr>
        <w:t>#include &lt;stdlib.h&gt;</w:t>
      </w:r>
    </w:p>
    <w:p w:rsidR="005F1F37" w:rsidRPr="000665B4" w:rsidRDefault="005F1F37" w:rsidP="005F1F37">
      <w:pPr>
        <w:pStyle w:val="ad"/>
        <w:rPr>
          <w:rFonts w:hAnsi="宋体" w:cs="宋体"/>
        </w:rPr>
      </w:pPr>
      <w:r w:rsidRPr="000665B4">
        <w:rPr>
          <w:rFonts w:hAnsi="宋体" w:cs="宋体" w:hint="eastAsia"/>
        </w:rPr>
        <w:t>#ifdef WIN32</w:t>
      </w:r>
    </w:p>
    <w:p w:rsidR="005F1F37" w:rsidRPr="000665B4" w:rsidRDefault="005F1F37" w:rsidP="005F1F37">
      <w:pPr>
        <w:pStyle w:val="ad"/>
        <w:rPr>
          <w:rFonts w:hAnsi="宋体" w:cs="宋体"/>
        </w:rPr>
      </w:pPr>
      <w:r w:rsidRPr="000665B4">
        <w:rPr>
          <w:rFonts w:hAnsi="宋体" w:cs="宋体" w:hint="eastAsia"/>
        </w:rPr>
        <w:t>typedef __int64 i64;</w:t>
      </w:r>
    </w:p>
    <w:p w:rsidR="005F1F37" w:rsidRPr="000665B4" w:rsidRDefault="005F1F37" w:rsidP="005F1F37">
      <w:pPr>
        <w:pStyle w:val="ad"/>
        <w:rPr>
          <w:rFonts w:hAnsi="宋体" w:cs="宋体"/>
        </w:rPr>
      </w:pPr>
      <w:r w:rsidRPr="000665B4">
        <w:rPr>
          <w:rFonts w:hAnsi="宋体" w:cs="宋体" w:hint="eastAsia"/>
        </w:rPr>
        <w:t>#else</w:t>
      </w:r>
    </w:p>
    <w:p w:rsidR="005F1F37" w:rsidRPr="000665B4" w:rsidRDefault="005F1F37" w:rsidP="005F1F37">
      <w:pPr>
        <w:pStyle w:val="ad"/>
        <w:rPr>
          <w:rFonts w:hAnsi="宋体" w:cs="宋体"/>
        </w:rPr>
      </w:pPr>
      <w:r w:rsidRPr="000665B4">
        <w:rPr>
          <w:rFonts w:hAnsi="宋体" w:cs="宋体" w:hint="eastAsia"/>
        </w:rPr>
        <w:lastRenderedPageBreak/>
        <w:t>typedef long long i64;</w:t>
      </w:r>
    </w:p>
    <w:p w:rsidR="005F1F37" w:rsidRPr="000665B4" w:rsidRDefault="005F1F37" w:rsidP="005F1F37">
      <w:pPr>
        <w:pStyle w:val="ad"/>
        <w:rPr>
          <w:rFonts w:hAnsi="宋体" w:cs="宋体"/>
        </w:rPr>
      </w:pPr>
      <w:r w:rsidRPr="000665B4">
        <w:rPr>
          <w:rFonts w:hAnsi="宋体" w:cs="宋体" w:hint="eastAsia"/>
        </w:rPr>
        <w:t>#endif</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modular_exponent(int a,int b,int n){ //a^b mod n</w:t>
      </w:r>
    </w:p>
    <w:p w:rsidR="005F1F37" w:rsidRPr="000665B4" w:rsidRDefault="005F1F37" w:rsidP="005F1F37">
      <w:pPr>
        <w:pStyle w:val="ad"/>
        <w:rPr>
          <w:rFonts w:hAnsi="宋体" w:cs="宋体"/>
        </w:rPr>
      </w:pPr>
      <w:r w:rsidRPr="000665B4">
        <w:rPr>
          <w:rFonts w:hAnsi="宋体" w:cs="宋体" w:hint="eastAsia"/>
        </w:rPr>
        <w:t xml:space="preserve">       int ret;</w:t>
      </w:r>
    </w:p>
    <w:p w:rsidR="005F1F37" w:rsidRPr="000665B4" w:rsidRDefault="005F1F37" w:rsidP="005F1F37">
      <w:pPr>
        <w:pStyle w:val="ad"/>
        <w:rPr>
          <w:rFonts w:hAnsi="宋体" w:cs="宋体"/>
        </w:rPr>
      </w:pPr>
      <w:r w:rsidRPr="000665B4">
        <w:rPr>
          <w:rFonts w:hAnsi="宋体" w:cs="宋体" w:hint="eastAsia"/>
        </w:rPr>
        <w:t xml:space="preserve">       for (;b;b&gt;&gt;=1,a=(int)((i64)a)*a%n)</w:t>
      </w:r>
    </w:p>
    <w:p w:rsidR="005F1F37" w:rsidRPr="000665B4" w:rsidRDefault="005F1F37" w:rsidP="005F1F37">
      <w:pPr>
        <w:pStyle w:val="ad"/>
        <w:rPr>
          <w:rFonts w:hAnsi="宋体" w:cs="宋体"/>
        </w:rPr>
      </w:pPr>
      <w:r w:rsidRPr="000665B4">
        <w:rPr>
          <w:rFonts w:hAnsi="宋体" w:cs="宋体" w:hint="eastAsia"/>
        </w:rPr>
        <w:t xml:space="preserve">              if (b&amp;1)</w:t>
      </w:r>
    </w:p>
    <w:p w:rsidR="005F1F37" w:rsidRPr="000665B4" w:rsidRDefault="005F1F37" w:rsidP="005F1F37">
      <w:pPr>
        <w:pStyle w:val="ad"/>
        <w:rPr>
          <w:rFonts w:hAnsi="宋体" w:cs="宋体"/>
        </w:rPr>
      </w:pPr>
      <w:r w:rsidRPr="000665B4">
        <w:rPr>
          <w:rFonts w:hAnsi="宋体" w:cs="宋体" w:hint="eastAsia"/>
        </w:rPr>
        <w:t xml:space="preserve">                     ret=(int)((i64)ret)*a%n;</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Carmicheal number: 561,41041,825265,321197185</w:t>
      </w:r>
    </w:p>
    <w:p w:rsidR="005F1F37" w:rsidRPr="000665B4" w:rsidRDefault="005F1F37" w:rsidP="005F1F37">
      <w:pPr>
        <w:pStyle w:val="ad"/>
        <w:rPr>
          <w:rFonts w:hAnsi="宋体" w:cs="宋体"/>
        </w:rPr>
      </w:pPr>
      <w:r w:rsidRPr="000665B4">
        <w:rPr>
          <w:rFonts w:hAnsi="宋体" w:cs="宋体" w:hint="eastAsia"/>
        </w:rPr>
        <w:t>int miller_rabin(int n,int time=10){</w:t>
      </w:r>
    </w:p>
    <w:p w:rsidR="005F1F37" w:rsidRPr="000665B4" w:rsidRDefault="005F1F37" w:rsidP="005F1F37">
      <w:pPr>
        <w:pStyle w:val="ad"/>
        <w:rPr>
          <w:rFonts w:hAnsi="宋体" w:cs="宋体"/>
          <w:lang w:val="pt-BR"/>
        </w:rPr>
      </w:pPr>
      <w:r w:rsidRPr="000665B4">
        <w:rPr>
          <w:rFonts w:hAnsi="宋体" w:cs="宋体" w:hint="eastAsia"/>
          <w:lang w:val="pt-BR"/>
        </w:rPr>
        <w:t xml:space="preserve">       if (n==1||(n!=2&amp;&amp;!(n%2))||(n!=3&amp;&amp;!(n%3))||(n!=5&amp;&amp;!(n%5))||(n!=7&amp;&amp;!(n%7)))</w:t>
      </w:r>
    </w:p>
    <w:p w:rsidR="005F1F37" w:rsidRPr="000665B4" w:rsidRDefault="005F1F37" w:rsidP="005F1F37">
      <w:pPr>
        <w:pStyle w:val="ad"/>
        <w:rPr>
          <w:rFonts w:hAnsi="宋体" w:cs="宋体"/>
        </w:rPr>
      </w:pPr>
      <w:r w:rsidRPr="000665B4">
        <w:rPr>
          <w:rFonts w:hAnsi="宋体" w:cs="宋体" w:hint="eastAsia"/>
          <w:lang w:val="pt-BR"/>
        </w:rPr>
        <w:t xml:space="preserve">              </w:t>
      </w:r>
      <w:r w:rsidRPr="000665B4">
        <w:rPr>
          <w:rFonts w:hAnsi="宋体" w:cs="宋体" w:hint="eastAsia"/>
        </w:rPr>
        <w:t>return 0;</w:t>
      </w:r>
    </w:p>
    <w:p w:rsidR="005F1F37" w:rsidRPr="000665B4" w:rsidRDefault="005F1F37" w:rsidP="005F1F37">
      <w:pPr>
        <w:pStyle w:val="ad"/>
        <w:rPr>
          <w:rFonts w:hAnsi="宋体" w:cs="宋体"/>
        </w:rPr>
      </w:pPr>
      <w:r w:rsidRPr="000665B4">
        <w:rPr>
          <w:rFonts w:hAnsi="宋体" w:cs="宋体" w:hint="eastAsia"/>
        </w:rPr>
        <w:t xml:space="preserve">       while (time--)</w:t>
      </w:r>
    </w:p>
    <w:p w:rsidR="005F1F37" w:rsidRPr="000665B4" w:rsidRDefault="005F1F37" w:rsidP="005F1F37">
      <w:pPr>
        <w:pStyle w:val="ad"/>
        <w:rPr>
          <w:rFonts w:hAnsi="宋体" w:cs="宋体"/>
        </w:rPr>
      </w:pPr>
      <w:r w:rsidRPr="000665B4">
        <w:rPr>
          <w:rFonts w:hAnsi="宋体" w:cs="宋体" w:hint="eastAsia"/>
        </w:rPr>
        <w:t xml:space="preserve">              if (modular_exponent(((rand()&amp;0x7fff&lt;&lt;16)+rand()&amp;0x7fff+rand()&amp;0x7fff)%(n-1)+1,n-1,n)!=1)</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4.4 欧拉函数</w:t>
      </w:r>
    </w:p>
    <w:p w:rsidR="005F1F37" w:rsidRPr="000665B4" w:rsidRDefault="005F1F37" w:rsidP="005F1F37">
      <w:pPr>
        <w:pStyle w:val="ad"/>
        <w:rPr>
          <w:rFonts w:hAnsi="宋体" w:cs="宋体"/>
        </w:rPr>
      </w:pPr>
      <w:r w:rsidRPr="000665B4">
        <w:rPr>
          <w:rFonts w:hAnsi="宋体" w:cs="宋体" w:hint="eastAsia"/>
        </w:rPr>
        <w:t>int gcd(int a,int b){</w:t>
      </w:r>
    </w:p>
    <w:p w:rsidR="005F1F37" w:rsidRPr="000665B4" w:rsidRDefault="005F1F37" w:rsidP="005F1F37">
      <w:pPr>
        <w:pStyle w:val="ad"/>
        <w:rPr>
          <w:rFonts w:hAnsi="宋体" w:cs="宋体"/>
        </w:rPr>
      </w:pPr>
      <w:r w:rsidRPr="000665B4">
        <w:rPr>
          <w:rFonts w:hAnsi="宋体" w:cs="宋体" w:hint="eastAsia"/>
        </w:rPr>
        <w:t xml:space="preserve">       return b?gcd(b,a%b):a;</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inline int lcm(int a,int b){</w:t>
      </w:r>
    </w:p>
    <w:p w:rsidR="005F1F37" w:rsidRPr="000665B4" w:rsidRDefault="005F1F37" w:rsidP="005F1F37">
      <w:pPr>
        <w:pStyle w:val="ad"/>
        <w:rPr>
          <w:rFonts w:hAnsi="宋体" w:cs="宋体"/>
        </w:rPr>
      </w:pPr>
      <w:r w:rsidRPr="000665B4">
        <w:rPr>
          <w:rFonts w:hAnsi="宋体" w:cs="宋体" w:hint="eastAsia"/>
        </w:rPr>
        <w:t xml:space="preserve">       return a/gcd(a,b)*b;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//求1..n-1中与n互质的数的个数</w:t>
      </w:r>
    </w:p>
    <w:p w:rsidR="005F1F37" w:rsidRPr="000665B4" w:rsidRDefault="005F1F37" w:rsidP="005F1F37">
      <w:pPr>
        <w:pStyle w:val="ad"/>
        <w:rPr>
          <w:rFonts w:hAnsi="宋体" w:cs="宋体"/>
        </w:rPr>
      </w:pPr>
      <w:r w:rsidRPr="000665B4">
        <w:rPr>
          <w:rFonts w:hAnsi="宋体" w:cs="宋体" w:hint="eastAsia"/>
        </w:rPr>
        <w:t>int eular(int n){</w:t>
      </w:r>
    </w:p>
    <w:p w:rsidR="005F1F37" w:rsidRPr="000665B4" w:rsidRDefault="005F1F37" w:rsidP="005F1F37">
      <w:pPr>
        <w:pStyle w:val="ad"/>
        <w:rPr>
          <w:rFonts w:hAnsi="宋体" w:cs="宋体"/>
        </w:rPr>
      </w:pPr>
      <w:r w:rsidRPr="000665B4">
        <w:rPr>
          <w:rFonts w:hAnsi="宋体" w:cs="宋体" w:hint="eastAsia"/>
        </w:rPr>
        <w:t xml:space="preserve">       int ret=1,i;</w:t>
      </w:r>
    </w:p>
    <w:p w:rsidR="005F1F37" w:rsidRPr="000665B4" w:rsidRDefault="005F1F37" w:rsidP="005F1F37">
      <w:pPr>
        <w:pStyle w:val="ad"/>
        <w:rPr>
          <w:rFonts w:hAnsi="宋体" w:cs="宋体"/>
        </w:rPr>
      </w:pPr>
      <w:r w:rsidRPr="000665B4">
        <w:rPr>
          <w:rFonts w:hAnsi="宋体" w:cs="宋体" w:hint="eastAsia"/>
        </w:rPr>
        <w:t xml:space="preserve">       for (i=2;i*i&lt;=n;i++)</w:t>
      </w:r>
    </w:p>
    <w:p w:rsidR="005F1F37" w:rsidRPr="000665B4" w:rsidRDefault="005F1F37" w:rsidP="005F1F37">
      <w:pPr>
        <w:pStyle w:val="ad"/>
        <w:rPr>
          <w:rFonts w:hAnsi="宋体" w:cs="宋体"/>
        </w:rPr>
      </w:pPr>
      <w:r w:rsidRPr="000665B4">
        <w:rPr>
          <w:rFonts w:hAnsi="宋体" w:cs="宋体" w:hint="eastAsia"/>
        </w:rPr>
        <w:t xml:space="preserve">              if (n%i==0){</w:t>
      </w:r>
    </w:p>
    <w:p w:rsidR="005F1F37" w:rsidRPr="000665B4" w:rsidRDefault="005F1F37" w:rsidP="005F1F37">
      <w:pPr>
        <w:pStyle w:val="ad"/>
        <w:rPr>
          <w:rFonts w:hAnsi="宋体" w:cs="宋体"/>
        </w:rPr>
      </w:pPr>
      <w:r w:rsidRPr="000665B4">
        <w:rPr>
          <w:rFonts w:hAnsi="宋体" w:cs="宋体" w:hint="eastAsia"/>
        </w:rPr>
        <w:t xml:space="preserve">                     n/=i,ret*=i-1;</w:t>
      </w:r>
    </w:p>
    <w:p w:rsidR="005F1F37" w:rsidRPr="000665B4" w:rsidRDefault="005F1F37" w:rsidP="005F1F37">
      <w:pPr>
        <w:pStyle w:val="ad"/>
        <w:rPr>
          <w:rFonts w:hAnsi="宋体" w:cs="宋体"/>
        </w:rPr>
      </w:pPr>
      <w:r w:rsidRPr="000665B4">
        <w:rPr>
          <w:rFonts w:hAnsi="宋体" w:cs="宋体" w:hint="eastAsia"/>
        </w:rPr>
        <w:t xml:space="preserve">                     while (n%i==0)</w:t>
      </w:r>
    </w:p>
    <w:p w:rsidR="005F1F37" w:rsidRPr="000665B4" w:rsidRDefault="005F1F37" w:rsidP="005F1F37">
      <w:pPr>
        <w:pStyle w:val="ad"/>
        <w:rPr>
          <w:rFonts w:hAnsi="宋体" w:cs="宋体"/>
        </w:rPr>
      </w:pPr>
      <w:r w:rsidRPr="000665B4">
        <w:rPr>
          <w:rFonts w:hAnsi="宋体" w:cs="宋体" w:hint="eastAsia"/>
        </w:rPr>
        <w:t xml:space="preserve">                            n/=i,ret*=i;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if (n&gt;1)</w:t>
      </w:r>
    </w:p>
    <w:p w:rsidR="005F1F37" w:rsidRPr="000665B4" w:rsidRDefault="005F1F37" w:rsidP="005F1F37">
      <w:pPr>
        <w:pStyle w:val="ad"/>
        <w:rPr>
          <w:rFonts w:hAnsi="宋体" w:cs="宋体"/>
        </w:rPr>
      </w:pPr>
      <w:r w:rsidRPr="000665B4">
        <w:rPr>
          <w:rFonts w:hAnsi="宋体" w:cs="宋体" w:hint="eastAsia"/>
        </w:rPr>
        <w:t xml:space="preserve">              ret*=n-1;</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lastRenderedPageBreak/>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sz w:val="24"/>
          <w:szCs w:val="24"/>
        </w:rPr>
      </w:pPr>
      <w:r w:rsidRPr="000665B4">
        <w:rPr>
          <w:rFonts w:hAnsi="宋体" w:cs="宋体" w:hint="eastAsia"/>
          <w:b/>
          <w:sz w:val="24"/>
          <w:szCs w:val="24"/>
        </w:rPr>
        <w:t>5、数值计算</w:t>
      </w:r>
    </w:p>
    <w:p w:rsidR="005F1F37" w:rsidRPr="000665B4" w:rsidRDefault="005F1F37" w:rsidP="005F1F37">
      <w:pPr>
        <w:pStyle w:val="ad"/>
        <w:rPr>
          <w:rFonts w:hAnsi="宋体" w:cs="宋体"/>
          <w:b/>
        </w:rPr>
      </w:pPr>
      <w:r w:rsidRPr="000665B4">
        <w:rPr>
          <w:rFonts w:hAnsi="宋体" w:cs="宋体" w:hint="eastAsia"/>
          <w:b/>
        </w:rPr>
        <w:t>5.1 定积分计算(Romberg)</w:t>
      </w:r>
    </w:p>
    <w:p w:rsidR="005F1F37" w:rsidRPr="000665B4" w:rsidRDefault="005F1F37" w:rsidP="005F1F37">
      <w:pPr>
        <w:pStyle w:val="ad"/>
        <w:rPr>
          <w:rFonts w:hAnsi="宋体" w:cs="宋体"/>
        </w:rPr>
      </w:pPr>
      <w:r w:rsidRPr="000665B4">
        <w:rPr>
          <w:rFonts w:hAnsi="宋体" w:cs="宋体" w:hint="eastAsia"/>
        </w:rPr>
        <w:t>/*  Romberg求定积分</w:t>
      </w:r>
    </w:p>
    <w:p w:rsidR="005F1F37" w:rsidRPr="000665B4" w:rsidRDefault="005F1F37" w:rsidP="005F1F37">
      <w:pPr>
        <w:pStyle w:val="ad"/>
        <w:rPr>
          <w:rFonts w:hAnsi="宋体" w:cs="宋体"/>
        </w:rPr>
      </w:pPr>
      <w:r w:rsidRPr="000665B4">
        <w:rPr>
          <w:rFonts w:hAnsi="宋体" w:cs="宋体" w:hint="eastAsia"/>
        </w:rPr>
        <w:t xml:space="preserve">    输入：积分区间[a,b]，被积函数f(x,y,z)</w:t>
      </w:r>
    </w:p>
    <w:p w:rsidR="005F1F37" w:rsidRPr="000665B4" w:rsidRDefault="005F1F37" w:rsidP="005F1F37">
      <w:pPr>
        <w:pStyle w:val="ad"/>
        <w:rPr>
          <w:rFonts w:hAnsi="宋体" w:cs="宋体"/>
        </w:rPr>
      </w:pPr>
      <w:r w:rsidRPr="000665B4">
        <w:rPr>
          <w:rFonts w:hAnsi="宋体" w:cs="宋体" w:hint="eastAsia"/>
        </w:rPr>
        <w:t xml:space="preserve">    输出：积分结果</w:t>
      </w:r>
    </w:p>
    <w:p w:rsidR="005F1F37" w:rsidRPr="000665B4" w:rsidRDefault="005F1F37" w:rsidP="005F1F37">
      <w:pPr>
        <w:pStyle w:val="ad"/>
        <w:rPr>
          <w:rFonts w:hAnsi="宋体" w:cs="宋体"/>
        </w:rPr>
      </w:pPr>
      <w:r w:rsidRPr="000665B4">
        <w:rPr>
          <w:rFonts w:hAnsi="宋体" w:cs="宋体" w:hint="eastAsia"/>
        </w:rPr>
        <w:t xml:space="preserve">    f(x,y,z)示例：</w:t>
      </w:r>
    </w:p>
    <w:p w:rsidR="005F1F37" w:rsidRPr="000665B4" w:rsidRDefault="005F1F37" w:rsidP="005F1F37">
      <w:pPr>
        <w:pStyle w:val="ad"/>
        <w:rPr>
          <w:rFonts w:hAnsi="宋体" w:cs="宋体"/>
        </w:rPr>
      </w:pPr>
      <w:r w:rsidRPr="000665B4">
        <w:rPr>
          <w:rFonts w:hAnsi="宋体" w:cs="宋体" w:hint="eastAsia"/>
        </w:rPr>
        <w:t xml:space="preserve">    double f0( double x, double l, double t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sqrt(1.0+l*l*t*t*cos(t*x)*cos(t*x));</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double Integral(double a, double b, double (*f)(double x, double y, double z), double eps, </w:t>
      </w:r>
    </w:p>
    <w:p w:rsidR="005F1F37" w:rsidRPr="000665B4" w:rsidRDefault="005F1F37" w:rsidP="005F1F37">
      <w:pPr>
        <w:pStyle w:val="ad"/>
        <w:rPr>
          <w:rFonts w:hAnsi="宋体" w:cs="宋体"/>
        </w:rPr>
      </w:pPr>
      <w:r w:rsidRPr="000665B4">
        <w:rPr>
          <w:rFonts w:hAnsi="宋体" w:cs="宋体" w:hint="eastAsia"/>
        </w:rPr>
        <w:t xml:space="preserve">                            double l, double 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double Romberg (double a, double b, double (*f)(double x, double y, double z), double eps, </w:t>
      </w:r>
    </w:p>
    <w:p w:rsidR="005F1F37" w:rsidRPr="000665B4" w:rsidRDefault="005F1F37" w:rsidP="005F1F37">
      <w:pPr>
        <w:pStyle w:val="ad"/>
        <w:rPr>
          <w:rFonts w:hAnsi="宋体" w:cs="宋体"/>
        </w:rPr>
      </w:pPr>
      <w:r w:rsidRPr="000665B4">
        <w:rPr>
          <w:rFonts w:hAnsi="宋体" w:cs="宋体" w:hint="eastAsia"/>
        </w:rPr>
        <w:t xml:space="preserve">                            double l, double 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#define MAX_N  1000</w:t>
      </w:r>
    </w:p>
    <w:p w:rsidR="005F1F37" w:rsidRPr="000665B4" w:rsidRDefault="005F1F37" w:rsidP="005F1F37">
      <w:pPr>
        <w:pStyle w:val="ad"/>
        <w:rPr>
          <w:rFonts w:hAnsi="宋体" w:cs="宋体"/>
        </w:rPr>
      </w:pPr>
      <w:r w:rsidRPr="000665B4">
        <w:rPr>
          <w:rFonts w:hAnsi="宋体" w:cs="宋体" w:hint="eastAsia"/>
        </w:rPr>
        <w:t xml:space="preserve">       int i, j, temp2, min;</w:t>
      </w:r>
    </w:p>
    <w:p w:rsidR="005F1F37" w:rsidRPr="000665B4" w:rsidRDefault="005F1F37" w:rsidP="005F1F37">
      <w:pPr>
        <w:pStyle w:val="ad"/>
        <w:rPr>
          <w:rFonts w:hAnsi="宋体" w:cs="宋体"/>
          <w:lang w:val="pt-BR"/>
        </w:rPr>
      </w:pPr>
      <w:r w:rsidRPr="000665B4">
        <w:rPr>
          <w:rFonts w:hAnsi="宋体" w:cs="宋体" w:hint="eastAsia"/>
          <w:lang w:val="pt-BR"/>
        </w:rPr>
        <w:t xml:space="preserve">       double h, R[2][MAX_N], temp4;</w:t>
      </w:r>
    </w:p>
    <w:p w:rsidR="005F1F37" w:rsidRPr="000665B4" w:rsidRDefault="005F1F37" w:rsidP="005F1F37">
      <w:pPr>
        <w:pStyle w:val="ad"/>
        <w:rPr>
          <w:rFonts w:hAnsi="宋体" w:cs="宋体"/>
          <w:lang w:val="pt-BR"/>
        </w:rPr>
      </w:pPr>
      <w:r w:rsidRPr="000665B4">
        <w:rPr>
          <w:rFonts w:hAnsi="宋体" w:cs="宋体" w:hint="eastAsia"/>
          <w:lang w:val="pt-BR"/>
        </w:rPr>
        <w:t xml:space="preserve">       for (i=0; i&lt;MAX_N; i++) {</w:t>
      </w:r>
    </w:p>
    <w:p w:rsidR="005F1F37" w:rsidRPr="000665B4" w:rsidRDefault="005F1F37" w:rsidP="005F1F37">
      <w:pPr>
        <w:pStyle w:val="ad"/>
        <w:rPr>
          <w:rFonts w:hAnsi="宋体" w:cs="宋体"/>
          <w:lang w:val="pt-BR"/>
        </w:rPr>
      </w:pPr>
      <w:r w:rsidRPr="000665B4">
        <w:rPr>
          <w:rFonts w:hAnsi="宋体" w:cs="宋体" w:hint="eastAsia"/>
          <w:lang w:val="pt-BR"/>
        </w:rPr>
        <w:t xml:space="preserve">              R[0][i] = 0.0;</w:t>
      </w:r>
    </w:p>
    <w:p w:rsidR="005F1F37" w:rsidRPr="000665B4" w:rsidRDefault="005F1F37" w:rsidP="005F1F37">
      <w:pPr>
        <w:pStyle w:val="ad"/>
        <w:rPr>
          <w:rFonts w:hAnsi="宋体" w:cs="宋体"/>
        </w:rPr>
      </w:pPr>
      <w:r w:rsidRPr="000665B4">
        <w:rPr>
          <w:rFonts w:hAnsi="宋体" w:cs="宋体" w:hint="eastAsia"/>
        </w:rPr>
        <w:t xml:space="preserve">              R[1][i] = 0.0;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h = b-a;</w:t>
      </w:r>
    </w:p>
    <w:p w:rsidR="005F1F37" w:rsidRPr="000665B4" w:rsidRDefault="005F1F37" w:rsidP="005F1F37">
      <w:pPr>
        <w:pStyle w:val="ad"/>
        <w:rPr>
          <w:rFonts w:hAnsi="宋体" w:cs="宋体"/>
        </w:rPr>
      </w:pPr>
      <w:r w:rsidRPr="000665B4">
        <w:rPr>
          <w:rFonts w:hAnsi="宋体" w:cs="宋体" w:hint="eastAsia"/>
        </w:rPr>
        <w:t xml:space="preserve">       min = (int)(log(h*10.0)/log(2.0)); //h should be at most 0.1</w:t>
      </w:r>
    </w:p>
    <w:p w:rsidR="005F1F37" w:rsidRPr="000665B4" w:rsidRDefault="005F1F37" w:rsidP="005F1F37">
      <w:pPr>
        <w:pStyle w:val="ad"/>
        <w:rPr>
          <w:rFonts w:hAnsi="宋体" w:cs="宋体"/>
          <w:lang w:val="pt-BR"/>
        </w:rPr>
      </w:pPr>
      <w:r w:rsidRPr="000665B4">
        <w:rPr>
          <w:rFonts w:hAnsi="宋体" w:cs="宋体" w:hint="eastAsia"/>
          <w:lang w:val="pt-BR"/>
        </w:rPr>
        <w:t xml:space="preserve">       R[0][0] = ((*f)(a, l, t)+(*f)(b, l, t))*h*0.50;</w:t>
      </w:r>
    </w:p>
    <w:p w:rsidR="005F1F37" w:rsidRPr="000665B4" w:rsidRDefault="005F1F37" w:rsidP="005F1F37">
      <w:pPr>
        <w:pStyle w:val="ad"/>
        <w:rPr>
          <w:rFonts w:hAnsi="宋体" w:cs="宋体"/>
        </w:rPr>
      </w:pPr>
      <w:r w:rsidRPr="000665B4">
        <w:rPr>
          <w:rFonts w:hAnsi="宋体" w:cs="宋体" w:hint="eastAsia"/>
        </w:rPr>
        <w:t xml:space="preserve">       i = 1;</w:t>
      </w:r>
    </w:p>
    <w:p w:rsidR="005F1F37" w:rsidRPr="000665B4" w:rsidRDefault="005F1F37" w:rsidP="005F1F37">
      <w:pPr>
        <w:pStyle w:val="ad"/>
        <w:rPr>
          <w:rFonts w:hAnsi="宋体" w:cs="宋体"/>
        </w:rPr>
      </w:pPr>
      <w:r w:rsidRPr="000665B4">
        <w:rPr>
          <w:rFonts w:hAnsi="宋体" w:cs="宋体" w:hint="eastAsia"/>
        </w:rPr>
        <w:t xml:space="preserve">       temp2 = 1;</w:t>
      </w:r>
    </w:p>
    <w:p w:rsidR="005F1F37" w:rsidRPr="000665B4" w:rsidRDefault="005F1F37" w:rsidP="005F1F37">
      <w:pPr>
        <w:pStyle w:val="ad"/>
        <w:rPr>
          <w:rFonts w:hAnsi="宋体" w:cs="宋体"/>
        </w:rPr>
      </w:pPr>
      <w:r w:rsidRPr="000665B4">
        <w:rPr>
          <w:rFonts w:hAnsi="宋体" w:cs="宋体" w:hint="eastAsia"/>
        </w:rPr>
        <w:t xml:space="preserve">       while (i&lt;MAX_N){</w:t>
      </w:r>
    </w:p>
    <w:p w:rsidR="005F1F37" w:rsidRPr="000665B4" w:rsidRDefault="005F1F37" w:rsidP="005F1F37">
      <w:pPr>
        <w:pStyle w:val="ad"/>
        <w:rPr>
          <w:rFonts w:hAnsi="宋体" w:cs="宋体"/>
          <w:lang w:val="pt-BR"/>
        </w:rPr>
      </w:pPr>
      <w:r w:rsidRPr="000665B4">
        <w:rPr>
          <w:rFonts w:hAnsi="宋体" w:cs="宋体" w:hint="eastAsia"/>
          <w:lang w:val="pt-BR"/>
        </w:rPr>
        <w:t xml:space="preserve">              i++;</w:t>
      </w:r>
    </w:p>
    <w:p w:rsidR="005F1F37" w:rsidRPr="000665B4" w:rsidRDefault="005F1F37" w:rsidP="005F1F37">
      <w:pPr>
        <w:pStyle w:val="ad"/>
        <w:rPr>
          <w:rFonts w:hAnsi="宋体" w:cs="宋体"/>
          <w:lang w:val="pt-BR"/>
        </w:rPr>
      </w:pPr>
      <w:r w:rsidRPr="000665B4">
        <w:rPr>
          <w:rFonts w:hAnsi="宋体" w:cs="宋体" w:hint="eastAsia"/>
          <w:lang w:val="pt-BR"/>
        </w:rPr>
        <w:t xml:space="preserve">              R[1][0] = 0.0;</w:t>
      </w:r>
    </w:p>
    <w:p w:rsidR="005F1F37" w:rsidRPr="000665B4" w:rsidRDefault="005F1F37" w:rsidP="005F1F37">
      <w:pPr>
        <w:pStyle w:val="ad"/>
        <w:rPr>
          <w:rFonts w:hAnsi="宋体" w:cs="宋体"/>
          <w:lang w:val="pt-BR"/>
        </w:rPr>
      </w:pPr>
      <w:r w:rsidRPr="000665B4">
        <w:rPr>
          <w:rFonts w:hAnsi="宋体" w:cs="宋体" w:hint="eastAsia"/>
          <w:lang w:val="pt-BR"/>
        </w:rPr>
        <w:t xml:space="preserve">              for (j=1; j&lt;=temp2; j++)</w:t>
      </w:r>
    </w:p>
    <w:p w:rsidR="005F1F37" w:rsidRPr="000665B4" w:rsidRDefault="005F1F37" w:rsidP="005F1F37">
      <w:pPr>
        <w:pStyle w:val="ad"/>
        <w:rPr>
          <w:rFonts w:hAnsi="宋体" w:cs="宋体"/>
          <w:lang w:val="pt-BR"/>
        </w:rPr>
      </w:pPr>
      <w:r w:rsidRPr="000665B4">
        <w:rPr>
          <w:rFonts w:hAnsi="宋体" w:cs="宋体" w:hint="eastAsia"/>
          <w:lang w:val="pt-BR"/>
        </w:rPr>
        <w:t xml:space="preserve">                     R[1][0] += (*f)(a+h*((double)j-0.50), l, t);</w:t>
      </w:r>
    </w:p>
    <w:p w:rsidR="005F1F37" w:rsidRPr="000665B4" w:rsidRDefault="005F1F37" w:rsidP="005F1F37">
      <w:pPr>
        <w:pStyle w:val="ad"/>
        <w:rPr>
          <w:rFonts w:hAnsi="宋体" w:cs="宋体"/>
          <w:lang w:val="pt-BR"/>
        </w:rPr>
      </w:pPr>
      <w:r w:rsidRPr="000665B4">
        <w:rPr>
          <w:rFonts w:hAnsi="宋体" w:cs="宋体" w:hint="eastAsia"/>
          <w:lang w:val="pt-BR"/>
        </w:rPr>
        <w:t xml:space="preserve">              R[1][0] = (R[0][0] + h*R[1][0])*0.50;</w:t>
      </w:r>
    </w:p>
    <w:p w:rsidR="005F1F37" w:rsidRPr="000665B4" w:rsidRDefault="005F1F37" w:rsidP="005F1F37">
      <w:pPr>
        <w:pStyle w:val="ad"/>
        <w:rPr>
          <w:rFonts w:hAnsi="宋体" w:cs="宋体"/>
        </w:rPr>
      </w:pPr>
      <w:r w:rsidRPr="000665B4">
        <w:rPr>
          <w:rFonts w:hAnsi="宋体" w:cs="宋体" w:hint="eastAsia"/>
        </w:rPr>
        <w:t xml:space="preserve">              temp4 = 4.0;</w:t>
      </w:r>
    </w:p>
    <w:p w:rsidR="005F1F37" w:rsidRPr="000665B4" w:rsidRDefault="005F1F37" w:rsidP="005F1F37">
      <w:pPr>
        <w:pStyle w:val="ad"/>
        <w:rPr>
          <w:rFonts w:hAnsi="宋体" w:cs="宋体"/>
        </w:rPr>
      </w:pPr>
      <w:r w:rsidRPr="000665B4">
        <w:rPr>
          <w:rFonts w:hAnsi="宋体" w:cs="宋体" w:hint="eastAsia"/>
        </w:rPr>
        <w:t xml:space="preserve">              for (j=1; j&lt;i; j++) {</w:t>
      </w:r>
    </w:p>
    <w:p w:rsidR="005F1F37" w:rsidRPr="000665B4" w:rsidRDefault="005F1F37" w:rsidP="005F1F37">
      <w:pPr>
        <w:pStyle w:val="ad"/>
        <w:rPr>
          <w:rFonts w:hAnsi="宋体" w:cs="宋体"/>
          <w:lang w:val="pt-BR"/>
        </w:rPr>
      </w:pPr>
      <w:r w:rsidRPr="000665B4">
        <w:rPr>
          <w:rFonts w:hAnsi="宋体" w:cs="宋体" w:hint="eastAsia"/>
          <w:lang w:val="pt-BR"/>
        </w:rPr>
        <w:t xml:space="preserve">                     R[1][j] = R[1][j-1] + (R[1][j-1]-R[0][j-1])/(temp4-1.0);</w:t>
      </w:r>
    </w:p>
    <w:p w:rsidR="005F1F37" w:rsidRPr="000665B4" w:rsidRDefault="005F1F37" w:rsidP="005F1F37">
      <w:pPr>
        <w:pStyle w:val="ad"/>
        <w:rPr>
          <w:rFonts w:hAnsi="宋体" w:cs="宋体"/>
        </w:rPr>
      </w:pPr>
      <w:r w:rsidRPr="000665B4">
        <w:rPr>
          <w:rFonts w:hAnsi="宋体" w:cs="宋体" w:hint="eastAsia"/>
        </w:rPr>
        <w:t xml:space="preserve">                     temp4 *= 4.0;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lastRenderedPageBreak/>
        <w:t xml:space="preserve">              if ((fabs(R[1][i-1]-R[0][i-2])&lt;eps)&amp;&amp;(i&gt;min))</w:t>
      </w:r>
    </w:p>
    <w:p w:rsidR="005F1F37" w:rsidRPr="000665B4" w:rsidRDefault="005F1F37" w:rsidP="005F1F37">
      <w:pPr>
        <w:pStyle w:val="ad"/>
        <w:rPr>
          <w:rFonts w:hAnsi="宋体" w:cs="宋体"/>
        </w:rPr>
      </w:pPr>
      <w:r w:rsidRPr="000665B4">
        <w:rPr>
          <w:rFonts w:hAnsi="宋体" w:cs="宋体" w:hint="eastAsia"/>
        </w:rPr>
        <w:t xml:space="preserve">                     return R[1][i-1];</w:t>
      </w:r>
    </w:p>
    <w:p w:rsidR="005F1F37" w:rsidRPr="000665B4" w:rsidRDefault="005F1F37" w:rsidP="005F1F37">
      <w:pPr>
        <w:pStyle w:val="ad"/>
        <w:rPr>
          <w:rFonts w:hAnsi="宋体" w:cs="宋体"/>
          <w:lang w:val="pt-BR"/>
        </w:rPr>
      </w:pPr>
      <w:r w:rsidRPr="000665B4">
        <w:rPr>
          <w:rFonts w:hAnsi="宋体" w:cs="宋体" w:hint="eastAsia"/>
          <w:lang w:val="pt-BR"/>
        </w:rPr>
        <w:t xml:space="preserve">              h *= 0.50;</w:t>
      </w:r>
    </w:p>
    <w:p w:rsidR="005F1F37" w:rsidRPr="000665B4" w:rsidRDefault="005F1F37" w:rsidP="005F1F37">
      <w:pPr>
        <w:pStyle w:val="ad"/>
        <w:rPr>
          <w:rFonts w:hAnsi="宋体" w:cs="宋体"/>
          <w:lang w:val="pt-BR"/>
        </w:rPr>
      </w:pPr>
      <w:r w:rsidRPr="000665B4">
        <w:rPr>
          <w:rFonts w:hAnsi="宋体" w:cs="宋体" w:hint="eastAsia"/>
          <w:lang w:val="pt-BR"/>
        </w:rPr>
        <w:t xml:space="preserve">              temp2 *= 2;</w:t>
      </w:r>
    </w:p>
    <w:p w:rsidR="005F1F37" w:rsidRPr="000665B4" w:rsidRDefault="005F1F37" w:rsidP="005F1F37">
      <w:pPr>
        <w:pStyle w:val="ad"/>
        <w:rPr>
          <w:rFonts w:hAnsi="宋体" w:cs="宋体"/>
          <w:lang w:val="pt-BR"/>
        </w:rPr>
      </w:pPr>
      <w:r w:rsidRPr="000665B4">
        <w:rPr>
          <w:rFonts w:hAnsi="宋体" w:cs="宋体" w:hint="eastAsia"/>
          <w:lang w:val="pt-BR"/>
        </w:rPr>
        <w:t xml:space="preserve">              for (j=0; j&lt;i; j++)</w:t>
      </w:r>
    </w:p>
    <w:p w:rsidR="005F1F37" w:rsidRPr="000665B4" w:rsidRDefault="005F1F37" w:rsidP="005F1F37">
      <w:pPr>
        <w:pStyle w:val="ad"/>
        <w:rPr>
          <w:rFonts w:hAnsi="宋体" w:cs="宋体"/>
          <w:lang w:val="pt-BR"/>
        </w:rPr>
      </w:pPr>
      <w:r w:rsidRPr="000665B4">
        <w:rPr>
          <w:rFonts w:hAnsi="宋体" w:cs="宋体" w:hint="eastAsia"/>
          <w:lang w:val="pt-BR"/>
        </w:rPr>
        <w:t xml:space="preserve">                     R[0][j] = R[1][j];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R[1][MAX_N-1];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double Integral(double a, double b, double (*f)(double x, double y, double z), double eps, </w:t>
      </w:r>
    </w:p>
    <w:p w:rsidR="005F1F37" w:rsidRPr="000665B4" w:rsidRDefault="005F1F37" w:rsidP="005F1F37">
      <w:pPr>
        <w:pStyle w:val="ad"/>
        <w:rPr>
          <w:rFonts w:hAnsi="宋体" w:cs="宋体"/>
        </w:rPr>
      </w:pPr>
      <w:r w:rsidRPr="000665B4">
        <w:rPr>
          <w:rFonts w:hAnsi="宋体" w:cs="宋体" w:hint="eastAsia"/>
        </w:rPr>
        <w:t xml:space="preserve">                            double l, double 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#define pi 3.1415926535897932</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n;</w:t>
      </w:r>
    </w:p>
    <w:p w:rsidR="005F1F37" w:rsidRPr="000665B4" w:rsidRDefault="005F1F37" w:rsidP="005F1F37">
      <w:pPr>
        <w:pStyle w:val="ad"/>
        <w:rPr>
          <w:rFonts w:hAnsi="宋体" w:cs="宋体"/>
        </w:rPr>
      </w:pPr>
      <w:r w:rsidRPr="000665B4">
        <w:rPr>
          <w:rFonts w:hAnsi="宋体" w:cs="宋体" w:hint="eastAsia"/>
        </w:rPr>
        <w:t xml:space="preserve">       double R, p, res;</w:t>
      </w:r>
    </w:p>
    <w:p w:rsidR="005F1F37" w:rsidRPr="000665B4" w:rsidRDefault="005F1F37" w:rsidP="005F1F37">
      <w:pPr>
        <w:pStyle w:val="ad"/>
        <w:rPr>
          <w:rFonts w:hAnsi="宋体" w:cs="宋体"/>
        </w:rPr>
      </w:pPr>
      <w:r w:rsidRPr="000665B4">
        <w:rPr>
          <w:rFonts w:hAnsi="宋体" w:cs="宋体" w:hint="eastAsia"/>
        </w:rPr>
        <w:t xml:space="preserve">       n = (int)(floor)(b * t * 0.50 / pi);</w:t>
      </w:r>
    </w:p>
    <w:p w:rsidR="005F1F37" w:rsidRPr="000665B4" w:rsidRDefault="005F1F37" w:rsidP="005F1F37">
      <w:pPr>
        <w:pStyle w:val="ad"/>
        <w:rPr>
          <w:rFonts w:hAnsi="宋体" w:cs="宋体"/>
        </w:rPr>
      </w:pPr>
      <w:r w:rsidRPr="000665B4">
        <w:rPr>
          <w:rFonts w:hAnsi="宋体" w:cs="宋体" w:hint="eastAsia"/>
        </w:rPr>
        <w:t xml:space="preserve">       p = 2.0 * pi / t;</w:t>
      </w:r>
    </w:p>
    <w:p w:rsidR="005F1F37" w:rsidRPr="000665B4" w:rsidRDefault="005F1F37" w:rsidP="005F1F37">
      <w:pPr>
        <w:pStyle w:val="ad"/>
        <w:rPr>
          <w:rFonts w:hAnsi="宋体" w:cs="宋体"/>
        </w:rPr>
      </w:pPr>
      <w:r w:rsidRPr="000665B4">
        <w:rPr>
          <w:rFonts w:hAnsi="宋体" w:cs="宋体" w:hint="eastAsia"/>
        </w:rPr>
        <w:t xml:space="preserve">       res = b - (double)n * p;</w:t>
      </w:r>
    </w:p>
    <w:p w:rsidR="005F1F37" w:rsidRPr="000665B4" w:rsidRDefault="005F1F37" w:rsidP="005F1F37">
      <w:pPr>
        <w:pStyle w:val="ad"/>
        <w:rPr>
          <w:rFonts w:hAnsi="宋体" w:cs="宋体"/>
        </w:rPr>
      </w:pPr>
      <w:r w:rsidRPr="000665B4">
        <w:rPr>
          <w:rFonts w:hAnsi="宋体" w:cs="宋体" w:hint="eastAsia"/>
        </w:rPr>
        <w:t xml:space="preserve">       if (n) </w:t>
      </w:r>
    </w:p>
    <w:p w:rsidR="005F1F37" w:rsidRPr="000665B4" w:rsidRDefault="005F1F37" w:rsidP="005F1F37">
      <w:pPr>
        <w:pStyle w:val="ad"/>
        <w:rPr>
          <w:rFonts w:hAnsi="宋体" w:cs="宋体"/>
        </w:rPr>
      </w:pPr>
      <w:r w:rsidRPr="000665B4">
        <w:rPr>
          <w:rFonts w:hAnsi="宋体" w:cs="宋体" w:hint="eastAsia"/>
        </w:rPr>
        <w:t xml:space="preserve">              R = Romberg (a, p, f0, eps/(double)n, l, t);</w:t>
      </w:r>
    </w:p>
    <w:p w:rsidR="005F1F37" w:rsidRPr="000665B4" w:rsidRDefault="005F1F37" w:rsidP="005F1F37">
      <w:pPr>
        <w:pStyle w:val="ad"/>
        <w:rPr>
          <w:rFonts w:hAnsi="宋体" w:cs="宋体"/>
        </w:rPr>
      </w:pPr>
      <w:r w:rsidRPr="000665B4">
        <w:rPr>
          <w:rFonts w:hAnsi="宋体" w:cs="宋体" w:hint="eastAsia"/>
        </w:rPr>
        <w:t xml:space="preserve">       R = R * (double)n + Romberg( 0.0, res, f0, eps, l, t );</w:t>
      </w:r>
    </w:p>
    <w:p w:rsidR="005F1F37" w:rsidRPr="000665B4" w:rsidRDefault="005F1F37" w:rsidP="005F1F37">
      <w:pPr>
        <w:pStyle w:val="ad"/>
        <w:rPr>
          <w:rFonts w:hAnsi="宋体" w:cs="宋体"/>
        </w:rPr>
      </w:pPr>
      <w:r w:rsidRPr="000665B4">
        <w:rPr>
          <w:rFonts w:hAnsi="宋体" w:cs="宋体" w:hint="eastAsia"/>
        </w:rPr>
        <w:t xml:space="preserve">       return R/100.0;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5.2 多项式求根(牛顿法)</w:t>
      </w:r>
    </w:p>
    <w:p w:rsidR="005F1F37" w:rsidRPr="000665B4" w:rsidRDefault="005F1F37" w:rsidP="005F1F37">
      <w:pPr>
        <w:pStyle w:val="ad"/>
        <w:rPr>
          <w:rFonts w:hAnsi="宋体" w:cs="宋体"/>
        </w:rPr>
      </w:pPr>
      <w:r w:rsidRPr="000665B4">
        <w:rPr>
          <w:rFonts w:hAnsi="宋体" w:cs="宋体" w:hint="eastAsia"/>
        </w:rPr>
        <w:t>/* 牛顿法解多项式的根</w:t>
      </w:r>
    </w:p>
    <w:p w:rsidR="005F1F37" w:rsidRPr="000665B4" w:rsidRDefault="005F1F37" w:rsidP="005F1F37">
      <w:pPr>
        <w:pStyle w:val="ad"/>
        <w:rPr>
          <w:rFonts w:hAnsi="宋体" w:cs="宋体"/>
        </w:rPr>
      </w:pPr>
      <w:r w:rsidRPr="000665B4">
        <w:rPr>
          <w:rFonts w:hAnsi="宋体" w:cs="宋体" w:hint="eastAsia"/>
        </w:rPr>
        <w:t xml:space="preserve">   输入：多项式系数c[]，多项式度数n，求在[a,b]间的根</w:t>
      </w:r>
    </w:p>
    <w:p w:rsidR="005F1F37" w:rsidRPr="000665B4" w:rsidRDefault="005F1F37" w:rsidP="005F1F37">
      <w:pPr>
        <w:pStyle w:val="ad"/>
        <w:rPr>
          <w:rFonts w:hAnsi="宋体" w:cs="宋体"/>
        </w:rPr>
      </w:pPr>
      <w:r w:rsidRPr="000665B4">
        <w:rPr>
          <w:rFonts w:hAnsi="宋体" w:cs="宋体" w:hint="eastAsia"/>
        </w:rPr>
        <w:t xml:space="preserve">   输出：根</w:t>
      </w:r>
    </w:p>
    <w:p w:rsidR="005F1F37" w:rsidRPr="000665B4" w:rsidRDefault="005F1F37" w:rsidP="005F1F37">
      <w:pPr>
        <w:pStyle w:val="ad"/>
        <w:rPr>
          <w:rFonts w:hAnsi="宋体" w:cs="宋体"/>
        </w:rPr>
      </w:pPr>
      <w:r w:rsidRPr="000665B4">
        <w:rPr>
          <w:rFonts w:hAnsi="宋体" w:cs="宋体" w:hint="eastAsia"/>
        </w:rPr>
        <w:t xml:space="preserve">   要求保证[a,b]间有根</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fabs( double x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return (x&lt;0)? -x : x;</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double f(int m, double c[], double x)</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double p = c[m];</w:t>
      </w:r>
    </w:p>
    <w:p w:rsidR="005F1F37" w:rsidRPr="000665B4" w:rsidRDefault="005F1F37" w:rsidP="005F1F37">
      <w:pPr>
        <w:pStyle w:val="ad"/>
        <w:rPr>
          <w:rFonts w:hAnsi="宋体" w:cs="宋体"/>
        </w:rPr>
      </w:pPr>
      <w:r w:rsidRPr="000665B4">
        <w:rPr>
          <w:rFonts w:hAnsi="宋体" w:cs="宋体" w:hint="eastAsia"/>
        </w:rPr>
        <w:t xml:space="preserve">       for (i=m; i&gt;0; i--)</w:t>
      </w:r>
    </w:p>
    <w:p w:rsidR="005F1F37" w:rsidRPr="000665B4" w:rsidRDefault="005F1F37" w:rsidP="005F1F37">
      <w:pPr>
        <w:pStyle w:val="ad"/>
        <w:rPr>
          <w:rFonts w:hAnsi="宋体" w:cs="宋体"/>
        </w:rPr>
      </w:pPr>
      <w:r w:rsidRPr="000665B4">
        <w:rPr>
          <w:rFonts w:hAnsi="宋体" w:cs="宋体" w:hint="eastAsia"/>
        </w:rPr>
        <w:t xml:space="preserve">              p = p*x + c[i-1];</w:t>
      </w:r>
    </w:p>
    <w:p w:rsidR="005F1F37" w:rsidRPr="000665B4" w:rsidRDefault="005F1F37" w:rsidP="005F1F37">
      <w:pPr>
        <w:pStyle w:val="ad"/>
        <w:rPr>
          <w:rFonts w:hAnsi="宋体" w:cs="宋体"/>
        </w:rPr>
      </w:pPr>
      <w:r w:rsidRPr="000665B4">
        <w:rPr>
          <w:rFonts w:hAnsi="宋体" w:cs="宋体" w:hint="eastAsia"/>
        </w:rPr>
        <w:t xml:space="preserve">       return p;</w:t>
      </w:r>
    </w:p>
    <w:p w:rsidR="005F1F37" w:rsidRPr="000665B4" w:rsidRDefault="005F1F37" w:rsidP="005F1F37">
      <w:pPr>
        <w:pStyle w:val="ad"/>
        <w:rPr>
          <w:rFonts w:hAnsi="宋体" w:cs="宋体"/>
        </w:rPr>
      </w:pPr>
      <w:r w:rsidRPr="000665B4">
        <w:rPr>
          <w:rFonts w:hAnsi="宋体" w:cs="宋体" w:hint="eastAsia"/>
        </w:rPr>
        <w:lastRenderedPageBreak/>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int newton(double x0, double *r, </w:t>
      </w:r>
    </w:p>
    <w:p w:rsidR="005F1F37" w:rsidRPr="000665B4" w:rsidRDefault="005F1F37" w:rsidP="005F1F37">
      <w:pPr>
        <w:pStyle w:val="ad"/>
        <w:rPr>
          <w:rFonts w:hAnsi="宋体" w:cs="宋体"/>
        </w:rPr>
      </w:pPr>
      <w:r w:rsidRPr="000665B4">
        <w:rPr>
          <w:rFonts w:hAnsi="宋体" w:cs="宋体" w:hint="eastAsia"/>
        </w:rPr>
        <w:t xml:space="preserve">                 double c[], double cp[], int n, </w:t>
      </w:r>
    </w:p>
    <w:p w:rsidR="005F1F37" w:rsidRPr="000665B4" w:rsidRDefault="005F1F37" w:rsidP="005F1F37">
      <w:pPr>
        <w:pStyle w:val="ad"/>
        <w:rPr>
          <w:rFonts w:hAnsi="宋体" w:cs="宋体"/>
        </w:rPr>
      </w:pPr>
      <w:r w:rsidRPr="000665B4">
        <w:rPr>
          <w:rFonts w:hAnsi="宋体" w:cs="宋体" w:hint="eastAsia"/>
        </w:rPr>
        <w:t xml:space="preserve">                 double a, double b, double 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int MAX_ITERATION = 1000;</w:t>
      </w:r>
    </w:p>
    <w:p w:rsidR="005F1F37" w:rsidRPr="000665B4" w:rsidRDefault="005F1F37" w:rsidP="005F1F37">
      <w:pPr>
        <w:pStyle w:val="ad"/>
        <w:rPr>
          <w:rFonts w:hAnsi="宋体" w:cs="宋体"/>
        </w:rPr>
      </w:pPr>
      <w:r w:rsidRPr="000665B4">
        <w:rPr>
          <w:rFonts w:hAnsi="宋体" w:cs="宋体" w:hint="eastAsia"/>
        </w:rPr>
        <w:t xml:space="preserve">       int i = 1;</w:t>
      </w:r>
    </w:p>
    <w:p w:rsidR="005F1F37" w:rsidRPr="000665B4" w:rsidRDefault="005F1F37" w:rsidP="005F1F37">
      <w:pPr>
        <w:pStyle w:val="ad"/>
        <w:rPr>
          <w:rFonts w:hAnsi="宋体" w:cs="宋体"/>
        </w:rPr>
      </w:pPr>
      <w:r w:rsidRPr="000665B4">
        <w:rPr>
          <w:rFonts w:hAnsi="宋体" w:cs="宋体" w:hint="eastAsia"/>
        </w:rPr>
        <w:t xml:space="preserve">       double x1, x2, fp, eps2 = eps/10.0;</w:t>
      </w:r>
    </w:p>
    <w:p w:rsidR="005F1F37" w:rsidRPr="000665B4" w:rsidRDefault="005F1F37" w:rsidP="005F1F37">
      <w:pPr>
        <w:pStyle w:val="ad"/>
        <w:rPr>
          <w:rFonts w:hAnsi="宋体" w:cs="宋体"/>
        </w:rPr>
      </w:pPr>
      <w:r w:rsidRPr="000665B4">
        <w:rPr>
          <w:rFonts w:hAnsi="宋体" w:cs="宋体" w:hint="eastAsia"/>
        </w:rPr>
        <w:t xml:space="preserve">      x1 = x0;</w:t>
      </w:r>
    </w:p>
    <w:p w:rsidR="005F1F37" w:rsidRPr="000665B4" w:rsidRDefault="005F1F37" w:rsidP="005F1F37">
      <w:pPr>
        <w:pStyle w:val="ad"/>
        <w:rPr>
          <w:rFonts w:hAnsi="宋体" w:cs="宋体"/>
        </w:rPr>
      </w:pPr>
      <w:r w:rsidRPr="000665B4">
        <w:rPr>
          <w:rFonts w:hAnsi="宋体" w:cs="宋体" w:hint="eastAsia"/>
        </w:rPr>
        <w:t xml:space="preserve">       while (i &lt; MAX_ITERATION) {</w:t>
      </w:r>
    </w:p>
    <w:p w:rsidR="005F1F37" w:rsidRPr="000665B4" w:rsidRDefault="005F1F37" w:rsidP="005F1F37">
      <w:pPr>
        <w:pStyle w:val="ad"/>
        <w:rPr>
          <w:rFonts w:hAnsi="宋体" w:cs="宋体"/>
          <w:lang w:val="pt-BR"/>
        </w:rPr>
      </w:pPr>
      <w:r w:rsidRPr="000665B4">
        <w:rPr>
          <w:rFonts w:hAnsi="宋体" w:cs="宋体" w:hint="eastAsia"/>
          <w:lang w:val="pt-BR"/>
        </w:rPr>
        <w:t xml:space="preserve">              x2 = f(n, c, x1);</w:t>
      </w:r>
    </w:p>
    <w:p w:rsidR="005F1F37" w:rsidRPr="000665B4" w:rsidRDefault="005F1F37" w:rsidP="005F1F37">
      <w:pPr>
        <w:pStyle w:val="ad"/>
        <w:rPr>
          <w:rFonts w:hAnsi="宋体" w:cs="宋体"/>
          <w:lang w:val="pt-BR"/>
        </w:rPr>
      </w:pPr>
      <w:r w:rsidRPr="000665B4">
        <w:rPr>
          <w:rFonts w:hAnsi="宋体" w:cs="宋体" w:hint="eastAsia"/>
          <w:lang w:val="pt-BR"/>
        </w:rPr>
        <w:t xml:space="preserve">              fp = f(n-1, cp, x1);</w:t>
      </w:r>
    </w:p>
    <w:p w:rsidR="005F1F37" w:rsidRPr="000665B4" w:rsidRDefault="005F1F37" w:rsidP="005F1F37">
      <w:pPr>
        <w:pStyle w:val="ad"/>
        <w:rPr>
          <w:rFonts w:hAnsi="宋体" w:cs="宋体"/>
        </w:rPr>
      </w:pPr>
      <w:r w:rsidRPr="000665B4">
        <w:rPr>
          <w:rFonts w:hAnsi="宋体" w:cs="宋体" w:hint="eastAsia"/>
        </w:rPr>
        <w:t xml:space="preserve">              if ((fabs(fp)&lt;0.000000001) &amp;&amp; (fabs(x2)&gt;1.0))</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x2 = x1 - x2/fp;</w:t>
      </w:r>
    </w:p>
    <w:p w:rsidR="005F1F37" w:rsidRPr="000665B4" w:rsidRDefault="005F1F37" w:rsidP="005F1F37">
      <w:pPr>
        <w:pStyle w:val="ad"/>
        <w:rPr>
          <w:rFonts w:hAnsi="宋体" w:cs="宋体"/>
        </w:rPr>
      </w:pPr>
      <w:r w:rsidRPr="000665B4">
        <w:rPr>
          <w:rFonts w:hAnsi="宋体" w:cs="宋体" w:hint="eastAsia"/>
        </w:rPr>
        <w:t xml:space="preserve">              if (fabs(x1-x2)&lt;eps2) {</w:t>
      </w:r>
    </w:p>
    <w:p w:rsidR="005F1F37" w:rsidRPr="000665B4" w:rsidRDefault="005F1F37" w:rsidP="005F1F37">
      <w:pPr>
        <w:pStyle w:val="ad"/>
        <w:rPr>
          <w:rFonts w:hAnsi="宋体" w:cs="宋体"/>
        </w:rPr>
      </w:pPr>
      <w:r w:rsidRPr="000665B4">
        <w:rPr>
          <w:rFonts w:hAnsi="宋体" w:cs="宋体" w:hint="eastAsia"/>
        </w:rPr>
        <w:t xml:space="preserve">                     if (x2&lt;a || x2&gt;b)</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lang w:val="pt-BR"/>
        </w:rPr>
      </w:pPr>
      <w:r w:rsidRPr="000665B4">
        <w:rPr>
          <w:rFonts w:hAnsi="宋体" w:cs="宋体" w:hint="eastAsia"/>
          <w:lang w:val="pt-BR"/>
        </w:rPr>
        <w:t xml:space="preserve">                     *r = x2;</w:t>
      </w:r>
    </w:p>
    <w:p w:rsidR="005F1F37" w:rsidRPr="000665B4" w:rsidRDefault="005F1F37" w:rsidP="005F1F37">
      <w:pPr>
        <w:pStyle w:val="ad"/>
        <w:rPr>
          <w:rFonts w:hAnsi="宋体" w:cs="宋体"/>
          <w:lang w:val="pt-BR"/>
        </w:rPr>
      </w:pPr>
      <w:r w:rsidRPr="000665B4">
        <w:rPr>
          <w:rFonts w:hAnsi="宋体" w:cs="宋体" w:hint="eastAsia"/>
          <w:lang w:val="pt-BR"/>
        </w:rPr>
        <w:t xml:space="preserve">                     return 1;</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x1 = x2;</w:t>
      </w:r>
    </w:p>
    <w:p w:rsidR="005F1F37" w:rsidRPr="000665B4" w:rsidRDefault="005F1F37" w:rsidP="005F1F37">
      <w:pPr>
        <w:pStyle w:val="ad"/>
        <w:rPr>
          <w:rFonts w:hAnsi="宋体" w:cs="宋体"/>
        </w:rPr>
      </w:pPr>
      <w:r w:rsidRPr="000665B4">
        <w:rPr>
          <w:rFonts w:hAnsi="宋体" w:cs="宋体" w:hint="eastAsia"/>
        </w:rPr>
        <w:t xml:space="preserve">              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double Polynomial_Root(double c[], int n, double a, double b, double eps)</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double *cp;</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double root;</w:t>
      </w:r>
    </w:p>
    <w:p w:rsidR="005F1F37" w:rsidRPr="000665B4" w:rsidRDefault="005F1F37" w:rsidP="005F1F37">
      <w:pPr>
        <w:pStyle w:val="ad"/>
        <w:rPr>
          <w:rFonts w:hAnsi="宋体" w:cs="宋体"/>
        </w:rPr>
      </w:pPr>
      <w:r w:rsidRPr="000665B4">
        <w:rPr>
          <w:rFonts w:hAnsi="宋体" w:cs="宋体" w:hint="eastAsia"/>
        </w:rPr>
        <w:t xml:space="preserve">       cp = (double *)calloc(n, sizeof(double));</w:t>
      </w:r>
    </w:p>
    <w:p w:rsidR="005F1F37" w:rsidRPr="000665B4" w:rsidRDefault="005F1F37" w:rsidP="005F1F37">
      <w:pPr>
        <w:pStyle w:val="ad"/>
        <w:rPr>
          <w:rFonts w:hAnsi="宋体" w:cs="宋体"/>
        </w:rPr>
      </w:pPr>
      <w:r w:rsidRPr="000665B4">
        <w:rPr>
          <w:rFonts w:hAnsi="宋体" w:cs="宋体" w:hint="eastAsia"/>
        </w:rPr>
        <w:t xml:space="preserve">       for (i=n-1; i&gt;=0; i--) {</w:t>
      </w:r>
    </w:p>
    <w:p w:rsidR="005F1F37" w:rsidRPr="000665B4" w:rsidRDefault="005F1F37" w:rsidP="005F1F37">
      <w:pPr>
        <w:pStyle w:val="ad"/>
        <w:rPr>
          <w:rFonts w:hAnsi="宋体" w:cs="宋体"/>
        </w:rPr>
      </w:pPr>
      <w:r w:rsidRPr="000665B4">
        <w:rPr>
          <w:rFonts w:hAnsi="宋体" w:cs="宋体" w:hint="eastAsia"/>
        </w:rPr>
        <w:t xml:space="preserve">              cp[i] = (i+1)*c[i+1];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if (a&gt;b) {</w:t>
      </w:r>
    </w:p>
    <w:p w:rsidR="005F1F37" w:rsidRPr="000665B4" w:rsidRDefault="005F1F37" w:rsidP="005F1F37">
      <w:pPr>
        <w:pStyle w:val="ad"/>
        <w:rPr>
          <w:rFonts w:hAnsi="宋体" w:cs="宋体"/>
        </w:rPr>
      </w:pPr>
      <w:r w:rsidRPr="000665B4">
        <w:rPr>
          <w:rFonts w:hAnsi="宋体" w:cs="宋体" w:hint="eastAsia"/>
        </w:rPr>
        <w:t xml:space="preserve">                     root = a; a = b; b = root;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if ((!newton(a, &amp;root, c, cp, n, a, b, eps)) &amp;&amp; </w:t>
      </w:r>
    </w:p>
    <w:p w:rsidR="005F1F37" w:rsidRPr="000665B4" w:rsidRDefault="005F1F37" w:rsidP="005F1F37">
      <w:pPr>
        <w:pStyle w:val="ad"/>
        <w:rPr>
          <w:rFonts w:hAnsi="宋体" w:cs="宋体"/>
        </w:rPr>
      </w:pPr>
      <w:r w:rsidRPr="000665B4">
        <w:rPr>
          <w:rFonts w:hAnsi="宋体" w:cs="宋体" w:hint="eastAsia"/>
        </w:rPr>
        <w:t xml:space="preserve">              (!newton(b, &amp;root, c, cp, n, a, b, eps)))</w:t>
      </w:r>
    </w:p>
    <w:p w:rsidR="005F1F37" w:rsidRPr="000665B4" w:rsidRDefault="005F1F37" w:rsidP="005F1F37">
      <w:pPr>
        <w:pStyle w:val="ad"/>
        <w:rPr>
          <w:rFonts w:hAnsi="宋体" w:cs="宋体"/>
        </w:rPr>
      </w:pPr>
      <w:r w:rsidRPr="000665B4">
        <w:rPr>
          <w:rFonts w:hAnsi="宋体" w:cs="宋体" w:hint="eastAsia"/>
        </w:rPr>
        <w:t xml:space="preserve">                     newton((a+b)*0.5, &amp;root, c, cp, n, a, b, eps);</w:t>
      </w:r>
    </w:p>
    <w:p w:rsidR="005F1F37" w:rsidRPr="000665B4" w:rsidRDefault="005F1F37" w:rsidP="005F1F37">
      <w:pPr>
        <w:pStyle w:val="ad"/>
        <w:rPr>
          <w:rFonts w:hAnsi="宋体" w:cs="宋体"/>
        </w:rPr>
      </w:pPr>
      <w:r w:rsidRPr="000665B4">
        <w:rPr>
          <w:rFonts w:hAnsi="宋体" w:cs="宋体" w:hint="eastAsia"/>
        </w:rPr>
        <w:t xml:space="preserve">       free(cp);</w:t>
      </w:r>
    </w:p>
    <w:p w:rsidR="005F1F37" w:rsidRPr="000665B4" w:rsidRDefault="005F1F37" w:rsidP="005F1F37">
      <w:pPr>
        <w:pStyle w:val="ad"/>
        <w:rPr>
          <w:rFonts w:hAnsi="宋体" w:cs="宋体"/>
        </w:rPr>
      </w:pPr>
      <w:r w:rsidRPr="000665B4">
        <w:rPr>
          <w:rFonts w:hAnsi="宋体" w:cs="宋体" w:hint="eastAsia"/>
        </w:rPr>
        <w:lastRenderedPageBreak/>
        <w:t xml:space="preserve">       if (fabs(root)&lt;eps)</w:t>
      </w:r>
    </w:p>
    <w:p w:rsidR="005F1F37" w:rsidRPr="000665B4" w:rsidRDefault="005F1F37" w:rsidP="005F1F37">
      <w:pPr>
        <w:pStyle w:val="ad"/>
        <w:rPr>
          <w:rFonts w:hAnsi="宋体" w:cs="宋体"/>
        </w:rPr>
      </w:pPr>
      <w:r w:rsidRPr="000665B4">
        <w:rPr>
          <w:rFonts w:hAnsi="宋体" w:cs="宋体" w:hint="eastAsia"/>
        </w:rPr>
        <w:t xml:space="preserve">              return fabs(root);</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return root;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p>
    <w:p w:rsidR="005F1F37" w:rsidRPr="000665B4" w:rsidRDefault="005F1F37" w:rsidP="005F1F37">
      <w:pPr>
        <w:pStyle w:val="ad"/>
        <w:rPr>
          <w:rFonts w:hAnsi="宋体" w:cs="宋体"/>
          <w:b/>
        </w:rPr>
      </w:pPr>
      <w:r w:rsidRPr="000665B4">
        <w:rPr>
          <w:rFonts w:hAnsi="宋体" w:cs="宋体" w:hint="eastAsia"/>
          <w:b/>
        </w:rPr>
        <w:t>5.3 周期性方程(追赶法)</w:t>
      </w:r>
    </w:p>
    <w:p w:rsidR="005F1F37" w:rsidRPr="000665B4" w:rsidRDefault="005F1F37" w:rsidP="005F1F37">
      <w:pPr>
        <w:pStyle w:val="ad"/>
        <w:rPr>
          <w:rFonts w:hAnsi="宋体" w:cs="宋体"/>
        </w:rPr>
      </w:pPr>
      <w:r w:rsidRPr="000665B4">
        <w:rPr>
          <w:rFonts w:hAnsi="宋体" w:cs="宋体" w:hint="eastAsia"/>
        </w:rPr>
        <w:t>/*  追赶法解周期性方程</w:t>
      </w:r>
    </w:p>
    <w:p w:rsidR="005F1F37" w:rsidRPr="000665B4" w:rsidRDefault="005F1F37" w:rsidP="005F1F37">
      <w:pPr>
        <w:pStyle w:val="ad"/>
        <w:rPr>
          <w:rFonts w:hAnsi="宋体" w:cs="宋体"/>
        </w:rPr>
      </w:pPr>
      <w:r w:rsidRPr="000665B4">
        <w:rPr>
          <w:rFonts w:hAnsi="宋体" w:cs="宋体" w:hint="eastAsia"/>
        </w:rPr>
        <w:t xml:space="preserve">    周期性方程定义：| a1 b</w:t>
      </w:r>
      <w:smartTag w:uri="urn:schemas-microsoft-com:office:smarttags" w:element="chmetcnv">
        <w:smartTagPr>
          <w:attr w:name="TCSC" w:val="0"/>
          <w:attr w:name="NumberType" w:val="1"/>
          <w:attr w:name="Negative" w:val="False"/>
          <w:attr w:name="HasSpace" w:val="True"/>
          <w:attr w:name="SourceValue" w:val="1"/>
          <w:attr w:name="UnitName" w:val="C"/>
        </w:smartTagPr>
        <w:r w:rsidRPr="000665B4">
          <w:rPr>
            <w:rFonts w:hAnsi="宋体" w:cs="宋体" w:hint="eastAsia"/>
          </w:rPr>
          <w:t>1 c</w:t>
        </w:r>
      </w:smartTag>
      <w:r w:rsidRPr="000665B4">
        <w:rPr>
          <w:rFonts w:hAnsi="宋体" w:cs="宋体" w:hint="eastAsia"/>
        </w:rPr>
        <w:t>1 ...                |         =  x1</w:t>
      </w:r>
    </w:p>
    <w:p w:rsidR="005F1F37" w:rsidRPr="000665B4" w:rsidRDefault="005F1F37" w:rsidP="005F1F37">
      <w:pPr>
        <w:pStyle w:val="ad"/>
        <w:rPr>
          <w:rFonts w:hAnsi="宋体" w:cs="宋体"/>
        </w:rPr>
      </w:pPr>
      <w:r w:rsidRPr="000665B4">
        <w:rPr>
          <w:rFonts w:hAnsi="宋体" w:cs="宋体" w:hint="eastAsia"/>
        </w:rPr>
        <w:t xml:space="preserve">                    |    a2 b</w:t>
      </w:r>
      <w:smartTag w:uri="urn:schemas-microsoft-com:office:smarttags" w:element="chmetcnv">
        <w:smartTagPr>
          <w:attr w:name="TCSC" w:val="0"/>
          <w:attr w:name="NumberType" w:val="1"/>
          <w:attr w:name="Negative" w:val="False"/>
          <w:attr w:name="HasSpace" w:val="True"/>
          <w:attr w:name="SourceValue" w:val="2"/>
          <w:attr w:name="UnitName" w:val="C"/>
        </w:smartTagPr>
        <w:r w:rsidRPr="000665B4">
          <w:rPr>
            <w:rFonts w:hAnsi="宋体" w:cs="宋体" w:hint="eastAsia"/>
          </w:rPr>
          <w:t>2 c</w:t>
        </w:r>
      </w:smartTag>
      <w:r w:rsidRPr="000665B4">
        <w:rPr>
          <w:rFonts w:hAnsi="宋体" w:cs="宋体" w:hint="eastAsia"/>
        </w:rPr>
        <w:t>2 ...             |         =  x2</w:t>
      </w:r>
    </w:p>
    <w:p w:rsidR="005F1F37" w:rsidRPr="000665B4" w:rsidRDefault="005F1F37" w:rsidP="005F1F37">
      <w:pPr>
        <w:pStyle w:val="ad"/>
        <w:rPr>
          <w:rFonts w:hAnsi="宋体" w:cs="宋体"/>
        </w:rPr>
      </w:pPr>
      <w:r w:rsidRPr="000665B4">
        <w:rPr>
          <w:rFonts w:hAnsi="宋体" w:cs="宋体" w:hint="eastAsia"/>
        </w:rPr>
        <w:t xml:space="preserve">                    |       ...                   | *   X   =  ...</w:t>
      </w:r>
    </w:p>
    <w:p w:rsidR="005F1F37" w:rsidRPr="000665B4" w:rsidRDefault="005F1F37" w:rsidP="005F1F37">
      <w:pPr>
        <w:pStyle w:val="ad"/>
        <w:rPr>
          <w:rFonts w:hAnsi="宋体" w:cs="宋体"/>
        </w:rPr>
      </w:pPr>
      <w:r w:rsidRPr="000665B4">
        <w:rPr>
          <w:rFonts w:hAnsi="宋体" w:cs="宋体" w:hint="eastAsia"/>
        </w:rPr>
        <w:t xml:space="preserve">                    | cn-1 ...         an-1 bn-1  |         =  xn-1</w:t>
      </w:r>
    </w:p>
    <w:p w:rsidR="005F1F37" w:rsidRPr="000665B4" w:rsidRDefault="005F1F37" w:rsidP="005F1F37">
      <w:pPr>
        <w:pStyle w:val="ad"/>
        <w:rPr>
          <w:rFonts w:hAnsi="宋体" w:cs="宋体"/>
        </w:rPr>
      </w:pPr>
      <w:r w:rsidRPr="000665B4">
        <w:rPr>
          <w:rFonts w:hAnsi="宋体" w:cs="宋体" w:hint="eastAsia"/>
        </w:rPr>
        <w:t xml:space="preserve">                    | bn   cn                an   |         =  xn</w:t>
      </w:r>
    </w:p>
    <w:p w:rsidR="005F1F37" w:rsidRPr="000665B4" w:rsidRDefault="005F1F37" w:rsidP="005F1F37">
      <w:pPr>
        <w:pStyle w:val="ad"/>
        <w:rPr>
          <w:rFonts w:hAnsi="宋体" w:cs="宋体"/>
        </w:rPr>
      </w:pPr>
      <w:r w:rsidRPr="000665B4">
        <w:rPr>
          <w:rFonts w:hAnsi="宋体" w:cs="宋体" w:hint="eastAsia"/>
        </w:rPr>
        <w:t xml:space="preserve">    输入：a[],b[],c[],x[]</w:t>
      </w:r>
    </w:p>
    <w:p w:rsidR="005F1F37" w:rsidRPr="000665B4" w:rsidRDefault="005F1F37" w:rsidP="005F1F37">
      <w:pPr>
        <w:pStyle w:val="ad"/>
        <w:rPr>
          <w:rFonts w:hAnsi="宋体" w:cs="宋体"/>
        </w:rPr>
      </w:pPr>
      <w:r w:rsidRPr="000665B4">
        <w:rPr>
          <w:rFonts w:hAnsi="宋体" w:cs="宋体" w:hint="eastAsia"/>
        </w:rPr>
        <w:t xml:space="preserve">    输出：求解结果X在x[]中</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void run()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c[0] /= b[0]; a[0] /= b[0]; x[0] /= b[0];</w:t>
      </w:r>
    </w:p>
    <w:p w:rsidR="005F1F37" w:rsidRPr="000665B4" w:rsidRDefault="005F1F37" w:rsidP="005F1F37">
      <w:pPr>
        <w:pStyle w:val="ad"/>
        <w:rPr>
          <w:rFonts w:hAnsi="宋体" w:cs="宋体"/>
        </w:rPr>
      </w:pPr>
      <w:r w:rsidRPr="000665B4">
        <w:rPr>
          <w:rFonts w:hAnsi="宋体" w:cs="宋体" w:hint="eastAsia"/>
        </w:rPr>
        <w:t xml:space="preserve">       for (int i = 1; i &lt; N - 1; i ++) {</w:t>
      </w:r>
    </w:p>
    <w:p w:rsidR="005F1F37" w:rsidRPr="000665B4" w:rsidRDefault="005F1F37" w:rsidP="005F1F37">
      <w:pPr>
        <w:pStyle w:val="ad"/>
        <w:rPr>
          <w:rFonts w:hAnsi="宋体" w:cs="宋体"/>
        </w:rPr>
      </w:pPr>
      <w:r w:rsidRPr="000665B4">
        <w:rPr>
          <w:rFonts w:hAnsi="宋体" w:cs="宋体" w:hint="eastAsia"/>
        </w:rPr>
        <w:t xml:space="preserve">              double temp = b[i] - a[i] * c[i - 1];</w:t>
      </w:r>
    </w:p>
    <w:p w:rsidR="005F1F37" w:rsidRPr="000665B4" w:rsidRDefault="005F1F37" w:rsidP="005F1F37">
      <w:pPr>
        <w:pStyle w:val="ad"/>
        <w:rPr>
          <w:rFonts w:hAnsi="宋体" w:cs="宋体"/>
          <w:lang w:val="pt-BR"/>
        </w:rPr>
      </w:pPr>
      <w:r w:rsidRPr="000665B4">
        <w:rPr>
          <w:rFonts w:hAnsi="宋体" w:cs="宋体" w:hint="eastAsia"/>
          <w:lang w:val="pt-BR"/>
        </w:rPr>
        <w:t xml:space="preserve">              c[i] /= temp;</w:t>
      </w:r>
    </w:p>
    <w:p w:rsidR="005F1F37" w:rsidRPr="000665B4" w:rsidRDefault="005F1F37" w:rsidP="005F1F37">
      <w:pPr>
        <w:pStyle w:val="ad"/>
        <w:rPr>
          <w:rFonts w:hAnsi="宋体" w:cs="宋体"/>
          <w:lang w:val="pt-BR"/>
        </w:rPr>
      </w:pPr>
      <w:r w:rsidRPr="000665B4">
        <w:rPr>
          <w:rFonts w:hAnsi="宋体" w:cs="宋体" w:hint="eastAsia"/>
          <w:lang w:val="pt-BR"/>
        </w:rPr>
        <w:t xml:space="preserve">              x[i] = (x[i] - a[i] * x[i - 1]) / temp;</w:t>
      </w:r>
    </w:p>
    <w:p w:rsidR="005F1F37" w:rsidRPr="000665B4" w:rsidRDefault="005F1F37" w:rsidP="005F1F37">
      <w:pPr>
        <w:pStyle w:val="ad"/>
        <w:rPr>
          <w:rFonts w:hAnsi="宋体" w:cs="宋体"/>
          <w:lang w:val="pt-BR"/>
        </w:rPr>
      </w:pPr>
      <w:r w:rsidRPr="000665B4">
        <w:rPr>
          <w:rFonts w:hAnsi="宋体" w:cs="宋体" w:hint="eastAsia"/>
          <w:lang w:val="pt-BR"/>
        </w:rPr>
        <w:t xml:space="preserve">              a[i] = -a[i] * a[i - 1] / temp;</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a[N - 2] = -a[N - 2] - c[N - 2];</w:t>
      </w:r>
    </w:p>
    <w:p w:rsidR="005F1F37" w:rsidRPr="000665B4" w:rsidRDefault="005F1F37" w:rsidP="005F1F37">
      <w:pPr>
        <w:pStyle w:val="ad"/>
        <w:rPr>
          <w:rFonts w:hAnsi="宋体" w:cs="宋体"/>
        </w:rPr>
      </w:pPr>
      <w:r w:rsidRPr="000665B4">
        <w:rPr>
          <w:rFonts w:hAnsi="宋体" w:cs="宋体" w:hint="eastAsia"/>
        </w:rPr>
        <w:t xml:space="preserve">       for (int i = N - 3; i &gt;= 0; i --) {</w:t>
      </w:r>
    </w:p>
    <w:p w:rsidR="005F1F37" w:rsidRPr="000665B4" w:rsidRDefault="005F1F37" w:rsidP="005F1F37">
      <w:pPr>
        <w:pStyle w:val="ad"/>
        <w:rPr>
          <w:rFonts w:hAnsi="宋体" w:cs="宋体"/>
          <w:lang w:val="pt-BR"/>
        </w:rPr>
      </w:pPr>
      <w:r w:rsidRPr="000665B4">
        <w:rPr>
          <w:rFonts w:hAnsi="宋体" w:cs="宋体" w:hint="eastAsia"/>
          <w:lang w:val="pt-BR"/>
        </w:rPr>
        <w:t xml:space="preserve">              a[i] = -a[i] - c[i] * a[i + 1];</w:t>
      </w:r>
    </w:p>
    <w:p w:rsidR="005F1F37" w:rsidRPr="000665B4" w:rsidRDefault="005F1F37" w:rsidP="005F1F37">
      <w:pPr>
        <w:pStyle w:val="ad"/>
        <w:rPr>
          <w:rFonts w:hAnsi="宋体" w:cs="宋体"/>
          <w:lang w:val="pt-BR"/>
        </w:rPr>
      </w:pPr>
      <w:r w:rsidRPr="000665B4">
        <w:rPr>
          <w:rFonts w:hAnsi="宋体" w:cs="宋体" w:hint="eastAsia"/>
          <w:lang w:val="pt-BR"/>
        </w:rPr>
        <w:t xml:space="preserve">              x[i] -= c[i] * x[i + 1];</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x[N - 1] -= (c[N - 1] * x[0] + a[N - 1] * x[N - 2]);</w:t>
      </w:r>
    </w:p>
    <w:p w:rsidR="005F1F37" w:rsidRPr="000665B4" w:rsidRDefault="005F1F37" w:rsidP="005F1F37">
      <w:pPr>
        <w:pStyle w:val="ad"/>
        <w:rPr>
          <w:rFonts w:hAnsi="宋体" w:cs="宋体"/>
          <w:lang w:val="pt-BR"/>
        </w:rPr>
      </w:pPr>
      <w:r w:rsidRPr="000665B4">
        <w:rPr>
          <w:rFonts w:hAnsi="宋体" w:cs="宋体" w:hint="eastAsia"/>
          <w:lang w:val="pt-BR"/>
        </w:rPr>
        <w:t xml:space="preserve">       x[N - 1] /= (c[N - 1] * a[0] + a[N - 1] * a[N - 2] + b[N - 1]);</w:t>
      </w:r>
    </w:p>
    <w:p w:rsidR="005F1F37" w:rsidRPr="000665B4" w:rsidRDefault="005F1F37" w:rsidP="005F1F37">
      <w:pPr>
        <w:pStyle w:val="ad"/>
        <w:rPr>
          <w:rFonts w:hAnsi="宋体" w:cs="宋体"/>
        </w:rPr>
      </w:pPr>
      <w:r w:rsidRPr="000665B4">
        <w:rPr>
          <w:rFonts w:hAnsi="宋体" w:cs="宋体" w:hint="eastAsia"/>
        </w:rPr>
        <w:t xml:space="preserve">       for (int i = N - 2; i &gt;= 0; i --)</w:t>
      </w:r>
    </w:p>
    <w:p w:rsidR="005F1F37" w:rsidRPr="000665B4" w:rsidRDefault="005F1F37" w:rsidP="005F1F37">
      <w:pPr>
        <w:pStyle w:val="ad"/>
        <w:rPr>
          <w:rFonts w:hAnsi="宋体" w:cs="宋体"/>
        </w:rPr>
      </w:pPr>
      <w:r w:rsidRPr="000665B4">
        <w:rPr>
          <w:rFonts w:hAnsi="宋体" w:cs="宋体" w:hint="eastAsia"/>
        </w:rPr>
        <w:t xml:space="preserve">              x[i] += a[i] * x[N - 1];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sz w:val="24"/>
          <w:szCs w:val="24"/>
        </w:rPr>
      </w:pPr>
      <w:r w:rsidRPr="000665B4">
        <w:rPr>
          <w:rFonts w:hAnsi="宋体" w:cs="宋体" w:hint="eastAsia"/>
          <w:b/>
          <w:sz w:val="24"/>
          <w:szCs w:val="24"/>
        </w:rPr>
        <w:t>6、图论—NP搜索</w:t>
      </w:r>
    </w:p>
    <w:p w:rsidR="005F1F37" w:rsidRPr="000665B4" w:rsidRDefault="005F1F37" w:rsidP="005F1F37">
      <w:pPr>
        <w:pStyle w:val="ad"/>
        <w:rPr>
          <w:rFonts w:hAnsi="宋体" w:cs="宋体"/>
          <w:b/>
        </w:rPr>
      </w:pPr>
      <w:r w:rsidRPr="000665B4">
        <w:rPr>
          <w:rFonts w:hAnsi="宋体" w:cs="宋体" w:hint="eastAsia"/>
          <w:b/>
        </w:rPr>
        <w:t>6.1 最大团</w:t>
      </w:r>
    </w:p>
    <w:p w:rsidR="005F1F37" w:rsidRPr="000665B4" w:rsidRDefault="005F1F37" w:rsidP="005F1F37">
      <w:pPr>
        <w:pStyle w:val="ad"/>
        <w:rPr>
          <w:rFonts w:hAnsi="宋体" w:cs="宋体"/>
        </w:rPr>
      </w:pPr>
      <w:r w:rsidRPr="000665B4">
        <w:rPr>
          <w:rFonts w:hAnsi="宋体" w:cs="宋体" w:hint="eastAsia"/>
        </w:rPr>
        <w:t>//最大团</w:t>
      </w:r>
    </w:p>
    <w:p w:rsidR="005F1F37" w:rsidRPr="000665B4" w:rsidRDefault="005F1F37" w:rsidP="005F1F37">
      <w:pPr>
        <w:pStyle w:val="ad"/>
        <w:rPr>
          <w:rFonts w:hAnsi="宋体" w:cs="宋体"/>
        </w:rPr>
      </w:pPr>
      <w:r w:rsidRPr="000665B4">
        <w:rPr>
          <w:rFonts w:hAnsi="宋体" w:cs="宋体" w:hint="eastAsia"/>
        </w:rPr>
        <w:t>//返回最大团大小和一个方案,传入图的大小n和邻接阵mat</w:t>
      </w:r>
    </w:p>
    <w:p w:rsidR="005F1F37" w:rsidRPr="000665B4" w:rsidRDefault="005F1F37" w:rsidP="005F1F37">
      <w:pPr>
        <w:pStyle w:val="ad"/>
        <w:rPr>
          <w:rFonts w:hAnsi="宋体" w:cs="宋体"/>
        </w:rPr>
      </w:pPr>
      <w:r w:rsidRPr="000665B4">
        <w:rPr>
          <w:rFonts w:hAnsi="宋体" w:cs="宋体" w:hint="eastAsia"/>
        </w:rPr>
        <w:t>//mat[i][j]为布尔量</w:t>
      </w:r>
    </w:p>
    <w:p w:rsidR="005F1F37" w:rsidRPr="000665B4" w:rsidRDefault="005F1F37" w:rsidP="005F1F37">
      <w:pPr>
        <w:pStyle w:val="ad"/>
        <w:rPr>
          <w:rFonts w:hAnsi="宋体" w:cs="宋体"/>
        </w:rPr>
      </w:pPr>
      <w:r w:rsidRPr="000665B4">
        <w:rPr>
          <w:rFonts w:hAnsi="宋体" w:cs="宋体" w:hint="eastAsia"/>
        </w:rPr>
        <w:t>#define MAXN 60</w:t>
      </w:r>
    </w:p>
    <w:p w:rsidR="005F1F37" w:rsidRPr="000665B4" w:rsidRDefault="005F1F37" w:rsidP="005F1F37">
      <w:pPr>
        <w:pStyle w:val="ad"/>
        <w:rPr>
          <w:rFonts w:hAnsi="宋体" w:cs="宋体"/>
        </w:rPr>
      </w:pPr>
      <w:r w:rsidRPr="000665B4">
        <w:rPr>
          <w:rFonts w:hAnsi="宋体" w:cs="宋体" w:hint="eastAsia"/>
        </w:rPr>
        <w:t>void clique(int n, int* u, int mat[][MAXN], int size, int&amp; max, int&amp; bb, int* res, int* rr, int* c) {</w:t>
      </w:r>
    </w:p>
    <w:p w:rsidR="005F1F37" w:rsidRPr="000665B4" w:rsidRDefault="005F1F37" w:rsidP="005F1F37">
      <w:pPr>
        <w:pStyle w:val="ad"/>
        <w:rPr>
          <w:rFonts w:hAnsi="宋体" w:cs="宋体"/>
        </w:rPr>
      </w:pPr>
      <w:r w:rsidRPr="000665B4">
        <w:rPr>
          <w:rFonts w:hAnsi="宋体" w:cs="宋体" w:hint="eastAsia"/>
        </w:rPr>
        <w:lastRenderedPageBreak/>
        <w:t xml:space="preserve">       int i, j, vn, v[MAXN];</w:t>
      </w:r>
    </w:p>
    <w:p w:rsidR="005F1F37" w:rsidRPr="000665B4" w:rsidRDefault="005F1F37" w:rsidP="005F1F37">
      <w:pPr>
        <w:pStyle w:val="ad"/>
        <w:rPr>
          <w:rFonts w:hAnsi="宋体" w:cs="宋体"/>
        </w:rPr>
      </w:pPr>
      <w:r w:rsidRPr="000665B4">
        <w:rPr>
          <w:rFonts w:hAnsi="宋体" w:cs="宋体" w:hint="eastAsia"/>
        </w:rPr>
        <w:t xml:space="preserve">       if (n) {</w:t>
      </w:r>
    </w:p>
    <w:p w:rsidR="005F1F37" w:rsidRPr="000665B4" w:rsidRDefault="005F1F37" w:rsidP="005F1F37">
      <w:pPr>
        <w:pStyle w:val="ad"/>
        <w:rPr>
          <w:rFonts w:hAnsi="宋体" w:cs="宋体"/>
        </w:rPr>
      </w:pPr>
      <w:r w:rsidRPr="000665B4">
        <w:rPr>
          <w:rFonts w:hAnsi="宋体" w:cs="宋体" w:hint="eastAsia"/>
        </w:rPr>
        <w:t xml:space="preserve">              if (size + c[u[0]] &lt;= max) return;</w:t>
      </w:r>
    </w:p>
    <w:p w:rsidR="005F1F37" w:rsidRPr="000665B4" w:rsidRDefault="005F1F37" w:rsidP="005F1F37">
      <w:pPr>
        <w:pStyle w:val="ad"/>
        <w:rPr>
          <w:rFonts w:hAnsi="宋体" w:cs="宋体"/>
        </w:rPr>
      </w:pPr>
      <w:r w:rsidRPr="000665B4">
        <w:rPr>
          <w:rFonts w:hAnsi="宋体" w:cs="宋体" w:hint="eastAsia"/>
        </w:rPr>
        <w:t xml:space="preserve">              for (i = 0; i &lt; n + size - max &amp;&amp; i &lt; n; ++ i) {</w:t>
      </w:r>
    </w:p>
    <w:p w:rsidR="005F1F37" w:rsidRPr="000665B4" w:rsidRDefault="005F1F37" w:rsidP="005F1F37">
      <w:pPr>
        <w:pStyle w:val="ad"/>
        <w:rPr>
          <w:rFonts w:hAnsi="宋体" w:cs="宋体"/>
        </w:rPr>
      </w:pPr>
      <w:r w:rsidRPr="000665B4">
        <w:rPr>
          <w:rFonts w:hAnsi="宋体" w:cs="宋体" w:hint="eastAsia"/>
        </w:rPr>
        <w:t xml:space="preserve">                     for (j = i + 1, vn = 0; j &lt; n; ++ j)</w:t>
      </w:r>
    </w:p>
    <w:p w:rsidR="005F1F37" w:rsidRPr="000665B4" w:rsidRDefault="005F1F37" w:rsidP="005F1F37">
      <w:pPr>
        <w:pStyle w:val="ad"/>
        <w:rPr>
          <w:rFonts w:hAnsi="宋体" w:cs="宋体"/>
        </w:rPr>
      </w:pPr>
      <w:r w:rsidRPr="000665B4">
        <w:rPr>
          <w:rFonts w:hAnsi="宋体" w:cs="宋体" w:hint="eastAsia"/>
        </w:rPr>
        <w:t xml:space="preserve">                            if (mat[u[i]][u[j]])</w:t>
      </w:r>
    </w:p>
    <w:p w:rsidR="005F1F37" w:rsidRPr="000665B4" w:rsidRDefault="005F1F37" w:rsidP="005F1F37">
      <w:pPr>
        <w:pStyle w:val="ad"/>
        <w:rPr>
          <w:rFonts w:hAnsi="宋体" w:cs="宋体"/>
        </w:rPr>
      </w:pPr>
      <w:r w:rsidRPr="000665B4">
        <w:rPr>
          <w:rFonts w:hAnsi="宋体" w:cs="宋体" w:hint="eastAsia"/>
        </w:rPr>
        <w:t xml:space="preserve">                                   v[vn ++] = u[j];</w:t>
      </w:r>
    </w:p>
    <w:p w:rsidR="005F1F37" w:rsidRPr="000665B4" w:rsidRDefault="005F1F37" w:rsidP="005F1F37">
      <w:pPr>
        <w:pStyle w:val="ad"/>
        <w:rPr>
          <w:rFonts w:hAnsi="宋体" w:cs="宋体"/>
        </w:rPr>
      </w:pPr>
      <w:r w:rsidRPr="000665B4">
        <w:rPr>
          <w:rFonts w:hAnsi="宋体" w:cs="宋体" w:hint="eastAsia"/>
        </w:rPr>
        <w:t xml:space="preserve">                     rr[size] = u[i];</w:t>
      </w:r>
    </w:p>
    <w:p w:rsidR="005F1F37" w:rsidRPr="000665B4" w:rsidRDefault="005F1F37" w:rsidP="005F1F37">
      <w:pPr>
        <w:pStyle w:val="ad"/>
        <w:rPr>
          <w:rFonts w:hAnsi="宋体" w:cs="宋体"/>
        </w:rPr>
      </w:pPr>
      <w:r w:rsidRPr="000665B4">
        <w:rPr>
          <w:rFonts w:hAnsi="宋体" w:cs="宋体" w:hint="eastAsia"/>
        </w:rPr>
        <w:t xml:space="preserve">                     clique(vn, v, mat, size + 1, max, bb, res, rr, c);</w:t>
      </w:r>
    </w:p>
    <w:p w:rsidR="005F1F37" w:rsidRPr="000665B4" w:rsidRDefault="005F1F37" w:rsidP="005F1F37">
      <w:pPr>
        <w:pStyle w:val="ad"/>
        <w:rPr>
          <w:rFonts w:hAnsi="宋体" w:cs="宋体"/>
        </w:rPr>
      </w:pPr>
      <w:r w:rsidRPr="000665B4">
        <w:rPr>
          <w:rFonts w:hAnsi="宋体" w:cs="宋体" w:hint="eastAsia"/>
        </w:rPr>
        <w:t xml:space="preserve">                     if (bb) return;</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 else if (size &gt; max) {</w:t>
      </w:r>
    </w:p>
    <w:p w:rsidR="005F1F37" w:rsidRPr="000665B4" w:rsidRDefault="005F1F37" w:rsidP="005F1F37">
      <w:pPr>
        <w:pStyle w:val="ad"/>
        <w:rPr>
          <w:rFonts w:hAnsi="宋体" w:cs="宋体"/>
        </w:rPr>
      </w:pPr>
      <w:r w:rsidRPr="000665B4">
        <w:rPr>
          <w:rFonts w:hAnsi="宋体" w:cs="宋体" w:hint="eastAsia"/>
        </w:rPr>
        <w:t xml:space="preserve">              max = size;</w:t>
      </w:r>
    </w:p>
    <w:p w:rsidR="005F1F37" w:rsidRPr="000665B4" w:rsidRDefault="005F1F37" w:rsidP="005F1F37">
      <w:pPr>
        <w:pStyle w:val="ad"/>
        <w:rPr>
          <w:rFonts w:hAnsi="宋体" w:cs="宋体"/>
        </w:rPr>
      </w:pPr>
      <w:r w:rsidRPr="000665B4">
        <w:rPr>
          <w:rFonts w:hAnsi="宋体" w:cs="宋体" w:hint="eastAsia"/>
        </w:rPr>
        <w:t xml:space="preserve">              for (i = 0; i &lt; size; ++ i)</w:t>
      </w:r>
    </w:p>
    <w:p w:rsidR="005F1F37" w:rsidRPr="000665B4" w:rsidRDefault="005F1F37" w:rsidP="005F1F37">
      <w:pPr>
        <w:pStyle w:val="ad"/>
        <w:rPr>
          <w:rFonts w:hAnsi="宋体" w:cs="宋体"/>
        </w:rPr>
      </w:pPr>
      <w:r w:rsidRPr="000665B4">
        <w:rPr>
          <w:rFonts w:hAnsi="宋体" w:cs="宋体" w:hint="eastAsia"/>
        </w:rPr>
        <w:t xml:space="preserve">                     res[i] = rr[i];</w:t>
      </w:r>
    </w:p>
    <w:p w:rsidR="005F1F37" w:rsidRPr="000665B4" w:rsidRDefault="005F1F37" w:rsidP="005F1F37">
      <w:pPr>
        <w:pStyle w:val="ad"/>
        <w:rPr>
          <w:rFonts w:hAnsi="宋体" w:cs="宋体"/>
        </w:rPr>
      </w:pPr>
      <w:r w:rsidRPr="000665B4">
        <w:rPr>
          <w:rFonts w:hAnsi="宋体" w:cs="宋体" w:hint="eastAsia"/>
        </w:rPr>
        <w:t xml:space="preserve">              bb =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maxclique(int n, int mat[][MAXN], int *ret) {</w:t>
      </w:r>
    </w:p>
    <w:p w:rsidR="005F1F37" w:rsidRPr="000665B4" w:rsidRDefault="005F1F37" w:rsidP="005F1F37">
      <w:pPr>
        <w:pStyle w:val="ad"/>
        <w:rPr>
          <w:rFonts w:hAnsi="宋体" w:cs="宋体"/>
        </w:rPr>
      </w:pPr>
      <w:r w:rsidRPr="000665B4">
        <w:rPr>
          <w:rFonts w:hAnsi="宋体" w:cs="宋体" w:hint="eastAsia"/>
        </w:rPr>
        <w:t xml:space="preserve">       int max = 0, bb, c[MAXN], i, j;</w:t>
      </w:r>
    </w:p>
    <w:p w:rsidR="005F1F37" w:rsidRPr="000665B4" w:rsidRDefault="005F1F37" w:rsidP="005F1F37">
      <w:pPr>
        <w:pStyle w:val="ad"/>
        <w:rPr>
          <w:rFonts w:hAnsi="宋体" w:cs="宋体"/>
        </w:rPr>
      </w:pPr>
      <w:r w:rsidRPr="000665B4">
        <w:rPr>
          <w:rFonts w:hAnsi="宋体" w:cs="宋体" w:hint="eastAsia"/>
        </w:rPr>
        <w:t xml:space="preserve">       int vn, v[MAXN], rr[MAXN];</w:t>
      </w:r>
    </w:p>
    <w:p w:rsidR="005F1F37" w:rsidRPr="000665B4" w:rsidRDefault="005F1F37" w:rsidP="005F1F37">
      <w:pPr>
        <w:pStyle w:val="ad"/>
        <w:rPr>
          <w:rFonts w:hAnsi="宋体" w:cs="宋体"/>
        </w:rPr>
      </w:pPr>
      <w:r w:rsidRPr="000665B4">
        <w:rPr>
          <w:rFonts w:hAnsi="宋体" w:cs="宋体" w:hint="eastAsia"/>
        </w:rPr>
        <w:t xml:space="preserve">       for (c[i = n - 1] = 0; i &gt;= 0; -- i) {</w:t>
      </w:r>
    </w:p>
    <w:p w:rsidR="005F1F37" w:rsidRPr="000665B4" w:rsidRDefault="005F1F37" w:rsidP="005F1F37">
      <w:pPr>
        <w:pStyle w:val="ad"/>
        <w:rPr>
          <w:rFonts w:hAnsi="宋体" w:cs="宋体"/>
        </w:rPr>
      </w:pPr>
      <w:r w:rsidRPr="000665B4">
        <w:rPr>
          <w:rFonts w:hAnsi="宋体" w:cs="宋体" w:hint="eastAsia"/>
        </w:rPr>
        <w:t xml:space="preserve">              for (vn = 0, j = i + 1; j &lt; n; ++ j)</w:t>
      </w:r>
    </w:p>
    <w:p w:rsidR="005F1F37" w:rsidRPr="000665B4" w:rsidRDefault="005F1F37" w:rsidP="005F1F37">
      <w:pPr>
        <w:pStyle w:val="ad"/>
        <w:rPr>
          <w:rFonts w:hAnsi="宋体" w:cs="宋体"/>
        </w:rPr>
      </w:pPr>
      <w:r w:rsidRPr="000665B4">
        <w:rPr>
          <w:rFonts w:hAnsi="宋体" w:cs="宋体" w:hint="eastAsia"/>
        </w:rPr>
        <w:t xml:space="preserve">                     if (mat[i][j])</w:t>
      </w:r>
    </w:p>
    <w:p w:rsidR="005F1F37" w:rsidRPr="000665B4" w:rsidRDefault="005F1F37" w:rsidP="005F1F37">
      <w:pPr>
        <w:pStyle w:val="ad"/>
        <w:rPr>
          <w:rFonts w:hAnsi="宋体" w:cs="宋体"/>
        </w:rPr>
      </w:pPr>
      <w:r w:rsidRPr="000665B4">
        <w:rPr>
          <w:rFonts w:hAnsi="宋体" w:cs="宋体" w:hint="eastAsia"/>
        </w:rPr>
        <w:t xml:space="preserve">                            v[vn ++] = j;</w:t>
      </w:r>
    </w:p>
    <w:p w:rsidR="005F1F37" w:rsidRPr="000665B4" w:rsidRDefault="005F1F37" w:rsidP="005F1F37">
      <w:pPr>
        <w:pStyle w:val="ad"/>
        <w:rPr>
          <w:rFonts w:hAnsi="宋体" w:cs="宋体"/>
        </w:rPr>
      </w:pPr>
      <w:r w:rsidRPr="000665B4">
        <w:rPr>
          <w:rFonts w:hAnsi="宋体" w:cs="宋体" w:hint="eastAsia"/>
        </w:rPr>
        <w:t xml:space="preserve">              bb = 0;</w:t>
      </w:r>
    </w:p>
    <w:p w:rsidR="005F1F37" w:rsidRPr="000665B4" w:rsidRDefault="005F1F37" w:rsidP="005F1F37">
      <w:pPr>
        <w:pStyle w:val="ad"/>
        <w:rPr>
          <w:rFonts w:hAnsi="宋体" w:cs="宋体"/>
        </w:rPr>
      </w:pPr>
      <w:r w:rsidRPr="000665B4">
        <w:rPr>
          <w:rFonts w:hAnsi="宋体" w:cs="宋体" w:hint="eastAsia"/>
        </w:rPr>
        <w:t xml:space="preserve">              rr[0] = i;</w:t>
      </w:r>
    </w:p>
    <w:p w:rsidR="005F1F37" w:rsidRPr="000665B4" w:rsidRDefault="005F1F37" w:rsidP="005F1F37">
      <w:pPr>
        <w:pStyle w:val="ad"/>
        <w:rPr>
          <w:rFonts w:hAnsi="宋体" w:cs="宋体"/>
        </w:rPr>
      </w:pPr>
      <w:r w:rsidRPr="000665B4">
        <w:rPr>
          <w:rFonts w:hAnsi="宋体" w:cs="宋体" w:hint="eastAsia"/>
        </w:rPr>
        <w:t xml:space="preserve">              clique(vn, v, mat, 1, max, bb, ret, rr, c);</w:t>
      </w:r>
    </w:p>
    <w:p w:rsidR="005F1F37" w:rsidRPr="000665B4" w:rsidRDefault="005F1F37" w:rsidP="005F1F37">
      <w:pPr>
        <w:pStyle w:val="ad"/>
        <w:rPr>
          <w:rFonts w:hAnsi="宋体" w:cs="宋体"/>
        </w:rPr>
      </w:pPr>
      <w:r w:rsidRPr="000665B4">
        <w:rPr>
          <w:rFonts w:hAnsi="宋体" w:cs="宋体" w:hint="eastAsia"/>
        </w:rPr>
        <w:t xml:space="preserve">              c[i] = max;</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max;</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6.2 最大团(n&lt;64)(faster)</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 WishingBone's ACM/ICPC Routine Library</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 maximum clique solver</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#include &lt;vector&gt;</w:t>
      </w:r>
    </w:p>
    <w:p w:rsidR="005F1F37" w:rsidRPr="000665B4" w:rsidRDefault="005F1F37" w:rsidP="005F1F37">
      <w:pPr>
        <w:pStyle w:val="ad"/>
        <w:rPr>
          <w:rFonts w:hAnsi="宋体" w:cs="宋体"/>
        </w:rPr>
      </w:pPr>
      <w:r w:rsidRPr="000665B4">
        <w:rPr>
          <w:rFonts w:hAnsi="宋体" w:cs="宋体" w:hint="eastAsia"/>
        </w:rPr>
        <w:t>using std::vector;</w:t>
      </w:r>
    </w:p>
    <w:p w:rsidR="005F1F37" w:rsidRPr="000665B4" w:rsidRDefault="005F1F37" w:rsidP="005F1F37">
      <w:pPr>
        <w:pStyle w:val="ad"/>
        <w:rPr>
          <w:rFonts w:hAnsi="宋体" w:cs="宋体"/>
        </w:rPr>
      </w:pPr>
      <w:r w:rsidRPr="000665B4">
        <w:rPr>
          <w:rFonts w:hAnsi="宋体" w:cs="宋体" w:hint="eastAsia"/>
        </w:rPr>
        <w:t>// clique solver calculates both size and consitution of maximum clique</w:t>
      </w:r>
    </w:p>
    <w:p w:rsidR="005F1F37" w:rsidRPr="000665B4" w:rsidRDefault="005F1F37" w:rsidP="005F1F37">
      <w:pPr>
        <w:pStyle w:val="ad"/>
        <w:rPr>
          <w:rFonts w:hAnsi="宋体" w:cs="宋体"/>
        </w:rPr>
      </w:pPr>
      <w:r w:rsidRPr="000665B4">
        <w:rPr>
          <w:rFonts w:hAnsi="宋体" w:cs="宋体" w:hint="eastAsia"/>
        </w:rPr>
        <w:lastRenderedPageBreak/>
        <w:t>// uses bit operation to accelerate searching</w:t>
      </w:r>
    </w:p>
    <w:p w:rsidR="005F1F37" w:rsidRPr="000665B4" w:rsidRDefault="005F1F37" w:rsidP="005F1F37">
      <w:pPr>
        <w:pStyle w:val="ad"/>
        <w:rPr>
          <w:rFonts w:hAnsi="宋体" w:cs="宋体"/>
        </w:rPr>
      </w:pPr>
      <w:r w:rsidRPr="000665B4">
        <w:rPr>
          <w:rFonts w:hAnsi="宋体" w:cs="宋体" w:hint="eastAsia"/>
        </w:rPr>
        <w:t>// graph size limit is 63, the graph should be undirected</w:t>
      </w:r>
    </w:p>
    <w:p w:rsidR="005F1F37" w:rsidRPr="000665B4" w:rsidRDefault="005F1F37" w:rsidP="005F1F37">
      <w:pPr>
        <w:pStyle w:val="ad"/>
        <w:rPr>
          <w:rFonts w:hAnsi="宋体" w:cs="宋体"/>
        </w:rPr>
      </w:pPr>
      <w:r w:rsidRPr="000665B4">
        <w:rPr>
          <w:rFonts w:hAnsi="宋体" w:cs="宋体" w:hint="eastAsia"/>
        </w:rPr>
        <w:t>// can optimize to calculate on each component, and sort on vertex degrees</w:t>
      </w:r>
    </w:p>
    <w:p w:rsidR="005F1F37" w:rsidRPr="000665B4" w:rsidRDefault="005F1F37" w:rsidP="005F1F37">
      <w:pPr>
        <w:pStyle w:val="ad"/>
        <w:rPr>
          <w:rFonts w:hAnsi="宋体" w:cs="宋体"/>
        </w:rPr>
      </w:pPr>
      <w:r w:rsidRPr="000665B4">
        <w:rPr>
          <w:rFonts w:hAnsi="宋体" w:cs="宋体" w:hint="eastAsia"/>
        </w:rPr>
        <w:t>// can be used to solve maximum independent set</w:t>
      </w:r>
    </w:p>
    <w:p w:rsidR="005F1F37" w:rsidRPr="000665B4" w:rsidRDefault="005F1F37" w:rsidP="005F1F37">
      <w:pPr>
        <w:pStyle w:val="ad"/>
        <w:rPr>
          <w:rFonts w:hAnsi="宋体" w:cs="宋体"/>
        </w:rPr>
      </w:pPr>
      <w:r w:rsidRPr="000665B4">
        <w:rPr>
          <w:rFonts w:hAnsi="宋体" w:cs="宋体" w:hint="eastAsia"/>
        </w:rPr>
        <w:t>class clique {</w:t>
      </w:r>
    </w:p>
    <w:p w:rsidR="005F1F37" w:rsidRPr="000665B4" w:rsidRDefault="005F1F37" w:rsidP="005F1F37">
      <w:pPr>
        <w:pStyle w:val="ad"/>
        <w:rPr>
          <w:rFonts w:hAnsi="宋体" w:cs="宋体"/>
        </w:rPr>
      </w:pPr>
      <w:r w:rsidRPr="000665B4">
        <w:rPr>
          <w:rFonts w:hAnsi="宋体" w:cs="宋体" w:hint="eastAsia"/>
        </w:rPr>
        <w:t>public:</w:t>
      </w:r>
    </w:p>
    <w:p w:rsidR="005F1F37" w:rsidRPr="000665B4" w:rsidRDefault="005F1F37" w:rsidP="005F1F37">
      <w:pPr>
        <w:pStyle w:val="ad"/>
        <w:rPr>
          <w:rFonts w:hAnsi="宋体" w:cs="宋体"/>
        </w:rPr>
      </w:pPr>
      <w:r w:rsidRPr="000665B4">
        <w:rPr>
          <w:rFonts w:hAnsi="宋体" w:cs="宋体" w:hint="eastAsia"/>
        </w:rPr>
        <w:t xml:space="preserve">    static const long long ONE = 1;</w:t>
      </w:r>
    </w:p>
    <w:p w:rsidR="005F1F37" w:rsidRPr="000665B4" w:rsidRDefault="005F1F37" w:rsidP="005F1F37">
      <w:pPr>
        <w:pStyle w:val="ad"/>
        <w:rPr>
          <w:rFonts w:hAnsi="宋体" w:cs="宋体"/>
        </w:rPr>
      </w:pPr>
      <w:r w:rsidRPr="000665B4">
        <w:rPr>
          <w:rFonts w:hAnsi="宋体" w:cs="宋体" w:hint="eastAsia"/>
        </w:rPr>
        <w:t xml:space="preserve">    static const long long MASK = (1 &lt;&lt; 21) - 1;</w:t>
      </w:r>
    </w:p>
    <w:p w:rsidR="005F1F37" w:rsidRPr="000665B4" w:rsidRDefault="005F1F37" w:rsidP="005F1F37">
      <w:pPr>
        <w:pStyle w:val="ad"/>
        <w:rPr>
          <w:rFonts w:hAnsi="宋体" w:cs="宋体"/>
        </w:rPr>
      </w:pPr>
      <w:r w:rsidRPr="000665B4">
        <w:rPr>
          <w:rFonts w:hAnsi="宋体" w:cs="宋体" w:hint="eastAsia"/>
        </w:rPr>
        <w:t xml:space="preserve">    char* bits;</w:t>
      </w:r>
    </w:p>
    <w:p w:rsidR="005F1F37" w:rsidRPr="000665B4" w:rsidRDefault="005F1F37" w:rsidP="005F1F37">
      <w:pPr>
        <w:pStyle w:val="ad"/>
        <w:rPr>
          <w:rFonts w:hAnsi="宋体" w:cs="宋体"/>
        </w:rPr>
      </w:pPr>
      <w:r w:rsidRPr="000665B4">
        <w:rPr>
          <w:rFonts w:hAnsi="宋体" w:cs="宋体" w:hint="eastAsia"/>
        </w:rPr>
        <w:t xml:space="preserve">    int n, size, cmax[63];</w:t>
      </w:r>
    </w:p>
    <w:p w:rsidR="005F1F37" w:rsidRPr="000665B4" w:rsidRDefault="005F1F37" w:rsidP="005F1F37">
      <w:pPr>
        <w:pStyle w:val="ad"/>
        <w:rPr>
          <w:rFonts w:hAnsi="宋体" w:cs="宋体"/>
        </w:rPr>
      </w:pPr>
      <w:r w:rsidRPr="000665B4">
        <w:rPr>
          <w:rFonts w:hAnsi="宋体" w:cs="宋体" w:hint="eastAsia"/>
        </w:rPr>
        <w:t xml:space="preserve">    long long mask[63], cons;</w:t>
      </w:r>
    </w:p>
    <w:p w:rsidR="005F1F37" w:rsidRPr="000665B4" w:rsidRDefault="005F1F37" w:rsidP="005F1F37">
      <w:pPr>
        <w:pStyle w:val="ad"/>
        <w:rPr>
          <w:rFonts w:hAnsi="宋体" w:cs="宋体"/>
        </w:rPr>
      </w:pPr>
      <w:r w:rsidRPr="000665B4">
        <w:rPr>
          <w:rFonts w:hAnsi="宋体" w:cs="宋体" w:hint="eastAsia"/>
        </w:rPr>
        <w:t xml:space="preserve">    // initiate lookup table</w:t>
      </w:r>
    </w:p>
    <w:p w:rsidR="005F1F37" w:rsidRPr="000665B4" w:rsidRDefault="005F1F37" w:rsidP="005F1F37">
      <w:pPr>
        <w:pStyle w:val="ad"/>
        <w:rPr>
          <w:rFonts w:hAnsi="宋体" w:cs="宋体"/>
        </w:rPr>
      </w:pPr>
      <w:r w:rsidRPr="000665B4">
        <w:rPr>
          <w:rFonts w:hAnsi="宋体" w:cs="宋体" w:hint="eastAsia"/>
        </w:rPr>
        <w:t xml:space="preserve">    clique() {</w:t>
      </w:r>
    </w:p>
    <w:p w:rsidR="005F1F37" w:rsidRPr="000665B4" w:rsidRDefault="005F1F37" w:rsidP="005F1F37">
      <w:pPr>
        <w:pStyle w:val="ad"/>
        <w:rPr>
          <w:rFonts w:hAnsi="宋体" w:cs="宋体"/>
        </w:rPr>
      </w:pPr>
      <w:r w:rsidRPr="000665B4">
        <w:rPr>
          <w:rFonts w:hAnsi="宋体" w:cs="宋体" w:hint="eastAsia"/>
        </w:rPr>
        <w:t xml:space="preserve">        bits = new char[1 &lt;&lt; 21];</w:t>
      </w:r>
    </w:p>
    <w:p w:rsidR="005F1F37" w:rsidRPr="000665B4" w:rsidRDefault="005F1F37" w:rsidP="005F1F37">
      <w:pPr>
        <w:pStyle w:val="ad"/>
        <w:rPr>
          <w:rFonts w:hAnsi="宋体" w:cs="宋体"/>
        </w:rPr>
      </w:pPr>
      <w:r w:rsidRPr="000665B4">
        <w:rPr>
          <w:rFonts w:hAnsi="宋体" w:cs="宋体" w:hint="eastAsia"/>
        </w:rPr>
        <w:t xml:space="preserve">        bits[0] = 0;</w:t>
      </w:r>
    </w:p>
    <w:p w:rsidR="005F1F37" w:rsidRPr="000665B4" w:rsidRDefault="005F1F37" w:rsidP="005F1F37">
      <w:pPr>
        <w:pStyle w:val="ad"/>
        <w:rPr>
          <w:rFonts w:hAnsi="宋体" w:cs="宋体"/>
        </w:rPr>
      </w:pPr>
      <w:r w:rsidRPr="000665B4">
        <w:rPr>
          <w:rFonts w:hAnsi="宋体" w:cs="宋体" w:hint="eastAsia"/>
        </w:rPr>
        <w:t xml:space="preserve">        for (int i = 1; i &lt; 1 &lt;&lt; 21; ++i) bits[i] = bits[i &gt;&gt; 1] + (i &amp;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~clique() {</w:t>
      </w:r>
    </w:p>
    <w:p w:rsidR="005F1F37" w:rsidRPr="000665B4" w:rsidRDefault="005F1F37" w:rsidP="005F1F37">
      <w:pPr>
        <w:pStyle w:val="ad"/>
        <w:rPr>
          <w:rFonts w:hAnsi="宋体" w:cs="宋体"/>
        </w:rPr>
      </w:pPr>
      <w:r w:rsidRPr="000665B4">
        <w:rPr>
          <w:rFonts w:hAnsi="宋体" w:cs="宋体" w:hint="eastAsia"/>
        </w:rPr>
        <w:t xml:space="preserve">        delete bits;</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 search routine</w:t>
      </w:r>
    </w:p>
    <w:p w:rsidR="005F1F37" w:rsidRPr="000665B4" w:rsidRDefault="005F1F37" w:rsidP="005F1F37">
      <w:pPr>
        <w:pStyle w:val="ad"/>
        <w:rPr>
          <w:rFonts w:hAnsi="宋体" w:cs="宋体"/>
        </w:rPr>
      </w:pPr>
      <w:r w:rsidRPr="000665B4">
        <w:rPr>
          <w:rFonts w:hAnsi="宋体" w:cs="宋体" w:hint="eastAsia"/>
        </w:rPr>
        <w:t xml:space="preserve">    bool search(int step, int size, long long more, long long con);</w:t>
      </w:r>
    </w:p>
    <w:p w:rsidR="005F1F37" w:rsidRPr="000665B4" w:rsidRDefault="005F1F37" w:rsidP="005F1F37">
      <w:pPr>
        <w:pStyle w:val="ad"/>
        <w:rPr>
          <w:rFonts w:hAnsi="宋体" w:cs="宋体"/>
        </w:rPr>
      </w:pPr>
      <w:r w:rsidRPr="000665B4">
        <w:rPr>
          <w:rFonts w:hAnsi="宋体" w:cs="宋体" w:hint="eastAsia"/>
        </w:rPr>
        <w:t xml:space="preserve">    // solve maximum clique and return size</w:t>
      </w:r>
    </w:p>
    <w:p w:rsidR="005F1F37" w:rsidRPr="000665B4" w:rsidRDefault="005F1F37" w:rsidP="005F1F37">
      <w:pPr>
        <w:pStyle w:val="ad"/>
        <w:rPr>
          <w:rFonts w:hAnsi="宋体" w:cs="宋体"/>
        </w:rPr>
      </w:pPr>
      <w:r w:rsidRPr="000665B4">
        <w:rPr>
          <w:rFonts w:hAnsi="宋体" w:cs="宋体" w:hint="eastAsia"/>
        </w:rPr>
        <w:t xml:space="preserve">    int sizeClique(vector&lt;vector&lt;int&gt; &gt;&amp; mat);</w:t>
      </w:r>
    </w:p>
    <w:p w:rsidR="005F1F37" w:rsidRPr="000665B4" w:rsidRDefault="005F1F37" w:rsidP="005F1F37">
      <w:pPr>
        <w:pStyle w:val="ad"/>
        <w:rPr>
          <w:rFonts w:hAnsi="宋体" w:cs="宋体"/>
        </w:rPr>
      </w:pPr>
      <w:r w:rsidRPr="000665B4">
        <w:rPr>
          <w:rFonts w:hAnsi="宋体" w:cs="宋体" w:hint="eastAsia"/>
        </w:rPr>
        <w:t xml:space="preserve">    // solve maximum clique and return constitution</w:t>
      </w:r>
    </w:p>
    <w:p w:rsidR="005F1F37" w:rsidRPr="000665B4" w:rsidRDefault="005F1F37" w:rsidP="005F1F37">
      <w:pPr>
        <w:pStyle w:val="ad"/>
        <w:rPr>
          <w:rFonts w:hAnsi="宋体" w:cs="宋体"/>
        </w:rPr>
      </w:pPr>
      <w:r w:rsidRPr="000665B4">
        <w:rPr>
          <w:rFonts w:hAnsi="宋体" w:cs="宋体" w:hint="eastAsia"/>
        </w:rPr>
        <w:t xml:space="preserve">    vector&lt;int&gt; consClique(vector&lt;vector&lt;int&gt; &gt;&amp; mat);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search routine</w:t>
      </w:r>
    </w:p>
    <w:p w:rsidR="005F1F37" w:rsidRPr="000665B4" w:rsidRDefault="005F1F37" w:rsidP="005F1F37">
      <w:pPr>
        <w:pStyle w:val="ad"/>
        <w:rPr>
          <w:rFonts w:hAnsi="宋体" w:cs="宋体"/>
        </w:rPr>
      </w:pPr>
      <w:r w:rsidRPr="000665B4">
        <w:rPr>
          <w:rFonts w:hAnsi="宋体" w:cs="宋体" w:hint="eastAsia"/>
        </w:rPr>
        <w:t>// step is node id, size is current solution, more is available mask, cons is</w:t>
      </w:r>
    </w:p>
    <w:p w:rsidR="005F1F37" w:rsidRPr="000665B4" w:rsidRDefault="005F1F37" w:rsidP="005F1F37">
      <w:pPr>
        <w:pStyle w:val="ad"/>
        <w:rPr>
          <w:rFonts w:hAnsi="宋体" w:cs="宋体"/>
        </w:rPr>
      </w:pPr>
      <w:r w:rsidRPr="000665B4">
        <w:rPr>
          <w:rFonts w:hAnsi="宋体" w:cs="宋体" w:hint="eastAsia"/>
        </w:rPr>
        <w:t>constitution mask</w:t>
      </w:r>
    </w:p>
    <w:p w:rsidR="005F1F37" w:rsidRPr="000665B4" w:rsidRDefault="005F1F37" w:rsidP="005F1F37">
      <w:pPr>
        <w:pStyle w:val="ad"/>
        <w:rPr>
          <w:rFonts w:hAnsi="宋体" w:cs="宋体"/>
        </w:rPr>
      </w:pPr>
      <w:r w:rsidRPr="000665B4">
        <w:rPr>
          <w:rFonts w:hAnsi="宋体" w:cs="宋体" w:hint="eastAsia"/>
        </w:rPr>
        <w:t>bool clique::search(int step, int size, long long more, long long cons) {</w:t>
      </w:r>
    </w:p>
    <w:p w:rsidR="005F1F37" w:rsidRPr="000665B4" w:rsidRDefault="005F1F37" w:rsidP="005F1F37">
      <w:pPr>
        <w:pStyle w:val="ad"/>
        <w:rPr>
          <w:rFonts w:hAnsi="宋体" w:cs="宋体"/>
        </w:rPr>
      </w:pPr>
      <w:r w:rsidRPr="000665B4">
        <w:rPr>
          <w:rFonts w:hAnsi="宋体" w:cs="宋体" w:hint="eastAsia"/>
        </w:rPr>
        <w:t xml:space="preserve">    if (step &gt;= n) {</w:t>
      </w:r>
    </w:p>
    <w:p w:rsidR="005F1F37" w:rsidRPr="000665B4" w:rsidRDefault="005F1F37" w:rsidP="005F1F37">
      <w:pPr>
        <w:pStyle w:val="ad"/>
        <w:rPr>
          <w:rFonts w:hAnsi="宋体" w:cs="宋体"/>
        </w:rPr>
      </w:pPr>
      <w:r w:rsidRPr="000665B4">
        <w:rPr>
          <w:rFonts w:hAnsi="宋体" w:cs="宋体" w:hint="eastAsia"/>
        </w:rPr>
        <w:t xml:space="preserve">        // a new solution reached</w:t>
      </w:r>
    </w:p>
    <w:p w:rsidR="005F1F37" w:rsidRPr="000665B4" w:rsidRDefault="005F1F37" w:rsidP="005F1F37">
      <w:pPr>
        <w:pStyle w:val="ad"/>
        <w:rPr>
          <w:rFonts w:hAnsi="宋体" w:cs="宋体"/>
        </w:rPr>
      </w:pPr>
      <w:r w:rsidRPr="000665B4">
        <w:rPr>
          <w:rFonts w:hAnsi="宋体" w:cs="宋体" w:hint="eastAsia"/>
        </w:rPr>
        <w:t xml:space="preserve">        this-&gt;size = size;</w:t>
      </w:r>
    </w:p>
    <w:p w:rsidR="005F1F37" w:rsidRPr="000665B4" w:rsidRDefault="005F1F37" w:rsidP="005F1F37">
      <w:pPr>
        <w:pStyle w:val="ad"/>
        <w:rPr>
          <w:rFonts w:hAnsi="宋体" w:cs="宋体"/>
        </w:rPr>
      </w:pPr>
      <w:r w:rsidRPr="000665B4">
        <w:rPr>
          <w:rFonts w:hAnsi="宋体" w:cs="宋体" w:hint="eastAsia"/>
        </w:rPr>
        <w:t xml:space="preserve">        this-&gt;cons = cons;</w:t>
      </w:r>
    </w:p>
    <w:p w:rsidR="005F1F37" w:rsidRPr="000665B4" w:rsidRDefault="005F1F37" w:rsidP="005F1F37">
      <w:pPr>
        <w:pStyle w:val="ad"/>
        <w:rPr>
          <w:rFonts w:hAnsi="宋体" w:cs="宋体"/>
        </w:rPr>
      </w:pPr>
      <w:r w:rsidRPr="000665B4">
        <w:rPr>
          <w:rFonts w:hAnsi="宋体" w:cs="宋体" w:hint="eastAsia"/>
        </w:rPr>
        <w:t xml:space="preserve">        return true;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long long now = ONE &lt;&lt; step;</w:t>
      </w:r>
    </w:p>
    <w:p w:rsidR="005F1F37" w:rsidRPr="000665B4" w:rsidRDefault="005F1F37" w:rsidP="005F1F37">
      <w:pPr>
        <w:pStyle w:val="ad"/>
        <w:rPr>
          <w:rFonts w:hAnsi="宋体" w:cs="宋体"/>
        </w:rPr>
      </w:pPr>
      <w:r w:rsidRPr="000665B4">
        <w:rPr>
          <w:rFonts w:hAnsi="宋体" w:cs="宋体" w:hint="eastAsia"/>
        </w:rPr>
        <w:t xml:space="preserve">    if ((now &amp; more) &gt; 0) {</w:t>
      </w:r>
    </w:p>
    <w:p w:rsidR="005F1F37" w:rsidRPr="000665B4" w:rsidRDefault="005F1F37" w:rsidP="005F1F37">
      <w:pPr>
        <w:pStyle w:val="ad"/>
        <w:rPr>
          <w:rFonts w:hAnsi="宋体" w:cs="宋体"/>
        </w:rPr>
      </w:pPr>
      <w:r w:rsidRPr="000665B4">
        <w:rPr>
          <w:rFonts w:hAnsi="宋体" w:cs="宋体" w:hint="eastAsia"/>
        </w:rPr>
        <w:t xml:space="preserve">        long long next = more &amp; mask[step];</w:t>
      </w:r>
    </w:p>
    <w:p w:rsidR="005F1F37" w:rsidRPr="000665B4" w:rsidRDefault="005F1F37" w:rsidP="005F1F37">
      <w:pPr>
        <w:pStyle w:val="ad"/>
        <w:rPr>
          <w:rFonts w:hAnsi="宋体" w:cs="宋体"/>
        </w:rPr>
      </w:pPr>
      <w:r w:rsidRPr="000665B4">
        <w:rPr>
          <w:rFonts w:hAnsi="宋体" w:cs="宋体" w:hint="eastAsia"/>
        </w:rPr>
        <w:t xml:space="preserve">        if (size + bits[next &amp; MASK] + bits[(next &gt;&gt; 21) &amp; MASK] + bits[next &gt;&gt;</w:t>
      </w:r>
    </w:p>
    <w:p w:rsidR="005F1F37" w:rsidRPr="000665B4" w:rsidRDefault="005F1F37" w:rsidP="005F1F37">
      <w:pPr>
        <w:pStyle w:val="ad"/>
        <w:rPr>
          <w:rFonts w:hAnsi="宋体" w:cs="宋体"/>
        </w:rPr>
      </w:pPr>
      <w:r w:rsidRPr="000665B4">
        <w:rPr>
          <w:rFonts w:hAnsi="宋体" w:cs="宋体" w:hint="eastAsia"/>
        </w:rPr>
        <w:t>42] &gt;= this-&gt;size</w:t>
      </w:r>
    </w:p>
    <w:p w:rsidR="005F1F37" w:rsidRPr="000665B4" w:rsidRDefault="005F1F37" w:rsidP="005F1F37">
      <w:pPr>
        <w:pStyle w:val="ad"/>
        <w:rPr>
          <w:rFonts w:hAnsi="宋体" w:cs="宋体"/>
        </w:rPr>
      </w:pPr>
      <w:r w:rsidRPr="000665B4">
        <w:rPr>
          <w:rFonts w:hAnsi="宋体" w:cs="宋体" w:hint="eastAsia"/>
        </w:rPr>
        <w:t xml:space="preserve">                &amp;&amp; size + cmax[step] &gt; this-&gt;size) {</w:t>
      </w:r>
    </w:p>
    <w:p w:rsidR="005F1F37" w:rsidRPr="000665B4" w:rsidRDefault="005F1F37" w:rsidP="005F1F37">
      <w:pPr>
        <w:pStyle w:val="ad"/>
        <w:rPr>
          <w:rFonts w:hAnsi="宋体" w:cs="宋体"/>
        </w:rPr>
      </w:pPr>
      <w:r w:rsidRPr="000665B4">
        <w:rPr>
          <w:rFonts w:hAnsi="宋体" w:cs="宋体" w:hint="eastAsia"/>
        </w:rPr>
        <w:lastRenderedPageBreak/>
        <w:t xml:space="preserve">            // the current node is in the clique</w:t>
      </w:r>
    </w:p>
    <w:p w:rsidR="005F1F37" w:rsidRPr="000665B4" w:rsidRDefault="005F1F37" w:rsidP="005F1F37">
      <w:pPr>
        <w:pStyle w:val="ad"/>
        <w:rPr>
          <w:rFonts w:hAnsi="宋体" w:cs="宋体"/>
        </w:rPr>
      </w:pPr>
      <w:r w:rsidRPr="000665B4">
        <w:rPr>
          <w:rFonts w:hAnsi="宋体" w:cs="宋体" w:hint="eastAsia"/>
        </w:rPr>
        <w:t xml:space="preserve">            if (search(step + 1, size + 1, next, cons | now)) return true;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long long next = more &amp; ~now;</w:t>
      </w:r>
    </w:p>
    <w:p w:rsidR="005F1F37" w:rsidRPr="000665B4" w:rsidRDefault="005F1F37" w:rsidP="005F1F37">
      <w:pPr>
        <w:pStyle w:val="ad"/>
        <w:rPr>
          <w:rFonts w:hAnsi="宋体" w:cs="宋体"/>
        </w:rPr>
      </w:pPr>
      <w:r w:rsidRPr="000665B4">
        <w:rPr>
          <w:rFonts w:hAnsi="宋体" w:cs="宋体" w:hint="eastAsia"/>
        </w:rPr>
        <w:t xml:space="preserve">    if (size + bits[next &amp; MASK] + bits[(next &gt;&gt; 21) &amp; MASK] + bits[next &gt;&gt; 42]</w:t>
      </w:r>
    </w:p>
    <w:p w:rsidR="005F1F37" w:rsidRPr="000665B4" w:rsidRDefault="005F1F37" w:rsidP="005F1F37">
      <w:pPr>
        <w:pStyle w:val="ad"/>
        <w:rPr>
          <w:rFonts w:hAnsi="宋体" w:cs="宋体"/>
        </w:rPr>
      </w:pPr>
      <w:r w:rsidRPr="000665B4">
        <w:rPr>
          <w:rFonts w:hAnsi="宋体" w:cs="宋体" w:hint="eastAsia"/>
        </w:rPr>
        <w:t>&gt; this-&gt;size) {</w:t>
      </w:r>
    </w:p>
    <w:p w:rsidR="005F1F37" w:rsidRPr="000665B4" w:rsidRDefault="005F1F37" w:rsidP="005F1F37">
      <w:pPr>
        <w:pStyle w:val="ad"/>
        <w:rPr>
          <w:rFonts w:hAnsi="宋体" w:cs="宋体"/>
        </w:rPr>
      </w:pPr>
      <w:r w:rsidRPr="000665B4">
        <w:rPr>
          <w:rFonts w:hAnsi="宋体" w:cs="宋体" w:hint="eastAsia"/>
        </w:rPr>
        <w:t xml:space="preserve">        // the current node is not in the clique</w:t>
      </w:r>
    </w:p>
    <w:p w:rsidR="005F1F37" w:rsidRPr="000665B4" w:rsidRDefault="005F1F37" w:rsidP="005F1F37">
      <w:pPr>
        <w:pStyle w:val="ad"/>
        <w:rPr>
          <w:rFonts w:hAnsi="宋体" w:cs="宋体"/>
        </w:rPr>
      </w:pPr>
      <w:r w:rsidRPr="000665B4">
        <w:rPr>
          <w:rFonts w:hAnsi="宋体" w:cs="宋体" w:hint="eastAsia"/>
        </w:rPr>
        <w:t xml:space="preserve">        if (search(step + 1, size, next, cons)) return true;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false;</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solve maximum clique and return size</w:t>
      </w:r>
    </w:p>
    <w:p w:rsidR="005F1F37" w:rsidRPr="000665B4" w:rsidRDefault="005F1F37" w:rsidP="005F1F37">
      <w:pPr>
        <w:pStyle w:val="ad"/>
        <w:rPr>
          <w:rFonts w:hAnsi="宋体" w:cs="宋体"/>
        </w:rPr>
      </w:pPr>
      <w:r w:rsidRPr="000665B4">
        <w:rPr>
          <w:rFonts w:hAnsi="宋体" w:cs="宋体" w:hint="eastAsia"/>
        </w:rPr>
        <w:t>int clique::sizeClique(vector&lt;vector&lt;int&gt; &gt;&amp; mat) {</w:t>
      </w:r>
    </w:p>
    <w:p w:rsidR="005F1F37" w:rsidRPr="000665B4" w:rsidRDefault="005F1F37" w:rsidP="005F1F37">
      <w:pPr>
        <w:pStyle w:val="ad"/>
        <w:rPr>
          <w:rFonts w:hAnsi="宋体" w:cs="宋体"/>
        </w:rPr>
      </w:pPr>
      <w:r w:rsidRPr="000665B4">
        <w:rPr>
          <w:rFonts w:hAnsi="宋体" w:cs="宋体" w:hint="eastAsia"/>
        </w:rPr>
        <w:t xml:space="preserve">    n = mat.size();</w:t>
      </w:r>
    </w:p>
    <w:p w:rsidR="005F1F37" w:rsidRPr="000665B4" w:rsidRDefault="005F1F37" w:rsidP="005F1F37">
      <w:pPr>
        <w:pStyle w:val="ad"/>
        <w:rPr>
          <w:rFonts w:hAnsi="宋体" w:cs="宋体"/>
        </w:rPr>
      </w:pPr>
      <w:r w:rsidRPr="000665B4">
        <w:rPr>
          <w:rFonts w:hAnsi="宋体" w:cs="宋体" w:hint="eastAsia"/>
        </w:rPr>
        <w:t xml:space="preserve">    // generate mask vectors</w:t>
      </w:r>
    </w:p>
    <w:p w:rsidR="005F1F37" w:rsidRPr="000665B4" w:rsidRDefault="005F1F37" w:rsidP="005F1F37">
      <w:pPr>
        <w:pStyle w:val="ad"/>
        <w:rPr>
          <w:rFonts w:hAnsi="宋体" w:cs="宋体"/>
        </w:rPr>
      </w:pPr>
      <w:r w:rsidRPr="000665B4">
        <w:rPr>
          <w:rFonts w:hAnsi="宋体" w:cs="宋体" w:hint="eastAsia"/>
        </w:rPr>
        <w:t xml:space="preserve">    for (int i = 0; i &lt; n; ++i) {</w:t>
      </w:r>
    </w:p>
    <w:p w:rsidR="005F1F37" w:rsidRPr="000665B4" w:rsidRDefault="005F1F37" w:rsidP="005F1F37">
      <w:pPr>
        <w:pStyle w:val="ad"/>
        <w:rPr>
          <w:rFonts w:hAnsi="宋体" w:cs="宋体"/>
        </w:rPr>
      </w:pPr>
      <w:r w:rsidRPr="000665B4">
        <w:rPr>
          <w:rFonts w:hAnsi="宋体" w:cs="宋体" w:hint="eastAsia"/>
        </w:rPr>
        <w:t xml:space="preserve">        mask[i] = 0;</w:t>
      </w:r>
    </w:p>
    <w:p w:rsidR="005F1F37" w:rsidRPr="000665B4" w:rsidRDefault="005F1F37" w:rsidP="005F1F37">
      <w:pPr>
        <w:pStyle w:val="ad"/>
        <w:rPr>
          <w:rFonts w:hAnsi="宋体" w:cs="宋体"/>
        </w:rPr>
      </w:pPr>
      <w:r w:rsidRPr="000665B4">
        <w:rPr>
          <w:rFonts w:hAnsi="宋体" w:cs="宋体" w:hint="eastAsia"/>
        </w:rPr>
        <w:t xml:space="preserve">        for (int j = 0; j &lt; n; ++j) if (mat[i][j] &gt; 0) mask[i] |= ONE &lt;&lt; 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size = 0;</w:t>
      </w:r>
    </w:p>
    <w:p w:rsidR="005F1F37" w:rsidRPr="000665B4" w:rsidRDefault="005F1F37" w:rsidP="005F1F37">
      <w:pPr>
        <w:pStyle w:val="ad"/>
        <w:rPr>
          <w:rFonts w:hAnsi="宋体" w:cs="宋体"/>
        </w:rPr>
      </w:pPr>
      <w:r w:rsidRPr="000665B4">
        <w:rPr>
          <w:rFonts w:hAnsi="宋体" w:cs="宋体" w:hint="eastAsia"/>
        </w:rPr>
        <w:t xml:space="preserve">    for (int i = n - 1; i &gt;= 0; --i) {</w:t>
      </w:r>
    </w:p>
    <w:p w:rsidR="005F1F37" w:rsidRPr="000665B4" w:rsidRDefault="005F1F37" w:rsidP="005F1F37">
      <w:pPr>
        <w:pStyle w:val="ad"/>
        <w:rPr>
          <w:rFonts w:hAnsi="宋体" w:cs="宋体"/>
        </w:rPr>
      </w:pPr>
      <w:r w:rsidRPr="000665B4">
        <w:rPr>
          <w:rFonts w:hAnsi="宋体" w:cs="宋体" w:hint="eastAsia"/>
        </w:rPr>
        <w:t xml:space="preserve">        search(i + 1, 1, mask[i], ONE &lt;&lt; i);</w:t>
      </w:r>
    </w:p>
    <w:p w:rsidR="005F1F37" w:rsidRPr="000665B4" w:rsidRDefault="005F1F37" w:rsidP="005F1F37">
      <w:pPr>
        <w:pStyle w:val="ad"/>
        <w:rPr>
          <w:rFonts w:hAnsi="宋体" w:cs="宋体"/>
        </w:rPr>
      </w:pPr>
      <w:r w:rsidRPr="000665B4">
        <w:rPr>
          <w:rFonts w:hAnsi="宋体" w:cs="宋体" w:hint="eastAsia"/>
        </w:rPr>
        <w:t xml:space="preserve">       cmax[i] = size;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size;</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solve maximum clique and return constitution</w:t>
      </w:r>
    </w:p>
    <w:p w:rsidR="005F1F37" w:rsidRPr="000665B4" w:rsidRDefault="005F1F37" w:rsidP="005F1F37">
      <w:pPr>
        <w:pStyle w:val="ad"/>
        <w:rPr>
          <w:rFonts w:hAnsi="宋体" w:cs="宋体"/>
        </w:rPr>
      </w:pPr>
      <w:r w:rsidRPr="000665B4">
        <w:rPr>
          <w:rFonts w:hAnsi="宋体" w:cs="宋体" w:hint="eastAsia"/>
        </w:rPr>
        <w:t>// calls sizeClique and restore cons</w:t>
      </w:r>
    </w:p>
    <w:p w:rsidR="005F1F37" w:rsidRPr="000665B4" w:rsidRDefault="005F1F37" w:rsidP="005F1F37">
      <w:pPr>
        <w:pStyle w:val="ad"/>
        <w:rPr>
          <w:rFonts w:hAnsi="宋体" w:cs="宋体"/>
        </w:rPr>
      </w:pPr>
      <w:r w:rsidRPr="000665B4">
        <w:rPr>
          <w:rFonts w:hAnsi="宋体" w:cs="宋体" w:hint="eastAsia"/>
        </w:rPr>
        <w:t>vector&lt;int&gt; clique::consClique(vector&lt;vector&lt;int&gt; &gt;&amp; mat) {</w:t>
      </w:r>
    </w:p>
    <w:p w:rsidR="005F1F37" w:rsidRPr="000665B4" w:rsidRDefault="005F1F37" w:rsidP="005F1F37">
      <w:pPr>
        <w:pStyle w:val="ad"/>
        <w:rPr>
          <w:rFonts w:hAnsi="宋体" w:cs="宋体"/>
        </w:rPr>
      </w:pPr>
      <w:r w:rsidRPr="000665B4">
        <w:rPr>
          <w:rFonts w:hAnsi="宋体" w:cs="宋体" w:hint="eastAsia"/>
        </w:rPr>
        <w:t xml:space="preserve">    sizeClique(mat);</w:t>
      </w:r>
    </w:p>
    <w:p w:rsidR="005F1F37" w:rsidRPr="000665B4" w:rsidRDefault="005F1F37" w:rsidP="005F1F37">
      <w:pPr>
        <w:pStyle w:val="ad"/>
        <w:rPr>
          <w:rFonts w:hAnsi="宋体" w:cs="宋体"/>
        </w:rPr>
      </w:pPr>
      <w:r w:rsidRPr="000665B4">
        <w:rPr>
          <w:rFonts w:hAnsi="宋体" w:cs="宋体" w:hint="eastAsia"/>
        </w:rPr>
        <w:t xml:space="preserve">    vector&lt;int&gt; ret;</w:t>
      </w:r>
    </w:p>
    <w:p w:rsidR="005F1F37" w:rsidRPr="000665B4" w:rsidRDefault="005F1F37" w:rsidP="005F1F37">
      <w:pPr>
        <w:pStyle w:val="ad"/>
        <w:rPr>
          <w:rFonts w:hAnsi="宋体" w:cs="宋体"/>
        </w:rPr>
      </w:pPr>
      <w:r w:rsidRPr="000665B4">
        <w:rPr>
          <w:rFonts w:hAnsi="宋体" w:cs="宋体" w:hint="eastAsia"/>
        </w:rPr>
        <w:t xml:space="preserve">    for (int i = 0; i &lt; n; ++i) if ((cons &amp; (ONE &lt;&lt; i)) &gt; 0) ret.push_back(i);</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sz w:val="24"/>
          <w:szCs w:val="24"/>
        </w:rPr>
      </w:pPr>
      <w:r w:rsidRPr="000665B4">
        <w:rPr>
          <w:rFonts w:hAnsi="宋体" w:cs="宋体" w:hint="eastAsia"/>
          <w:b/>
          <w:sz w:val="24"/>
          <w:szCs w:val="24"/>
        </w:rPr>
        <w:t>7、图论—连通性</w:t>
      </w:r>
    </w:p>
    <w:p w:rsidR="005F1F37" w:rsidRPr="000665B4" w:rsidRDefault="005F1F37" w:rsidP="005F1F37">
      <w:pPr>
        <w:pStyle w:val="ad"/>
        <w:rPr>
          <w:rFonts w:hAnsi="宋体" w:cs="宋体"/>
          <w:b/>
        </w:rPr>
      </w:pPr>
      <w:r w:rsidRPr="000665B4">
        <w:rPr>
          <w:rFonts w:hAnsi="宋体" w:cs="宋体" w:hint="eastAsia"/>
          <w:b/>
        </w:rPr>
        <w:t>7.1 无向图关键点(dfs邻接阵)</w:t>
      </w:r>
    </w:p>
    <w:p w:rsidR="005F1F37" w:rsidRPr="000665B4" w:rsidRDefault="005F1F37" w:rsidP="005F1F37">
      <w:pPr>
        <w:pStyle w:val="ad"/>
        <w:rPr>
          <w:rFonts w:hAnsi="宋体" w:cs="宋体"/>
        </w:rPr>
      </w:pPr>
      <w:r w:rsidRPr="000665B4">
        <w:rPr>
          <w:rFonts w:hAnsi="宋体" w:cs="宋体" w:hint="eastAsia"/>
        </w:rPr>
        <w:t>//无向图的关键点,dfs邻接阵形式,O(n^2)</w:t>
      </w:r>
    </w:p>
    <w:p w:rsidR="005F1F37" w:rsidRPr="000665B4" w:rsidRDefault="005F1F37" w:rsidP="005F1F37">
      <w:pPr>
        <w:pStyle w:val="ad"/>
        <w:rPr>
          <w:rFonts w:hAnsi="宋体" w:cs="宋体"/>
        </w:rPr>
      </w:pPr>
      <w:r w:rsidRPr="000665B4">
        <w:rPr>
          <w:rFonts w:hAnsi="宋体" w:cs="宋体" w:hint="eastAsia"/>
        </w:rPr>
        <w:t>//返回关键点个数,key[]返回点集</w:t>
      </w:r>
    </w:p>
    <w:p w:rsidR="005F1F37" w:rsidRPr="000665B4" w:rsidRDefault="005F1F37" w:rsidP="005F1F37">
      <w:pPr>
        <w:pStyle w:val="ad"/>
        <w:rPr>
          <w:rFonts w:hAnsi="宋体" w:cs="宋体"/>
        </w:rPr>
      </w:pPr>
      <w:r w:rsidRPr="000665B4">
        <w:rPr>
          <w:rFonts w:hAnsi="宋体" w:cs="宋体" w:hint="eastAsia"/>
        </w:rPr>
        <w:t>//传入图的大小n和邻接阵mat,不相邻点边权0</w:t>
      </w:r>
    </w:p>
    <w:p w:rsidR="005F1F37" w:rsidRPr="000665B4" w:rsidRDefault="005F1F37" w:rsidP="005F1F37">
      <w:pPr>
        <w:pStyle w:val="ad"/>
        <w:rPr>
          <w:rFonts w:hAnsi="宋体" w:cs="宋体"/>
        </w:rPr>
      </w:pPr>
      <w:r w:rsidRPr="000665B4">
        <w:rPr>
          <w:rFonts w:hAnsi="宋体" w:cs="宋体" w:hint="eastAsia"/>
        </w:rPr>
        <w:t>#define MAXN 110</w:t>
      </w:r>
    </w:p>
    <w:p w:rsidR="005F1F37" w:rsidRPr="000665B4" w:rsidRDefault="005F1F37" w:rsidP="005F1F37">
      <w:pPr>
        <w:pStyle w:val="ad"/>
        <w:rPr>
          <w:rFonts w:hAnsi="宋体" w:cs="宋体"/>
        </w:rPr>
      </w:pPr>
      <w:r w:rsidRPr="000665B4">
        <w:rPr>
          <w:rFonts w:hAnsi="宋体" w:cs="宋体" w:hint="eastAsia"/>
        </w:rPr>
        <w:lastRenderedPageBreak/>
        <w:t>void search(int n,int mat[][MAXN],int* dfn,int* low,int now,int&amp; ret,int* key,int&amp; cnt,int root,int&amp; rd,int* bb){</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dfn[now]=low[now]=++cnt;</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(mat[now][i]){</w:t>
      </w:r>
    </w:p>
    <w:p w:rsidR="005F1F37" w:rsidRPr="000665B4" w:rsidRDefault="005F1F37" w:rsidP="005F1F37">
      <w:pPr>
        <w:pStyle w:val="ad"/>
        <w:rPr>
          <w:rFonts w:hAnsi="宋体" w:cs="宋体"/>
        </w:rPr>
      </w:pPr>
      <w:r w:rsidRPr="000665B4">
        <w:rPr>
          <w:rFonts w:hAnsi="宋体" w:cs="宋体" w:hint="eastAsia"/>
        </w:rPr>
        <w:t xml:space="preserve">                     if (!dfn[i]){</w:t>
      </w:r>
    </w:p>
    <w:p w:rsidR="005F1F37" w:rsidRPr="000665B4" w:rsidRDefault="005F1F37" w:rsidP="005F1F37">
      <w:pPr>
        <w:pStyle w:val="ad"/>
        <w:rPr>
          <w:rFonts w:hAnsi="宋体" w:cs="宋体"/>
        </w:rPr>
      </w:pPr>
      <w:r w:rsidRPr="000665B4">
        <w:rPr>
          <w:rFonts w:hAnsi="宋体" w:cs="宋体" w:hint="eastAsia"/>
        </w:rPr>
        <w:t xml:space="preserve">                            search(n,mat,dfn,low,i,ret,key,cnt,root,rd,bb);</w:t>
      </w:r>
    </w:p>
    <w:p w:rsidR="005F1F37" w:rsidRPr="000665B4" w:rsidRDefault="005F1F37" w:rsidP="005F1F37">
      <w:pPr>
        <w:pStyle w:val="ad"/>
        <w:rPr>
          <w:rFonts w:hAnsi="宋体" w:cs="宋体"/>
        </w:rPr>
      </w:pPr>
      <w:r w:rsidRPr="000665B4">
        <w:rPr>
          <w:rFonts w:hAnsi="宋体" w:cs="宋体" w:hint="eastAsia"/>
        </w:rPr>
        <w:t xml:space="preserve">                            if (low[i]&lt;low[now])</w:t>
      </w:r>
    </w:p>
    <w:p w:rsidR="005F1F37" w:rsidRPr="000665B4" w:rsidRDefault="005F1F37" w:rsidP="005F1F37">
      <w:pPr>
        <w:pStyle w:val="ad"/>
        <w:rPr>
          <w:rFonts w:hAnsi="宋体" w:cs="宋体"/>
        </w:rPr>
      </w:pPr>
      <w:r w:rsidRPr="000665B4">
        <w:rPr>
          <w:rFonts w:hAnsi="宋体" w:cs="宋体" w:hint="eastAsia"/>
        </w:rPr>
        <w:t xml:space="preserve">                                   low[now]=low[i];</w:t>
      </w:r>
    </w:p>
    <w:p w:rsidR="005F1F37" w:rsidRPr="000665B4" w:rsidRDefault="005F1F37" w:rsidP="005F1F37">
      <w:pPr>
        <w:pStyle w:val="ad"/>
        <w:rPr>
          <w:rFonts w:hAnsi="宋体" w:cs="宋体"/>
        </w:rPr>
      </w:pPr>
      <w:r w:rsidRPr="000665B4">
        <w:rPr>
          <w:rFonts w:hAnsi="宋体" w:cs="宋体" w:hint="eastAsia"/>
        </w:rPr>
        <w:t xml:space="preserve">                            if (low[i]&gt;=dfn[now]){</w:t>
      </w:r>
    </w:p>
    <w:p w:rsidR="005F1F37" w:rsidRPr="000665B4" w:rsidRDefault="005F1F37" w:rsidP="005F1F37">
      <w:pPr>
        <w:pStyle w:val="ad"/>
        <w:rPr>
          <w:rFonts w:hAnsi="宋体" w:cs="宋体"/>
        </w:rPr>
      </w:pPr>
      <w:r w:rsidRPr="000665B4">
        <w:rPr>
          <w:rFonts w:hAnsi="宋体" w:cs="宋体" w:hint="eastAsia"/>
        </w:rPr>
        <w:t xml:space="preserve">                                   if (now!=root&amp;&amp;!bb[now])</w:t>
      </w:r>
    </w:p>
    <w:p w:rsidR="005F1F37" w:rsidRPr="000665B4" w:rsidRDefault="005F1F37" w:rsidP="005F1F37">
      <w:pPr>
        <w:pStyle w:val="ad"/>
        <w:rPr>
          <w:rFonts w:hAnsi="宋体" w:cs="宋体"/>
        </w:rPr>
      </w:pPr>
      <w:r w:rsidRPr="000665B4">
        <w:rPr>
          <w:rFonts w:hAnsi="宋体" w:cs="宋体" w:hint="eastAsia"/>
        </w:rPr>
        <w:t xml:space="preserve">                                          key[ret++]=now,bb[now]=1;</w:t>
      </w:r>
    </w:p>
    <w:p w:rsidR="005F1F37" w:rsidRPr="000665B4" w:rsidRDefault="005F1F37" w:rsidP="005F1F37">
      <w:pPr>
        <w:pStyle w:val="ad"/>
        <w:rPr>
          <w:rFonts w:hAnsi="宋体" w:cs="宋体"/>
        </w:rPr>
      </w:pPr>
      <w:r w:rsidRPr="000665B4">
        <w:rPr>
          <w:rFonts w:hAnsi="宋体" w:cs="宋体" w:hint="eastAsia"/>
        </w:rPr>
        <w:t xml:space="preserve">                                   else if(now==root)</w:t>
      </w:r>
    </w:p>
    <w:p w:rsidR="005F1F37" w:rsidRPr="000665B4" w:rsidRDefault="005F1F37" w:rsidP="005F1F37">
      <w:pPr>
        <w:pStyle w:val="ad"/>
        <w:rPr>
          <w:rFonts w:hAnsi="宋体" w:cs="宋体"/>
        </w:rPr>
      </w:pPr>
      <w:r w:rsidRPr="000665B4">
        <w:rPr>
          <w:rFonts w:hAnsi="宋体" w:cs="宋体" w:hint="eastAsia"/>
        </w:rPr>
        <w:t xml:space="preserve">                                          rd++;</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else if (dfn[i]&lt;low[now])</w:t>
      </w:r>
    </w:p>
    <w:p w:rsidR="005F1F37" w:rsidRPr="000665B4" w:rsidRDefault="005F1F37" w:rsidP="005F1F37">
      <w:pPr>
        <w:pStyle w:val="ad"/>
        <w:rPr>
          <w:rFonts w:hAnsi="宋体" w:cs="宋体"/>
        </w:rPr>
      </w:pPr>
      <w:r w:rsidRPr="000665B4">
        <w:rPr>
          <w:rFonts w:hAnsi="宋体" w:cs="宋体" w:hint="eastAsia"/>
        </w:rPr>
        <w:t xml:space="preserve">                            low[now]=dfn[i];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key_vertex(int n,int mat[][MAXN],int* key){</w:t>
      </w:r>
    </w:p>
    <w:p w:rsidR="005F1F37" w:rsidRPr="000665B4" w:rsidRDefault="005F1F37" w:rsidP="005F1F37">
      <w:pPr>
        <w:pStyle w:val="ad"/>
        <w:rPr>
          <w:rFonts w:hAnsi="宋体" w:cs="宋体"/>
        </w:rPr>
      </w:pPr>
      <w:r w:rsidRPr="000665B4">
        <w:rPr>
          <w:rFonts w:hAnsi="宋体" w:cs="宋体" w:hint="eastAsia"/>
        </w:rPr>
        <w:t xml:space="preserve">       int ret=0,i,cnt,rd,dfn[MAXN],low[MAXN],bb[MAXN];</w:t>
      </w:r>
    </w:p>
    <w:p w:rsidR="005F1F37" w:rsidRPr="000665B4" w:rsidRDefault="005F1F37" w:rsidP="005F1F37">
      <w:pPr>
        <w:pStyle w:val="ad"/>
        <w:rPr>
          <w:rFonts w:hAnsi="宋体" w:cs="宋体"/>
        </w:rPr>
      </w:pPr>
      <w:r w:rsidRPr="000665B4">
        <w:rPr>
          <w:rFonts w:hAnsi="宋体" w:cs="宋体" w:hint="eastAsia"/>
        </w:rPr>
        <w:t xml:space="preserve">       for (i=0;i&lt;n;dfn[i++]=bb[i]=0);</w:t>
      </w:r>
    </w:p>
    <w:p w:rsidR="005F1F37" w:rsidRPr="000665B4" w:rsidRDefault="005F1F37" w:rsidP="005F1F37">
      <w:pPr>
        <w:pStyle w:val="ad"/>
        <w:rPr>
          <w:rFonts w:hAnsi="宋体" w:cs="宋体"/>
        </w:rPr>
      </w:pPr>
      <w:r w:rsidRPr="000665B4">
        <w:rPr>
          <w:rFonts w:hAnsi="宋体" w:cs="宋体" w:hint="eastAsia"/>
        </w:rPr>
        <w:t xml:space="preserve">       for (cnt=i=0;i&lt;n;i++)</w:t>
      </w:r>
    </w:p>
    <w:p w:rsidR="005F1F37" w:rsidRPr="000665B4" w:rsidRDefault="005F1F37" w:rsidP="005F1F37">
      <w:pPr>
        <w:pStyle w:val="ad"/>
        <w:rPr>
          <w:rFonts w:hAnsi="宋体" w:cs="宋体"/>
        </w:rPr>
      </w:pPr>
      <w:r w:rsidRPr="000665B4">
        <w:rPr>
          <w:rFonts w:hAnsi="宋体" w:cs="宋体" w:hint="eastAsia"/>
        </w:rPr>
        <w:t xml:space="preserve">              if (!dfn[i]){</w:t>
      </w:r>
    </w:p>
    <w:p w:rsidR="005F1F37" w:rsidRPr="000665B4" w:rsidRDefault="005F1F37" w:rsidP="005F1F37">
      <w:pPr>
        <w:pStyle w:val="ad"/>
        <w:rPr>
          <w:rFonts w:hAnsi="宋体" w:cs="宋体"/>
        </w:rPr>
      </w:pPr>
      <w:r w:rsidRPr="000665B4">
        <w:rPr>
          <w:rFonts w:hAnsi="宋体" w:cs="宋体" w:hint="eastAsia"/>
        </w:rPr>
        <w:t xml:space="preserve">                     rd=0;</w:t>
      </w:r>
    </w:p>
    <w:p w:rsidR="005F1F37" w:rsidRPr="000665B4" w:rsidRDefault="005F1F37" w:rsidP="005F1F37">
      <w:pPr>
        <w:pStyle w:val="ad"/>
        <w:rPr>
          <w:rFonts w:hAnsi="宋体" w:cs="宋体"/>
        </w:rPr>
      </w:pPr>
      <w:r w:rsidRPr="000665B4">
        <w:rPr>
          <w:rFonts w:hAnsi="宋体" w:cs="宋体" w:hint="eastAsia"/>
        </w:rPr>
        <w:t xml:space="preserve">                     search(n,mat,dfn,low,i,ret,key,cnt,i,rd,bb);</w:t>
      </w:r>
    </w:p>
    <w:p w:rsidR="005F1F37" w:rsidRPr="000665B4" w:rsidRDefault="005F1F37" w:rsidP="005F1F37">
      <w:pPr>
        <w:pStyle w:val="ad"/>
        <w:rPr>
          <w:rFonts w:hAnsi="宋体" w:cs="宋体"/>
        </w:rPr>
      </w:pPr>
      <w:r w:rsidRPr="000665B4">
        <w:rPr>
          <w:rFonts w:hAnsi="宋体" w:cs="宋体" w:hint="eastAsia"/>
        </w:rPr>
        <w:t xml:space="preserve">                     if (rd&gt;1&amp;&amp;!bb[i])</w:t>
      </w:r>
    </w:p>
    <w:p w:rsidR="005F1F37" w:rsidRPr="000665B4" w:rsidRDefault="005F1F37" w:rsidP="005F1F37">
      <w:pPr>
        <w:pStyle w:val="ad"/>
        <w:rPr>
          <w:rFonts w:hAnsi="宋体" w:cs="宋体"/>
        </w:rPr>
      </w:pPr>
      <w:r w:rsidRPr="000665B4">
        <w:rPr>
          <w:rFonts w:hAnsi="宋体" w:cs="宋体" w:hint="eastAsia"/>
        </w:rPr>
        <w:t xml:space="preserve">                            key[ret++]=i,bb[i]=1;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7.2 无向图关键边(dfs邻接阵)</w:t>
      </w:r>
    </w:p>
    <w:p w:rsidR="005F1F37" w:rsidRPr="000665B4" w:rsidRDefault="005F1F37" w:rsidP="005F1F37">
      <w:pPr>
        <w:pStyle w:val="ad"/>
        <w:rPr>
          <w:rFonts w:hAnsi="宋体" w:cs="宋体"/>
        </w:rPr>
      </w:pPr>
      <w:r w:rsidRPr="000665B4">
        <w:rPr>
          <w:rFonts w:hAnsi="宋体" w:cs="宋体" w:hint="eastAsia"/>
        </w:rPr>
        <w:t>//无向图的关键边,dfs邻接阵形式,O(n^2)</w:t>
      </w:r>
    </w:p>
    <w:p w:rsidR="005F1F37" w:rsidRPr="000665B4" w:rsidRDefault="005F1F37" w:rsidP="005F1F37">
      <w:pPr>
        <w:pStyle w:val="ad"/>
        <w:rPr>
          <w:rFonts w:hAnsi="宋体" w:cs="宋体"/>
        </w:rPr>
      </w:pPr>
      <w:r w:rsidRPr="000665B4">
        <w:rPr>
          <w:rFonts w:hAnsi="宋体" w:cs="宋体" w:hint="eastAsia"/>
        </w:rPr>
        <w:t>//返回关键边条数,key[][2]返回边集</w:t>
      </w:r>
    </w:p>
    <w:p w:rsidR="005F1F37" w:rsidRPr="000665B4" w:rsidRDefault="005F1F37" w:rsidP="005F1F37">
      <w:pPr>
        <w:pStyle w:val="ad"/>
        <w:rPr>
          <w:rFonts w:hAnsi="宋体" w:cs="宋体"/>
        </w:rPr>
      </w:pPr>
      <w:r w:rsidRPr="000665B4">
        <w:rPr>
          <w:rFonts w:hAnsi="宋体" w:cs="宋体" w:hint="eastAsia"/>
        </w:rPr>
        <w:t>//传入图的大小n和邻接阵mat,不相邻点边权0</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void search(int n,int mat[][MAXN],int* dfn,int* low,int now,int&amp; cnt,int key[][2]){</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for (low[now]=dfn[now],i=0;i&lt;n;i++)</w:t>
      </w:r>
    </w:p>
    <w:p w:rsidR="005F1F37" w:rsidRPr="000665B4" w:rsidRDefault="005F1F37" w:rsidP="005F1F37">
      <w:pPr>
        <w:pStyle w:val="ad"/>
        <w:rPr>
          <w:rFonts w:hAnsi="宋体" w:cs="宋体"/>
        </w:rPr>
      </w:pPr>
      <w:r w:rsidRPr="000665B4">
        <w:rPr>
          <w:rFonts w:hAnsi="宋体" w:cs="宋体" w:hint="eastAsia"/>
        </w:rPr>
        <w:t xml:space="preserve">              if (mat[now][i]){</w:t>
      </w:r>
    </w:p>
    <w:p w:rsidR="005F1F37" w:rsidRPr="000665B4" w:rsidRDefault="005F1F37" w:rsidP="005F1F37">
      <w:pPr>
        <w:pStyle w:val="ad"/>
        <w:rPr>
          <w:rFonts w:hAnsi="宋体" w:cs="宋体"/>
        </w:rPr>
      </w:pPr>
      <w:r w:rsidRPr="000665B4">
        <w:rPr>
          <w:rFonts w:hAnsi="宋体" w:cs="宋体" w:hint="eastAsia"/>
        </w:rPr>
        <w:lastRenderedPageBreak/>
        <w:t xml:space="preserve">                     if (!dfn[i]){</w:t>
      </w:r>
    </w:p>
    <w:p w:rsidR="005F1F37" w:rsidRPr="000665B4" w:rsidRDefault="005F1F37" w:rsidP="005F1F37">
      <w:pPr>
        <w:pStyle w:val="ad"/>
        <w:rPr>
          <w:rFonts w:hAnsi="宋体" w:cs="宋体"/>
        </w:rPr>
      </w:pPr>
      <w:r w:rsidRPr="000665B4">
        <w:rPr>
          <w:rFonts w:hAnsi="宋体" w:cs="宋体" w:hint="eastAsia"/>
        </w:rPr>
        <w:t xml:space="preserve">                            dfn[i]=dfn[now]+1;</w:t>
      </w:r>
    </w:p>
    <w:p w:rsidR="005F1F37" w:rsidRPr="000665B4" w:rsidRDefault="005F1F37" w:rsidP="005F1F37">
      <w:pPr>
        <w:pStyle w:val="ad"/>
        <w:rPr>
          <w:rFonts w:hAnsi="宋体" w:cs="宋体"/>
        </w:rPr>
      </w:pPr>
      <w:r w:rsidRPr="000665B4">
        <w:rPr>
          <w:rFonts w:hAnsi="宋体" w:cs="宋体" w:hint="eastAsia"/>
        </w:rPr>
        <w:t xml:space="preserve">                            search(n,mat,dfn,low,i,cnt,key);</w:t>
      </w:r>
    </w:p>
    <w:p w:rsidR="005F1F37" w:rsidRPr="000665B4" w:rsidRDefault="005F1F37" w:rsidP="005F1F37">
      <w:pPr>
        <w:pStyle w:val="ad"/>
        <w:rPr>
          <w:rFonts w:hAnsi="宋体" w:cs="宋体"/>
        </w:rPr>
      </w:pPr>
      <w:r w:rsidRPr="000665B4">
        <w:rPr>
          <w:rFonts w:hAnsi="宋体" w:cs="宋体" w:hint="eastAsia"/>
        </w:rPr>
        <w:t xml:space="preserve">                            if (low[i]&gt;dfn[now])</w:t>
      </w:r>
    </w:p>
    <w:p w:rsidR="005F1F37" w:rsidRPr="000665B4" w:rsidRDefault="005F1F37" w:rsidP="005F1F37">
      <w:pPr>
        <w:pStyle w:val="ad"/>
        <w:rPr>
          <w:rFonts w:hAnsi="宋体" w:cs="宋体"/>
        </w:rPr>
      </w:pPr>
      <w:r w:rsidRPr="000665B4">
        <w:rPr>
          <w:rFonts w:hAnsi="宋体" w:cs="宋体" w:hint="eastAsia"/>
        </w:rPr>
        <w:t xml:space="preserve">                                   key[cnt][0]=i,key[cnt++][1]=now;</w:t>
      </w:r>
    </w:p>
    <w:p w:rsidR="005F1F37" w:rsidRPr="000665B4" w:rsidRDefault="005F1F37" w:rsidP="005F1F37">
      <w:pPr>
        <w:pStyle w:val="ad"/>
        <w:rPr>
          <w:rFonts w:hAnsi="宋体" w:cs="宋体"/>
        </w:rPr>
      </w:pPr>
      <w:r w:rsidRPr="000665B4">
        <w:rPr>
          <w:rFonts w:hAnsi="宋体" w:cs="宋体" w:hint="eastAsia"/>
        </w:rPr>
        <w:t xml:space="preserve">                            if (low[i]&lt;low[now])</w:t>
      </w:r>
    </w:p>
    <w:p w:rsidR="005F1F37" w:rsidRPr="000665B4" w:rsidRDefault="005F1F37" w:rsidP="005F1F37">
      <w:pPr>
        <w:pStyle w:val="ad"/>
        <w:rPr>
          <w:rFonts w:hAnsi="宋体" w:cs="宋体"/>
        </w:rPr>
      </w:pPr>
      <w:r w:rsidRPr="000665B4">
        <w:rPr>
          <w:rFonts w:hAnsi="宋体" w:cs="宋体" w:hint="eastAsia"/>
        </w:rPr>
        <w:t xml:space="preserve">                                   low[now]=low[i];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else if (dfn[i]&lt;dfn[now]-1&amp;&amp;dfn[i]&lt;low[now])</w:t>
      </w:r>
    </w:p>
    <w:p w:rsidR="005F1F37" w:rsidRPr="000665B4" w:rsidRDefault="005F1F37" w:rsidP="005F1F37">
      <w:pPr>
        <w:pStyle w:val="ad"/>
        <w:rPr>
          <w:rFonts w:hAnsi="宋体" w:cs="宋体"/>
        </w:rPr>
      </w:pPr>
      <w:r w:rsidRPr="000665B4">
        <w:rPr>
          <w:rFonts w:hAnsi="宋体" w:cs="宋体" w:hint="eastAsia"/>
        </w:rPr>
        <w:t xml:space="preserve">                            low[now]=lev[i];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key_edge(int n,int mat[][MAXN],int key[][2]){</w:t>
      </w:r>
    </w:p>
    <w:p w:rsidR="005F1F37" w:rsidRPr="000665B4" w:rsidRDefault="005F1F37" w:rsidP="005F1F37">
      <w:pPr>
        <w:pStyle w:val="ad"/>
        <w:rPr>
          <w:rFonts w:hAnsi="宋体" w:cs="宋体"/>
        </w:rPr>
      </w:pPr>
      <w:r w:rsidRPr="000665B4">
        <w:rPr>
          <w:rFonts w:hAnsi="宋体" w:cs="宋体" w:hint="eastAsia"/>
        </w:rPr>
        <w:t xml:space="preserve">       int ret=0,i,dfn[MAXN],low[MAXN];</w:t>
      </w:r>
    </w:p>
    <w:p w:rsidR="005F1F37" w:rsidRPr="000665B4" w:rsidRDefault="005F1F37" w:rsidP="005F1F37">
      <w:pPr>
        <w:pStyle w:val="ad"/>
        <w:rPr>
          <w:rFonts w:hAnsi="宋体" w:cs="宋体"/>
        </w:rPr>
      </w:pPr>
      <w:r w:rsidRPr="000665B4">
        <w:rPr>
          <w:rFonts w:hAnsi="宋体" w:cs="宋体" w:hint="eastAsia"/>
        </w:rPr>
        <w:t xml:space="preserve">       for (i=0;i&lt;n;dfn[i++]=0);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(!dfn[i])</w:t>
      </w:r>
    </w:p>
    <w:p w:rsidR="005F1F37" w:rsidRPr="000665B4" w:rsidRDefault="005F1F37" w:rsidP="005F1F37">
      <w:pPr>
        <w:pStyle w:val="ad"/>
        <w:rPr>
          <w:rFonts w:hAnsi="宋体" w:cs="宋体"/>
        </w:rPr>
      </w:pPr>
      <w:r w:rsidRPr="000665B4">
        <w:rPr>
          <w:rFonts w:hAnsi="宋体" w:cs="宋体" w:hint="eastAsia"/>
        </w:rPr>
        <w:t xml:space="preserve">                     dfn[i]=1,bridge(n,mat,dfn,low,i,ret,key);</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7.3 无向图的块(bfs邻接阵)</w:t>
      </w:r>
    </w:p>
    <w:p w:rsidR="005F1F37" w:rsidRPr="000665B4" w:rsidRDefault="005F1F37" w:rsidP="005F1F37">
      <w:pPr>
        <w:pStyle w:val="ad"/>
        <w:rPr>
          <w:rFonts w:hAnsi="宋体" w:cs="宋体"/>
        </w:rPr>
      </w:pPr>
      <w:r w:rsidRPr="000665B4">
        <w:rPr>
          <w:rFonts w:hAnsi="宋体" w:cs="宋体" w:hint="eastAsia"/>
        </w:rPr>
        <w:t>//无向图的块,dfs邻接阵形式,O(n^2)</w:t>
      </w:r>
    </w:p>
    <w:p w:rsidR="005F1F37" w:rsidRPr="000665B4" w:rsidRDefault="005F1F37" w:rsidP="005F1F37">
      <w:pPr>
        <w:pStyle w:val="ad"/>
        <w:rPr>
          <w:rFonts w:hAnsi="宋体" w:cs="宋体"/>
        </w:rPr>
      </w:pPr>
      <w:r w:rsidRPr="000665B4">
        <w:rPr>
          <w:rFonts w:hAnsi="宋体" w:cs="宋体" w:hint="eastAsia"/>
        </w:rPr>
        <w:t>//每产生一个块调用dummy</w:t>
      </w:r>
    </w:p>
    <w:p w:rsidR="005F1F37" w:rsidRPr="000665B4" w:rsidRDefault="005F1F37" w:rsidP="005F1F37">
      <w:pPr>
        <w:pStyle w:val="ad"/>
        <w:rPr>
          <w:rFonts w:hAnsi="宋体" w:cs="宋体"/>
        </w:rPr>
      </w:pPr>
      <w:r w:rsidRPr="000665B4">
        <w:rPr>
          <w:rFonts w:hAnsi="宋体" w:cs="宋体" w:hint="eastAsia"/>
        </w:rPr>
        <w:t>//传入图的大小n和邻接阵mat,不相邻点边权0</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#include &lt;iostream.h&gt;</w:t>
      </w:r>
    </w:p>
    <w:p w:rsidR="005F1F37" w:rsidRPr="000665B4" w:rsidRDefault="005F1F37" w:rsidP="005F1F37">
      <w:pPr>
        <w:pStyle w:val="ad"/>
        <w:rPr>
          <w:rFonts w:hAnsi="宋体" w:cs="宋体"/>
        </w:rPr>
      </w:pPr>
      <w:r w:rsidRPr="000665B4">
        <w:rPr>
          <w:rFonts w:hAnsi="宋体" w:cs="宋体" w:hint="eastAsia"/>
        </w:rPr>
        <w:t>void dummy(int n,int* a){</w:t>
      </w:r>
    </w:p>
    <w:p w:rsidR="005F1F37" w:rsidRPr="000665B4" w:rsidRDefault="005F1F37" w:rsidP="005F1F37">
      <w:pPr>
        <w:pStyle w:val="ad"/>
        <w:rPr>
          <w:rFonts w:hAnsi="宋体" w:cs="宋体"/>
        </w:rPr>
      </w:pPr>
      <w:r w:rsidRPr="000665B4">
        <w:rPr>
          <w:rFonts w:hAnsi="宋体" w:cs="宋体" w:hint="eastAsia"/>
        </w:rPr>
        <w:t xml:space="preserve">      for (int i=0;i&lt;n;i++)</w:t>
      </w:r>
    </w:p>
    <w:p w:rsidR="005F1F37" w:rsidRPr="000665B4" w:rsidRDefault="005F1F37" w:rsidP="005F1F37">
      <w:pPr>
        <w:pStyle w:val="ad"/>
        <w:rPr>
          <w:rFonts w:hAnsi="宋体" w:cs="宋体"/>
        </w:rPr>
      </w:pPr>
      <w:r w:rsidRPr="000665B4">
        <w:rPr>
          <w:rFonts w:hAnsi="宋体" w:cs="宋体" w:hint="eastAsia"/>
        </w:rPr>
        <w:t xml:space="preserve">              cout&lt;&lt;a[i]&lt;&lt;' ';</w:t>
      </w:r>
    </w:p>
    <w:p w:rsidR="005F1F37" w:rsidRPr="000665B4" w:rsidRDefault="005F1F37" w:rsidP="005F1F37">
      <w:pPr>
        <w:pStyle w:val="ad"/>
        <w:rPr>
          <w:rFonts w:hAnsi="宋体" w:cs="宋体"/>
        </w:rPr>
      </w:pPr>
      <w:r w:rsidRPr="000665B4">
        <w:rPr>
          <w:rFonts w:hAnsi="宋体" w:cs="宋体" w:hint="eastAsia"/>
        </w:rPr>
        <w:t xml:space="preserve">       cout&lt;&lt;endl;</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search(int n,int mat[][MAXN],int* dfn,int* low,int now,int&amp; cnt,int* st,int&amp; sp){</w:t>
      </w:r>
    </w:p>
    <w:p w:rsidR="005F1F37" w:rsidRPr="000665B4" w:rsidRDefault="005F1F37" w:rsidP="005F1F37">
      <w:pPr>
        <w:pStyle w:val="ad"/>
        <w:rPr>
          <w:rFonts w:hAnsi="宋体" w:cs="宋体"/>
        </w:rPr>
      </w:pPr>
      <w:r w:rsidRPr="000665B4">
        <w:rPr>
          <w:rFonts w:hAnsi="宋体" w:cs="宋体" w:hint="eastAsia"/>
        </w:rPr>
        <w:t xml:space="preserve">       int i,m,a[MAXN];</w:t>
      </w:r>
    </w:p>
    <w:p w:rsidR="005F1F37" w:rsidRPr="000665B4" w:rsidRDefault="005F1F37" w:rsidP="005F1F37">
      <w:pPr>
        <w:pStyle w:val="ad"/>
        <w:rPr>
          <w:rFonts w:hAnsi="宋体" w:cs="宋体"/>
        </w:rPr>
      </w:pPr>
      <w:r w:rsidRPr="000665B4">
        <w:rPr>
          <w:rFonts w:hAnsi="宋体" w:cs="宋体" w:hint="eastAsia"/>
        </w:rPr>
        <w:t xml:space="preserve">       dfn[st[sp++]=now]=low[now]=++cnt;</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(mat[now][i]){</w:t>
      </w:r>
    </w:p>
    <w:p w:rsidR="005F1F37" w:rsidRPr="000665B4" w:rsidRDefault="005F1F37" w:rsidP="005F1F37">
      <w:pPr>
        <w:pStyle w:val="ad"/>
        <w:rPr>
          <w:rFonts w:hAnsi="宋体" w:cs="宋体"/>
        </w:rPr>
      </w:pPr>
      <w:r w:rsidRPr="000665B4">
        <w:rPr>
          <w:rFonts w:hAnsi="宋体" w:cs="宋体" w:hint="eastAsia"/>
        </w:rPr>
        <w:t xml:space="preserve">                     if (!dfn[i]){</w:t>
      </w:r>
    </w:p>
    <w:p w:rsidR="005F1F37" w:rsidRPr="000665B4" w:rsidRDefault="005F1F37" w:rsidP="005F1F37">
      <w:pPr>
        <w:pStyle w:val="ad"/>
        <w:rPr>
          <w:rFonts w:hAnsi="宋体" w:cs="宋体"/>
        </w:rPr>
      </w:pPr>
      <w:r w:rsidRPr="000665B4">
        <w:rPr>
          <w:rFonts w:hAnsi="宋体" w:cs="宋体" w:hint="eastAsia"/>
        </w:rPr>
        <w:t xml:space="preserve">                            search(n,mat,dfn,low,i,cnt,st,sp);</w:t>
      </w:r>
    </w:p>
    <w:p w:rsidR="005F1F37" w:rsidRPr="000665B4" w:rsidRDefault="005F1F37" w:rsidP="005F1F37">
      <w:pPr>
        <w:pStyle w:val="ad"/>
        <w:rPr>
          <w:rFonts w:hAnsi="宋体" w:cs="宋体"/>
        </w:rPr>
      </w:pPr>
      <w:r w:rsidRPr="000665B4">
        <w:rPr>
          <w:rFonts w:hAnsi="宋体" w:cs="宋体" w:hint="eastAsia"/>
        </w:rPr>
        <w:t xml:space="preserve">                            if (low[i]&lt;low[now])</w:t>
      </w:r>
    </w:p>
    <w:p w:rsidR="005F1F37" w:rsidRPr="000665B4" w:rsidRDefault="005F1F37" w:rsidP="005F1F37">
      <w:pPr>
        <w:pStyle w:val="ad"/>
        <w:rPr>
          <w:rFonts w:hAnsi="宋体" w:cs="宋体"/>
        </w:rPr>
      </w:pPr>
      <w:r w:rsidRPr="000665B4">
        <w:rPr>
          <w:rFonts w:hAnsi="宋体" w:cs="宋体" w:hint="eastAsia"/>
        </w:rPr>
        <w:t xml:space="preserve">                                   low[now]=low[i];</w:t>
      </w:r>
    </w:p>
    <w:p w:rsidR="005F1F37" w:rsidRPr="000665B4" w:rsidRDefault="005F1F37" w:rsidP="005F1F37">
      <w:pPr>
        <w:pStyle w:val="ad"/>
        <w:rPr>
          <w:rFonts w:hAnsi="宋体" w:cs="宋体"/>
        </w:rPr>
      </w:pPr>
      <w:r w:rsidRPr="000665B4">
        <w:rPr>
          <w:rFonts w:hAnsi="宋体" w:cs="宋体" w:hint="eastAsia"/>
        </w:rPr>
        <w:lastRenderedPageBreak/>
        <w:t xml:space="preserve">                            if (low[i]&gt;=dfn[now]){</w:t>
      </w:r>
    </w:p>
    <w:p w:rsidR="005F1F37" w:rsidRPr="000665B4" w:rsidRDefault="005F1F37" w:rsidP="005F1F37">
      <w:pPr>
        <w:pStyle w:val="ad"/>
        <w:rPr>
          <w:rFonts w:hAnsi="宋体" w:cs="宋体"/>
        </w:rPr>
      </w:pPr>
      <w:r w:rsidRPr="000665B4">
        <w:rPr>
          <w:rFonts w:hAnsi="宋体" w:cs="宋体" w:hint="eastAsia"/>
        </w:rPr>
        <w:t xml:space="preserve">                                   for (st[sp]=-1,a[0]=now,m=1;st[sp]!=i;a[m++]=st[--sp]);</w:t>
      </w:r>
    </w:p>
    <w:p w:rsidR="005F1F37" w:rsidRPr="000665B4" w:rsidRDefault="005F1F37" w:rsidP="005F1F37">
      <w:pPr>
        <w:pStyle w:val="ad"/>
        <w:rPr>
          <w:rFonts w:hAnsi="宋体" w:cs="宋体"/>
        </w:rPr>
      </w:pPr>
      <w:r w:rsidRPr="000665B4">
        <w:rPr>
          <w:rFonts w:hAnsi="宋体" w:cs="宋体" w:hint="eastAsia"/>
        </w:rPr>
        <w:t xml:space="preserve">                                   dummy(m,a);</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else if (dfn[i]&lt;low[now])</w:t>
      </w:r>
    </w:p>
    <w:p w:rsidR="005F1F37" w:rsidRPr="000665B4" w:rsidRDefault="005F1F37" w:rsidP="005F1F37">
      <w:pPr>
        <w:pStyle w:val="ad"/>
        <w:rPr>
          <w:rFonts w:hAnsi="宋体" w:cs="宋体"/>
        </w:rPr>
      </w:pPr>
      <w:r w:rsidRPr="000665B4">
        <w:rPr>
          <w:rFonts w:hAnsi="宋体" w:cs="宋体" w:hint="eastAsia"/>
        </w:rPr>
        <w:t xml:space="preserve">                            low[now]=dfn[i];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block(int n,int mat[][MAXN]){</w:t>
      </w:r>
    </w:p>
    <w:p w:rsidR="005F1F37" w:rsidRPr="000665B4" w:rsidRDefault="005F1F37" w:rsidP="005F1F37">
      <w:pPr>
        <w:pStyle w:val="ad"/>
        <w:rPr>
          <w:rFonts w:hAnsi="宋体" w:cs="宋体"/>
        </w:rPr>
      </w:pPr>
      <w:r w:rsidRPr="000665B4">
        <w:rPr>
          <w:rFonts w:hAnsi="宋体" w:cs="宋体" w:hint="eastAsia"/>
        </w:rPr>
        <w:t xml:space="preserve">       int i,cnt,dfn[MAXN],low[MAXN],st[MAXN],sp=0;</w:t>
      </w:r>
    </w:p>
    <w:p w:rsidR="005F1F37" w:rsidRPr="000665B4" w:rsidRDefault="005F1F37" w:rsidP="005F1F37">
      <w:pPr>
        <w:pStyle w:val="ad"/>
        <w:rPr>
          <w:rFonts w:hAnsi="宋体" w:cs="宋体"/>
        </w:rPr>
      </w:pPr>
      <w:r w:rsidRPr="000665B4">
        <w:rPr>
          <w:rFonts w:hAnsi="宋体" w:cs="宋体" w:hint="eastAsia"/>
        </w:rPr>
        <w:t xml:space="preserve">       for (i=0;i&lt;n;dfn[i++]=0);</w:t>
      </w:r>
    </w:p>
    <w:p w:rsidR="005F1F37" w:rsidRPr="000665B4" w:rsidRDefault="005F1F37" w:rsidP="005F1F37">
      <w:pPr>
        <w:pStyle w:val="ad"/>
        <w:rPr>
          <w:rFonts w:hAnsi="宋体" w:cs="宋体"/>
        </w:rPr>
      </w:pPr>
      <w:r w:rsidRPr="000665B4">
        <w:rPr>
          <w:rFonts w:hAnsi="宋体" w:cs="宋体" w:hint="eastAsia"/>
        </w:rPr>
        <w:t xml:space="preserve">       for (cnt=i=0;i&lt;n;i++)</w:t>
      </w:r>
    </w:p>
    <w:p w:rsidR="005F1F37" w:rsidRPr="000665B4" w:rsidRDefault="005F1F37" w:rsidP="005F1F37">
      <w:pPr>
        <w:pStyle w:val="ad"/>
        <w:rPr>
          <w:rFonts w:hAnsi="宋体" w:cs="宋体"/>
        </w:rPr>
      </w:pPr>
      <w:r w:rsidRPr="000665B4">
        <w:rPr>
          <w:rFonts w:hAnsi="宋体" w:cs="宋体" w:hint="eastAsia"/>
        </w:rPr>
        <w:t xml:space="preserve">              if (!dfn[i])</w:t>
      </w:r>
    </w:p>
    <w:p w:rsidR="005F1F37" w:rsidRPr="000665B4" w:rsidRDefault="005F1F37" w:rsidP="005F1F37">
      <w:pPr>
        <w:pStyle w:val="ad"/>
        <w:rPr>
          <w:rFonts w:hAnsi="宋体" w:cs="宋体"/>
        </w:rPr>
      </w:pPr>
      <w:r w:rsidRPr="000665B4">
        <w:rPr>
          <w:rFonts w:hAnsi="宋体" w:cs="宋体" w:hint="eastAsia"/>
        </w:rPr>
        <w:t xml:space="preserve">                     search(n,mat,dfn,low,i,cnt,st,sp);</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r w:rsidRPr="000665B4">
        <w:rPr>
          <w:rFonts w:hAnsi="宋体" w:cs="宋体" w:hint="eastAsia"/>
          <w:b/>
        </w:rPr>
        <w:t>7.4 无向图连通分支(dfs/bfs邻接阵)</w:t>
      </w:r>
    </w:p>
    <w:p w:rsidR="005F1F37" w:rsidRPr="000665B4" w:rsidRDefault="005F1F37" w:rsidP="005F1F37">
      <w:pPr>
        <w:pStyle w:val="ad"/>
        <w:rPr>
          <w:rFonts w:hAnsi="宋体" w:cs="宋体"/>
        </w:rPr>
      </w:pPr>
      <w:r w:rsidRPr="000665B4">
        <w:rPr>
          <w:rFonts w:hAnsi="宋体" w:cs="宋体" w:hint="eastAsia"/>
        </w:rPr>
        <w:t>//无向图连通分支,dfs邻接阵形式,O(n^2)</w:t>
      </w:r>
    </w:p>
    <w:p w:rsidR="005F1F37" w:rsidRPr="000665B4" w:rsidRDefault="005F1F37" w:rsidP="005F1F37">
      <w:pPr>
        <w:pStyle w:val="ad"/>
        <w:rPr>
          <w:rFonts w:hAnsi="宋体" w:cs="宋体"/>
        </w:rPr>
      </w:pPr>
      <w:r w:rsidRPr="000665B4">
        <w:rPr>
          <w:rFonts w:hAnsi="宋体" w:cs="宋体" w:hint="eastAsia"/>
        </w:rPr>
        <w:t>//返回分支数,id返回1..分支数的值</w:t>
      </w:r>
    </w:p>
    <w:p w:rsidR="005F1F37" w:rsidRPr="000665B4" w:rsidRDefault="005F1F37" w:rsidP="005F1F37">
      <w:pPr>
        <w:pStyle w:val="ad"/>
        <w:rPr>
          <w:rFonts w:hAnsi="宋体" w:cs="宋体"/>
        </w:rPr>
      </w:pPr>
      <w:r w:rsidRPr="000665B4">
        <w:rPr>
          <w:rFonts w:hAnsi="宋体" w:cs="宋体" w:hint="eastAsia"/>
        </w:rPr>
        <w:t>//传入图的大小n和邻接阵mat,不相邻点边权0</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void floodfill(int n,int mat[][MAXN],int* id,int now,int tag){</w:t>
      </w:r>
    </w:p>
    <w:p w:rsidR="005F1F37" w:rsidRPr="000665B4" w:rsidRDefault="005F1F37" w:rsidP="005F1F37">
      <w:pPr>
        <w:pStyle w:val="ad"/>
        <w:rPr>
          <w:rFonts w:hAnsi="宋体" w:cs="宋体"/>
        </w:rPr>
      </w:pPr>
      <w:r w:rsidRPr="000665B4">
        <w:rPr>
          <w:rFonts w:hAnsi="宋体" w:cs="宋体" w:hint="eastAsia"/>
        </w:rPr>
        <w:t xml:space="preserve">       int i; </w:t>
      </w:r>
    </w:p>
    <w:p w:rsidR="005F1F37" w:rsidRPr="000665B4" w:rsidRDefault="005F1F37" w:rsidP="005F1F37">
      <w:pPr>
        <w:pStyle w:val="ad"/>
        <w:rPr>
          <w:rFonts w:hAnsi="宋体" w:cs="宋体"/>
        </w:rPr>
      </w:pPr>
      <w:r w:rsidRPr="000665B4">
        <w:rPr>
          <w:rFonts w:hAnsi="宋体" w:cs="宋体" w:hint="eastAsia"/>
        </w:rPr>
        <w:t xml:space="preserve">       for (id[now]=tag,i=0;i&lt;n;i++)</w:t>
      </w:r>
    </w:p>
    <w:p w:rsidR="005F1F37" w:rsidRPr="000665B4" w:rsidRDefault="005F1F37" w:rsidP="005F1F37">
      <w:pPr>
        <w:pStyle w:val="ad"/>
        <w:rPr>
          <w:rFonts w:hAnsi="宋体" w:cs="宋体"/>
        </w:rPr>
      </w:pPr>
      <w:r w:rsidRPr="000665B4">
        <w:rPr>
          <w:rFonts w:hAnsi="宋体" w:cs="宋体" w:hint="eastAsia"/>
        </w:rPr>
        <w:t xml:space="preserve">              if (!id[i]&amp;&amp;mat[now][i])</w:t>
      </w:r>
    </w:p>
    <w:p w:rsidR="005F1F37" w:rsidRPr="000665B4" w:rsidRDefault="005F1F37" w:rsidP="005F1F37">
      <w:pPr>
        <w:pStyle w:val="ad"/>
        <w:rPr>
          <w:rFonts w:hAnsi="宋体" w:cs="宋体"/>
        </w:rPr>
      </w:pPr>
      <w:r w:rsidRPr="000665B4">
        <w:rPr>
          <w:rFonts w:hAnsi="宋体" w:cs="宋体" w:hint="eastAsia"/>
        </w:rPr>
        <w:t xml:space="preserve">                     floodfill(n,mat,id,i,tag);</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find_components(int n,int mat[][MAXN],int* id){</w:t>
      </w:r>
    </w:p>
    <w:p w:rsidR="005F1F37" w:rsidRPr="000665B4" w:rsidRDefault="005F1F37" w:rsidP="005F1F37">
      <w:pPr>
        <w:pStyle w:val="ad"/>
        <w:rPr>
          <w:rFonts w:hAnsi="宋体" w:cs="宋体"/>
        </w:rPr>
      </w:pPr>
      <w:r w:rsidRPr="000665B4">
        <w:rPr>
          <w:rFonts w:hAnsi="宋体" w:cs="宋体" w:hint="eastAsia"/>
        </w:rPr>
        <w:t xml:space="preserve">       int ret,i;</w:t>
      </w:r>
    </w:p>
    <w:p w:rsidR="005F1F37" w:rsidRPr="000665B4" w:rsidRDefault="005F1F37" w:rsidP="005F1F37">
      <w:pPr>
        <w:pStyle w:val="ad"/>
        <w:rPr>
          <w:rFonts w:hAnsi="宋体" w:cs="宋体"/>
        </w:rPr>
      </w:pPr>
      <w:r w:rsidRPr="000665B4">
        <w:rPr>
          <w:rFonts w:hAnsi="宋体" w:cs="宋体" w:hint="eastAsia"/>
        </w:rPr>
        <w:t xml:space="preserve">       for (i=0;i&lt;n;id[i++]=0);</w:t>
      </w:r>
    </w:p>
    <w:p w:rsidR="005F1F37" w:rsidRPr="000665B4" w:rsidRDefault="005F1F37" w:rsidP="005F1F37">
      <w:pPr>
        <w:pStyle w:val="ad"/>
        <w:rPr>
          <w:rFonts w:hAnsi="宋体" w:cs="宋体"/>
        </w:rPr>
      </w:pPr>
      <w:r w:rsidRPr="000665B4">
        <w:rPr>
          <w:rFonts w:hAnsi="宋体" w:cs="宋体" w:hint="eastAsia"/>
        </w:rPr>
        <w:t xml:space="preserve">       for (ret=i=0;i&lt;n;i++)</w:t>
      </w:r>
    </w:p>
    <w:p w:rsidR="005F1F37" w:rsidRPr="000665B4" w:rsidRDefault="005F1F37" w:rsidP="005F1F37">
      <w:pPr>
        <w:pStyle w:val="ad"/>
        <w:rPr>
          <w:rFonts w:hAnsi="宋体" w:cs="宋体"/>
        </w:rPr>
      </w:pPr>
      <w:r w:rsidRPr="000665B4">
        <w:rPr>
          <w:rFonts w:hAnsi="宋体" w:cs="宋体" w:hint="eastAsia"/>
        </w:rPr>
        <w:t xml:space="preserve">              if (!id[i])</w:t>
      </w:r>
    </w:p>
    <w:p w:rsidR="005F1F37" w:rsidRPr="000665B4" w:rsidRDefault="005F1F37" w:rsidP="005F1F37">
      <w:pPr>
        <w:pStyle w:val="ad"/>
        <w:rPr>
          <w:rFonts w:hAnsi="宋体" w:cs="宋体"/>
        </w:rPr>
      </w:pPr>
      <w:r w:rsidRPr="000665B4">
        <w:rPr>
          <w:rFonts w:hAnsi="宋体" w:cs="宋体" w:hint="eastAsia"/>
        </w:rPr>
        <w:t xml:space="preserve">                     floodfill(n,mat,id,i,++ret);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//无向图连通分支,bfs邻接阵形式,O(n^2)</w:t>
      </w:r>
    </w:p>
    <w:p w:rsidR="005F1F37" w:rsidRPr="000665B4" w:rsidRDefault="005F1F37" w:rsidP="005F1F37">
      <w:pPr>
        <w:pStyle w:val="ad"/>
        <w:rPr>
          <w:rFonts w:hAnsi="宋体" w:cs="宋体"/>
        </w:rPr>
      </w:pPr>
      <w:r w:rsidRPr="000665B4">
        <w:rPr>
          <w:rFonts w:hAnsi="宋体" w:cs="宋体" w:hint="eastAsia"/>
        </w:rPr>
        <w:t>//返回分支数,id返回1..分支数的值</w:t>
      </w:r>
    </w:p>
    <w:p w:rsidR="005F1F37" w:rsidRPr="000665B4" w:rsidRDefault="005F1F37" w:rsidP="005F1F37">
      <w:pPr>
        <w:pStyle w:val="ad"/>
        <w:rPr>
          <w:rFonts w:hAnsi="宋体" w:cs="宋体"/>
        </w:rPr>
      </w:pPr>
      <w:r w:rsidRPr="000665B4">
        <w:rPr>
          <w:rFonts w:hAnsi="宋体" w:cs="宋体" w:hint="eastAsia"/>
        </w:rPr>
        <w:t>//传入图的大小n和邻接阵mat,不相邻点边权0</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int find_components(int n,int mat[][MAXN],int* id){</w:t>
      </w:r>
    </w:p>
    <w:p w:rsidR="005F1F37" w:rsidRPr="000665B4" w:rsidRDefault="005F1F37" w:rsidP="005F1F37">
      <w:pPr>
        <w:pStyle w:val="ad"/>
        <w:rPr>
          <w:rFonts w:hAnsi="宋体" w:cs="宋体"/>
        </w:rPr>
      </w:pPr>
      <w:r w:rsidRPr="000665B4">
        <w:rPr>
          <w:rFonts w:hAnsi="宋体" w:cs="宋体" w:hint="eastAsia"/>
        </w:rPr>
        <w:lastRenderedPageBreak/>
        <w:t xml:space="preserve">   int ret,k,i,j,m;</w:t>
      </w:r>
    </w:p>
    <w:p w:rsidR="005F1F37" w:rsidRPr="000665B4" w:rsidRDefault="005F1F37" w:rsidP="005F1F37">
      <w:pPr>
        <w:pStyle w:val="ad"/>
        <w:rPr>
          <w:rFonts w:hAnsi="宋体" w:cs="宋体"/>
        </w:rPr>
      </w:pPr>
      <w:r w:rsidRPr="000665B4">
        <w:rPr>
          <w:rFonts w:hAnsi="宋体" w:cs="宋体" w:hint="eastAsia"/>
        </w:rPr>
        <w:t xml:space="preserve">   for (k=0;k&lt;n;id[k++]=0);</w:t>
      </w:r>
    </w:p>
    <w:p w:rsidR="005F1F37" w:rsidRPr="000665B4" w:rsidRDefault="005F1F37" w:rsidP="005F1F37">
      <w:pPr>
        <w:pStyle w:val="ad"/>
        <w:rPr>
          <w:rFonts w:hAnsi="宋体" w:cs="宋体"/>
        </w:rPr>
      </w:pPr>
      <w:r w:rsidRPr="000665B4">
        <w:rPr>
          <w:rFonts w:hAnsi="宋体" w:cs="宋体" w:hint="eastAsia"/>
        </w:rPr>
        <w:t xml:space="preserve">   for (ret=k=0;k&lt;n;k++)</w:t>
      </w:r>
    </w:p>
    <w:p w:rsidR="005F1F37" w:rsidRPr="000665B4" w:rsidRDefault="005F1F37" w:rsidP="005F1F37">
      <w:pPr>
        <w:pStyle w:val="ad"/>
        <w:rPr>
          <w:rFonts w:hAnsi="宋体" w:cs="宋体"/>
        </w:rPr>
      </w:pPr>
      <w:r w:rsidRPr="000665B4">
        <w:rPr>
          <w:rFonts w:hAnsi="宋体" w:cs="宋体" w:hint="eastAsia"/>
        </w:rPr>
        <w:t xml:space="preserve">          if (!id[k])</w:t>
      </w:r>
    </w:p>
    <w:p w:rsidR="005F1F37" w:rsidRPr="000665B4" w:rsidRDefault="005F1F37" w:rsidP="005F1F37">
      <w:pPr>
        <w:pStyle w:val="ad"/>
        <w:rPr>
          <w:rFonts w:hAnsi="宋体" w:cs="宋体"/>
        </w:rPr>
      </w:pPr>
      <w:r w:rsidRPr="000665B4">
        <w:rPr>
          <w:rFonts w:hAnsi="宋体" w:cs="宋体" w:hint="eastAsia"/>
        </w:rPr>
        <w:t xml:space="preserve">                 for (id[k]=-1,ret++,m=1;m;)</w:t>
      </w:r>
    </w:p>
    <w:p w:rsidR="005F1F37" w:rsidRPr="000665B4" w:rsidRDefault="005F1F37" w:rsidP="005F1F37">
      <w:pPr>
        <w:pStyle w:val="ad"/>
        <w:rPr>
          <w:rFonts w:hAnsi="宋体" w:cs="宋体"/>
        </w:rPr>
      </w:pPr>
      <w:r w:rsidRPr="000665B4">
        <w:rPr>
          <w:rFonts w:hAnsi="宋体" w:cs="宋体" w:hint="eastAsia"/>
        </w:rPr>
        <w:t xml:space="preserve">                        for (m=i=0;i&lt;n;i++)</w:t>
      </w:r>
    </w:p>
    <w:p w:rsidR="005F1F37" w:rsidRPr="000665B4" w:rsidRDefault="005F1F37" w:rsidP="005F1F37">
      <w:pPr>
        <w:pStyle w:val="ad"/>
        <w:rPr>
          <w:rFonts w:hAnsi="宋体" w:cs="宋体"/>
        </w:rPr>
      </w:pPr>
      <w:r w:rsidRPr="000665B4">
        <w:rPr>
          <w:rFonts w:hAnsi="宋体" w:cs="宋体" w:hint="eastAsia"/>
        </w:rPr>
        <w:t xml:space="preserve">                               if (id[i]==-1)</w:t>
      </w:r>
    </w:p>
    <w:p w:rsidR="005F1F37" w:rsidRPr="000665B4" w:rsidRDefault="005F1F37" w:rsidP="005F1F37">
      <w:pPr>
        <w:pStyle w:val="ad"/>
        <w:rPr>
          <w:rFonts w:hAnsi="宋体" w:cs="宋体"/>
        </w:rPr>
      </w:pPr>
      <w:r w:rsidRPr="000665B4">
        <w:rPr>
          <w:rFonts w:hAnsi="宋体" w:cs="宋体" w:hint="eastAsia"/>
        </w:rPr>
        <w:t xml:space="preserve">                                      for (m++,id[i]=ret,j=0;j&lt;n;j++)</w:t>
      </w:r>
    </w:p>
    <w:p w:rsidR="005F1F37" w:rsidRPr="000665B4" w:rsidRDefault="005F1F37" w:rsidP="005F1F37">
      <w:pPr>
        <w:pStyle w:val="ad"/>
        <w:rPr>
          <w:rFonts w:hAnsi="宋体" w:cs="宋体"/>
        </w:rPr>
      </w:pPr>
      <w:r w:rsidRPr="000665B4">
        <w:rPr>
          <w:rFonts w:hAnsi="宋体" w:cs="宋体" w:hint="eastAsia"/>
        </w:rPr>
        <w:t xml:space="preserve">                                             if (!id[j]&amp;&amp;mat[i][j])</w:t>
      </w:r>
    </w:p>
    <w:p w:rsidR="005F1F37" w:rsidRPr="000665B4" w:rsidRDefault="005F1F37" w:rsidP="005F1F37">
      <w:pPr>
        <w:pStyle w:val="ad"/>
        <w:rPr>
          <w:rFonts w:hAnsi="宋体" w:cs="宋体"/>
        </w:rPr>
      </w:pPr>
      <w:r w:rsidRPr="000665B4">
        <w:rPr>
          <w:rFonts w:hAnsi="宋体" w:cs="宋体" w:hint="eastAsia"/>
        </w:rPr>
        <w:t xml:space="preserve">                                                   id[j]=-1;</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7.5 有向图强连通分支(dfs/bfs邻接阵)</w:t>
      </w:r>
    </w:p>
    <w:p w:rsidR="005F1F37" w:rsidRPr="000665B4" w:rsidRDefault="005F1F37" w:rsidP="005F1F37">
      <w:pPr>
        <w:pStyle w:val="ad"/>
        <w:rPr>
          <w:rFonts w:hAnsi="宋体" w:cs="宋体"/>
        </w:rPr>
      </w:pPr>
      <w:r w:rsidRPr="000665B4">
        <w:rPr>
          <w:rFonts w:hAnsi="宋体" w:cs="宋体" w:hint="eastAsia"/>
        </w:rPr>
        <w:t>//有向图强连通分支,dfs邻接阵形式,O(n^2)</w:t>
      </w:r>
    </w:p>
    <w:p w:rsidR="005F1F37" w:rsidRPr="000665B4" w:rsidRDefault="005F1F37" w:rsidP="005F1F37">
      <w:pPr>
        <w:pStyle w:val="ad"/>
        <w:rPr>
          <w:rFonts w:hAnsi="宋体" w:cs="宋体"/>
        </w:rPr>
      </w:pPr>
      <w:r w:rsidRPr="000665B4">
        <w:rPr>
          <w:rFonts w:hAnsi="宋体" w:cs="宋体" w:hint="eastAsia"/>
        </w:rPr>
        <w:t>//返回分支数,id返回1..分支数的值</w:t>
      </w:r>
    </w:p>
    <w:p w:rsidR="005F1F37" w:rsidRPr="000665B4" w:rsidRDefault="005F1F37" w:rsidP="005F1F37">
      <w:pPr>
        <w:pStyle w:val="ad"/>
        <w:rPr>
          <w:rFonts w:hAnsi="宋体" w:cs="宋体"/>
        </w:rPr>
      </w:pPr>
      <w:r w:rsidRPr="000665B4">
        <w:rPr>
          <w:rFonts w:hAnsi="宋体" w:cs="宋体" w:hint="eastAsia"/>
        </w:rPr>
        <w:t>//传入图的大小n和邻接阵mat,不相邻点边权0</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void search(int n,int mat[][MAXN],int* dfn,int* low,int now,int&amp; cnt,int&amp; tag,int* id,int* st,int&amp; sp){</w:t>
      </w:r>
    </w:p>
    <w:p w:rsidR="005F1F37" w:rsidRPr="000665B4" w:rsidRDefault="005F1F37" w:rsidP="005F1F37">
      <w:pPr>
        <w:pStyle w:val="ad"/>
        <w:rPr>
          <w:rFonts w:hAnsi="宋体" w:cs="宋体"/>
        </w:rPr>
      </w:pPr>
      <w:r w:rsidRPr="000665B4">
        <w:rPr>
          <w:rFonts w:hAnsi="宋体" w:cs="宋体" w:hint="eastAsia"/>
        </w:rPr>
        <w:t xml:space="preserve">       int i,j;</w:t>
      </w:r>
    </w:p>
    <w:p w:rsidR="005F1F37" w:rsidRPr="000665B4" w:rsidRDefault="005F1F37" w:rsidP="005F1F37">
      <w:pPr>
        <w:pStyle w:val="ad"/>
        <w:rPr>
          <w:rFonts w:hAnsi="宋体" w:cs="宋体"/>
        </w:rPr>
      </w:pPr>
      <w:r w:rsidRPr="000665B4">
        <w:rPr>
          <w:rFonts w:hAnsi="宋体" w:cs="宋体" w:hint="eastAsia"/>
        </w:rPr>
        <w:t xml:space="preserve">       dfn[st[sp++]=now]=low[now]=++cnt;</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(mat[now][i]){</w:t>
      </w:r>
    </w:p>
    <w:p w:rsidR="005F1F37" w:rsidRPr="000665B4" w:rsidRDefault="005F1F37" w:rsidP="005F1F37">
      <w:pPr>
        <w:pStyle w:val="ad"/>
        <w:rPr>
          <w:rFonts w:hAnsi="宋体" w:cs="宋体"/>
        </w:rPr>
      </w:pPr>
      <w:r w:rsidRPr="000665B4">
        <w:rPr>
          <w:rFonts w:hAnsi="宋体" w:cs="宋体" w:hint="eastAsia"/>
        </w:rPr>
        <w:t xml:space="preserve">                     if (!dfn[i]){</w:t>
      </w:r>
    </w:p>
    <w:p w:rsidR="005F1F37" w:rsidRPr="000665B4" w:rsidRDefault="005F1F37" w:rsidP="005F1F37">
      <w:pPr>
        <w:pStyle w:val="ad"/>
        <w:rPr>
          <w:rFonts w:hAnsi="宋体" w:cs="宋体"/>
        </w:rPr>
      </w:pPr>
      <w:r w:rsidRPr="000665B4">
        <w:rPr>
          <w:rFonts w:hAnsi="宋体" w:cs="宋体" w:hint="eastAsia"/>
        </w:rPr>
        <w:t xml:space="preserve">                            ssearch(n,mat,dfn,low,i,cnt,tag,id,st,sp);</w:t>
      </w:r>
    </w:p>
    <w:p w:rsidR="005F1F37" w:rsidRPr="000665B4" w:rsidRDefault="005F1F37" w:rsidP="005F1F37">
      <w:pPr>
        <w:pStyle w:val="ad"/>
        <w:rPr>
          <w:rFonts w:hAnsi="宋体" w:cs="宋体"/>
        </w:rPr>
      </w:pPr>
      <w:r w:rsidRPr="000665B4">
        <w:rPr>
          <w:rFonts w:hAnsi="宋体" w:cs="宋体" w:hint="eastAsia"/>
        </w:rPr>
        <w:t xml:space="preserve">                            if (low[i]&lt;low[now])</w:t>
      </w:r>
    </w:p>
    <w:p w:rsidR="005F1F37" w:rsidRPr="000665B4" w:rsidRDefault="005F1F37" w:rsidP="005F1F37">
      <w:pPr>
        <w:pStyle w:val="ad"/>
        <w:rPr>
          <w:rFonts w:hAnsi="宋体" w:cs="宋体"/>
        </w:rPr>
      </w:pPr>
      <w:r w:rsidRPr="000665B4">
        <w:rPr>
          <w:rFonts w:hAnsi="宋体" w:cs="宋体" w:hint="eastAsia"/>
        </w:rPr>
        <w:t xml:space="preserve">                                   low[now]=low[i];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else if (dfn[i]&lt;dfn[now]){</w:t>
      </w:r>
    </w:p>
    <w:p w:rsidR="005F1F37" w:rsidRPr="000665B4" w:rsidRDefault="005F1F37" w:rsidP="005F1F37">
      <w:pPr>
        <w:pStyle w:val="ad"/>
        <w:rPr>
          <w:rFonts w:hAnsi="宋体" w:cs="宋体"/>
        </w:rPr>
      </w:pPr>
      <w:r w:rsidRPr="000665B4">
        <w:rPr>
          <w:rFonts w:hAnsi="宋体" w:cs="宋体" w:hint="eastAsia"/>
        </w:rPr>
        <w:t xml:space="preserve">                           for (j=0;j&lt;sp&amp;&amp;st[j]!=i;j++);</w:t>
      </w:r>
    </w:p>
    <w:p w:rsidR="005F1F37" w:rsidRPr="000665B4" w:rsidRDefault="005F1F37" w:rsidP="005F1F37">
      <w:pPr>
        <w:pStyle w:val="ad"/>
        <w:rPr>
          <w:rFonts w:hAnsi="宋体" w:cs="宋体"/>
        </w:rPr>
      </w:pPr>
      <w:r w:rsidRPr="000665B4">
        <w:rPr>
          <w:rFonts w:hAnsi="宋体" w:cs="宋体" w:hint="eastAsia"/>
        </w:rPr>
        <w:t xml:space="preserve">                            if (j&lt;cnt&amp;&amp;dfn[i]&lt;low[now])</w:t>
      </w:r>
    </w:p>
    <w:p w:rsidR="005F1F37" w:rsidRPr="000665B4" w:rsidRDefault="005F1F37" w:rsidP="005F1F37">
      <w:pPr>
        <w:pStyle w:val="ad"/>
        <w:rPr>
          <w:rFonts w:hAnsi="宋体" w:cs="宋体"/>
        </w:rPr>
      </w:pPr>
      <w:r w:rsidRPr="000665B4">
        <w:rPr>
          <w:rFonts w:hAnsi="宋体" w:cs="宋体" w:hint="eastAsia"/>
        </w:rPr>
        <w:t xml:space="preserve">                                   low[now]=dfn[i];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if (low[now]==dfn[now])</w:t>
      </w:r>
    </w:p>
    <w:p w:rsidR="005F1F37" w:rsidRPr="000665B4" w:rsidRDefault="005F1F37" w:rsidP="005F1F37">
      <w:pPr>
        <w:pStyle w:val="ad"/>
        <w:rPr>
          <w:rFonts w:hAnsi="宋体" w:cs="宋体"/>
        </w:rPr>
      </w:pPr>
      <w:r w:rsidRPr="000665B4">
        <w:rPr>
          <w:rFonts w:hAnsi="宋体" w:cs="宋体" w:hint="eastAsia"/>
        </w:rPr>
        <w:t xml:space="preserve">              for (tag++;st[sp]!=now;id[st[--sp]]=tag);</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find_components(int n,int mat[][MAXN],int* id){</w:t>
      </w:r>
    </w:p>
    <w:p w:rsidR="005F1F37" w:rsidRPr="000665B4" w:rsidRDefault="005F1F37" w:rsidP="005F1F37">
      <w:pPr>
        <w:pStyle w:val="ad"/>
        <w:rPr>
          <w:rFonts w:hAnsi="宋体" w:cs="宋体"/>
        </w:rPr>
      </w:pPr>
      <w:r w:rsidRPr="000665B4">
        <w:rPr>
          <w:rFonts w:hAnsi="宋体" w:cs="宋体" w:hint="eastAsia"/>
        </w:rPr>
        <w:t xml:space="preserve">       int ret=0,i,cnt,sp,st[MAXN],dfn[MAXN],low[MAXN];</w:t>
      </w:r>
    </w:p>
    <w:p w:rsidR="005F1F37" w:rsidRPr="000665B4" w:rsidRDefault="005F1F37" w:rsidP="005F1F37">
      <w:pPr>
        <w:pStyle w:val="ad"/>
        <w:rPr>
          <w:rFonts w:hAnsi="宋体" w:cs="宋体"/>
        </w:rPr>
      </w:pPr>
      <w:r w:rsidRPr="000665B4">
        <w:rPr>
          <w:rFonts w:hAnsi="宋体" w:cs="宋体" w:hint="eastAsia"/>
        </w:rPr>
        <w:t xml:space="preserve">       for (i=0;i&lt;n;dfn[i++]=0);</w:t>
      </w:r>
    </w:p>
    <w:p w:rsidR="005F1F37" w:rsidRPr="000665B4" w:rsidRDefault="005F1F37" w:rsidP="005F1F37">
      <w:pPr>
        <w:pStyle w:val="ad"/>
        <w:rPr>
          <w:rFonts w:hAnsi="宋体" w:cs="宋体"/>
        </w:rPr>
      </w:pPr>
      <w:r w:rsidRPr="000665B4">
        <w:rPr>
          <w:rFonts w:hAnsi="宋体" w:cs="宋体" w:hint="eastAsia"/>
        </w:rPr>
        <w:t xml:space="preserve">       for (sp=cnt=i=0;i&lt;n;i++)</w:t>
      </w:r>
    </w:p>
    <w:p w:rsidR="005F1F37" w:rsidRPr="000665B4" w:rsidRDefault="005F1F37" w:rsidP="005F1F37">
      <w:pPr>
        <w:pStyle w:val="ad"/>
        <w:rPr>
          <w:rFonts w:hAnsi="宋体" w:cs="宋体"/>
        </w:rPr>
      </w:pPr>
      <w:r w:rsidRPr="000665B4">
        <w:rPr>
          <w:rFonts w:hAnsi="宋体" w:cs="宋体" w:hint="eastAsia"/>
        </w:rPr>
        <w:t xml:space="preserve">              if (!dfn[i])</w:t>
      </w:r>
    </w:p>
    <w:p w:rsidR="005F1F37" w:rsidRPr="000665B4" w:rsidRDefault="005F1F37" w:rsidP="005F1F37">
      <w:pPr>
        <w:pStyle w:val="ad"/>
        <w:rPr>
          <w:rFonts w:hAnsi="宋体" w:cs="宋体"/>
        </w:rPr>
      </w:pPr>
      <w:r w:rsidRPr="000665B4">
        <w:rPr>
          <w:rFonts w:hAnsi="宋体" w:cs="宋体" w:hint="eastAsia"/>
        </w:rPr>
        <w:t xml:space="preserve">                     search(n,mat,dfn,low,i,cnt,ret,id,st,sp);</w:t>
      </w:r>
    </w:p>
    <w:p w:rsidR="005F1F37" w:rsidRPr="000665B4" w:rsidRDefault="005F1F37" w:rsidP="005F1F37">
      <w:pPr>
        <w:pStyle w:val="ad"/>
        <w:rPr>
          <w:rFonts w:hAnsi="宋体" w:cs="宋体"/>
        </w:rPr>
      </w:pPr>
      <w:r w:rsidRPr="000665B4">
        <w:rPr>
          <w:rFonts w:hAnsi="宋体" w:cs="宋体" w:hint="eastAsia"/>
        </w:rPr>
        <w:lastRenderedPageBreak/>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//有向图强连通分支,bfs邻接阵形式,O(n^2)</w:t>
      </w:r>
    </w:p>
    <w:p w:rsidR="005F1F37" w:rsidRPr="000665B4" w:rsidRDefault="005F1F37" w:rsidP="005F1F37">
      <w:pPr>
        <w:pStyle w:val="ad"/>
        <w:rPr>
          <w:rFonts w:hAnsi="宋体" w:cs="宋体"/>
        </w:rPr>
      </w:pPr>
      <w:r w:rsidRPr="000665B4">
        <w:rPr>
          <w:rFonts w:hAnsi="宋体" w:cs="宋体" w:hint="eastAsia"/>
        </w:rPr>
        <w:t>//返回分支数,id返回1..分支数的值</w:t>
      </w:r>
    </w:p>
    <w:p w:rsidR="005F1F37" w:rsidRPr="000665B4" w:rsidRDefault="005F1F37" w:rsidP="005F1F37">
      <w:pPr>
        <w:pStyle w:val="ad"/>
        <w:rPr>
          <w:rFonts w:hAnsi="宋体" w:cs="宋体"/>
        </w:rPr>
      </w:pPr>
      <w:r w:rsidRPr="000665B4">
        <w:rPr>
          <w:rFonts w:hAnsi="宋体" w:cs="宋体" w:hint="eastAsia"/>
        </w:rPr>
        <w:t>//传入图的大小n和邻接阵mat,不相邻点边权0</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int find_components(int n,int mat[][MAXN],int* id){</w:t>
      </w:r>
    </w:p>
    <w:p w:rsidR="005F1F37" w:rsidRPr="000665B4" w:rsidRDefault="005F1F37" w:rsidP="005F1F37">
      <w:pPr>
        <w:pStyle w:val="ad"/>
        <w:rPr>
          <w:rFonts w:hAnsi="宋体" w:cs="宋体"/>
        </w:rPr>
      </w:pPr>
      <w:r w:rsidRPr="000665B4">
        <w:rPr>
          <w:rFonts w:hAnsi="宋体" w:cs="宋体" w:hint="eastAsia"/>
        </w:rPr>
        <w:t xml:space="preserve">       int ret=0,a[MAXN],b[MAXN],c[MAXN],d[MAXN],i,j,k,t;</w:t>
      </w:r>
    </w:p>
    <w:p w:rsidR="005F1F37" w:rsidRPr="000665B4" w:rsidRDefault="005F1F37" w:rsidP="005F1F37">
      <w:pPr>
        <w:pStyle w:val="ad"/>
        <w:rPr>
          <w:rFonts w:hAnsi="宋体" w:cs="宋体"/>
        </w:rPr>
      </w:pPr>
      <w:r w:rsidRPr="000665B4">
        <w:rPr>
          <w:rFonts w:hAnsi="宋体" w:cs="宋体" w:hint="eastAsia"/>
        </w:rPr>
        <w:t xml:space="preserve">       for (k=0;k&lt;n;id[k++]=0);</w:t>
      </w:r>
    </w:p>
    <w:p w:rsidR="005F1F37" w:rsidRPr="000665B4" w:rsidRDefault="005F1F37" w:rsidP="005F1F37">
      <w:pPr>
        <w:pStyle w:val="ad"/>
        <w:rPr>
          <w:rFonts w:hAnsi="宋体" w:cs="宋体"/>
        </w:rPr>
      </w:pPr>
      <w:r w:rsidRPr="000665B4">
        <w:rPr>
          <w:rFonts w:hAnsi="宋体" w:cs="宋体" w:hint="eastAsia"/>
        </w:rPr>
        <w:t xml:space="preserve">       for (k=0;k&lt;n;k++)</w:t>
      </w:r>
    </w:p>
    <w:p w:rsidR="005F1F37" w:rsidRPr="000665B4" w:rsidRDefault="005F1F37" w:rsidP="005F1F37">
      <w:pPr>
        <w:pStyle w:val="ad"/>
        <w:rPr>
          <w:rFonts w:hAnsi="宋体" w:cs="宋体"/>
        </w:rPr>
      </w:pPr>
      <w:r w:rsidRPr="000665B4">
        <w:rPr>
          <w:rFonts w:hAnsi="宋体" w:cs="宋体" w:hint="eastAsia"/>
        </w:rPr>
        <w:t xml:space="preserve">             if (!id[k]){</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a[i]=b[i]=c[i]=d[i]=0;</w:t>
      </w:r>
    </w:p>
    <w:p w:rsidR="005F1F37" w:rsidRPr="000665B4" w:rsidRDefault="005F1F37" w:rsidP="005F1F37">
      <w:pPr>
        <w:pStyle w:val="ad"/>
        <w:rPr>
          <w:rFonts w:hAnsi="宋体" w:cs="宋体"/>
        </w:rPr>
      </w:pPr>
      <w:r w:rsidRPr="000665B4">
        <w:rPr>
          <w:rFonts w:hAnsi="宋体" w:cs="宋体" w:hint="eastAsia"/>
        </w:rPr>
        <w:t xml:space="preserve">                     a[k]=b[k]=1;</w:t>
      </w:r>
    </w:p>
    <w:p w:rsidR="005F1F37" w:rsidRPr="000665B4" w:rsidRDefault="005F1F37" w:rsidP="005F1F37">
      <w:pPr>
        <w:pStyle w:val="ad"/>
        <w:rPr>
          <w:rFonts w:hAnsi="宋体" w:cs="宋体"/>
        </w:rPr>
      </w:pPr>
      <w:r w:rsidRPr="000665B4">
        <w:rPr>
          <w:rFonts w:hAnsi="宋体" w:cs="宋体" w:hint="eastAsia"/>
        </w:rPr>
        <w:t xml:space="preserve">                    for (t=1;t;)</w:t>
      </w:r>
    </w:p>
    <w:p w:rsidR="005F1F37" w:rsidRPr="000665B4" w:rsidRDefault="005F1F37" w:rsidP="005F1F37">
      <w:pPr>
        <w:pStyle w:val="ad"/>
        <w:rPr>
          <w:rFonts w:hAnsi="宋体" w:cs="宋体"/>
        </w:rPr>
      </w:pPr>
      <w:r w:rsidRPr="000665B4">
        <w:rPr>
          <w:rFonts w:hAnsi="宋体" w:cs="宋体" w:hint="eastAsia"/>
        </w:rPr>
        <w:t xml:space="preserve">                            for (t=i=0;i&lt;n;i++){</w:t>
      </w:r>
    </w:p>
    <w:p w:rsidR="005F1F37" w:rsidRPr="000665B4" w:rsidRDefault="005F1F37" w:rsidP="005F1F37">
      <w:pPr>
        <w:pStyle w:val="ad"/>
        <w:rPr>
          <w:rFonts w:hAnsi="宋体" w:cs="宋体"/>
        </w:rPr>
      </w:pPr>
      <w:r w:rsidRPr="000665B4">
        <w:rPr>
          <w:rFonts w:hAnsi="宋体" w:cs="宋体" w:hint="eastAsia"/>
        </w:rPr>
        <w:t xml:space="preserve">                                   if (a[i]&amp;&amp;!c[i])</w:t>
      </w:r>
    </w:p>
    <w:p w:rsidR="005F1F37" w:rsidRPr="000665B4" w:rsidRDefault="005F1F37" w:rsidP="005F1F37">
      <w:pPr>
        <w:pStyle w:val="ad"/>
        <w:rPr>
          <w:rFonts w:hAnsi="宋体" w:cs="宋体"/>
        </w:rPr>
      </w:pPr>
      <w:r w:rsidRPr="000665B4">
        <w:rPr>
          <w:rFonts w:hAnsi="宋体" w:cs="宋体" w:hint="eastAsia"/>
        </w:rPr>
        <w:t xml:space="preserve">                                          for (c[i]=t=1,j=0;j&lt;n;j++)</w:t>
      </w:r>
    </w:p>
    <w:p w:rsidR="005F1F37" w:rsidRPr="000665B4" w:rsidRDefault="005F1F37" w:rsidP="005F1F37">
      <w:pPr>
        <w:pStyle w:val="ad"/>
        <w:rPr>
          <w:rFonts w:hAnsi="宋体" w:cs="宋体"/>
        </w:rPr>
      </w:pPr>
      <w:r w:rsidRPr="000665B4">
        <w:rPr>
          <w:rFonts w:hAnsi="宋体" w:cs="宋体" w:hint="eastAsia"/>
        </w:rPr>
        <w:t xml:space="preserve">                                                 if (mat[i][j]&amp;&amp;!a[j])</w:t>
      </w:r>
    </w:p>
    <w:p w:rsidR="005F1F37" w:rsidRPr="000665B4" w:rsidRDefault="005F1F37" w:rsidP="005F1F37">
      <w:pPr>
        <w:pStyle w:val="ad"/>
        <w:rPr>
          <w:rFonts w:hAnsi="宋体" w:cs="宋体"/>
        </w:rPr>
      </w:pPr>
      <w:r w:rsidRPr="000665B4">
        <w:rPr>
          <w:rFonts w:hAnsi="宋体" w:cs="宋体" w:hint="eastAsia"/>
        </w:rPr>
        <w:t xml:space="preserve">                                                        a[j]=1;</w:t>
      </w:r>
    </w:p>
    <w:p w:rsidR="005F1F37" w:rsidRPr="000665B4" w:rsidRDefault="005F1F37" w:rsidP="005F1F37">
      <w:pPr>
        <w:pStyle w:val="ad"/>
        <w:rPr>
          <w:rFonts w:hAnsi="宋体" w:cs="宋体"/>
        </w:rPr>
      </w:pPr>
      <w:r w:rsidRPr="000665B4">
        <w:rPr>
          <w:rFonts w:hAnsi="宋体" w:cs="宋体" w:hint="eastAsia"/>
        </w:rPr>
        <w:t xml:space="preserve">                                   if (b[i]&amp;&amp;!d[i])</w:t>
      </w:r>
    </w:p>
    <w:p w:rsidR="005F1F37" w:rsidRPr="000665B4" w:rsidRDefault="005F1F37" w:rsidP="005F1F37">
      <w:pPr>
        <w:pStyle w:val="ad"/>
        <w:rPr>
          <w:rFonts w:hAnsi="宋体" w:cs="宋体"/>
        </w:rPr>
      </w:pPr>
      <w:r w:rsidRPr="000665B4">
        <w:rPr>
          <w:rFonts w:hAnsi="宋体" w:cs="宋体" w:hint="eastAsia"/>
        </w:rPr>
        <w:t xml:space="preserve">                                          for (d[i]=t=1,j=0;j&lt;n;j++)</w:t>
      </w:r>
    </w:p>
    <w:p w:rsidR="005F1F37" w:rsidRPr="000665B4" w:rsidRDefault="005F1F37" w:rsidP="005F1F37">
      <w:pPr>
        <w:pStyle w:val="ad"/>
        <w:rPr>
          <w:rFonts w:hAnsi="宋体" w:cs="宋体"/>
        </w:rPr>
      </w:pPr>
      <w:r w:rsidRPr="000665B4">
        <w:rPr>
          <w:rFonts w:hAnsi="宋体" w:cs="宋体" w:hint="eastAsia"/>
        </w:rPr>
        <w:t xml:space="preserve">                                                 if (mat[j][i]&amp;&amp;!b[j])</w:t>
      </w:r>
    </w:p>
    <w:p w:rsidR="005F1F37" w:rsidRPr="000665B4" w:rsidRDefault="005F1F37" w:rsidP="005F1F37">
      <w:pPr>
        <w:pStyle w:val="ad"/>
        <w:rPr>
          <w:rFonts w:hAnsi="宋体" w:cs="宋体"/>
        </w:rPr>
      </w:pPr>
      <w:r w:rsidRPr="000665B4">
        <w:rPr>
          <w:rFonts w:hAnsi="宋体" w:cs="宋体" w:hint="eastAsia"/>
        </w:rPr>
        <w:t xml:space="preserve">                                                        b[j]=1;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(ret++,i=0;i&lt;n;i++)</w:t>
      </w:r>
    </w:p>
    <w:p w:rsidR="005F1F37" w:rsidRPr="000665B4" w:rsidRDefault="005F1F37" w:rsidP="005F1F37">
      <w:pPr>
        <w:pStyle w:val="ad"/>
        <w:rPr>
          <w:rFonts w:hAnsi="宋体" w:cs="宋体"/>
        </w:rPr>
      </w:pPr>
      <w:r w:rsidRPr="000665B4">
        <w:rPr>
          <w:rFonts w:hAnsi="宋体" w:cs="宋体" w:hint="eastAsia"/>
        </w:rPr>
        <w:t xml:space="preserve">                            if (a[i]&amp;b[i])</w:t>
      </w:r>
    </w:p>
    <w:p w:rsidR="005F1F37" w:rsidRPr="000665B4" w:rsidRDefault="005F1F37" w:rsidP="005F1F37">
      <w:pPr>
        <w:pStyle w:val="ad"/>
        <w:rPr>
          <w:rFonts w:hAnsi="宋体" w:cs="宋体"/>
        </w:rPr>
      </w:pPr>
      <w:r w:rsidRPr="000665B4">
        <w:rPr>
          <w:rFonts w:hAnsi="宋体" w:cs="宋体" w:hint="eastAsia"/>
        </w:rPr>
        <w:t xml:space="preserve">                                   id[i]=ret;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7.6 有向图最小点基(邻接阵)</w:t>
      </w:r>
    </w:p>
    <w:p w:rsidR="005F1F37" w:rsidRPr="000665B4" w:rsidRDefault="005F1F37" w:rsidP="005F1F37">
      <w:pPr>
        <w:pStyle w:val="ad"/>
        <w:rPr>
          <w:rFonts w:hAnsi="宋体" w:cs="宋体"/>
        </w:rPr>
      </w:pPr>
      <w:r w:rsidRPr="000665B4">
        <w:rPr>
          <w:rFonts w:hAnsi="宋体" w:cs="宋体" w:hint="eastAsia"/>
        </w:rPr>
        <w:t>//有向图最小点基,邻接阵形式,O(n^2)</w:t>
      </w:r>
    </w:p>
    <w:p w:rsidR="005F1F37" w:rsidRPr="000665B4" w:rsidRDefault="005F1F37" w:rsidP="005F1F37">
      <w:pPr>
        <w:pStyle w:val="ad"/>
        <w:rPr>
          <w:rFonts w:hAnsi="宋体" w:cs="宋体"/>
        </w:rPr>
      </w:pPr>
      <w:r w:rsidRPr="000665B4">
        <w:rPr>
          <w:rFonts w:hAnsi="宋体" w:cs="宋体" w:hint="eastAsia"/>
        </w:rPr>
        <w:t>//返回电集大小和点集</w:t>
      </w:r>
    </w:p>
    <w:p w:rsidR="005F1F37" w:rsidRPr="000665B4" w:rsidRDefault="005F1F37" w:rsidP="005F1F37">
      <w:pPr>
        <w:pStyle w:val="ad"/>
        <w:rPr>
          <w:rFonts w:hAnsi="宋体" w:cs="宋体"/>
        </w:rPr>
      </w:pPr>
      <w:r w:rsidRPr="000665B4">
        <w:rPr>
          <w:rFonts w:hAnsi="宋体" w:cs="宋体" w:hint="eastAsia"/>
        </w:rPr>
        <w:t>//传入图的大小n和邻接阵mat,不相邻点边权0</w:t>
      </w:r>
    </w:p>
    <w:p w:rsidR="005F1F37" w:rsidRPr="000665B4" w:rsidRDefault="005F1F37" w:rsidP="005F1F37">
      <w:pPr>
        <w:pStyle w:val="ad"/>
        <w:rPr>
          <w:rFonts w:hAnsi="宋体" w:cs="宋体"/>
        </w:rPr>
      </w:pPr>
      <w:r w:rsidRPr="000665B4">
        <w:rPr>
          <w:rFonts w:hAnsi="宋体" w:cs="宋体" w:hint="eastAsia"/>
        </w:rPr>
        <w:t>//需要调用强连通分支</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int base_vertex(int n,int mat[][MAXN],int* sets){</w:t>
      </w:r>
    </w:p>
    <w:p w:rsidR="005F1F37" w:rsidRPr="000665B4" w:rsidRDefault="005F1F37" w:rsidP="005F1F37">
      <w:pPr>
        <w:pStyle w:val="ad"/>
        <w:rPr>
          <w:rFonts w:hAnsi="宋体" w:cs="宋体"/>
        </w:rPr>
      </w:pPr>
      <w:r w:rsidRPr="000665B4">
        <w:rPr>
          <w:rFonts w:hAnsi="宋体" w:cs="宋体" w:hint="eastAsia"/>
        </w:rPr>
        <w:t xml:space="preserve">       int ret=0,id[MAXN],v[MAXN],i,j;</w:t>
      </w:r>
    </w:p>
    <w:p w:rsidR="005F1F37" w:rsidRPr="000665B4" w:rsidRDefault="005F1F37" w:rsidP="005F1F37">
      <w:pPr>
        <w:pStyle w:val="ad"/>
        <w:rPr>
          <w:rFonts w:hAnsi="宋体" w:cs="宋体"/>
        </w:rPr>
      </w:pPr>
      <w:r w:rsidRPr="000665B4">
        <w:rPr>
          <w:rFonts w:hAnsi="宋体" w:cs="宋体" w:hint="eastAsia"/>
        </w:rPr>
        <w:t xml:space="preserve">       j=find_components(n,mat,id);</w:t>
      </w:r>
    </w:p>
    <w:p w:rsidR="005F1F37" w:rsidRPr="000665B4" w:rsidRDefault="005F1F37" w:rsidP="005F1F37">
      <w:pPr>
        <w:pStyle w:val="ad"/>
        <w:rPr>
          <w:rFonts w:hAnsi="宋体" w:cs="宋体"/>
        </w:rPr>
      </w:pPr>
      <w:r w:rsidRPr="000665B4">
        <w:rPr>
          <w:rFonts w:hAnsi="宋体" w:cs="宋体" w:hint="eastAsia"/>
        </w:rPr>
        <w:t xml:space="preserve">      for (i=0;i&lt;j;v[i++]=1);</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lastRenderedPageBreak/>
        <w:t xml:space="preserve">                     if (id[i]!=id[j]&amp;&amp;mat[i][j])</w:t>
      </w:r>
    </w:p>
    <w:p w:rsidR="005F1F37" w:rsidRPr="000665B4" w:rsidRDefault="005F1F37" w:rsidP="005F1F37">
      <w:pPr>
        <w:pStyle w:val="ad"/>
        <w:rPr>
          <w:rFonts w:hAnsi="宋体" w:cs="宋体"/>
        </w:rPr>
      </w:pPr>
      <w:r w:rsidRPr="000665B4">
        <w:rPr>
          <w:rFonts w:hAnsi="宋体" w:cs="宋体" w:hint="eastAsia"/>
        </w:rPr>
        <w:t xml:space="preserve">                            v[id[j]-1]=0;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(v[id[i]-1])</w:t>
      </w:r>
    </w:p>
    <w:p w:rsidR="005F1F37" w:rsidRPr="000665B4" w:rsidRDefault="005F1F37" w:rsidP="005F1F37">
      <w:pPr>
        <w:pStyle w:val="ad"/>
        <w:rPr>
          <w:rFonts w:hAnsi="宋体" w:cs="宋体"/>
        </w:rPr>
      </w:pPr>
      <w:r w:rsidRPr="000665B4">
        <w:rPr>
          <w:rFonts w:hAnsi="宋体" w:cs="宋体" w:hint="eastAsia"/>
        </w:rPr>
        <w:t xml:space="preserve">                     v[id[sets[ret++]=i]-1]=0;</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0772">
      <w:pPr>
        <w:pStyle w:val="ad"/>
        <w:outlineLvl w:val="1"/>
        <w:rPr>
          <w:rFonts w:hAnsi="宋体" w:cs="宋体"/>
          <w:b/>
          <w:sz w:val="24"/>
          <w:szCs w:val="24"/>
        </w:rPr>
      </w:pPr>
      <w:bookmarkStart w:id="367" w:name="_Toc524383267"/>
      <w:r w:rsidRPr="000665B4">
        <w:rPr>
          <w:rFonts w:hAnsi="宋体" w:cs="宋体" w:hint="eastAsia"/>
          <w:b/>
          <w:sz w:val="24"/>
          <w:szCs w:val="24"/>
        </w:rPr>
        <w:t>8、图论—匹配</w:t>
      </w:r>
      <w:bookmarkEnd w:id="367"/>
    </w:p>
    <w:p w:rsidR="005F1F37" w:rsidRPr="000665B4" w:rsidRDefault="005F1F37" w:rsidP="005F0772">
      <w:pPr>
        <w:pStyle w:val="ad"/>
        <w:outlineLvl w:val="2"/>
        <w:rPr>
          <w:rFonts w:hAnsi="宋体" w:cs="宋体"/>
          <w:b/>
        </w:rPr>
      </w:pPr>
      <w:bookmarkStart w:id="368" w:name="_Toc524383268"/>
      <w:r w:rsidRPr="000665B4">
        <w:rPr>
          <w:rFonts w:hAnsi="宋体" w:cs="宋体" w:hint="eastAsia"/>
          <w:b/>
        </w:rPr>
        <w:t>8.1 二分图最大匹配(hungary邻接表)</w:t>
      </w:r>
      <w:bookmarkEnd w:id="368"/>
      <w:r w:rsidRPr="000665B4">
        <w:rPr>
          <w:rFonts w:hAnsi="宋体" w:cs="宋体" w:hint="eastAsia"/>
          <w:b/>
        </w:rPr>
        <w:t xml:space="preserve"> </w:t>
      </w:r>
    </w:p>
    <w:p w:rsidR="005F1F37" w:rsidRPr="000665B4" w:rsidRDefault="005F1F37" w:rsidP="005F1F37">
      <w:pPr>
        <w:pStyle w:val="ad"/>
        <w:rPr>
          <w:rFonts w:hAnsi="宋体" w:cs="宋体"/>
        </w:rPr>
      </w:pPr>
      <w:r w:rsidRPr="000665B4">
        <w:rPr>
          <w:rFonts w:hAnsi="宋体" w:cs="宋体" w:hint="eastAsia"/>
        </w:rPr>
        <w:t>//二分图最大匹配,hungary算法,邻接表形式,复杂度O(m*e)</w:t>
      </w:r>
    </w:p>
    <w:p w:rsidR="005F1F37" w:rsidRPr="000665B4" w:rsidRDefault="005F1F37" w:rsidP="005F1F37">
      <w:pPr>
        <w:pStyle w:val="ad"/>
        <w:rPr>
          <w:rFonts w:hAnsi="宋体" w:cs="宋体"/>
        </w:rPr>
      </w:pPr>
      <w:r w:rsidRPr="000665B4">
        <w:rPr>
          <w:rFonts w:hAnsi="宋体" w:cs="宋体" w:hint="eastAsia"/>
        </w:rPr>
        <w:t>//返回最大匹配数,传入二分图大小m,n和邻接表list(只需一边)</w:t>
      </w:r>
    </w:p>
    <w:p w:rsidR="005F1F37" w:rsidRPr="000665B4" w:rsidRDefault="005F1F37" w:rsidP="005F1F37">
      <w:pPr>
        <w:pStyle w:val="ad"/>
        <w:rPr>
          <w:rFonts w:hAnsi="宋体" w:cs="宋体"/>
        </w:rPr>
      </w:pPr>
      <w:r w:rsidRPr="000665B4">
        <w:rPr>
          <w:rFonts w:hAnsi="宋体" w:cs="宋体" w:hint="eastAsia"/>
        </w:rPr>
        <w:t>//match1,match2返回一个最大匹配,未匹配顶点match值为-1</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310</w:t>
      </w:r>
    </w:p>
    <w:p w:rsidR="005F1F37" w:rsidRPr="000665B4" w:rsidRDefault="005F1F37" w:rsidP="005F1F37">
      <w:pPr>
        <w:pStyle w:val="ad"/>
        <w:rPr>
          <w:rFonts w:hAnsi="宋体" w:cs="宋体"/>
        </w:rPr>
      </w:pPr>
      <w:r w:rsidRPr="000665B4">
        <w:rPr>
          <w:rFonts w:hAnsi="宋体" w:cs="宋体" w:hint="eastAsia"/>
        </w:rPr>
        <w:t>#define _clr(x) memset(x,0xff,sizeof(int)*MAXN)</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from,to;</w:t>
      </w:r>
    </w:p>
    <w:p w:rsidR="005F1F37" w:rsidRPr="000665B4" w:rsidRDefault="005F1F37" w:rsidP="005F1F37">
      <w:pPr>
        <w:pStyle w:val="ad"/>
        <w:rPr>
          <w:rFonts w:hAnsi="宋体" w:cs="宋体"/>
        </w:rPr>
      </w:pPr>
      <w:r w:rsidRPr="000665B4">
        <w:rPr>
          <w:rFonts w:hAnsi="宋体" w:cs="宋体" w:hint="eastAsia"/>
        </w:rPr>
        <w:t xml:space="preserve">       edge_t* next;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int hungary(int m,int n,edge_t* list[],int* match1,int* match2){</w:t>
      </w:r>
    </w:p>
    <w:p w:rsidR="005F1F37" w:rsidRPr="000665B4" w:rsidRDefault="005F1F37" w:rsidP="005F1F37">
      <w:pPr>
        <w:pStyle w:val="ad"/>
        <w:rPr>
          <w:rFonts w:hAnsi="宋体" w:cs="宋体"/>
        </w:rPr>
      </w:pPr>
      <w:r w:rsidRPr="000665B4">
        <w:rPr>
          <w:rFonts w:hAnsi="宋体" w:cs="宋体" w:hint="eastAsia"/>
        </w:rPr>
        <w:t xml:space="preserve">       int s[MAXN],t[MAXN],p,q,ret=0,i,j,k;edge_t* e;</w:t>
      </w:r>
    </w:p>
    <w:p w:rsidR="005F1F37" w:rsidRPr="000665B4" w:rsidRDefault="005F1F37" w:rsidP="005F1F37">
      <w:pPr>
        <w:pStyle w:val="ad"/>
        <w:rPr>
          <w:rFonts w:hAnsi="宋体" w:cs="宋体"/>
        </w:rPr>
      </w:pPr>
      <w:r w:rsidRPr="000665B4">
        <w:rPr>
          <w:rFonts w:hAnsi="宋体" w:cs="宋体" w:hint="eastAsia"/>
        </w:rPr>
        <w:t xml:space="preserve">       for (_clr(match1),_clr(match2),i=0;i&lt;m;ret+=(match1[i++]&gt;=0))</w:t>
      </w:r>
    </w:p>
    <w:p w:rsidR="005F1F37" w:rsidRPr="000665B4" w:rsidRDefault="005F1F37" w:rsidP="005F1F37">
      <w:pPr>
        <w:pStyle w:val="ad"/>
        <w:rPr>
          <w:rFonts w:hAnsi="宋体" w:cs="宋体"/>
        </w:rPr>
      </w:pPr>
      <w:r w:rsidRPr="000665B4">
        <w:rPr>
          <w:rFonts w:hAnsi="宋体" w:cs="宋体" w:hint="eastAsia"/>
        </w:rPr>
        <w:t xml:space="preserve">              for (_clr(t),s[p=q=0]=i;p&lt;=q&amp;&amp;match1[i]&lt;0;p++)</w:t>
      </w:r>
    </w:p>
    <w:p w:rsidR="005F1F37" w:rsidRPr="000665B4" w:rsidRDefault="005F1F37" w:rsidP="005F1F37">
      <w:pPr>
        <w:pStyle w:val="ad"/>
        <w:rPr>
          <w:rFonts w:hAnsi="宋体" w:cs="宋体"/>
        </w:rPr>
      </w:pPr>
      <w:r w:rsidRPr="000665B4">
        <w:rPr>
          <w:rFonts w:hAnsi="宋体" w:cs="宋体" w:hint="eastAsia"/>
        </w:rPr>
        <w:t xml:space="preserve">                     for (e=list[k=s[p]];e&amp;&amp;match1[i]&lt;0;e=e-&gt;next)</w:t>
      </w:r>
    </w:p>
    <w:p w:rsidR="005F1F37" w:rsidRPr="000665B4" w:rsidRDefault="005F1F37" w:rsidP="005F1F37">
      <w:pPr>
        <w:pStyle w:val="ad"/>
        <w:rPr>
          <w:rFonts w:hAnsi="宋体" w:cs="宋体"/>
        </w:rPr>
      </w:pPr>
      <w:r w:rsidRPr="000665B4">
        <w:rPr>
          <w:rFonts w:hAnsi="宋体" w:cs="宋体" w:hint="eastAsia"/>
        </w:rPr>
        <w:t xml:space="preserve">                            if (t[j=e-&gt;to]&lt;0){</w:t>
      </w:r>
    </w:p>
    <w:p w:rsidR="005F1F37" w:rsidRPr="000665B4" w:rsidRDefault="005F1F37" w:rsidP="005F1F37">
      <w:pPr>
        <w:pStyle w:val="ad"/>
        <w:rPr>
          <w:rFonts w:hAnsi="宋体" w:cs="宋体"/>
        </w:rPr>
      </w:pPr>
      <w:r w:rsidRPr="000665B4">
        <w:rPr>
          <w:rFonts w:hAnsi="宋体" w:cs="宋体" w:hint="eastAsia"/>
        </w:rPr>
        <w:t xml:space="preserve">                                   s[++q]=match2[j],t[j]=k;</w:t>
      </w:r>
    </w:p>
    <w:p w:rsidR="005F1F37" w:rsidRPr="000665B4" w:rsidRDefault="005F1F37" w:rsidP="005F1F37">
      <w:pPr>
        <w:pStyle w:val="ad"/>
        <w:rPr>
          <w:rFonts w:hAnsi="宋体" w:cs="宋体"/>
        </w:rPr>
      </w:pPr>
      <w:r w:rsidRPr="000665B4">
        <w:rPr>
          <w:rFonts w:hAnsi="宋体" w:cs="宋体" w:hint="eastAsia"/>
        </w:rPr>
        <w:t xml:space="preserve">                                   if (s[q]&lt;0)</w:t>
      </w:r>
    </w:p>
    <w:p w:rsidR="005F1F37" w:rsidRPr="000665B4" w:rsidRDefault="005F1F37" w:rsidP="005F1F37">
      <w:pPr>
        <w:pStyle w:val="ad"/>
        <w:rPr>
          <w:rFonts w:hAnsi="宋体" w:cs="宋体"/>
        </w:rPr>
      </w:pPr>
      <w:r w:rsidRPr="000665B4">
        <w:rPr>
          <w:rFonts w:hAnsi="宋体" w:cs="宋体" w:hint="eastAsia"/>
        </w:rPr>
        <w:t xml:space="preserve">                                          for (p=j;p&gt;=0;j=p)</w:t>
      </w:r>
    </w:p>
    <w:p w:rsidR="005F1F37" w:rsidRPr="000665B4" w:rsidRDefault="005F1F37" w:rsidP="005F1F37">
      <w:pPr>
        <w:pStyle w:val="ad"/>
        <w:rPr>
          <w:rFonts w:hAnsi="宋体" w:cs="宋体"/>
        </w:rPr>
      </w:pPr>
      <w:r w:rsidRPr="000665B4">
        <w:rPr>
          <w:rFonts w:hAnsi="宋体" w:cs="宋体" w:hint="eastAsia"/>
        </w:rPr>
        <w:t xml:space="preserve">                                   match2[j]=k=t[j],p=match1[k],match1[k]=j;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0772">
      <w:pPr>
        <w:pStyle w:val="ad"/>
        <w:outlineLvl w:val="2"/>
        <w:rPr>
          <w:rFonts w:hAnsi="宋体" w:cs="宋体"/>
          <w:b/>
        </w:rPr>
      </w:pPr>
      <w:bookmarkStart w:id="369" w:name="_Toc524383269"/>
      <w:r w:rsidRPr="000665B4">
        <w:rPr>
          <w:rFonts w:hAnsi="宋体" w:cs="宋体" w:hint="eastAsia"/>
          <w:b/>
        </w:rPr>
        <w:t>8.2 二分图最大匹配(hungary邻接阵)</w:t>
      </w:r>
      <w:bookmarkEnd w:id="369"/>
      <w:r w:rsidRPr="000665B4">
        <w:rPr>
          <w:rFonts w:hAnsi="宋体" w:cs="宋体" w:hint="eastAsia"/>
          <w:b/>
        </w:rPr>
        <w:t xml:space="preserve"> </w:t>
      </w:r>
    </w:p>
    <w:p w:rsidR="005F1F37" w:rsidRPr="000665B4" w:rsidRDefault="005F1F37" w:rsidP="005F1F37">
      <w:pPr>
        <w:pStyle w:val="ad"/>
        <w:rPr>
          <w:rFonts w:hAnsi="宋体" w:cs="宋体"/>
        </w:rPr>
      </w:pPr>
      <w:r w:rsidRPr="000665B4">
        <w:rPr>
          <w:rFonts w:hAnsi="宋体" w:cs="宋体" w:hint="eastAsia"/>
        </w:rPr>
        <w:t>//二分图最大匹配,hungary算法,邻接阵形式,复杂度O(m*m*n)</w:t>
      </w:r>
    </w:p>
    <w:p w:rsidR="005F1F37" w:rsidRPr="000665B4" w:rsidRDefault="005F1F37" w:rsidP="005F1F37">
      <w:pPr>
        <w:pStyle w:val="ad"/>
        <w:rPr>
          <w:rFonts w:hAnsi="宋体" w:cs="宋体"/>
        </w:rPr>
      </w:pPr>
      <w:r w:rsidRPr="000665B4">
        <w:rPr>
          <w:rFonts w:hAnsi="宋体" w:cs="宋体" w:hint="eastAsia"/>
        </w:rPr>
        <w:t>//返回最大匹配数,传入二分图大小m,n和邻接阵mat,非零元素表示有边</w:t>
      </w:r>
    </w:p>
    <w:p w:rsidR="005F1F37" w:rsidRPr="000665B4" w:rsidRDefault="005F1F37" w:rsidP="005F1F37">
      <w:pPr>
        <w:pStyle w:val="ad"/>
        <w:rPr>
          <w:rFonts w:hAnsi="宋体" w:cs="宋体"/>
        </w:rPr>
      </w:pPr>
      <w:r w:rsidRPr="000665B4">
        <w:rPr>
          <w:rFonts w:hAnsi="宋体" w:cs="宋体" w:hint="eastAsia"/>
        </w:rPr>
        <w:t>//match1,match2返回一个最大匹配,未匹配顶点match值为-1</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310</w:t>
      </w:r>
    </w:p>
    <w:p w:rsidR="005F1F37" w:rsidRPr="000665B4" w:rsidRDefault="005F1F37" w:rsidP="005F1F37">
      <w:pPr>
        <w:pStyle w:val="ad"/>
        <w:rPr>
          <w:rFonts w:hAnsi="宋体" w:cs="宋体"/>
        </w:rPr>
      </w:pPr>
      <w:r w:rsidRPr="000665B4">
        <w:rPr>
          <w:rFonts w:hAnsi="宋体" w:cs="宋体" w:hint="eastAsia"/>
        </w:rPr>
        <w:t>#define _clr(x) memset(x,0xff,sizeof(int)*MAXN)</w:t>
      </w:r>
    </w:p>
    <w:p w:rsidR="005F1F37" w:rsidRPr="000665B4" w:rsidRDefault="005F1F37" w:rsidP="005F1F37">
      <w:pPr>
        <w:pStyle w:val="ad"/>
        <w:rPr>
          <w:rFonts w:hAnsi="宋体" w:cs="宋体"/>
        </w:rPr>
      </w:pPr>
      <w:r w:rsidRPr="000665B4">
        <w:rPr>
          <w:rFonts w:hAnsi="宋体" w:cs="宋体" w:hint="eastAsia"/>
        </w:rPr>
        <w:t>int hungary(int m,int n,int mat[][MAXN],int* match1,int* match2){</w:t>
      </w:r>
    </w:p>
    <w:p w:rsidR="005F1F37" w:rsidRPr="000665B4" w:rsidRDefault="005F1F37" w:rsidP="005F1F37">
      <w:pPr>
        <w:pStyle w:val="ad"/>
        <w:rPr>
          <w:rFonts w:hAnsi="宋体" w:cs="宋体"/>
        </w:rPr>
      </w:pPr>
      <w:r w:rsidRPr="000665B4">
        <w:rPr>
          <w:rFonts w:hAnsi="宋体" w:cs="宋体" w:hint="eastAsia"/>
        </w:rPr>
        <w:t xml:space="preserve">       int s[MAXN],t[MAXN],p,q,ret=0,i,j,k;</w:t>
      </w:r>
    </w:p>
    <w:p w:rsidR="005F1F37" w:rsidRPr="000665B4" w:rsidRDefault="005F1F37" w:rsidP="005F1F37">
      <w:pPr>
        <w:pStyle w:val="ad"/>
        <w:rPr>
          <w:rFonts w:hAnsi="宋体" w:cs="宋体"/>
        </w:rPr>
      </w:pPr>
      <w:r w:rsidRPr="000665B4">
        <w:rPr>
          <w:rFonts w:hAnsi="宋体" w:cs="宋体" w:hint="eastAsia"/>
        </w:rPr>
        <w:lastRenderedPageBreak/>
        <w:t xml:space="preserve">       for (_clr(match1),_clr(match2),i=0;i&lt;m;ret+=(match1[i++]&gt;=0))</w:t>
      </w:r>
    </w:p>
    <w:p w:rsidR="005F1F37" w:rsidRPr="000665B4" w:rsidRDefault="005F1F37" w:rsidP="005F1F37">
      <w:pPr>
        <w:pStyle w:val="ad"/>
        <w:rPr>
          <w:rFonts w:hAnsi="宋体" w:cs="宋体"/>
        </w:rPr>
      </w:pPr>
      <w:r w:rsidRPr="000665B4">
        <w:rPr>
          <w:rFonts w:hAnsi="宋体" w:cs="宋体" w:hint="eastAsia"/>
        </w:rPr>
        <w:t xml:space="preserve">              for (_clr(t),s[p=q=0]=i;p&lt;=q&amp;&amp;match1[i]&lt;0;p++)</w:t>
      </w:r>
    </w:p>
    <w:p w:rsidR="005F1F37" w:rsidRPr="000665B4" w:rsidRDefault="005F1F37" w:rsidP="005F1F37">
      <w:pPr>
        <w:pStyle w:val="ad"/>
        <w:rPr>
          <w:rFonts w:hAnsi="宋体" w:cs="宋体"/>
        </w:rPr>
      </w:pPr>
      <w:r w:rsidRPr="000665B4">
        <w:rPr>
          <w:rFonts w:hAnsi="宋体" w:cs="宋体" w:hint="eastAsia"/>
        </w:rPr>
        <w:t xml:space="preserve">                     for (k=s[p],j=0;j&lt;n&amp;&amp;match1[i]&lt;0;j++)</w:t>
      </w:r>
    </w:p>
    <w:p w:rsidR="005F1F37" w:rsidRPr="000665B4" w:rsidRDefault="005F1F37" w:rsidP="005F1F37">
      <w:pPr>
        <w:pStyle w:val="ad"/>
        <w:rPr>
          <w:rFonts w:hAnsi="宋体" w:cs="宋体"/>
        </w:rPr>
      </w:pPr>
      <w:r w:rsidRPr="000665B4">
        <w:rPr>
          <w:rFonts w:hAnsi="宋体" w:cs="宋体" w:hint="eastAsia"/>
        </w:rPr>
        <w:t xml:space="preserve">                            if (mat[k][j]&amp;&amp;t[j]&lt;0){</w:t>
      </w:r>
    </w:p>
    <w:p w:rsidR="005F1F37" w:rsidRPr="000665B4" w:rsidRDefault="005F1F37" w:rsidP="005F1F37">
      <w:pPr>
        <w:pStyle w:val="ad"/>
        <w:rPr>
          <w:rFonts w:hAnsi="宋体" w:cs="宋体"/>
        </w:rPr>
      </w:pPr>
      <w:r w:rsidRPr="000665B4">
        <w:rPr>
          <w:rFonts w:hAnsi="宋体" w:cs="宋体" w:hint="eastAsia"/>
        </w:rPr>
        <w:t xml:space="preserve">                                   s[++q]=match2[j],t[j]=k;</w:t>
      </w:r>
    </w:p>
    <w:p w:rsidR="005F1F37" w:rsidRPr="000665B4" w:rsidRDefault="005F1F37" w:rsidP="005F1F37">
      <w:pPr>
        <w:pStyle w:val="ad"/>
        <w:rPr>
          <w:rFonts w:hAnsi="宋体" w:cs="宋体"/>
        </w:rPr>
      </w:pPr>
      <w:r w:rsidRPr="000665B4">
        <w:rPr>
          <w:rFonts w:hAnsi="宋体" w:cs="宋体" w:hint="eastAsia"/>
        </w:rPr>
        <w:t xml:space="preserve">                                   if (s[q]&lt;0)</w:t>
      </w:r>
    </w:p>
    <w:p w:rsidR="005F1F37" w:rsidRPr="000665B4" w:rsidRDefault="005F1F37" w:rsidP="005F1F37">
      <w:pPr>
        <w:pStyle w:val="ad"/>
        <w:rPr>
          <w:rFonts w:hAnsi="宋体" w:cs="宋体"/>
        </w:rPr>
      </w:pPr>
      <w:r w:rsidRPr="000665B4">
        <w:rPr>
          <w:rFonts w:hAnsi="宋体" w:cs="宋体" w:hint="eastAsia"/>
        </w:rPr>
        <w:t xml:space="preserve">                                          for (p=j;p&gt;=0;j=p)</w:t>
      </w:r>
    </w:p>
    <w:p w:rsidR="005F1F37" w:rsidRPr="000665B4" w:rsidRDefault="005F1F37" w:rsidP="005F1F37">
      <w:pPr>
        <w:pStyle w:val="ad"/>
        <w:rPr>
          <w:rFonts w:hAnsi="宋体" w:cs="宋体"/>
        </w:rPr>
      </w:pPr>
      <w:r w:rsidRPr="000665B4">
        <w:rPr>
          <w:rFonts w:hAnsi="宋体" w:cs="宋体" w:hint="eastAsia"/>
        </w:rPr>
        <w:t xml:space="preserve">                                      match2[j]=k=t[j],p=match1[k],match1[k]=j;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0772">
      <w:pPr>
        <w:pStyle w:val="ad"/>
        <w:outlineLvl w:val="2"/>
        <w:rPr>
          <w:rFonts w:hAnsi="宋体" w:cs="宋体"/>
          <w:b/>
        </w:rPr>
      </w:pPr>
      <w:bookmarkStart w:id="370" w:name="_Toc524383270"/>
      <w:r w:rsidRPr="000665B4">
        <w:rPr>
          <w:rFonts w:hAnsi="宋体" w:cs="宋体" w:hint="eastAsia"/>
          <w:b/>
        </w:rPr>
        <w:t>8.3 二分图最大匹配(hungary正向表)</w:t>
      </w:r>
      <w:bookmarkEnd w:id="370"/>
    </w:p>
    <w:p w:rsidR="005F1F37" w:rsidRPr="000665B4" w:rsidRDefault="005F1F37" w:rsidP="005F1F37">
      <w:pPr>
        <w:pStyle w:val="ad"/>
        <w:rPr>
          <w:rFonts w:hAnsi="宋体" w:cs="宋体"/>
        </w:rPr>
      </w:pPr>
      <w:r w:rsidRPr="000665B4">
        <w:rPr>
          <w:rFonts w:hAnsi="宋体" w:cs="宋体" w:hint="eastAsia"/>
        </w:rPr>
        <w:t>//二分图最大匹配,hungary算法,正向表形式,复杂度O(m*e)</w:t>
      </w:r>
    </w:p>
    <w:p w:rsidR="005F1F37" w:rsidRPr="000665B4" w:rsidRDefault="005F1F37" w:rsidP="005F1F37">
      <w:pPr>
        <w:pStyle w:val="ad"/>
        <w:rPr>
          <w:rFonts w:hAnsi="宋体" w:cs="宋体"/>
        </w:rPr>
      </w:pPr>
      <w:r w:rsidRPr="000665B4">
        <w:rPr>
          <w:rFonts w:hAnsi="宋体" w:cs="宋体" w:hint="eastAsia"/>
        </w:rPr>
        <w:t>//返回最大匹配数,传入二分图大小m,n和正向表list,buf(只需一边)</w:t>
      </w:r>
    </w:p>
    <w:p w:rsidR="005F1F37" w:rsidRPr="000665B4" w:rsidRDefault="005F1F37" w:rsidP="005F1F37">
      <w:pPr>
        <w:pStyle w:val="ad"/>
        <w:rPr>
          <w:rFonts w:hAnsi="宋体" w:cs="宋体"/>
        </w:rPr>
      </w:pPr>
      <w:r w:rsidRPr="000665B4">
        <w:rPr>
          <w:rFonts w:hAnsi="宋体" w:cs="宋体" w:hint="eastAsia"/>
        </w:rPr>
        <w:t>//match1,match2返回一个最大匹配,未匹配顶点match值为-1</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310</w:t>
      </w:r>
    </w:p>
    <w:p w:rsidR="005F1F37" w:rsidRPr="000665B4" w:rsidRDefault="005F1F37" w:rsidP="005F1F37">
      <w:pPr>
        <w:pStyle w:val="ad"/>
        <w:rPr>
          <w:rFonts w:hAnsi="宋体" w:cs="宋体"/>
        </w:rPr>
      </w:pPr>
      <w:r w:rsidRPr="000665B4">
        <w:rPr>
          <w:rFonts w:hAnsi="宋体" w:cs="宋体" w:hint="eastAsia"/>
        </w:rPr>
        <w:t>#define _clr(x) memset(x,0xff,sizeof(int)*MAXN)</w:t>
      </w:r>
    </w:p>
    <w:p w:rsidR="005F1F37" w:rsidRPr="000665B4" w:rsidRDefault="005F1F37" w:rsidP="005F1F37">
      <w:pPr>
        <w:pStyle w:val="ad"/>
        <w:rPr>
          <w:rFonts w:hAnsi="宋体" w:cs="宋体"/>
        </w:rPr>
      </w:pPr>
      <w:r w:rsidRPr="000665B4">
        <w:rPr>
          <w:rFonts w:hAnsi="宋体" w:cs="宋体" w:hint="eastAsia"/>
        </w:rPr>
        <w:t>int hungary(int m,int n,int* list,int* buf,int* match1,int* match2){</w:t>
      </w:r>
    </w:p>
    <w:p w:rsidR="005F1F37" w:rsidRPr="000665B4" w:rsidRDefault="005F1F37" w:rsidP="005F1F37">
      <w:pPr>
        <w:pStyle w:val="ad"/>
        <w:rPr>
          <w:rFonts w:hAnsi="宋体" w:cs="宋体"/>
        </w:rPr>
      </w:pPr>
      <w:r w:rsidRPr="000665B4">
        <w:rPr>
          <w:rFonts w:hAnsi="宋体" w:cs="宋体" w:hint="eastAsia"/>
        </w:rPr>
        <w:t xml:space="preserve">       int s[MAXN],t[MAXN],p,q,ret=0,i,j,k,l;</w:t>
      </w:r>
    </w:p>
    <w:p w:rsidR="005F1F37" w:rsidRPr="000665B4" w:rsidRDefault="005F1F37" w:rsidP="005F1F37">
      <w:pPr>
        <w:pStyle w:val="ad"/>
        <w:rPr>
          <w:rFonts w:hAnsi="宋体" w:cs="宋体"/>
        </w:rPr>
      </w:pPr>
      <w:r w:rsidRPr="000665B4">
        <w:rPr>
          <w:rFonts w:hAnsi="宋体" w:cs="宋体" w:hint="eastAsia"/>
        </w:rPr>
        <w:t xml:space="preserve">       for (_clr(match1),_clr(match2),i=0;i&lt;m;ret+=(match1[i++]&gt;=0))</w:t>
      </w:r>
    </w:p>
    <w:p w:rsidR="005F1F37" w:rsidRPr="000665B4" w:rsidRDefault="005F1F37" w:rsidP="005F1F37">
      <w:pPr>
        <w:pStyle w:val="ad"/>
        <w:rPr>
          <w:rFonts w:hAnsi="宋体" w:cs="宋体"/>
        </w:rPr>
      </w:pPr>
      <w:r w:rsidRPr="000665B4">
        <w:rPr>
          <w:rFonts w:hAnsi="宋体" w:cs="宋体" w:hint="eastAsia"/>
        </w:rPr>
        <w:t xml:space="preserve">              for (_clr(t),s[p=q=0]=i;p&lt;=q&amp;&amp;match1[i]&lt;0;p++)</w:t>
      </w:r>
    </w:p>
    <w:p w:rsidR="005F1F37" w:rsidRPr="000665B4" w:rsidRDefault="005F1F37" w:rsidP="005F1F37">
      <w:pPr>
        <w:pStyle w:val="ad"/>
        <w:rPr>
          <w:rFonts w:hAnsi="宋体" w:cs="宋体"/>
        </w:rPr>
      </w:pPr>
      <w:r w:rsidRPr="000665B4">
        <w:rPr>
          <w:rFonts w:hAnsi="宋体" w:cs="宋体" w:hint="eastAsia"/>
        </w:rPr>
        <w:t xml:space="preserve">                     for (l=list[k=s[p]];l&lt;list[k+1]&amp;&amp;match1[i]&lt;0;l++)</w:t>
      </w:r>
    </w:p>
    <w:p w:rsidR="005F1F37" w:rsidRPr="000665B4" w:rsidRDefault="005F1F37" w:rsidP="005F1F37">
      <w:pPr>
        <w:pStyle w:val="ad"/>
        <w:rPr>
          <w:rFonts w:hAnsi="宋体" w:cs="宋体"/>
        </w:rPr>
      </w:pPr>
      <w:r w:rsidRPr="000665B4">
        <w:rPr>
          <w:rFonts w:hAnsi="宋体" w:cs="宋体" w:hint="eastAsia"/>
        </w:rPr>
        <w:t xml:space="preserve">                            if (t[j=buf[l]]&lt;0){</w:t>
      </w:r>
    </w:p>
    <w:p w:rsidR="005F1F37" w:rsidRPr="000665B4" w:rsidRDefault="005F1F37" w:rsidP="005F1F37">
      <w:pPr>
        <w:pStyle w:val="ad"/>
        <w:rPr>
          <w:rFonts w:hAnsi="宋体" w:cs="宋体"/>
        </w:rPr>
      </w:pPr>
      <w:r w:rsidRPr="000665B4">
        <w:rPr>
          <w:rFonts w:hAnsi="宋体" w:cs="宋体" w:hint="eastAsia"/>
        </w:rPr>
        <w:t xml:space="preserve">                                   s[++q]=match2[j],t[j]=k;</w:t>
      </w:r>
    </w:p>
    <w:p w:rsidR="005F1F37" w:rsidRPr="000665B4" w:rsidRDefault="005F1F37" w:rsidP="005F1F37">
      <w:pPr>
        <w:pStyle w:val="ad"/>
        <w:rPr>
          <w:rFonts w:hAnsi="宋体" w:cs="宋体"/>
        </w:rPr>
      </w:pPr>
      <w:r w:rsidRPr="000665B4">
        <w:rPr>
          <w:rFonts w:hAnsi="宋体" w:cs="宋体" w:hint="eastAsia"/>
        </w:rPr>
        <w:t xml:space="preserve">                                   if (s[q]&lt;0)</w:t>
      </w:r>
    </w:p>
    <w:p w:rsidR="005F1F37" w:rsidRPr="000665B4" w:rsidRDefault="005F1F37" w:rsidP="005F1F37">
      <w:pPr>
        <w:pStyle w:val="ad"/>
        <w:rPr>
          <w:rFonts w:hAnsi="宋体" w:cs="宋体"/>
        </w:rPr>
      </w:pPr>
      <w:r w:rsidRPr="000665B4">
        <w:rPr>
          <w:rFonts w:hAnsi="宋体" w:cs="宋体" w:hint="eastAsia"/>
        </w:rPr>
        <w:t xml:space="preserve">                                          for (p=j;p&gt;=0;j=p)</w:t>
      </w:r>
    </w:p>
    <w:p w:rsidR="005F1F37" w:rsidRPr="000665B4" w:rsidRDefault="005F1F37" w:rsidP="005F1F37">
      <w:pPr>
        <w:pStyle w:val="ad"/>
        <w:rPr>
          <w:rFonts w:hAnsi="宋体" w:cs="宋体"/>
        </w:rPr>
      </w:pPr>
      <w:r w:rsidRPr="000665B4">
        <w:rPr>
          <w:rFonts w:hAnsi="宋体" w:cs="宋体" w:hint="eastAsia"/>
        </w:rPr>
        <w:t xml:space="preserve">                                                 match2[j]=k=t[j],p=match1[k],match1[k]=j;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0772">
      <w:pPr>
        <w:pStyle w:val="ad"/>
        <w:outlineLvl w:val="2"/>
        <w:rPr>
          <w:rFonts w:hAnsi="宋体" w:cs="宋体"/>
          <w:b/>
        </w:rPr>
      </w:pPr>
      <w:bookmarkStart w:id="371" w:name="_Toc524383271"/>
      <w:r w:rsidRPr="000665B4">
        <w:rPr>
          <w:rFonts w:hAnsi="宋体" w:cs="宋体" w:hint="eastAsia"/>
          <w:b/>
        </w:rPr>
        <w:t>8.4二分图最佳匹配(kuhn_munkras邻接阵)</w:t>
      </w:r>
      <w:bookmarkEnd w:id="371"/>
    </w:p>
    <w:p w:rsidR="005F1F37" w:rsidRPr="000665B4" w:rsidRDefault="005F1F37" w:rsidP="005F1F37">
      <w:pPr>
        <w:pStyle w:val="ad"/>
        <w:rPr>
          <w:rFonts w:hAnsi="宋体" w:cs="宋体"/>
        </w:rPr>
      </w:pPr>
      <w:r w:rsidRPr="000665B4">
        <w:rPr>
          <w:rFonts w:hAnsi="宋体" w:cs="宋体" w:hint="eastAsia"/>
        </w:rPr>
        <w:t>//二分图最佳匹配,kuhn munkras算法,邻接阵形式,复杂度O(m*m*n)</w:t>
      </w:r>
    </w:p>
    <w:p w:rsidR="005F1F37" w:rsidRPr="000665B4" w:rsidRDefault="005F1F37" w:rsidP="005F1F37">
      <w:pPr>
        <w:pStyle w:val="ad"/>
        <w:rPr>
          <w:rFonts w:hAnsi="宋体" w:cs="宋体"/>
        </w:rPr>
      </w:pPr>
      <w:r w:rsidRPr="000665B4">
        <w:rPr>
          <w:rFonts w:hAnsi="宋体" w:cs="宋体" w:hint="eastAsia"/>
        </w:rPr>
        <w:t>//返回最佳匹配值,传入二分图大小m,n和邻接阵mat,表示权值</w:t>
      </w:r>
    </w:p>
    <w:p w:rsidR="005F1F37" w:rsidRPr="000665B4" w:rsidRDefault="005F1F37" w:rsidP="005F1F37">
      <w:pPr>
        <w:pStyle w:val="ad"/>
        <w:rPr>
          <w:rFonts w:hAnsi="宋体" w:cs="宋体"/>
        </w:rPr>
      </w:pPr>
      <w:r w:rsidRPr="000665B4">
        <w:rPr>
          <w:rFonts w:hAnsi="宋体" w:cs="宋体" w:hint="eastAsia"/>
        </w:rPr>
        <w:t>//match1,match2返回一个最佳匹配,未匹配顶点match值为-1</w:t>
      </w:r>
    </w:p>
    <w:p w:rsidR="005F1F37" w:rsidRPr="000665B4" w:rsidRDefault="005F1F37" w:rsidP="005F1F37">
      <w:pPr>
        <w:pStyle w:val="ad"/>
        <w:rPr>
          <w:rFonts w:hAnsi="宋体" w:cs="宋体"/>
        </w:rPr>
      </w:pPr>
      <w:r w:rsidRPr="000665B4">
        <w:rPr>
          <w:rFonts w:hAnsi="宋体" w:cs="宋体" w:hint="eastAsia"/>
        </w:rPr>
        <w:t>//一定注意m&lt;=n,否则循环无法终止</w:t>
      </w:r>
    </w:p>
    <w:p w:rsidR="005F1F37" w:rsidRPr="000665B4" w:rsidRDefault="005F1F37" w:rsidP="005F1F37">
      <w:pPr>
        <w:pStyle w:val="ad"/>
        <w:rPr>
          <w:rFonts w:hAnsi="宋体" w:cs="宋体"/>
        </w:rPr>
      </w:pPr>
      <w:r w:rsidRPr="000665B4">
        <w:rPr>
          <w:rFonts w:hAnsi="宋体" w:cs="宋体" w:hint="eastAsia"/>
        </w:rPr>
        <w:t>//最小权匹配可将权值取相反数</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310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#define _clr(x) memset(x,0xff,sizeof(int)*n)</w:t>
      </w:r>
    </w:p>
    <w:p w:rsidR="005F1F37" w:rsidRPr="000665B4" w:rsidRDefault="005F1F37" w:rsidP="005F1F37">
      <w:pPr>
        <w:pStyle w:val="ad"/>
        <w:rPr>
          <w:rFonts w:hAnsi="宋体" w:cs="宋体"/>
        </w:rPr>
      </w:pPr>
      <w:r w:rsidRPr="000665B4">
        <w:rPr>
          <w:rFonts w:hAnsi="宋体" w:cs="宋体" w:hint="eastAsia"/>
        </w:rPr>
        <w:lastRenderedPageBreak/>
        <w:t>int kuhn_munkras(int m,int n,int mat[][MAXN],int* match1,int* match2){</w:t>
      </w:r>
    </w:p>
    <w:p w:rsidR="005F1F37" w:rsidRPr="000665B4" w:rsidRDefault="005F1F37" w:rsidP="005F1F37">
      <w:pPr>
        <w:pStyle w:val="ad"/>
        <w:rPr>
          <w:rFonts w:hAnsi="宋体" w:cs="宋体"/>
        </w:rPr>
      </w:pPr>
      <w:r w:rsidRPr="000665B4">
        <w:rPr>
          <w:rFonts w:hAnsi="宋体" w:cs="宋体" w:hint="eastAsia"/>
        </w:rPr>
        <w:t xml:space="preserve">       int s[MAXN],t[MAXN],l1[MAXN],l2[MAXN],p,q,ret=0,i,j,k;</w:t>
      </w:r>
    </w:p>
    <w:p w:rsidR="005F1F37" w:rsidRPr="000665B4" w:rsidRDefault="005F1F37" w:rsidP="005F1F37">
      <w:pPr>
        <w:pStyle w:val="ad"/>
        <w:rPr>
          <w:rFonts w:hAnsi="宋体" w:cs="宋体"/>
        </w:rPr>
      </w:pPr>
      <w:r w:rsidRPr="000665B4">
        <w:rPr>
          <w:rFonts w:hAnsi="宋体" w:cs="宋体" w:hint="eastAsia"/>
        </w:rPr>
        <w:t xml:space="preserve">       for (i=0;i&lt;m;i++)</w:t>
      </w:r>
    </w:p>
    <w:p w:rsidR="005F1F37" w:rsidRPr="000665B4" w:rsidRDefault="005F1F37" w:rsidP="005F1F37">
      <w:pPr>
        <w:pStyle w:val="ad"/>
        <w:rPr>
          <w:rFonts w:hAnsi="宋体" w:cs="宋体"/>
        </w:rPr>
      </w:pPr>
      <w:r w:rsidRPr="000665B4">
        <w:rPr>
          <w:rFonts w:hAnsi="宋体" w:cs="宋体" w:hint="eastAsia"/>
        </w:rPr>
        <w:t xml:space="preserve">              for (l1[i]=-inf,j=0;j&lt;n;j++)</w:t>
      </w:r>
    </w:p>
    <w:p w:rsidR="005F1F37" w:rsidRPr="000665B4" w:rsidRDefault="005F1F37" w:rsidP="005F1F37">
      <w:pPr>
        <w:pStyle w:val="ad"/>
        <w:rPr>
          <w:rFonts w:hAnsi="宋体" w:cs="宋体"/>
        </w:rPr>
      </w:pPr>
      <w:r w:rsidRPr="000665B4">
        <w:rPr>
          <w:rFonts w:hAnsi="宋体" w:cs="宋体" w:hint="eastAsia"/>
        </w:rPr>
        <w:t xml:space="preserve">                     l1[i]=mat[i][j]&gt;l1[i]?mat[i][j]:l1[i];</w:t>
      </w:r>
    </w:p>
    <w:p w:rsidR="005F1F37" w:rsidRPr="000665B4" w:rsidRDefault="005F1F37" w:rsidP="005F1F37">
      <w:pPr>
        <w:pStyle w:val="ad"/>
        <w:rPr>
          <w:rFonts w:hAnsi="宋体" w:cs="宋体"/>
        </w:rPr>
      </w:pPr>
      <w:r w:rsidRPr="000665B4">
        <w:rPr>
          <w:rFonts w:hAnsi="宋体" w:cs="宋体" w:hint="eastAsia"/>
        </w:rPr>
        <w:t xml:space="preserve">       for (i=0;i&lt;n;l2[i++]=0);</w:t>
      </w:r>
    </w:p>
    <w:p w:rsidR="005F1F37" w:rsidRPr="000665B4" w:rsidRDefault="005F1F37" w:rsidP="005F1F37">
      <w:pPr>
        <w:pStyle w:val="ad"/>
        <w:rPr>
          <w:rFonts w:hAnsi="宋体" w:cs="宋体"/>
        </w:rPr>
      </w:pPr>
      <w:r w:rsidRPr="000665B4">
        <w:rPr>
          <w:rFonts w:hAnsi="宋体" w:cs="宋体" w:hint="eastAsia"/>
        </w:rPr>
        <w:t xml:space="preserve">       for (_clr(match1),_clr(match2),i=0;i&lt;m;i++){</w:t>
      </w:r>
    </w:p>
    <w:p w:rsidR="005F1F37" w:rsidRPr="000665B4" w:rsidRDefault="005F1F37" w:rsidP="005F1F37">
      <w:pPr>
        <w:pStyle w:val="ad"/>
        <w:rPr>
          <w:rFonts w:hAnsi="宋体" w:cs="宋体"/>
        </w:rPr>
      </w:pPr>
      <w:r w:rsidRPr="000665B4">
        <w:rPr>
          <w:rFonts w:hAnsi="宋体" w:cs="宋体" w:hint="eastAsia"/>
        </w:rPr>
        <w:t xml:space="preserve">              for (_clr(t),s[p=q=0]=i;p&lt;=q&amp;&amp;match1[i]&lt;0;p++)</w:t>
      </w:r>
    </w:p>
    <w:p w:rsidR="005F1F37" w:rsidRPr="000665B4" w:rsidRDefault="005F1F37" w:rsidP="005F1F37">
      <w:pPr>
        <w:pStyle w:val="ad"/>
        <w:rPr>
          <w:rFonts w:hAnsi="宋体" w:cs="宋体"/>
        </w:rPr>
      </w:pPr>
      <w:r w:rsidRPr="000665B4">
        <w:rPr>
          <w:rFonts w:hAnsi="宋体" w:cs="宋体" w:hint="eastAsia"/>
        </w:rPr>
        <w:t xml:space="preserve">                     for (k=s[p],j=0;j&lt;n&amp;&amp;match1[i]&lt;0;j++)</w:t>
      </w:r>
    </w:p>
    <w:p w:rsidR="005F1F37" w:rsidRPr="000665B4" w:rsidRDefault="005F1F37" w:rsidP="005F1F37">
      <w:pPr>
        <w:pStyle w:val="ad"/>
        <w:rPr>
          <w:rFonts w:hAnsi="宋体" w:cs="宋体"/>
        </w:rPr>
      </w:pPr>
      <w:r w:rsidRPr="000665B4">
        <w:rPr>
          <w:rFonts w:hAnsi="宋体" w:cs="宋体" w:hint="eastAsia"/>
        </w:rPr>
        <w:t xml:space="preserve">                            if (l1[k]+l2[j]==mat[k][j]&amp;&amp;t[j]&lt;0){</w:t>
      </w:r>
    </w:p>
    <w:p w:rsidR="005F1F37" w:rsidRPr="000665B4" w:rsidRDefault="005F1F37" w:rsidP="005F1F37">
      <w:pPr>
        <w:pStyle w:val="ad"/>
        <w:rPr>
          <w:rFonts w:hAnsi="宋体" w:cs="宋体"/>
        </w:rPr>
      </w:pPr>
      <w:r w:rsidRPr="000665B4">
        <w:rPr>
          <w:rFonts w:hAnsi="宋体" w:cs="宋体" w:hint="eastAsia"/>
        </w:rPr>
        <w:t xml:space="preserve">                                   s[++q]=match2[j],t[j]=k;</w:t>
      </w:r>
    </w:p>
    <w:p w:rsidR="005F1F37" w:rsidRPr="000665B4" w:rsidRDefault="005F1F37" w:rsidP="005F1F37">
      <w:pPr>
        <w:pStyle w:val="ad"/>
        <w:rPr>
          <w:rFonts w:hAnsi="宋体" w:cs="宋体"/>
        </w:rPr>
      </w:pPr>
      <w:r w:rsidRPr="000665B4">
        <w:rPr>
          <w:rFonts w:hAnsi="宋体" w:cs="宋体" w:hint="eastAsia"/>
        </w:rPr>
        <w:t xml:space="preserve">                                   if (s[q]&lt;0)</w:t>
      </w:r>
    </w:p>
    <w:p w:rsidR="005F1F37" w:rsidRPr="000665B4" w:rsidRDefault="005F1F37" w:rsidP="005F1F37">
      <w:pPr>
        <w:pStyle w:val="ad"/>
        <w:rPr>
          <w:rFonts w:hAnsi="宋体" w:cs="宋体"/>
        </w:rPr>
      </w:pPr>
      <w:r w:rsidRPr="000665B4">
        <w:rPr>
          <w:rFonts w:hAnsi="宋体" w:cs="宋体" w:hint="eastAsia"/>
        </w:rPr>
        <w:t xml:space="preserve">                                          for (p=j;p&gt;=0;j=p)</w:t>
      </w:r>
    </w:p>
    <w:p w:rsidR="005F1F37" w:rsidRPr="000665B4" w:rsidRDefault="005F1F37" w:rsidP="005F1F37">
      <w:pPr>
        <w:pStyle w:val="ad"/>
        <w:rPr>
          <w:rFonts w:hAnsi="宋体" w:cs="宋体"/>
        </w:rPr>
      </w:pPr>
      <w:r w:rsidRPr="000665B4">
        <w:rPr>
          <w:rFonts w:hAnsi="宋体" w:cs="宋体" w:hint="eastAsia"/>
        </w:rPr>
        <w:t xml:space="preserve">                                       match2[j]=k=t[j],p=match1[k],match1[k]=j;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if (match1[i]&lt;0){</w:t>
      </w:r>
    </w:p>
    <w:p w:rsidR="005F1F37" w:rsidRPr="000665B4" w:rsidRDefault="005F1F37" w:rsidP="005F1F37">
      <w:pPr>
        <w:pStyle w:val="ad"/>
        <w:rPr>
          <w:rFonts w:hAnsi="宋体" w:cs="宋体"/>
        </w:rPr>
      </w:pPr>
      <w:r w:rsidRPr="000665B4">
        <w:rPr>
          <w:rFonts w:hAnsi="宋体" w:cs="宋体" w:hint="eastAsia"/>
        </w:rPr>
        <w:t xml:space="preserve">                     for (i--,p=inf,k=0;k&lt;=q;k++)</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if (t[j]&lt;0&amp;&amp;l1[s[k]]+l2[j]-mat[s[k]][j]&lt;p)</w:t>
      </w:r>
    </w:p>
    <w:p w:rsidR="005F1F37" w:rsidRPr="000665B4" w:rsidRDefault="005F1F37" w:rsidP="005F1F37">
      <w:pPr>
        <w:pStyle w:val="ad"/>
        <w:rPr>
          <w:rFonts w:hAnsi="宋体" w:cs="宋体"/>
        </w:rPr>
      </w:pPr>
      <w:r w:rsidRPr="000665B4">
        <w:rPr>
          <w:rFonts w:hAnsi="宋体" w:cs="宋体" w:hint="eastAsia"/>
        </w:rPr>
        <w:t xml:space="preserve">                                          p=l1[s[k]]+l2[j]-mat[s[k]][j];</w:t>
      </w:r>
    </w:p>
    <w:p w:rsidR="005F1F37" w:rsidRPr="000665B4" w:rsidRDefault="005F1F37" w:rsidP="005F1F37">
      <w:pPr>
        <w:pStyle w:val="ad"/>
        <w:rPr>
          <w:rFonts w:hAnsi="宋体" w:cs="宋体"/>
        </w:rPr>
      </w:pPr>
      <w:r w:rsidRPr="000665B4">
        <w:rPr>
          <w:rFonts w:hAnsi="宋体" w:cs="宋体" w:hint="eastAsia"/>
        </w:rPr>
        <w:t xml:space="preserve">                     for (j=0;j&lt;n;l2[j]+=t[j]&lt;0?0:p,j++);</w:t>
      </w:r>
    </w:p>
    <w:p w:rsidR="005F1F37" w:rsidRPr="000665B4" w:rsidRDefault="005F1F37" w:rsidP="005F1F37">
      <w:pPr>
        <w:pStyle w:val="ad"/>
        <w:rPr>
          <w:rFonts w:hAnsi="宋体" w:cs="宋体"/>
        </w:rPr>
      </w:pPr>
      <w:r w:rsidRPr="000665B4">
        <w:rPr>
          <w:rFonts w:hAnsi="宋体" w:cs="宋体" w:hint="eastAsia"/>
        </w:rPr>
        <w:t xml:space="preserve">                     for (k=0;k&lt;=q;l1[s[k++]]-=p);</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(i=0;i&lt;m;i++)</w:t>
      </w:r>
    </w:p>
    <w:p w:rsidR="005F1F37" w:rsidRPr="000665B4" w:rsidRDefault="005F1F37" w:rsidP="005F1F37">
      <w:pPr>
        <w:pStyle w:val="ad"/>
        <w:rPr>
          <w:rFonts w:hAnsi="宋体" w:cs="宋体"/>
        </w:rPr>
      </w:pPr>
      <w:r w:rsidRPr="000665B4">
        <w:rPr>
          <w:rFonts w:hAnsi="宋体" w:cs="宋体" w:hint="eastAsia"/>
        </w:rPr>
        <w:t xml:space="preserve">              ret+=mat[i][match1[i]];</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0772">
      <w:pPr>
        <w:pStyle w:val="ad"/>
        <w:outlineLvl w:val="2"/>
        <w:rPr>
          <w:rFonts w:hAnsi="宋体" w:cs="宋体"/>
          <w:b/>
        </w:rPr>
      </w:pPr>
      <w:bookmarkStart w:id="372" w:name="_Toc524383272"/>
      <w:r w:rsidRPr="000665B4">
        <w:rPr>
          <w:rFonts w:hAnsi="宋体" w:cs="宋体" w:hint="eastAsia"/>
          <w:b/>
        </w:rPr>
        <w:t>8.5 一般图匹配(邻接表)</w:t>
      </w:r>
      <w:bookmarkEnd w:id="372"/>
    </w:p>
    <w:p w:rsidR="005F1F37" w:rsidRPr="000665B4" w:rsidRDefault="005F1F37" w:rsidP="005F1F37">
      <w:pPr>
        <w:pStyle w:val="ad"/>
        <w:rPr>
          <w:rFonts w:hAnsi="宋体" w:cs="宋体"/>
        </w:rPr>
      </w:pPr>
      <w:r w:rsidRPr="000665B4">
        <w:rPr>
          <w:rFonts w:hAnsi="宋体" w:cs="宋体" w:hint="eastAsia"/>
        </w:rPr>
        <w:t>//一般图最大匹配,邻接表形式,复杂度O(n*e)</w:t>
      </w:r>
    </w:p>
    <w:p w:rsidR="005F1F37" w:rsidRPr="000665B4" w:rsidRDefault="005F1F37" w:rsidP="005F1F37">
      <w:pPr>
        <w:pStyle w:val="ad"/>
        <w:rPr>
          <w:rFonts w:hAnsi="宋体" w:cs="宋体"/>
        </w:rPr>
      </w:pPr>
      <w:r w:rsidRPr="000665B4">
        <w:rPr>
          <w:rFonts w:hAnsi="宋体" w:cs="宋体" w:hint="eastAsia"/>
        </w:rPr>
        <w:t>//返回匹配顶点对数,match返回匹配,未匹配顶点match值为-1</w:t>
      </w:r>
    </w:p>
    <w:p w:rsidR="005F1F37" w:rsidRPr="000665B4" w:rsidRDefault="005F1F37" w:rsidP="005F1F37">
      <w:pPr>
        <w:pStyle w:val="ad"/>
        <w:rPr>
          <w:rFonts w:hAnsi="宋体" w:cs="宋体"/>
        </w:rPr>
      </w:pPr>
      <w:r w:rsidRPr="000665B4">
        <w:rPr>
          <w:rFonts w:hAnsi="宋体" w:cs="宋体" w:hint="eastAsia"/>
        </w:rPr>
        <w:t>//传入图的顶点数n和邻接表list</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from,to;</w:t>
      </w:r>
    </w:p>
    <w:p w:rsidR="005F1F37" w:rsidRPr="000665B4" w:rsidRDefault="005F1F37" w:rsidP="005F1F37">
      <w:pPr>
        <w:pStyle w:val="ad"/>
        <w:rPr>
          <w:rFonts w:hAnsi="宋体" w:cs="宋体"/>
        </w:rPr>
      </w:pPr>
      <w:r w:rsidRPr="000665B4">
        <w:rPr>
          <w:rFonts w:hAnsi="宋体" w:cs="宋体" w:hint="eastAsia"/>
        </w:rPr>
        <w:t xml:space="preserve">       edge_t* next;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aug(int n,edge_t* list[],int* match,int* v,int now){</w:t>
      </w:r>
    </w:p>
    <w:p w:rsidR="005F1F37" w:rsidRPr="000665B4" w:rsidRDefault="005F1F37" w:rsidP="005F1F37">
      <w:pPr>
        <w:pStyle w:val="ad"/>
        <w:rPr>
          <w:rFonts w:hAnsi="宋体" w:cs="宋体"/>
        </w:rPr>
      </w:pPr>
      <w:r w:rsidRPr="000665B4">
        <w:rPr>
          <w:rFonts w:hAnsi="宋体" w:cs="宋体" w:hint="eastAsia"/>
        </w:rPr>
        <w:t xml:space="preserve">       int t,ret=0;edge_t* e;</w:t>
      </w:r>
    </w:p>
    <w:p w:rsidR="005F1F37" w:rsidRPr="000665B4" w:rsidRDefault="005F1F37" w:rsidP="005F1F37">
      <w:pPr>
        <w:pStyle w:val="ad"/>
        <w:rPr>
          <w:rFonts w:hAnsi="宋体" w:cs="宋体"/>
        </w:rPr>
      </w:pPr>
      <w:r w:rsidRPr="000665B4">
        <w:rPr>
          <w:rFonts w:hAnsi="宋体" w:cs="宋体" w:hint="eastAsia"/>
        </w:rPr>
        <w:t xml:space="preserve">       v[now]=1;</w:t>
      </w:r>
    </w:p>
    <w:p w:rsidR="005F1F37" w:rsidRPr="000665B4" w:rsidRDefault="005F1F37" w:rsidP="005F1F37">
      <w:pPr>
        <w:pStyle w:val="ad"/>
        <w:rPr>
          <w:rFonts w:hAnsi="宋体" w:cs="宋体"/>
        </w:rPr>
      </w:pPr>
      <w:r w:rsidRPr="000665B4">
        <w:rPr>
          <w:rFonts w:hAnsi="宋体" w:cs="宋体" w:hint="eastAsia"/>
        </w:rPr>
        <w:t xml:space="preserve">       for (e=list[now];e;e=e-&gt;next)</w:t>
      </w:r>
    </w:p>
    <w:p w:rsidR="005F1F37" w:rsidRPr="000665B4" w:rsidRDefault="005F1F37" w:rsidP="005F1F37">
      <w:pPr>
        <w:pStyle w:val="ad"/>
        <w:rPr>
          <w:rFonts w:hAnsi="宋体" w:cs="宋体"/>
        </w:rPr>
      </w:pPr>
      <w:r w:rsidRPr="000665B4">
        <w:rPr>
          <w:rFonts w:hAnsi="宋体" w:cs="宋体" w:hint="eastAsia"/>
        </w:rPr>
        <w:t xml:space="preserve">              if (!v[t=e-&gt;to]){</w:t>
      </w:r>
    </w:p>
    <w:p w:rsidR="005F1F37" w:rsidRPr="000665B4" w:rsidRDefault="005F1F37" w:rsidP="005F1F37">
      <w:pPr>
        <w:pStyle w:val="ad"/>
        <w:rPr>
          <w:rFonts w:hAnsi="宋体" w:cs="宋体"/>
        </w:rPr>
      </w:pPr>
      <w:r w:rsidRPr="000665B4">
        <w:rPr>
          <w:rFonts w:hAnsi="宋体" w:cs="宋体" w:hint="eastAsia"/>
        </w:rPr>
        <w:t xml:space="preserve">                     if (match[t]&lt;0)</w:t>
      </w:r>
    </w:p>
    <w:p w:rsidR="005F1F37" w:rsidRPr="000665B4" w:rsidRDefault="005F1F37" w:rsidP="005F1F37">
      <w:pPr>
        <w:pStyle w:val="ad"/>
        <w:rPr>
          <w:rFonts w:hAnsi="宋体" w:cs="宋体"/>
        </w:rPr>
      </w:pPr>
      <w:r w:rsidRPr="000665B4">
        <w:rPr>
          <w:rFonts w:hAnsi="宋体" w:cs="宋体" w:hint="eastAsia"/>
        </w:rPr>
        <w:lastRenderedPageBreak/>
        <w:t xml:space="preserve">                            match[now]=t,match[t]=now,ret=1;</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v[t]=1;</w:t>
      </w:r>
    </w:p>
    <w:p w:rsidR="005F1F37" w:rsidRPr="000665B4" w:rsidRDefault="005F1F37" w:rsidP="005F1F37">
      <w:pPr>
        <w:pStyle w:val="ad"/>
        <w:rPr>
          <w:rFonts w:hAnsi="宋体" w:cs="宋体"/>
        </w:rPr>
      </w:pPr>
      <w:r w:rsidRPr="000665B4">
        <w:rPr>
          <w:rFonts w:hAnsi="宋体" w:cs="宋体" w:hint="eastAsia"/>
        </w:rPr>
        <w:t xml:space="preserve">                            if (aug(n,list,match,v,match[t]))</w:t>
      </w:r>
    </w:p>
    <w:p w:rsidR="005F1F37" w:rsidRPr="000665B4" w:rsidRDefault="005F1F37" w:rsidP="005F1F37">
      <w:pPr>
        <w:pStyle w:val="ad"/>
        <w:rPr>
          <w:rFonts w:hAnsi="宋体" w:cs="宋体"/>
        </w:rPr>
      </w:pPr>
      <w:r w:rsidRPr="000665B4">
        <w:rPr>
          <w:rFonts w:hAnsi="宋体" w:cs="宋体" w:hint="eastAsia"/>
        </w:rPr>
        <w:t xml:space="preserve">                                   match[now]=t,match[t]=now,ret=1;</w:t>
      </w:r>
    </w:p>
    <w:p w:rsidR="005F1F37" w:rsidRPr="000665B4" w:rsidRDefault="005F1F37" w:rsidP="005F1F37">
      <w:pPr>
        <w:pStyle w:val="ad"/>
        <w:rPr>
          <w:rFonts w:hAnsi="宋体" w:cs="宋体"/>
        </w:rPr>
      </w:pPr>
      <w:r w:rsidRPr="000665B4">
        <w:rPr>
          <w:rFonts w:hAnsi="宋体" w:cs="宋体" w:hint="eastAsia"/>
        </w:rPr>
        <w:t xml:space="preserve">                           v[t]=0;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if (ret)</w:t>
      </w:r>
    </w:p>
    <w:p w:rsidR="005F1F37" w:rsidRPr="000665B4" w:rsidRDefault="005F1F37" w:rsidP="005F1F37">
      <w:pPr>
        <w:pStyle w:val="ad"/>
        <w:rPr>
          <w:rFonts w:hAnsi="宋体" w:cs="宋体"/>
        </w:rPr>
      </w:pPr>
      <w:r w:rsidRPr="000665B4">
        <w:rPr>
          <w:rFonts w:hAnsi="宋体" w:cs="宋体" w:hint="eastAsia"/>
        </w:rPr>
        <w:t xml:space="preserve">                            break;</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v[now]=0;</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int graph_match(int n,edge_t* list[],int* match){</w:t>
      </w:r>
    </w:p>
    <w:p w:rsidR="005F1F37" w:rsidRPr="000665B4" w:rsidRDefault="005F1F37" w:rsidP="005F1F37">
      <w:pPr>
        <w:pStyle w:val="ad"/>
        <w:rPr>
          <w:rFonts w:hAnsi="宋体" w:cs="宋体"/>
        </w:rPr>
      </w:pPr>
      <w:r w:rsidRPr="000665B4">
        <w:rPr>
          <w:rFonts w:hAnsi="宋体" w:cs="宋体" w:hint="eastAsia"/>
        </w:rPr>
        <w:t xml:space="preserve">       int v[MAXN],i,j;</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v[i]=0,match[i]=-1;</w:t>
      </w:r>
    </w:p>
    <w:p w:rsidR="005F1F37" w:rsidRPr="000665B4" w:rsidRDefault="005F1F37" w:rsidP="005F1F37">
      <w:pPr>
        <w:pStyle w:val="ad"/>
        <w:rPr>
          <w:rFonts w:hAnsi="宋体" w:cs="宋体"/>
        </w:rPr>
      </w:pPr>
      <w:r w:rsidRPr="000665B4">
        <w:rPr>
          <w:rFonts w:hAnsi="宋体" w:cs="宋体" w:hint="eastAsia"/>
        </w:rPr>
        <w:t xml:space="preserve">       for (i=0,j=n;i&lt;n&amp;&amp;j&gt;=2;)</w:t>
      </w:r>
    </w:p>
    <w:p w:rsidR="005F1F37" w:rsidRPr="000665B4" w:rsidRDefault="005F1F37" w:rsidP="005F1F37">
      <w:pPr>
        <w:pStyle w:val="ad"/>
        <w:rPr>
          <w:rFonts w:hAnsi="宋体" w:cs="宋体"/>
        </w:rPr>
      </w:pPr>
      <w:r w:rsidRPr="000665B4">
        <w:rPr>
          <w:rFonts w:hAnsi="宋体" w:cs="宋体" w:hint="eastAsia"/>
        </w:rPr>
        <w:t xml:space="preserve">              if (match[i]&lt;0&amp;&amp;aug(n,list,match,v,i))</w:t>
      </w:r>
    </w:p>
    <w:p w:rsidR="005F1F37" w:rsidRPr="000665B4" w:rsidRDefault="005F1F37" w:rsidP="005F1F37">
      <w:pPr>
        <w:pStyle w:val="ad"/>
        <w:rPr>
          <w:rFonts w:hAnsi="宋体" w:cs="宋体"/>
        </w:rPr>
      </w:pPr>
      <w:r w:rsidRPr="000665B4">
        <w:rPr>
          <w:rFonts w:hAnsi="宋体" w:cs="宋体" w:hint="eastAsia"/>
        </w:rPr>
        <w:t xml:space="preserve">                     i=0,j-=2;</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i++;</w:t>
      </w:r>
    </w:p>
    <w:p w:rsidR="005F1F37" w:rsidRPr="000665B4" w:rsidRDefault="005F1F37" w:rsidP="005F1F37">
      <w:pPr>
        <w:pStyle w:val="ad"/>
        <w:rPr>
          <w:rFonts w:hAnsi="宋体" w:cs="宋体"/>
        </w:rPr>
      </w:pPr>
      <w:r w:rsidRPr="000665B4">
        <w:rPr>
          <w:rFonts w:hAnsi="宋体" w:cs="宋体" w:hint="eastAsia"/>
        </w:rPr>
        <w:t xml:space="preserve">       for (i=j=0;i&lt;n;i++)</w:t>
      </w:r>
    </w:p>
    <w:p w:rsidR="005F1F37" w:rsidRPr="000665B4" w:rsidRDefault="005F1F37" w:rsidP="005F1F37">
      <w:pPr>
        <w:pStyle w:val="ad"/>
        <w:rPr>
          <w:rFonts w:hAnsi="宋体" w:cs="宋体"/>
        </w:rPr>
      </w:pPr>
      <w:r w:rsidRPr="000665B4">
        <w:rPr>
          <w:rFonts w:hAnsi="宋体" w:cs="宋体" w:hint="eastAsia"/>
        </w:rPr>
        <w:t xml:space="preserve">              j+=(match[i]&gt;=0);</w:t>
      </w:r>
    </w:p>
    <w:p w:rsidR="005F1F37" w:rsidRPr="000665B4" w:rsidRDefault="005F1F37" w:rsidP="005F1F37">
      <w:pPr>
        <w:pStyle w:val="ad"/>
        <w:rPr>
          <w:rFonts w:hAnsi="宋体" w:cs="宋体"/>
        </w:rPr>
      </w:pPr>
      <w:r w:rsidRPr="000665B4">
        <w:rPr>
          <w:rFonts w:hAnsi="宋体" w:cs="宋体" w:hint="eastAsia"/>
        </w:rPr>
        <w:t xml:space="preserve">       return j/2;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0772">
      <w:pPr>
        <w:pStyle w:val="ad"/>
        <w:outlineLvl w:val="2"/>
        <w:rPr>
          <w:rFonts w:hAnsi="宋体" w:cs="宋体"/>
          <w:b/>
        </w:rPr>
      </w:pPr>
      <w:bookmarkStart w:id="373" w:name="_Toc524383273"/>
      <w:r w:rsidRPr="000665B4">
        <w:rPr>
          <w:rFonts w:hAnsi="宋体" w:cs="宋体" w:hint="eastAsia"/>
          <w:b/>
        </w:rPr>
        <w:t>8.6 一般图匹配(邻接阵)</w:t>
      </w:r>
      <w:bookmarkEnd w:id="373"/>
    </w:p>
    <w:p w:rsidR="005F1F37" w:rsidRPr="000665B4" w:rsidRDefault="005F1F37" w:rsidP="005F1F37">
      <w:pPr>
        <w:pStyle w:val="ad"/>
        <w:rPr>
          <w:rFonts w:hAnsi="宋体" w:cs="宋体"/>
        </w:rPr>
      </w:pPr>
      <w:r w:rsidRPr="000665B4">
        <w:rPr>
          <w:rFonts w:hAnsi="宋体" w:cs="宋体" w:hint="eastAsia"/>
        </w:rPr>
        <w:t>//一般图最大匹配,邻接阵形式,复杂度O(n^3)</w:t>
      </w:r>
    </w:p>
    <w:p w:rsidR="005F1F37" w:rsidRPr="000665B4" w:rsidRDefault="005F1F37" w:rsidP="005F1F37">
      <w:pPr>
        <w:pStyle w:val="ad"/>
        <w:rPr>
          <w:rFonts w:hAnsi="宋体" w:cs="宋体"/>
        </w:rPr>
      </w:pPr>
      <w:r w:rsidRPr="000665B4">
        <w:rPr>
          <w:rFonts w:hAnsi="宋体" w:cs="宋体" w:hint="eastAsia"/>
        </w:rPr>
        <w:t>//返回匹配顶点对数,match返回匹配,未匹配顶点match值为-1</w:t>
      </w:r>
    </w:p>
    <w:p w:rsidR="005F1F37" w:rsidRPr="000665B4" w:rsidRDefault="005F1F37" w:rsidP="005F1F37">
      <w:pPr>
        <w:pStyle w:val="ad"/>
        <w:rPr>
          <w:rFonts w:hAnsi="宋体" w:cs="宋体"/>
        </w:rPr>
      </w:pPr>
      <w:r w:rsidRPr="000665B4">
        <w:rPr>
          <w:rFonts w:hAnsi="宋体" w:cs="宋体" w:hint="eastAsia"/>
        </w:rPr>
        <w:t>//传入图的顶点数n和邻接阵mat</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int aug(int n,int mat[][MAXN],int* match,int* v,int now){</w:t>
      </w:r>
    </w:p>
    <w:p w:rsidR="005F1F37" w:rsidRPr="000665B4" w:rsidRDefault="005F1F37" w:rsidP="005F1F37">
      <w:pPr>
        <w:pStyle w:val="ad"/>
        <w:rPr>
          <w:rFonts w:hAnsi="宋体" w:cs="宋体"/>
        </w:rPr>
      </w:pPr>
      <w:r w:rsidRPr="000665B4">
        <w:rPr>
          <w:rFonts w:hAnsi="宋体" w:cs="宋体" w:hint="eastAsia"/>
        </w:rPr>
        <w:t xml:space="preserve">       int i,ret=0;</w:t>
      </w:r>
    </w:p>
    <w:p w:rsidR="005F1F37" w:rsidRPr="000665B4" w:rsidRDefault="005F1F37" w:rsidP="005F1F37">
      <w:pPr>
        <w:pStyle w:val="ad"/>
        <w:rPr>
          <w:rFonts w:hAnsi="宋体" w:cs="宋体"/>
        </w:rPr>
      </w:pPr>
      <w:r w:rsidRPr="000665B4">
        <w:rPr>
          <w:rFonts w:hAnsi="宋体" w:cs="宋体" w:hint="eastAsia"/>
        </w:rPr>
        <w:t xml:space="preserve">       v[now]=1;</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(!v[i]&amp;&amp;mat[now][i]){</w:t>
      </w:r>
    </w:p>
    <w:p w:rsidR="005F1F37" w:rsidRPr="000665B4" w:rsidRDefault="005F1F37" w:rsidP="005F1F37">
      <w:pPr>
        <w:pStyle w:val="ad"/>
        <w:rPr>
          <w:rFonts w:hAnsi="宋体" w:cs="宋体"/>
        </w:rPr>
      </w:pPr>
      <w:r w:rsidRPr="000665B4">
        <w:rPr>
          <w:rFonts w:hAnsi="宋体" w:cs="宋体" w:hint="eastAsia"/>
        </w:rPr>
        <w:t xml:space="preserve">                     if (match[i]&lt;0)</w:t>
      </w:r>
    </w:p>
    <w:p w:rsidR="005F1F37" w:rsidRPr="000665B4" w:rsidRDefault="005F1F37" w:rsidP="005F1F37">
      <w:pPr>
        <w:pStyle w:val="ad"/>
        <w:rPr>
          <w:rFonts w:hAnsi="宋体" w:cs="宋体"/>
        </w:rPr>
      </w:pPr>
      <w:r w:rsidRPr="000665B4">
        <w:rPr>
          <w:rFonts w:hAnsi="宋体" w:cs="宋体" w:hint="eastAsia"/>
        </w:rPr>
        <w:t xml:space="preserve">                            match[now]=i,match[i]=now,ret=1;</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v[i]=1;</w:t>
      </w:r>
    </w:p>
    <w:p w:rsidR="005F1F37" w:rsidRPr="000665B4" w:rsidRDefault="005F1F37" w:rsidP="005F1F37">
      <w:pPr>
        <w:pStyle w:val="ad"/>
        <w:rPr>
          <w:rFonts w:hAnsi="宋体" w:cs="宋体"/>
        </w:rPr>
      </w:pPr>
      <w:r w:rsidRPr="000665B4">
        <w:rPr>
          <w:rFonts w:hAnsi="宋体" w:cs="宋体" w:hint="eastAsia"/>
        </w:rPr>
        <w:t xml:space="preserve">                            if (aug(n,mat,match,v,match[i]))</w:t>
      </w:r>
    </w:p>
    <w:p w:rsidR="005F1F37" w:rsidRPr="000665B4" w:rsidRDefault="005F1F37" w:rsidP="005F1F37">
      <w:pPr>
        <w:pStyle w:val="ad"/>
        <w:rPr>
          <w:rFonts w:hAnsi="宋体" w:cs="宋体"/>
        </w:rPr>
      </w:pPr>
      <w:r w:rsidRPr="000665B4">
        <w:rPr>
          <w:rFonts w:hAnsi="宋体" w:cs="宋体" w:hint="eastAsia"/>
        </w:rPr>
        <w:t xml:space="preserve">                                   match[now]=i,match[i]=now,ret=1;</w:t>
      </w:r>
    </w:p>
    <w:p w:rsidR="005F1F37" w:rsidRPr="000665B4" w:rsidRDefault="005F1F37" w:rsidP="005F1F37">
      <w:pPr>
        <w:pStyle w:val="ad"/>
        <w:rPr>
          <w:rFonts w:hAnsi="宋体" w:cs="宋体"/>
        </w:rPr>
      </w:pPr>
      <w:r w:rsidRPr="000665B4">
        <w:rPr>
          <w:rFonts w:hAnsi="宋体" w:cs="宋体" w:hint="eastAsia"/>
        </w:rPr>
        <w:lastRenderedPageBreak/>
        <w:t xml:space="preserve">                            v[i]=0;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if (ret)</w:t>
      </w:r>
    </w:p>
    <w:p w:rsidR="005F1F37" w:rsidRPr="000665B4" w:rsidRDefault="005F1F37" w:rsidP="005F1F37">
      <w:pPr>
        <w:pStyle w:val="ad"/>
        <w:rPr>
          <w:rFonts w:hAnsi="宋体" w:cs="宋体"/>
        </w:rPr>
      </w:pPr>
      <w:r w:rsidRPr="000665B4">
        <w:rPr>
          <w:rFonts w:hAnsi="宋体" w:cs="宋体" w:hint="eastAsia"/>
        </w:rPr>
        <w:t xml:space="preserve">                            break;</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v[now]=0;</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int graph_match(int n,int mat[][MAXN],int* match){</w:t>
      </w:r>
    </w:p>
    <w:p w:rsidR="005F1F37" w:rsidRPr="000665B4" w:rsidRDefault="005F1F37" w:rsidP="005F1F37">
      <w:pPr>
        <w:pStyle w:val="ad"/>
        <w:rPr>
          <w:rFonts w:hAnsi="宋体" w:cs="宋体"/>
        </w:rPr>
      </w:pPr>
      <w:r w:rsidRPr="000665B4">
        <w:rPr>
          <w:rFonts w:hAnsi="宋体" w:cs="宋体" w:hint="eastAsia"/>
        </w:rPr>
        <w:t xml:space="preserve">       int v[MAXN],i,j;</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v[i]=0,match[i]=-1;</w:t>
      </w:r>
    </w:p>
    <w:p w:rsidR="005F1F37" w:rsidRPr="000665B4" w:rsidRDefault="005F1F37" w:rsidP="005F1F37">
      <w:pPr>
        <w:pStyle w:val="ad"/>
        <w:rPr>
          <w:rFonts w:hAnsi="宋体" w:cs="宋体"/>
        </w:rPr>
      </w:pPr>
      <w:r w:rsidRPr="000665B4">
        <w:rPr>
          <w:rFonts w:hAnsi="宋体" w:cs="宋体" w:hint="eastAsia"/>
        </w:rPr>
        <w:t xml:space="preserve">       for (i=0,j=n;i&lt;n&amp;&amp;j&gt;=2;)</w:t>
      </w:r>
    </w:p>
    <w:p w:rsidR="005F1F37" w:rsidRPr="000665B4" w:rsidRDefault="005F1F37" w:rsidP="005F1F37">
      <w:pPr>
        <w:pStyle w:val="ad"/>
        <w:rPr>
          <w:rFonts w:hAnsi="宋体" w:cs="宋体"/>
        </w:rPr>
      </w:pPr>
      <w:r w:rsidRPr="000665B4">
        <w:rPr>
          <w:rFonts w:hAnsi="宋体" w:cs="宋体" w:hint="eastAsia"/>
        </w:rPr>
        <w:t xml:space="preserve">              if (match[i]&lt;0&amp;&amp;aug(n,mat,match,v,i))</w:t>
      </w:r>
    </w:p>
    <w:p w:rsidR="005F1F37" w:rsidRPr="000665B4" w:rsidRDefault="005F1F37" w:rsidP="005F1F37">
      <w:pPr>
        <w:pStyle w:val="ad"/>
        <w:rPr>
          <w:rFonts w:hAnsi="宋体" w:cs="宋体"/>
        </w:rPr>
      </w:pPr>
      <w:r w:rsidRPr="000665B4">
        <w:rPr>
          <w:rFonts w:hAnsi="宋体" w:cs="宋体" w:hint="eastAsia"/>
        </w:rPr>
        <w:t xml:space="preserve">                     i=0,j-=2;</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i++;</w:t>
      </w:r>
    </w:p>
    <w:p w:rsidR="005F1F37" w:rsidRPr="000665B4" w:rsidRDefault="005F1F37" w:rsidP="005F1F37">
      <w:pPr>
        <w:pStyle w:val="ad"/>
        <w:rPr>
          <w:rFonts w:hAnsi="宋体" w:cs="宋体"/>
        </w:rPr>
      </w:pPr>
      <w:r w:rsidRPr="000665B4">
        <w:rPr>
          <w:rFonts w:hAnsi="宋体" w:cs="宋体" w:hint="eastAsia"/>
        </w:rPr>
        <w:t xml:space="preserve">       for (i=j=0;i&lt;n;i++)</w:t>
      </w:r>
    </w:p>
    <w:p w:rsidR="005F1F37" w:rsidRPr="000665B4" w:rsidRDefault="005F1F37" w:rsidP="005F1F37">
      <w:pPr>
        <w:pStyle w:val="ad"/>
        <w:rPr>
          <w:rFonts w:hAnsi="宋体" w:cs="宋体"/>
        </w:rPr>
      </w:pPr>
      <w:r w:rsidRPr="000665B4">
        <w:rPr>
          <w:rFonts w:hAnsi="宋体" w:cs="宋体" w:hint="eastAsia"/>
        </w:rPr>
        <w:t xml:space="preserve">              j+=(match[i]&gt;=0);</w:t>
      </w:r>
    </w:p>
    <w:p w:rsidR="005F1F37" w:rsidRPr="000665B4" w:rsidRDefault="005F1F37" w:rsidP="005F1F37">
      <w:pPr>
        <w:pStyle w:val="ad"/>
        <w:rPr>
          <w:rFonts w:hAnsi="宋体" w:cs="宋体"/>
        </w:rPr>
      </w:pPr>
      <w:r w:rsidRPr="000665B4">
        <w:rPr>
          <w:rFonts w:hAnsi="宋体" w:cs="宋体" w:hint="eastAsia"/>
        </w:rPr>
        <w:t xml:space="preserve">       return j/2;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0772">
      <w:pPr>
        <w:pStyle w:val="ad"/>
        <w:outlineLvl w:val="2"/>
        <w:rPr>
          <w:rFonts w:hAnsi="宋体" w:cs="宋体"/>
          <w:b/>
        </w:rPr>
      </w:pPr>
      <w:bookmarkStart w:id="374" w:name="_Toc524383274"/>
      <w:r w:rsidRPr="000665B4">
        <w:rPr>
          <w:rFonts w:hAnsi="宋体" w:cs="宋体" w:hint="eastAsia"/>
          <w:b/>
        </w:rPr>
        <w:t>8.7 一般图匹配(正向表)</w:t>
      </w:r>
      <w:bookmarkEnd w:id="374"/>
    </w:p>
    <w:p w:rsidR="005F1F37" w:rsidRPr="000665B4" w:rsidRDefault="005F1F37" w:rsidP="005F1F37">
      <w:pPr>
        <w:pStyle w:val="ad"/>
        <w:rPr>
          <w:rFonts w:hAnsi="宋体" w:cs="宋体"/>
        </w:rPr>
      </w:pPr>
      <w:r w:rsidRPr="000665B4">
        <w:rPr>
          <w:rFonts w:hAnsi="宋体" w:cs="宋体" w:hint="eastAsia"/>
        </w:rPr>
        <w:t>//一般图最大匹配,正向表形式,复杂度O(n*e)</w:t>
      </w:r>
    </w:p>
    <w:p w:rsidR="005F1F37" w:rsidRPr="000665B4" w:rsidRDefault="005F1F37" w:rsidP="005F1F37">
      <w:pPr>
        <w:pStyle w:val="ad"/>
        <w:rPr>
          <w:rFonts w:hAnsi="宋体" w:cs="宋体"/>
        </w:rPr>
      </w:pPr>
      <w:r w:rsidRPr="000665B4">
        <w:rPr>
          <w:rFonts w:hAnsi="宋体" w:cs="宋体" w:hint="eastAsia"/>
        </w:rPr>
        <w:t>//返回匹配顶点对数,match返回匹配,未匹配顶点match值为-1</w:t>
      </w:r>
    </w:p>
    <w:p w:rsidR="005F1F37" w:rsidRPr="000665B4" w:rsidRDefault="005F1F37" w:rsidP="005F1F37">
      <w:pPr>
        <w:pStyle w:val="ad"/>
        <w:rPr>
          <w:rFonts w:hAnsi="宋体" w:cs="宋体"/>
        </w:rPr>
      </w:pPr>
      <w:r w:rsidRPr="000665B4">
        <w:rPr>
          <w:rFonts w:hAnsi="宋体" w:cs="宋体" w:hint="eastAsia"/>
        </w:rPr>
        <w:t>//传入图的顶点数n和正向表list,buf</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int aug(int n,int* list,int* buf,int* match,int* v,int now){</w:t>
      </w:r>
    </w:p>
    <w:p w:rsidR="005F1F37" w:rsidRPr="000665B4" w:rsidRDefault="005F1F37" w:rsidP="005F1F37">
      <w:pPr>
        <w:pStyle w:val="ad"/>
        <w:rPr>
          <w:rFonts w:hAnsi="宋体" w:cs="宋体"/>
        </w:rPr>
      </w:pPr>
      <w:r w:rsidRPr="000665B4">
        <w:rPr>
          <w:rFonts w:hAnsi="宋体" w:cs="宋体" w:hint="eastAsia"/>
        </w:rPr>
        <w:t xml:space="preserve">       int i,t,ret=0;</w:t>
      </w:r>
    </w:p>
    <w:p w:rsidR="005F1F37" w:rsidRPr="000665B4" w:rsidRDefault="005F1F37" w:rsidP="005F1F37">
      <w:pPr>
        <w:pStyle w:val="ad"/>
        <w:rPr>
          <w:rFonts w:hAnsi="宋体" w:cs="宋体"/>
        </w:rPr>
      </w:pPr>
      <w:r w:rsidRPr="000665B4">
        <w:rPr>
          <w:rFonts w:hAnsi="宋体" w:cs="宋体" w:hint="eastAsia"/>
        </w:rPr>
        <w:t xml:space="preserve">       v[now]=1;</w:t>
      </w:r>
    </w:p>
    <w:p w:rsidR="005F1F37" w:rsidRPr="000665B4" w:rsidRDefault="005F1F37" w:rsidP="005F1F37">
      <w:pPr>
        <w:pStyle w:val="ad"/>
        <w:rPr>
          <w:rFonts w:hAnsi="宋体" w:cs="宋体"/>
        </w:rPr>
      </w:pPr>
      <w:r w:rsidRPr="000665B4">
        <w:rPr>
          <w:rFonts w:hAnsi="宋体" w:cs="宋体" w:hint="eastAsia"/>
        </w:rPr>
        <w:t xml:space="preserve">       for (i=list[now];i&lt;list[now+1];i++)</w:t>
      </w:r>
    </w:p>
    <w:p w:rsidR="005F1F37" w:rsidRPr="000665B4" w:rsidRDefault="005F1F37" w:rsidP="005F1F37">
      <w:pPr>
        <w:pStyle w:val="ad"/>
        <w:rPr>
          <w:rFonts w:hAnsi="宋体" w:cs="宋体"/>
        </w:rPr>
      </w:pPr>
      <w:r w:rsidRPr="000665B4">
        <w:rPr>
          <w:rFonts w:hAnsi="宋体" w:cs="宋体" w:hint="eastAsia"/>
        </w:rPr>
        <w:t xml:space="preserve">              if (!v[t=buf[i]]){</w:t>
      </w:r>
    </w:p>
    <w:p w:rsidR="005F1F37" w:rsidRPr="000665B4" w:rsidRDefault="005F1F37" w:rsidP="005F1F37">
      <w:pPr>
        <w:pStyle w:val="ad"/>
        <w:rPr>
          <w:rFonts w:hAnsi="宋体" w:cs="宋体"/>
        </w:rPr>
      </w:pPr>
      <w:r w:rsidRPr="000665B4">
        <w:rPr>
          <w:rFonts w:hAnsi="宋体" w:cs="宋体" w:hint="eastAsia"/>
        </w:rPr>
        <w:t xml:space="preserve">                     if (match[t]&lt;0)</w:t>
      </w:r>
    </w:p>
    <w:p w:rsidR="005F1F37" w:rsidRPr="000665B4" w:rsidRDefault="005F1F37" w:rsidP="005F1F37">
      <w:pPr>
        <w:pStyle w:val="ad"/>
        <w:rPr>
          <w:rFonts w:hAnsi="宋体" w:cs="宋体"/>
        </w:rPr>
      </w:pPr>
      <w:r w:rsidRPr="000665B4">
        <w:rPr>
          <w:rFonts w:hAnsi="宋体" w:cs="宋体" w:hint="eastAsia"/>
        </w:rPr>
        <w:t xml:space="preserve">                           match[now]=t,match[t]=now,ret=1;</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v[t]=1;</w:t>
      </w:r>
    </w:p>
    <w:p w:rsidR="005F1F37" w:rsidRPr="000665B4" w:rsidRDefault="005F1F37" w:rsidP="005F1F37">
      <w:pPr>
        <w:pStyle w:val="ad"/>
        <w:rPr>
          <w:rFonts w:hAnsi="宋体" w:cs="宋体"/>
        </w:rPr>
      </w:pPr>
      <w:r w:rsidRPr="000665B4">
        <w:rPr>
          <w:rFonts w:hAnsi="宋体" w:cs="宋体" w:hint="eastAsia"/>
        </w:rPr>
        <w:t xml:space="preserve">                           if (aug(n,list,buf,match,v,match[t]))</w:t>
      </w:r>
    </w:p>
    <w:p w:rsidR="005F1F37" w:rsidRPr="000665B4" w:rsidRDefault="005F1F37" w:rsidP="005F1F37">
      <w:pPr>
        <w:pStyle w:val="ad"/>
        <w:rPr>
          <w:rFonts w:hAnsi="宋体" w:cs="宋体"/>
        </w:rPr>
      </w:pPr>
      <w:r w:rsidRPr="000665B4">
        <w:rPr>
          <w:rFonts w:hAnsi="宋体" w:cs="宋体" w:hint="eastAsia"/>
        </w:rPr>
        <w:t xml:space="preserve">                                   match[now]=t,match[t]=now,ret=1;</w:t>
      </w:r>
    </w:p>
    <w:p w:rsidR="005F1F37" w:rsidRPr="000665B4" w:rsidRDefault="005F1F37" w:rsidP="005F1F37">
      <w:pPr>
        <w:pStyle w:val="ad"/>
        <w:rPr>
          <w:rFonts w:hAnsi="宋体" w:cs="宋体"/>
        </w:rPr>
      </w:pPr>
      <w:r w:rsidRPr="000665B4">
        <w:rPr>
          <w:rFonts w:hAnsi="宋体" w:cs="宋体" w:hint="eastAsia"/>
        </w:rPr>
        <w:t xml:space="preserve">                            v[t]=0;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if (ret)</w:t>
      </w:r>
    </w:p>
    <w:p w:rsidR="005F1F37" w:rsidRPr="000665B4" w:rsidRDefault="005F1F37" w:rsidP="005F1F37">
      <w:pPr>
        <w:pStyle w:val="ad"/>
        <w:rPr>
          <w:rFonts w:hAnsi="宋体" w:cs="宋体"/>
        </w:rPr>
      </w:pPr>
      <w:r w:rsidRPr="000665B4">
        <w:rPr>
          <w:rFonts w:hAnsi="宋体" w:cs="宋体" w:hint="eastAsia"/>
        </w:rPr>
        <w:t xml:space="preserve">                            break;</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lastRenderedPageBreak/>
        <w:t xml:space="preserve">       v[now]=0;</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graph_match(int n,int* list,int* buf,int* match){</w:t>
      </w:r>
    </w:p>
    <w:p w:rsidR="005F1F37" w:rsidRPr="000665B4" w:rsidRDefault="005F1F37" w:rsidP="005F1F37">
      <w:pPr>
        <w:pStyle w:val="ad"/>
        <w:rPr>
          <w:rFonts w:hAnsi="宋体" w:cs="宋体"/>
        </w:rPr>
      </w:pPr>
      <w:r w:rsidRPr="000665B4">
        <w:rPr>
          <w:rFonts w:hAnsi="宋体" w:cs="宋体" w:hint="eastAsia"/>
        </w:rPr>
        <w:t xml:space="preserve">       int v[MAXN],i,j;</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v[i]=0,match[i]=-1;</w:t>
      </w:r>
    </w:p>
    <w:p w:rsidR="005F1F37" w:rsidRPr="000665B4" w:rsidRDefault="005F1F37" w:rsidP="005F1F37">
      <w:pPr>
        <w:pStyle w:val="ad"/>
        <w:rPr>
          <w:rFonts w:hAnsi="宋体" w:cs="宋体"/>
        </w:rPr>
      </w:pPr>
      <w:r w:rsidRPr="000665B4">
        <w:rPr>
          <w:rFonts w:hAnsi="宋体" w:cs="宋体" w:hint="eastAsia"/>
        </w:rPr>
        <w:t xml:space="preserve">       for (i=0,j=n;i&lt;n&amp;&amp;j&gt;=2;)</w:t>
      </w:r>
    </w:p>
    <w:p w:rsidR="005F1F37" w:rsidRPr="000665B4" w:rsidRDefault="005F1F37" w:rsidP="005F1F37">
      <w:pPr>
        <w:pStyle w:val="ad"/>
        <w:rPr>
          <w:rFonts w:hAnsi="宋体" w:cs="宋体"/>
        </w:rPr>
      </w:pPr>
      <w:r w:rsidRPr="000665B4">
        <w:rPr>
          <w:rFonts w:hAnsi="宋体" w:cs="宋体" w:hint="eastAsia"/>
        </w:rPr>
        <w:t xml:space="preserve">              if (match[i]&lt;0&amp;&amp;aug(n,list,buf,match,v,i))</w:t>
      </w:r>
    </w:p>
    <w:p w:rsidR="005F1F37" w:rsidRPr="000665B4" w:rsidRDefault="005F1F37" w:rsidP="005F1F37">
      <w:pPr>
        <w:pStyle w:val="ad"/>
        <w:rPr>
          <w:rFonts w:hAnsi="宋体" w:cs="宋体"/>
        </w:rPr>
      </w:pPr>
      <w:r w:rsidRPr="000665B4">
        <w:rPr>
          <w:rFonts w:hAnsi="宋体" w:cs="宋体" w:hint="eastAsia"/>
        </w:rPr>
        <w:t xml:space="preserve">                     i=0,j-=2;</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i++;</w:t>
      </w:r>
    </w:p>
    <w:p w:rsidR="005F1F37" w:rsidRPr="000665B4" w:rsidRDefault="005F1F37" w:rsidP="005F1F37">
      <w:pPr>
        <w:pStyle w:val="ad"/>
        <w:rPr>
          <w:rFonts w:hAnsi="宋体" w:cs="宋体"/>
        </w:rPr>
      </w:pPr>
      <w:r w:rsidRPr="000665B4">
        <w:rPr>
          <w:rFonts w:hAnsi="宋体" w:cs="宋体" w:hint="eastAsia"/>
        </w:rPr>
        <w:t xml:space="preserve">       for (i=j=0;i&lt;n;i++)</w:t>
      </w:r>
    </w:p>
    <w:p w:rsidR="005F1F37" w:rsidRPr="000665B4" w:rsidRDefault="005F1F37" w:rsidP="005F1F37">
      <w:pPr>
        <w:pStyle w:val="ad"/>
        <w:rPr>
          <w:rFonts w:hAnsi="宋体" w:cs="宋体"/>
        </w:rPr>
      </w:pPr>
      <w:r w:rsidRPr="000665B4">
        <w:rPr>
          <w:rFonts w:hAnsi="宋体" w:cs="宋体" w:hint="eastAsia"/>
        </w:rPr>
        <w:t xml:space="preserve">              j+=(match[i]&gt;=0);</w:t>
      </w:r>
    </w:p>
    <w:p w:rsidR="005F1F37" w:rsidRPr="000665B4" w:rsidRDefault="005F1F37" w:rsidP="005F1F37">
      <w:pPr>
        <w:pStyle w:val="ad"/>
        <w:rPr>
          <w:rFonts w:hAnsi="宋体" w:cs="宋体"/>
        </w:rPr>
      </w:pPr>
      <w:r w:rsidRPr="000665B4">
        <w:rPr>
          <w:rFonts w:hAnsi="宋体" w:cs="宋体" w:hint="eastAsia"/>
        </w:rPr>
        <w:t xml:space="preserve">       return j/2;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1"/>
        <w:rPr>
          <w:rFonts w:hAnsi="宋体" w:cs="宋体"/>
          <w:b/>
          <w:sz w:val="24"/>
          <w:szCs w:val="24"/>
        </w:rPr>
      </w:pPr>
      <w:bookmarkStart w:id="375" w:name="_Toc524383275"/>
      <w:r w:rsidRPr="000665B4">
        <w:rPr>
          <w:rFonts w:hAnsi="宋体" w:cs="宋体" w:hint="eastAsia"/>
          <w:b/>
          <w:sz w:val="24"/>
          <w:szCs w:val="24"/>
        </w:rPr>
        <w:t>9、图论—网络流</w:t>
      </w:r>
      <w:bookmarkEnd w:id="375"/>
    </w:p>
    <w:p w:rsidR="005F1F37" w:rsidRPr="000665B4" w:rsidRDefault="005F1F37" w:rsidP="00174533">
      <w:pPr>
        <w:pStyle w:val="ad"/>
        <w:outlineLvl w:val="2"/>
        <w:rPr>
          <w:rFonts w:hAnsi="宋体" w:cs="宋体"/>
          <w:b/>
        </w:rPr>
      </w:pPr>
      <w:bookmarkStart w:id="376" w:name="_Toc524383276"/>
      <w:r w:rsidRPr="000665B4">
        <w:rPr>
          <w:rFonts w:hAnsi="宋体" w:cs="宋体" w:hint="eastAsia"/>
          <w:b/>
        </w:rPr>
        <w:t>9.1 最大流(邻接阵)</w:t>
      </w:r>
      <w:bookmarkEnd w:id="376"/>
    </w:p>
    <w:p w:rsidR="005F1F37" w:rsidRPr="000665B4" w:rsidRDefault="005F1F37" w:rsidP="005F1F37">
      <w:pPr>
        <w:pStyle w:val="ad"/>
        <w:rPr>
          <w:rFonts w:hAnsi="宋体" w:cs="宋体"/>
        </w:rPr>
      </w:pPr>
      <w:r w:rsidRPr="000665B4">
        <w:rPr>
          <w:rFonts w:hAnsi="宋体" w:cs="宋体" w:hint="eastAsia"/>
        </w:rPr>
        <w:t>//求网络最大流,邻接阵形式</w:t>
      </w:r>
    </w:p>
    <w:p w:rsidR="005F1F37" w:rsidRPr="000665B4" w:rsidRDefault="005F1F37" w:rsidP="005F1F37">
      <w:pPr>
        <w:pStyle w:val="ad"/>
        <w:rPr>
          <w:rFonts w:hAnsi="宋体" w:cs="宋体"/>
        </w:rPr>
      </w:pPr>
      <w:r w:rsidRPr="000665B4">
        <w:rPr>
          <w:rFonts w:hAnsi="宋体" w:cs="宋体" w:hint="eastAsia"/>
        </w:rPr>
        <w:t>//返回最大流量,flow返回每条边的流量</w:t>
      </w:r>
    </w:p>
    <w:p w:rsidR="005F1F37" w:rsidRPr="000665B4" w:rsidRDefault="005F1F37" w:rsidP="005F1F37">
      <w:pPr>
        <w:pStyle w:val="ad"/>
        <w:rPr>
          <w:rFonts w:hAnsi="宋体" w:cs="宋体"/>
        </w:rPr>
      </w:pPr>
      <w:r w:rsidRPr="000665B4">
        <w:rPr>
          <w:rFonts w:hAnsi="宋体" w:cs="宋体" w:hint="eastAsia"/>
        </w:rPr>
        <w:t>//传入网络节点数n,容量mat,源点source,汇点sink</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int max_flow(int n,int mat[][MAXN],int source,int sink,int flow[][MAXN]){</w:t>
      </w:r>
    </w:p>
    <w:p w:rsidR="005F1F37" w:rsidRPr="000665B4" w:rsidRDefault="005F1F37" w:rsidP="005F1F37">
      <w:pPr>
        <w:pStyle w:val="ad"/>
        <w:rPr>
          <w:rFonts w:hAnsi="宋体" w:cs="宋体"/>
        </w:rPr>
      </w:pPr>
      <w:r w:rsidRPr="000665B4">
        <w:rPr>
          <w:rFonts w:hAnsi="宋体" w:cs="宋体" w:hint="eastAsia"/>
        </w:rPr>
        <w:t xml:space="preserve">       int pre[MAXN],que[MAXN],d[MAXN],p,q,t,i,j;</w:t>
      </w:r>
    </w:p>
    <w:p w:rsidR="005F1F37" w:rsidRPr="000665B4" w:rsidRDefault="005F1F37" w:rsidP="005F1F37">
      <w:pPr>
        <w:pStyle w:val="ad"/>
        <w:rPr>
          <w:rFonts w:hAnsi="宋体" w:cs="宋体"/>
        </w:rPr>
      </w:pPr>
      <w:r w:rsidRPr="000665B4">
        <w:rPr>
          <w:rFonts w:hAnsi="宋体" w:cs="宋体" w:hint="eastAsia"/>
        </w:rPr>
        <w:t xml:space="preserve">       if (source==sink) return inf;</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(j=0;j&lt;n;flow[i][j++]=0);</w:t>
      </w:r>
    </w:p>
    <w:p w:rsidR="005F1F37" w:rsidRPr="000665B4" w:rsidRDefault="005F1F37" w:rsidP="005F1F37">
      <w:pPr>
        <w:pStyle w:val="ad"/>
        <w:rPr>
          <w:rFonts w:hAnsi="宋体" w:cs="宋体"/>
        </w:rPr>
      </w:pPr>
      <w:r w:rsidRPr="000665B4">
        <w:rPr>
          <w:rFonts w:hAnsi="宋体" w:cs="宋体" w:hint="eastAsia"/>
        </w:rPr>
        <w:t xml:space="preserve">       for (;;){</w:t>
      </w:r>
    </w:p>
    <w:p w:rsidR="005F1F37" w:rsidRPr="000665B4" w:rsidRDefault="005F1F37" w:rsidP="005F1F37">
      <w:pPr>
        <w:pStyle w:val="ad"/>
        <w:rPr>
          <w:rFonts w:hAnsi="宋体" w:cs="宋体"/>
        </w:rPr>
      </w:pPr>
      <w:r w:rsidRPr="000665B4">
        <w:rPr>
          <w:rFonts w:hAnsi="宋体" w:cs="宋体" w:hint="eastAsia"/>
        </w:rPr>
        <w:t xml:space="preserve">              for (i=0;i&lt;n;pre[i++]=0);</w:t>
      </w:r>
    </w:p>
    <w:p w:rsidR="005F1F37" w:rsidRPr="000665B4" w:rsidRDefault="005F1F37" w:rsidP="005F1F37">
      <w:pPr>
        <w:pStyle w:val="ad"/>
        <w:rPr>
          <w:rFonts w:hAnsi="宋体" w:cs="宋体"/>
        </w:rPr>
      </w:pPr>
      <w:r w:rsidRPr="000665B4">
        <w:rPr>
          <w:rFonts w:hAnsi="宋体" w:cs="宋体" w:hint="eastAsia"/>
        </w:rPr>
        <w:t xml:space="preserve">              pre[t=source]=source+1,d[t]=inf;</w:t>
      </w:r>
    </w:p>
    <w:p w:rsidR="005F1F37" w:rsidRPr="000665B4" w:rsidRDefault="005F1F37" w:rsidP="005F1F37">
      <w:pPr>
        <w:pStyle w:val="ad"/>
        <w:rPr>
          <w:rFonts w:hAnsi="宋体" w:cs="宋体"/>
        </w:rPr>
      </w:pPr>
      <w:r w:rsidRPr="000665B4">
        <w:rPr>
          <w:rFonts w:hAnsi="宋体" w:cs="宋体" w:hint="eastAsia"/>
        </w:rPr>
        <w:t xml:space="preserve">              for (p=q=0;p&lt;=q&amp;&amp;!pre[sink];t=que[p++])</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(!pre[i]&amp;&amp;j=mat[t][i]-flow[t][i])</w:t>
      </w:r>
    </w:p>
    <w:p w:rsidR="005F1F37" w:rsidRPr="000665B4" w:rsidRDefault="005F1F37" w:rsidP="005F1F37">
      <w:pPr>
        <w:pStyle w:val="ad"/>
        <w:rPr>
          <w:rFonts w:hAnsi="宋体" w:cs="宋体"/>
          <w:lang w:val="pt-BR"/>
        </w:rPr>
      </w:pPr>
      <w:r w:rsidRPr="000665B4">
        <w:rPr>
          <w:rFonts w:hAnsi="宋体" w:cs="宋体" w:hint="eastAsia"/>
          <w:lang w:val="pt-BR"/>
        </w:rPr>
        <w:t xml:space="preserve">                                   pre[que[q++]=i]=t+1,d[i]=d[t]&lt;j?d[t]:j;</w:t>
      </w:r>
    </w:p>
    <w:p w:rsidR="005F1F37" w:rsidRPr="000665B4" w:rsidRDefault="005F1F37" w:rsidP="005F1F37">
      <w:pPr>
        <w:pStyle w:val="ad"/>
        <w:rPr>
          <w:rFonts w:hAnsi="宋体" w:cs="宋体"/>
        </w:rPr>
      </w:pPr>
      <w:r w:rsidRPr="000665B4">
        <w:rPr>
          <w:rFonts w:hAnsi="宋体" w:cs="宋体" w:hint="eastAsia"/>
        </w:rPr>
        <w:t xml:space="preserve">                            else if (!pre[i]&amp;&amp;j=flow[i][t])</w:t>
      </w:r>
    </w:p>
    <w:p w:rsidR="005F1F37" w:rsidRPr="000665B4" w:rsidRDefault="005F1F37" w:rsidP="005F1F37">
      <w:pPr>
        <w:pStyle w:val="ad"/>
        <w:rPr>
          <w:rFonts w:hAnsi="宋体" w:cs="宋体"/>
          <w:lang w:val="pt-BR"/>
        </w:rPr>
      </w:pPr>
      <w:r w:rsidRPr="000665B4">
        <w:rPr>
          <w:rFonts w:hAnsi="宋体" w:cs="宋体" w:hint="eastAsia"/>
          <w:lang w:val="pt-BR"/>
        </w:rPr>
        <w:t xml:space="preserve">                                   pre[que[q++]=i]=-t-1,d[i]=d[t]&lt;j?d[t]:j;</w:t>
      </w:r>
    </w:p>
    <w:p w:rsidR="005F1F37" w:rsidRPr="000665B4" w:rsidRDefault="005F1F37" w:rsidP="005F1F37">
      <w:pPr>
        <w:pStyle w:val="ad"/>
        <w:rPr>
          <w:rFonts w:hAnsi="宋体" w:cs="宋体"/>
        </w:rPr>
      </w:pPr>
      <w:r w:rsidRPr="000665B4">
        <w:rPr>
          <w:rFonts w:hAnsi="宋体" w:cs="宋体" w:hint="eastAsia"/>
        </w:rPr>
        <w:t xml:space="preserve">              if (!pre[sink]) break;</w:t>
      </w:r>
    </w:p>
    <w:p w:rsidR="005F1F37" w:rsidRPr="000665B4" w:rsidRDefault="005F1F37" w:rsidP="005F1F37">
      <w:pPr>
        <w:pStyle w:val="ad"/>
        <w:rPr>
          <w:rFonts w:hAnsi="宋体" w:cs="宋体"/>
        </w:rPr>
      </w:pPr>
      <w:r w:rsidRPr="000665B4">
        <w:rPr>
          <w:rFonts w:hAnsi="宋体" w:cs="宋体" w:hint="eastAsia"/>
        </w:rPr>
        <w:t xml:space="preserve">              for (i=sink;i!=source;)</w:t>
      </w:r>
    </w:p>
    <w:p w:rsidR="005F1F37" w:rsidRPr="000665B4" w:rsidRDefault="005F1F37" w:rsidP="005F1F37">
      <w:pPr>
        <w:pStyle w:val="ad"/>
        <w:rPr>
          <w:rFonts w:hAnsi="宋体" w:cs="宋体"/>
        </w:rPr>
      </w:pPr>
      <w:r w:rsidRPr="000665B4">
        <w:rPr>
          <w:rFonts w:hAnsi="宋体" w:cs="宋体" w:hint="eastAsia"/>
        </w:rPr>
        <w:t xml:space="preserve">                     if (pre[i]&gt;0)</w:t>
      </w:r>
    </w:p>
    <w:p w:rsidR="005F1F37" w:rsidRPr="000665B4" w:rsidRDefault="005F1F37" w:rsidP="005F1F37">
      <w:pPr>
        <w:pStyle w:val="ad"/>
        <w:rPr>
          <w:rFonts w:hAnsi="宋体" w:cs="宋体"/>
        </w:rPr>
      </w:pPr>
      <w:r w:rsidRPr="000665B4">
        <w:rPr>
          <w:rFonts w:hAnsi="宋体" w:cs="宋体" w:hint="eastAsia"/>
        </w:rPr>
        <w:t xml:space="preserve">                            flow[pre[i]-1][i]+=d[sink],i=pre[i]-1;</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lastRenderedPageBreak/>
        <w:t xml:space="preserve">                            flow[i][-pre[i]-1]-=d[sink],i=-pre[i]-1;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(j=i=0;i&lt;n;j+=flow[source][i++]);</w:t>
      </w:r>
    </w:p>
    <w:p w:rsidR="005F1F37" w:rsidRPr="000665B4" w:rsidRDefault="005F1F37" w:rsidP="005F1F37">
      <w:pPr>
        <w:pStyle w:val="ad"/>
        <w:rPr>
          <w:rFonts w:hAnsi="宋体" w:cs="宋体"/>
        </w:rPr>
      </w:pPr>
      <w:r w:rsidRPr="000665B4">
        <w:rPr>
          <w:rFonts w:hAnsi="宋体" w:cs="宋体" w:hint="eastAsia"/>
        </w:rPr>
        <w:t xml:space="preserve">       return j;</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2"/>
        <w:rPr>
          <w:rFonts w:hAnsi="宋体" w:cs="宋体"/>
          <w:b/>
        </w:rPr>
      </w:pPr>
      <w:bookmarkStart w:id="377" w:name="_Toc524383277"/>
      <w:r w:rsidRPr="000665B4">
        <w:rPr>
          <w:rFonts w:hAnsi="宋体" w:cs="宋体" w:hint="eastAsia"/>
          <w:b/>
        </w:rPr>
        <w:t>9.2 上下界最大流(邻接阵)</w:t>
      </w:r>
      <w:bookmarkEnd w:id="377"/>
    </w:p>
    <w:p w:rsidR="005F1F37" w:rsidRPr="000665B4" w:rsidRDefault="005F1F37" w:rsidP="005F1F37">
      <w:pPr>
        <w:pStyle w:val="ad"/>
        <w:rPr>
          <w:rFonts w:hAnsi="宋体" w:cs="宋体"/>
        </w:rPr>
      </w:pPr>
      <w:r w:rsidRPr="000665B4">
        <w:rPr>
          <w:rFonts w:hAnsi="宋体" w:cs="宋体" w:hint="eastAsia"/>
        </w:rPr>
        <w:t>//求上下界网络最大流,邻接阵形式</w:t>
      </w:r>
    </w:p>
    <w:p w:rsidR="005F1F37" w:rsidRPr="000665B4" w:rsidRDefault="005F1F37" w:rsidP="005F1F37">
      <w:pPr>
        <w:pStyle w:val="ad"/>
        <w:rPr>
          <w:rFonts w:hAnsi="宋体" w:cs="宋体"/>
        </w:rPr>
      </w:pPr>
      <w:r w:rsidRPr="000665B4">
        <w:rPr>
          <w:rFonts w:hAnsi="宋体" w:cs="宋体" w:hint="eastAsia"/>
        </w:rPr>
        <w:t>//返回最大流量,-1表示无可行流,flow返回每条边的流量</w:t>
      </w:r>
    </w:p>
    <w:p w:rsidR="005F1F37" w:rsidRPr="000665B4" w:rsidRDefault="005F1F37" w:rsidP="005F1F37">
      <w:pPr>
        <w:pStyle w:val="ad"/>
        <w:rPr>
          <w:rFonts w:hAnsi="宋体" w:cs="宋体"/>
        </w:rPr>
      </w:pPr>
      <w:r w:rsidRPr="000665B4">
        <w:rPr>
          <w:rFonts w:hAnsi="宋体" w:cs="宋体" w:hint="eastAsia"/>
        </w:rPr>
        <w:t>//传入网络节点数n,容量mat,流量下界bf,源点source,汇点sink</w:t>
      </w:r>
    </w:p>
    <w:p w:rsidR="005F1F37" w:rsidRPr="000665B4" w:rsidRDefault="005F1F37" w:rsidP="005F1F37">
      <w:pPr>
        <w:pStyle w:val="ad"/>
        <w:rPr>
          <w:rFonts w:hAnsi="宋体" w:cs="宋体"/>
        </w:rPr>
      </w:pPr>
      <w:r w:rsidRPr="000665B4">
        <w:rPr>
          <w:rFonts w:hAnsi="宋体" w:cs="宋体" w:hint="eastAsia"/>
        </w:rPr>
        <w:t>//MAXN应比最大结点数多2,无可行流返回-1时mat未复原!</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int limit_max_flow(int n,int mat[][MAXN],int bf[][MAXN],int source,int sink,int flow[][MAXN]){</w:t>
      </w:r>
    </w:p>
    <w:p w:rsidR="005F1F37" w:rsidRPr="000665B4" w:rsidRDefault="005F1F37" w:rsidP="005F1F37">
      <w:pPr>
        <w:pStyle w:val="ad"/>
        <w:rPr>
          <w:rFonts w:hAnsi="宋体" w:cs="宋体"/>
        </w:rPr>
      </w:pPr>
      <w:r w:rsidRPr="000665B4">
        <w:rPr>
          <w:rFonts w:hAnsi="宋体" w:cs="宋体" w:hint="eastAsia"/>
        </w:rPr>
        <w:t xml:space="preserve">       int i,j,sk,ks;</w:t>
      </w:r>
    </w:p>
    <w:p w:rsidR="005F1F37" w:rsidRPr="000665B4" w:rsidRDefault="005F1F37" w:rsidP="005F1F37">
      <w:pPr>
        <w:pStyle w:val="ad"/>
        <w:rPr>
          <w:rFonts w:hAnsi="宋体" w:cs="宋体"/>
        </w:rPr>
      </w:pPr>
      <w:r w:rsidRPr="000665B4">
        <w:rPr>
          <w:rFonts w:hAnsi="宋体" w:cs="宋体" w:hint="eastAsia"/>
        </w:rPr>
        <w:t xml:space="preserve">       if (source==sink) return inf;</w:t>
      </w:r>
    </w:p>
    <w:p w:rsidR="005F1F37" w:rsidRPr="000665B4" w:rsidRDefault="005F1F37" w:rsidP="005F1F37">
      <w:pPr>
        <w:pStyle w:val="ad"/>
        <w:rPr>
          <w:rFonts w:hAnsi="宋体" w:cs="宋体"/>
          <w:lang w:val="pt-BR"/>
        </w:rPr>
      </w:pPr>
      <w:r w:rsidRPr="000665B4">
        <w:rPr>
          <w:rFonts w:hAnsi="宋体" w:cs="宋体" w:hint="eastAsia"/>
          <w:lang w:val="pt-BR"/>
        </w:rPr>
        <w:t xml:space="preserve">       for (mat[n][n+1]=mat[n+1][n]=mat[n][n]=mat[n+1][n+1]=i=0;i&lt;n;i++)</w:t>
      </w:r>
    </w:p>
    <w:p w:rsidR="005F1F37" w:rsidRPr="000665B4" w:rsidRDefault="005F1F37" w:rsidP="005F1F37">
      <w:pPr>
        <w:pStyle w:val="ad"/>
        <w:rPr>
          <w:rFonts w:hAnsi="宋体" w:cs="宋体"/>
          <w:lang w:val="pt-BR"/>
        </w:rPr>
      </w:pPr>
      <w:r w:rsidRPr="000665B4">
        <w:rPr>
          <w:rFonts w:hAnsi="宋体" w:cs="宋体" w:hint="eastAsia"/>
          <w:lang w:val="pt-BR"/>
        </w:rPr>
        <w:t xml:space="preserve">              for (mat[n][i]=mat[i][n]=mat[n+1][i]=mat[i][n+1]=j=0;j&lt;n;j++)</w:t>
      </w:r>
    </w:p>
    <w:p w:rsidR="005F1F37" w:rsidRPr="000665B4" w:rsidRDefault="005F1F37" w:rsidP="005F1F37">
      <w:pPr>
        <w:pStyle w:val="ad"/>
        <w:rPr>
          <w:rFonts w:hAnsi="宋体" w:cs="宋体"/>
        </w:rPr>
      </w:pPr>
      <w:r w:rsidRPr="000665B4">
        <w:rPr>
          <w:rFonts w:hAnsi="宋体" w:cs="宋体" w:hint="eastAsia"/>
        </w:rPr>
        <w:t xml:space="preserve">                     mat[i][j]-=bf[i][j],mat[n][i]+=bf[j][i],mat[i][n+1]+=bf[i][j];</w:t>
      </w:r>
    </w:p>
    <w:p w:rsidR="005F1F37" w:rsidRPr="000665B4" w:rsidRDefault="005F1F37" w:rsidP="005F1F37">
      <w:pPr>
        <w:pStyle w:val="ad"/>
        <w:rPr>
          <w:rFonts w:hAnsi="宋体" w:cs="宋体"/>
        </w:rPr>
      </w:pPr>
      <w:r w:rsidRPr="000665B4">
        <w:rPr>
          <w:rFonts w:hAnsi="宋体" w:cs="宋体" w:hint="eastAsia"/>
        </w:rPr>
        <w:t xml:space="preserve">       sk=mat[source][sink],ks=mat[sink][source],mat[source][sink]=mat[sink][source]=inf;</w:t>
      </w:r>
    </w:p>
    <w:p w:rsidR="005F1F37" w:rsidRPr="000665B4" w:rsidRDefault="005F1F37" w:rsidP="005F1F37">
      <w:pPr>
        <w:pStyle w:val="ad"/>
        <w:rPr>
          <w:rFonts w:hAnsi="宋体" w:cs="宋体"/>
        </w:rPr>
      </w:pPr>
      <w:r w:rsidRPr="000665B4">
        <w:rPr>
          <w:rFonts w:hAnsi="宋体" w:cs="宋体" w:hint="eastAsia"/>
        </w:rPr>
        <w:t xml:space="preserve">       for (i=0;i&lt;n+2;i++)</w:t>
      </w:r>
    </w:p>
    <w:p w:rsidR="005F1F37" w:rsidRPr="000665B4" w:rsidRDefault="005F1F37" w:rsidP="005F1F37">
      <w:pPr>
        <w:pStyle w:val="ad"/>
        <w:rPr>
          <w:rFonts w:hAnsi="宋体" w:cs="宋体"/>
        </w:rPr>
      </w:pPr>
      <w:r w:rsidRPr="000665B4">
        <w:rPr>
          <w:rFonts w:hAnsi="宋体" w:cs="宋体" w:hint="eastAsia"/>
        </w:rPr>
        <w:t xml:space="preserve">              for (j=0;j&lt;n+2;flow[i][j++]=0);</w:t>
      </w:r>
    </w:p>
    <w:p w:rsidR="005F1F37" w:rsidRPr="000665B4" w:rsidRDefault="005F1F37" w:rsidP="005F1F37">
      <w:pPr>
        <w:pStyle w:val="ad"/>
        <w:rPr>
          <w:rFonts w:hAnsi="宋体" w:cs="宋体"/>
        </w:rPr>
      </w:pPr>
      <w:r w:rsidRPr="000665B4">
        <w:rPr>
          <w:rFonts w:hAnsi="宋体" w:cs="宋体" w:hint="eastAsia"/>
        </w:rPr>
        <w:t xml:space="preserve">       _max_flow(n+2,mat,n,n+1,flow);</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(flow[n][i]&lt;mat[n][i]) return -1;</w:t>
      </w:r>
    </w:p>
    <w:p w:rsidR="005F1F37" w:rsidRPr="000665B4" w:rsidRDefault="005F1F37" w:rsidP="005F1F37">
      <w:pPr>
        <w:pStyle w:val="ad"/>
        <w:rPr>
          <w:rFonts w:hAnsi="宋体" w:cs="宋体"/>
        </w:rPr>
      </w:pPr>
      <w:r w:rsidRPr="000665B4">
        <w:rPr>
          <w:rFonts w:hAnsi="宋体" w:cs="宋体" w:hint="eastAsia"/>
        </w:rPr>
        <w:t xml:space="preserve">       flow[source][sink]=flow[sink][source]=0,mat[source][sink]=sk,mat[sink][source]=ks;</w:t>
      </w:r>
    </w:p>
    <w:p w:rsidR="005F1F37" w:rsidRPr="000665B4" w:rsidRDefault="005F1F37" w:rsidP="005F1F37">
      <w:pPr>
        <w:pStyle w:val="ad"/>
        <w:rPr>
          <w:rFonts w:hAnsi="宋体" w:cs="宋体"/>
        </w:rPr>
      </w:pPr>
      <w:r w:rsidRPr="000665B4">
        <w:rPr>
          <w:rFonts w:hAnsi="宋体" w:cs="宋体" w:hint="eastAsia"/>
        </w:rPr>
        <w:t xml:space="preserve">       _max_flow(n,mat,source,sink,flow);</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mat[i][j]+=bf[i][j],flow[i][j]+=bf[i][j];</w:t>
      </w:r>
    </w:p>
    <w:p w:rsidR="005F1F37" w:rsidRPr="000665B4" w:rsidRDefault="005F1F37" w:rsidP="005F1F37">
      <w:pPr>
        <w:pStyle w:val="ad"/>
        <w:rPr>
          <w:rFonts w:hAnsi="宋体" w:cs="宋体"/>
        </w:rPr>
      </w:pPr>
      <w:r w:rsidRPr="000665B4">
        <w:rPr>
          <w:rFonts w:hAnsi="宋体" w:cs="宋体" w:hint="eastAsia"/>
        </w:rPr>
        <w:t xml:space="preserve">       for (j=i=0;i&lt;n;j+=flow[source][i++]);</w:t>
      </w:r>
    </w:p>
    <w:p w:rsidR="005F1F37" w:rsidRPr="000665B4" w:rsidRDefault="005F1F37" w:rsidP="005F1F37">
      <w:pPr>
        <w:pStyle w:val="ad"/>
        <w:rPr>
          <w:rFonts w:hAnsi="宋体" w:cs="宋体"/>
        </w:rPr>
      </w:pPr>
      <w:r w:rsidRPr="000665B4">
        <w:rPr>
          <w:rFonts w:hAnsi="宋体" w:cs="宋体" w:hint="eastAsia"/>
        </w:rPr>
        <w:t xml:space="preserve">       return j;</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p>
    <w:p w:rsidR="005F1F37" w:rsidRPr="000665B4" w:rsidRDefault="005F1F37" w:rsidP="00174533">
      <w:pPr>
        <w:pStyle w:val="ad"/>
        <w:outlineLvl w:val="2"/>
        <w:rPr>
          <w:rFonts w:hAnsi="宋体" w:cs="宋体"/>
          <w:b/>
        </w:rPr>
      </w:pPr>
      <w:bookmarkStart w:id="378" w:name="_Toc524383278"/>
      <w:r w:rsidRPr="000665B4">
        <w:rPr>
          <w:rFonts w:hAnsi="宋体" w:cs="宋体" w:hint="eastAsia"/>
          <w:b/>
        </w:rPr>
        <w:t>9.3 上下界最小流(邻接阵)</w:t>
      </w:r>
      <w:bookmarkEnd w:id="378"/>
    </w:p>
    <w:p w:rsidR="005F1F37" w:rsidRPr="000665B4" w:rsidRDefault="005F1F37" w:rsidP="005F1F37">
      <w:pPr>
        <w:pStyle w:val="ad"/>
        <w:rPr>
          <w:rFonts w:hAnsi="宋体" w:cs="宋体"/>
        </w:rPr>
      </w:pPr>
      <w:r w:rsidRPr="000665B4">
        <w:rPr>
          <w:rFonts w:hAnsi="宋体" w:cs="宋体" w:hint="eastAsia"/>
        </w:rPr>
        <w:t>//求上下界网络最小流,邻接阵形式</w:t>
      </w:r>
    </w:p>
    <w:p w:rsidR="005F1F37" w:rsidRPr="000665B4" w:rsidRDefault="005F1F37" w:rsidP="005F1F37">
      <w:pPr>
        <w:pStyle w:val="ad"/>
        <w:rPr>
          <w:rFonts w:hAnsi="宋体" w:cs="宋体"/>
        </w:rPr>
      </w:pPr>
      <w:r w:rsidRPr="000665B4">
        <w:rPr>
          <w:rFonts w:hAnsi="宋体" w:cs="宋体" w:hint="eastAsia"/>
        </w:rPr>
        <w:t>//返回最大流量,-1表示无可行流,flow返回每条边的流量</w:t>
      </w:r>
    </w:p>
    <w:p w:rsidR="005F1F37" w:rsidRPr="000665B4" w:rsidRDefault="005F1F37" w:rsidP="005F1F37">
      <w:pPr>
        <w:pStyle w:val="ad"/>
        <w:rPr>
          <w:rFonts w:hAnsi="宋体" w:cs="宋体"/>
        </w:rPr>
      </w:pPr>
      <w:r w:rsidRPr="000665B4">
        <w:rPr>
          <w:rFonts w:hAnsi="宋体" w:cs="宋体" w:hint="eastAsia"/>
        </w:rPr>
        <w:t>//传入网络节点数n,容量mat,流量下界bf,源点source,汇点sink</w:t>
      </w:r>
    </w:p>
    <w:p w:rsidR="005F1F37" w:rsidRPr="000665B4" w:rsidRDefault="005F1F37" w:rsidP="005F1F37">
      <w:pPr>
        <w:pStyle w:val="ad"/>
        <w:rPr>
          <w:rFonts w:hAnsi="宋体" w:cs="宋体"/>
        </w:rPr>
      </w:pPr>
      <w:r w:rsidRPr="000665B4">
        <w:rPr>
          <w:rFonts w:hAnsi="宋体" w:cs="宋体" w:hint="eastAsia"/>
        </w:rPr>
        <w:lastRenderedPageBreak/>
        <w:t>//MAXN应比最大结点数多2,无可行流返回-1时mat未复原!</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int limit_min_flow(int n,int mat[][MAXN],int bf[][MAXN],int source,int sink,int flow[][MAXN]){</w:t>
      </w:r>
    </w:p>
    <w:p w:rsidR="005F1F37" w:rsidRPr="000665B4" w:rsidRDefault="005F1F37" w:rsidP="005F1F37">
      <w:pPr>
        <w:pStyle w:val="ad"/>
        <w:rPr>
          <w:rFonts w:hAnsi="宋体" w:cs="宋体"/>
        </w:rPr>
      </w:pPr>
      <w:r w:rsidRPr="000665B4">
        <w:rPr>
          <w:rFonts w:hAnsi="宋体" w:cs="宋体" w:hint="eastAsia"/>
        </w:rPr>
        <w:t xml:space="preserve">       int i,j,sk,ks;</w:t>
      </w:r>
    </w:p>
    <w:p w:rsidR="005F1F37" w:rsidRPr="000665B4" w:rsidRDefault="005F1F37" w:rsidP="005F1F37">
      <w:pPr>
        <w:pStyle w:val="ad"/>
        <w:rPr>
          <w:rFonts w:hAnsi="宋体" w:cs="宋体"/>
        </w:rPr>
      </w:pPr>
      <w:r w:rsidRPr="000665B4">
        <w:rPr>
          <w:rFonts w:hAnsi="宋体" w:cs="宋体" w:hint="eastAsia"/>
        </w:rPr>
        <w:t xml:space="preserve">       if (source==sink) return inf;</w:t>
      </w:r>
    </w:p>
    <w:p w:rsidR="005F1F37" w:rsidRPr="000665B4" w:rsidRDefault="005F1F37" w:rsidP="005F1F37">
      <w:pPr>
        <w:pStyle w:val="ad"/>
        <w:rPr>
          <w:rFonts w:hAnsi="宋体" w:cs="宋体"/>
          <w:lang w:val="pt-BR"/>
        </w:rPr>
      </w:pPr>
      <w:r w:rsidRPr="000665B4">
        <w:rPr>
          <w:rFonts w:hAnsi="宋体" w:cs="宋体" w:hint="eastAsia"/>
          <w:lang w:val="pt-BR"/>
        </w:rPr>
        <w:t xml:space="preserve">       for (mat[n][n+1]=mat[n+1][n]=mat[n][n]=mat[n+1][n+1]=i=0;i&lt;n;i++)</w:t>
      </w:r>
    </w:p>
    <w:p w:rsidR="005F1F37" w:rsidRPr="000665B4" w:rsidRDefault="005F1F37" w:rsidP="005F1F37">
      <w:pPr>
        <w:pStyle w:val="ad"/>
        <w:rPr>
          <w:rFonts w:hAnsi="宋体" w:cs="宋体"/>
          <w:lang w:val="pt-BR"/>
        </w:rPr>
      </w:pPr>
      <w:r w:rsidRPr="000665B4">
        <w:rPr>
          <w:rFonts w:hAnsi="宋体" w:cs="宋体" w:hint="eastAsia"/>
          <w:lang w:val="pt-BR"/>
        </w:rPr>
        <w:t xml:space="preserve">              for (mat[n][i]=mat[i][n]=mat[n+1][i]=mat[i][n+1]=j=0;j&lt;n;j++)</w:t>
      </w:r>
    </w:p>
    <w:p w:rsidR="005F1F37" w:rsidRPr="000665B4" w:rsidRDefault="005F1F37" w:rsidP="005F1F37">
      <w:pPr>
        <w:pStyle w:val="ad"/>
        <w:rPr>
          <w:rFonts w:hAnsi="宋体" w:cs="宋体"/>
        </w:rPr>
      </w:pPr>
      <w:r w:rsidRPr="000665B4">
        <w:rPr>
          <w:rFonts w:hAnsi="宋体" w:cs="宋体" w:hint="eastAsia"/>
        </w:rPr>
        <w:t xml:space="preserve">                     mat[i][j]-=bf[i][j],mat[n][i]+=bf[j][i],mat[i][n+1]+=bf[i][j];</w:t>
      </w:r>
    </w:p>
    <w:p w:rsidR="005F1F37" w:rsidRPr="000665B4" w:rsidRDefault="005F1F37" w:rsidP="005F1F37">
      <w:pPr>
        <w:pStyle w:val="ad"/>
        <w:rPr>
          <w:rFonts w:hAnsi="宋体" w:cs="宋体"/>
        </w:rPr>
      </w:pPr>
      <w:r w:rsidRPr="000665B4">
        <w:rPr>
          <w:rFonts w:hAnsi="宋体" w:cs="宋体" w:hint="eastAsia"/>
        </w:rPr>
        <w:t xml:space="preserve">       sk=mat[source][sink],ks=mat[sink][source],mat[source][sink]=mat[sink][source]=inf;</w:t>
      </w:r>
    </w:p>
    <w:p w:rsidR="005F1F37" w:rsidRPr="000665B4" w:rsidRDefault="005F1F37" w:rsidP="005F1F37">
      <w:pPr>
        <w:pStyle w:val="ad"/>
        <w:rPr>
          <w:rFonts w:hAnsi="宋体" w:cs="宋体"/>
        </w:rPr>
      </w:pPr>
      <w:r w:rsidRPr="000665B4">
        <w:rPr>
          <w:rFonts w:hAnsi="宋体" w:cs="宋体" w:hint="eastAsia"/>
        </w:rPr>
        <w:t xml:space="preserve">       for (i=0;i&lt;n+2;i++)</w:t>
      </w:r>
    </w:p>
    <w:p w:rsidR="005F1F37" w:rsidRPr="000665B4" w:rsidRDefault="005F1F37" w:rsidP="005F1F37">
      <w:pPr>
        <w:pStyle w:val="ad"/>
        <w:rPr>
          <w:rFonts w:hAnsi="宋体" w:cs="宋体"/>
        </w:rPr>
      </w:pPr>
      <w:r w:rsidRPr="000665B4">
        <w:rPr>
          <w:rFonts w:hAnsi="宋体" w:cs="宋体" w:hint="eastAsia"/>
        </w:rPr>
        <w:t xml:space="preserve">              for (j=0;j&lt;n+2;flow[i][j++]=0);</w:t>
      </w:r>
    </w:p>
    <w:p w:rsidR="005F1F37" w:rsidRPr="000665B4" w:rsidRDefault="005F1F37" w:rsidP="005F1F37">
      <w:pPr>
        <w:pStyle w:val="ad"/>
        <w:rPr>
          <w:rFonts w:hAnsi="宋体" w:cs="宋体"/>
        </w:rPr>
      </w:pPr>
      <w:r w:rsidRPr="000665B4">
        <w:rPr>
          <w:rFonts w:hAnsi="宋体" w:cs="宋体" w:hint="eastAsia"/>
        </w:rPr>
        <w:t xml:space="preserve">       _max_flow(n+2,mat,n,n+1,flow);</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(flow[n][i]&lt;mat[n][i]) return -1;</w:t>
      </w:r>
    </w:p>
    <w:p w:rsidR="005F1F37" w:rsidRPr="000665B4" w:rsidRDefault="005F1F37" w:rsidP="005F1F37">
      <w:pPr>
        <w:pStyle w:val="ad"/>
        <w:rPr>
          <w:rFonts w:hAnsi="宋体" w:cs="宋体"/>
        </w:rPr>
      </w:pPr>
      <w:r w:rsidRPr="000665B4">
        <w:rPr>
          <w:rFonts w:hAnsi="宋体" w:cs="宋体" w:hint="eastAsia"/>
        </w:rPr>
        <w:t xml:space="preserve">       flow[source][sink]=flow[sink][source]=0,mat[source][sink]=sk,mat[sink][source]=ks;</w:t>
      </w:r>
    </w:p>
    <w:p w:rsidR="005F1F37" w:rsidRPr="000665B4" w:rsidRDefault="005F1F37" w:rsidP="005F1F37">
      <w:pPr>
        <w:pStyle w:val="ad"/>
        <w:rPr>
          <w:rFonts w:hAnsi="宋体" w:cs="宋体"/>
        </w:rPr>
      </w:pPr>
      <w:r w:rsidRPr="000665B4">
        <w:rPr>
          <w:rFonts w:hAnsi="宋体" w:cs="宋体" w:hint="eastAsia"/>
        </w:rPr>
        <w:t xml:space="preserve">       _max_flow(n,mat,sink,source,flow);</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mat[i][j]+=bf[i][j],flow[i][j]+=bf[i][j];</w:t>
      </w:r>
    </w:p>
    <w:p w:rsidR="005F1F37" w:rsidRPr="000665B4" w:rsidRDefault="005F1F37" w:rsidP="005F1F37">
      <w:pPr>
        <w:pStyle w:val="ad"/>
        <w:rPr>
          <w:rFonts w:hAnsi="宋体" w:cs="宋体"/>
        </w:rPr>
      </w:pPr>
      <w:r w:rsidRPr="000665B4">
        <w:rPr>
          <w:rFonts w:hAnsi="宋体" w:cs="宋体" w:hint="eastAsia"/>
        </w:rPr>
        <w:t xml:space="preserve">       for (j=i=0;i&lt;n;j+=flow[source][i++]);</w:t>
      </w:r>
    </w:p>
    <w:p w:rsidR="005F1F37" w:rsidRPr="000665B4" w:rsidRDefault="005F1F37" w:rsidP="005F1F37">
      <w:pPr>
        <w:pStyle w:val="ad"/>
        <w:rPr>
          <w:rFonts w:hAnsi="宋体" w:cs="宋体"/>
        </w:rPr>
      </w:pPr>
      <w:r w:rsidRPr="000665B4">
        <w:rPr>
          <w:rFonts w:hAnsi="宋体" w:cs="宋体" w:hint="eastAsia"/>
        </w:rPr>
        <w:t xml:space="preserve">       return j;</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2"/>
        <w:rPr>
          <w:rFonts w:hAnsi="宋体" w:cs="宋体"/>
          <w:b/>
        </w:rPr>
      </w:pPr>
      <w:bookmarkStart w:id="379" w:name="_Toc524383279"/>
      <w:r w:rsidRPr="000665B4">
        <w:rPr>
          <w:rFonts w:hAnsi="宋体" w:cs="宋体" w:hint="eastAsia"/>
          <w:b/>
        </w:rPr>
        <w:t>9.4 最大流无流量(邻接阵)</w:t>
      </w:r>
      <w:bookmarkEnd w:id="379"/>
    </w:p>
    <w:p w:rsidR="005F1F37" w:rsidRPr="000665B4" w:rsidRDefault="005F1F37" w:rsidP="005F1F37">
      <w:pPr>
        <w:pStyle w:val="ad"/>
        <w:rPr>
          <w:rFonts w:hAnsi="宋体" w:cs="宋体"/>
        </w:rPr>
      </w:pPr>
      <w:r w:rsidRPr="000665B4">
        <w:rPr>
          <w:rFonts w:hAnsi="宋体" w:cs="宋体" w:hint="eastAsia"/>
        </w:rPr>
        <w:t>//求网络最大流,邻接阵形式</w:t>
      </w:r>
    </w:p>
    <w:p w:rsidR="005F1F37" w:rsidRPr="000665B4" w:rsidRDefault="005F1F37" w:rsidP="005F1F37">
      <w:pPr>
        <w:pStyle w:val="ad"/>
        <w:rPr>
          <w:rFonts w:hAnsi="宋体" w:cs="宋体"/>
        </w:rPr>
      </w:pPr>
      <w:r w:rsidRPr="000665B4">
        <w:rPr>
          <w:rFonts w:hAnsi="宋体" w:cs="宋体" w:hint="eastAsia"/>
        </w:rPr>
        <w:t>//返回最大流量</w:t>
      </w:r>
    </w:p>
    <w:p w:rsidR="005F1F37" w:rsidRPr="000665B4" w:rsidRDefault="005F1F37" w:rsidP="005F1F37">
      <w:pPr>
        <w:pStyle w:val="ad"/>
        <w:rPr>
          <w:rFonts w:hAnsi="宋体" w:cs="宋体"/>
        </w:rPr>
      </w:pPr>
      <w:r w:rsidRPr="000665B4">
        <w:rPr>
          <w:rFonts w:hAnsi="宋体" w:cs="宋体" w:hint="eastAsia"/>
        </w:rPr>
        <w:t>//传入网络节点数n,容量mat,源点source,汇点sink</w:t>
      </w:r>
    </w:p>
    <w:p w:rsidR="005F1F37" w:rsidRPr="000665B4" w:rsidRDefault="005F1F37" w:rsidP="005F1F37">
      <w:pPr>
        <w:pStyle w:val="ad"/>
        <w:rPr>
          <w:rFonts w:hAnsi="宋体" w:cs="宋体"/>
        </w:rPr>
      </w:pPr>
      <w:r w:rsidRPr="000665B4">
        <w:rPr>
          <w:rFonts w:hAnsi="宋体" w:cs="宋体" w:hint="eastAsia"/>
        </w:rPr>
        <w:t>//注意mat矩阵被修改</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int max_flow(int n,int mat[][MAXN],int source,int sink){</w:t>
      </w:r>
    </w:p>
    <w:p w:rsidR="005F1F37" w:rsidRPr="000665B4" w:rsidRDefault="005F1F37" w:rsidP="005F1F37">
      <w:pPr>
        <w:pStyle w:val="ad"/>
        <w:rPr>
          <w:rFonts w:hAnsi="宋体" w:cs="宋体"/>
        </w:rPr>
      </w:pPr>
      <w:r w:rsidRPr="000665B4">
        <w:rPr>
          <w:rFonts w:hAnsi="宋体" w:cs="宋体" w:hint="eastAsia"/>
        </w:rPr>
        <w:t xml:space="preserve">       int v[MAXN],c[MAXN],p[MAXN],ret=0,i,j;</w:t>
      </w:r>
    </w:p>
    <w:p w:rsidR="005F1F37" w:rsidRPr="000665B4" w:rsidRDefault="005F1F37" w:rsidP="005F1F37">
      <w:pPr>
        <w:pStyle w:val="ad"/>
        <w:rPr>
          <w:rFonts w:hAnsi="宋体" w:cs="宋体"/>
        </w:rPr>
      </w:pPr>
      <w:r w:rsidRPr="000665B4">
        <w:rPr>
          <w:rFonts w:hAnsi="宋体" w:cs="宋体" w:hint="eastAsia"/>
        </w:rPr>
        <w:t xml:space="preserve">       for (;;){</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v[i]=c[i]=0;</w:t>
      </w:r>
    </w:p>
    <w:p w:rsidR="005F1F37" w:rsidRPr="000665B4" w:rsidRDefault="005F1F37" w:rsidP="005F1F37">
      <w:pPr>
        <w:pStyle w:val="ad"/>
        <w:rPr>
          <w:rFonts w:hAnsi="宋体" w:cs="宋体"/>
        </w:rPr>
      </w:pPr>
      <w:r w:rsidRPr="000665B4">
        <w:rPr>
          <w:rFonts w:hAnsi="宋体" w:cs="宋体" w:hint="eastAsia"/>
        </w:rPr>
        <w:t xml:space="preserve">              for (c[source]=inf;;){</w:t>
      </w:r>
    </w:p>
    <w:p w:rsidR="005F1F37" w:rsidRPr="000665B4" w:rsidRDefault="005F1F37" w:rsidP="005F1F37">
      <w:pPr>
        <w:pStyle w:val="ad"/>
        <w:rPr>
          <w:rFonts w:hAnsi="宋体" w:cs="宋体"/>
        </w:rPr>
      </w:pPr>
      <w:r w:rsidRPr="000665B4">
        <w:rPr>
          <w:rFonts w:hAnsi="宋体" w:cs="宋体" w:hint="eastAsia"/>
        </w:rPr>
        <w:t xml:space="preserve">                    for (j=-1,i=0;i&lt;n;i++)</w:t>
      </w:r>
    </w:p>
    <w:p w:rsidR="005F1F37" w:rsidRPr="000665B4" w:rsidRDefault="005F1F37" w:rsidP="005F1F37">
      <w:pPr>
        <w:pStyle w:val="ad"/>
        <w:rPr>
          <w:rFonts w:hAnsi="宋体" w:cs="宋体"/>
        </w:rPr>
      </w:pPr>
      <w:r w:rsidRPr="000665B4">
        <w:rPr>
          <w:rFonts w:hAnsi="宋体" w:cs="宋体" w:hint="eastAsia"/>
        </w:rPr>
        <w:lastRenderedPageBreak/>
        <w:t xml:space="preserve">                            if (!v[i]&amp;&amp;c[i]&amp;&amp;(j==-1||c[i]&gt;c[j]))</w:t>
      </w:r>
    </w:p>
    <w:p w:rsidR="005F1F37" w:rsidRPr="000665B4" w:rsidRDefault="005F1F37" w:rsidP="005F1F37">
      <w:pPr>
        <w:pStyle w:val="ad"/>
        <w:rPr>
          <w:rFonts w:hAnsi="宋体" w:cs="宋体"/>
        </w:rPr>
      </w:pPr>
      <w:r w:rsidRPr="000665B4">
        <w:rPr>
          <w:rFonts w:hAnsi="宋体" w:cs="宋体" w:hint="eastAsia"/>
        </w:rPr>
        <w:t xml:space="preserve">                                   j=i;</w:t>
      </w:r>
    </w:p>
    <w:p w:rsidR="005F1F37" w:rsidRPr="000665B4" w:rsidRDefault="005F1F37" w:rsidP="005F1F37">
      <w:pPr>
        <w:pStyle w:val="ad"/>
        <w:rPr>
          <w:rFonts w:hAnsi="宋体" w:cs="宋体"/>
        </w:rPr>
      </w:pPr>
      <w:r w:rsidRPr="000665B4">
        <w:rPr>
          <w:rFonts w:hAnsi="宋体" w:cs="宋体" w:hint="eastAsia"/>
        </w:rPr>
        <w:t xml:space="preserve">                     if (j&lt;0) return ret;</w:t>
      </w:r>
    </w:p>
    <w:p w:rsidR="005F1F37" w:rsidRPr="000665B4" w:rsidRDefault="005F1F37" w:rsidP="005F1F37">
      <w:pPr>
        <w:pStyle w:val="ad"/>
        <w:rPr>
          <w:rFonts w:hAnsi="宋体" w:cs="宋体"/>
        </w:rPr>
      </w:pPr>
      <w:r w:rsidRPr="000665B4">
        <w:rPr>
          <w:rFonts w:hAnsi="宋体" w:cs="宋体" w:hint="eastAsia"/>
        </w:rPr>
        <w:t xml:space="preserve">                     if (j==sink) break;</w:t>
      </w:r>
    </w:p>
    <w:p w:rsidR="005F1F37" w:rsidRPr="000665B4" w:rsidRDefault="005F1F37" w:rsidP="005F1F37">
      <w:pPr>
        <w:pStyle w:val="ad"/>
        <w:rPr>
          <w:rFonts w:hAnsi="宋体" w:cs="宋体"/>
        </w:rPr>
      </w:pPr>
      <w:r w:rsidRPr="000665B4">
        <w:rPr>
          <w:rFonts w:hAnsi="宋体" w:cs="宋体" w:hint="eastAsia"/>
        </w:rPr>
        <w:t xml:space="preserve">                     for (v[j]=1,i=0;i&lt;n;i++)</w:t>
      </w:r>
    </w:p>
    <w:p w:rsidR="005F1F37" w:rsidRPr="000665B4" w:rsidRDefault="005F1F37" w:rsidP="005F1F37">
      <w:pPr>
        <w:pStyle w:val="ad"/>
        <w:rPr>
          <w:rFonts w:hAnsi="宋体" w:cs="宋体"/>
        </w:rPr>
      </w:pPr>
      <w:r w:rsidRPr="000665B4">
        <w:rPr>
          <w:rFonts w:hAnsi="宋体" w:cs="宋体" w:hint="eastAsia"/>
        </w:rPr>
        <w:t xml:space="preserve">                            if (mat[j][i]&gt;c[i]&amp;&amp;c[j]&gt;c[i])</w:t>
      </w:r>
    </w:p>
    <w:p w:rsidR="005F1F37" w:rsidRPr="000665B4" w:rsidRDefault="005F1F37" w:rsidP="005F1F37">
      <w:pPr>
        <w:pStyle w:val="ad"/>
        <w:rPr>
          <w:rFonts w:hAnsi="宋体" w:cs="宋体"/>
        </w:rPr>
      </w:pPr>
      <w:r w:rsidRPr="000665B4">
        <w:rPr>
          <w:rFonts w:hAnsi="宋体" w:cs="宋体" w:hint="eastAsia"/>
        </w:rPr>
        <w:t xml:space="preserve">                                   c[i]=mat[j][i]&lt;c[j]?mat[j][i]:c[j],p[i]=j;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(ret+=j=c[i=sink];i!=source;i=p[i])</w:t>
      </w:r>
    </w:p>
    <w:p w:rsidR="005F1F37" w:rsidRPr="000665B4" w:rsidRDefault="005F1F37" w:rsidP="005F1F37">
      <w:pPr>
        <w:pStyle w:val="ad"/>
        <w:rPr>
          <w:rFonts w:hAnsi="宋体" w:cs="宋体"/>
        </w:rPr>
      </w:pPr>
      <w:r w:rsidRPr="000665B4">
        <w:rPr>
          <w:rFonts w:hAnsi="宋体" w:cs="宋体" w:hint="eastAsia"/>
        </w:rPr>
        <w:t xml:space="preserve">                     mat[p[i]][i]-=j,mat[i][p[i]]+=j;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2"/>
        <w:rPr>
          <w:rFonts w:hAnsi="宋体" w:cs="宋体"/>
          <w:b/>
        </w:rPr>
      </w:pPr>
      <w:bookmarkStart w:id="380" w:name="_Toc524383280"/>
      <w:r w:rsidRPr="000665B4">
        <w:rPr>
          <w:rFonts w:hAnsi="宋体" w:cs="宋体" w:hint="eastAsia"/>
          <w:b/>
        </w:rPr>
        <w:t>9.5 最小费用最大流(邻接阵)</w:t>
      </w:r>
      <w:bookmarkEnd w:id="380"/>
    </w:p>
    <w:p w:rsidR="005F1F37" w:rsidRPr="000665B4" w:rsidRDefault="005F1F37" w:rsidP="005F1F37">
      <w:pPr>
        <w:pStyle w:val="ad"/>
        <w:rPr>
          <w:rFonts w:hAnsi="宋体" w:cs="宋体"/>
        </w:rPr>
      </w:pPr>
      <w:r w:rsidRPr="000665B4">
        <w:rPr>
          <w:rFonts w:hAnsi="宋体" w:cs="宋体" w:hint="eastAsia"/>
        </w:rPr>
        <w:t>//求网络最小费用最大流,邻接阵形式</w:t>
      </w:r>
    </w:p>
    <w:p w:rsidR="005F1F37" w:rsidRPr="000665B4" w:rsidRDefault="005F1F37" w:rsidP="005F1F37">
      <w:pPr>
        <w:pStyle w:val="ad"/>
        <w:rPr>
          <w:rFonts w:hAnsi="宋体" w:cs="宋体"/>
        </w:rPr>
      </w:pPr>
      <w:r w:rsidRPr="000665B4">
        <w:rPr>
          <w:rFonts w:hAnsi="宋体" w:cs="宋体" w:hint="eastAsia"/>
        </w:rPr>
        <w:t>//返回最大流量,flow返回每条边的流量,netcost返回总费用</w:t>
      </w:r>
    </w:p>
    <w:p w:rsidR="005F1F37" w:rsidRPr="000665B4" w:rsidRDefault="005F1F37" w:rsidP="005F1F37">
      <w:pPr>
        <w:pStyle w:val="ad"/>
        <w:rPr>
          <w:rFonts w:hAnsi="宋体" w:cs="宋体"/>
        </w:rPr>
      </w:pPr>
      <w:r w:rsidRPr="000665B4">
        <w:rPr>
          <w:rFonts w:hAnsi="宋体" w:cs="宋体" w:hint="eastAsia"/>
        </w:rPr>
        <w:t>//传入网络节点数n,容量mat,单位费用cost,源点source,汇点sink</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int min_cost_max_flow(int n,int mat[][MAXN],int cost[][MAXN],int source,int sink,int flow[][MAXN],int&amp; netcost){</w:t>
      </w:r>
    </w:p>
    <w:p w:rsidR="005F1F37" w:rsidRPr="000665B4" w:rsidRDefault="005F1F37" w:rsidP="005F1F37">
      <w:pPr>
        <w:pStyle w:val="ad"/>
        <w:rPr>
          <w:rFonts w:hAnsi="宋体" w:cs="宋体"/>
        </w:rPr>
      </w:pPr>
      <w:r w:rsidRPr="000665B4">
        <w:rPr>
          <w:rFonts w:hAnsi="宋体" w:cs="宋体" w:hint="eastAsia"/>
        </w:rPr>
        <w:t xml:space="preserve">       int pre[MAXN],min[MAXN],d[MAXN],i,j,t,tag;</w:t>
      </w:r>
    </w:p>
    <w:p w:rsidR="005F1F37" w:rsidRPr="000665B4" w:rsidRDefault="005F1F37" w:rsidP="005F1F37">
      <w:pPr>
        <w:pStyle w:val="ad"/>
        <w:rPr>
          <w:rFonts w:hAnsi="宋体" w:cs="宋体"/>
        </w:rPr>
      </w:pPr>
      <w:r w:rsidRPr="000665B4">
        <w:rPr>
          <w:rFonts w:hAnsi="宋体" w:cs="宋体" w:hint="eastAsia"/>
        </w:rPr>
        <w:t xml:space="preserve">       if (source==sink) return inf;</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(j=0;j&lt;n;flow[i][j++]=0);</w:t>
      </w:r>
    </w:p>
    <w:p w:rsidR="005F1F37" w:rsidRPr="000665B4" w:rsidRDefault="005F1F37" w:rsidP="005F1F37">
      <w:pPr>
        <w:pStyle w:val="ad"/>
        <w:rPr>
          <w:rFonts w:hAnsi="宋体" w:cs="宋体"/>
        </w:rPr>
      </w:pPr>
      <w:r w:rsidRPr="000665B4">
        <w:rPr>
          <w:rFonts w:hAnsi="宋体" w:cs="宋体" w:hint="eastAsia"/>
        </w:rPr>
        <w:t xml:space="preserve">       for (netcost=0;;){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pre[i]=0,min[i]=inf;</w:t>
      </w:r>
    </w:p>
    <w:p w:rsidR="005F1F37" w:rsidRPr="000665B4" w:rsidRDefault="005F1F37" w:rsidP="005F1F37">
      <w:pPr>
        <w:pStyle w:val="ad"/>
        <w:rPr>
          <w:rFonts w:hAnsi="宋体" w:cs="宋体"/>
        </w:rPr>
      </w:pPr>
      <w:r w:rsidRPr="000665B4">
        <w:rPr>
          <w:rFonts w:hAnsi="宋体" w:cs="宋体" w:hint="eastAsia"/>
        </w:rPr>
        <w:t xml:space="preserve">              for (pre[source]=source+1,min[source]=0,d[source]=inf,tag=1;tag;)</w:t>
      </w:r>
    </w:p>
    <w:p w:rsidR="005F1F37" w:rsidRPr="000665B4" w:rsidRDefault="005F1F37" w:rsidP="005F1F37">
      <w:pPr>
        <w:pStyle w:val="ad"/>
        <w:rPr>
          <w:rFonts w:hAnsi="宋体" w:cs="宋体"/>
        </w:rPr>
      </w:pPr>
      <w:r w:rsidRPr="000665B4">
        <w:rPr>
          <w:rFonts w:hAnsi="宋体" w:cs="宋体" w:hint="eastAsia"/>
        </w:rPr>
        <w:t xml:space="preserve">                     for (tag=t=0;t&lt;n;t++)</w:t>
      </w:r>
    </w:p>
    <w:p w:rsidR="005F1F37" w:rsidRPr="000665B4" w:rsidRDefault="005F1F37" w:rsidP="005F1F37">
      <w:pPr>
        <w:pStyle w:val="ad"/>
        <w:rPr>
          <w:rFonts w:hAnsi="宋体" w:cs="宋体"/>
        </w:rPr>
      </w:pPr>
      <w:r w:rsidRPr="000665B4">
        <w:rPr>
          <w:rFonts w:hAnsi="宋体" w:cs="宋体" w:hint="eastAsia"/>
        </w:rPr>
        <w:t xml:space="preserve">                            if (d[t])</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(j=mat[t][i]-flow[t][i]&amp;&amp;min[t]+cost[t][i]&lt;min[i])</w:t>
      </w:r>
    </w:p>
    <w:p w:rsidR="005F1F37" w:rsidRPr="000665B4" w:rsidRDefault="005F1F37" w:rsidP="005F1F37">
      <w:pPr>
        <w:pStyle w:val="ad"/>
        <w:rPr>
          <w:rFonts w:hAnsi="宋体" w:cs="宋体"/>
        </w:rPr>
      </w:pPr>
      <w:r w:rsidRPr="000665B4">
        <w:rPr>
          <w:rFonts w:hAnsi="宋体" w:cs="宋体" w:hint="eastAsia"/>
        </w:rPr>
        <w:t xml:space="preserve">                                 tag=1,min[i]=min[t]+cost[t][i],pre[i]=t+1,d[i]=d[t]&lt;j?d[t]:j;</w:t>
      </w:r>
    </w:p>
    <w:p w:rsidR="005F1F37" w:rsidRPr="000665B4" w:rsidRDefault="005F1F37" w:rsidP="005F1F37">
      <w:pPr>
        <w:pStyle w:val="ad"/>
        <w:rPr>
          <w:rFonts w:hAnsi="宋体" w:cs="宋体"/>
        </w:rPr>
      </w:pPr>
      <w:r w:rsidRPr="000665B4">
        <w:rPr>
          <w:rFonts w:hAnsi="宋体" w:cs="宋体" w:hint="eastAsia"/>
        </w:rPr>
        <w:t xml:space="preserve">                                          else if (j=flow[i][t]&amp;&amp;min[t]&lt;inf&amp;&amp;min[t]-cost[i][t]&lt;min[i])</w:t>
      </w:r>
    </w:p>
    <w:p w:rsidR="005F1F37" w:rsidRPr="000665B4" w:rsidRDefault="005F1F37" w:rsidP="005F1F37">
      <w:pPr>
        <w:pStyle w:val="ad"/>
        <w:rPr>
          <w:rFonts w:hAnsi="宋体" w:cs="宋体"/>
        </w:rPr>
      </w:pPr>
      <w:r w:rsidRPr="000665B4">
        <w:rPr>
          <w:rFonts w:hAnsi="宋体" w:cs="宋体" w:hint="eastAsia"/>
        </w:rPr>
        <w:t xml:space="preserve">                                                 tag=1,min[i]=min[t]-cost[i][t],pre[i]=-t-1,d[i]=d[t]&lt;j?d[t]:j;</w:t>
      </w:r>
    </w:p>
    <w:p w:rsidR="005F1F37" w:rsidRPr="000665B4" w:rsidRDefault="005F1F37" w:rsidP="005F1F37">
      <w:pPr>
        <w:pStyle w:val="ad"/>
        <w:rPr>
          <w:rFonts w:hAnsi="宋体" w:cs="宋体"/>
        </w:rPr>
      </w:pPr>
      <w:r w:rsidRPr="000665B4">
        <w:rPr>
          <w:rFonts w:hAnsi="宋体" w:cs="宋体" w:hint="eastAsia"/>
        </w:rPr>
        <w:t xml:space="preserve">              if (!pre[sink])  break;</w:t>
      </w:r>
    </w:p>
    <w:p w:rsidR="005F1F37" w:rsidRPr="000665B4" w:rsidRDefault="005F1F37" w:rsidP="005F1F37">
      <w:pPr>
        <w:pStyle w:val="ad"/>
        <w:rPr>
          <w:rFonts w:hAnsi="宋体" w:cs="宋体"/>
        </w:rPr>
      </w:pPr>
      <w:r w:rsidRPr="000665B4">
        <w:rPr>
          <w:rFonts w:hAnsi="宋体" w:cs="宋体" w:hint="eastAsia"/>
        </w:rPr>
        <w:t xml:space="preserve">              for (netcost+=min[sink]*d[i=sink];i!=source;)</w:t>
      </w:r>
    </w:p>
    <w:p w:rsidR="005F1F37" w:rsidRPr="000665B4" w:rsidRDefault="005F1F37" w:rsidP="005F1F37">
      <w:pPr>
        <w:pStyle w:val="ad"/>
        <w:rPr>
          <w:rFonts w:hAnsi="宋体" w:cs="宋体"/>
        </w:rPr>
      </w:pPr>
      <w:r w:rsidRPr="000665B4">
        <w:rPr>
          <w:rFonts w:hAnsi="宋体" w:cs="宋体" w:hint="eastAsia"/>
        </w:rPr>
        <w:t xml:space="preserve">                     if (pre[i]&gt;0)</w:t>
      </w:r>
    </w:p>
    <w:p w:rsidR="005F1F37" w:rsidRPr="000665B4" w:rsidRDefault="005F1F37" w:rsidP="005F1F37">
      <w:pPr>
        <w:pStyle w:val="ad"/>
        <w:rPr>
          <w:rFonts w:hAnsi="宋体" w:cs="宋体"/>
        </w:rPr>
      </w:pPr>
      <w:r w:rsidRPr="000665B4">
        <w:rPr>
          <w:rFonts w:hAnsi="宋体" w:cs="宋体" w:hint="eastAsia"/>
        </w:rPr>
        <w:t xml:space="preserve">                            flow[pre[i]-1][i]+=d[sink],i=pre[i]-1;</w:t>
      </w:r>
    </w:p>
    <w:p w:rsidR="005F1F37" w:rsidRPr="000665B4" w:rsidRDefault="005F1F37" w:rsidP="005F1F37">
      <w:pPr>
        <w:pStyle w:val="ad"/>
        <w:rPr>
          <w:rFonts w:hAnsi="宋体" w:cs="宋体"/>
        </w:rPr>
      </w:pPr>
      <w:r w:rsidRPr="000665B4">
        <w:rPr>
          <w:rFonts w:hAnsi="宋体" w:cs="宋体" w:hint="eastAsia"/>
        </w:rPr>
        <w:lastRenderedPageBreak/>
        <w:t xml:space="preserve">                     else</w:t>
      </w:r>
    </w:p>
    <w:p w:rsidR="005F1F37" w:rsidRPr="000665B4" w:rsidRDefault="005F1F37" w:rsidP="005F1F37">
      <w:pPr>
        <w:pStyle w:val="ad"/>
        <w:rPr>
          <w:rFonts w:hAnsi="宋体" w:cs="宋体"/>
        </w:rPr>
      </w:pPr>
      <w:r w:rsidRPr="000665B4">
        <w:rPr>
          <w:rFonts w:hAnsi="宋体" w:cs="宋体" w:hint="eastAsia"/>
        </w:rPr>
        <w:t xml:space="preserve">                            flow[i][-pre[i]-1]-=d[sink],i=-pre[i]-1;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(j=i=0;i&lt;n;j+=flow[source][i++]);</w:t>
      </w:r>
    </w:p>
    <w:p w:rsidR="005F1F37" w:rsidRPr="000665B4" w:rsidRDefault="005F1F37" w:rsidP="005F1F37">
      <w:pPr>
        <w:pStyle w:val="ad"/>
        <w:rPr>
          <w:rFonts w:hAnsi="宋体" w:cs="宋体"/>
        </w:rPr>
      </w:pPr>
      <w:r w:rsidRPr="000665B4">
        <w:rPr>
          <w:rFonts w:hAnsi="宋体" w:cs="宋体" w:hint="eastAsia"/>
        </w:rPr>
        <w:t xml:space="preserve">       return j;</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1"/>
        <w:rPr>
          <w:rFonts w:hAnsi="宋体" w:cs="宋体"/>
          <w:b/>
          <w:sz w:val="24"/>
          <w:szCs w:val="24"/>
        </w:rPr>
      </w:pPr>
      <w:bookmarkStart w:id="381" w:name="_Toc524383281"/>
      <w:r w:rsidRPr="000665B4">
        <w:rPr>
          <w:rFonts w:hAnsi="宋体" w:cs="宋体" w:hint="eastAsia"/>
          <w:b/>
          <w:sz w:val="24"/>
          <w:szCs w:val="24"/>
        </w:rPr>
        <w:t>10、     图论—应用</w:t>
      </w:r>
      <w:bookmarkEnd w:id="381"/>
    </w:p>
    <w:p w:rsidR="005F1F37" w:rsidRPr="000665B4" w:rsidRDefault="005F1F37" w:rsidP="00174533">
      <w:pPr>
        <w:pStyle w:val="ad"/>
        <w:outlineLvl w:val="2"/>
        <w:rPr>
          <w:rFonts w:hAnsi="宋体" w:cs="宋体"/>
          <w:b/>
        </w:rPr>
      </w:pPr>
      <w:bookmarkStart w:id="382" w:name="_Toc524383282"/>
      <w:r w:rsidRPr="000665B4">
        <w:rPr>
          <w:rFonts w:hAnsi="宋体" w:cs="宋体" w:hint="eastAsia"/>
          <w:b/>
        </w:rPr>
        <w:t>10.1 欧拉回路(邻接阵)</w:t>
      </w:r>
      <w:bookmarkEnd w:id="382"/>
    </w:p>
    <w:p w:rsidR="005F1F37" w:rsidRPr="000665B4" w:rsidRDefault="005F1F37" w:rsidP="005F1F37">
      <w:pPr>
        <w:pStyle w:val="ad"/>
        <w:rPr>
          <w:rFonts w:hAnsi="宋体" w:cs="宋体"/>
        </w:rPr>
      </w:pPr>
      <w:r w:rsidRPr="000665B4">
        <w:rPr>
          <w:rFonts w:hAnsi="宋体" w:cs="宋体" w:hint="eastAsia"/>
        </w:rPr>
        <w:t>//求欧拉回路或欧拉路,邻接阵形式,复杂度O(n^2)</w:t>
      </w:r>
    </w:p>
    <w:p w:rsidR="005F1F37" w:rsidRPr="000665B4" w:rsidRDefault="005F1F37" w:rsidP="005F1F37">
      <w:pPr>
        <w:pStyle w:val="ad"/>
        <w:rPr>
          <w:rFonts w:hAnsi="宋体" w:cs="宋体"/>
        </w:rPr>
      </w:pPr>
      <w:r w:rsidRPr="000665B4">
        <w:rPr>
          <w:rFonts w:hAnsi="宋体" w:cs="宋体" w:hint="eastAsia"/>
        </w:rPr>
        <w:t>//返回路径长度,path返回路径(有向图时得到的是反向路径)</w:t>
      </w:r>
    </w:p>
    <w:p w:rsidR="005F1F37" w:rsidRPr="000665B4" w:rsidRDefault="005F1F37" w:rsidP="005F1F37">
      <w:pPr>
        <w:pStyle w:val="ad"/>
        <w:rPr>
          <w:rFonts w:hAnsi="宋体" w:cs="宋体"/>
        </w:rPr>
      </w:pPr>
      <w:r w:rsidRPr="000665B4">
        <w:rPr>
          <w:rFonts w:hAnsi="宋体" w:cs="宋体" w:hint="eastAsia"/>
        </w:rPr>
        <w:t>//传入图的大小n和邻接阵mat,不相邻点边权0</w:t>
      </w:r>
    </w:p>
    <w:p w:rsidR="005F1F37" w:rsidRPr="000665B4" w:rsidRDefault="005F1F37" w:rsidP="005F1F37">
      <w:pPr>
        <w:pStyle w:val="ad"/>
        <w:rPr>
          <w:rFonts w:hAnsi="宋体" w:cs="宋体"/>
        </w:rPr>
      </w:pPr>
      <w:r w:rsidRPr="000665B4">
        <w:rPr>
          <w:rFonts w:hAnsi="宋体" w:cs="宋体" w:hint="eastAsia"/>
        </w:rPr>
        <w:t>//可以有自环与重边,分为无向图和有向图</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void find_path_u(int n,int mat[][MAXN],int now,int&amp; step,int* path){</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for (i=n-1;i&gt;=0;i--)</w:t>
      </w:r>
    </w:p>
    <w:p w:rsidR="005F1F37" w:rsidRPr="000665B4" w:rsidRDefault="005F1F37" w:rsidP="005F1F37">
      <w:pPr>
        <w:pStyle w:val="ad"/>
        <w:rPr>
          <w:rFonts w:hAnsi="宋体" w:cs="宋体"/>
        </w:rPr>
      </w:pPr>
      <w:r w:rsidRPr="000665B4">
        <w:rPr>
          <w:rFonts w:hAnsi="宋体" w:cs="宋体" w:hint="eastAsia"/>
        </w:rPr>
        <w:t xml:space="preserve">              while (mat[now][i]){</w:t>
      </w:r>
    </w:p>
    <w:p w:rsidR="005F1F37" w:rsidRPr="000665B4" w:rsidRDefault="005F1F37" w:rsidP="005F1F37">
      <w:pPr>
        <w:pStyle w:val="ad"/>
        <w:rPr>
          <w:rFonts w:hAnsi="宋体" w:cs="宋体"/>
        </w:rPr>
      </w:pPr>
      <w:r w:rsidRPr="000665B4">
        <w:rPr>
          <w:rFonts w:hAnsi="宋体" w:cs="宋体" w:hint="eastAsia"/>
        </w:rPr>
        <w:t xml:space="preserve">                     mat[now][i]--,mat[i][now]--;</w:t>
      </w:r>
    </w:p>
    <w:p w:rsidR="005F1F37" w:rsidRPr="000665B4" w:rsidRDefault="005F1F37" w:rsidP="005F1F37">
      <w:pPr>
        <w:pStyle w:val="ad"/>
        <w:rPr>
          <w:rFonts w:hAnsi="宋体" w:cs="宋体"/>
        </w:rPr>
      </w:pPr>
      <w:r w:rsidRPr="000665B4">
        <w:rPr>
          <w:rFonts w:hAnsi="宋体" w:cs="宋体" w:hint="eastAsia"/>
        </w:rPr>
        <w:t xml:space="preserve">                     find_path_u(n,mat,i,step,path);</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path[step++]=now;</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void find_path_d(int n,int mat[][MAXN],int now,int&amp; step,int* path){</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for (i=n-1;i&gt;=0;i--)</w:t>
      </w:r>
    </w:p>
    <w:p w:rsidR="005F1F37" w:rsidRPr="000665B4" w:rsidRDefault="005F1F37" w:rsidP="005F1F37">
      <w:pPr>
        <w:pStyle w:val="ad"/>
        <w:rPr>
          <w:rFonts w:hAnsi="宋体" w:cs="宋体"/>
        </w:rPr>
      </w:pPr>
      <w:r w:rsidRPr="000665B4">
        <w:rPr>
          <w:rFonts w:hAnsi="宋体" w:cs="宋体" w:hint="eastAsia"/>
        </w:rPr>
        <w:t xml:space="preserve">              while (mat[now][i]){</w:t>
      </w:r>
    </w:p>
    <w:p w:rsidR="005F1F37" w:rsidRPr="000665B4" w:rsidRDefault="005F1F37" w:rsidP="005F1F37">
      <w:pPr>
        <w:pStyle w:val="ad"/>
        <w:rPr>
          <w:rFonts w:hAnsi="宋体" w:cs="宋体"/>
        </w:rPr>
      </w:pPr>
      <w:r w:rsidRPr="000665B4">
        <w:rPr>
          <w:rFonts w:hAnsi="宋体" w:cs="宋体" w:hint="eastAsia"/>
        </w:rPr>
        <w:t xml:space="preserve">                    mat[now][i]--;</w:t>
      </w:r>
    </w:p>
    <w:p w:rsidR="005F1F37" w:rsidRPr="000665B4" w:rsidRDefault="005F1F37" w:rsidP="005F1F37">
      <w:pPr>
        <w:pStyle w:val="ad"/>
        <w:rPr>
          <w:rFonts w:hAnsi="宋体" w:cs="宋体"/>
        </w:rPr>
      </w:pPr>
      <w:r w:rsidRPr="000665B4">
        <w:rPr>
          <w:rFonts w:hAnsi="宋体" w:cs="宋体" w:hint="eastAsia"/>
        </w:rPr>
        <w:t xml:space="preserve">                     find_path_d(n,mat,i,step,path);</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path[step++]=now;</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euclid_path(int n,int mat[][MAXN],int start,int* path){</w:t>
      </w:r>
    </w:p>
    <w:p w:rsidR="005F1F37" w:rsidRPr="000665B4" w:rsidRDefault="005F1F37" w:rsidP="005F1F37">
      <w:pPr>
        <w:pStyle w:val="ad"/>
        <w:rPr>
          <w:rFonts w:hAnsi="宋体" w:cs="宋体"/>
        </w:rPr>
      </w:pPr>
      <w:r w:rsidRPr="000665B4">
        <w:rPr>
          <w:rFonts w:hAnsi="宋体" w:cs="宋体" w:hint="eastAsia"/>
        </w:rPr>
        <w:t xml:space="preserve">       int ret=0;</w:t>
      </w:r>
    </w:p>
    <w:p w:rsidR="005F1F37" w:rsidRPr="000665B4" w:rsidRDefault="005F1F37" w:rsidP="005F1F37">
      <w:pPr>
        <w:pStyle w:val="ad"/>
        <w:rPr>
          <w:rFonts w:hAnsi="宋体" w:cs="宋体"/>
        </w:rPr>
      </w:pPr>
      <w:r w:rsidRPr="000665B4">
        <w:rPr>
          <w:rFonts w:hAnsi="宋体" w:cs="宋体" w:hint="eastAsia"/>
        </w:rPr>
        <w:t xml:space="preserve">       find_path_u(n,mat,start,ret,path);</w:t>
      </w:r>
    </w:p>
    <w:p w:rsidR="005F1F37" w:rsidRPr="000665B4" w:rsidRDefault="005F1F37" w:rsidP="005F1F37">
      <w:pPr>
        <w:pStyle w:val="ad"/>
        <w:rPr>
          <w:rFonts w:hAnsi="宋体" w:cs="宋体"/>
        </w:rPr>
      </w:pPr>
      <w:r w:rsidRPr="000665B4">
        <w:rPr>
          <w:rFonts w:hAnsi="宋体" w:cs="宋体" w:hint="eastAsia"/>
        </w:rPr>
        <w:t>//     find_path_d(n,mat,start,ret,path);</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2"/>
        <w:rPr>
          <w:rFonts w:hAnsi="宋体" w:cs="宋体"/>
          <w:b/>
        </w:rPr>
      </w:pPr>
      <w:bookmarkStart w:id="383" w:name="_Toc524383283"/>
      <w:r w:rsidRPr="000665B4">
        <w:rPr>
          <w:rFonts w:hAnsi="宋体" w:cs="宋体" w:hint="eastAsia"/>
          <w:b/>
        </w:rPr>
        <w:t>10.2 树的前序表转化</w:t>
      </w:r>
      <w:bookmarkEnd w:id="383"/>
    </w:p>
    <w:p w:rsidR="005F1F37" w:rsidRPr="000665B4" w:rsidRDefault="005F1F37" w:rsidP="005F1F37">
      <w:pPr>
        <w:pStyle w:val="ad"/>
        <w:rPr>
          <w:rFonts w:hAnsi="宋体" w:cs="宋体"/>
        </w:rPr>
      </w:pPr>
      <w:r w:rsidRPr="000665B4">
        <w:rPr>
          <w:rFonts w:hAnsi="宋体" w:cs="宋体" w:hint="eastAsia"/>
        </w:rPr>
        <w:t>//将用边表示的树转化为前序表示的树</w:t>
      </w:r>
    </w:p>
    <w:p w:rsidR="005F1F37" w:rsidRPr="000665B4" w:rsidRDefault="005F1F37" w:rsidP="005F1F37">
      <w:pPr>
        <w:pStyle w:val="ad"/>
        <w:rPr>
          <w:rFonts w:hAnsi="宋体" w:cs="宋体"/>
        </w:rPr>
      </w:pPr>
      <w:r w:rsidRPr="000665B4">
        <w:rPr>
          <w:rFonts w:hAnsi="宋体" w:cs="宋体" w:hint="eastAsia"/>
        </w:rPr>
        <w:t>//传入节点数n和邻接表list[],邻接表必须是双向的,会在函数中释放</w:t>
      </w:r>
    </w:p>
    <w:p w:rsidR="005F1F37" w:rsidRPr="000665B4" w:rsidRDefault="005F1F37" w:rsidP="005F1F37">
      <w:pPr>
        <w:pStyle w:val="ad"/>
        <w:rPr>
          <w:rFonts w:hAnsi="宋体" w:cs="宋体"/>
        </w:rPr>
      </w:pPr>
      <w:r w:rsidRPr="000665B4">
        <w:rPr>
          <w:rFonts w:hAnsi="宋体" w:cs="宋体" w:hint="eastAsia"/>
        </w:rPr>
        <w:lastRenderedPageBreak/>
        <w:t>//pre[]返回前序表,map[]返回前序表中的节点到原来节点的映射</w:t>
      </w:r>
    </w:p>
    <w:p w:rsidR="005F1F37" w:rsidRPr="000665B4" w:rsidRDefault="005F1F37" w:rsidP="005F1F37">
      <w:pPr>
        <w:pStyle w:val="ad"/>
        <w:rPr>
          <w:rFonts w:hAnsi="宋体" w:cs="宋体"/>
        </w:rPr>
      </w:pPr>
      <w:r w:rsidRPr="000665B4">
        <w:rPr>
          <w:rFonts w:hAnsi="宋体" w:cs="宋体" w:hint="eastAsia"/>
        </w:rPr>
        <w:t>#define MAXN 10000</w:t>
      </w:r>
    </w:p>
    <w:p w:rsidR="005F1F37" w:rsidRPr="000665B4" w:rsidRDefault="005F1F37" w:rsidP="005F1F37">
      <w:pPr>
        <w:pStyle w:val="ad"/>
        <w:rPr>
          <w:rFonts w:hAnsi="宋体" w:cs="宋体"/>
        </w:rPr>
      </w:pPr>
      <w:r w:rsidRPr="000665B4">
        <w:rPr>
          <w:rFonts w:hAnsi="宋体" w:cs="宋体" w:hint="eastAsia"/>
        </w:rPr>
        <w:t>struct node{</w:t>
      </w:r>
    </w:p>
    <w:p w:rsidR="005F1F37" w:rsidRPr="000665B4" w:rsidRDefault="005F1F37" w:rsidP="005F1F37">
      <w:pPr>
        <w:pStyle w:val="ad"/>
        <w:rPr>
          <w:rFonts w:hAnsi="宋体" w:cs="宋体"/>
        </w:rPr>
      </w:pPr>
      <w:r w:rsidRPr="000665B4">
        <w:rPr>
          <w:rFonts w:hAnsi="宋体" w:cs="宋体" w:hint="eastAsia"/>
        </w:rPr>
        <w:t xml:space="preserve">      int to;</w:t>
      </w:r>
    </w:p>
    <w:p w:rsidR="005F1F37" w:rsidRPr="000665B4" w:rsidRDefault="005F1F37" w:rsidP="005F1F37">
      <w:pPr>
        <w:pStyle w:val="ad"/>
        <w:rPr>
          <w:rFonts w:hAnsi="宋体" w:cs="宋体"/>
        </w:rPr>
      </w:pPr>
      <w:r w:rsidRPr="000665B4">
        <w:rPr>
          <w:rFonts w:hAnsi="宋体" w:cs="宋体" w:hint="eastAsia"/>
        </w:rPr>
        <w:t xml:space="preserve">       node* next;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void prenode(int n,node* list[],int* pre,int* map,int* v,int now,int last,int&amp; id){</w:t>
      </w:r>
    </w:p>
    <w:p w:rsidR="005F1F37" w:rsidRPr="000665B4" w:rsidRDefault="005F1F37" w:rsidP="005F1F37">
      <w:pPr>
        <w:pStyle w:val="ad"/>
        <w:rPr>
          <w:rFonts w:hAnsi="宋体" w:cs="宋体"/>
        </w:rPr>
      </w:pPr>
      <w:r w:rsidRPr="000665B4">
        <w:rPr>
          <w:rFonts w:hAnsi="宋体" w:cs="宋体" w:hint="eastAsia"/>
        </w:rPr>
        <w:t xml:space="preserve">       node* t;</w:t>
      </w:r>
    </w:p>
    <w:p w:rsidR="005F1F37" w:rsidRPr="000665B4" w:rsidRDefault="005F1F37" w:rsidP="005F1F37">
      <w:pPr>
        <w:pStyle w:val="ad"/>
        <w:rPr>
          <w:rFonts w:hAnsi="宋体" w:cs="宋体"/>
        </w:rPr>
      </w:pPr>
      <w:r w:rsidRPr="000665B4">
        <w:rPr>
          <w:rFonts w:hAnsi="宋体" w:cs="宋体" w:hint="eastAsia"/>
        </w:rPr>
        <w:t xml:space="preserve">       int p=id++;</w:t>
      </w:r>
    </w:p>
    <w:p w:rsidR="005F1F37" w:rsidRPr="000665B4" w:rsidRDefault="005F1F37" w:rsidP="005F1F37">
      <w:pPr>
        <w:pStyle w:val="ad"/>
        <w:rPr>
          <w:rFonts w:hAnsi="宋体" w:cs="宋体"/>
        </w:rPr>
      </w:pPr>
      <w:r w:rsidRPr="000665B4">
        <w:rPr>
          <w:rFonts w:hAnsi="宋体" w:cs="宋体" w:hint="eastAsia"/>
        </w:rPr>
        <w:t xml:space="preserve">       for (v[map[p]=now]=1,pre[p]=last;list[now];){</w:t>
      </w:r>
    </w:p>
    <w:p w:rsidR="005F1F37" w:rsidRPr="000665B4" w:rsidRDefault="005F1F37" w:rsidP="005F1F37">
      <w:pPr>
        <w:pStyle w:val="ad"/>
        <w:rPr>
          <w:rFonts w:hAnsi="宋体" w:cs="宋体"/>
        </w:rPr>
      </w:pPr>
      <w:r w:rsidRPr="000665B4">
        <w:rPr>
          <w:rFonts w:hAnsi="宋体" w:cs="宋体" w:hint="eastAsia"/>
        </w:rPr>
        <w:t xml:space="preserve">              t=list[now],list[now]=t-&gt;next;</w:t>
      </w:r>
    </w:p>
    <w:p w:rsidR="005F1F37" w:rsidRPr="000665B4" w:rsidRDefault="005F1F37" w:rsidP="005F1F37">
      <w:pPr>
        <w:pStyle w:val="ad"/>
        <w:rPr>
          <w:rFonts w:hAnsi="宋体" w:cs="宋体"/>
        </w:rPr>
      </w:pPr>
      <w:r w:rsidRPr="000665B4">
        <w:rPr>
          <w:rFonts w:hAnsi="宋体" w:cs="宋体" w:hint="eastAsia"/>
        </w:rPr>
        <w:t xml:space="preserve">              if (!v[t-&gt;to])</w:t>
      </w:r>
    </w:p>
    <w:p w:rsidR="005F1F37" w:rsidRPr="000665B4" w:rsidRDefault="005F1F37" w:rsidP="005F1F37">
      <w:pPr>
        <w:pStyle w:val="ad"/>
        <w:rPr>
          <w:rFonts w:hAnsi="宋体" w:cs="宋体"/>
        </w:rPr>
      </w:pPr>
      <w:r w:rsidRPr="000665B4">
        <w:rPr>
          <w:rFonts w:hAnsi="宋体" w:cs="宋体" w:hint="eastAsia"/>
        </w:rPr>
        <w:t xml:space="preserve">                     prenode(n,list,pre,map,v,t-&gt;to,p,id);</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void makepre(int n,node* list[],int* pre,int* map){</w:t>
      </w:r>
    </w:p>
    <w:p w:rsidR="005F1F37" w:rsidRPr="000665B4" w:rsidRDefault="005F1F37" w:rsidP="005F1F37">
      <w:pPr>
        <w:pStyle w:val="ad"/>
        <w:rPr>
          <w:rFonts w:hAnsi="宋体" w:cs="宋体"/>
        </w:rPr>
      </w:pPr>
      <w:r w:rsidRPr="000665B4">
        <w:rPr>
          <w:rFonts w:hAnsi="宋体" w:cs="宋体" w:hint="eastAsia"/>
        </w:rPr>
        <w:t xml:space="preserve">       int v[MAXN],id=0,i;</w:t>
      </w:r>
    </w:p>
    <w:p w:rsidR="005F1F37" w:rsidRPr="000665B4" w:rsidRDefault="005F1F37" w:rsidP="005F1F37">
      <w:pPr>
        <w:pStyle w:val="ad"/>
        <w:rPr>
          <w:rFonts w:hAnsi="宋体" w:cs="宋体"/>
        </w:rPr>
      </w:pPr>
      <w:r w:rsidRPr="000665B4">
        <w:rPr>
          <w:rFonts w:hAnsi="宋体" w:cs="宋体" w:hint="eastAsia"/>
        </w:rPr>
        <w:t xml:space="preserve">       for (i=0;i&lt;n;v[i++]=0);</w:t>
      </w:r>
    </w:p>
    <w:p w:rsidR="005F1F37" w:rsidRPr="000665B4" w:rsidRDefault="005F1F37" w:rsidP="005F1F37">
      <w:pPr>
        <w:pStyle w:val="ad"/>
        <w:rPr>
          <w:rFonts w:hAnsi="宋体" w:cs="宋体"/>
        </w:rPr>
      </w:pPr>
      <w:r w:rsidRPr="000665B4">
        <w:rPr>
          <w:rFonts w:hAnsi="宋体" w:cs="宋体" w:hint="eastAsia"/>
        </w:rPr>
        <w:t xml:space="preserve">       prenode(n,list,pre,map,v,0,-1,id);</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2"/>
        <w:rPr>
          <w:rFonts w:hAnsi="宋体" w:cs="宋体"/>
          <w:b/>
        </w:rPr>
      </w:pPr>
      <w:bookmarkStart w:id="384" w:name="_Toc524383284"/>
      <w:r w:rsidRPr="000665B4">
        <w:rPr>
          <w:rFonts w:hAnsi="宋体" w:cs="宋体" w:hint="eastAsia"/>
          <w:b/>
        </w:rPr>
        <w:t>10.3 树的优化算法</w:t>
      </w:r>
      <w:bookmarkEnd w:id="384"/>
    </w:p>
    <w:p w:rsidR="005F1F37" w:rsidRPr="000665B4" w:rsidRDefault="005F1F37" w:rsidP="005F1F37">
      <w:pPr>
        <w:pStyle w:val="ad"/>
        <w:rPr>
          <w:rFonts w:hAnsi="宋体" w:cs="宋体"/>
        </w:rPr>
      </w:pPr>
      <w:r w:rsidRPr="000665B4">
        <w:rPr>
          <w:rFonts w:hAnsi="宋体" w:cs="宋体" w:hint="eastAsia"/>
        </w:rPr>
        <w:t>//最大顶点独立集</w:t>
      </w:r>
    </w:p>
    <w:p w:rsidR="005F1F37" w:rsidRPr="000665B4" w:rsidRDefault="005F1F37" w:rsidP="005F1F37">
      <w:pPr>
        <w:pStyle w:val="ad"/>
        <w:rPr>
          <w:rFonts w:hAnsi="宋体" w:cs="宋体"/>
        </w:rPr>
      </w:pPr>
      <w:r w:rsidRPr="000665B4">
        <w:rPr>
          <w:rFonts w:hAnsi="宋体" w:cs="宋体" w:hint="eastAsia"/>
        </w:rPr>
        <w:t>int max_node_independent(int n,int* pre,int* set){</w:t>
      </w:r>
    </w:p>
    <w:p w:rsidR="005F1F37" w:rsidRPr="000665B4" w:rsidRDefault="005F1F37" w:rsidP="005F1F37">
      <w:pPr>
        <w:pStyle w:val="ad"/>
        <w:rPr>
          <w:rFonts w:hAnsi="宋体" w:cs="宋体"/>
        </w:rPr>
      </w:pPr>
      <w:r w:rsidRPr="000665B4">
        <w:rPr>
          <w:rFonts w:hAnsi="宋体" w:cs="宋体" w:hint="eastAsia"/>
        </w:rPr>
        <w:t xml:space="preserve">       int c[MAXN],i,ret=0;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c[i]=set[i]=0;</w:t>
      </w:r>
    </w:p>
    <w:p w:rsidR="005F1F37" w:rsidRPr="000665B4" w:rsidRDefault="005F1F37" w:rsidP="005F1F37">
      <w:pPr>
        <w:pStyle w:val="ad"/>
        <w:rPr>
          <w:rFonts w:hAnsi="宋体" w:cs="宋体"/>
        </w:rPr>
      </w:pPr>
      <w:r w:rsidRPr="000665B4">
        <w:rPr>
          <w:rFonts w:hAnsi="宋体" w:cs="宋体" w:hint="eastAsia"/>
        </w:rPr>
        <w:t xml:space="preserve">       for (i=n-1;i&gt;=0;i--)</w:t>
      </w:r>
    </w:p>
    <w:p w:rsidR="005F1F37" w:rsidRPr="000665B4" w:rsidRDefault="005F1F37" w:rsidP="005F1F37">
      <w:pPr>
        <w:pStyle w:val="ad"/>
        <w:rPr>
          <w:rFonts w:hAnsi="宋体" w:cs="宋体"/>
        </w:rPr>
      </w:pPr>
      <w:r w:rsidRPr="000665B4">
        <w:rPr>
          <w:rFonts w:hAnsi="宋体" w:cs="宋体" w:hint="eastAsia"/>
        </w:rPr>
        <w:t xml:space="preserve">              if (!c[i]){</w:t>
      </w:r>
    </w:p>
    <w:p w:rsidR="005F1F37" w:rsidRPr="000665B4" w:rsidRDefault="005F1F37" w:rsidP="005F1F37">
      <w:pPr>
        <w:pStyle w:val="ad"/>
        <w:rPr>
          <w:rFonts w:hAnsi="宋体" w:cs="宋体"/>
        </w:rPr>
      </w:pPr>
      <w:r w:rsidRPr="000665B4">
        <w:rPr>
          <w:rFonts w:hAnsi="宋体" w:cs="宋体" w:hint="eastAsia"/>
        </w:rPr>
        <w:t xml:space="preserve">                     set[i]=1;</w:t>
      </w:r>
    </w:p>
    <w:p w:rsidR="005F1F37" w:rsidRPr="000665B4" w:rsidRDefault="005F1F37" w:rsidP="005F1F37">
      <w:pPr>
        <w:pStyle w:val="ad"/>
        <w:rPr>
          <w:rFonts w:hAnsi="宋体" w:cs="宋体"/>
        </w:rPr>
      </w:pPr>
      <w:r w:rsidRPr="000665B4">
        <w:rPr>
          <w:rFonts w:hAnsi="宋体" w:cs="宋体" w:hint="eastAsia"/>
        </w:rPr>
        <w:t xml:space="preserve">                     if (pre[i]!=-1)</w:t>
      </w:r>
    </w:p>
    <w:p w:rsidR="005F1F37" w:rsidRPr="000665B4" w:rsidRDefault="005F1F37" w:rsidP="005F1F37">
      <w:pPr>
        <w:pStyle w:val="ad"/>
        <w:rPr>
          <w:rFonts w:hAnsi="宋体" w:cs="宋体"/>
        </w:rPr>
      </w:pPr>
      <w:r w:rsidRPr="000665B4">
        <w:rPr>
          <w:rFonts w:hAnsi="宋体" w:cs="宋体" w:hint="eastAsia"/>
        </w:rPr>
        <w:t xml:space="preserve">                            c[pre[i]]=1;</w:t>
      </w:r>
    </w:p>
    <w:p w:rsidR="005F1F37" w:rsidRPr="000665B4" w:rsidRDefault="005F1F37" w:rsidP="005F1F37">
      <w:pPr>
        <w:pStyle w:val="ad"/>
        <w:rPr>
          <w:rFonts w:hAnsi="宋体" w:cs="宋体"/>
        </w:rPr>
      </w:pPr>
      <w:r w:rsidRPr="000665B4">
        <w:rPr>
          <w:rFonts w:hAnsi="宋体" w:cs="宋体" w:hint="eastAsia"/>
        </w:rPr>
        <w:t xml:space="preserve">                     ret++;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//最大边独立集</w:t>
      </w:r>
    </w:p>
    <w:p w:rsidR="005F1F37" w:rsidRPr="000665B4" w:rsidRDefault="005F1F37" w:rsidP="005F1F37">
      <w:pPr>
        <w:pStyle w:val="ad"/>
        <w:rPr>
          <w:rFonts w:hAnsi="宋体" w:cs="宋体"/>
        </w:rPr>
      </w:pPr>
      <w:r w:rsidRPr="000665B4">
        <w:rPr>
          <w:rFonts w:hAnsi="宋体" w:cs="宋体" w:hint="eastAsia"/>
        </w:rPr>
        <w:t>int max_edge_independent(int n,int* pre,int* set){</w:t>
      </w:r>
    </w:p>
    <w:p w:rsidR="005F1F37" w:rsidRPr="000665B4" w:rsidRDefault="005F1F37" w:rsidP="005F1F37">
      <w:pPr>
        <w:pStyle w:val="ad"/>
        <w:rPr>
          <w:rFonts w:hAnsi="宋体" w:cs="宋体"/>
        </w:rPr>
      </w:pPr>
      <w:r w:rsidRPr="000665B4">
        <w:rPr>
          <w:rFonts w:hAnsi="宋体" w:cs="宋体" w:hint="eastAsia"/>
        </w:rPr>
        <w:t xml:space="preserve">       int c[MAXN],i,ret=0;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lastRenderedPageBreak/>
        <w:t xml:space="preserve">              c[i]=set[i]=0;</w:t>
      </w:r>
    </w:p>
    <w:p w:rsidR="005F1F37" w:rsidRPr="000665B4" w:rsidRDefault="005F1F37" w:rsidP="005F1F37">
      <w:pPr>
        <w:pStyle w:val="ad"/>
        <w:rPr>
          <w:rFonts w:hAnsi="宋体" w:cs="宋体"/>
        </w:rPr>
      </w:pPr>
      <w:r w:rsidRPr="000665B4">
        <w:rPr>
          <w:rFonts w:hAnsi="宋体" w:cs="宋体" w:hint="eastAsia"/>
        </w:rPr>
        <w:t xml:space="preserve">       for (i=n-1;i&gt;=0;i--)</w:t>
      </w:r>
    </w:p>
    <w:p w:rsidR="005F1F37" w:rsidRPr="000665B4" w:rsidRDefault="005F1F37" w:rsidP="005F1F37">
      <w:pPr>
        <w:pStyle w:val="ad"/>
        <w:rPr>
          <w:rFonts w:hAnsi="宋体" w:cs="宋体"/>
        </w:rPr>
      </w:pPr>
      <w:r w:rsidRPr="000665B4">
        <w:rPr>
          <w:rFonts w:hAnsi="宋体" w:cs="宋体" w:hint="eastAsia"/>
        </w:rPr>
        <w:t xml:space="preserve">              if (!c[i]&amp;&amp;pre[i]!=-1&amp;&amp;!c[pre[i]]){</w:t>
      </w:r>
    </w:p>
    <w:p w:rsidR="005F1F37" w:rsidRPr="000665B4" w:rsidRDefault="005F1F37" w:rsidP="005F1F37">
      <w:pPr>
        <w:pStyle w:val="ad"/>
        <w:rPr>
          <w:rFonts w:hAnsi="宋体" w:cs="宋体"/>
        </w:rPr>
      </w:pPr>
      <w:r w:rsidRPr="000665B4">
        <w:rPr>
          <w:rFonts w:hAnsi="宋体" w:cs="宋体" w:hint="eastAsia"/>
        </w:rPr>
        <w:t xml:space="preserve">                     set[i]=1;</w:t>
      </w:r>
    </w:p>
    <w:p w:rsidR="005F1F37" w:rsidRPr="000665B4" w:rsidRDefault="005F1F37" w:rsidP="005F1F37">
      <w:pPr>
        <w:pStyle w:val="ad"/>
        <w:rPr>
          <w:rFonts w:hAnsi="宋体" w:cs="宋体"/>
        </w:rPr>
      </w:pPr>
      <w:r w:rsidRPr="000665B4">
        <w:rPr>
          <w:rFonts w:hAnsi="宋体" w:cs="宋体" w:hint="eastAsia"/>
        </w:rPr>
        <w:t xml:space="preserve">                     c[pre[i]]=1;</w:t>
      </w:r>
    </w:p>
    <w:p w:rsidR="005F1F37" w:rsidRPr="000665B4" w:rsidRDefault="005F1F37" w:rsidP="005F1F37">
      <w:pPr>
        <w:pStyle w:val="ad"/>
        <w:rPr>
          <w:rFonts w:hAnsi="宋体" w:cs="宋体"/>
        </w:rPr>
      </w:pPr>
      <w:r w:rsidRPr="000665B4">
        <w:rPr>
          <w:rFonts w:hAnsi="宋体" w:cs="宋体" w:hint="eastAsia"/>
        </w:rPr>
        <w:t xml:space="preserve">                     ret++;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//最小顶点覆盖集</w:t>
      </w:r>
    </w:p>
    <w:p w:rsidR="005F1F37" w:rsidRPr="000665B4" w:rsidRDefault="005F1F37" w:rsidP="005F1F37">
      <w:pPr>
        <w:pStyle w:val="ad"/>
        <w:rPr>
          <w:rFonts w:hAnsi="宋体" w:cs="宋体"/>
        </w:rPr>
      </w:pPr>
      <w:r w:rsidRPr="000665B4">
        <w:rPr>
          <w:rFonts w:hAnsi="宋体" w:cs="宋体" w:hint="eastAsia"/>
        </w:rPr>
        <w:t>int min_node_cover(int n,int* pre,int* set){</w:t>
      </w:r>
    </w:p>
    <w:p w:rsidR="005F1F37" w:rsidRPr="000665B4" w:rsidRDefault="005F1F37" w:rsidP="005F1F37">
      <w:pPr>
        <w:pStyle w:val="ad"/>
        <w:rPr>
          <w:rFonts w:hAnsi="宋体" w:cs="宋体"/>
        </w:rPr>
      </w:pPr>
      <w:r w:rsidRPr="000665B4">
        <w:rPr>
          <w:rFonts w:hAnsi="宋体" w:cs="宋体" w:hint="eastAsia"/>
        </w:rPr>
        <w:t xml:space="preserve">       int c[MAXN],i,ret=0;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c[i]=set[i]=0;</w:t>
      </w:r>
    </w:p>
    <w:p w:rsidR="005F1F37" w:rsidRPr="000665B4" w:rsidRDefault="005F1F37" w:rsidP="005F1F37">
      <w:pPr>
        <w:pStyle w:val="ad"/>
        <w:rPr>
          <w:rFonts w:hAnsi="宋体" w:cs="宋体"/>
        </w:rPr>
      </w:pPr>
      <w:r w:rsidRPr="000665B4">
        <w:rPr>
          <w:rFonts w:hAnsi="宋体" w:cs="宋体" w:hint="eastAsia"/>
        </w:rPr>
        <w:t xml:space="preserve">       for (i=n-1;i&gt;=0;i--)</w:t>
      </w:r>
    </w:p>
    <w:p w:rsidR="005F1F37" w:rsidRPr="000665B4" w:rsidRDefault="005F1F37" w:rsidP="005F1F37">
      <w:pPr>
        <w:pStyle w:val="ad"/>
        <w:rPr>
          <w:rFonts w:hAnsi="宋体" w:cs="宋体"/>
        </w:rPr>
      </w:pPr>
      <w:r w:rsidRPr="000665B4">
        <w:rPr>
          <w:rFonts w:hAnsi="宋体" w:cs="宋体" w:hint="eastAsia"/>
        </w:rPr>
        <w:t xml:space="preserve">              if (!c[i]&amp;&amp;pre[i]!=-1&amp;&amp;!c[pre[i]]){</w:t>
      </w:r>
    </w:p>
    <w:p w:rsidR="005F1F37" w:rsidRPr="000665B4" w:rsidRDefault="005F1F37" w:rsidP="005F1F37">
      <w:pPr>
        <w:pStyle w:val="ad"/>
        <w:rPr>
          <w:rFonts w:hAnsi="宋体" w:cs="宋体"/>
        </w:rPr>
      </w:pPr>
      <w:r w:rsidRPr="000665B4">
        <w:rPr>
          <w:rFonts w:hAnsi="宋体" w:cs="宋体" w:hint="eastAsia"/>
        </w:rPr>
        <w:t xml:space="preserve">                     set[i]=1;</w:t>
      </w:r>
    </w:p>
    <w:p w:rsidR="005F1F37" w:rsidRPr="000665B4" w:rsidRDefault="005F1F37" w:rsidP="005F1F37">
      <w:pPr>
        <w:pStyle w:val="ad"/>
        <w:rPr>
          <w:rFonts w:hAnsi="宋体" w:cs="宋体"/>
        </w:rPr>
      </w:pPr>
      <w:r w:rsidRPr="000665B4">
        <w:rPr>
          <w:rFonts w:hAnsi="宋体" w:cs="宋体" w:hint="eastAsia"/>
        </w:rPr>
        <w:t xml:space="preserve">                     c[pre[i]]=1;</w:t>
      </w:r>
    </w:p>
    <w:p w:rsidR="005F1F37" w:rsidRPr="000665B4" w:rsidRDefault="005F1F37" w:rsidP="005F1F37">
      <w:pPr>
        <w:pStyle w:val="ad"/>
        <w:rPr>
          <w:rFonts w:hAnsi="宋体" w:cs="宋体"/>
        </w:rPr>
      </w:pPr>
      <w:r w:rsidRPr="000665B4">
        <w:rPr>
          <w:rFonts w:hAnsi="宋体" w:cs="宋体" w:hint="eastAsia"/>
        </w:rPr>
        <w:t xml:space="preserve">                     ret++;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//最小顶点支配集</w:t>
      </w:r>
    </w:p>
    <w:p w:rsidR="005F1F37" w:rsidRPr="000665B4" w:rsidRDefault="005F1F37" w:rsidP="005F1F37">
      <w:pPr>
        <w:pStyle w:val="ad"/>
        <w:rPr>
          <w:rFonts w:hAnsi="宋体" w:cs="宋体"/>
        </w:rPr>
      </w:pPr>
      <w:r w:rsidRPr="000665B4">
        <w:rPr>
          <w:rFonts w:hAnsi="宋体" w:cs="宋体" w:hint="eastAsia"/>
        </w:rPr>
        <w:t>int min_node_dominant(int n,int* pre,int* set){</w:t>
      </w:r>
    </w:p>
    <w:p w:rsidR="005F1F37" w:rsidRPr="000665B4" w:rsidRDefault="005F1F37" w:rsidP="005F1F37">
      <w:pPr>
        <w:pStyle w:val="ad"/>
        <w:rPr>
          <w:rFonts w:hAnsi="宋体" w:cs="宋体"/>
        </w:rPr>
      </w:pPr>
      <w:r w:rsidRPr="000665B4">
        <w:rPr>
          <w:rFonts w:hAnsi="宋体" w:cs="宋体" w:hint="eastAsia"/>
        </w:rPr>
        <w:t xml:space="preserve">       int c[MAXN],i,ret=0;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c[i]=set[i]=0;</w:t>
      </w:r>
    </w:p>
    <w:p w:rsidR="005F1F37" w:rsidRPr="000665B4" w:rsidRDefault="005F1F37" w:rsidP="005F1F37">
      <w:pPr>
        <w:pStyle w:val="ad"/>
        <w:rPr>
          <w:rFonts w:hAnsi="宋体" w:cs="宋体"/>
        </w:rPr>
      </w:pPr>
      <w:r w:rsidRPr="000665B4">
        <w:rPr>
          <w:rFonts w:hAnsi="宋体" w:cs="宋体" w:hint="eastAsia"/>
        </w:rPr>
        <w:t xml:space="preserve">       for (i=n-1;i&gt;=0;i--)</w:t>
      </w:r>
    </w:p>
    <w:p w:rsidR="005F1F37" w:rsidRPr="000665B4" w:rsidRDefault="005F1F37" w:rsidP="005F1F37">
      <w:pPr>
        <w:pStyle w:val="ad"/>
        <w:rPr>
          <w:rFonts w:hAnsi="宋体" w:cs="宋体"/>
        </w:rPr>
      </w:pPr>
      <w:r w:rsidRPr="000665B4">
        <w:rPr>
          <w:rFonts w:hAnsi="宋体" w:cs="宋体" w:hint="eastAsia"/>
        </w:rPr>
        <w:t xml:space="preserve">              if (!c[i]&amp;&amp;(pre[i]==-1||!set[pre[i]])){</w:t>
      </w:r>
    </w:p>
    <w:p w:rsidR="005F1F37" w:rsidRPr="000665B4" w:rsidRDefault="005F1F37" w:rsidP="005F1F37">
      <w:pPr>
        <w:pStyle w:val="ad"/>
        <w:rPr>
          <w:rFonts w:hAnsi="宋体" w:cs="宋体"/>
        </w:rPr>
      </w:pPr>
      <w:r w:rsidRPr="000665B4">
        <w:rPr>
          <w:rFonts w:hAnsi="宋体" w:cs="宋体" w:hint="eastAsia"/>
        </w:rPr>
        <w:t xml:space="preserve">                     if (pre[i]!=-1){</w:t>
      </w:r>
    </w:p>
    <w:p w:rsidR="005F1F37" w:rsidRPr="000665B4" w:rsidRDefault="005F1F37" w:rsidP="005F1F37">
      <w:pPr>
        <w:pStyle w:val="ad"/>
        <w:rPr>
          <w:rFonts w:hAnsi="宋体" w:cs="宋体"/>
        </w:rPr>
      </w:pPr>
      <w:r w:rsidRPr="000665B4">
        <w:rPr>
          <w:rFonts w:hAnsi="宋体" w:cs="宋体" w:hint="eastAsia"/>
        </w:rPr>
        <w:t xml:space="preserve">                           set[pre[i]]=1;</w:t>
      </w:r>
    </w:p>
    <w:p w:rsidR="005F1F37" w:rsidRPr="000665B4" w:rsidRDefault="005F1F37" w:rsidP="005F1F37">
      <w:pPr>
        <w:pStyle w:val="ad"/>
        <w:rPr>
          <w:rFonts w:hAnsi="宋体" w:cs="宋体"/>
        </w:rPr>
      </w:pPr>
      <w:r w:rsidRPr="000665B4">
        <w:rPr>
          <w:rFonts w:hAnsi="宋体" w:cs="宋体" w:hint="eastAsia"/>
        </w:rPr>
        <w:t xml:space="preserve">                           c[pre[i]]=1;</w:t>
      </w:r>
    </w:p>
    <w:p w:rsidR="005F1F37" w:rsidRPr="000665B4" w:rsidRDefault="005F1F37" w:rsidP="005F1F37">
      <w:pPr>
        <w:pStyle w:val="ad"/>
        <w:rPr>
          <w:rFonts w:hAnsi="宋体" w:cs="宋体"/>
        </w:rPr>
      </w:pPr>
      <w:r w:rsidRPr="000665B4">
        <w:rPr>
          <w:rFonts w:hAnsi="宋体" w:cs="宋体" w:hint="eastAsia"/>
        </w:rPr>
        <w:t xml:space="preserve">                            if (pre[pre[i]]!=-1)</w:t>
      </w:r>
    </w:p>
    <w:p w:rsidR="005F1F37" w:rsidRPr="000665B4" w:rsidRDefault="005F1F37" w:rsidP="005F1F37">
      <w:pPr>
        <w:pStyle w:val="ad"/>
        <w:rPr>
          <w:rFonts w:hAnsi="宋体" w:cs="宋体"/>
        </w:rPr>
      </w:pPr>
      <w:r w:rsidRPr="000665B4">
        <w:rPr>
          <w:rFonts w:hAnsi="宋体" w:cs="宋体" w:hint="eastAsia"/>
        </w:rPr>
        <w:t xml:space="preserve">                                   c[pre[pre[i]]]=1;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set[i]=1;</w:t>
      </w:r>
    </w:p>
    <w:p w:rsidR="005F1F37" w:rsidRPr="000665B4" w:rsidRDefault="005F1F37" w:rsidP="005F1F37">
      <w:pPr>
        <w:pStyle w:val="ad"/>
        <w:rPr>
          <w:rFonts w:hAnsi="宋体" w:cs="宋体"/>
        </w:rPr>
      </w:pPr>
      <w:r w:rsidRPr="000665B4">
        <w:rPr>
          <w:rFonts w:hAnsi="宋体" w:cs="宋体" w:hint="eastAsia"/>
        </w:rPr>
        <w:t xml:space="preserve">                     ret++;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2"/>
        <w:rPr>
          <w:rFonts w:hAnsi="宋体" w:cs="宋体"/>
          <w:b/>
        </w:rPr>
      </w:pPr>
      <w:bookmarkStart w:id="385" w:name="_Toc524383285"/>
      <w:r w:rsidRPr="000665B4">
        <w:rPr>
          <w:rFonts w:hAnsi="宋体" w:cs="宋体" w:hint="eastAsia"/>
          <w:b/>
        </w:rPr>
        <w:lastRenderedPageBreak/>
        <w:t>10.4 拓扑排序(邻接阵)</w:t>
      </w:r>
      <w:bookmarkEnd w:id="385"/>
    </w:p>
    <w:p w:rsidR="005F1F37" w:rsidRPr="000665B4" w:rsidRDefault="005F1F37" w:rsidP="005F1F37">
      <w:pPr>
        <w:pStyle w:val="ad"/>
        <w:rPr>
          <w:rFonts w:hAnsi="宋体" w:cs="宋体"/>
        </w:rPr>
      </w:pPr>
      <w:r w:rsidRPr="000665B4">
        <w:rPr>
          <w:rFonts w:hAnsi="宋体" w:cs="宋体" w:hint="eastAsia"/>
        </w:rPr>
        <w:t>//拓扑排序,邻接阵形式,复杂度O(n^2)</w:t>
      </w:r>
    </w:p>
    <w:p w:rsidR="005F1F37" w:rsidRPr="000665B4" w:rsidRDefault="005F1F37" w:rsidP="005F1F37">
      <w:pPr>
        <w:pStyle w:val="ad"/>
        <w:rPr>
          <w:rFonts w:hAnsi="宋体" w:cs="宋体"/>
        </w:rPr>
      </w:pPr>
      <w:r w:rsidRPr="000665B4">
        <w:rPr>
          <w:rFonts w:hAnsi="宋体" w:cs="宋体" w:hint="eastAsia"/>
        </w:rPr>
        <w:t>//如果无法完成排序,返回0,否则返回1,ret返回有序点列</w:t>
      </w:r>
    </w:p>
    <w:p w:rsidR="005F1F37" w:rsidRPr="000665B4" w:rsidRDefault="005F1F37" w:rsidP="005F1F37">
      <w:pPr>
        <w:pStyle w:val="ad"/>
        <w:rPr>
          <w:rFonts w:hAnsi="宋体" w:cs="宋体"/>
        </w:rPr>
      </w:pPr>
      <w:r w:rsidRPr="000665B4">
        <w:rPr>
          <w:rFonts w:hAnsi="宋体" w:cs="宋体" w:hint="eastAsia"/>
        </w:rPr>
        <w:t>//传入图的大小n和邻接阵mat,不相邻点边权0</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int toposort(int n,int mat[][MAXN],int* ret){</w:t>
      </w:r>
    </w:p>
    <w:p w:rsidR="005F1F37" w:rsidRPr="000665B4" w:rsidRDefault="005F1F37" w:rsidP="005F1F37">
      <w:pPr>
        <w:pStyle w:val="ad"/>
        <w:rPr>
          <w:rFonts w:hAnsi="宋体" w:cs="宋体"/>
        </w:rPr>
      </w:pPr>
      <w:r w:rsidRPr="000665B4">
        <w:rPr>
          <w:rFonts w:hAnsi="宋体" w:cs="宋体" w:hint="eastAsia"/>
        </w:rPr>
        <w:t xml:space="preserve">       int d[MAXN],i,j,k;</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(d[i]=j=0;j&lt;n;d[i]+=mat[j++][i]);</w:t>
      </w:r>
    </w:p>
    <w:p w:rsidR="005F1F37" w:rsidRPr="000665B4" w:rsidRDefault="005F1F37" w:rsidP="005F1F37">
      <w:pPr>
        <w:pStyle w:val="ad"/>
        <w:rPr>
          <w:rFonts w:hAnsi="宋体" w:cs="宋体"/>
        </w:rPr>
      </w:pPr>
      <w:r w:rsidRPr="000665B4">
        <w:rPr>
          <w:rFonts w:hAnsi="宋体" w:cs="宋体" w:hint="eastAsia"/>
        </w:rPr>
        <w:t xml:space="preserve">       for (k=0;k&lt;n;ret[k++]=i){</w:t>
      </w:r>
    </w:p>
    <w:p w:rsidR="005F1F37" w:rsidRPr="000665B4" w:rsidRDefault="005F1F37" w:rsidP="005F1F37">
      <w:pPr>
        <w:pStyle w:val="ad"/>
        <w:rPr>
          <w:rFonts w:hAnsi="宋体" w:cs="宋体"/>
        </w:rPr>
      </w:pPr>
      <w:r w:rsidRPr="000665B4">
        <w:rPr>
          <w:rFonts w:hAnsi="宋体" w:cs="宋体" w:hint="eastAsia"/>
        </w:rPr>
        <w:t xml:space="preserve">              for (i=0;d[i]&amp;&amp;i&lt;n;i++);</w:t>
      </w:r>
    </w:p>
    <w:p w:rsidR="005F1F37" w:rsidRPr="000665B4" w:rsidRDefault="005F1F37" w:rsidP="005F1F37">
      <w:pPr>
        <w:pStyle w:val="ad"/>
        <w:rPr>
          <w:rFonts w:hAnsi="宋体" w:cs="宋体"/>
        </w:rPr>
      </w:pPr>
      <w:r w:rsidRPr="000665B4">
        <w:rPr>
          <w:rFonts w:hAnsi="宋体" w:cs="宋体" w:hint="eastAsia"/>
        </w:rPr>
        <w:t xml:space="preserve">              if (i==n)</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for (d[i]=-1,j=0;j&lt;n;j++)</w:t>
      </w:r>
    </w:p>
    <w:p w:rsidR="005F1F37" w:rsidRPr="000665B4" w:rsidRDefault="005F1F37" w:rsidP="005F1F37">
      <w:pPr>
        <w:pStyle w:val="ad"/>
        <w:rPr>
          <w:rFonts w:hAnsi="宋体" w:cs="宋体"/>
        </w:rPr>
      </w:pPr>
      <w:r w:rsidRPr="000665B4">
        <w:rPr>
          <w:rFonts w:hAnsi="宋体" w:cs="宋体" w:hint="eastAsia"/>
        </w:rPr>
        <w:t xml:space="preserve">                     d[j]-=mat[i][j];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2"/>
        <w:rPr>
          <w:rFonts w:hAnsi="宋体" w:cs="宋体"/>
          <w:b/>
        </w:rPr>
      </w:pPr>
      <w:bookmarkStart w:id="386" w:name="_Toc524383286"/>
      <w:r w:rsidRPr="000665B4">
        <w:rPr>
          <w:rFonts w:hAnsi="宋体" w:cs="宋体" w:hint="eastAsia"/>
          <w:b/>
        </w:rPr>
        <w:t>10.5 最佳边割集</w:t>
      </w:r>
      <w:bookmarkEnd w:id="386"/>
    </w:p>
    <w:p w:rsidR="005F1F37" w:rsidRPr="000665B4" w:rsidRDefault="005F1F37" w:rsidP="005F1F37">
      <w:pPr>
        <w:pStyle w:val="ad"/>
        <w:rPr>
          <w:rFonts w:hAnsi="宋体" w:cs="宋体"/>
        </w:rPr>
      </w:pPr>
      <w:r w:rsidRPr="000665B4">
        <w:rPr>
          <w:rFonts w:hAnsi="宋体" w:cs="宋体" w:hint="eastAsia"/>
        </w:rPr>
        <w:t>//最佳边割集</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int max_flow(int n,int mat[][MAXN],int source,int sink){</w:t>
      </w:r>
    </w:p>
    <w:p w:rsidR="005F1F37" w:rsidRPr="000665B4" w:rsidRDefault="005F1F37" w:rsidP="005F1F37">
      <w:pPr>
        <w:pStyle w:val="ad"/>
        <w:rPr>
          <w:rFonts w:hAnsi="宋体" w:cs="宋体"/>
        </w:rPr>
      </w:pPr>
      <w:r w:rsidRPr="000665B4">
        <w:rPr>
          <w:rFonts w:hAnsi="宋体" w:cs="宋体" w:hint="eastAsia"/>
        </w:rPr>
        <w:t xml:space="preserve">       int v[MAXN],c[MAXN],p[MAXN],ret=0,i,j;</w:t>
      </w:r>
    </w:p>
    <w:p w:rsidR="005F1F37" w:rsidRPr="000665B4" w:rsidRDefault="005F1F37" w:rsidP="005F1F37">
      <w:pPr>
        <w:pStyle w:val="ad"/>
        <w:rPr>
          <w:rFonts w:hAnsi="宋体" w:cs="宋体"/>
        </w:rPr>
      </w:pPr>
      <w:r w:rsidRPr="000665B4">
        <w:rPr>
          <w:rFonts w:hAnsi="宋体" w:cs="宋体" w:hint="eastAsia"/>
        </w:rPr>
        <w:t xml:space="preserve">       for (;;){</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v[i]=c[i]=0;</w:t>
      </w:r>
    </w:p>
    <w:p w:rsidR="005F1F37" w:rsidRPr="000665B4" w:rsidRDefault="005F1F37" w:rsidP="005F1F37">
      <w:pPr>
        <w:pStyle w:val="ad"/>
        <w:rPr>
          <w:rFonts w:hAnsi="宋体" w:cs="宋体"/>
        </w:rPr>
      </w:pPr>
      <w:r w:rsidRPr="000665B4">
        <w:rPr>
          <w:rFonts w:hAnsi="宋体" w:cs="宋体" w:hint="eastAsia"/>
        </w:rPr>
        <w:t xml:space="preserve">              for (c[source]=inf;;){</w:t>
      </w:r>
    </w:p>
    <w:p w:rsidR="005F1F37" w:rsidRPr="000665B4" w:rsidRDefault="005F1F37" w:rsidP="005F1F37">
      <w:pPr>
        <w:pStyle w:val="ad"/>
        <w:rPr>
          <w:rFonts w:hAnsi="宋体" w:cs="宋体"/>
        </w:rPr>
      </w:pPr>
      <w:r w:rsidRPr="000665B4">
        <w:rPr>
          <w:rFonts w:hAnsi="宋体" w:cs="宋体" w:hint="eastAsia"/>
        </w:rPr>
        <w:t xml:space="preserve">                     for (j=-1,i=0;i&lt;n;i++)</w:t>
      </w:r>
    </w:p>
    <w:p w:rsidR="005F1F37" w:rsidRPr="000665B4" w:rsidRDefault="005F1F37" w:rsidP="005F1F37">
      <w:pPr>
        <w:pStyle w:val="ad"/>
        <w:rPr>
          <w:rFonts w:hAnsi="宋体" w:cs="宋体"/>
        </w:rPr>
      </w:pPr>
      <w:r w:rsidRPr="000665B4">
        <w:rPr>
          <w:rFonts w:hAnsi="宋体" w:cs="宋体" w:hint="eastAsia"/>
        </w:rPr>
        <w:t xml:space="preserve">                            if (!v[i]&amp;&amp;c[i]&amp;&amp;(j==-1||c[i]&gt;c[j]))</w:t>
      </w:r>
    </w:p>
    <w:p w:rsidR="005F1F37" w:rsidRPr="000665B4" w:rsidRDefault="005F1F37" w:rsidP="005F1F37">
      <w:pPr>
        <w:pStyle w:val="ad"/>
        <w:rPr>
          <w:rFonts w:hAnsi="宋体" w:cs="宋体"/>
        </w:rPr>
      </w:pPr>
      <w:r w:rsidRPr="000665B4">
        <w:rPr>
          <w:rFonts w:hAnsi="宋体" w:cs="宋体" w:hint="eastAsia"/>
        </w:rPr>
        <w:t xml:space="preserve">                                   j=i;</w:t>
      </w:r>
    </w:p>
    <w:p w:rsidR="005F1F37" w:rsidRPr="000665B4" w:rsidRDefault="005F1F37" w:rsidP="005F1F37">
      <w:pPr>
        <w:pStyle w:val="ad"/>
        <w:rPr>
          <w:rFonts w:hAnsi="宋体" w:cs="宋体"/>
        </w:rPr>
      </w:pPr>
      <w:r w:rsidRPr="000665B4">
        <w:rPr>
          <w:rFonts w:hAnsi="宋体" w:cs="宋体" w:hint="eastAsia"/>
        </w:rPr>
        <w:t xml:space="preserve">                     if (j&lt;0) return ret;</w:t>
      </w:r>
    </w:p>
    <w:p w:rsidR="005F1F37" w:rsidRPr="000665B4" w:rsidRDefault="005F1F37" w:rsidP="005F1F37">
      <w:pPr>
        <w:pStyle w:val="ad"/>
        <w:rPr>
          <w:rFonts w:hAnsi="宋体" w:cs="宋体"/>
        </w:rPr>
      </w:pPr>
      <w:r w:rsidRPr="000665B4">
        <w:rPr>
          <w:rFonts w:hAnsi="宋体" w:cs="宋体" w:hint="eastAsia"/>
        </w:rPr>
        <w:t xml:space="preserve">                     if (j==sink) break;</w:t>
      </w:r>
    </w:p>
    <w:p w:rsidR="005F1F37" w:rsidRPr="000665B4" w:rsidRDefault="005F1F37" w:rsidP="005F1F37">
      <w:pPr>
        <w:pStyle w:val="ad"/>
        <w:rPr>
          <w:rFonts w:hAnsi="宋体" w:cs="宋体"/>
        </w:rPr>
      </w:pPr>
      <w:r w:rsidRPr="000665B4">
        <w:rPr>
          <w:rFonts w:hAnsi="宋体" w:cs="宋体" w:hint="eastAsia"/>
        </w:rPr>
        <w:t xml:space="preserve">                     for (v[j]=1,i=0;i&lt;n;i++)</w:t>
      </w:r>
    </w:p>
    <w:p w:rsidR="005F1F37" w:rsidRPr="000665B4" w:rsidRDefault="005F1F37" w:rsidP="005F1F37">
      <w:pPr>
        <w:pStyle w:val="ad"/>
        <w:rPr>
          <w:rFonts w:hAnsi="宋体" w:cs="宋体"/>
        </w:rPr>
      </w:pPr>
      <w:r w:rsidRPr="000665B4">
        <w:rPr>
          <w:rFonts w:hAnsi="宋体" w:cs="宋体" w:hint="eastAsia"/>
        </w:rPr>
        <w:t xml:space="preserve">                            if (mat[j][i]&gt;c[i]&amp;&amp;c[j]&gt;c[i])</w:t>
      </w:r>
    </w:p>
    <w:p w:rsidR="005F1F37" w:rsidRPr="000665B4" w:rsidRDefault="005F1F37" w:rsidP="005F1F37">
      <w:pPr>
        <w:pStyle w:val="ad"/>
        <w:rPr>
          <w:rFonts w:hAnsi="宋体" w:cs="宋体"/>
        </w:rPr>
      </w:pPr>
      <w:r w:rsidRPr="000665B4">
        <w:rPr>
          <w:rFonts w:hAnsi="宋体" w:cs="宋体" w:hint="eastAsia"/>
        </w:rPr>
        <w:t xml:space="preserve">                                   c[i]=mat[j][i]&lt;c[j]?mat[j][i]:c[j],p[i]=j;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(ret+=j=c[i=sink];i!=source;i=p[i])</w:t>
      </w:r>
    </w:p>
    <w:p w:rsidR="005F1F37" w:rsidRPr="000665B4" w:rsidRDefault="005F1F37" w:rsidP="005F1F37">
      <w:pPr>
        <w:pStyle w:val="ad"/>
        <w:rPr>
          <w:rFonts w:hAnsi="宋体" w:cs="宋体"/>
        </w:rPr>
      </w:pPr>
      <w:r w:rsidRPr="000665B4">
        <w:rPr>
          <w:rFonts w:hAnsi="宋体" w:cs="宋体" w:hint="eastAsia"/>
        </w:rPr>
        <w:t xml:space="preserve">                     mat[p[i]][i]-=j,mat[i][p[i]]+=j;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int best_edge_cut(int n,int mat[][MAXN],int source,int sink,int set[][2],int&amp; </w:t>
      </w:r>
      <w:r w:rsidRPr="000665B4">
        <w:rPr>
          <w:rFonts w:hAnsi="宋体" w:cs="宋体" w:hint="eastAsia"/>
        </w:rPr>
        <w:lastRenderedPageBreak/>
        <w:t>mincost){</w:t>
      </w:r>
    </w:p>
    <w:p w:rsidR="005F1F37" w:rsidRPr="000665B4" w:rsidRDefault="005F1F37" w:rsidP="005F1F37">
      <w:pPr>
        <w:pStyle w:val="ad"/>
        <w:rPr>
          <w:rFonts w:hAnsi="宋体" w:cs="宋体"/>
        </w:rPr>
      </w:pPr>
      <w:r w:rsidRPr="000665B4">
        <w:rPr>
          <w:rFonts w:hAnsi="宋体" w:cs="宋体" w:hint="eastAsia"/>
        </w:rPr>
        <w:t xml:space="preserve">       int m0[MAXN][MAXN],m[MAXN][MAXN],i,j,k,l,ret=0,last;</w:t>
      </w:r>
    </w:p>
    <w:p w:rsidR="005F1F37" w:rsidRPr="000665B4" w:rsidRDefault="005F1F37" w:rsidP="005F1F37">
      <w:pPr>
        <w:pStyle w:val="ad"/>
        <w:rPr>
          <w:rFonts w:hAnsi="宋体" w:cs="宋体"/>
        </w:rPr>
      </w:pPr>
      <w:r w:rsidRPr="000665B4">
        <w:rPr>
          <w:rFonts w:hAnsi="宋体" w:cs="宋体" w:hint="eastAsia"/>
        </w:rPr>
        <w:t xml:space="preserve">       if (source==sink)</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m0[i][j]=mat[i][j];</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m[i][j]=m0[i][j];</w:t>
      </w:r>
    </w:p>
    <w:p w:rsidR="005F1F37" w:rsidRPr="000665B4" w:rsidRDefault="005F1F37" w:rsidP="005F1F37">
      <w:pPr>
        <w:pStyle w:val="ad"/>
        <w:rPr>
          <w:rFonts w:hAnsi="宋体" w:cs="宋体"/>
        </w:rPr>
      </w:pPr>
      <w:r w:rsidRPr="000665B4">
        <w:rPr>
          <w:rFonts w:hAnsi="宋体" w:cs="宋体" w:hint="eastAsia"/>
        </w:rPr>
        <w:t xml:space="preserve">       mincost=last=max_flow(n,m,source,sink);</w:t>
      </w:r>
    </w:p>
    <w:p w:rsidR="005F1F37" w:rsidRPr="000665B4" w:rsidRDefault="005F1F37" w:rsidP="005F1F37">
      <w:pPr>
        <w:pStyle w:val="ad"/>
        <w:rPr>
          <w:rFonts w:hAnsi="宋体" w:cs="宋体"/>
        </w:rPr>
      </w:pPr>
      <w:r w:rsidRPr="000665B4">
        <w:rPr>
          <w:rFonts w:hAnsi="宋体" w:cs="宋体" w:hint="eastAsia"/>
        </w:rPr>
        <w:t xml:space="preserve">       for (k=0;k&lt;n&amp;&amp;last;k++)</w:t>
      </w:r>
    </w:p>
    <w:p w:rsidR="005F1F37" w:rsidRPr="000665B4" w:rsidRDefault="005F1F37" w:rsidP="005F1F37">
      <w:pPr>
        <w:pStyle w:val="ad"/>
        <w:rPr>
          <w:rFonts w:hAnsi="宋体" w:cs="宋体"/>
        </w:rPr>
      </w:pPr>
      <w:r w:rsidRPr="000665B4">
        <w:rPr>
          <w:rFonts w:hAnsi="宋体" w:cs="宋体" w:hint="eastAsia"/>
        </w:rPr>
        <w:t xml:space="preserve">              for (l=0;l&lt;n&amp;&amp;last;l++)</w:t>
      </w:r>
    </w:p>
    <w:p w:rsidR="005F1F37" w:rsidRPr="000665B4" w:rsidRDefault="005F1F37" w:rsidP="005F1F37">
      <w:pPr>
        <w:pStyle w:val="ad"/>
        <w:rPr>
          <w:rFonts w:hAnsi="宋体" w:cs="宋体"/>
        </w:rPr>
      </w:pPr>
      <w:r w:rsidRPr="000665B4">
        <w:rPr>
          <w:rFonts w:hAnsi="宋体" w:cs="宋体" w:hint="eastAsia"/>
        </w:rPr>
        <w:t xml:space="preserve">                     if (m0[k][l]){</w:t>
      </w:r>
    </w:p>
    <w:p w:rsidR="005F1F37" w:rsidRPr="000665B4" w:rsidRDefault="005F1F37" w:rsidP="005F1F37">
      <w:pPr>
        <w:pStyle w:val="ad"/>
        <w:rPr>
          <w:rFonts w:hAnsi="宋体" w:cs="宋体"/>
        </w:rPr>
      </w:pPr>
      <w:r w:rsidRPr="000665B4">
        <w:rPr>
          <w:rFonts w:hAnsi="宋体" w:cs="宋体" w:hint="eastAsia"/>
        </w:rPr>
        <w:t xml:space="preserve">                            for (i=0;i&lt;n+n;i++)</w:t>
      </w:r>
    </w:p>
    <w:p w:rsidR="005F1F37" w:rsidRPr="000665B4" w:rsidRDefault="005F1F37" w:rsidP="005F1F37">
      <w:pPr>
        <w:pStyle w:val="ad"/>
        <w:rPr>
          <w:rFonts w:hAnsi="宋体" w:cs="宋体"/>
          <w:lang w:val="pt-BR"/>
        </w:rPr>
      </w:pPr>
      <w:r w:rsidRPr="000665B4">
        <w:rPr>
          <w:rFonts w:hAnsi="宋体" w:cs="宋体" w:hint="eastAsia"/>
          <w:lang w:val="pt-BR"/>
        </w:rPr>
        <w:t xml:space="preserve">                                   for (j=0;j&lt;n+n;j++)</w:t>
      </w:r>
    </w:p>
    <w:p w:rsidR="005F1F37" w:rsidRPr="000665B4" w:rsidRDefault="005F1F37" w:rsidP="005F1F37">
      <w:pPr>
        <w:pStyle w:val="ad"/>
        <w:rPr>
          <w:rFonts w:hAnsi="宋体" w:cs="宋体"/>
          <w:lang w:val="pt-BR"/>
        </w:rPr>
      </w:pPr>
      <w:r w:rsidRPr="000665B4">
        <w:rPr>
          <w:rFonts w:hAnsi="宋体" w:cs="宋体" w:hint="eastAsia"/>
          <w:lang w:val="pt-BR"/>
        </w:rPr>
        <w:t xml:space="preserve">                                          m[i][j]=m0[i][j];</w:t>
      </w:r>
    </w:p>
    <w:p w:rsidR="005F1F37" w:rsidRPr="000665B4" w:rsidRDefault="005F1F37" w:rsidP="005F1F37">
      <w:pPr>
        <w:pStyle w:val="ad"/>
        <w:rPr>
          <w:rFonts w:hAnsi="宋体" w:cs="宋体"/>
        </w:rPr>
      </w:pPr>
      <w:r w:rsidRPr="000665B4">
        <w:rPr>
          <w:rFonts w:hAnsi="宋体" w:cs="宋体" w:hint="eastAsia"/>
        </w:rPr>
        <w:t xml:space="preserve">                            m[k][l]=0;</w:t>
      </w:r>
    </w:p>
    <w:p w:rsidR="005F1F37" w:rsidRPr="000665B4" w:rsidRDefault="005F1F37" w:rsidP="005F1F37">
      <w:pPr>
        <w:pStyle w:val="ad"/>
        <w:rPr>
          <w:rFonts w:hAnsi="宋体" w:cs="宋体"/>
        </w:rPr>
      </w:pPr>
      <w:r w:rsidRPr="000665B4">
        <w:rPr>
          <w:rFonts w:hAnsi="宋体" w:cs="宋体" w:hint="eastAsia"/>
        </w:rPr>
        <w:t xml:space="preserve">                            if (max_flow(n,m,source,sink)==last-mat[k][l]){</w:t>
      </w:r>
    </w:p>
    <w:p w:rsidR="005F1F37" w:rsidRPr="000665B4" w:rsidRDefault="005F1F37" w:rsidP="005F1F37">
      <w:pPr>
        <w:pStyle w:val="ad"/>
        <w:rPr>
          <w:rFonts w:hAnsi="宋体" w:cs="宋体"/>
        </w:rPr>
      </w:pPr>
      <w:r w:rsidRPr="000665B4">
        <w:rPr>
          <w:rFonts w:hAnsi="宋体" w:cs="宋体" w:hint="eastAsia"/>
        </w:rPr>
        <w:t xml:space="preserve">                                   set[ret][0]=k;</w:t>
      </w:r>
    </w:p>
    <w:p w:rsidR="005F1F37" w:rsidRPr="000665B4" w:rsidRDefault="005F1F37" w:rsidP="005F1F37">
      <w:pPr>
        <w:pStyle w:val="ad"/>
        <w:rPr>
          <w:rFonts w:hAnsi="宋体" w:cs="宋体"/>
        </w:rPr>
      </w:pPr>
      <w:r w:rsidRPr="000665B4">
        <w:rPr>
          <w:rFonts w:hAnsi="宋体" w:cs="宋体" w:hint="eastAsia"/>
        </w:rPr>
        <w:t xml:space="preserve">                                   set[ret++][1]=l;</w:t>
      </w:r>
    </w:p>
    <w:p w:rsidR="005F1F37" w:rsidRPr="000665B4" w:rsidRDefault="005F1F37" w:rsidP="005F1F37">
      <w:pPr>
        <w:pStyle w:val="ad"/>
        <w:rPr>
          <w:rFonts w:hAnsi="宋体" w:cs="宋体"/>
        </w:rPr>
      </w:pPr>
      <w:r w:rsidRPr="000665B4">
        <w:rPr>
          <w:rFonts w:hAnsi="宋体" w:cs="宋体" w:hint="eastAsia"/>
        </w:rPr>
        <w:t xml:space="preserve">                                   m0[k][l]=0;</w:t>
      </w:r>
    </w:p>
    <w:p w:rsidR="005F1F37" w:rsidRPr="000665B4" w:rsidRDefault="005F1F37" w:rsidP="005F1F37">
      <w:pPr>
        <w:pStyle w:val="ad"/>
        <w:rPr>
          <w:rFonts w:hAnsi="宋体" w:cs="宋体"/>
        </w:rPr>
      </w:pPr>
      <w:r w:rsidRPr="000665B4">
        <w:rPr>
          <w:rFonts w:hAnsi="宋体" w:cs="宋体" w:hint="eastAsia"/>
        </w:rPr>
        <w:t xml:space="preserve">                                   last-=mat[k][l];</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2"/>
        <w:rPr>
          <w:rFonts w:hAnsi="宋体" w:cs="宋体"/>
          <w:b/>
        </w:rPr>
      </w:pPr>
      <w:bookmarkStart w:id="387" w:name="_Toc524383287"/>
      <w:r w:rsidRPr="000665B4">
        <w:rPr>
          <w:rFonts w:hAnsi="宋体" w:cs="宋体" w:hint="eastAsia"/>
          <w:b/>
        </w:rPr>
        <w:t>10.6 最佳点割集</w:t>
      </w:r>
      <w:bookmarkEnd w:id="387"/>
    </w:p>
    <w:p w:rsidR="005F1F37" w:rsidRPr="000665B4" w:rsidRDefault="005F1F37" w:rsidP="005F1F37">
      <w:pPr>
        <w:pStyle w:val="ad"/>
        <w:rPr>
          <w:rFonts w:hAnsi="宋体" w:cs="宋体"/>
        </w:rPr>
      </w:pPr>
      <w:r w:rsidRPr="000665B4">
        <w:rPr>
          <w:rFonts w:hAnsi="宋体" w:cs="宋体" w:hint="eastAsia"/>
        </w:rPr>
        <w:t>//最佳顶点割集</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int max_flow(int n,int mat[][MAXN],int source,int sink){</w:t>
      </w:r>
    </w:p>
    <w:p w:rsidR="005F1F37" w:rsidRPr="000665B4" w:rsidRDefault="005F1F37" w:rsidP="005F1F37">
      <w:pPr>
        <w:pStyle w:val="ad"/>
        <w:rPr>
          <w:rFonts w:hAnsi="宋体" w:cs="宋体"/>
        </w:rPr>
      </w:pPr>
      <w:r w:rsidRPr="000665B4">
        <w:rPr>
          <w:rFonts w:hAnsi="宋体" w:cs="宋体" w:hint="eastAsia"/>
        </w:rPr>
        <w:t xml:space="preserve">       int v[MAXN],c[MAXN],p[MAXN],ret=0,i,j;</w:t>
      </w:r>
    </w:p>
    <w:p w:rsidR="005F1F37" w:rsidRPr="000665B4" w:rsidRDefault="005F1F37" w:rsidP="005F1F37">
      <w:pPr>
        <w:pStyle w:val="ad"/>
        <w:rPr>
          <w:rFonts w:hAnsi="宋体" w:cs="宋体"/>
        </w:rPr>
      </w:pPr>
      <w:r w:rsidRPr="000665B4">
        <w:rPr>
          <w:rFonts w:hAnsi="宋体" w:cs="宋体" w:hint="eastAsia"/>
        </w:rPr>
        <w:t xml:space="preserve">       for (;;){</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v[i]=c[i]=0;</w:t>
      </w:r>
    </w:p>
    <w:p w:rsidR="005F1F37" w:rsidRPr="000665B4" w:rsidRDefault="005F1F37" w:rsidP="005F1F37">
      <w:pPr>
        <w:pStyle w:val="ad"/>
        <w:rPr>
          <w:rFonts w:hAnsi="宋体" w:cs="宋体"/>
        </w:rPr>
      </w:pPr>
      <w:r w:rsidRPr="000665B4">
        <w:rPr>
          <w:rFonts w:hAnsi="宋体" w:cs="宋体" w:hint="eastAsia"/>
        </w:rPr>
        <w:t xml:space="preserve">              for (c[source]=inf;;){</w:t>
      </w:r>
    </w:p>
    <w:p w:rsidR="005F1F37" w:rsidRPr="000665B4" w:rsidRDefault="005F1F37" w:rsidP="005F1F37">
      <w:pPr>
        <w:pStyle w:val="ad"/>
        <w:rPr>
          <w:rFonts w:hAnsi="宋体" w:cs="宋体"/>
        </w:rPr>
      </w:pPr>
      <w:r w:rsidRPr="000665B4">
        <w:rPr>
          <w:rFonts w:hAnsi="宋体" w:cs="宋体" w:hint="eastAsia"/>
        </w:rPr>
        <w:t xml:space="preserve">                     for (j=-1,i=0;i&lt;n;i++)</w:t>
      </w:r>
    </w:p>
    <w:p w:rsidR="005F1F37" w:rsidRPr="000665B4" w:rsidRDefault="005F1F37" w:rsidP="005F1F37">
      <w:pPr>
        <w:pStyle w:val="ad"/>
        <w:rPr>
          <w:rFonts w:hAnsi="宋体" w:cs="宋体"/>
        </w:rPr>
      </w:pPr>
      <w:r w:rsidRPr="000665B4">
        <w:rPr>
          <w:rFonts w:hAnsi="宋体" w:cs="宋体" w:hint="eastAsia"/>
        </w:rPr>
        <w:t xml:space="preserve">                            if (!v[i]&amp;&amp;c[i]&amp;&amp;(j==-1||c[i]&gt;c[j]))</w:t>
      </w:r>
    </w:p>
    <w:p w:rsidR="005F1F37" w:rsidRPr="000665B4" w:rsidRDefault="005F1F37" w:rsidP="005F1F37">
      <w:pPr>
        <w:pStyle w:val="ad"/>
        <w:rPr>
          <w:rFonts w:hAnsi="宋体" w:cs="宋体"/>
        </w:rPr>
      </w:pPr>
      <w:r w:rsidRPr="000665B4">
        <w:rPr>
          <w:rFonts w:hAnsi="宋体" w:cs="宋体" w:hint="eastAsia"/>
        </w:rPr>
        <w:t xml:space="preserve">                                   j=i;</w:t>
      </w:r>
    </w:p>
    <w:p w:rsidR="005F1F37" w:rsidRPr="000665B4" w:rsidRDefault="005F1F37" w:rsidP="005F1F37">
      <w:pPr>
        <w:pStyle w:val="ad"/>
        <w:rPr>
          <w:rFonts w:hAnsi="宋体" w:cs="宋体"/>
        </w:rPr>
      </w:pPr>
      <w:r w:rsidRPr="000665B4">
        <w:rPr>
          <w:rFonts w:hAnsi="宋体" w:cs="宋体" w:hint="eastAsia"/>
        </w:rPr>
        <w:t xml:space="preserve">                     if (j&lt;0) return ret;</w:t>
      </w:r>
    </w:p>
    <w:p w:rsidR="005F1F37" w:rsidRPr="000665B4" w:rsidRDefault="005F1F37" w:rsidP="005F1F37">
      <w:pPr>
        <w:pStyle w:val="ad"/>
        <w:rPr>
          <w:rFonts w:hAnsi="宋体" w:cs="宋体"/>
        </w:rPr>
      </w:pPr>
      <w:r w:rsidRPr="000665B4">
        <w:rPr>
          <w:rFonts w:hAnsi="宋体" w:cs="宋体" w:hint="eastAsia"/>
        </w:rPr>
        <w:t xml:space="preserve">                     if (j==sink) break;</w:t>
      </w:r>
    </w:p>
    <w:p w:rsidR="005F1F37" w:rsidRPr="000665B4" w:rsidRDefault="005F1F37" w:rsidP="005F1F37">
      <w:pPr>
        <w:pStyle w:val="ad"/>
        <w:rPr>
          <w:rFonts w:hAnsi="宋体" w:cs="宋体"/>
        </w:rPr>
      </w:pPr>
      <w:r w:rsidRPr="000665B4">
        <w:rPr>
          <w:rFonts w:hAnsi="宋体" w:cs="宋体" w:hint="eastAsia"/>
        </w:rPr>
        <w:t xml:space="preserve">                     for (v[j]=1,i=0;i&lt;n;i++)</w:t>
      </w:r>
    </w:p>
    <w:p w:rsidR="005F1F37" w:rsidRPr="000665B4" w:rsidRDefault="005F1F37" w:rsidP="005F1F37">
      <w:pPr>
        <w:pStyle w:val="ad"/>
        <w:rPr>
          <w:rFonts w:hAnsi="宋体" w:cs="宋体"/>
        </w:rPr>
      </w:pPr>
      <w:r w:rsidRPr="000665B4">
        <w:rPr>
          <w:rFonts w:hAnsi="宋体" w:cs="宋体" w:hint="eastAsia"/>
        </w:rPr>
        <w:lastRenderedPageBreak/>
        <w:t xml:space="preserve">                            if (mat[j][i]&gt;c[i]&amp;&amp;c[j]&gt;c[i])</w:t>
      </w:r>
    </w:p>
    <w:p w:rsidR="005F1F37" w:rsidRPr="000665B4" w:rsidRDefault="005F1F37" w:rsidP="005F1F37">
      <w:pPr>
        <w:pStyle w:val="ad"/>
        <w:rPr>
          <w:rFonts w:hAnsi="宋体" w:cs="宋体"/>
        </w:rPr>
      </w:pPr>
      <w:r w:rsidRPr="000665B4">
        <w:rPr>
          <w:rFonts w:hAnsi="宋体" w:cs="宋体" w:hint="eastAsia"/>
        </w:rPr>
        <w:t xml:space="preserve">                                   c[i]=mat[j][i]&lt;c[j]?mat[j][i]:c[j],p[i]=j;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(ret+=j=c[i=sink];i!=source;i=p[i])</w:t>
      </w:r>
    </w:p>
    <w:p w:rsidR="005F1F37" w:rsidRPr="000665B4" w:rsidRDefault="005F1F37" w:rsidP="005F1F37">
      <w:pPr>
        <w:pStyle w:val="ad"/>
        <w:rPr>
          <w:rFonts w:hAnsi="宋体" w:cs="宋体"/>
        </w:rPr>
      </w:pPr>
      <w:r w:rsidRPr="000665B4">
        <w:rPr>
          <w:rFonts w:hAnsi="宋体" w:cs="宋体" w:hint="eastAsia"/>
        </w:rPr>
        <w:t xml:space="preserve">                     mat[p[i]][i]-=j,mat[i][p[i]]+=j;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best_vertex_cut(int n,int mat[][MAXN],int* cost,int source,int sink,int* set,int&amp; mincost){</w:t>
      </w:r>
    </w:p>
    <w:p w:rsidR="005F1F37" w:rsidRPr="000665B4" w:rsidRDefault="005F1F37" w:rsidP="005F1F37">
      <w:pPr>
        <w:pStyle w:val="ad"/>
        <w:rPr>
          <w:rFonts w:hAnsi="宋体" w:cs="宋体"/>
        </w:rPr>
      </w:pPr>
      <w:r w:rsidRPr="000665B4">
        <w:rPr>
          <w:rFonts w:hAnsi="宋体" w:cs="宋体" w:hint="eastAsia"/>
        </w:rPr>
        <w:t xml:space="preserve">       int m0[MAXN][MAXN],m[MAXN][MAXN],i,j,k,ret=0,last;</w:t>
      </w:r>
    </w:p>
    <w:p w:rsidR="005F1F37" w:rsidRPr="000665B4" w:rsidRDefault="005F1F37" w:rsidP="005F1F37">
      <w:pPr>
        <w:pStyle w:val="ad"/>
        <w:rPr>
          <w:rFonts w:hAnsi="宋体" w:cs="宋体"/>
        </w:rPr>
      </w:pPr>
      <w:r w:rsidRPr="000665B4">
        <w:rPr>
          <w:rFonts w:hAnsi="宋体" w:cs="宋体" w:hint="eastAsia"/>
        </w:rPr>
        <w:t xml:space="preserve">       if (source==sink||mat[source][sink])</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 xml:space="preserve">       for (i=0;i&lt;n+n;i++)</w:t>
      </w:r>
    </w:p>
    <w:p w:rsidR="005F1F37" w:rsidRPr="000665B4" w:rsidRDefault="005F1F37" w:rsidP="005F1F37">
      <w:pPr>
        <w:pStyle w:val="ad"/>
        <w:rPr>
          <w:rFonts w:hAnsi="宋体" w:cs="宋体"/>
          <w:lang w:val="pt-BR"/>
        </w:rPr>
      </w:pPr>
      <w:r w:rsidRPr="000665B4">
        <w:rPr>
          <w:rFonts w:hAnsi="宋体" w:cs="宋体" w:hint="eastAsia"/>
          <w:lang w:val="pt-BR"/>
        </w:rPr>
        <w:t xml:space="preserve">              for (j=0;j&lt;n+n;j++)</w:t>
      </w:r>
    </w:p>
    <w:p w:rsidR="005F1F37" w:rsidRPr="000665B4" w:rsidRDefault="005F1F37" w:rsidP="005F1F37">
      <w:pPr>
        <w:pStyle w:val="ad"/>
        <w:rPr>
          <w:rFonts w:hAnsi="宋体" w:cs="宋体"/>
          <w:lang w:val="pt-BR"/>
        </w:rPr>
      </w:pPr>
      <w:r w:rsidRPr="000665B4">
        <w:rPr>
          <w:rFonts w:hAnsi="宋体" w:cs="宋体" w:hint="eastAsia"/>
          <w:lang w:val="pt-BR"/>
        </w:rPr>
        <w:t xml:space="preserve">                     m0[i][j]=0;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if (mat[i][j])</w:t>
      </w:r>
    </w:p>
    <w:p w:rsidR="005F1F37" w:rsidRPr="000665B4" w:rsidRDefault="005F1F37" w:rsidP="005F1F37">
      <w:pPr>
        <w:pStyle w:val="ad"/>
        <w:rPr>
          <w:rFonts w:hAnsi="宋体" w:cs="宋体"/>
        </w:rPr>
      </w:pPr>
      <w:r w:rsidRPr="000665B4">
        <w:rPr>
          <w:rFonts w:hAnsi="宋体" w:cs="宋体" w:hint="eastAsia"/>
        </w:rPr>
        <w:t xml:space="preserve">                            m0[i][n+j]=inf;</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m0[n+i][i]=cost[i];</w:t>
      </w:r>
    </w:p>
    <w:p w:rsidR="005F1F37" w:rsidRPr="000665B4" w:rsidRDefault="005F1F37" w:rsidP="005F1F37">
      <w:pPr>
        <w:pStyle w:val="ad"/>
        <w:rPr>
          <w:rFonts w:hAnsi="宋体" w:cs="宋体"/>
          <w:lang w:val="pt-BR"/>
        </w:rPr>
      </w:pPr>
      <w:r w:rsidRPr="000665B4">
        <w:rPr>
          <w:rFonts w:hAnsi="宋体" w:cs="宋体" w:hint="eastAsia"/>
          <w:lang w:val="pt-BR"/>
        </w:rPr>
        <w:t xml:space="preserve">       for (i=0;i&lt;n+n;i++)</w:t>
      </w:r>
    </w:p>
    <w:p w:rsidR="005F1F37" w:rsidRPr="000665B4" w:rsidRDefault="005F1F37" w:rsidP="005F1F37">
      <w:pPr>
        <w:pStyle w:val="ad"/>
        <w:rPr>
          <w:rFonts w:hAnsi="宋体" w:cs="宋体"/>
          <w:lang w:val="pt-BR"/>
        </w:rPr>
      </w:pPr>
      <w:r w:rsidRPr="000665B4">
        <w:rPr>
          <w:rFonts w:hAnsi="宋体" w:cs="宋体" w:hint="eastAsia"/>
          <w:lang w:val="pt-BR"/>
        </w:rPr>
        <w:t xml:space="preserve">             for (j=0;j&lt;n+n;j++)</w:t>
      </w:r>
    </w:p>
    <w:p w:rsidR="005F1F37" w:rsidRPr="000665B4" w:rsidRDefault="005F1F37" w:rsidP="005F1F37">
      <w:pPr>
        <w:pStyle w:val="ad"/>
        <w:rPr>
          <w:rFonts w:hAnsi="宋体" w:cs="宋体"/>
          <w:lang w:val="pt-BR"/>
        </w:rPr>
      </w:pPr>
      <w:r w:rsidRPr="000665B4">
        <w:rPr>
          <w:rFonts w:hAnsi="宋体" w:cs="宋体" w:hint="eastAsia"/>
          <w:lang w:val="pt-BR"/>
        </w:rPr>
        <w:t xml:space="preserve">                     m[i][j]=m0[i][j];</w:t>
      </w:r>
    </w:p>
    <w:p w:rsidR="005F1F37" w:rsidRPr="000665B4" w:rsidRDefault="005F1F37" w:rsidP="005F1F37">
      <w:pPr>
        <w:pStyle w:val="ad"/>
        <w:rPr>
          <w:rFonts w:hAnsi="宋体" w:cs="宋体"/>
        </w:rPr>
      </w:pPr>
      <w:r w:rsidRPr="000665B4">
        <w:rPr>
          <w:rFonts w:hAnsi="宋体" w:cs="宋体" w:hint="eastAsia"/>
        </w:rPr>
        <w:t xml:space="preserve">       mincost=last=max_flow(n+n,m,source,n+sink);</w:t>
      </w:r>
    </w:p>
    <w:p w:rsidR="005F1F37" w:rsidRPr="000665B4" w:rsidRDefault="005F1F37" w:rsidP="005F1F37">
      <w:pPr>
        <w:pStyle w:val="ad"/>
        <w:rPr>
          <w:rFonts w:hAnsi="宋体" w:cs="宋体"/>
        </w:rPr>
      </w:pPr>
      <w:r w:rsidRPr="000665B4">
        <w:rPr>
          <w:rFonts w:hAnsi="宋体" w:cs="宋体" w:hint="eastAsia"/>
        </w:rPr>
        <w:t xml:space="preserve">       for (k=0;k&lt;n&amp;&amp;last;k++)</w:t>
      </w:r>
    </w:p>
    <w:p w:rsidR="005F1F37" w:rsidRPr="000665B4" w:rsidRDefault="005F1F37" w:rsidP="005F1F37">
      <w:pPr>
        <w:pStyle w:val="ad"/>
        <w:rPr>
          <w:rFonts w:hAnsi="宋体" w:cs="宋体"/>
        </w:rPr>
      </w:pPr>
      <w:r w:rsidRPr="000665B4">
        <w:rPr>
          <w:rFonts w:hAnsi="宋体" w:cs="宋体" w:hint="eastAsia"/>
        </w:rPr>
        <w:t xml:space="preserve">              if (k!=source&amp;&amp;k!=sink){</w:t>
      </w:r>
    </w:p>
    <w:p w:rsidR="005F1F37" w:rsidRPr="000665B4" w:rsidRDefault="005F1F37" w:rsidP="005F1F37">
      <w:pPr>
        <w:pStyle w:val="ad"/>
        <w:rPr>
          <w:rFonts w:hAnsi="宋体" w:cs="宋体"/>
          <w:lang w:val="pt-BR"/>
        </w:rPr>
      </w:pPr>
      <w:r w:rsidRPr="000665B4">
        <w:rPr>
          <w:rFonts w:hAnsi="宋体" w:cs="宋体" w:hint="eastAsia"/>
          <w:lang w:val="pt-BR"/>
        </w:rPr>
        <w:t xml:space="preserve">                     for (i=0;i&lt;n+n;i++)</w:t>
      </w:r>
    </w:p>
    <w:p w:rsidR="005F1F37" w:rsidRPr="000665B4" w:rsidRDefault="005F1F37" w:rsidP="005F1F37">
      <w:pPr>
        <w:pStyle w:val="ad"/>
        <w:rPr>
          <w:rFonts w:hAnsi="宋体" w:cs="宋体"/>
          <w:lang w:val="pt-BR"/>
        </w:rPr>
      </w:pPr>
      <w:r w:rsidRPr="000665B4">
        <w:rPr>
          <w:rFonts w:hAnsi="宋体" w:cs="宋体" w:hint="eastAsia"/>
          <w:lang w:val="pt-BR"/>
        </w:rPr>
        <w:t xml:space="preserve">                            for (j=0;j&lt;n+n;j++)</w:t>
      </w:r>
    </w:p>
    <w:p w:rsidR="005F1F37" w:rsidRPr="000665B4" w:rsidRDefault="005F1F37" w:rsidP="005F1F37">
      <w:pPr>
        <w:pStyle w:val="ad"/>
        <w:rPr>
          <w:rFonts w:hAnsi="宋体" w:cs="宋体"/>
          <w:lang w:val="pt-BR"/>
        </w:rPr>
      </w:pPr>
      <w:r w:rsidRPr="000665B4">
        <w:rPr>
          <w:rFonts w:hAnsi="宋体" w:cs="宋体" w:hint="eastAsia"/>
          <w:lang w:val="pt-BR"/>
        </w:rPr>
        <w:t xml:space="preserve">                                  m[i][j]=m0[i][j];</w:t>
      </w:r>
    </w:p>
    <w:p w:rsidR="005F1F37" w:rsidRPr="000665B4" w:rsidRDefault="005F1F37" w:rsidP="005F1F37">
      <w:pPr>
        <w:pStyle w:val="ad"/>
        <w:rPr>
          <w:rFonts w:hAnsi="宋体" w:cs="宋体"/>
          <w:lang w:val="pt-BR"/>
        </w:rPr>
      </w:pPr>
      <w:r w:rsidRPr="000665B4">
        <w:rPr>
          <w:rFonts w:hAnsi="宋体" w:cs="宋体" w:hint="eastAsia"/>
          <w:lang w:val="pt-BR"/>
        </w:rPr>
        <w:t xml:space="preserve">                     m[n+k][k]=0;</w:t>
      </w:r>
    </w:p>
    <w:p w:rsidR="005F1F37" w:rsidRPr="000665B4" w:rsidRDefault="005F1F37" w:rsidP="005F1F37">
      <w:pPr>
        <w:pStyle w:val="ad"/>
        <w:rPr>
          <w:rFonts w:hAnsi="宋体" w:cs="宋体"/>
        </w:rPr>
      </w:pPr>
      <w:r w:rsidRPr="000665B4">
        <w:rPr>
          <w:rFonts w:hAnsi="宋体" w:cs="宋体" w:hint="eastAsia"/>
        </w:rPr>
        <w:t xml:space="preserve">                     if (max_flow(n+n,m,source,n+sink)==last-cost[k]){</w:t>
      </w:r>
    </w:p>
    <w:p w:rsidR="005F1F37" w:rsidRPr="000665B4" w:rsidRDefault="005F1F37" w:rsidP="005F1F37">
      <w:pPr>
        <w:pStyle w:val="ad"/>
        <w:rPr>
          <w:rFonts w:hAnsi="宋体" w:cs="宋体"/>
        </w:rPr>
      </w:pPr>
      <w:r w:rsidRPr="000665B4">
        <w:rPr>
          <w:rFonts w:hAnsi="宋体" w:cs="宋体" w:hint="eastAsia"/>
        </w:rPr>
        <w:t xml:space="preserve">                            set[ret++]=k;</w:t>
      </w:r>
    </w:p>
    <w:p w:rsidR="005F1F37" w:rsidRPr="000665B4" w:rsidRDefault="005F1F37" w:rsidP="005F1F37">
      <w:pPr>
        <w:pStyle w:val="ad"/>
        <w:rPr>
          <w:rFonts w:hAnsi="宋体" w:cs="宋体"/>
        </w:rPr>
      </w:pPr>
      <w:r w:rsidRPr="000665B4">
        <w:rPr>
          <w:rFonts w:hAnsi="宋体" w:cs="宋体" w:hint="eastAsia"/>
        </w:rPr>
        <w:t xml:space="preserve">                            m0[n+k][k]=0;</w:t>
      </w:r>
    </w:p>
    <w:p w:rsidR="005F1F37" w:rsidRPr="000665B4" w:rsidRDefault="005F1F37" w:rsidP="005F1F37">
      <w:pPr>
        <w:pStyle w:val="ad"/>
        <w:rPr>
          <w:rFonts w:hAnsi="宋体" w:cs="宋体"/>
        </w:rPr>
      </w:pPr>
      <w:r w:rsidRPr="000665B4">
        <w:rPr>
          <w:rFonts w:hAnsi="宋体" w:cs="宋体" w:hint="eastAsia"/>
        </w:rPr>
        <w:t xml:space="preserve">                            last-=cost[k];</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2"/>
        <w:rPr>
          <w:rFonts w:hAnsi="宋体" w:cs="宋体"/>
          <w:b/>
        </w:rPr>
      </w:pPr>
      <w:bookmarkStart w:id="388" w:name="_Toc524383288"/>
      <w:r w:rsidRPr="000665B4">
        <w:rPr>
          <w:rFonts w:hAnsi="宋体" w:cs="宋体" w:hint="eastAsia"/>
          <w:b/>
        </w:rPr>
        <w:t>10.7 最小边割集</w:t>
      </w:r>
      <w:bookmarkEnd w:id="388"/>
    </w:p>
    <w:p w:rsidR="005F1F37" w:rsidRPr="000665B4" w:rsidRDefault="005F1F37" w:rsidP="005F1F37">
      <w:pPr>
        <w:pStyle w:val="ad"/>
        <w:rPr>
          <w:rFonts w:hAnsi="宋体" w:cs="宋体"/>
        </w:rPr>
      </w:pPr>
      <w:r w:rsidRPr="000665B4">
        <w:rPr>
          <w:rFonts w:hAnsi="宋体" w:cs="宋体" w:hint="eastAsia"/>
        </w:rPr>
        <w:t>//最小边割集</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lastRenderedPageBreak/>
        <w:t>#define inf 1000000000</w:t>
      </w:r>
    </w:p>
    <w:p w:rsidR="005F1F37" w:rsidRPr="000665B4" w:rsidRDefault="005F1F37" w:rsidP="005F1F37">
      <w:pPr>
        <w:pStyle w:val="ad"/>
        <w:rPr>
          <w:rFonts w:hAnsi="宋体" w:cs="宋体"/>
        </w:rPr>
      </w:pPr>
      <w:r w:rsidRPr="000665B4">
        <w:rPr>
          <w:rFonts w:hAnsi="宋体" w:cs="宋体" w:hint="eastAsia"/>
        </w:rPr>
        <w:t>int max_flow(int n,int mat[][MAXN],int source,int sink){</w:t>
      </w:r>
    </w:p>
    <w:p w:rsidR="005F1F37" w:rsidRPr="000665B4" w:rsidRDefault="005F1F37" w:rsidP="005F1F37">
      <w:pPr>
        <w:pStyle w:val="ad"/>
        <w:rPr>
          <w:rFonts w:hAnsi="宋体" w:cs="宋体"/>
        </w:rPr>
      </w:pPr>
      <w:r w:rsidRPr="000665B4">
        <w:rPr>
          <w:rFonts w:hAnsi="宋体" w:cs="宋体" w:hint="eastAsia"/>
        </w:rPr>
        <w:t xml:space="preserve">       int v[MAXN],c[MAXN],p[MAXN],ret=0,i,j;</w:t>
      </w:r>
    </w:p>
    <w:p w:rsidR="005F1F37" w:rsidRPr="000665B4" w:rsidRDefault="005F1F37" w:rsidP="005F1F37">
      <w:pPr>
        <w:pStyle w:val="ad"/>
        <w:rPr>
          <w:rFonts w:hAnsi="宋体" w:cs="宋体"/>
        </w:rPr>
      </w:pPr>
      <w:r w:rsidRPr="000665B4">
        <w:rPr>
          <w:rFonts w:hAnsi="宋体" w:cs="宋体" w:hint="eastAsia"/>
        </w:rPr>
        <w:t xml:space="preserve">       for (;;){</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v[i]=c[i]=0;</w:t>
      </w:r>
    </w:p>
    <w:p w:rsidR="005F1F37" w:rsidRPr="000665B4" w:rsidRDefault="005F1F37" w:rsidP="005F1F37">
      <w:pPr>
        <w:pStyle w:val="ad"/>
        <w:rPr>
          <w:rFonts w:hAnsi="宋体" w:cs="宋体"/>
        </w:rPr>
      </w:pPr>
      <w:r w:rsidRPr="000665B4">
        <w:rPr>
          <w:rFonts w:hAnsi="宋体" w:cs="宋体" w:hint="eastAsia"/>
        </w:rPr>
        <w:t xml:space="preserve">              for (c[source]=inf;;){</w:t>
      </w:r>
    </w:p>
    <w:p w:rsidR="005F1F37" w:rsidRPr="000665B4" w:rsidRDefault="005F1F37" w:rsidP="005F1F37">
      <w:pPr>
        <w:pStyle w:val="ad"/>
        <w:rPr>
          <w:rFonts w:hAnsi="宋体" w:cs="宋体"/>
        </w:rPr>
      </w:pPr>
      <w:r w:rsidRPr="000665B4">
        <w:rPr>
          <w:rFonts w:hAnsi="宋体" w:cs="宋体" w:hint="eastAsia"/>
        </w:rPr>
        <w:t xml:space="preserve">                     for (j=-1,i=0;i&lt;n;i++)</w:t>
      </w:r>
    </w:p>
    <w:p w:rsidR="005F1F37" w:rsidRPr="000665B4" w:rsidRDefault="005F1F37" w:rsidP="005F1F37">
      <w:pPr>
        <w:pStyle w:val="ad"/>
        <w:rPr>
          <w:rFonts w:hAnsi="宋体" w:cs="宋体"/>
        </w:rPr>
      </w:pPr>
      <w:r w:rsidRPr="000665B4">
        <w:rPr>
          <w:rFonts w:hAnsi="宋体" w:cs="宋体" w:hint="eastAsia"/>
        </w:rPr>
        <w:t xml:space="preserve">                            if (!v[i]&amp;&amp;c[i]&amp;&amp;(j==-1||c[i]&gt;c[j]))</w:t>
      </w:r>
    </w:p>
    <w:p w:rsidR="005F1F37" w:rsidRPr="000665B4" w:rsidRDefault="005F1F37" w:rsidP="005F1F37">
      <w:pPr>
        <w:pStyle w:val="ad"/>
        <w:rPr>
          <w:rFonts w:hAnsi="宋体" w:cs="宋体"/>
        </w:rPr>
      </w:pPr>
      <w:r w:rsidRPr="000665B4">
        <w:rPr>
          <w:rFonts w:hAnsi="宋体" w:cs="宋体" w:hint="eastAsia"/>
        </w:rPr>
        <w:t xml:space="preserve">                                   j=i;</w:t>
      </w:r>
    </w:p>
    <w:p w:rsidR="005F1F37" w:rsidRPr="000665B4" w:rsidRDefault="005F1F37" w:rsidP="005F1F37">
      <w:pPr>
        <w:pStyle w:val="ad"/>
        <w:rPr>
          <w:rFonts w:hAnsi="宋体" w:cs="宋体"/>
        </w:rPr>
      </w:pPr>
      <w:r w:rsidRPr="000665B4">
        <w:rPr>
          <w:rFonts w:hAnsi="宋体" w:cs="宋体" w:hint="eastAsia"/>
        </w:rPr>
        <w:t xml:space="preserve">                    if (j&lt;0) return ret;</w:t>
      </w:r>
    </w:p>
    <w:p w:rsidR="005F1F37" w:rsidRPr="000665B4" w:rsidRDefault="005F1F37" w:rsidP="005F1F37">
      <w:pPr>
        <w:pStyle w:val="ad"/>
        <w:rPr>
          <w:rFonts w:hAnsi="宋体" w:cs="宋体"/>
        </w:rPr>
      </w:pPr>
      <w:r w:rsidRPr="000665B4">
        <w:rPr>
          <w:rFonts w:hAnsi="宋体" w:cs="宋体" w:hint="eastAsia"/>
        </w:rPr>
        <w:t xml:space="preserve">                    if (j==sink) break;</w:t>
      </w:r>
    </w:p>
    <w:p w:rsidR="005F1F37" w:rsidRPr="000665B4" w:rsidRDefault="005F1F37" w:rsidP="005F1F37">
      <w:pPr>
        <w:pStyle w:val="ad"/>
        <w:rPr>
          <w:rFonts w:hAnsi="宋体" w:cs="宋体"/>
        </w:rPr>
      </w:pPr>
      <w:r w:rsidRPr="000665B4">
        <w:rPr>
          <w:rFonts w:hAnsi="宋体" w:cs="宋体" w:hint="eastAsia"/>
        </w:rPr>
        <w:t xml:space="preserve">                     for (v[j]=1,i=0;i&lt;n;i++)</w:t>
      </w:r>
    </w:p>
    <w:p w:rsidR="005F1F37" w:rsidRPr="000665B4" w:rsidRDefault="005F1F37" w:rsidP="005F1F37">
      <w:pPr>
        <w:pStyle w:val="ad"/>
        <w:rPr>
          <w:rFonts w:hAnsi="宋体" w:cs="宋体"/>
        </w:rPr>
      </w:pPr>
      <w:r w:rsidRPr="000665B4">
        <w:rPr>
          <w:rFonts w:hAnsi="宋体" w:cs="宋体" w:hint="eastAsia"/>
        </w:rPr>
        <w:t xml:space="preserve">                            if (mat[j][i]&gt;c[i]&amp;&amp;c[j]&gt;c[i])</w:t>
      </w:r>
    </w:p>
    <w:p w:rsidR="005F1F37" w:rsidRPr="000665B4" w:rsidRDefault="005F1F37" w:rsidP="005F1F37">
      <w:pPr>
        <w:pStyle w:val="ad"/>
        <w:rPr>
          <w:rFonts w:hAnsi="宋体" w:cs="宋体"/>
        </w:rPr>
      </w:pPr>
      <w:r w:rsidRPr="000665B4">
        <w:rPr>
          <w:rFonts w:hAnsi="宋体" w:cs="宋体" w:hint="eastAsia"/>
        </w:rPr>
        <w:t xml:space="preserve">                                  c[i]=mat[j][i]&lt;c[j]?mat[j][i]:c[j],p[i]=j;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(ret+=j=c[i=sink];i!=source;i=p[i])</w:t>
      </w:r>
    </w:p>
    <w:p w:rsidR="005F1F37" w:rsidRPr="000665B4" w:rsidRDefault="005F1F37" w:rsidP="005F1F37">
      <w:pPr>
        <w:pStyle w:val="ad"/>
        <w:rPr>
          <w:rFonts w:hAnsi="宋体" w:cs="宋体"/>
        </w:rPr>
      </w:pPr>
      <w:r w:rsidRPr="000665B4">
        <w:rPr>
          <w:rFonts w:hAnsi="宋体" w:cs="宋体" w:hint="eastAsia"/>
        </w:rPr>
        <w:t xml:space="preserve">                     mat[p[i]][i]-=j,mat[i][p[i]]+=j;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int min_edge_cut(int n,int mat[][MAXN],int source,int sink,int set[][2]){</w:t>
      </w:r>
    </w:p>
    <w:p w:rsidR="005F1F37" w:rsidRPr="000665B4" w:rsidRDefault="005F1F37" w:rsidP="005F1F37">
      <w:pPr>
        <w:pStyle w:val="ad"/>
        <w:rPr>
          <w:rFonts w:hAnsi="宋体" w:cs="宋体"/>
        </w:rPr>
      </w:pPr>
      <w:r w:rsidRPr="000665B4">
        <w:rPr>
          <w:rFonts w:hAnsi="宋体" w:cs="宋体" w:hint="eastAsia"/>
        </w:rPr>
        <w:t xml:space="preserve">       int m0[MAXN][MAXN],m[MAXN][MAXN],i,j,k,l,ret=0,last;</w:t>
      </w:r>
    </w:p>
    <w:p w:rsidR="005F1F37" w:rsidRPr="000665B4" w:rsidRDefault="005F1F37" w:rsidP="005F1F37">
      <w:pPr>
        <w:pStyle w:val="ad"/>
        <w:rPr>
          <w:rFonts w:hAnsi="宋体" w:cs="宋体"/>
        </w:rPr>
      </w:pPr>
      <w:r w:rsidRPr="000665B4">
        <w:rPr>
          <w:rFonts w:hAnsi="宋体" w:cs="宋体" w:hint="eastAsia"/>
        </w:rPr>
        <w:t xml:space="preserve">       if (source==sink)</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m0[i][j]=(mat[i][j]!=0);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m[i][j]=m0[i][j];</w:t>
      </w:r>
    </w:p>
    <w:p w:rsidR="005F1F37" w:rsidRPr="000665B4" w:rsidRDefault="005F1F37" w:rsidP="005F1F37">
      <w:pPr>
        <w:pStyle w:val="ad"/>
        <w:rPr>
          <w:rFonts w:hAnsi="宋体" w:cs="宋体"/>
        </w:rPr>
      </w:pPr>
      <w:r w:rsidRPr="000665B4">
        <w:rPr>
          <w:rFonts w:hAnsi="宋体" w:cs="宋体" w:hint="eastAsia"/>
        </w:rPr>
        <w:t xml:space="preserve">       last=max_flow(n,m,source,sink);</w:t>
      </w:r>
    </w:p>
    <w:p w:rsidR="005F1F37" w:rsidRPr="000665B4" w:rsidRDefault="005F1F37" w:rsidP="005F1F37">
      <w:pPr>
        <w:pStyle w:val="ad"/>
        <w:rPr>
          <w:rFonts w:hAnsi="宋体" w:cs="宋体"/>
        </w:rPr>
      </w:pPr>
      <w:r w:rsidRPr="000665B4">
        <w:rPr>
          <w:rFonts w:hAnsi="宋体" w:cs="宋体" w:hint="eastAsia"/>
        </w:rPr>
        <w:t xml:space="preserve">       for (k=0;k&lt;n&amp;&amp;last;k++)</w:t>
      </w:r>
    </w:p>
    <w:p w:rsidR="005F1F37" w:rsidRPr="000665B4" w:rsidRDefault="005F1F37" w:rsidP="005F1F37">
      <w:pPr>
        <w:pStyle w:val="ad"/>
        <w:rPr>
          <w:rFonts w:hAnsi="宋体" w:cs="宋体"/>
        </w:rPr>
      </w:pPr>
      <w:r w:rsidRPr="000665B4">
        <w:rPr>
          <w:rFonts w:hAnsi="宋体" w:cs="宋体" w:hint="eastAsia"/>
        </w:rPr>
        <w:t xml:space="preserve">              for (l=0;l&lt;n&amp;&amp;last;l++)</w:t>
      </w:r>
    </w:p>
    <w:p w:rsidR="005F1F37" w:rsidRPr="000665B4" w:rsidRDefault="005F1F37" w:rsidP="005F1F37">
      <w:pPr>
        <w:pStyle w:val="ad"/>
        <w:rPr>
          <w:rFonts w:hAnsi="宋体" w:cs="宋体"/>
        </w:rPr>
      </w:pPr>
      <w:r w:rsidRPr="000665B4">
        <w:rPr>
          <w:rFonts w:hAnsi="宋体" w:cs="宋体" w:hint="eastAsia"/>
        </w:rPr>
        <w:t xml:space="preserve">                     if (m0[k][l]){</w:t>
      </w:r>
    </w:p>
    <w:p w:rsidR="005F1F37" w:rsidRPr="000665B4" w:rsidRDefault="005F1F37" w:rsidP="005F1F37">
      <w:pPr>
        <w:pStyle w:val="ad"/>
        <w:rPr>
          <w:rFonts w:hAnsi="宋体" w:cs="宋体"/>
        </w:rPr>
      </w:pPr>
      <w:r w:rsidRPr="000665B4">
        <w:rPr>
          <w:rFonts w:hAnsi="宋体" w:cs="宋体" w:hint="eastAsia"/>
        </w:rPr>
        <w:t xml:space="preserve">                            for (i=0;i&lt;n+n;i++)</w:t>
      </w:r>
    </w:p>
    <w:p w:rsidR="005F1F37" w:rsidRPr="000665B4" w:rsidRDefault="005F1F37" w:rsidP="005F1F37">
      <w:pPr>
        <w:pStyle w:val="ad"/>
        <w:rPr>
          <w:rFonts w:hAnsi="宋体" w:cs="宋体"/>
          <w:lang w:val="pt-BR"/>
        </w:rPr>
      </w:pPr>
      <w:r w:rsidRPr="000665B4">
        <w:rPr>
          <w:rFonts w:hAnsi="宋体" w:cs="宋体" w:hint="eastAsia"/>
          <w:lang w:val="pt-BR"/>
        </w:rPr>
        <w:t xml:space="preserve">                                   for (j=0;j&lt;n+n;j++)</w:t>
      </w:r>
    </w:p>
    <w:p w:rsidR="005F1F37" w:rsidRPr="000665B4" w:rsidRDefault="005F1F37" w:rsidP="005F1F37">
      <w:pPr>
        <w:pStyle w:val="ad"/>
        <w:rPr>
          <w:rFonts w:hAnsi="宋体" w:cs="宋体"/>
          <w:lang w:val="pt-BR"/>
        </w:rPr>
      </w:pPr>
      <w:r w:rsidRPr="000665B4">
        <w:rPr>
          <w:rFonts w:hAnsi="宋体" w:cs="宋体" w:hint="eastAsia"/>
          <w:lang w:val="pt-BR"/>
        </w:rPr>
        <w:t xml:space="preserve">                                          m[i][j]=m0[i][j];</w:t>
      </w:r>
    </w:p>
    <w:p w:rsidR="005F1F37" w:rsidRPr="000665B4" w:rsidRDefault="005F1F37" w:rsidP="005F1F37">
      <w:pPr>
        <w:pStyle w:val="ad"/>
        <w:rPr>
          <w:rFonts w:hAnsi="宋体" w:cs="宋体"/>
        </w:rPr>
      </w:pPr>
      <w:r w:rsidRPr="000665B4">
        <w:rPr>
          <w:rFonts w:hAnsi="宋体" w:cs="宋体" w:hint="eastAsia"/>
        </w:rPr>
        <w:t xml:space="preserve">                            m[k][l]=0;</w:t>
      </w:r>
    </w:p>
    <w:p w:rsidR="005F1F37" w:rsidRPr="000665B4" w:rsidRDefault="005F1F37" w:rsidP="005F1F37">
      <w:pPr>
        <w:pStyle w:val="ad"/>
        <w:rPr>
          <w:rFonts w:hAnsi="宋体" w:cs="宋体"/>
        </w:rPr>
      </w:pPr>
      <w:r w:rsidRPr="000665B4">
        <w:rPr>
          <w:rFonts w:hAnsi="宋体" w:cs="宋体" w:hint="eastAsia"/>
        </w:rPr>
        <w:t xml:space="preserve">                            if (max_flow(n,m,source,sink)&lt;last){</w:t>
      </w:r>
    </w:p>
    <w:p w:rsidR="005F1F37" w:rsidRPr="000665B4" w:rsidRDefault="005F1F37" w:rsidP="005F1F37">
      <w:pPr>
        <w:pStyle w:val="ad"/>
        <w:rPr>
          <w:rFonts w:hAnsi="宋体" w:cs="宋体"/>
        </w:rPr>
      </w:pPr>
      <w:r w:rsidRPr="000665B4">
        <w:rPr>
          <w:rFonts w:hAnsi="宋体" w:cs="宋体" w:hint="eastAsia"/>
        </w:rPr>
        <w:t xml:space="preserve">                                   set[ret][0]=k;</w:t>
      </w:r>
    </w:p>
    <w:p w:rsidR="005F1F37" w:rsidRPr="000665B4" w:rsidRDefault="005F1F37" w:rsidP="005F1F37">
      <w:pPr>
        <w:pStyle w:val="ad"/>
        <w:rPr>
          <w:rFonts w:hAnsi="宋体" w:cs="宋体"/>
        </w:rPr>
      </w:pPr>
      <w:r w:rsidRPr="000665B4">
        <w:rPr>
          <w:rFonts w:hAnsi="宋体" w:cs="宋体" w:hint="eastAsia"/>
        </w:rPr>
        <w:t xml:space="preserve">                                   set[ret++][1]=l;</w:t>
      </w:r>
    </w:p>
    <w:p w:rsidR="005F1F37" w:rsidRPr="000665B4" w:rsidRDefault="005F1F37" w:rsidP="005F1F37">
      <w:pPr>
        <w:pStyle w:val="ad"/>
        <w:rPr>
          <w:rFonts w:hAnsi="宋体" w:cs="宋体"/>
        </w:rPr>
      </w:pPr>
      <w:r w:rsidRPr="000665B4">
        <w:rPr>
          <w:rFonts w:hAnsi="宋体" w:cs="宋体" w:hint="eastAsia"/>
        </w:rPr>
        <w:t xml:space="preserve">                                   m0[k][l]=0;</w:t>
      </w:r>
    </w:p>
    <w:p w:rsidR="005F1F37" w:rsidRPr="000665B4" w:rsidRDefault="005F1F37" w:rsidP="005F1F37">
      <w:pPr>
        <w:pStyle w:val="ad"/>
        <w:rPr>
          <w:rFonts w:hAnsi="宋体" w:cs="宋体"/>
        </w:rPr>
      </w:pPr>
      <w:r w:rsidRPr="000665B4">
        <w:rPr>
          <w:rFonts w:hAnsi="宋体" w:cs="宋体" w:hint="eastAsia"/>
        </w:rPr>
        <w:t xml:space="preserve">                                   last--;</w:t>
      </w:r>
    </w:p>
    <w:p w:rsidR="005F1F37" w:rsidRPr="000665B4" w:rsidRDefault="005F1F37" w:rsidP="005F1F37">
      <w:pPr>
        <w:pStyle w:val="ad"/>
        <w:rPr>
          <w:rFonts w:hAnsi="宋体" w:cs="宋体"/>
        </w:rPr>
      </w:pPr>
      <w:r w:rsidRPr="000665B4">
        <w:rPr>
          <w:rFonts w:hAnsi="宋体" w:cs="宋体" w:hint="eastAsia"/>
        </w:rPr>
        <w:lastRenderedPageBreak/>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2"/>
        <w:rPr>
          <w:rFonts w:hAnsi="宋体" w:cs="宋体"/>
          <w:b/>
        </w:rPr>
      </w:pPr>
      <w:bookmarkStart w:id="389" w:name="_Toc524383289"/>
      <w:r w:rsidRPr="000665B4">
        <w:rPr>
          <w:rFonts w:hAnsi="宋体" w:cs="宋体" w:hint="eastAsia"/>
          <w:b/>
        </w:rPr>
        <w:t>10.8 最小点割集</w:t>
      </w:r>
      <w:bookmarkEnd w:id="389"/>
    </w:p>
    <w:p w:rsidR="005F1F37" w:rsidRPr="000665B4" w:rsidRDefault="005F1F37" w:rsidP="005F1F37">
      <w:pPr>
        <w:pStyle w:val="ad"/>
        <w:rPr>
          <w:rFonts w:hAnsi="宋体" w:cs="宋体"/>
        </w:rPr>
      </w:pPr>
      <w:r w:rsidRPr="000665B4">
        <w:rPr>
          <w:rFonts w:hAnsi="宋体" w:cs="宋体" w:hint="eastAsia"/>
        </w:rPr>
        <w:t>//最小顶点割集</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int max_flow(int n,int mat[][MAXN],int source,int sink){</w:t>
      </w:r>
    </w:p>
    <w:p w:rsidR="005F1F37" w:rsidRPr="000665B4" w:rsidRDefault="005F1F37" w:rsidP="005F1F37">
      <w:pPr>
        <w:pStyle w:val="ad"/>
        <w:rPr>
          <w:rFonts w:hAnsi="宋体" w:cs="宋体"/>
        </w:rPr>
      </w:pPr>
      <w:r w:rsidRPr="000665B4">
        <w:rPr>
          <w:rFonts w:hAnsi="宋体" w:cs="宋体" w:hint="eastAsia"/>
        </w:rPr>
        <w:t xml:space="preserve">       int v[MAXN],c[MAXN],p[MAXN],ret=0,i,j;</w:t>
      </w:r>
    </w:p>
    <w:p w:rsidR="005F1F37" w:rsidRPr="000665B4" w:rsidRDefault="005F1F37" w:rsidP="005F1F37">
      <w:pPr>
        <w:pStyle w:val="ad"/>
        <w:rPr>
          <w:rFonts w:hAnsi="宋体" w:cs="宋体"/>
        </w:rPr>
      </w:pPr>
      <w:r w:rsidRPr="000665B4">
        <w:rPr>
          <w:rFonts w:hAnsi="宋体" w:cs="宋体" w:hint="eastAsia"/>
        </w:rPr>
        <w:t xml:space="preserve">       for (;;){</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v[i]=c[i]=0;</w:t>
      </w:r>
    </w:p>
    <w:p w:rsidR="005F1F37" w:rsidRPr="000665B4" w:rsidRDefault="005F1F37" w:rsidP="005F1F37">
      <w:pPr>
        <w:pStyle w:val="ad"/>
        <w:rPr>
          <w:rFonts w:hAnsi="宋体" w:cs="宋体"/>
        </w:rPr>
      </w:pPr>
      <w:r w:rsidRPr="000665B4">
        <w:rPr>
          <w:rFonts w:hAnsi="宋体" w:cs="宋体" w:hint="eastAsia"/>
        </w:rPr>
        <w:t xml:space="preserve">              for (c[source]=inf;;){</w:t>
      </w:r>
    </w:p>
    <w:p w:rsidR="005F1F37" w:rsidRPr="000665B4" w:rsidRDefault="005F1F37" w:rsidP="005F1F37">
      <w:pPr>
        <w:pStyle w:val="ad"/>
        <w:rPr>
          <w:rFonts w:hAnsi="宋体" w:cs="宋体"/>
        </w:rPr>
      </w:pPr>
      <w:r w:rsidRPr="000665B4">
        <w:rPr>
          <w:rFonts w:hAnsi="宋体" w:cs="宋体" w:hint="eastAsia"/>
        </w:rPr>
        <w:t xml:space="preserve">                     for (j=-1,i=0;i&lt;n;i++)</w:t>
      </w:r>
    </w:p>
    <w:p w:rsidR="005F1F37" w:rsidRPr="000665B4" w:rsidRDefault="005F1F37" w:rsidP="005F1F37">
      <w:pPr>
        <w:pStyle w:val="ad"/>
        <w:rPr>
          <w:rFonts w:hAnsi="宋体" w:cs="宋体"/>
        </w:rPr>
      </w:pPr>
      <w:r w:rsidRPr="000665B4">
        <w:rPr>
          <w:rFonts w:hAnsi="宋体" w:cs="宋体" w:hint="eastAsia"/>
        </w:rPr>
        <w:t xml:space="preserve">                            if (!v[i]&amp;&amp;c[i]&amp;&amp;(j==-1||c[i]&gt;c[j]))</w:t>
      </w:r>
    </w:p>
    <w:p w:rsidR="005F1F37" w:rsidRPr="000665B4" w:rsidRDefault="005F1F37" w:rsidP="005F1F37">
      <w:pPr>
        <w:pStyle w:val="ad"/>
        <w:rPr>
          <w:rFonts w:hAnsi="宋体" w:cs="宋体"/>
        </w:rPr>
      </w:pPr>
      <w:r w:rsidRPr="000665B4">
        <w:rPr>
          <w:rFonts w:hAnsi="宋体" w:cs="宋体" w:hint="eastAsia"/>
        </w:rPr>
        <w:t xml:space="preserve">                                   j=i;</w:t>
      </w:r>
    </w:p>
    <w:p w:rsidR="005F1F37" w:rsidRPr="000665B4" w:rsidRDefault="005F1F37" w:rsidP="005F1F37">
      <w:pPr>
        <w:pStyle w:val="ad"/>
        <w:rPr>
          <w:rFonts w:hAnsi="宋体" w:cs="宋体"/>
        </w:rPr>
      </w:pPr>
      <w:r w:rsidRPr="000665B4">
        <w:rPr>
          <w:rFonts w:hAnsi="宋体" w:cs="宋体" w:hint="eastAsia"/>
        </w:rPr>
        <w:t xml:space="preserve">                     if (j&lt;0) return ret;</w:t>
      </w:r>
    </w:p>
    <w:p w:rsidR="005F1F37" w:rsidRPr="000665B4" w:rsidRDefault="005F1F37" w:rsidP="005F1F37">
      <w:pPr>
        <w:pStyle w:val="ad"/>
        <w:rPr>
          <w:rFonts w:hAnsi="宋体" w:cs="宋体"/>
        </w:rPr>
      </w:pPr>
      <w:r w:rsidRPr="000665B4">
        <w:rPr>
          <w:rFonts w:hAnsi="宋体" w:cs="宋体" w:hint="eastAsia"/>
        </w:rPr>
        <w:t xml:space="preserve">                     if (j==sink) break;</w:t>
      </w:r>
    </w:p>
    <w:p w:rsidR="005F1F37" w:rsidRPr="000665B4" w:rsidRDefault="005F1F37" w:rsidP="005F1F37">
      <w:pPr>
        <w:pStyle w:val="ad"/>
        <w:rPr>
          <w:rFonts w:hAnsi="宋体" w:cs="宋体"/>
        </w:rPr>
      </w:pPr>
      <w:r w:rsidRPr="000665B4">
        <w:rPr>
          <w:rFonts w:hAnsi="宋体" w:cs="宋体" w:hint="eastAsia"/>
        </w:rPr>
        <w:t xml:space="preserve">                     for (v[j]=1,i=0;i&lt;n;i++)</w:t>
      </w:r>
    </w:p>
    <w:p w:rsidR="005F1F37" w:rsidRPr="000665B4" w:rsidRDefault="005F1F37" w:rsidP="005F1F37">
      <w:pPr>
        <w:pStyle w:val="ad"/>
        <w:rPr>
          <w:rFonts w:hAnsi="宋体" w:cs="宋体"/>
        </w:rPr>
      </w:pPr>
      <w:r w:rsidRPr="000665B4">
        <w:rPr>
          <w:rFonts w:hAnsi="宋体" w:cs="宋体" w:hint="eastAsia"/>
        </w:rPr>
        <w:t xml:space="preserve">                            if (mat[j][i]&gt;c[i]&amp;&amp;c[j]&gt;c[i])</w:t>
      </w:r>
    </w:p>
    <w:p w:rsidR="005F1F37" w:rsidRPr="000665B4" w:rsidRDefault="005F1F37" w:rsidP="005F1F37">
      <w:pPr>
        <w:pStyle w:val="ad"/>
        <w:rPr>
          <w:rFonts w:hAnsi="宋体" w:cs="宋体"/>
        </w:rPr>
      </w:pPr>
      <w:r w:rsidRPr="000665B4">
        <w:rPr>
          <w:rFonts w:hAnsi="宋体" w:cs="宋体" w:hint="eastAsia"/>
        </w:rPr>
        <w:t xml:space="preserve">                                  c[i]=mat[j][i]&lt;c[j]?mat[j][i]:c[j],p[i]=j;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(ret+=j=c[i=sink];i!=source;i=p[i])</w:t>
      </w:r>
    </w:p>
    <w:p w:rsidR="005F1F37" w:rsidRPr="000665B4" w:rsidRDefault="005F1F37" w:rsidP="005F1F37">
      <w:pPr>
        <w:pStyle w:val="ad"/>
        <w:rPr>
          <w:rFonts w:hAnsi="宋体" w:cs="宋体"/>
        </w:rPr>
      </w:pPr>
      <w:r w:rsidRPr="000665B4">
        <w:rPr>
          <w:rFonts w:hAnsi="宋体" w:cs="宋体" w:hint="eastAsia"/>
        </w:rPr>
        <w:t xml:space="preserve">                     mat[p[i]][i]-=j,mat[i][p[i]]+=j;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min_vertex_cut(int n,int mat[][MAXN],int source,int sink,int* set){</w:t>
      </w:r>
    </w:p>
    <w:p w:rsidR="005F1F37" w:rsidRPr="000665B4" w:rsidRDefault="005F1F37" w:rsidP="005F1F37">
      <w:pPr>
        <w:pStyle w:val="ad"/>
        <w:rPr>
          <w:rFonts w:hAnsi="宋体" w:cs="宋体"/>
        </w:rPr>
      </w:pPr>
      <w:r w:rsidRPr="000665B4">
        <w:rPr>
          <w:rFonts w:hAnsi="宋体" w:cs="宋体" w:hint="eastAsia"/>
        </w:rPr>
        <w:t xml:space="preserve">       int m0[MAXN][MAXN],m[MAXN][MAXN],i,j,k,ret=0,last;</w:t>
      </w:r>
    </w:p>
    <w:p w:rsidR="005F1F37" w:rsidRPr="000665B4" w:rsidRDefault="005F1F37" w:rsidP="005F1F37">
      <w:pPr>
        <w:pStyle w:val="ad"/>
        <w:rPr>
          <w:rFonts w:hAnsi="宋体" w:cs="宋体"/>
        </w:rPr>
      </w:pPr>
      <w:r w:rsidRPr="000665B4">
        <w:rPr>
          <w:rFonts w:hAnsi="宋体" w:cs="宋体" w:hint="eastAsia"/>
        </w:rPr>
        <w:t xml:space="preserve">       if (source==sink||mat[source][sink])</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 xml:space="preserve">       for (i=0;i&lt;n+n;i++)</w:t>
      </w:r>
    </w:p>
    <w:p w:rsidR="005F1F37" w:rsidRPr="000665B4" w:rsidRDefault="005F1F37" w:rsidP="005F1F37">
      <w:pPr>
        <w:pStyle w:val="ad"/>
        <w:rPr>
          <w:rFonts w:hAnsi="宋体" w:cs="宋体"/>
          <w:lang w:val="pt-BR"/>
        </w:rPr>
      </w:pPr>
      <w:r w:rsidRPr="000665B4">
        <w:rPr>
          <w:rFonts w:hAnsi="宋体" w:cs="宋体" w:hint="eastAsia"/>
          <w:lang w:val="pt-BR"/>
        </w:rPr>
        <w:t xml:space="preserve">              for (j=0;j&lt;n+n;j++)</w:t>
      </w:r>
    </w:p>
    <w:p w:rsidR="005F1F37" w:rsidRPr="000665B4" w:rsidRDefault="005F1F37" w:rsidP="005F1F37">
      <w:pPr>
        <w:pStyle w:val="ad"/>
        <w:rPr>
          <w:rFonts w:hAnsi="宋体" w:cs="宋体"/>
          <w:lang w:val="pt-BR"/>
        </w:rPr>
      </w:pPr>
      <w:r w:rsidRPr="000665B4">
        <w:rPr>
          <w:rFonts w:hAnsi="宋体" w:cs="宋体" w:hint="eastAsia"/>
          <w:lang w:val="pt-BR"/>
        </w:rPr>
        <w:t xml:space="preserve">                     m0[i][j]=0;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if (mat[i][j])</w:t>
      </w:r>
    </w:p>
    <w:p w:rsidR="005F1F37" w:rsidRPr="000665B4" w:rsidRDefault="005F1F37" w:rsidP="005F1F37">
      <w:pPr>
        <w:pStyle w:val="ad"/>
        <w:rPr>
          <w:rFonts w:hAnsi="宋体" w:cs="宋体"/>
        </w:rPr>
      </w:pPr>
      <w:r w:rsidRPr="000665B4">
        <w:rPr>
          <w:rFonts w:hAnsi="宋体" w:cs="宋体" w:hint="eastAsia"/>
        </w:rPr>
        <w:t xml:space="preserve">                            m0[i][n+j]=inf;</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m0[n+i][i]=1;</w:t>
      </w:r>
    </w:p>
    <w:p w:rsidR="005F1F37" w:rsidRPr="000665B4" w:rsidRDefault="005F1F37" w:rsidP="005F1F37">
      <w:pPr>
        <w:pStyle w:val="ad"/>
        <w:rPr>
          <w:rFonts w:hAnsi="宋体" w:cs="宋体"/>
        </w:rPr>
      </w:pPr>
      <w:r w:rsidRPr="000665B4">
        <w:rPr>
          <w:rFonts w:hAnsi="宋体" w:cs="宋体" w:hint="eastAsia"/>
        </w:rPr>
        <w:t xml:space="preserve">       for (i=0;i&lt;n+n;i++)</w:t>
      </w:r>
    </w:p>
    <w:p w:rsidR="005F1F37" w:rsidRPr="000665B4" w:rsidRDefault="005F1F37" w:rsidP="005F1F37">
      <w:pPr>
        <w:pStyle w:val="ad"/>
        <w:rPr>
          <w:rFonts w:hAnsi="宋体" w:cs="宋体"/>
          <w:lang w:val="pt-BR"/>
        </w:rPr>
      </w:pPr>
      <w:r w:rsidRPr="000665B4">
        <w:rPr>
          <w:rFonts w:hAnsi="宋体" w:cs="宋体" w:hint="eastAsia"/>
          <w:lang w:val="pt-BR"/>
        </w:rPr>
        <w:t xml:space="preserve">              for (j=0;j&lt;n+n;j++)</w:t>
      </w:r>
    </w:p>
    <w:p w:rsidR="005F1F37" w:rsidRPr="000665B4" w:rsidRDefault="005F1F37" w:rsidP="005F1F37">
      <w:pPr>
        <w:pStyle w:val="ad"/>
        <w:rPr>
          <w:rFonts w:hAnsi="宋体" w:cs="宋体"/>
          <w:lang w:val="pt-BR"/>
        </w:rPr>
      </w:pPr>
      <w:r w:rsidRPr="000665B4">
        <w:rPr>
          <w:rFonts w:hAnsi="宋体" w:cs="宋体" w:hint="eastAsia"/>
          <w:lang w:val="pt-BR"/>
        </w:rPr>
        <w:lastRenderedPageBreak/>
        <w:t xml:space="preserve">                     m[i][j]=m0[i][j];</w:t>
      </w:r>
    </w:p>
    <w:p w:rsidR="005F1F37" w:rsidRPr="000665B4" w:rsidRDefault="005F1F37" w:rsidP="005F1F37">
      <w:pPr>
        <w:pStyle w:val="ad"/>
        <w:rPr>
          <w:rFonts w:hAnsi="宋体" w:cs="宋体"/>
        </w:rPr>
      </w:pPr>
      <w:r w:rsidRPr="000665B4">
        <w:rPr>
          <w:rFonts w:hAnsi="宋体" w:cs="宋体" w:hint="eastAsia"/>
        </w:rPr>
        <w:t xml:space="preserve">       last=max_flow(n+n,m,source,n+sink);</w:t>
      </w:r>
    </w:p>
    <w:p w:rsidR="005F1F37" w:rsidRPr="000665B4" w:rsidRDefault="005F1F37" w:rsidP="005F1F37">
      <w:pPr>
        <w:pStyle w:val="ad"/>
        <w:rPr>
          <w:rFonts w:hAnsi="宋体" w:cs="宋体"/>
        </w:rPr>
      </w:pPr>
      <w:r w:rsidRPr="000665B4">
        <w:rPr>
          <w:rFonts w:hAnsi="宋体" w:cs="宋体" w:hint="eastAsia"/>
        </w:rPr>
        <w:t xml:space="preserve">       for (k=0;k&lt;n&amp;&amp;last;k++)</w:t>
      </w:r>
    </w:p>
    <w:p w:rsidR="005F1F37" w:rsidRPr="000665B4" w:rsidRDefault="005F1F37" w:rsidP="005F1F37">
      <w:pPr>
        <w:pStyle w:val="ad"/>
        <w:rPr>
          <w:rFonts w:hAnsi="宋体" w:cs="宋体"/>
        </w:rPr>
      </w:pPr>
      <w:r w:rsidRPr="000665B4">
        <w:rPr>
          <w:rFonts w:hAnsi="宋体" w:cs="宋体" w:hint="eastAsia"/>
        </w:rPr>
        <w:t xml:space="preserve">              if (k!=source&amp;&amp;k!=sink){</w:t>
      </w:r>
    </w:p>
    <w:p w:rsidR="005F1F37" w:rsidRPr="000665B4" w:rsidRDefault="005F1F37" w:rsidP="005F1F37">
      <w:pPr>
        <w:pStyle w:val="ad"/>
        <w:rPr>
          <w:rFonts w:hAnsi="宋体" w:cs="宋体"/>
          <w:lang w:val="pt-BR"/>
        </w:rPr>
      </w:pPr>
      <w:r w:rsidRPr="000665B4">
        <w:rPr>
          <w:rFonts w:hAnsi="宋体" w:cs="宋体" w:hint="eastAsia"/>
          <w:lang w:val="pt-BR"/>
        </w:rPr>
        <w:t xml:space="preserve">                     for (i=0;i&lt;n+n;i++)</w:t>
      </w:r>
    </w:p>
    <w:p w:rsidR="005F1F37" w:rsidRPr="000665B4" w:rsidRDefault="005F1F37" w:rsidP="005F1F37">
      <w:pPr>
        <w:pStyle w:val="ad"/>
        <w:rPr>
          <w:rFonts w:hAnsi="宋体" w:cs="宋体"/>
          <w:lang w:val="pt-BR"/>
        </w:rPr>
      </w:pPr>
      <w:r w:rsidRPr="000665B4">
        <w:rPr>
          <w:rFonts w:hAnsi="宋体" w:cs="宋体" w:hint="eastAsia"/>
          <w:lang w:val="pt-BR"/>
        </w:rPr>
        <w:t xml:space="preserve">                            for (j=0;j&lt;n+n;j++)</w:t>
      </w:r>
    </w:p>
    <w:p w:rsidR="005F1F37" w:rsidRPr="000665B4" w:rsidRDefault="005F1F37" w:rsidP="005F1F37">
      <w:pPr>
        <w:pStyle w:val="ad"/>
        <w:rPr>
          <w:rFonts w:hAnsi="宋体" w:cs="宋体"/>
          <w:lang w:val="pt-BR"/>
        </w:rPr>
      </w:pPr>
      <w:r w:rsidRPr="000665B4">
        <w:rPr>
          <w:rFonts w:hAnsi="宋体" w:cs="宋体" w:hint="eastAsia"/>
          <w:lang w:val="pt-BR"/>
        </w:rPr>
        <w:t xml:space="preserve">                                   m[i][j]=m0[i][j];</w:t>
      </w:r>
    </w:p>
    <w:p w:rsidR="005F1F37" w:rsidRPr="000665B4" w:rsidRDefault="005F1F37" w:rsidP="005F1F37">
      <w:pPr>
        <w:pStyle w:val="ad"/>
        <w:rPr>
          <w:rFonts w:hAnsi="宋体" w:cs="宋体"/>
          <w:lang w:val="pt-BR"/>
        </w:rPr>
      </w:pPr>
      <w:r w:rsidRPr="000665B4">
        <w:rPr>
          <w:rFonts w:hAnsi="宋体" w:cs="宋体" w:hint="eastAsia"/>
          <w:lang w:val="pt-BR"/>
        </w:rPr>
        <w:t xml:space="preserve">                     m[n+k][k]=0;</w:t>
      </w:r>
    </w:p>
    <w:p w:rsidR="005F1F37" w:rsidRPr="000665B4" w:rsidRDefault="005F1F37" w:rsidP="005F1F37">
      <w:pPr>
        <w:pStyle w:val="ad"/>
        <w:rPr>
          <w:rFonts w:hAnsi="宋体" w:cs="宋体"/>
        </w:rPr>
      </w:pPr>
      <w:r w:rsidRPr="000665B4">
        <w:rPr>
          <w:rFonts w:hAnsi="宋体" w:cs="宋体" w:hint="eastAsia"/>
        </w:rPr>
        <w:t xml:space="preserve">                     if (max_flow(n+n,m,source,n+sink)&lt;last){</w:t>
      </w:r>
    </w:p>
    <w:p w:rsidR="005F1F37" w:rsidRPr="000665B4" w:rsidRDefault="005F1F37" w:rsidP="005F1F37">
      <w:pPr>
        <w:pStyle w:val="ad"/>
        <w:rPr>
          <w:rFonts w:hAnsi="宋体" w:cs="宋体"/>
        </w:rPr>
      </w:pPr>
      <w:r w:rsidRPr="000665B4">
        <w:rPr>
          <w:rFonts w:hAnsi="宋体" w:cs="宋体" w:hint="eastAsia"/>
        </w:rPr>
        <w:t xml:space="preserve">                            set[ret++]=k;</w:t>
      </w:r>
    </w:p>
    <w:p w:rsidR="005F1F37" w:rsidRPr="000665B4" w:rsidRDefault="005F1F37" w:rsidP="005F1F37">
      <w:pPr>
        <w:pStyle w:val="ad"/>
        <w:rPr>
          <w:rFonts w:hAnsi="宋体" w:cs="宋体"/>
        </w:rPr>
      </w:pPr>
      <w:r w:rsidRPr="000665B4">
        <w:rPr>
          <w:rFonts w:hAnsi="宋体" w:cs="宋体" w:hint="eastAsia"/>
        </w:rPr>
        <w:t xml:space="preserve">                            m0[n+k][k]=0;</w:t>
      </w:r>
    </w:p>
    <w:p w:rsidR="005F1F37" w:rsidRPr="000665B4" w:rsidRDefault="005F1F37" w:rsidP="005F1F37">
      <w:pPr>
        <w:pStyle w:val="ad"/>
        <w:rPr>
          <w:rFonts w:hAnsi="宋体" w:cs="宋体"/>
        </w:rPr>
      </w:pPr>
      <w:r w:rsidRPr="000665B4">
        <w:rPr>
          <w:rFonts w:hAnsi="宋体" w:cs="宋体" w:hint="eastAsia"/>
        </w:rPr>
        <w:t xml:space="preserve">                           last--;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174533">
      <w:pPr>
        <w:pStyle w:val="ad"/>
        <w:outlineLvl w:val="2"/>
        <w:rPr>
          <w:rFonts w:hAnsi="宋体" w:cs="宋体"/>
          <w:b/>
        </w:rPr>
      </w:pPr>
      <w:bookmarkStart w:id="390" w:name="_Toc524383290"/>
      <w:r w:rsidRPr="000665B4">
        <w:rPr>
          <w:rFonts w:hAnsi="宋体" w:cs="宋体" w:hint="eastAsia"/>
          <w:b/>
        </w:rPr>
        <w:t>10.9 最小路径覆盖</w:t>
      </w:r>
      <w:bookmarkEnd w:id="390"/>
    </w:p>
    <w:p w:rsidR="005F1F37" w:rsidRPr="000665B4" w:rsidRDefault="005F1F37" w:rsidP="005F1F37">
      <w:pPr>
        <w:pStyle w:val="ad"/>
        <w:rPr>
          <w:rFonts w:hAnsi="宋体" w:cs="宋体"/>
        </w:rPr>
      </w:pPr>
      <w:r w:rsidRPr="000665B4">
        <w:rPr>
          <w:rFonts w:hAnsi="宋体" w:cs="宋体" w:hint="eastAsia"/>
        </w:rPr>
        <w:t>//最小路径覆盖,O(n^3)</w:t>
      </w:r>
    </w:p>
    <w:p w:rsidR="005F1F37" w:rsidRPr="000665B4" w:rsidRDefault="005F1F37" w:rsidP="005F1F37">
      <w:pPr>
        <w:pStyle w:val="ad"/>
        <w:rPr>
          <w:rFonts w:hAnsi="宋体" w:cs="宋体"/>
        </w:rPr>
      </w:pPr>
      <w:r w:rsidRPr="000665B4">
        <w:rPr>
          <w:rFonts w:hAnsi="宋体" w:cs="宋体" w:hint="eastAsia"/>
        </w:rPr>
        <w:t>//求解最小的路径覆盖图中所有点,有向图无向图均适用</w:t>
      </w:r>
    </w:p>
    <w:p w:rsidR="005F1F37" w:rsidRPr="000665B4" w:rsidRDefault="005F1F37" w:rsidP="005F1F37">
      <w:pPr>
        <w:pStyle w:val="ad"/>
        <w:rPr>
          <w:rFonts w:hAnsi="宋体" w:cs="宋体"/>
        </w:rPr>
      </w:pPr>
      <w:r w:rsidRPr="000665B4">
        <w:rPr>
          <w:rFonts w:hAnsi="宋体" w:cs="宋体" w:hint="eastAsia"/>
        </w:rPr>
        <w:t>//注意此问题等价二分图最大匹配,可以用邻接表或正向表减小复杂度</w:t>
      </w:r>
    </w:p>
    <w:p w:rsidR="005F1F37" w:rsidRPr="000665B4" w:rsidRDefault="005F1F37" w:rsidP="005F1F37">
      <w:pPr>
        <w:pStyle w:val="ad"/>
        <w:rPr>
          <w:rFonts w:hAnsi="宋体" w:cs="宋体"/>
        </w:rPr>
      </w:pPr>
      <w:r w:rsidRPr="000665B4">
        <w:rPr>
          <w:rFonts w:hAnsi="宋体" w:cs="宋体" w:hint="eastAsia"/>
        </w:rPr>
        <w:t>//返回最小路径条数,pre返回前指针(起点-1),next返回后指针(终点-1)</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310</w:t>
      </w:r>
    </w:p>
    <w:p w:rsidR="005F1F37" w:rsidRPr="000665B4" w:rsidRDefault="005F1F37" w:rsidP="005F1F37">
      <w:pPr>
        <w:pStyle w:val="ad"/>
        <w:rPr>
          <w:rFonts w:hAnsi="宋体" w:cs="宋体"/>
        </w:rPr>
      </w:pPr>
      <w:r w:rsidRPr="000665B4">
        <w:rPr>
          <w:rFonts w:hAnsi="宋体" w:cs="宋体" w:hint="eastAsia"/>
        </w:rPr>
        <w:t>#define _clr(x) memset(x,0xff,sizeof(int)*n)</w:t>
      </w:r>
    </w:p>
    <w:p w:rsidR="005F1F37" w:rsidRPr="000665B4" w:rsidRDefault="005F1F37" w:rsidP="005F1F37">
      <w:pPr>
        <w:pStyle w:val="ad"/>
        <w:rPr>
          <w:rFonts w:hAnsi="宋体" w:cs="宋体"/>
        </w:rPr>
      </w:pPr>
      <w:r w:rsidRPr="000665B4">
        <w:rPr>
          <w:rFonts w:hAnsi="宋体" w:cs="宋体" w:hint="eastAsia"/>
        </w:rPr>
        <w:t>int hungary(int n,int mat[][MAXN],int* match1,int* match2){</w:t>
      </w:r>
    </w:p>
    <w:p w:rsidR="005F1F37" w:rsidRPr="000665B4" w:rsidRDefault="005F1F37" w:rsidP="005F1F37">
      <w:pPr>
        <w:pStyle w:val="ad"/>
        <w:rPr>
          <w:rFonts w:hAnsi="宋体" w:cs="宋体"/>
        </w:rPr>
      </w:pPr>
      <w:r w:rsidRPr="000665B4">
        <w:rPr>
          <w:rFonts w:hAnsi="宋体" w:cs="宋体" w:hint="eastAsia"/>
        </w:rPr>
        <w:t xml:space="preserve">       int s[MAXN],t[MAXN],p,q,ret=0,i,j,k;</w:t>
      </w:r>
    </w:p>
    <w:p w:rsidR="005F1F37" w:rsidRPr="000665B4" w:rsidRDefault="005F1F37" w:rsidP="005F1F37">
      <w:pPr>
        <w:pStyle w:val="ad"/>
        <w:rPr>
          <w:rFonts w:hAnsi="宋体" w:cs="宋体"/>
        </w:rPr>
      </w:pPr>
      <w:r w:rsidRPr="000665B4">
        <w:rPr>
          <w:rFonts w:hAnsi="宋体" w:cs="宋体" w:hint="eastAsia"/>
        </w:rPr>
        <w:t xml:space="preserve">       for (_clr(match1),_clr(match2),i=0;i&lt;n;ret+=(match1[i++]&gt;=0))</w:t>
      </w:r>
    </w:p>
    <w:p w:rsidR="005F1F37" w:rsidRPr="000665B4" w:rsidRDefault="005F1F37" w:rsidP="005F1F37">
      <w:pPr>
        <w:pStyle w:val="ad"/>
        <w:rPr>
          <w:rFonts w:hAnsi="宋体" w:cs="宋体"/>
        </w:rPr>
      </w:pPr>
      <w:r w:rsidRPr="000665B4">
        <w:rPr>
          <w:rFonts w:hAnsi="宋体" w:cs="宋体" w:hint="eastAsia"/>
        </w:rPr>
        <w:t xml:space="preserve">              for (_clr(t),s[p=q=0]=i;p&lt;=q&amp;&amp;match1[i]&lt;0;p++)</w:t>
      </w:r>
    </w:p>
    <w:p w:rsidR="005F1F37" w:rsidRPr="000665B4" w:rsidRDefault="005F1F37" w:rsidP="005F1F37">
      <w:pPr>
        <w:pStyle w:val="ad"/>
        <w:rPr>
          <w:rFonts w:hAnsi="宋体" w:cs="宋体"/>
        </w:rPr>
      </w:pPr>
      <w:r w:rsidRPr="000665B4">
        <w:rPr>
          <w:rFonts w:hAnsi="宋体" w:cs="宋体" w:hint="eastAsia"/>
        </w:rPr>
        <w:t xml:space="preserve">                     for (k=s[p],j=0;j&lt;n&amp;&amp;match1[i]&lt;0;j++)</w:t>
      </w:r>
    </w:p>
    <w:p w:rsidR="005F1F37" w:rsidRPr="000665B4" w:rsidRDefault="005F1F37" w:rsidP="005F1F37">
      <w:pPr>
        <w:pStyle w:val="ad"/>
        <w:rPr>
          <w:rFonts w:hAnsi="宋体" w:cs="宋体"/>
        </w:rPr>
      </w:pPr>
      <w:r w:rsidRPr="000665B4">
        <w:rPr>
          <w:rFonts w:hAnsi="宋体" w:cs="宋体" w:hint="eastAsia"/>
        </w:rPr>
        <w:t xml:space="preserve">                            if (mat[k][j]&amp;&amp;t[j]&lt;0){</w:t>
      </w:r>
    </w:p>
    <w:p w:rsidR="005F1F37" w:rsidRPr="000665B4" w:rsidRDefault="005F1F37" w:rsidP="005F1F37">
      <w:pPr>
        <w:pStyle w:val="ad"/>
        <w:rPr>
          <w:rFonts w:hAnsi="宋体" w:cs="宋体"/>
        </w:rPr>
      </w:pPr>
      <w:r w:rsidRPr="000665B4">
        <w:rPr>
          <w:rFonts w:hAnsi="宋体" w:cs="宋体" w:hint="eastAsia"/>
        </w:rPr>
        <w:t xml:space="preserve">                                   s[++q]=match2[j],t[j]=k;</w:t>
      </w:r>
    </w:p>
    <w:p w:rsidR="005F1F37" w:rsidRPr="000665B4" w:rsidRDefault="005F1F37" w:rsidP="005F1F37">
      <w:pPr>
        <w:pStyle w:val="ad"/>
        <w:rPr>
          <w:rFonts w:hAnsi="宋体" w:cs="宋体"/>
        </w:rPr>
      </w:pPr>
      <w:r w:rsidRPr="000665B4">
        <w:rPr>
          <w:rFonts w:hAnsi="宋体" w:cs="宋体" w:hint="eastAsia"/>
        </w:rPr>
        <w:t xml:space="preserve">                                   if (s[q]&lt;0)</w:t>
      </w:r>
    </w:p>
    <w:p w:rsidR="005F1F37" w:rsidRPr="000665B4" w:rsidRDefault="005F1F37" w:rsidP="005F1F37">
      <w:pPr>
        <w:pStyle w:val="ad"/>
        <w:rPr>
          <w:rFonts w:hAnsi="宋体" w:cs="宋体"/>
        </w:rPr>
      </w:pPr>
      <w:r w:rsidRPr="000665B4">
        <w:rPr>
          <w:rFonts w:hAnsi="宋体" w:cs="宋体" w:hint="eastAsia"/>
        </w:rPr>
        <w:t xml:space="preserve">                                          for (p=j;p&gt;=0;j=p)</w:t>
      </w:r>
    </w:p>
    <w:p w:rsidR="005F1F37" w:rsidRPr="000665B4" w:rsidRDefault="005F1F37" w:rsidP="005F1F37">
      <w:pPr>
        <w:pStyle w:val="ad"/>
        <w:rPr>
          <w:rFonts w:hAnsi="宋体" w:cs="宋体"/>
        </w:rPr>
      </w:pPr>
      <w:r w:rsidRPr="000665B4">
        <w:rPr>
          <w:rFonts w:hAnsi="宋体" w:cs="宋体" w:hint="eastAsia"/>
        </w:rPr>
        <w:t xml:space="preserve">                                                 match2[j]=k=t[j],p=match1[k],match1[k]=j;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inline int path_cover(int n,int mat[][MAXN],int* pre,int* next){</w:t>
      </w:r>
    </w:p>
    <w:p w:rsidR="005F1F37" w:rsidRPr="000665B4" w:rsidRDefault="005F1F37" w:rsidP="005F1F37">
      <w:pPr>
        <w:pStyle w:val="ad"/>
        <w:rPr>
          <w:rFonts w:hAnsi="宋体" w:cs="宋体"/>
        </w:rPr>
      </w:pPr>
      <w:r w:rsidRPr="000665B4">
        <w:rPr>
          <w:rFonts w:hAnsi="宋体" w:cs="宋体" w:hint="eastAsia"/>
        </w:rPr>
        <w:t xml:space="preserve">       return n-hungary(n,mat,next,pre);</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sz w:val="24"/>
          <w:szCs w:val="24"/>
        </w:rPr>
      </w:pPr>
    </w:p>
    <w:p w:rsidR="005F1F37" w:rsidRPr="000665B4" w:rsidRDefault="005F1F37" w:rsidP="005F1F37">
      <w:pPr>
        <w:pStyle w:val="ad"/>
        <w:rPr>
          <w:rFonts w:hAnsi="宋体" w:cs="宋体"/>
          <w:b/>
          <w:sz w:val="24"/>
          <w:szCs w:val="24"/>
        </w:rPr>
      </w:pPr>
      <w:r w:rsidRPr="000665B4">
        <w:rPr>
          <w:rFonts w:hAnsi="宋体" w:cs="宋体" w:hint="eastAsia"/>
          <w:b/>
          <w:sz w:val="24"/>
          <w:szCs w:val="24"/>
        </w:rPr>
        <w:lastRenderedPageBreak/>
        <w:t>11、  图论—支撑树</w:t>
      </w:r>
    </w:p>
    <w:p w:rsidR="005F1F37" w:rsidRPr="000665B4" w:rsidRDefault="005F1F37" w:rsidP="005F1F37">
      <w:pPr>
        <w:pStyle w:val="ad"/>
        <w:rPr>
          <w:rFonts w:hAnsi="宋体" w:cs="宋体"/>
          <w:b/>
        </w:rPr>
      </w:pPr>
      <w:r w:rsidRPr="000665B4">
        <w:rPr>
          <w:rFonts w:hAnsi="宋体" w:cs="宋体" w:hint="eastAsia"/>
          <w:b/>
        </w:rPr>
        <w:t>11.1 最小生成树(kruskal邻接表)</w:t>
      </w:r>
    </w:p>
    <w:p w:rsidR="005F1F37" w:rsidRPr="000665B4" w:rsidRDefault="005F1F37" w:rsidP="005F1F37">
      <w:pPr>
        <w:pStyle w:val="ad"/>
        <w:rPr>
          <w:rFonts w:hAnsi="宋体" w:cs="宋体"/>
        </w:rPr>
      </w:pPr>
      <w:r w:rsidRPr="000665B4">
        <w:rPr>
          <w:rFonts w:hAnsi="宋体" w:cs="宋体" w:hint="eastAsia"/>
        </w:rPr>
        <w:t>//无向图最小生成树,kruskal算法,邻接表形式,复杂度O(mlogm)</w:t>
      </w:r>
    </w:p>
    <w:p w:rsidR="005F1F37" w:rsidRPr="000665B4" w:rsidRDefault="005F1F37" w:rsidP="005F1F37">
      <w:pPr>
        <w:pStyle w:val="ad"/>
        <w:rPr>
          <w:rFonts w:hAnsi="宋体" w:cs="宋体"/>
        </w:rPr>
      </w:pPr>
      <w:r w:rsidRPr="000665B4">
        <w:rPr>
          <w:rFonts w:hAnsi="宋体" w:cs="宋体" w:hint="eastAsia"/>
        </w:rPr>
        <w:t>//返回最小生成树的长度,传入图的大小n和邻接表list</w:t>
      </w:r>
    </w:p>
    <w:p w:rsidR="005F1F37" w:rsidRPr="000665B4" w:rsidRDefault="005F1F37" w:rsidP="005F1F37">
      <w:pPr>
        <w:pStyle w:val="ad"/>
        <w:rPr>
          <w:rFonts w:hAnsi="宋体" w:cs="宋体"/>
        </w:rPr>
      </w:pPr>
      <w:r w:rsidRPr="000665B4">
        <w:rPr>
          <w:rFonts w:hAnsi="宋体" w:cs="宋体" w:hint="eastAsia"/>
        </w:rPr>
        <w:t>//可更改边权的类型,edge[][2]返回树的构造,用边集表示</w:t>
      </w:r>
    </w:p>
    <w:p w:rsidR="005F1F37" w:rsidRPr="000665B4" w:rsidRDefault="005F1F37" w:rsidP="005F1F37">
      <w:pPr>
        <w:pStyle w:val="ad"/>
        <w:rPr>
          <w:rFonts w:hAnsi="宋体" w:cs="宋体"/>
        </w:rPr>
      </w:pPr>
      <w:r w:rsidRPr="000665B4">
        <w:rPr>
          <w:rFonts w:hAnsi="宋体" w:cs="宋体" w:hint="eastAsia"/>
        </w:rPr>
        <w:t>//如果图不连通,则对各连通分支构造最小生成树,返回总长度</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double elem_t;</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from,to;</w:t>
      </w:r>
    </w:p>
    <w:p w:rsidR="005F1F37" w:rsidRPr="000665B4" w:rsidRDefault="005F1F37" w:rsidP="005F1F37">
      <w:pPr>
        <w:pStyle w:val="ad"/>
        <w:rPr>
          <w:rFonts w:hAnsi="宋体" w:cs="宋体"/>
        </w:rPr>
      </w:pPr>
      <w:r w:rsidRPr="000665B4">
        <w:rPr>
          <w:rFonts w:hAnsi="宋体" w:cs="宋体" w:hint="eastAsia"/>
        </w:rPr>
        <w:t xml:space="preserve">       elem_t len;</w:t>
      </w:r>
    </w:p>
    <w:p w:rsidR="005F1F37" w:rsidRPr="000665B4" w:rsidRDefault="005F1F37" w:rsidP="005F1F37">
      <w:pPr>
        <w:pStyle w:val="ad"/>
        <w:rPr>
          <w:rFonts w:hAnsi="宋体" w:cs="宋体"/>
        </w:rPr>
      </w:pPr>
      <w:r w:rsidRPr="000665B4">
        <w:rPr>
          <w:rFonts w:hAnsi="宋体" w:cs="宋体" w:hint="eastAsia"/>
        </w:rPr>
        <w:t xml:space="preserve">       edge_t* next;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_ufind_run(x) for(;p[t=x];x=p[x],p[t]=(p[x]?p[x]:x))</w:t>
      </w:r>
    </w:p>
    <w:p w:rsidR="005F1F37" w:rsidRPr="000665B4" w:rsidRDefault="005F1F37" w:rsidP="005F1F37">
      <w:pPr>
        <w:pStyle w:val="ad"/>
        <w:rPr>
          <w:rFonts w:hAnsi="宋体" w:cs="宋体"/>
        </w:rPr>
      </w:pPr>
      <w:r w:rsidRPr="000665B4">
        <w:rPr>
          <w:rFonts w:hAnsi="宋体" w:cs="宋体" w:hint="eastAsia"/>
        </w:rPr>
        <w:t>#define _run_both _ufind_run(i);_ufind_run(j)</w:t>
      </w:r>
    </w:p>
    <w:p w:rsidR="005F1F37" w:rsidRPr="000665B4" w:rsidRDefault="005F1F37" w:rsidP="005F1F37">
      <w:pPr>
        <w:pStyle w:val="ad"/>
        <w:rPr>
          <w:rFonts w:hAnsi="宋体" w:cs="宋体"/>
        </w:rPr>
      </w:pPr>
      <w:r w:rsidRPr="000665B4">
        <w:rPr>
          <w:rFonts w:hAnsi="宋体" w:cs="宋体" w:hint="eastAsia"/>
        </w:rPr>
        <w:t>struct ufind{</w:t>
      </w:r>
    </w:p>
    <w:p w:rsidR="005F1F37" w:rsidRPr="000665B4" w:rsidRDefault="005F1F37" w:rsidP="005F1F37">
      <w:pPr>
        <w:pStyle w:val="ad"/>
        <w:rPr>
          <w:rFonts w:hAnsi="宋体" w:cs="宋体"/>
        </w:rPr>
      </w:pPr>
      <w:r w:rsidRPr="000665B4">
        <w:rPr>
          <w:rFonts w:hAnsi="宋体" w:cs="宋体" w:hint="eastAsia"/>
        </w:rPr>
        <w:t xml:space="preserve">       int p[MAXN],t;</w:t>
      </w:r>
    </w:p>
    <w:p w:rsidR="005F1F37" w:rsidRPr="000665B4" w:rsidRDefault="005F1F37" w:rsidP="005F1F37">
      <w:pPr>
        <w:pStyle w:val="ad"/>
        <w:rPr>
          <w:rFonts w:hAnsi="宋体" w:cs="宋体"/>
        </w:rPr>
      </w:pPr>
      <w:r w:rsidRPr="000665B4">
        <w:rPr>
          <w:rFonts w:hAnsi="宋体" w:cs="宋体" w:hint="eastAsia"/>
        </w:rPr>
        <w:t xml:space="preserve">       void init(){memset(p,0,sizeof(p));}</w:t>
      </w:r>
    </w:p>
    <w:p w:rsidR="005F1F37" w:rsidRPr="000665B4" w:rsidRDefault="005F1F37" w:rsidP="005F1F37">
      <w:pPr>
        <w:pStyle w:val="ad"/>
        <w:rPr>
          <w:rFonts w:hAnsi="宋体" w:cs="宋体"/>
        </w:rPr>
      </w:pPr>
      <w:r w:rsidRPr="000665B4">
        <w:rPr>
          <w:rFonts w:hAnsi="宋体" w:cs="宋体" w:hint="eastAsia"/>
        </w:rPr>
        <w:t xml:space="preserve">       void set_friend(int i,int j){_run_both;p[i]=(i==j?0:j);}</w:t>
      </w:r>
    </w:p>
    <w:p w:rsidR="005F1F37" w:rsidRPr="000665B4" w:rsidRDefault="005F1F37" w:rsidP="005F1F37">
      <w:pPr>
        <w:pStyle w:val="ad"/>
        <w:rPr>
          <w:rFonts w:hAnsi="宋体" w:cs="宋体"/>
        </w:rPr>
      </w:pPr>
      <w:r w:rsidRPr="000665B4">
        <w:rPr>
          <w:rFonts w:hAnsi="宋体" w:cs="宋体" w:hint="eastAsia"/>
        </w:rPr>
        <w:t xml:space="preserve">       int is_friend(int i,int j){_run_both;return i==j&amp;&amp;i;}</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_cp(a,b) ((a).len&lt;(b).len)</w:t>
      </w:r>
    </w:p>
    <w:p w:rsidR="005F1F37" w:rsidRPr="000665B4" w:rsidRDefault="005F1F37" w:rsidP="005F1F37">
      <w:pPr>
        <w:pStyle w:val="ad"/>
        <w:rPr>
          <w:rFonts w:hAnsi="宋体" w:cs="宋体"/>
        </w:rPr>
      </w:pPr>
      <w:r w:rsidRPr="000665B4">
        <w:rPr>
          <w:rFonts w:hAnsi="宋体" w:cs="宋体" w:hint="eastAsia"/>
        </w:rPr>
        <w:t>struct heap_t{int a,b;elem_t len;};</w:t>
      </w:r>
    </w:p>
    <w:p w:rsidR="005F1F37" w:rsidRPr="000665B4" w:rsidRDefault="005F1F37" w:rsidP="005F1F37">
      <w:pPr>
        <w:pStyle w:val="ad"/>
        <w:rPr>
          <w:rFonts w:hAnsi="宋体" w:cs="宋体"/>
        </w:rPr>
      </w:pPr>
      <w:r w:rsidRPr="000665B4">
        <w:rPr>
          <w:rFonts w:hAnsi="宋体" w:cs="宋体" w:hint="eastAsia"/>
        </w:rPr>
        <w:t>struct minheap{</w:t>
      </w:r>
    </w:p>
    <w:p w:rsidR="005F1F37" w:rsidRPr="000665B4" w:rsidRDefault="005F1F37" w:rsidP="005F1F37">
      <w:pPr>
        <w:pStyle w:val="ad"/>
        <w:rPr>
          <w:rFonts w:hAnsi="宋体" w:cs="宋体"/>
        </w:rPr>
      </w:pPr>
      <w:r w:rsidRPr="000665B4">
        <w:rPr>
          <w:rFonts w:hAnsi="宋体" w:cs="宋体" w:hint="eastAsia"/>
        </w:rPr>
        <w:t xml:space="preserve">       heap_t h[MAXN*MAXN];</w:t>
      </w:r>
    </w:p>
    <w:p w:rsidR="005F1F37" w:rsidRPr="000665B4" w:rsidRDefault="005F1F37" w:rsidP="005F1F37">
      <w:pPr>
        <w:pStyle w:val="ad"/>
        <w:rPr>
          <w:rFonts w:hAnsi="宋体" w:cs="宋体"/>
        </w:rPr>
      </w:pPr>
      <w:r w:rsidRPr="000665B4">
        <w:rPr>
          <w:rFonts w:hAnsi="宋体" w:cs="宋体" w:hint="eastAsia"/>
        </w:rPr>
        <w:t xml:space="preserve">       int 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rPr>
      </w:pPr>
      <w:r w:rsidRPr="000665B4">
        <w:rPr>
          <w:rFonts w:hAnsi="宋体" w:cs="宋体" w:hint="eastAsia"/>
        </w:rPr>
        <w:t xml:space="preserve">       void ins(heap_t e){</w:t>
      </w:r>
    </w:p>
    <w:p w:rsidR="005F1F37" w:rsidRPr="000665B4" w:rsidRDefault="005F1F37" w:rsidP="005F1F37">
      <w:pPr>
        <w:pStyle w:val="ad"/>
        <w:rPr>
          <w:rFonts w:hAnsi="宋体" w:cs="宋体"/>
          <w:lang w:val="pt-BR"/>
        </w:rPr>
      </w:pPr>
      <w:r w:rsidRPr="000665B4">
        <w:rPr>
          <w:rFonts w:hAnsi="宋体" w:cs="宋体" w:hint="eastAsia"/>
          <w:lang w:val="pt-BR"/>
        </w:rPr>
        <w:t xml:space="preserve">              for (p=++n;p&gt;1&amp;&amp;_cp(e,h[p&gt;&gt;1]);h[p]=h[p&gt;&gt;1],p&gt;&gt;=1);</w:t>
      </w:r>
    </w:p>
    <w:p w:rsidR="005F1F37" w:rsidRPr="000665B4" w:rsidRDefault="005F1F37" w:rsidP="005F1F37">
      <w:pPr>
        <w:pStyle w:val="ad"/>
        <w:rPr>
          <w:rFonts w:hAnsi="宋体" w:cs="宋体"/>
        </w:rPr>
      </w:pPr>
      <w:r w:rsidRPr="000665B4">
        <w:rPr>
          <w:rFonts w:hAnsi="宋体" w:cs="宋体" w:hint="eastAsia"/>
        </w:rPr>
        <w:t xml:space="preserve">              h[p]=e;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del(heap_t&amp; e){</w:t>
      </w:r>
    </w:p>
    <w:p w:rsidR="005F1F37" w:rsidRPr="000665B4" w:rsidRDefault="005F1F37" w:rsidP="005F1F37">
      <w:pPr>
        <w:pStyle w:val="ad"/>
        <w:rPr>
          <w:rFonts w:hAnsi="宋体" w:cs="宋体"/>
        </w:rPr>
      </w:pPr>
      <w:r w:rsidRPr="000665B4">
        <w:rPr>
          <w:rFonts w:hAnsi="宋体" w:cs="宋体" w:hint="eastAsia"/>
        </w:rPr>
        <w:t xml:space="preserve">              if (!n) return 0;</w:t>
      </w:r>
    </w:p>
    <w:p w:rsidR="005F1F37" w:rsidRPr="000665B4" w:rsidRDefault="005F1F37" w:rsidP="005F1F37">
      <w:pPr>
        <w:pStyle w:val="ad"/>
        <w:rPr>
          <w:rFonts w:hAnsi="宋体" w:cs="宋体"/>
          <w:lang w:val="pt-BR"/>
        </w:rPr>
      </w:pPr>
      <w:r w:rsidRPr="000665B4">
        <w:rPr>
          <w:rFonts w:hAnsi="宋体" w:cs="宋体" w:hint="eastAsia"/>
          <w:lang w:val="pt-BR"/>
        </w:rPr>
        <w:t xml:space="preserve">              for (e=h[p=1],c=2;c&lt;n&amp;&amp;_cp(h[c+=(c&lt;n-1&amp;&amp;_cp(h[c+1],h[c]))],h[n]);h[p]=h[c],p=c,c&lt;&lt;=1);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h[p]=h[n--];return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kruskal(int n,edge_t* list[],int edge[][2]){</w:t>
      </w:r>
    </w:p>
    <w:p w:rsidR="005F1F37" w:rsidRPr="000665B4" w:rsidRDefault="005F1F37" w:rsidP="005F1F37">
      <w:pPr>
        <w:pStyle w:val="ad"/>
        <w:rPr>
          <w:rFonts w:hAnsi="宋体" w:cs="宋体"/>
        </w:rPr>
      </w:pPr>
      <w:r w:rsidRPr="000665B4">
        <w:rPr>
          <w:rFonts w:hAnsi="宋体" w:cs="宋体" w:hint="eastAsia"/>
        </w:rPr>
        <w:lastRenderedPageBreak/>
        <w:t xml:space="preserve">       ufind u;minheap h;</w:t>
      </w:r>
    </w:p>
    <w:p w:rsidR="005F1F37" w:rsidRPr="000665B4" w:rsidRDefault="005F1F37" w:rsidP="005F1F37">
      <w:pPr>
        <w:pStyle w:val="ad"/>
        <w:rPr>
          <w:rFonts w:hAnsi="宋体" w:cs="宋体"/>
        </w:rPr>
      </w:pPr>
      <w:r w:rsidRPr="000665B4">
        <w:rPr>
          <w:rFonts w:hAnsi="宋体" w:cs="宋体" w:hint="eastAsia"/>
        </w:rPr>
        <w:t xml:space="preserve">       edge_t* t;heap_t e;</w:t>
      </w:r>
    </w:p>
    <w:p w:rsidR="005F1F37" w:rsidRPr="000665B4" w:rsidRDefault="005F1F37" w:rsidP="005F1F37">
      <w:pPr>
        <w:pStyle w:val="ad"/>
        <w:rPr>
          <w:rFonts w:hAnsi="宋体" w:cs="宋体"/>
        </w:rPr>
      </w:pPr>
      <w:r w:rsidRPr="000665B4">
        <w:rPr>
          <w:rFonts w:hAnsi="宋体" w:cs="宋体" w:hint="eastAsia"/>
        </w:rPr>
        <w:t xml:space="preserve">       elem_t ret=0;int i,m=0;</w:t>
      </w:r>
    </w:p>
    <w:p w:rsidR="005F1F37" w:rsidRPr="000665B4" w:rsidRDefault="005F1F37" w:rsidP="005F1F37">
      <w:pPr>
        <w:pStyle w:val="ad"/>
        <w:rPr>
          <w:rFonts w:hAnsi="宋体" w:cs="宋体"/>
        </w:rPr>
      </w:pPr>
      <w:r w:rsidRPr="000665B4">
        <w:rPr>
          <w:rFonts w:hAnsi="宋体" w:cs="宋体" w:hint="eastAsia"/>
        </w:rPr>
        <w:t xml:space="preserve">       u.init(),h.init();</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(t=list[i];t;t=t-&gt;next)</w:t>
      </w:r>
    </w:p>
    <w:p w:rsidR="005F1F37" w:rsidRPr="000665B4" w:rsidRDefault="005F1F37" w:rsidP="005F1F37">
      <w:pPr>
        <w:pStyle w:val="ad"/>
        <w:rPr>
          <w:rFonts w:hAnsi="宋体" w:cs="宋体"/>
        </w:rPr>
      </w:pPr>
      <w:r w:rsidRPr="000665B4">
        <w:rPr>
          <w:rFonts w:hAnsi="宋体" w:cs="宋体" w:hint="eastAsia"/>
        </w:rPr>
        <w:t xml:space="preserve">                     if (i&lt;t-&gt;to)</w:t>
      </w:r>
    </w:p>
    <w:p w:rsidR="005F1F37" w:rsidRPr="000665B4" w:rsidRDefault="005F1F37" w:rsidP="005F1F37">
      <w:pPr>
        <w:pStyle w:val="ad"/>
        <w:rPr>
          <w:rFonts w:hAnsi="宋体" w:cs="宋体"/>
        </w:rPr>
      </w:pPr>
      <w:r w:rsidRPr="000665B4">
        <w:rPr>
          <w:rFonts w:hAnsi="宋体" w:cs="宋体" w:hint="eastAsia"/>
        </w:rPr>
        <w:t xml:space="preserve">                            e.a=i,e.b=t-&gt;to,e.len=t-&gt;len,h.ins(e);</w:t>
      </w:r>
    </w:p>
    <w:p w:rsidR="005F1F37" w:rsidRPr="000665B4" w:rsidRDefault="005F1F37" w:rsidP="005F1F37">
      <w:pPr>
        <w:pStyle w:val="ad"/>
        <w:rPr>
          <w:rFonts w:hAnsi="宋体" w:cs="宋体"/>
          <w:lang w:val="pt-BR"/>
        </w:rPr>
      </w:pPr>
      <w:r w:rsidRPr="000665B4">
        <w:rPr>
          <w:rFonts w:hAnsi="宋体" w:cs="宋体" w:hint="eastAsia"/>
          <w:lang w:val="pt-BR"/>
        </w:rPr>
        <w:t xml:space="preserve">       while (m&lt;n-1&amp;&amp;h.del(e))</w:t>
      </w:r>
    </w:p>
    <w:p w:rsidR="005F1F37" w:rsidRPr="000665B4" w:rsidRDefault="005F1F37" w:rsidP="005F1F37">
      <w:pPr>
        <w:pStyle w:val="ad"/>
        <w:rPr>
          <w:rFonts w:hAnsi="宋体" w:cs="宋体"/>
        </w:rPr>
      </w:pPr>
      <w:r w:rsidRPr="000665B4">
        <w:rPr>
          <w:rFonts w:hAnsi="宋体" w:cs="宋体" w:hint="eastAsia"/>
        </w:rPr>
        <w:t xml:space="preserve">              if (!u.is_friend(e.a+1,e.b+1))</w:t>
      </w:r>
    </w:p>
    <w:p w:rsidR="005F1F37" w:rsidRPr="000665B4" w:rsidRDefault="005F1F37" w:rsidP="005F1F37">
      <w:pPr>
        <w:pStyle w:val="ad"/>
        <w:rPr>
          <w:rFonts w:hAnsi="宋体" w:cs="宋体"/>
        </w:rPr>
      </w:pPr>
      <w:r w:rsidRPr="000665B4">
        <w:rPr>
          <w:rFonts w:hAnsi="宋体" w:cs="宋体" w:hint="eastAsia"/>
        </w:rPr>
        <w:t xml:space="preserve">                     edge[m][0]=e.a,edge[m][1]=e.b,ret+=e.len,u.set_friend(e.a+1,e.b+1);</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11.2 最小生成树(kruskal正向表)</w:t>
      </w:r>
    </w:p>
    <w:p w:rsidR="005F1F37" w:rsidRPr="000665B4" w:rsidRDefault="005F1F37" w:rsidP="005F1F37">
      <w:pPr>
        <w:pStyle w:val="ad"/>
        <w:rPr>
          <w:rFonts w:hAnsi="宋体" w:cs="宋体"/>
        </w:rPr>
      </w:pPr>
      <w:r w:rsidRPr="000665B4">
        <w:rPr>
          <w:rFonts w:hAnsi="宋体" w:cs="宋体" w:hint="eastAsia"/>
        </w:rPr>
        <w:t>//无向图最小生成树,kruskal算法,正向表形式,复杂度O(mlogm)</w:t>
      </w:r>
    </w:p>
    <w:p w:rsidR="005F1F37" w:rsidRPr="000665B4" w:rsidRDefault="005F1F37" w:rsidP="005F1F37">
      <w:pPr>
        <w:pStyle w:val="ad"/>
        <w:rPr>
          <w:rFonts w:hAnsi="宋体" w:cs="宋体"/>
        </w:rPr>
      </w:pPr>
      <w:r w:rsidRPr="000665B4">
        <w:rPr>
          <w:rFonts w:hAnsi="宋体" w:cs="宋体" w:hint="eastAsia"/>
        </w:rPr>
        <w:t>//返回最小生成树的长度,传入图的大小n和正向表list,buf</w:t>
      </w:r>
    </w:p>
    <w:p w:rsidR="005F1F37" w:rsidRPr="000665B4" w:rsidRDefault="005F1F37" w:rsidP="005F1F37">
      <w:pPr>
        <w:pStyle w:val="ad"/>
        <w:rPr>
          <w:rFonts w:hAnsi="宋体" w:cs="宋体"/>
        </w:rPr>
      </w:pPr>
      <w:r w:rsidRPr="000665B4">
        <w:rPr>
          <w:rFonts w:hAnsi="宋体" w:cs="宋体" w:hint="eastAsia"/>
        </w:rPr>
        <w:t>//可更改边权的类型,edge[][2]返回树的构造,用边集表示</w:t>
      </w:r>
    </w:p>
    <w:p w:rsidR="005F1F37" w:rsidRPr="000665B4" w:rsidRDefault="005F1F37" w:rsidP="005F1F37">
      <w:pPr>
        <w:pStyle w:val="ad"/>
        <w:rPr>
          <w:rFonts w:hAnsi="宋体" w:cs="宋体"/>
        </w:rPr>
      </w:pPr>
      <w:r w:rsidRPr="000665B4">
        <w:rPr>
          <w:rFonts w:hAnsi="宋体" w:cs="宋体" w:hint="eastAsia"/>
        </w:rPr>
        <w:t>//如果图不连通,则对各连通分支构造最小生成树,返回总长度</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double elem_t;</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to;</w:t>
      </w:r>
    </w:p>
    <w:p w:rsidR="005F1F37" w:rsidRPr="000665B4" w:rsidRDefault="005F1F37" w:rsidP="005F1F37">
      <w:pPr>
        <w:pStyle w:val="ad"/>
        <w:rPr>
          <w:rFonts w:hAnsi="宋体" w:cs="宋体"/>
        </w:rPr>
      </w:pPr>
      <w:r w:rsidRPr="000665B4">
        <w:rPr>
          <w:rFonts w:hAnsi="宋体" w:cs="宋体" w:hint="eastAsia"/>
        </w:rPr>
        <w:t xml:space="preserve">       elem_t len;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_ufind_run(x) for(;p[t=x];x=p[x],p[t]=(p[x]?p[x]:x))</w:t>
      </w:r>
    </w:p>
    <w:p w:rsidR="005F1F37" w:rsidRPr="000665B4" w:rsidRDefault="005F1F37" w:rsidP="005F1F37">
      <w:pPr>
        <w:pStyle w:val="ad"/>
        <w:rPr>
          <w:rFonts w:hAnsi="宋体" w:cs="宋体"/>
        </w:rPr>
      </w:pPr>
      <w:r w:rsidRPr="000665B4">
        <w:rPr>
          <w:rFonts w:hAnsi="宋体" w:cs="宋体" w:hint="eastAsia"/>
        </w:rPr>
        <w:t>#define _run_both _ufind_run(i);_ufind_run(j)</w:t>
      </w:r>
    </w:p>
    <w:p w:rsidR="005F1F37" w:rsidRPr="000665B4" w:rsidRDefault="005F1F37" w:rsidP="005F1F37">
      <w:pPr>
        <w:pStyle w:val="ad"/>
        <w:rPr>
          <w:rFonts w:hAnsi="宋体" w:cs="宋体"/>
        </w:rPr>
      </w:pPr>
      <w:r w:rsidRPr="000665B4">
        <w:rPr>
          <w:rFonts w:hAnsi="宋体" w:cs="宋体" w:hint="eastAsia"/>
        </w:rPr>
        <w:t>struct ufind{</w:t>
      </w:r>
    </w:p>
    <w:p w:rsidR="005F1F37" w:rsidRPr="000665B4" w:rsidRDefault="005F1F37" w:rsidP="005F1F37">
      <w:pPr>
        <w:pStyle w:val="ad"/>
        <w:rPr>
          <w:rFonts w:hAnsi="宋体" w:cs="宋体"/>
        </w:rPr>
      </w:pPr>
      <w:r w:rsidRPr="000665B4">
        <w:rPr>
          <w:rFonts w:hAnsi="宋体" w:cs="宋体" w:hint="eastAsia"/>
        </w:rPr>
        <w:t xml:space="preserve">       int p[MAXN],t;</w:t>
      </w:r>
    </w:p>
    <w:p w:rsidR="005F1F37" w:rsidRPr="000665B4" w:rsidRDefault="005F1F37" w:rsidP="005F1F37">
      <w:pPr>
        <w:pStyle w:val="ad"/>
        <w:rPr>
          <w:rFonts w:hAnsi="宋体" w:cs="宋体"/>
        </w:rPr>
      </w:pPr>
      <w:r w:rsidRPr="000665B4">
        <w:rPr>
          <w:rFonts w:hAnsi="宋体" w:cs="宋体" w:hint="eastAsia"/>
        </w:rPr>
        <w:t xml:space="preserve">       void init(){memset(p,0,sizeof(p));}</w:t>
      </w:r>
    </w:p>
    <w:p w:rsidR="005F1F37" w:rsidRPr="000665B4" w:rsidRDefault="005F1F37" w:rsidP="005F1F37">
      <w:pPr>
        <w:pStyle w:val="ad"/>
        <w:rPr>
          <w:rFonts w:hAnsi="宋体" w:cs="宋体"/>
        </w:rPr>
      </w:pPr>
      <w:r w:rsidRPr="000665B4">
        <w:rPr>
          <w:rFonts w:hAnsi="宋体" w:cs="宋体" w:hint="eastAsia"/>
        </w:rPr>
        <w:t xml:space="preserve">       void set_friend(int i,int j){_run_both;p[i]=(i==j?0:j);}</w:t>
      </w:r>
    </w:p>
    <w:p w:rsidR="005F1F37" w:rsidRPr="000665B4" w:rsidRDefault="005F1F37" w:rsidP="005F1F37">
      <w:pPr>
        <w:pStyle w:val="ad"/>
        <w:rPr>
          <w:rFonts w:hAnsi="宋体" w:cs="宋体"/>
        </w:rPr>
      </w:pPr>
      <w:r w:rsidRPr="000665B4">
        <w:rPr>
          <w:rFonts w:hAnsi="宋体" w:cs="宋体" w:hint="eastAsia"/>
        </w:rPr>
        <w:t xml:space="preserve">       int is_friend(int i,int j){_run_both;return i==j&amp;&amp;i;}</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_cp(a,b) ((a).len&lt;(b).len)</w:t>
      </w:r>
    </w:p>
    <w:p w:rsidR="005F1F37" w:rsidRPr="000665B4" w:rsidRDefault="005F1F37" w:rsidP="005F1F37">
      <w:pPr>
        <w:pStyle w:val="ad"/>
        <w:rPr>
          <w:rFonts w:hAnsi="宋体" w:cs="宋体"/>
        </w:rPr>
      </w:pPr>
      <w:r w:rsidRPr="000665B4">
        <w:rPr>
          <w:rFonts w:hAnsi="宋体" w:cs="宋体" w:hint="eastAsia"/>
        </w:rPr>
        <w:t>struct heap_t{int a,b;elem_t len;};</w:t>
      </w:r>
    </w:p>
    <w:p w:rsidR="005F1F37" w:rsidRPr="000665B4" w:rsidRDefault="005F1F37" w:rsidP="005F1F37">
      <w:pPr>
        <w:pStyle w:val="ad"/>
        <w:rPr>
          <w:rFonts w:hAnsi="宋体" w:cs="宋体"/>
        </w:rPr>
      </w:pPr>
      <w:r w:rsidRPr="000665B4">
        <w:rPr>
          <w:rFonts w:hAnsi="宋体" w:cs="宋体" w:hint="eastAsia"/>
        </w:rPr>
        <w:t>struct minheap{</w:t>
      </w:r>
    </w:p>
    <w:p w:rsidR="005F1F37" w:rsidRPr="000665B4" w:rsidRDefault="005F1F37" w:rsidP="005F1F37">
      <w:pPr>
        <w:pStyle w:val="ad"/>
        <w:rPr>
          <w:rFonts w:hAnsi="宋体" w:cs="宋体"/>
        </w:rPr>
      </w:pPr>
      <w:r w:rsidRPr="000665B4">
        <w:rPr>
          <w:rFonts w:hAnsi="宋体" w:cs="宋体" w:hint="eastAsia"/>
        </w:rPr>
        <w:t xml:space="preserve">       heap_t h[MAXN*MAXN];</w:t>
      </w:r>
    </w:p>
    <w:p w:rsidR="005F1F37" w:rsidRPr="000665B4" w:rsidRDefault="005F1F37" w:rsidP="005F1F37">
      <w:pPr>
        <w:pStyle w:val="ad"/>
        <w:rPr>
          <w:rFonts w:hAnsi="宋体" w:cs="宋体"/>
        </w:rPr>
      </w:pPr>
      <w:r w:rsidRPr="000665B4">
        <w:rPr>
          <w:rFonts w:hAnsi="宋体" w:cs="宋体" w:hint="eastAsia"/>
        </w:rPr>
        <w:t xml:space="preserve">       int 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rPr>
      </w:pPr>
      <w:r w:rsidRPr="000665B4">
        <w:rPr>
          <w:rFonts w:hAnsi="宋体" w:cs="宋体" w:hint="eastAsia"/>
        </w:rPr>
        <w:lastRenderedPageBreak/>
        <w:t xml:space="preserve">       void ins(heap_t e){</w:t>
      </w:r>
    </w:p>
    <w:p w:rsidR="005F1F37" w:rsidRPr="000665B4" w:rsidRDefault="005F1F37" w:rsidP="005F1F37">
      <w:pPr>
        <w:pStyle w:val="ad"/>
        <w:rPr>
          <w:rFonts w:hAnsi="宋体" w:cs="宋体"/>
          <w:lang w:val="pt-BR"/>
        </w:rPr>
      </w:pPr>
      <w:r w:rsidRPr="000665B4">
        <w:rPr>
          <w:rFonts w:hAnsi="宋体" w:cs="宋体" w:hint="eastAsia"/>
          <w:lang w:val="pt-BR"/>
        </w:rPr>
        <w:t xml:space="preserve">              for (p=++n;p&gt;1&amp;&amp;_cp(e,h[p&gt;&gt;1]);h[p]=h[p&gt;&gt;1],p&gt;&gt;=1);</w:t>
      </w:r>
    </w:p>
    <w:p w:rsidR="005F1F37" w:rsidRPr="000665B4" w:rsidRDefault="005F1F37" w:rsidP="005F1F37">
      <w:pPr>
        <w:pStyle w:val="ad"/>
        <w:rPr>
          <w:rFonts w:hAnsi="宋体" w:cs="宋体"/>
        </w:rPr>
      </w:pPr>
      <w:r w:rsidRPr="000665B4">
        <w:rPr>
          <w:rFonts w:hAnsi="宋体" w:cs="宋体" w:hint="eastAsia"/>
        </w:rPr>
        <w:t xml:space="preserve">              h[p]=e;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del(heap_t&amp; e){</w:t>
      </w:r>
    </w:p>
    <w:p w:rsidR="005F1F37" w:rsidRPr="000665B4" w:rsidRDefault="005F1F37" w:rsidP="005F1F37">
      <w:pPr>
        <w:pStyle w:val="ad"/>
        <w:rPr>
          <w:rFonts w:hAnsi="宋体" w:cs="宋体"/>
        </w:rPr>
      </w:pPr>
      <w:r w:rsidRPr="000665B4">
        <w:rPr>
          <w:rFonts w:hAnsi="宋体" w:cs="宋体" w:hint="eastAsia"/>
        </w:rPr>
        <w:t xml:space="preserve">              if (!n) return 0;</w:t>
      </w:r>
    </w:p>
    <w:p w:rsidR="005F1F37" w:rsidRPr="000665B4" w:rsidRDefault="005F1F37" w:rsidP="005F1F37">
      <w:pPr>
        <w:pStyle w:val="ad"/>
        <w:rPr>
          <w:rFonts w:hAnsi="宋体" w:cs="宋体"/>
          <w:lang w:val="pt-BR"/>
        </w:rPr>
      </w:pPr>
      <w:r w:rsidRPr="000665B4">
        <w:rPr>
          <w:rFonts w:hAnsi="宋体" w:cs="宋体" w:hint="eastAsia"/>
          <w:lang w:val="pt-BR"/>
        </w:rPr>
        <w:t xml:space="preserve">              for (e=h[p=1],c=2;c&lt;n&amp;&amp;_cp(h[c+=(c&lt;n-1&amp;&amp;_cp(h[c+1],h[c]))],h[n]);h[p]=h[c],p=c,c&lt;&lt;=1);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h[p]=h[n--];return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kruskal(int n,int* list,edge_t* buf,int edge[][2]){</w:t>
      </w:r>
    </w:p>
    <w:p w:rsidR="005F1F37" w:rsidRPr="000665B4" w:rsidRDefault="005F1F37" w:rsidP="005F1F37">
      <w:pPr>
        <w:pStyle w:val="ad"/>
        <w:rPr>
          <w:rFonts w:hAnsi="宋体" w:cs="宋体"/>
        </w:rPr>
      </w:pPr>
      <w:r w:rsidRPr="000665B4">
        <w:rPr>
          <w:rFonts w:hAnsi="宋体" w:cs="宋体" w:hint="eastAsia"/>
        </w:rPr>
        <w:t xml:space="preserve">       ufind u;minheap h;</w:t>
      </w:r>
    </w:p>
    <w:p w:rsidR="005F1F37" w:rsidRPr="000665B4" w:rsidRDefault="005F1F37" w:rsidP="005F1F37">
      <w:pPr>
        <w:pStyle w:val="ad"/>
        <w:rPr>
          <w:rFonts w:hAnsi="宋体" w:cs="宋体"/>
        </w:rPr>
      </w:pPr>
      <w:r w:rsidRPr="000665B4">
        <w:rPr>
          <w:rFonts w:hAnsi="宋体" w:cs="宋体" w:hint="eastAsia"/>
        </w:rPr>
        <w:t xml:space="preserve">       heap_t e;elem_t ret=0;</w:t>
      </w:r>
    </w:p>
    <w:p w:rsidR="005F1F37" w:rsidRPr="000665B4" w:rsidRDefault="005F1F37" w:rsidP="005F1F37">
      <w:pPr>
        <w:pStyle w:val="ad"/>
        <w:rPr>
          <w:rFonts w:hAnsi="宋体" w:cs="宋体"/>
        </w:rPr>
      </w:pPr>
      <w:r w:rsidRPr="000665B4">
        <w:rPr>
          <w:rFonts w:hAnsi="宋体" w:cs="宋体" w:hint="eastAsia"/>
        </w:rPr>
        <w:t xml:space="preserve">       int i,j,m=0;</w:t>
      </w:r>
    </w:p>
    <w:p w:rsidR="005F1F37" w:rsidRPr="000665B4" w:rsidRDefault="005F1F37" w:rsidP="005F1F37">
      <w:pPr>
        <w:pStyle w:val="ad"/>
        <w:rPr>
          <w:rFonts w:hAnsi="宋体" w:cs="宋体"/>
        </w:rPr>
      </w:pPr>
      <w:r w:rsidRPr="000665B4">
        <w:rPr>
          <w:rFonts w:hAnsi="宋体" w:cs="宋体" w:hint="eastAsia"/>
        </w:rPr>
        <w:t xml:space="preserve">       u.init(),h.init();</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(j=list[i];j&lt;list[i+1];j++)</w:t>
      </w:r>
    </w:p>
    <w:p w:rsidR="005F1F37" w:rsidRPr="000665B4" w:rsidRDefault="005F1F37" w:rsidP="005F1F37">
      <w:pPr>
        <w:pStyle w:val="ad"/>
        <w:rPr>
          <w:rFonts w:hAnsi="宋体" w:cs="宋体"/>
        </w:rPr>
      </w:pPr>
      <w:r w:rsidRPr="000665B4">
        <w:rPr>
          <w:rFonts w:hAnsi="宋体" w:cs="宋体" w:hint="eastAsia"/>
        </w:rPr>
        <w:t xml:space="preserve">                     if (i&lt;buf[j].to)</w:t>
      </w:r>
    </w:p>
    <w:p w:rsidR="005F1F37" w:rsidRPr="000665B4" w:rsidRDefault="005F1F37" w:rsidP="005F1F37">
      <w:pPr>
        <w:pStyle w:val="ad"/>
        <w:rPr>
          <w:rFonts w:hAnsi="宋体" w:cs="宋体"/>
        </w:rPr>
      </w:pPr>
      <w:r w:rsidRPr="000665B4">
        <w:rPr>
          <w:rFonts w:hAnsi="宋体" w:cs="宋体" w:hint="eastAsia"/>
        </w:rPr>
        <w:t xml:space="preserve">                            e.a=i,e.b=buf[j].to,e.len=buf[j].len,h.ins(e);</w:t>
      </w:r>
    </w:p>
    <w:p w:rsidR="005F1F37" w:rsidRPr="000665B4" w:rsidRDefault="005F1F37" w:rsidP="005F1F37">
      <w:pPr>
        <w:pStyle w:val="ad"/>
        <w:rPr>
          <w:rFonts w:hAnsi="宋体" w:cs="宋体"/>
          <w:lang w:val="pt-BR"/>
        </w:rPr>
      </w:pPr>
      <w:r w:rsidRPr="000665B4">
        <w:rPr>
          <w:rFonts w:hAnsi="宋体" w:cs="宋体" w:hint="eastAsia"/>
          <w:lang w:val="pt-BR"/>
        </w:rPr>
        <w:t xml:space="preserve">       while (m&lt;n-1&amp;&amp;h.del(e))</w:t>
      </w:r>
    </w:p>
    <w:p w:rsidR="005F1F37" w:rsidRPr="000665B4" w:rsidRDefault="005F1F37" w:rsidP="005F1F37">
      <w:pPr>
        <w:pStyle w:val="ad"/>
        <w:rPr>
          <w:rFonts w:hAnsi="宋体" w:cs="宋体"/>
        </w:rPr>
      </w:pPr>
      <w:r w:rsidRPr="000665B4">
        <w:rPr>
          <w:rFonts w:hAnsi="宋体" w:cs="宋体" w:hint="eastAsia"/>
        </w:rPr>
        <w:t xml:space="preserve">              if (!u.is_friend(e.a+1,e.b+1))</w:t>
      </w:r>
    </w:p>
    <w:p w:rsidR="005F1F37" w:rsidRPr="000665B4" w:rsidRDefault="005F1F37" w:rsidP="005F1F37">
      <w:pPr>
        <w:pStyle w:val="ad"/>
        <w:rPr>
          <w:rFonts w:hAnsi="宋体" w:cs="宋体"/>
        </w:rPr>
      </w:pPr>
      <w:r w:rsidRPr="000665B4">
        <w:rPr>
          <w:rFonts w:hAnsi="宋体" w:cs="宋体" w:hint="eastAsia"/>
        </w:rPr>
        <w:t xml:space="preserve">                     edge[m][0]=e.a,edge[m][1]=e.b,ret+=e.len,u.set_friend(e.a+1,e.b+1);</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11.3 最小生成树(prim+binary_heap邻接表)</w:t>
      </w:r>
    </w:p>
    <w:p w:rsidR="005F1F37" w:rsidRPr="000665B4" w:rsidRDefault="005F1F37" w:rsidP="005F1F37">
      <w:pPr>
        <w:pStyle w:val="ad"/>
        <w:rPr>
          <w:rFonts w:hAnsi="宋体" w:cs="宋体"/>
        </w:rPr>
      </w:pPr>
      <w:r w:rsidRPr="000665B4">
        <w:rPr>
          <w:rFonts w:hAnsi="宋体" w:cs="宋体" w:hint="eastAsia"/>
        </w:rPr>
        <w:t>//无向图最小生成树,prim算法+二分堆,邻接表形式,复杂度O(mlogm)</w:t>
      </w:r>
    </w:p>
    <w:p w:rsidR="005F1F37" w:rsidRPr="000665B4" w:rsidRDefault="005F1F37" w:rsidP="005F1F37">
      <w:pPr>
        <w:pStyle w:val="ad"/>
        <w:rPr>
          <w:rFonts w:hAnsi="宋体" w:cs="宋体"/>
        </w:rPr>
      </w:pPr>
      <w:r w:rsidRPr="000665B4">
        <w:rPr>
          <w:rFonts w:hAnsi="宋体" w:cs="宋体" w:hint="eastAsia"/>
        </w:rPr>
        <w:t>//返回最小生成树的长度,传入图的大小n和邻接表list</w:t>
      </w:r>
    </w:p>
    <w:p w:rsidR="005F1F37" w:rsidRPr="000665B4" w:rsidRDefault="005F1F37" w:rsidP="005F1F37">
      <w:pPr>
        <w:pStyle w:val="ad"/>
        <w:rPr>
          <w:rFonts w:hAnsi="宋体" w:cs="宋体"/>
        </w:rPr>
      </w:pPr>
      <w:r w:rsidRPr="000665B4">
        <w:rPr>
          <w:rFonts w:hAnsi="宋体" w:cs="宋体" w:hint="eastAsia"/>
        </w:rPr>
        <w:t>//可更改边权的类型,pre[]返回树的构造,用父结点表示,根节点(第一个)pre值为-1</w:t>
      </w:r>
    </w:p>
    <w:p w:rsidR="005F1F37" w:rsidRPr="000665B4" w:rsidRDefault="005F1F37" w:rsidP="005F1F37">
      <w:pPr>
        <w:pStyle w:val="ad"/>
        <w:rPr>
          <w:rFonts w:hAnsi="宋体" w:cs="宋体"/>
        </w:rPr>
      </w:pPr>
      <w:r w:rsidRPr="000665B4">
        <w:rPr>
          <w:rFonts w:hAnsi="宋体" w:cs="宋体" w:hint="eastAsia"/>
        </w:rPr>
        <w:t>//必须保证图的连通的!</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double elem_t;</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from,to;</w:t>
      </w:r>
    </w:p>
    <w:p w:rsidR="005F1F37" w:rsidRPr="000665B4" w:rsidRDefault="005F1F37" w:rsidP="005F1F37">
      <w:pPr>
        <w:pStyle w:val="ad"/>
        <w:rPr>
          <w:rFonts w:hAnsi="宋体" w:cs="宋体"/>
        </w:rPr>
      </w:pPr>
      <w:r w:rsidRPr="000665B4">
        <w:rPr>
          <w:rFonts w:hAnsi="宋体" w:cs="宋体" w:hint="eastAsia"/>
        </w:rPr>
        <w:t xml:space="preserve">       elem_t len;</w:t>
      </w:r>
    </w:p>
    <w:p w:rsidR="005F1F37" w:rsidRPr="000665B4" w:rsidRDefault="005F1F37" w:rsidP="005F1F37">
      <w:pPr>
        <w:pStyle w:val="ad"/>
        <w:rPr>
          <w:rFonts w:hAnsi="宋体" w:cs="宋体"/>
        </w:rPr>
      </w:pPr>
      <w:r w:rsidRPr="000665B4">
        <w:rPr>
          <w:rFonts w:hAnsi="宋体" w:cs="宋体" w:hint="eastAsia"/>
        </w:rPr>
        <w:t xml:space="preserve">       edge_t* next;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_cp(a,b) ((a).d&lt;(b).d)</w:t>
      </w:r>
    </w:p>
    <w:p w:rsidR="005F1F37" w:rsidRPr="000665B4" w:rsidRDefault="005F1F37" w:rsidP="005F1F37">
      <w:pPr>
        <w:pStyle w:val="ad"/>
        <w:rPr>
          <w:rFonts w:hAnsi="宋体" w:cs="宋体"/>
        </w:rPr>
      </w:pPr>
      <w:r w:rsidRPr="000665B4">
        <w:rPr>
          <w:rFonts w:hAnsi="宋体" w:cs="宋体" w:hint="eastAsia"/>
        </w:rPr>
        <w:t>struct heap_t{elem_t d;int v;};</w:t>
      </w:r>
    </w:p>
    <w:p w:rsidR="005F1F37" w:rsidRPr="000665B4" w:rsidRDefault="005F1F37" w:rsidP="005F1F37">
      <w:pPr>
        <w:pStyle w:val="ad"/>
        <w:rPr>
          <w:rFonts w:hAnsi="宋体" w:cs="宋体"/>
        </w:rPr>
      </w:pPr>
      <w:r w:rsidRPr="000665B4">
        <w:rPr>
          <w:rFonts w:hAnsi="宋体" w:cs="宋体" w:hint="eastAsia"/>
        </w:rPr>
        <w:lastRenderedPageBreak/>
        <w:t>struct heap{</w:t>
      </w:r>
    </w:p>
    <w:p w:rsidR="005F1F37" w:rsidRPr="000665B4" w:rsidRDefault="005F1F37" w:rsidP="005F1F37">
      <w:pPr>
        <w:pStyle w:val="ad"/>
        <w:rPr>
          <w:rFonts w:hAnsi="宋体" w:cs="宋体"/>
        </w:rPr>
      </w:pPr>
      <w:r w:rsidRPr="000665B4">
        <w:rPr>
          <w:rFonts w:hAnsi="宋体" w:cs="宋体" w:hint="eastAsia"/>
        </w:rPr>
        <w:t xml:space="preserve">       heap_t h[MAXN*MAXN];</w:t>
      </w:r>
    </w:p>
    <w:p w:rsidR="005F1F37" w:rsidRPr="000665B4" w:rsidRDefault="005F1F37" w:rsidP="005F1F37">
      <w:pPr>
        <w:pStyle w:val="ad"/>
        <w:rPr>
          <w:rFonts w:hAnsi="宋体" w:cs="宋体"/>
        </w:rPr>
      </w:pPr>
      <w:r w:rsidRPr="000665B4">
        <w:rPr>
          <w:rFonts w:hAnsi="宋体" w:cs="宋体" w:hint="eastAsia"/>
        </w:rPr>
        <w:t xml:space="preserve">       int 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rPr>
      </w:pPr>
      <w:r w:rsidRPr="000665B4">
        <w:rPr>
          <w:rFonts w:hAnsi="宋体" w:cs="宋体" w:hint="eastAsia"/>
        </w:rPr>
        <w:t xml:space="preserve">       void ins(heap_t e){</w:t>
      </w:r>
    </w:p>
    <w:p w:rsidR="005F1F37" w:rsidRPr="000665B4" w:rsidRDefault="005F1F37" w:rsidP="005F1F37">
      <w:pPr>
        <w:pStyle w:val="ad"/>
        <w:rPr>
          <w:rFonts w:hAnsi="宋体" w:cs="宋体"/>
          <w:lang w:val="pt-BR"/>
        </w:rPr>
      </w:pPr>
      <w:r w:rsidRPr="000665B4">
        <w:rPr>
          <w:rFonts w:hAnsi="宋体" w:cs="宋体" w:hint="eastAsia"/>
          <w:lang w:val="pt-BR"/>
        </w:rPr>
        <w:t xml:space="preserve">              for (p=++n;p&gt;1&amp;&amp;_cp(e,h[p&gt;&gt;1]);h[p]=h[p&gt;&gt;1],p&gt;&gt;=1);</w:t>
      </w:r>
    </w:p>
    <w:p w:rsidR="005F1F37" w:rsidRPr="000665B4" w:rsidRDefault="005F1F37" w:rsidP="005F1F37">
      <w:pPr>
        <w:pStyle w:val="ad"/>
        <w:rPr>
          <w:rFonts w:hAnsi="宋体" w:cs="宋体"/>
        </w:rPr>
      </w:pPr>
      <w:r w:rsidRPr="000665B4">
        <w:rPr>
          <w:rFonts w:hAnsi="宋体" w:cs="宋体" w:hint="eastAsia"/>
        </w:rPr>
        <w:t xml:space="preserve">              h[p]=e;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del(heap_t&amp; e){</w:t>
      </w:r>
    </w:p>
    <w:p w:rsidR="005F1F37" w:rsidRPr="000665B4" w:rsidRDefault="005F1F37" w:rsidP="005F1F37">
      <w:pPr>
        <w:pStyle w:val="ad"/>
        <w:rPr>
          <w:rFonts w:hAnsi="宋体" w:cs="宋体"/>
        </w:rPr>
      </w:pPr>
      <w:r w:rsidRPr="000665B4">
        <w:rPr>
          <w:rFonts w:hAnsi="宋体" w:cs="宋体" w:hint="eastAsia"/>
        </w:rPr>
        <w:t xml:space="preserve">              if (!n) return 0;</w:t>
      </w:r>
    </w:p>
    <w:p w:rsidR="005F1F37" w:rsidRPr="000665B4" w:rsidRDefault="005F1F37" w:rsidP="005F1F37">
      <w:pPr>
        <w:pStyle w:val="ad"/>
        <w:rPr>
          <w:rFonts w:hAnsi="宋体" w:cs="宋体"/>
          <w:lang w:val="pt-BR"/>
        </w:rPr>
      </w:pPr>
      <w:r w:rsidRPr="000665B4">
        <w:rPr>
          <w:rFonts w:hAnsi="宋体" w:cs="宋体" w:hint="eastAsia"/>
          <w:lang w:val="pt-BR"/>
        </w:rPr>
        <w:t xml:space="preserve">              for (e=h[p=1],c=2;c&lt;n&amp;&amp;_cp(h[c+=(c&lt;n-1&amp;&amp;_cp(h[c+1],h[c]))],h[n]);h[p]=h[c],p=c,c&lt;&lt;=1);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h[p]=h[n--];return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prim(int n,edge_t* list[],int* pre){</w:t>
      </w:r>
    </w:p>
    <w:p w:rsidR="005F1F37" w:rsidRPr="000665B4" w:rsidRDefault="005F1F37" w:rsidP="005F1F37">
      <w:pPr>
        <w:pStyle w:val="ad"/>
        <w:rPr>
          <w:rFonts w:hAnsi="宋体" w:cs="宋体"/>
        </w:rPr>
      </w:pPr>
      <w:r w:rsidRPr="000665B4">
        <w:rPr>
          <w:rFonts w:hAnsi="宋体" w:cs="宋体" w:hint="eastAsia"/>
        </w:rPr>
        <w:t xml:space="preserve">       heap h;</w:t>
      </w:r>
    </w:p>
    <w:p w:rsidR="005F1F37" w:rsidRPr="000665B4" w:rsidRDefault="005F1F37" w:rsidP="005F1F37">
      <w:pPr>
        <w:pStyle w:val="ad"/>
        <w:rPr>
          <w:rFonts w:hAnsi="宋体" w:cs="宋体"/>
        </w:rPr>
      </w:pPr>
      <w:r w:rsidRPr="000665B4">
        <w:rPr>
          <w:rFonts w:hAnsi="宋体" w:cs="宋体" w:hint="eastAsia"/>
        </w:rPr>
        <w:t xml:space="preserve">       elem_t min[MAXN],ret=0;</w:t>
      </w:r>
    </w:p>
    <w:p w:rsidR="005F1F37" w:rsidRPr="000665B4" w:rsidRDefault="005F1F37" w:rsidP="005F1F37">
      <w:pPr>
        <w:pStyle w:val="ad"/>
        <w:rPr>
          <w:rFonts w:hAnsi="宋体" w:cs="宋体"/>
        </w:rPr>
      </w:pPr>
      <w:r w:rsidRPr="000665B4">
        <w:rPr>
          <w:rFonts w:hAnsi="宋体" w:cs="宋体" w:hint="eastAsia"/>
        </w:rPr>
        <w:t xml:space="preserve">       edge_t* t;heap_t e;</w:t>
      </w:r>
    </w:p>
    <w:p w:rsidR="005F1F37" w:rsidRPr="000665B4" w:rsidRDefault="005F1F37" w:rsidP="005F1F37">
      <w:pPr>
        <w:pStyle w:val="ad"/>
        <w:rPr>
          <w:rFonts w:hAnsi="宋体" w:cs="宋体"/>
        </w:rPr>
      </w:pPr>
      <w:r w:rsidRPr="000665B4">
        <w:rPr>
          <w:rFonts w:hAnsi="宋体" w:cs="宋体" w:hint="eastAsia"/>
        </w:rPr>
        <w:t xml:space="preserve">       int v[MAXN],i;</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min[i]=inf,v[i]=0,pre[i]=-1;</w:t>
      </w:r>
    </w:p>
    <w:p w:rsidR="005F1F37" w:rsidRPr="000665B4" w:rsidRDefault="005F1F37" w:rsidP="005F1F37">
      <w:pPr>
        <w:pStyle w:val="ad"/>
        <w:rPr>
          <w:rFonts w:hAnsi="宋体" w:cs="宋体"/>
          <w:lang w:val="pt-BR"/>
        </w:rPr>
      </w:pPr>
      <w:r w:rsidRPr="000665B4">
        <w:rPr>
          <w:rFonts w:hAnsi="宋体" w:cs="宋体" w:hint="eastAsia"/>
          <w:lang w:val="pt-BR"/>
        </w:rPr>
        <w:t xml:space="preserve">      h.init();e.v=0,e.d=0,h.ins(e);</w:t>
      </w:r>
    </w:p>
    <w:p w:rsidR="005F1F37" w:rsidRPr="000665B4" w:rsidRDefault="005F1F37" w:rsidP="005F1F37">
      <w:pPr>
        <w:pStyle w:val="ad"/>
        <w:rPr>
          <w:rFonts w:hAnsi="宋体" w:cs="宋体"/>
        </w:rPr>
      </w:pPr>
      <w:r w:rsidRPr="000665B4">
        <w:rPr>
          <w:rFonts w:hAnsi="宋体" w:cs="宋体" w:hint="eastAsia"/>
        </w:rPr>
        <w:t xml:space="preserve">      while (h.del(e))</w:t>
      </w:r>
    </w:p>
    <w:p w:rsidR="005F1F37" w:rsidRPr="000665B4" w:rsidRDefault="005F1F37" w:rsidP="005F1F37">
      <w:pPr>
        <w:pStyle w:val="ad"/>
        <w:rPr>
          <w:rFonts w:hAnsi="宋体" w:cs="宋体"/>
        </w:rPr>
      </w:pPr>
      <w:r w:rsidRPr="000665B4">
        <w:rPr>
          <w:rFonts w:hAnsi="宋体" w:cs="宋体" w:hint="eastAsia"/>
        </w:rPr>
        <w:t xml:space="preserve">              if (!v[e.v])</w:t>
      </w:r>
    </w:p>
    <w:p w:rsidR="005F1F37" w:rsidRPr="000665B4" w:rsidRDefault="005F1F37" w:rsidP="005F1F37">
      <w:pPr>
        <w:pStyle w:val="ad"/>
        <w:rPr>
          <w:rFonts w:hAnsi="宋体" w:cs="宋体"/>
        </w:rPr>
      </w:pPr>
      <w:r w:rsidRPr="000665B4">
        <w:rPr>
          <w:rFonts w:hAnsi="宋体" w:cs="宋体" w:hint="eastAsia"/>
        </w:rPr>
        <w:t xml:space="preserve">                     for (v[e.v]=1,ret+=e.d,t=list[e.v];t;t=t-&gt;next)</w:t>
      </w:r>
    </w:p>
    <w:p w:rsidR="005F1F37" w:rsidRPr="000665B4" w:rsidRDefault="005F1F37" w:rsidP="005F1F37">
      <w:pPr>
        <w:pStyle w:val="ad"/>
        <w:rPr>
          <w:rFonts w:hAnsi="宋体" w:cs="宋体"/>
        </w:rPr>
      </w:pPr>
      <w:r w:rsidRPr="000665B4">
        <w:rPr>
          <w:rFonts w:hAnsi="宋体" w:cs="宋体" w:hint="eastAsia"/>
        </w:rPr>
        <w:t xml:space="preserve">                            if (!v[t-&gt;to]&amp;&amp;t-&gt;len&lt;min[t-&gt;to])</w:t>
      </w:r>
    </w:p>
    <w:p w:rsidR="005F1F37" w:rsidRPr="000665B4" w:rsidRDefault="005F1F37" w:rsidP="005F1F37">
      <w:pPr>
        <w:pStyle w:val="ad"/>
        <w:rPr>
          <w:rFonts w:hAnsi="宋体" w:cs="宋体"/>
        </w:rPr>
      </w:pPr>
      <w:r w:rsidRPr="000665B4">
        <w:rPr>
          <w:rFonts w:hAnsi="宋体" w:cs="宋体" w:hint="eastAsia"/>
        </w:rPr>
        <w:t xml:space="preserve">                                   pre[t-&gt;to]=t-&gt;from,min[e.v=t-&gt;to]=e.d=t-&gt;len,h.ins(e);</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11.4 最小生成树(prim+binary_heap正向表)</w:t>
      </w:r>
    </w:p>
    <w:p w:rsidR="005F1F37" w:rsidRPr="000665B4" w:rsidRDefault="005F1F37" w:rsidP="005F1F37">
      <w:pPr>
        <w:pStyle w:val="ad"/>
        <w:rPr>
          <w:rFonts w:hAnsi="宋体" w:cs="宋体"/>
        </w:rPr>
      </w:pPr>
      <w:r w:rsidRPr="000665B4">
        <w:rPr>
          <w:rFonts w:hAnsi="宋体" w:cs="宋体" w:hint="eastAsia"/>
        </w:rPr>
        <w:t>//无向图最小生成树,prim算法+二分堆,正向表形式,复杂度O(mlogm)</w:t>
      </w:r>
    </w:p>
    <w:p w:rsidR="005F1F37" w:rsidRPr="000665B4" w:rsidRDefault="005F1F37" w:rsidP="005F1F37">
      <w:pPr>
        <w:pStyle w:val="ad"/>
        <w:rPr>
          <w:rFonts w:hAnsi="宋体" w:cs="宋体"/>
        </w:rPr>
      </w:pPr>
      <w:r w:rsidRPr="000665B4">
        <w:rPr>
          <w:rFonts w:hAnsi="宋体" w:cs="宋体" w:hint="eastAsia"/>
        </w:rPr>
        <w:t>//返回最小生成树的长度,传入图的大小n和正向表list,buf</w:t>
      </w:r>
    </w:p>
    <w:p w:rsidR="005F1F37" w:rsidRPr="000665B4" w:rsidRDefault="005F1F37" w:rsidP="005F1F37">
      <w:pPr>
        <w:pStyle w:val="ad"/>
        <w:rPr>
          <w:rFonts w:hAnsi="宋体" w:cs="宋体"/>
        </w:rPr>
      </w:pPr>
      <w:r w:rsidRPr="000665B4">
        <w:rPr>
          <w:rFonts w:hAnsi="宋体" w:cs="宋体" w:hint="eastAsia"/>
        </w:rPr>
        <w:t>//可更改边权的类型,pre[]返回树的构造,用父结点表示,根节点(第一个)pre值为-1</w:t>
      </w:r>
    </w:p>
    <w:p w:rsidR="005F1F37" w:rsidRPr="000665B4" w:rsidRDefault="005F1F37" w:rsidP="005F1F37">
      <w:pPr>
        <w:pStyle w:val="ad"/>
        <w:rPr>
          <w:rFonts w:hAnsi="宋体" w:cs="宋体"/>
        </w:rPr>
      </w:pPr>
      <w:r w:rsidRPr="000665B4">
        <w:rPr>
          <w:rFonts w:hAnsi="宋体" w:cs="宋体" w:hint="eastAsia"/>
        </w:rPr>
        <w:t>//必须保证图的连通的!</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double elem_t;</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to;</w:t>
      </w:r>
    </w:p>
    <w:p w:rsidR="005F1F37" w:rsidRPr="000665B4" w:rsidRDefault="005F1F37" w:rsidP="005F1F37">
      <w:pPr>
        <w:pStyle w:val="ad"/>
        <w:rPr>
          <w:rFonts w:hAnsi="宋体" w:cs="宋体"/>
        </w:rPr>
      </w:pPr>
      <w:r w:rsidRPr="000665B4">
        <w:rPr>
          <w:rFonts w:hAnsi="宋体" w:cs="宋体" w:hint="eastAsia"/>
        </w:rPr>
        <w:t xml:space="preserve">       elem_t len;</w:t>
      </w:r>
    </w:p>
    <w:p w:rsidR="005F1F37" w:rsidRPr="000665B4" w:rsidRDefault="005F1F37" w:rsidP="005F1F37">
      <w:pPr>
        <w:pStyle w:val="ad"/>
        <w:rPr>
          <w:rFonts w:hAnsi="宋体" w:cs="宋体"/>
        </w:rPr>
      </w:pPr>
      <w:r w:rsidRPr="000665B4">
        <w:rPr>
          <w:rFonts w:hAnsi="宋体" w:cs="宋体" w:hint="eastAsia"/>
        </w:rPr>
        <w:lastRenderedPageBreak/>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_cp(a,b) ((a).d&lt;(b).d)</w:t>
      </w:r>
    </w:p>
    <w:p w:rsidR="005F1F37" w:rsidRPr="000665B4" w:rsidRDefault="005F1F37" w:rsidP="005F1F37">
      <w:pPr>
        <w:pStyle w:val="ad"/>
        <w:rPr>
          <w:rFonts w:hAnsi="宋体" w:cs="宋体"/>
        </w:rPr>
      </w:pPr>
      <w:r w:rsidRPr="000665B4">
        <w:rPr>
          <w:rFonts w:hAnsi="宋体" w:cs="宋体" w:hint="eastAsia"/>
        </w:rPr>
        <w:t>struct heap_t{elem_t d;int v;};</w:t>
      </w:r>
    </w:p>
    <w:p w:rsidR="005F1F37" w:rsidRPr="000665B4" w:rsidRDefault="005F1F37" w:rsidP="005F1F37">
      <w:pPr>
        <w:pStyle w:val="ad"/>
        <w:rPr>
          <w:rFonts w:hAnsi="宋体" w:cs="宋体"/>
        </w:rPr>
      </w:pPr>
      <w:r w:rsidRPr="000665B4">
        <w:rPr>
          <w:rFonts w:hAnsi="宋体" w:cs="宋体" w:hint="eastAsia"/>
        </w:rPr>
        <w:t>struct heap{</w:t>
      </w:r>
    </w:p>
    <w:p w:rsidR="005F1F37" w:rsidRPr="000665B4" w:rsidRDefault="005F1F37" w:rsidP="005F1F37">
      <w:pPr>
        <w:pStyle w:val="ad"/>
        <w:rPr>
          <w:rFonts w:hAnsi="宋体" w:cs="宋体"/>
        </w:rPr>
      </w:pPr>
      <w:r w:rsidRPr="000665B4">
        <w:rPr>
          <w:rFonts w:hAnsi="宋体" w:cs="宋体" w:hint="eastAsia"/>
        </w:rPr>
        <w:t xml:space="preserve">       heap_t h[MAXN*MAXN];</w:t>
      </w:r>
    </w:p>
    <w:p w:rsidR="005F1F37" w:rsidRPr="000665B4" w:rsidRDefault="005F1F37" w:rsidP="005F1F37">
      <w:pPr>
        <w:pStyle w:val="ad"/>
        <w:rPr>
          <w:rFonts w:hAnsi="宋体" w:cs="宋体"/>
        </w:rPr>
      </w:pPr>
      <w:r w:rsidRPr="000665B4">
        <w:rPr>
          <w:rFonts w:hAnsi="宋体" w:cs="宋体" w:hint="eastAsia"/>
        </w:rPr>
        <w:t xml:space="preserve">       int 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rPr>
      </w:pPr>
      <w:r w:rsidRPr="000665B4">
        <w:rPr>
          <w:rFonts w:hAnsi="宋体" w:cs="宋体" w:hint="eastAsia"/>
        </w:rPr>
        <w:t xml:space="preserve">       void ins(heap_t e){</w:t>
      </w:r>
    </w:p>
    <w:p w:rsidR="005F1F37" w:rsidRPr="000665B4" w:rsidRDefault="005F1F37" w:rsidP="005F1F37">
      <w:pPr>
        <w:pStyle w:val="ad"/>
        <w:rPr>
          <w:rFonts w:hAnsi="宋体" w:cs="宋体"/>
          <w:lang w:val="pt-BR"/>
        </w:rPr>
      </w:pPr>
      <w:r w:rsidRPr="000665B4">
        <w:rPr>
          <w:rFonts w:hAnsi="宋体" w:cs="宋体" w:hint="eastAsia"/>
          <w:lang w:val="pt-BR"/>
        </w:rPr>
        <w:t xml:space="preserve">              for (p=++n;p&gt;1&amp;&amp;_cp(e,h[p&gt;&gt;1]);h[p]=h[p&gt;&gt;1],p&gt;&gt;=1);</w:t>
      </w:r>
    </w:p>
    <w:p w:rsidR="005F1F37" w:rsidRPr="000665B4" w:rsidRDefault="005F1F37" w:rsidP="005F1F37">
      <w:pPr>
        <w:pStyle w:val="ad"/>
        <w:rPr>
          <w:rFonts w:hAnsi="宋体" w:cs="宋体"/>
        </w:rPr>
      </w:pPr>
      <w:r w:rsidRPr="000665B4">
        <w:rPr>
          <w:rFonts w:hAnsi="宋体" w:cs="宋体" w:hint="eastAsia"/>
        </w:rPr>
        <w:t xml:space="preserve">              h[p]=e;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del(heap_t&amp; e){</w:t>
      </w:r>
    </w:p>
    <w:p w:rsidR="005F1F37" w:rsidRPr="000665B4" w:rsidRDefault="005F1F37" w:rsidP="005F1F37">
      <w:pPr>
        <w:pStyle w:val="ad"/>
        <w:rPr>
          <w:rFonts w:hAnsi="宋体" w:cs="宋体"/>
        </w:rPr>
      </w:pPr>
      <w:r w:rsidRPr="000665B4">
        <w:rPr>
          <w:rFonts w:hAnsi="宋体" w:cs="宋体" w:hint="eastAsia"/>
        </w:rPr>
        <w:t xml:space="preserve">              if (!n) return 0;</w:t>
      </w:r>
    </w:p>
    <w:p w:rsidR="005F1F37" w:rsidRPr="000665B4" w:rsidRDefault="005F1F37" w:rsidP="005F1F37">
      <w:pPr>
        <w:pStyle w:val="ad"/>
        <w:rPr>
          <w:rFonts w:hAnsi="宋体" w:cs="宋体"/>
          <w:lang w:val="pt-BR"/>
        </w:rPr>
      </w:pPr>
      <w:r w:rsidRPr="000665B4">
        <w:rPr>
          <w:rFonts w:hAnsi="宋体" w:cs="宋体" w:hint="eastAsia"/>
          <w:lang w:val="pt-BR"/>
        </w:rPr>
        <w:t xml:space="preserve">              for (e=h[p=1],c=2;c&lt;n&amp;&amp;_cp(h[c+=(c&lt;n-1&amp;&amp;_cp(h[c+1],h[c]))],h[n]);h[p]=h[c],p=c,c&lt;&lt;=1);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h[p]=h[n--];return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prim(int n,int* list,edge_t* buf,int* pre){</w:t>
      </w:r>
    </w:p>
    <w:p w:rsidR="005F1F37" w:rsidRPr="000665B4" w:rsidRDefault="005F1F37" w:rsidP="005F1F37">
      <w:pPr>
        <w:pStyle w:val="ad"/>
        <w:rPr>
          <w:rFonts w:hAnsi="宋体" w:cs="宋体"/>
        </w:rPr>
      </w:pPr>
      <w:r w:rsidRPr="000665B4">
        <w:rPr>
          <w:rFonts w:hAnsi="宋体" w:cs="宋体" w:hint="eastAsia"/>
        </w:rPr>
        <w:t xml:space="preserve">       heap h;heap_t e;</w:t>
      </w:r>
    </w:p>
    <w:p w:rsidR="005F1F37" w:rsidRPr="000665B4" w:rsidRDefault="005F1F37" w:rsidP="005F1F37">
      <w:pPr>
        <w:pStyle w:val="ad"/>
        <w:rPr>
          <w:rFonts w:hAnsi="宋体" w:cs="宋体"/>
        </w:rPr>
      </w:pPr>
      <w:r w:rsidRPr="000665B4">
        <w:rPr>
          <w:rFonts w:hAnsi="宋体" w:cs="宋体" w:hint="eastAsia"/>
        </w:rPr>
        <w:t xml:space="preserve">       elem_t min[MAXN],ret=0;</w:t>
      </w:r>
    </w:p>
    <w:p w:rsidR="005F1F37" w:rsidRPr="000665B4" w:rsidRDefault="005F1F37" w:rsidP="005F1F37">
      <w:pPr>
        <w:pStyle w:val="ad"/>
        <w:rPr>
          <w:rFonts w:hAnsi="宋体" w:cs="宋体"/>
        </w:rPr>
      </w:pPr>
      <w:r w:rsidRPr="000665B4">
        <w:rPr>
          <w:rFonts w:hAnsi="宋体" w:cs="宋体" w:hint="eastAsia"/>
        </w:rPr>
        <w:t xml:space="preserve">       int v[MAXN],i,j;</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min[i]=inf,v[i]=0,pre[i]=-1;</w:t>
      </w:r>
    </w:p>
    <w:p w:rsidR="005F1F37" w:rsidRPr="000665B4" w:rsidRDefault="005F1F37" w:rsidP="005F1F37">
      <w:pPr>
        <w:pStyle w:val="ad"/>
        <w:rPr>
          <w:rFonts w:hAnsi="宋体" w:cs="宋体"/>
          <w:lang w:val="pt-BR"/>
        </w:rPr>
      </w:pPr>
      <w:r w:rsidRPr="000665B4">
        <w:rPr>
          <w:rFonts w:hAnsi="宋体" w:cs="宋体" w:hint="eastAsia"/>
          <w:lang w:val="pt-BR"/>
        </w:rPr>
        <w:t xml:space="preserve">       h.init();e.v=0,e.d=0,h.ins(e);</w:t>
      </w:r>
    </w:p>
    <w:p w:rsidR="005F1F37" w:rsidRPr="000665B4" w:rsidRDefault="005F1F37" w:rsidP="005F1F37">
      <w:pPr>
        <w:pStyle w:val="ad"/>
        <w:rPr>
          <w:rFonts w:hAnsi="宋体" w:cs="宋体"/>
        </w:rPr>
      </w:pPr>
      <w:r w:rsidRPr="000665B4">
        <w:rPr>
          <w:rFonts w:hAnsi="宋体" w:cs="宋体" w:hint="eastAsia"/>
        </w:rPr>
        <w:t xml:space="preserve">       while (h.del(e))</w:t>
      </w:r>
    </w:p>
    <w:p w:rsidR="005F1F37" w:rsidRPr="000665B4" w:rsidRDefault="005F1F37" w:rsidP="005F1F37">
      <w:pPr>
        <w:pStyle w:val="ad"/>
        <w:rPr>
          <w:rFonts w:hAnsi="宋体" w:cs="宋体"/>
        </w:rPr>
      </w:pPr>
      <w:r w:rsidRPr="000665B4">
        <w:rPr>
          <w:rFonts w:hAnsi="宋体" w:cs="宋体" w:hint="eastAsia"/>
        </w:rPr>
        <w:t xml:space="preserve">              if (!v[i=e.v])</w:t>
      </w:r>
    </w:p>
    <w:p w:rsidR="005F1F37" w:rsidRPr="000665B4" w:rsidRDefault="005F1F37" w:rsidP="005F1F37">
      <w:pPr>
        <w:pStyle w:val="ad"/>
        <w:rPr>
          <w:rFonts w:hAnsi="宋体" w:cs="宋体"/>
        </w:rPr>
      </w:pPr>
      <w:r w:rsidRPr="000665B4">
        <w:rPr>
          <w:rFonts w:hAnsi="宋体" w:cs="宋体" w:hint="eastAsia"/>
        </w:rPr>
        <w:t xml:space="preserve">                     for (v[i]=1,ret+=e.d,j=list[i];j&lt;list[i+1];j++)</w:t>
      </w:r>
    </w:p>
    <w:p w:rsidR="005F1F37" w:rsidRPr="000665B4" w:rsidRDefault="005F1F37" w:rsidP="005F1F37">
      <w:pPr>
        <w:pStyle w:val="ad"/>
        <w:rPr>
          <w:rFonts w:hAnsi="宋体" w:cs="宋体"/>
        </w:rPr>
      </w:pPr>
      <w:r w:rsidRPr="000665B4">
        <w:rPr>
          <w:rFonts w:hAnsi="宋体" w:cs="宋体" w:hint="eastAsia"/>
        </w:rPr>
        <w:t xml:space="preserve">                            if (!v[buf[j].to]&amp;&amp;buf[j].len&lt;min[buf[j].to])</w:t>
      </w:r>
    </w:p>
    <w:p w:rsidR="005F1F37" w:rsidRPr="000665B4" w:rsidRDefault="005F1F37" w:rsidP="005F1F37">
      <w:pPr>
        <w:pStyle w:val="ad"/>
        <w:rPr>
          <w:rFonts w:hAnsi="宋体" w:cs="宋体"/>
        </w:rPr>
      </w:pPr>
      <w:r w:rsidRPr="000665B4">
        <w:rPr>
          <w:rFonts w:hAnsi="宋体" w:cs="宋体" w:hint="eastAsia"/>
        </w:rPr>
        <w:t xml:space="preserve">                                   pre[buf[j].to]=i,min[e.v=buf[j].to]=e.d=buf[j].len,h.ins(e);</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r w:rsidRPr="000665B4">
        <w:rPr>
          <w:rFonts w:hAnsi="宋体" w:cs="宋体" w:hint="eastAsia"/>
          <w:b/>
        </w:rPr>
        <w:t>11.5 最小生成树(prim+mapped_heap邻接表)</w:t>
      </w:r>
    </w:p>
    <w:p w:rsidR="005F1F37" w:rsidRPr="000665B4" w:rsidRDefault="005F1F37" w:rsidP="005F1F37">
      <w:pPr>
        <w:pStyle w:val="ad"/>
        <w:rPr>
          <w:rFonts w:hAnsi="宋体" w:cs="宋体"/>
        </w:rPr>
      </w:pPr>
      <w:r w:rsidRPr="000665B4">
        <w:rPr>
          <w:rFonts w:hAnsi="宋体" w:cs="宋体" w:hint="eastAsia"/>
        </w:rPr>
        <w:t>//无向图最小生成树,prim算法+映射二分堆,邻接表形式,复杂度O(mlogn)</w:t>
      </w:r>
    </w:p>
    <w:p w:rsidR="005F1F37" w:rsidRPr="000665B4" w:rsidRDefault="005F1F37" w:rsidP="005F1F37">
      <w:pPr>
        <w:pStyle w:val="ad"/>
        <w:rPr>
          <w:rFonts w:hAnsi="宋体" w:cs="宋体"/>
        </w:rPr>
      </w:pPr>
      <w:r w:rsidRPr="000665B4">
        <w:rPr>
          <w:rFonts w:hAnsi="宋体" w:cs="宋体" w:hint="eastAsia"/>
        </w:rPr>
        <w:t>//返回最小生成树的长度,传入图的大小n和邻接表list</w:t>
      </w:r>
    </w:p>
    <w:p w:rsidR="005F1F37" w:rsidRPr="000665B4" w:rsidRDefault="005F1F37" w:rsidP="005F1F37">
      <w:pPr>
        <w:pStyle w:val="ad"/>
        <w:rPr>
          <w:rFonts w:hAnsi="宋体" w:cs="宋体"/>
        </w:rPr>
      </w:pPr>
      <w:r w:rsidRPr="000665B4">
        <w:rPr>
          <w:rFonts w:hAnsi="宋体" w:cs="宋体" w:hint="eastAsia"/>
        </w:rPr>
        <w:t>//可更改边权的类型,pre[]返回树的构造,用父结点表示,根节点(第一个)pre值为-1</w:t>
      </w:r>
    </w:p>
    <w:p w:rsidR="005F1F37" w:rsidRPr="000665B4" w:rsidRDefault="005F1F37" w:rsidP="005F1F37">
      <w:pPr>
        <w:pStyle w:val="ad"/>
        <w:rPr>
          <w:rFonts w:hAnsi="宋体" w:cs="宋体"/>
        </w:rPr>
      </w:pPr>
      <w:r w:rsidRPr="000665B4">
        <w:rPr>
          <w:rFonts w:hAnsi="宋体" w:cs="宋体" w:hint="eastAsia"/>
        </w:rPr>
        <w:t>//必须保证图的连通的!</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double elem_t;</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lastRenderedPageBreak/>
        <w:t xml:space="preserve">      int from,to;</w:t>
      </w:r>
    </w:p>
    <w:p w:rsidR="005F1F37" w:rsidRPr="000665B4" w:rsidRDefault="005F1F37" w:rsidP="005F1F37">
      <w:pPr>
        <w:pStyle w:val="ad"/>
        <w:rPr>
          <w:rFonts w:hAnsi="宋体" w:cs="宋体"/>
        </w:rPr>
      </w:pPr>
      <w:r w:rsidRPr="000665B4">
        <w:rPr>
          <w:rFonts w:hAnsi="宋体" w:cs="宋体" w:hint="eastAsia"/>
        </w:rPr>
        <w:t xml:space="preserve">       elem_t len;</w:t>
      </w:r>
    </w:p>
    <w:p w:rsidR="005F1F37" w:rsidRPr="000665B4" w:rsidRDefault="005F1F37" w:rsidP="005F1F37">
      <w:pPr>
        <w:pStyle w:val="ad"/>
        <w:rPr>
          <w:rFonts w:hAnsi="宋体" w:cs="宋体"/>
        </w:rPr>
      </w:pPr>
      <w:r w:rsidRPr="000665B4">
        <w:rPr>
          <w:rFonts w:hAnsi="宋体" w:cs="宋体" w:hint="eastAsia"/>
        </w:rPr>
        <w:t xml:space="preserve">       edge_t* next;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_cp(a,b) ((a)&lt;(b))</w:t>
      </w:r>
    </w:p>
    <w:p w:rsidR="005F1F37" w:rsidRPr="000665B4" w:rsidRDefault="005F1F37" w:rsidP="005F1F37">
      <w:pPr>
        <w:pStyle w:val="ad"/>
        <w:rPr>
          <w:rFonts w:hAnsi="宋体" w:cs="宋体"/>
        </w:rPr>
      </w:pPr>
      <w:r w:rsidRPr="000665B4">
        <w:rPr>
          <w:rFonts w:hAnsi="宋体" w:cs="宋体" w:hint="eastAsia"/>
        </w:rPr>
        <w:t>struct heap{</w:t>
      </w:r>
    </w:p>
    <w:p w:rsidR="005F1F37" w:rsidRPr="000665B4" w:rsidRDefault="005F1F37" w:rsidP="005F1F37">
      <w:pPr>
        <w:pStyle w:val="ad"/>
        <w:rPr>
          <w:rFonts w:hAnsi="宋体" w:cs="宋体"/>
        </w:rPr>
      </w:pPr>
      <w:r w:rsidRPr="000665B4">
        <w:rPr>
          <w:rFonts w:hAnsi="宋体" w:cs="宋体" w:hint="eastAsia"/>
        </w:rPr>
        <w:t xml:space="preserve">       elem_t h[MAXN+1];</w:t>
      </w:r>
    </w:p>
    <w:p w:rsidR="005F1F37" w:rsidRPr="000665B4" w:rsidRDefault="005F1F37" w:rsidP="005F1F37">
      <w:pPr>
        <w:pStyle w:val="ad"/>
        <w:rPr>
          <w:rFonts w:hAnsi="宋体" w:cs="宋体"/>
        </w:rPr>
      </w:pPr>
      <w:r w:rsidRPr="000665B4">
        <w:rPr>
          <w:rFonts w:hAnsi="宋体" w:cs="宋体" w:hint="eastAsia"/>
        </w:rPr>
        <w:t xml:space="preserve">       int ind[MAXN+1],map[MAXN+1],n,p,c;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rPr>
      </w:pPr>
      <w:r w:rsidRPr="000665B4">
        <w:rPr>
          <w:rFonts w:hAnsi="宋体" w:cs="宋体" w:hint="eastAsia"/>
        </w:rPr>
        <w:t xml:space="preserve">       void ins(int i,elem_t e){</w:t>
      </w:r>
    </w:p>
    <w:p w:rsidR="005F1F37" w:rsidRPr="000665B4" w:rsidRDefault="005F1F37" w:rsidP="005F1F37">
      <w:pPr>
        <w:pStyle w:val="ad"/>
        <w:rPr>
          <w:rFonts w:hAnsi="宋体" w:cs="宋体"/>
        </w:rPr>
      </w:pPr>
      <w:r w:rsidRPr="000665B4">
        <w:rPr>
          <w:rFonts w:hAnsi="宋体" w:cs="宋体" w:hint="eastAsia"/>
        </w:rPr>
        <w:t xml:space="preserve">              for (p=++n;p&gt;1&amp;&amp;_cp(e,h[p&gt;&gt;1]);h[map[ind[p]=ind[p&gt;&gt;1]]=p]=h[p&gt;&gt;1],p&gt;&gt;=1);</w:t>
      </w:r>
    </w:p>
    <w:p w:rsidR="005F1F37" w:rsidRPr="000665B4" w:rsidRDefault="005F1F37" w:rsidP="005F1F37">
      <w:pPr>
        <w:pStyle w:val="ad"/>
        <w:rPr>
          <w:rFonts w:hAnsi="宋体" w:cs="宋体"/>
        </w:rPr>
      </w:pPr>
      <w:r w:rsidRPr="000665B4">
        <w:rPr>
          <w:rFonts w:hAnsi="宋体" w:cs="宋体" w:hint="eastAsia"/>
        </w:rPr>
        <w:t xml:space="preserve">              h[map[ind[p]=i]=p]=e;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del(int i,elem_t&amp; e){</w:t>
      </w:r>
    </w:p>
    <w:p w:rsidR="005F1F37" w:rsidRPr="000665B4" w:rsidRDefault="005F1F37" w:rsidP="005F1F37">
      <w:pPr>
        <w:pStyle w:val="ad"/>
        <w:rPr>
          <w:rFonts w:hAnsi="宋体" w:cs="宋体"/>
        </w:rPr>
      </w:pPr>
      <w:r w:rsidRPr="000665B4">
        <w:rPr>
          <w:rFonts w:hAnsi="宋体" w:cs="宋体" w:hint="eastAsia"/>
        </w:rPr>
        <w:t xml:space="preserve">              i=map[i];if (i&lt;1||i&gt;n) return 0;</w:t>
      </w:r>
    </w:p>
    <w:p w:rsidR="005F1F37" w:rsidRPr="000665B4" w:rsidRDefault="005F1F37" w:rsidP="005F1F37">
      <w:pPr>
        <w:pStyle w:val="ad"/>
        <w:rPr>
          <w:rFonts w:hAnsi="宋体" w:cs="宋体"/>
        </w:rPr>
      </w:pPr>
      <w:r w:rsidRPr="000665B4">
        <w:rPr>
          <w:rFonts w:hAnsi="宋体" w:cs="宋体" w:hint="eastAsia"/>
        </w:rPr>
        <w:t xml:space="preserve">              for (e=h[p=i];p&gt;1;h[map[ind[p]=ind[p&gt;&gt;1]]=p]=h[p&gt;&gt;1],p&gt;&gt;=1);</w:t>
      </w:r>
    </w:p>
    <w:p w:rsidR="005F1F37" w:rsidRPr="000665B4" w:rsidRDefault="005F1F37" w:rsidP="005F1F37">
      <w:pPr>
        <w:pStyle w:val="ad"/>
        <w:rPr>
          <w:rFonts w:hAnsi="宋体" w:cs="宋体"/>
          <w:lang w:val="pt-BR"/>
        </w:rPr>
      </w:pPr>
      <w:r w:rsidRPr="000665B4">
        <w:rPr>
          <w:rFonts w:hAnsi="宋体" w:cs="宋体" w:hint="eastAsia"/>
          <w:lang w:val="pt-BR"/>
        </w:rPr>
        <w:t xml:space="preserve">              for (c=2;c&lt;n&amp;&amp;_cp(h[c+=(c&lt;n-1&amp;&amp;_cp(h[c+1],h[c]))],h[n]);h[map[ind[p]=ind[c]]=p]=h[c],p=c,c&lt;&lt;=1);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h[map[ind[p]=ind[n]]=p]=h[n];n--;return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delmin(int&amp; i,elem_t&amp; e){</w:t>
      </w:r>
    </w:p>
    <w:p w:rsidR="005F1F37" w:rsidRPr="000665B4" w:rsidRDefault="005F1F37" w:rsidP="005F1F37">
      <w:pPr>
        <w:pStyle w:val="ad"/>
        <w:rPr>
          <w:rFonts w:hAnsi="宋体" w:cs="宋体"/>
        </w:rPr>
      </w:pPr>
      <w:r w:rsidRPr="000665B4">
        <w:rPr>
          <w:rFonts w:hAnsi="宋体" w:cs="宋体" w:hint="eastAsia"/>
        </w:rPr>
        <w:t xml:space="preserve">              if (n&lt;1) return 0;i=ind[1];</w:t>
      </w:r>
    </w:p>
    <w:p w:rsidR="005F1F37" w:rsidRPr="000665B4" w:rsidRDefault="005F1F37" w:rsidP="005F1F37">
      <w:pPr>
        <w:pStyle w:val="ad"/>
        <w:rPr>
          <w:rFonts w:hAnsi="宋体" w:cs="宋体"/>
          <w:lang w:val="pt-BR"/>
        </w:rPr>
      </w:pPr>
      <w:r w:rsidRPr="000665B4">
        <w:rPr>
          <w:rFonts w:hAnsi="宋体" w:cs="宋体" w:hint="eastAsia"/>
          <w:lang w:val="pt-BR"/>
        </w:rPr>
        <w:t xml:space="preserve">              for (e=h[p=1],c=2;c&lt;n&amp;&amp;_cp(h[c+=(c&lt;n-1&amp;&amp;_cp(h[c+1],h[c]))],h[n]);h[map[ind[p]=ind[c]]=p]=h[c],p=c,c&lt;&lt;=1);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h[map[ind[p]=ind[n]]=p]=h[n];n--;return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prim(int n,edge_t* list[],int* pre){</w:t>
      </w:r>
    </w:p>
    <w:p w:rsidR="005F1F37" w:rsidRPr="000665B4" w:rsidRDefault="005F1F37" w:rsidP="005F1F37">
      <w:pPr>
        <w:pStyle w:val="ad"/>
        <w:rPr>
          <w:rFonts w:hAnsi="宋体" w:cs="宋体"/>
        </w:rPr>
      </w:pPr>
      <w:r w:rsidRPr="000665B4">
        <w:rPr>
          <w:rFonts w:hAnsi="宋体" w:cs="宋体" w:hint="eastAsia"/>
        </w:rPr>
        <w:t xml:space="preserve">       heap h;</w:t>
      </w:r>
    </w:p>
    <w:p w:rsidR="005F1F37" w:rsidRPr="000665B4" w:rsidRDefault="005F1F37" w:rsidP="005F1F37">
      <w:pPr>
        <w:pStyle w:val="ad"/>
        <w:rPr>
          <w:rFonts w:hAnsi="宋体" w:cs="宋体"/>
        </w:rPr>
      </w:pPr>
      <w:r w:rsidRPr="000665B4">
        <w:rPr>
          <w:rFonts w:hAnsi="宋体" w:cs="宋体" w:hint="eastAsia"/>
        </w:rPr>
        <w:t xml:space="preserve">       elem_t min[MAXN],ret=0,e;</w:t>
      </w:r>
    </w:p>
    <w:p w:rsidR="005F1F37" w:rsidRPr="000665B4" w:rsidRDefault="005F1F37" w:rsidP="005F1F37">
      <w:pPr>
        <w:pStyle w:val="ad"/>
        <w:rPr>
          <w:rFonts w:hAnsi="宋体" w:cs="宋体"/>
        </w:rPr>
      </w:pPr>
      <w:r w:rsidRPr="000665B4">
        <w:rPr>
          <w:rFonts w:hAnsi="宋体" w:cs="宋体" w:hint="eastAsia"/>
        </w:rPr>
        <w:t xml:space="preserve">       edge_t* t;</w:t>
      </w:r>
    </w:p>
    <w:p w:rsidR="005F1F37" w:rsidRPr="000665B4" w:rsidRDefault="005F1F37" w:rsidP="005F1F37">
      <w:pPr>
        <w:pStyle w:val="ad"/>
        <w:rPr>
          <w:rFonts w:hAnsi="宋体" w:cs="宋体"/>
        </w:rPr>
      </w:pPr>
      <w:r w:rsidRPr="000665B4">
        <w:rPr>
          <w:rFonts w:hAnsi="宋体" w:cs="宋体" w:hint="eastAsia"/>
        </w:rPr>
        <w:t xml:space="preserve">       int v[MAXN],i;</w:t>
      </w:r>
    </w:p>
    <w:p w:rsidR="005F1F37" w:rsidRPr="000665B4" w:rsidRDefault="005F1F37" w:rsidP="005F1F37">
      <w:pPr>
        <w:pStyle w:val="ad"/>
        <w:rPr>
          <w:rFonts w:hAnsi="宋体" w:cs="宋体"/>
        </w:rPr>
      </w:pPr>
      <w:r w:rsidRPr="000665B4">
        <w:rPr>
          <w:rFonts w:hAnsi="宋体" w:cs="宋体" w:hint="eastAsia"/>
        </w:rPr>
        <w:t xml:space="preserve">       for (h.init(),i=0;i&lt;n;i++)</w:t>
      </w:r>
    </w:p>
    <w:p w:rsidR="005F1F37" w:rsidRPr="000665B4" w:rsidRDefault="005F1F37" w:rsidP="005F1F37">
      <w:pPr>
        <w:pStyle w:val="ad"/>
        <w:rPr>
          <w:rFonts w:hAnsi="宋体" w:cs="宋体"/>
        </w:rPr>
      </w:pPr>
      <w:r w:rsidRPr="000665B4">
        <w:rPr>
          <w:rFonts w:hAnsi="宋体" w:cs="宋体" w:hint="eastAsia"/>
        </w:rPr>
        <w:t xml:space="preserve">              min[i]=(i?inf:0),v[i]=0,pre[i]=-1,h.ins(i,min[i]);</w:t>
      </w:r>
    </w:p>
    <w:p w:rsidR="005F1F37" w:rsidRPr="000665B4" w:rsidRDefault="005F1F37" w:rsidP="005F1F37">
      <w:pPr>
        <w:pStyle w:val="ad"/>
        <w:rPr>
          <w:rFonts w:hAnsi="宋体" w:cs="宋体"/>
        </w:rPr>
      </w:pPr>
      <w:r w:rsidRPr="000665B4">
        <w:rPr>
          <w:rFonts w:hAnsi="宋体" w:cs="宋体" w:hint="eastAsia"/>
        </w:rPr>
        <w:t xml:space="preserve">       while (h.delmin(i,e))</w:t>
      </w:r>
    </w:p>
    <w:p w:rsidR="005F1F37" w:rsidRPr="000665B4" w:rsidRDefault="005F1F37" w:rsidP="005F1F37">
      <w:pPr>
        <w:pStyle w:val="ad"/>
        <w:rPr>
          <w:rFonts w:hAnsi="宋体" w:cs="宋体"/>
        </w:rPr>
      </w:pPr>
      <w:r w:rsidRPr="000665B4">
        <w:rPr>
          <w:rFonts w:hAnsi="宋体" w:cs="宋体" w:hint="eastAsia"/>
        </w:rPr>
        <w:t xml:space="preserve">              for (v[i]=1,ret+=e,t=list[i];t;t=t-&gt;next)</w:t>
      </w:r>
    </w:p>
    <w:p w:rsidR="005F1F37" w:rsidRPr="000665B4" w:rsidRDefault="005F1F37" w:rsidP="005F1F37">
      <w:pPr>
        <w:pStyle w:val="ad"/>
        <w:rPr>
          <w:rFonts w:hAnsi="宋体" w:cs="宋体"/>
        </w:rPr>
      </w:pPr>
      <w:r w:rsidRPr="000665B4">
        <w:rPr>
          <w:rFonts w:hAnsi="宋体" w:cs="宋体" w:hint="eastAsia"/>
        </w:rPr>
        <w:t xml:space="preserve">                     if (!v[t-&gt;to]&amp;&amp;t-&gt;len&lt;min[t-&gt;to])</w:t>
      </w:r>
    </w:p>
    <w:p w:rsidR="005F1F37" w:rsidRPr="000665B4" w:rsidRDefault="005F1F37" w:rsidP="005F1F37">
      <w:pPr>
        <w:pStyle w:val="ad"/>
        <w:rPr>
          <w:rFonts w:hAnsi="宋体" w:cs="宋体"/>
        </w:rPr>
      </w:pPr>
      <w:r w:rsidRPr="000665B4">
        <w:rPr>
          <w:rFonts w:hAnsi="宋体" w:cs="宋体" w:hint="eastAsia"/>
        </w:rPr>
        <w:t xml:space="preserve">                            pre[t-&gt;to]=t-&gt;from,h.del(t-&gt;to,e),h.ins(t-&gt;to,min[t-&gt;to]=t-&gt;len);</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p>
    <w:p w:rsidR="005F1F37" w:rsidRPr="000665B4" w:rsidRDefault="005F1F37" w:rsidP="005F1F37">
      <w:pPr>
        <w:pStyle w:val="ad"/>
        <w:rPr>
          <w:rFonts w:hAnsi="宋体" w:cs="宋体"/>
          <w:b/>
        </w:rPr>
      </w:pPr>
      <w:r w:rsidRPr="000665B4">
        <w:rPr>
          <w:rFonts w:hAnsi="宋体" w:cs="宋体" w:hint="eastAsia"/>
          <w:b/>
        </w:rPr>
        <w:t>11.6 最小生成树(prim+mapped_heap正向表)</w:t>
      </w:r>
    </w:p>
    <w:p w:rsidR="005F1F37" w:rsidRPr="000665B4" w:rsidRDefault="005F1F37" w:rsidP="005F1F37">
      <w:pPr>
        <w:pStyle w:val="ad"/>
        <w:rPr>
          <w:rFonts w:hAnsi="宋体" w:cs="宋体"/>
        </w:rPr>
      </w:pPr>
      <w:r w:rsidRPr="000665B4">
        <w:rPr>
          <w:rFonts w:hAnsi="宋体" w:cs="宋体" w:hint="eastAsia"/>
        </w:rPr>
        <w:t>//无向图最小生成树,prim算法+映射二分堆,正向表形式,复杂度O(mlogn)</w:t>
      </w:r>
    </w:p>
    <w:p w:rsidR="005F1F37" w:rsidRPr="000665B4" w:rsidRDefault="005F1F37" w:rsidP="005F1F37">
      <w:pPr>
        <w:pStyle w:val="ad"/>
        <w:rPr>
          <w:rFonts w:hAnsi="宋体" w:cs="宋体"/>
        </w:rPr>
      </w:pPr>
      <w:r w:rsidRPr="000665B4">
        <w:rPr>
          <w:rFonts w:hAnsi="宋体" w:cs="宋体" w:hint="eastAsia"/>
        </w:rPr>
        <w:t>//返回最小生成树的长度,传入图的大小n和正向表list,buf</w:t>
      </w:r>
    </w:p>
    <w:p w:rsidR="005F1F37" w:rsidRPr="000665B4" w:rsidRDefault="005F1F37" w:rsidP="005F1F37">
      <w:pPr>
        <w:pStyle w:val="ad"/>
        <w:rPr>
          <w:rFonts w:hAnsi="宋体" w:cs="宋体"/>
        </w:rPr>
      </w:pPr>
      <w:r w:rsidRPr="000665B4">
        <w:rPr>
          <w:rFonts w:hAnsi="宋体" w:cs="宋体" w:hint="eastAsia"/>
        </w:rPr>
        <w:t>//可更改边权的类型,pre[]返回树的构造,用父结点表示,根节点(第一个)pre值为-1</w:t>
      </w:r>
    </w:p>
    <w:p w:rsidR="005F1F37" w:rsidRPr="000665B4" w:rsidRDefault="005F1F37" w:rsidP="005F1F37">
      <w:pPr>
        <w:pStyle w:val="ad"/>
        <w:rPr>
          <w:rFonts w:hAnsi="宋体" w:cs="宋体"/>
        </w:rPr>
      </w:pPr>
      <w:r w:rsidRPr="000665B4">
        <w:rPr>
          <w:rFonts w:hAnsi="宋体" w:cs="宋体" w:hint="eastAsia"/>
        </w:rPr>
        <w:t>//必须保证图的连通的!</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double elem_t;</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to;</w:t>
      </w:r>
    </w:p>
    <w:p w:rsidR="005F1F37" w:rsidRPr="000665B4" w:rsidRDefault="005F1F37" w:rsidP="005F1F37">
      <w:pPr>
        <w:pStyle w:val="ad"/>
        <w:rPr>
          <w:rFonts w:hAnsi="宋体" w:cs="宋体"/>
        </w:rPr>
      </w:pPr>
      <w:r w:rsidRPr="000665B4">
        <w:rPr>
          <w:rFonts w:hAnsi="宋体" w:cs="宋体" w:hint="eastAsia"/>
        </w:rPr>
        <w:t xml:space="preserve">       elem_t len;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_cp(a,b) ((a)&lt;(b))</w:t>
      </w:r>
    </w:p>
    <w:p w:rsidR="005F1F37" w:rsidRPr="000665B4" w:rsidRDefault="005F1F37" w:rsidP="005F1F37">
      <w:pPr>
        <w:pStyle w:val="ad"/>
        <w:rPr>
          <w:rFonts w:hAnsi="宋体" w:cs="宋体"/>
        </w:rPr>
      </w:pPr>
      <w:r w:rsidRPr="000665B4">
        <w:rPr>
          <w:rFonts w:hAnsi="宋体" w:cs="宋体" w:hint="eastAsia"/>
        </w:rPr>
        <w:t>struct heap{</w:t>
      </w:r>
    </w:p>
    <w:p w:rsidR="005F1F37" w:rsidRPr="000665B4" w:rsidRDefault="005F1F37" w:rsidP="005F1F37">
      <w:pPr>
        <w:pStyle w:val="ad"/>
        <w:rPr>
          <w:rFonts w:hAnsi="宋体" w:cs="宋体"/>
        </w:rPr>
      </w:pPr>
      <w:r w:rsidRPr="000665B4">
        <w:rPr>
          <w:rFonts w:hAnsi="宋体" w:cs="宋体" w:hint="eastAsia"/>
        </w:rPr>
        <w:t xml:space="preserve">       elem_t h[MAXN+1];</w:t>
      </w:r>
    </w:p>
    <w:p w:rsidR="005F1F37" w:rsidRPr="000665B4" w:rsidRDefault="005F1F37" w:rsidP="005F1F37">
      <w:pPr>
        <w:pStyle w:val="ad"/>
        <w:rPr>
          <w:rFonts w:hAnsi="宋体" w:cs="宋体"/>
        </w:rPr>
      </w:pPr>
      <w:r w:rsidRPr="000665B4">
        <w:rPr>
          <w:rFonts w:hAnsi="宋体" w:cs="宋体" w:hint="eastAsia"/>
        </w:rPr>
        <w:t xml:space="preserve">      int ind[MAXN+1],map[MAXN+1],n,p,c;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rPr>
      </w:pPr>
      <w:r w:rsidRPr="000665B4">
        <w:rPr>
          <w:rFonts w:hAnsi="宋体" w:cs="宋体" w:hint="eastAsia"/>
        </w:rPr>
        <w:t xml:space="preserve">       void ins(int i,elem_t e){</w:t>
      </w:r>
    </w:p>
    <w:p w:rsidR="005F1F37" w:rsidRPr="000665B4" w:rsidRDefault="005F1F37" w:rsidP="005F1F37">
      <w:pPr>
        <w:pStyle w:val="ad"/>
        <w:rPr>
          <w:rFonts w:hAnsi="宋体" w:cs="宋体"/>
        </w:rPr>
      </w:pPr>
      <w:r w:rsidRPr="000665B4">
        <w:rPr>
          <w:rFonts w:hAnsi="宋体" w:cs="宋体" w:hint="eastAsia"/>
        </w:rPr>
        <w:t xml:space="preserve">              for (p=++n;p&gt;1&amp;&amp;_cp(e,h[p&gt;&gt;1]);h[map[ind[p]=ind[p&gt;&gt;1]]=p]=h[p&gt;&gt;1],p&gt;&gt;=1);</w:t>
      </w:r>
    </w:p>
    <w:p w:rsidR="005F1F37" w:rsidRPr="000665B4" w:rsidRDefault="005F1F37" w:rsidP="005F1F37">
      <w:pPr>
        <w:pStyle w:val="ad"/>
        <w:rPr>
          <w:rFonts w:hAnsi="宋体" w:cs="宋体"/>
        </w:rPr>
      </w:pPr>
      <w:r w:rsidRPr="000665B4">
        <w:rPr>
          <w:rFonts w:hAnsi="宋体" w:cs="宋体" w:hint="eastAsia"/>
        </w:rPr>
        <w:t xml:space="preserve">              h[map[ind[p]=i]=p]=e;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del(int i,elem_t&amp; e){</w:t>
      </w:r>
    </w:p>
    <w:p w:rsidR="005F1F37" w:rsidRPr="000665B4" w:rsidRDefault="005F1F37" w:rsidP="005F1F37">
      <w:pPr>
        <w:pStyle w:val="ad"/>
        <w:rPr>
          <w:rFonts w:hAnsi="宋体" w:cs="宋体"/>
        </w:rPr>
      </w:pPr>
      <w:r w:rsidRPr="000665B4">
        <w:rPr>
          <w:rFonts w:hAnsi="宋体" w:cs="宋体" w:hint="eastAsia"/>
        </w:rPr>
        <w:t xml:space="preserve">              i=map[i];if (i&lt;1||i&gt;n) return 0;</w:t>
      </w:r>
    </w:p>
    <w:p w:rsidR="005F1F37" w:rsidRPr="000665B4" w:rsidRDefault="005F1F37" w:rsidP="005F1F37">
      <w:pPr>
        <w:pStyle w:val="ad"/>
        <w:rPr>
          <w:rFonts w:hAnsi="宋体" w:cs="宋体"/>
        </w:rPr>
      </w:pPr>
      <w:r w:rsidRPr="000665B4">
        <w:rPr>
          <w:rFonts w:hAnsi="宋体" w:cs="宋体" w:hint="eastAsia"/>
        </w:rPr>
        <w:t xml:space="preserve">              for (e=h[p=i];p&gt;1;h[map[ind[p]=ind[p&gt;&gt;1]]=p]=h[p&gt;&gt;1],p&gt;&gt;=1);</w:t>
      </w:r>
    </w:p>
    <w:p w:rsidR="005F1F37" w:rsidRPr="000665B4" w:rsidRDefault="005F1F37" w:rsidP="005F1F37">
      <w:pPr>
        <w:pStyle w:val="ad"/>
        <w:rPr>
          <w:rFonts w:hAnsi="宋体" w:cs="宋体"/>
          <w:lang w:val="pt-BR"/>
        </w:rPr>
      </w:pPr>
      <w:r w:rsidRPr="000665B4">
        <w:rPr>
          <w:rFonts w:hAnsi="宋体" w:cs="宋体" w:hint="eastAsia"/>
          <w:lang w:val="pt-BR"/>
        </w:rPr>
        <w:t xml:space="preserve">              for (c=2;c&lt;n&amp;&amp;_cp(h[c+=(c&lt;n-1&amp;&amp;_cp(h[c+1],h[c]))],h[n]);h[map[ind[p]=ind[c]]=p]=h[c],p=c,c&lt;&lt;=1);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h[map[ind[p]=ind[n]]=p]=h[n];n--;return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delmin(int&amp; i,elem_t&amp; e){</w:t>
      </w:r>
    </w:p>
    <w:p w:rsidR="005F1F37" w:rsidRPr="000665B4" w:rsidRDefault="005F1F37" w:rsidP="005F1F37">
      <w:pPr>
        <w:pStyle w:val="ad"/>
        <w:rPr>
          <w:rFonts w:hAnsi="宋体" w:cs="宋体"/>
        </w:rPr>
      </w:pPr>
      <w:r w:rsidRPr="000665B4">
        <w:rPr>
          <w:rFonts w:hAnsi="宋体" w:cs="宋体" w:hint="eastAsia"/>
        </w:rPr>
        <w:t xml:space="preserve">              if (n&lt;1) return 0;i=ind[1];</w:t>
      </w:r>
    </w:p>
    <w:p w:rsidR="005F1F37" w:rsidRPr="000665B4" w:rsidRDefault="005F1F37" w:rsidP="005F1F37">
      <w:pPr>
        <w:pStyle w:val="ad"/>
        <w:rPr>
          <w:rFonts w:hAnsi="宋体" w:cs="宋体"/>
          <w:lang w:val="pt-BR"/>
        </w:rPr>
      </w:pPr>
      <w:r w:rsidRPr="000665B4">
        <w:rPr>
          <w:rFonts w:hAnsi="宋体" w:cs="宋体" w:hint="eastAsia"/>
          <w:lang w:val="pt-BR"/>
        </w:rPr>
        <w:t xml:space="preserve">              for (e=h[p=1],c=2;c&lt;n&amp;&amp;_cp(h[c+=(c&lt;n-1&amp;&amp;_cp(h[c+1],h[c]))],h[n]);h[map[ind[p]=ind[c]]=p]=h[c],p=c,c&lt;&lt;=1);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h[map[ind[p]=ind[n]]=p]=h[n];n--;return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prim(int n,int* list,edge_t* buf,int* pre){</w:t>
      </w:r>
    </w:p>
    <w:p w:rsidR="005F1F37" w:rsidRPr="000665B4" w:rsidRDefault="005F1F37" w:rsidP="005F1F37">
      <w:pPr>
        <w:pStyle w:val="ad"/>
        <w:rPr>
          <w:rFonts w:hAnsi="宋体" w:cs="宋体"/>
        </w:rPr>
      </w:pPr>
      <w:r w:rsidRPr="000665B4">
        <w:rPr>
          <w:rFonts w:hAnsi="宋体" w:cs="宋体" w:hint="eastAsia"/>
        </w:rPr>
        <w:t xml:space="preserve">       heap h;</w:t>
      </w:r>
    </w:p>
    <w:p w:rsidR="005F1F37" w:rsidRPr="000665B4" w:rsidRDefault="005F1F37" w:rsidP="005F1F37">
      <w:pPr>
        <w:pStyle w:val="ad"/>
        <w:rPr>
          <w:rFonts w:hAnsi="宋体" w:cs="宋体"/>
        </w:rPr>
      </w:pPr>
      <w:r w:rsidRPr="000665B4">
        <w:rPr>
          <w:rFonts w:hAnsi="宋体" w:cs="宋体" w:hint="eastAsia"/>
        </w:rPr>
        <w:t xml:space="preserve">       elem_t min[MAXN],ret=0,e;</w:t>
      </w:r>
    </w:p>
    <w:p w:rsidR="005F1F37" w:rsidRPr="000665B4" w:rsidRDefault="005F1F37" w:rsidP="005F1F37">
      <w:pPr>
        <w:pStyle w:val="ad"/>
        <w:rPr>
          <w:rFonts w:hAnsi="宋体" w:cs="宋体"/>
        </w:rPr>
      </w:pPr>
      <w:r w:rsidRPr="000665B4">
        <w:rPr>
          <w:rFonts w:hAnsi="宋体" w:cs="宋体" w:hint="eastAsia"/>
        </w:rPr>
        <w:t xml:space="preserve">       int v[MAXN],i,j;</w:t>
      </w:r>
    </w:p>
    <w:p w:rsidR="005F1F37" w:rsidRPr="000665B4" w:rsidRDefault="005F1F37" w:rsidP="005F1F37">
      <w:pPr>
        <w:pStyle w:val="ad"/>
        <w:rPr>
          <w:rFonts w:hAnsi="宋体" w:cs="宋体"/>
        </w:rPr>
      </w:pPr>
      <w:r w:rsidRPr="000665B4">
        <w:rPr>
          <w:rFonts w:hAnsi="宋体" w:cs="宋体" w:hint="eastAsia"/>
        </w:rPr>
        <w:t xml:space="preserve">       for (h.init(),i=0;i&lt;n;i++)</w:t>
      </w:r>
    </w:p>
    <w:p w:rsidR="005F1F37" w:rsidRPr="000665B4" w:rsidRDefault="005F1F37" w:rsidP="005F1F37">
      <w:pPr>
        <w:pStyle w:val="ad"/>
        <w:rPr>
          <w:rFonts w:hAnsi="宋体" w:cs="宋体"/>
        </w:rPr>
      </w:pPr>
      <w:r w:rsidRPr="000665B4">
        <w:rPr>
          <w:rFonts w:hAnsi="宋体" w:cs="宋体" w:hint="eastAsia"/>
        </w:rPr>
        <w:lastRenderedPageBreak/>
        <w:t xml:space="preserve">              min[i]=(i?inf:0),v[i]=0,pre[i]=-1,h.ins(i,min[i]);</w:t>
      </w:r>
    </w:p>
    <w:p w:rsidR="005F1F37" w:rsidRPr="000665B4" w:rsidRDefault="005F1F37" w:rsidP="005F1F37">
      <w:pPr>
        <w:pStyle w:val="ad"/>
        <w:rPr>
          <w:rFonts w:hAnsi="宋体" w:cs="宋体"/>
        </w:rPr>
      </w:pPr>
      <w:r w:rsidRPr="000665B4">
        <w:rPr>
          <w:rFonts w:hAnsi="宋体" w:cs="宋体" w:hint="eastAsia"/>
        </w:rPr>
        <w:t xml:space="preserve">       while (h.delmin(i,e))</w:t>
      </w:r>
    </w:p>
    <w:p w:rsidR="005F1F37" w:rsidRPr="000665B4" w:rsidRDefault="005F1F37" w:rsidP="005F1F37">
      <w:pPr>
        <w:pStyle w:val="ad"/>
        <w:rPr>
          <w:rFonts w:hAnsi="宋体" w:cs="宋体"/>
        </w:rPr>
      </w:pPr>
      <w:r w:rsidRPr="000665B4">
        <w:rPr>
          <w:rFonts w:hAnsi="宋体" w:cs="宋体" w:hint="eastAsia"/>
        </w:rPr>
        <w:t xml:space="preserve">              for (v[i]=1,ret+=e,j=list[i];j&lt;list[i+1];j++)</w:t>
      </w:r>
    </w:p>
    <w:p w:rsidR="005F1F37" w:rsidRPr="000665B4" w:rsidRDefault="005F1F37" w:rsidP="005F1F37">
      <w:pPr>
        <w:pStyle w:val="ad"/>
        <w:rPr>
          <w:rFonts w:hAnsi="宋体" w:cs="宋体"/>
        </w:rPr>
      </w:pPr>
      <w:r w:rsidRPr="000665B4">
        <w:rPr>
          <w:rFonts w:hAnsi="宋体" w:cs="宋体" w:hint="eastAsia"/>
        </w:rPr>
        <w:t xml:space="preserve">                     if (!v[buf[j].to]&amp;&amp;buf[j].len&lt;min[buf[j].to])</w:t>
      </w:r>
    </w:p>
    <w:p w:rsidR="005F1F37" w:rsidRPr="000665B4" w:rsidRDefault="005F1F37" w:rsidP="005F1F37">
      <w:pPr>
        <w:pStyle w:val="ad"/>
        <w:rPr>
          <w:rFonts w:hAnsi="宋体" w:cs="宋体"/>
        </w:rPr>
      </w:pPr>
      <w:r w:rsidRPr="000665B4">
        <w:rPr>
          <w:rFonts w:hAnsi="宋体" w:cs="宋体" w:hint="eastAsia"/>
        </w:rPr>
        <w:t xml:space="preserve">                            pre[buf[j].to]=i,h.del(buf[j].to,e),h.ins(buf[j].to,min[buf[j].to]=buf[j].len);</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11.7 最小生成树(prim邻接阵)</w:t>
      </w:r>
    </w:p>
    <w:p w:rsidR="005F1F37" w:rsidRPr="000665B4" w:rsidRDefault="005F1F37" w:rsidP="005F1F37">
      <w:pPr>
        <w:pStyle w:val="ad"/>
        <w:rPr>
          <w:rFonts w:hAnsi="宋体" w:cs="宋体"/>
        </w:rPr>
      </w:pPr>
      <w:r w:rsidRPr="000665B4">
        <w:rPr>
          <w:rFonts w:hAnsi="宋体" w:cs="宋体" w:hint="eastAsia"/>
        </w:rPr>
        <w:t>//无向图最小生成树,prim算法,邻接阵形式,复杂度O(n^2)</w:t>
      </w:r>
    </w:p>
    <w:p w:rsidR="005F1F37" w:rsidRPr="000665B4" w:rsidRDefault="005F1F37" w:rsidP="005F1F37">
      <w:pPr>
        <w:pStyle w:val="ad"/>
        <w:rPr>
          <w:rFonts w:hAnsi="宋体" w:cs="宋体"/>
        </w:rPr>
      </w:pPr>
      <w:r w:rsidRPr="000665B4">
        <w:rPr>
          <w:rFonts w:hAnsi="宋体" w:cs="宋体" w:hint="eastAsia"/>
        </w:rPr>
        <w:t>//返回最小生成树的长度,传入图的大小n和邻接阵mat,不相邻点边权inf</w:t>
      </w:r>
    </w:p>
    <w:p w:rsidR="005F1F37" w:rsidRPr="000665B4" w:rsidRDefault="005F1F37" w:rsidP="005F1F37">
      <w:pPr>
        <w:pStyle w:val="ad"/>
        <w:rPr>
          <w:rFonts w:hAnsi="宋体" w:cs="宋体"/>
        </w:rPr>
      </w:pPr>
      <w:r w:rsidRPr="000665B4">
        <w:rPr>
          <w:rFonts w:hAnsi="宋体" w:cs="宋体" w:hint="eastAsia"/>
        </w:rPr>
        <w:t>//可更改边权的类型,pre[]返回树的构造,用父结点表示,根节点(第一个)pre值为-1</w:t>
      </w:r>
    </w:p>
    <w:p w:rsidR="005F1F37" w:rsidRPr="000665B4" w:rsidRDefault="005F1F37" w:rsidP="005F1F37">
      <w:pPr>
        <w:pStyle w:val="ad"/>
        <w:rPr>
          <w:rFonts w:hAnsi="宋体" w:cs="宋体"/>
        </w:rPr>
      </w:pPr>
      <w:r w:rsidRPr="000665B4">
        <w:rPr>
          <w:rFonts w:hAnsi="宋体" w:cs="宋体" w:hint="eastAsia"/>
        </w:rPr>
        <w:t>//必须保证图的连通的!</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double elem_t;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prim(int n,elem_t mat[][MAXN],int* pre){</w:t>
      </w:r>
    </w:p>
    <w:p w:rsidR="005F1F37" w:rsidRPr="000665B4" w:rsidRDefault="005F1F37" w:rsidP="005F1F37">
      <w:pPr>
        <w:pStyle w:val="ad"/>
        <w:rPr>
          <w:rFonts w:hAnsi="宋体" w:cs="宋体"/>
        </w:rPr>
      </w:pPr>
      <w:r w:rsidRPr="000665B4">
        <w:rPr>
          <w:rFonts w:hAnsi="宋体" w:cs="宋体" w:hint="eastAsia"/>
        </w:rPr>
        <w:t xml:space="preserve">       elem_t min[MAXN],ret=0;</w:t>
      </w:r>
    </w:p>
    <w:p w:rsidR="005F1F37" w:rsidRPr="000665B4" w:rsidRDefault="005F1F37" w:rsidP="005F1F37">
      <w:pPr>
        <w:pStyle w:val="ad"/>
        <w:rPr>
          <w:rFonts w:hAnsi="宋体" w:cs="宋体"/>
        </w:rPr>
      </w:pPr>
      <w:r w:rsidRPr="000665B4">
        <w:rPr>
          <w:rFonts w:hAnsi="宋体" w:cs="宋体" w:hint="eastAsia"/>
        </w:rPr>
        <w:t xml:space="preserve">       int v[MAXN],i,j,k;</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min[i]=inf,v[i]=0,pre[i]=-1;</w:t>
      </w:r>
    </w:p>
    <w:p w:rsidR="005F1F37" w:rsidRPr="000665B4" w:rsidRDefault="005F1F37" w:rsidP="005F1F37">
      <w:pPr>
        <w:pStyle w:val="ad"/>
        <w:rPr>
          <w:rFonts w:hAnsi="宋体" w:cs="宋体"/>
        </w:rPr>
      </w:pPr>
      <w:r w:rsidRPr="000665B4">
        <w:rPr>
          <w:rFonts w:hAnsi="宋体" w:cs="宋体" w:hint="eastAsia"/>
        </w:rPr>
        <w:t xml:space="preserve">       for (min[j=0]=0;j&lt;n;j++){</w:t>
      </w:r>
    </w:p>
    <w:p w:rsidR="005F1F37" w:rsidRPr="000665B4" w:rsidRDefault="005F1F37" w:rsidP="005F1F37">
      <w:pPr>
        <w:pStyle w:val="ad"/>
        <w:rPr>
          <w:rFonts w:hAnsi="宋体" w:cs="宋体"/>
        </w:rPr>
      </w:pPr>
      <w:r w:rsidRPr="000665B4">
        <w:rPr>
          <w:rFonts w:hAnsi="宋体" w:cs="宋体" w:hint="eastAsia"/>
        </w:rPr>
        <w:t xml:space="preserve">              for (k=-1,i=0;i&lt;n;i++)</w:t>
      </w:r>
    </w:p>
    <w:p w:rsidR="005F1F37" w:rsidRPr="000665B4" w:rsidRDefault="005F1F37" w:rsidP="005F1F37">
      <w:pPr>
        <w:pStyle w:val="ad"/>
        <w:rPr>
          <w:rFonts w:hAnsi="宋体" w:cs="宋体"/>
        </w:rPr>
      </w:pPr>
      <w:r w:rsidRPr="000665B4">
        <w:rPr>
          <w:rFonts w:hAnsi="宋体" w:cs="宋体" w:hint="eastAsia"/>
        </w:rPr>
        <w:t xml:space="preserve">                    if (!v[i]&amp;&amp;(k==-1||min[i]&lt;min[k]))</w:t>
      </w:r>
    </w:p>
    <w:p w:rsidR="005F1F37" w:rsidRPr="000665B4" w:rsidRDefault="005F1F37" w:rsidP="005F1F37">
      <w:pPr>
        <w:pStyle w:val="ad"/>
        <w:rPr>
          <w:rFonts w:hAnsi="宋体" w:cs="宋体"/>
        </w:rPr>
      </w:pPr>
      <w:r w:rsidRPr="000665B4">
        <w:rPr>
          <w:rFonts w:hAnsi="宋体" w:cs="宋体" w:hint="eastAsia"/>
        </w:rPr>
        <w:t xml:space="preserve">                            k=i;</w:t>
      </w:r>
    </w:p>
    <w:p w:rsidR="005F1F37" w:rsidRPr="000665B4" w:rsidRDefault="005F1F37" w:rsidP="005F1F37">
      <w:pPr>
        <w:pStyle w:val="ad"/>
        <w:rPr>
          <w:rFonts w:hAnsi="宋体" w:cs="宋体"/>
        </w:rPr>
      </w:pPr>
      <w:r w:rsidRPr="000665B4">
        <w:rPr>
          <w:rFonts w:hAnsi="宋体" w:cs="宋体" w:hint="eastAsia"/>
        </w:rPr>
        <w:t xml:space="preserve">              for (v[k]=1,ret+=min[k],i=0;i&lt;n;i++)</w:t>
      </w:r>
    </w:p>
    <w:p w:rsidR="005F1F37" w:rsidRPr="000665B4" w:rsidRDefault="005F1F37" w:rsidP="005F1F37">
      <w:pPr>
        <w:pStyle w:val="ad"/>
        <w:rPr>
          <w:rFonts w:hAnsi="宋体" w:cs="宋体"/>
        </w:rPr>
      </w:pPr>
      <w:r w:rsidRPr="000665B4">
        <w:rPr>
          <w:rFonts w:hAnsi="宋体" w:cs="宋体" w:hint="eastAsia"/>
        </w:rPr>
        <w:t xml:space="preserve">                     if (!v[i]&amp;&amp;mat[k][i]&lt;min[i])</w:t>
      </w:r>
    </w:p>
    <w:p w:rsidR="005F1F37" w:rsidRPr="000665B4" w:rsidRDefault="005F1F37" w:rsidP="005F1F37">
      <w:pPr>
        <w:pStyle w:val="ad"/>
        <w:rPr>
          <w:rFonts w:hAnsi="宋体" w:cs="宋体"/>
        </w:rPr>
      </w:pPr>
      <w:r w:rsidRPr="000665B4">
        <w:rPr>
          <w:rFonts w:hAnsi="宋体" w:cs="宋体" w:hint="eastAsia"/>
        </w:rPr>
        <w:t xml:space="preserve">                            min[i]=mat[pre[i]=k][i];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p>
    <w:p w:rsidR="005F1F37" w:rsidRPr="000665B4" w:rsidRDefault="005F1F37" w:rsidP="005F1F37">
      <w:pPr>
        <w:pStyle w:val="ad"/>
        <w:rPr>
          <w:rFonts w:hAnsi="宋体" w:cs="宋体"/>
        </w:rPr>
      </w:pPr>
      <w:r w:rsidRPr="000665B4">
        <w:rPr>
          <w:rFonts w:hAnsi="宋体" w:cs="宋体" w:hint="eastAsia"/>
          <w:b/>
        </w:rPr>
        <w:t>11.8 最小树形图(邻接阵)</w:t>
      </w:r>
    </w:p>
    <w:p w:rsidR="005F1F37" w:rsidRPr="000665B4" w:rsidRDefault="005F1F37" w:rsidP="005F1F37">
      <w:pPr>
        <w:pStyle w:val="ad"/>
        <w:rPr>
          <w:rFonts w:hAnsi="宋体" w:cs="宋体"/>
        </w:rPr>
      </w:pPr>
      <w:r w:rsidRPr="000665B4">
        <w:rPr>
          <w:rFonts w:hAnsi="宋体" w:cs="宋体" w:hint="eastAsia"/>
        </w:rPr>
        <w:t>//多源最小树形图,edmonds算法,邻接阵形式,复杂度O(n^3)</w:t>
      </w:r>
    </w:p>
    <w:p w:rsidR="005F1F37" w:rsidRPr="000665B4" w:rsidRDefault="005F1F37" w:rsidP="005F1F37">
      <w:pPr>
        <w:pStyle w:val="ad"/>
        <w:rPr>
          <w:rFonts w:hAnsi="宋体" w:cs="宋体"/>
        </w:rPr>
      </w:pPr>
      <w:r w:rsidRPr="000665B4">
        <w:rPr>
          <w:rFonts w:hAnsi="宋体" w:cs="宋体" w:hint="eastAsia"/>
        </w:rPr>
        <w:t>//返回最小生成树的长度,构造失败返回负值</w:t>
      </w:r>
    </w:p>
    <w:p w:rsidR="005F1F37" w:rsidRPr="000665B4" w:rsidRDefault="005F1F37" w:rsidP="005F1F37">
      <w:pPr>
        <w:pStyle w:val="ad"/>
        <w:rPr>
          <w:rFonts w:hAnsi="宋体" w:cs="宋体"/>
        </w:rPr>
      </w:pPr>
      <w:r w:rsidRPr="000665B4">
        <w:rPr>
          <w:rFonts w:hAnsi="宋体" w:cs="宋体" w:hint="eastAsia"/>
        </w:rPr>
        <w:t>//传入图的大小n和邻接阵mat,不相邻点边权inf</w:t>
      </w:r>
    </w:p>
    <w:p w:rsidR="005F1F37" w:rsidRPr="000665B4" w:rsidRDefault="005F1F37" w:rsidP="005F1F37">
      <w:pPr>
        <w:pStyle w:val="ad"/>
        <w:rPr>
          <w:rFonts w:hAnsi="宋体" w:cs="宋体"/>
        </w:rPr>
      </w:pPr>
      <w:r w:rsidRPr="000665B4">
        <w:rPr>
          <w:rFonts w:hAnsi="宋体" w:cs="宋体" w:hint="eastAsia"/>
        </w:rPr>
        <w:t>//可更改边权的类型,pre[]返回树的构造,用父结点表示</w:t>
      </w:r>
    </w:p>
    <w:p w:rsidR="005F1F37" w:rsidRPr="000665B4" w:rsidRDefault="005F1F37" w:rsidP="005F1F37">
      <w:pPr>
        <w:pStyle w:val="ad"/>
        <w:rPr>
          <w:rFonts w:hAnsi="宋体" w:cs="宋体"/>
        </w:rPr>
      </w:pPr>
      <w:r w:rsidRPr="000665B4">
        <w:rPr>
          <w:rFonts w:hAnsi="宋体" w:cs="宋体" w:hint="eastAsia"/>
        </w:rPr>
        <w:t>//传入时pre[]数组清零,用-1标出源点</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120</w:t>
      </w:r>
    </w:p>
    <w:p w:rsidR="005F1F37" w:rsidRPr="000665B4" w:rsidRDefault="005F1F37" w:rsidP="005F1F37">
      <w:pPr>
        <w:pStyle w:val="ad"/>
        <w:rPr>
          <w:rFonts w:hAnsi="宋体" w:cs="宋体"/>
        </w:rPr>
      </w:pPr>
      <w:r w:rsidRPr="000665B4">
        <w:rPr>
          <w:rFonts w:hAnsi="宋体" w:cs="宋体" w:hint="eastAsia"/>
        </w:rPr>
        <w:lastRenderedPageBreak/>
        <w:t>#define inf 1000000000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edmonds(int n,elem_t mat[][MAXN*2],int* pre){</w:t>
      </w:r>
    </w:p>
    <w:p w:rsidR="005F1F37" w:rsidRPr="000665B4" w:rsidRDefault="005F1F37" w:rsidP="005F1F37">
      <w:pPr>
        <w:pStyle w:val="ad"/>
        <w:rPr>
          <w:rFonts w:hAnsi="宋体" w:cs="宋体"/>
        </w:rPr>
      </w:pPr>
      <w:r w:rsidRPr="000665B4">
        <w:rPr>
          <w:rFonts w:hAnsi="宋体" w:cs="宋体" w:hint="eastAsia"/>
        </w:rPr>
        <w:t xml:space="preserve">       elem_t ret=0;</w:t>
      </w:r>
    </w:p>
    <w:p w:rsidR="005F1F37" w:rsidRPr="000665B4" w:rsidRDefault="005F1F37" w:rsidP="005F1F37">
      <w:pPr>
        <w:pStyle w:val="ad"/>
        <w:rPr>
          <w:rFonts w:hAnsi="宋体" w:cs="宋体"/>
        </w:rPr>
      </w:pPr>
      <w:r w:rsidRPr="000665B4">
        <w:rPr>
          <w:rFonts w:hAnsi="宋体" w:cs="宋体" w:hint="eastAsia"/>
        </w:rPr>
        <w:t xml:space="preserve">       int c[MAXN*2][MAXN*2],l[MAXN*2],p[MAXN*2],m=n,t,i,j,k;</w:t>
      </w:r>
    </w:p>
    <w:p w:rsidR="005F1F37" w:rsidRPr="000665B4" w:rsidRDefault="005F1F37" w:rsidP="005F1F37">
      <w:pPr>
        <w:pStyle w:val="ad"/>
        <w:rPr>
          <w:rFonts w:hAnsi="宋体" w:cs="宋体"/>
        </w:rPr>
      </w:pPr>
      <w:r w:rsidRPr="000665B4">
        <w:rPr>
          <w:rFonts w:hAnsi="宋体" w:cs="宋体" w:hint="eastAsia"/>
        </w:rPr>
        <w:t xml:space="preserve">       for (i=0;i&lt;n;l[i]=i,i++);</w:t>
      </w:r>
    </w:p>
    <w:p w:rsidR="005F1F37" w:rsidRPr="000665B4" w:rsidRDefault="005F1F37" w:rsidP="005F1F37">
      <w:pPr>
        <w:pStyle w:val="ad"/>
        <w:rPr>
          <w:rFonts w:hAnsi="宋体" w:cs="宋体"/>
        </w:rPr>
      </w:pPr>
      <w:r w:rsidRPr="000665B4">
        <w:rPr>
          <w:rFonts w:hAnsi="宋体" w:cs="宋体" w:hint="eastAsia"/>
        </w:rPr>
        <w:t xml:space="preserve">       do{</w:t>
      </w:r>
    </w:p>
    <w:p w:rsidR="005F1F37" w:rsidRPr="000665B4" w:rsidRDefault="005F1F37" w:rsidP="005F1F37">
      <w:pPr>
        <w:pStyle w:val="ad"/>
        <w:rPr>
          <w:rFonts w:hAnsi="宋体" w:cs="宋体"/>
        </w:rPr>
      </w:pPr>
      <w:r w:rsidRPr="000665B4">
        <w:rPr>
          <w:rFonts w:hAnsi="宋体" w:cs="宋体" w:hint="eastAsia"/>
        </w:rPr>
        <w:t xml:space="preserve">              memset(c,0,sizeof(c)),memset(p,0xff,sizeof(p));</w:t>
      </w:r>
    </w:p>
    <w:p w:rsidR="005F1F37" w:rsidRPr="000665B4" w:rsidRDefault="005F1F37" w:rsidP="005F1F37">
      <w:pPr>
        <w:pStyle w:val="ad"/>
        <w:rPr>
          <w:rFonts w:hAnsi="宋体" w:cs="宋体"/>
        </w:rPr>
      </w:pPr>
      <w:r w:rsidRPr="000665B4">
        <w:rPr>
          <w:rFonts w:hAnsi="宋体" w:cs="宋体" w:hint="eastAsia"/>
        </w:rPr>
        <w:t xml:space="preserve">              for (t=m,i=0;i&lt;m;c[i][i]=1,i++);</w:t>
      </w:r>
    </w:p>
    <w:p w:rsidR="005F1F37" w:rsidRPr="000665B4" w:rsidRDefault="005F1F37" w:rsidP="005F1F37">
      <w:pPr>
        <w:pStyle w:val="ad"/>
        <w:rPr>
          <w:rFonts w:hAnsi="宋体" w:cs="宋体"/>
        </w:rPr>
      </w:pPr>
      <w:r w:rsidRPr="000665B4">
        <w:rPr>
          <w:rFonts w:hAnsi="宋体" w:cs="宋体" w:hint="eastAsia"/>
        </w:rPr>
        <w:t xml:space="preserve">              for (i=0;i&lt;t;i++)</w:t>
      </w:r>
    </w:p>
    <w:p w:rsidR="005F1F37" w:rsidRPr="000665B4" w:rsidRDefault="005F1F37" w:rsidP="005F1F37">
      <w:pPr>
        <w:pStyle w:val="ad"/>
        <w:rPr>
          <w:rFonts w:hAnsi="宋体" w:cs="宋体"/>
        </w:rPr>
      </w:pPr>
      <w:r w:rsidRPr="000665B4">
        <w:rPr>
          <w:rFonts w:hAnsi="宋体" w:cs="宋体" w:hint="eastAsia"/>
        </w:rPr>
        <w:t xml:space="preserve">                     if (l[i]==i&amp;&amp;pre[i]!=-1){</w:t>
      </w:r>
    </w:p>
    <w:p w:rsidR="005F1F37" w:rsidRPr="000665B4" w:rsidRDefault="005F1F37" w:rsidP="005F1F37">
      <w:pPr>
        <w:pStyle w:val="ad"/>
        <w:rPr>
          <w:rFonts w:hAnsi="宋体" w:cs="宋体"/>
        </w:rPr>
      </w:pPr>
      <w:r w:rsidRPr="000665B4">
        <w:rPr>
          <w:rFonts w:hAnsi="宋体" w:cs="宋体" w:hint="eastAsia"/>
        </w:rPr>
        <w:t xml:space="preserve">                            for (j=0;j&lt;m;j++)</w:t>
      </w:r>
    </w:p>
    <w:p w:rsidR="005F1F37" w:rsidRPr="000665B4" w:rsidRDefault="005F1F37" w:rsidP="005F1F37">
      <w:pPr>
        <w:pStyle w:val="ad"/>
        <w:rPr>
          <w:rFonts w:hAnsi="宋体" w:cs="宋体"/>
        </w:rPr>
      </w:pPr>
      <w:r w:rsidRPr="000665B4">
        <w:rPr>
          <w:rFonts w:hAnsi="宋体" w:cs="宋体" w:hint="eastAsia"/>
        </w:rPr>
        <w:t xml:space="preserve">                                   if (l[j]==j&amp;&amp;i!=j&amp;&amp;mat[j][i]&lt;inf&amp;&amp;(p[i]==-1||mat[j][i]&lt;mat[p[i]][i]))</w:t>
      </w:r>
    </w:p>
    <w:p w:rsidR="005F1F37" w:rsidRPr="000665B4" w:rsidRDefault="005F1F37" w:rsidP="005F1F37">
      <w:pPr>
        <w:pStyle w:val="ad"/>
        <w:rPr>
          <w:rFonts w:hAnsi="宋体" w:cs="宋体"/>
        </w:rPr>
      </w:pPr>
      <w:r w:rsidRPr="000665B4">
        <w:rPr>
          <w:rFonts w:hAnsi="宋体" w:cs="宋体" w:hint="eastAsia"/>
        </w:rPr>
        <w:t xml:space="preserve">                                          p[i]=j;</w:t>
      </w:r>
    </w:p>
    <w:p w:rsidR="005F1F37" w:rsidRPr="000665B4" w:rsidRDefault="005F1F37" w:rsidP="005F1F37">
      <w:pPr>
        <w:pStyle w:val="ad"/>
        <w:rPr>
          <w:rFonts w:hAnsi="宋体" w:cs="宋体"/>
        </w:rPr>
      </w:pPr>
      <w:r w:rsidRPr="000665B4">
        <w:rPr>
          <w:rFonts w:hAnsi="宋体" w:cs="宋体" w:hint="eastAsia"/>
        </w:rPr>
        <w:t xml:space="preserve">                            if ((pre[i]=p[i])==-1)</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 xml:space="preserve">                            if (c[i][p[i]]){</w:t>
      </w:r>
    </w:p>
    <w:p w:rsidR="005F1F37" w:rsidRPr="000665B4" w:rsidRDefault="005F1F37" w:rsidP="005F1F37">
      <w:pPr>
        <w:pStyle w:val="ad"/>
        <w:rPr>
          <w:rFonts w:hAnsi="宋体" w:cs="宋体"/>
        </w:rPr>
      </w:pPr>
      <w:r w:rsidRPr="000665B4">
        <w:rPr>
          <w:rFonts w:hAnsi="宋体" w:cs="宋体" w:hint="eastAsia"/>
        </w:rPr>
        <w:t xml:space="preserve">                                   for (j=0;j&lt;=m;mat[j][m]=mat[m][j]=inf,j++);</w:t>
      </w:r>
    </w:p>
    <w:p w:rsidR="005F1F37" w:rsidRPr="000665B4" w:rsidRDefault="005F1F37" w:rsidP="005F1F37">
      <w:pPr>
        <w:pStyle w:val="ad"/>
        <w:rPr>
          <w:rFonts w:hAnsi="宋体" w:cs="宋体"/>
        </w:rPr>
      </w:pPr>
      <w:r w:rsidRPr="000665B4">
        <w:rPr>
          <w:rFonts w:hAnsi="宋体" w:cs="宋体" w:hint="eastAsia"/>
        </w:rPr>
        <w:t xml:space="preserve">                                   for (k=i;l[k]!=m;l[k]=m,k=p[k])</w:t>
      </w:r>
    </w:p>
    <w:p w:rsidR="005F1F37" w:rsidRPr="000665B4" w:rsidRDefault="005F1F37" w:rsidP="005F1F37">
      <w:pPr>
        <w:pStyle w:val="ad"/>
        <w:rPr>
          <w:rFonts w:hAnsi="宋体" w:cs="宋体"/>
        </w:rPr>
      </w:pPr>
      <w:r w:rsidRPr="000665B4">
        <w:rPr>
          <w:rFonts w:hAnsi="宋体" w:cs="宋体" w:hint="eastAsia"/>
        </w:rPr>
        <w:t xml:space="preserve">                                          for (j=0;j&lt;m;j++)</w:t>
      </w:r>
    </w:p>
    <w:p w:rsidR="005F1F37" w:rsidRPr="000665B4" w:rsidRDefault="005F1F37" w:rsidP="005F1F37">
      <w:pPr>
        <w:pStyle w:val="ad"/>
        <w:rPr>
          <w:rFonts w:hAnsi="宋体" w:cs="宋体"/>
        </w:rPr>
      </w:pPr>
      <w:r w:rsidRPr="000665B4">
        <w:rPr>
          <w:rFonts w:hAnsi="宋体" w:cs="宋体" w:hint="eastAsia"/>
        </w:rPr>
        <w:t xml:space="preserve">                                                 if (l[j]==j){</w:t>
      </w:r>
    </w:p>
    <w:p w:rsidR="005F1F37" w:rsidRPr="000665B4" w:rsidRDefault="005F1F37" w:rsidP="005F1F37">
      <w:pPr>
        <w:pStyle w:val="ad"/>
        <w:rPr>
          <w:rFonts w:hAnsi="宋体" w:cs="宋体"/>
        </w:rPr>
      </w:pPr>
      <w:r w:rsidRPr="000665B4">
        <w:rPr>
          <w:rFonts w:hAnsi="宋体" w:cs="宋体" w:hint="eastAsia"/>
        </w:rPr>
        <w:t xml:space="preserve">                                                        if (mat[j][k]-mat[p[k]][k]&lt;mat[j][m])</w:t>
      </w:r>
    </w:p>
    <w:p w:rsidR="005F1F37" w:rsidRPr="000665B4" w:rsidRDefault="005F1F37" w:rsidP="005F1F37">
      <w:pPr>
        <w:pStyle w:val="ad"/>
        <w:rPr>
          <w:rFonts w:hAnsi="宋体" w:cs="宋体"/>
        </w:rPr>
      </w:pPr>
      <w:r w:rsidRPr="000665B4">
        <w:rPr>
          <w:rFonts w:hAnsi="宋体" w:cs="宋体" w:hint="eastAsia"/>
        </w:rPr>
        <w:t xml:space="preserve">                                                            mat[j][m]=mat[j][k]-mat[p[k]][k];</w:t>
      </w:r>
    </w:p>
    <w:p w:rsidR="005F1F37" w:rsidRPr="000665B4" w:rsidRDefault="005F1F37" w:rsidP="005F1F37">
      <w:pPr>
        <w:pStyle w:val="ad"/>
        <w:rPr>
          <w:rFonts w:hAnsi="宋体" w:cs="宋体"/>
        </w:rPr>
      </w:pPr>
      <w:r w:rsidRPr="000665B4">
        <w:rPr>
          <w:rFonts w:hAnsi="宋体" w:cs="宋体" w:hint="eastAsia"/>
        </w:rPr>
        <w:t xml:space="preserve">                                                        if (mat[k][j]&lt;mat[m][j])</w:t>
      </w:r>
    </w:p>
    <w:p w:rsidR="005F1F37" w:rsidRPr="000665B4" w:rsidRDefault="005F1F37" w:rsidP="005F1F37">
      <w:pPr>
        <w:pStyle w:val="ad"/>
        <w:rPr>
          <w:rFonts w:hAnsi="宋体" w:cs="宋体"/>
        </w:rPr>
      </w:pPr>
      <w:r w:rsidRPr="000665B4">
        <w:rPr>
          <w:rFonts w:hAnsi="宋体" w:cs="宋体" w:hint="eastAsia"/>
        </w:rPr>
        <w:t xml:space="preserve">                                                               mat[m][j]=mat[k][j];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c[m][m]=1,l[m]=m,m++;</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(j=0;j&lt;m;j++)</w:t>
      </w:r>
    </w:p>
    <w:p w:rsidR="005F1F37" w:rsidRPr="000665B4" w:rsidRDefault="005F1F37" w:rsidP="005F1F37">
      <w:pPr>
        <w:pStyle w:val="ad"/>
        <w:rPr>
          <w:rFonts w:hAnsi="宋体" w:cs="宋体"/>
        </w:rPr>
      </w:pPr>
      <w:r w:rsidRPr="000665B4">
        <w:rPr>
          <w:rFonts w:hAnsi="宋体" w:cs="宋体" w:hint="eastAsia"/>
        </w:rPr>
        <w:t xml:space="preserve">                                   if (c[i][j])</w:t>
      </w:r>
    </w:p>
    <w:p w:rsidR="005F1F37" w:rsidRPr="000665B4" w:rsidRDefault="005F1F37" w:rsidP="005F1F37">
      <w:pPr>
        <w:pStyle w:val="ad"/>
        <w:rPr>
          <w:rFonts w:hAnsi="宋体" w:cs="宋体"/>
        </w:rPr>
      </w:pPr>
      <w:r w:rsidRPr="000665B4">
        <w:rPr>
          <w:rFonts w:hAnsi="宋体" w:cs="宋体" w:hint="eastAsia"/>
        </w:rPr>
        <w:t xml:space="preserve">                                          for (k=p[i];k!=-1&amp;&amp;l[k]==k;c[k][j]=1,k=p[k]);</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while (t&lt;m);</w:t>
      </w:r>
    </w:p>
    <w:p w:rsidR="005F1F37" w:rsidRPr="000665B4" w:rsidRDefault="005F1F37" w:rsidP="005F1F37">
      <w:pPr>
        <w:pStyle w:val="ad"/>
        <w:rPr>
          <w:rFonts w:hAnsi="宋体" w:cs="宋体"/>
        </w:rPr>
      </w:pPr>
      <w:r w:rsidRPr="000665B4">
        <w:rPr>
          <w:rFonts w:hAnsi="宋体" w:cs="宋体" w:hint="eastAsia"/>
        </w:rPr>
        <w:t xml:space="preserve">       for (;m--&gt;n;pre[k]=pre[m])</w:t>
      </w:r>
    </w:p>
    <w:p w:rsidR="005F1F37" w:rsidRPr="000665B4" w:rsidRDefault="005F1F37" w:rsidP="005F1F37">
      <w:pPr>
        <w:pStyle w:val="ad"/>
        <w:rPr>
          <w:rFonts w:hAnsi="宋体" w:cs="宋体"/>
        </w:rPr>
      </w:pPr>
      <w:r w:rsidRPr="000665B4">
        <w:rPr>
          <w:rFonts w:hAnsi="宋体" w:cs="宋体" w:hint="eastAsia"/>
        </w:rPr>
        <w:t xml:space="preserve">             for (i=0;i&lt;m;i++)</w:t>
      </w:r>
    </w:p>
    <w:p w:rsidR="005F1F37" w:rsidRPr="000665B4" w:rsidRDefault="005F1F37" w:rsidP="005F1F37">
      <w:pPr>
        <w:pStyle w:val="ad"/>
        <w:rPr>
          <w:rFonts w:hAnsi="宋体" w:cs="宋体"/>
        </w:rPr>
      </w:pPr>
      <w:r w:rsidRPr="000665B4">
        <w:rPr>
          <w:rFonts w:hAnsi="宋体" w:cs="宋体" w:hint="eastAsia"/>
        </w:rPr>
        <w:t xml:space="preserve">                    if (l[i]==m){</w:t>
      </w:r>
    </w:p>
    <w:p w:rsidR="005F1F37" w:rsidRPr="000665B4" w:rsidRDefault="005F1F37" w:rsidP="005F1F37">
      <w:pPr>
        <w:pStyle w:val="ad"/>
        <w:rPr>
          <w:rFonts w:hAnsi="宋体" w:cs="宋体"/>
        </w:rPr>
      </w:pPr>
      <w:r w:rsidRPr="000665B4">
        <w:rPr>
          <w:rFonts w:hAnsi="宋体" w:cs="宋体" w:hint="eastAsia"/>
        </w:rPr>
        <w:t xml:space="preserve">                            for (j=0;j&lt;m;j++)</w:t>
      </w:r>
    </w:p>
    <w:p w:rsidR="005F1F37" w:rsidRPr="000665B4" w:rsidRDefault="005F1F37" w:rsidP="005F1F37">
      <w:pPr>
        <w:pStyle w:val="ad"/>
        <w:rPr>
          <w:rFonts w:hAnsi="宋体" w:cs="宋体"/>
        </w:rPr>
      </w:pPr>
      <w:r w:rsidRPr="000665B4">
        <w:rPr>
          <w:rFonts w:hAnsi="宋体" w:cs="宋体" w:hint="eastAsia"/>
        </w:rPr>
        <w:lastRenderedPageBreak/>
        <w:t xml:space="preserve">                                   if (pre[j]==m&amp;&amp;mat[i][j]==mat[m][j])</w:t>
      </w:r>
    </w:p>
    <w:p w:rsidR="005F1F37" w:rsidRPr="000665B4" w:rsidRDefault="005F1F37" w:rsidP="005F1F37">
      <w:pPr>
        <w:pStyle w:val="ad"/>
        <w:rPr>
          <w:rFonts w:hAnsi="宋体" w:cs="宋体"/>
        </w:rPr>
      </w:pPr>
      <w:r w:rsidRPr="000665B4">
        <w:rPr>
          <w:rFonts w:hAnsi="宋体" w:cs="宋体" w:hint="eastAsia"/>
        </w:rPr>
        <w:t xml:space="preserve">                                          pre[j]=i;</w:t>
      </w:r>
    </w:p>
    <w:p w:rsidR="005F1F37" w:rsidRPr="000665B4" w:rsidRDefault="005F1F37" w:rsidP="005F1F37">
      <w:pPr>
        <w:pStyle w:val="ad"/>
        <w:rPr>
          <w:rFonts w:hAnsi="宋体" w:cs="宋体"/>
        </w:rPr>
      </w:pPr>
      <w:r w:rsidRPr="000665B4">
        <w:rPr>
          <w:rFonts w:hAnsi="宋体" w:cs="宋体" w:hint="eastAsia"/>
        </w:rPr>
        <w:t xml:space="preserve">                           if (mat[pre[m]][m]==mat[pre[m]][i]-mat[pre[i]][i])</w:t>
      </w:r>
    </w:p>
    <w:p w:rsidR="005F1F37" w:rsidRPr="000665B4" w:rsidRDefault="005F1F37" w:rsidP="005F1F37">
      <w:pPr>
        <w:pStyle w:val="ad"/>
        <w:rPr>
          <w:rFonts w:hAnsi="宋体" w:cs="宋体"/>
        </w:rPr>
      </w:pPr>
      <w:r w:rsidRPr="000665B4">
        <w:rPr>
          <w:rFonts w:hAnsi="宋体" w:cs="宋体" w:hint="eastAsia"/>
        </w:rPr>
        <w:t xml:space="preserve">                                  k=i;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if (pre[i]!=-1)</w:t>
      </w:r>
    </w:p>
    <w:p w:rsidR="005F1F37" w:rsidRPr="000665B4" w:rsidRDefault="005F1F37" w:rsidP="005F1F37">
      <w:pPr>
        <w:pStyle w:val="ad"/>
        <w:rPr>
          <w:rFonts w:hAnsi="宋体" w:cs="宋体"/>
        </w:rPr>
      </w:pPr>
      <w:r w:rsidRPr="000665B4">
        <w:rPr>
          <w:rFonts w:hAnsi="宋体" w:cs="宋体" w:hint="eastAsia"/>
        </w:rPr>
        <w:t xml:space="preserve">                     ret+=mat[pre[i]][i];</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sz w:val="24"/>
          <w:szCs w:val="24"/>
        </w:rPr>
      </w:pPr>
      <w:r w:rsidRPr="000665B4">
        <w:rPr>
          <w:rFonts w:hAnsi="宋体" w:cs="宋体" w:hint="eastAsia"/>
          <w:b/>
          <w:sz w:val="24"/>
          <w:szCs w:val="24"/>
        </w:rPr>
        <w:t>12、     图论—最短路径</w:t>
      </w:r>
    </w:p>
    <w:p w:rsidR="005F1F37" w:rsidRPr="000665B4" w:rsidRDefault="005F1F37" w:rsidP="005F1F37">
      <w:pPr>
        <w:pStyle w:val="ad"/>
        <w:rPr>
          <w:rFonts w:hAnsi="宋体" w:cs="宋体"/>
          <w:b/>
        </w:rPr>
      </w:pPr>
      <w:r w:rsidRPr="000665B4">
        <w:rPr>
          <w:rFonts w:hAnsi="宋体" w:cs="宋体" w:hint="eastAsia"/>
          <w:b/>
        </w:rPr>
        <w:t>12.1 最短路径(单源bellman_ford邻接阵)</w:t>
      </w:r>
    </w:p>
    <w:p w:rsidR="005F1F37" w:rsidRPr="000665B4" w:rsidRDefault="005F1F37" w:rsidP="005F1F37">
      <w:pPr>
        <w:pStyle w:val="ad"/>
        <w:rPr>
          <w:rFonts w:hAnsi="宋体" w:cs="宋体"/>
        </w:rPr>
      </w:pPr>
      <w:r w:rsidRPr="000665B4">
        <w:rPr>
          <w:rFonts w:hAnsi="宋体" w:cs="宋体" w:hint="eastAsia"/>
        </w:rPr>
        <w:t>//单源最短路径,bellman_ford算法,邻接阵形式,复杂度O(n^3)</w:t>
      </w:r>
    </w:p>
    <w:p w:rsidR="005F1F37" w:rsidRPr="000665B4" w:rsidRDefault="005F1F37" w:rsidP="005F1F37">
      <w:pPr>
        <w:pStyle w:val="ad"/>
        <w:rPr>
          <w:rFonts w:hAnsi="宋体" w:cs="宋体"/>
        </w:rPr>
      </w:pPr>
      <w:r w:rsidRPr="000665B4">
        <w:rPr>
          <w:rFonts w:hAnsi="宋体" w:cs="宋体" w:hint="eastAsia"/>
        </w:rPr>
        <w:t>//求出源s到所有点的最短路经,传入图的大小n和邻接阵mat</w:t>
      </w:r>
    </w:p>
    <w:p w:rsidR="005F1F37" w:rsidRPr="000665B4" w:rsidRDefault="005F1F37" w:rsidP="005F1F37">
      <w:pPr>
        <w:pStyle w:val="ad"/>
        <w:rPr>
          <w:rFonts w:hAnsi="宋体" w:cs="宋体"/>
        </w:rPr>
      </w:pPr>
      <w:r w:rsidRPr="000665B4">
        <w:rPr>
          <w:rFonts w:hAnsi="宋体" w:cs="宋体" w:hint="eastAsia"/>
        </w:rPr>
        <w:t>//返回到各点最短距离min[]和路径pre[],pre[i]记录s到i路径上i的父结点,pre[s]=-1</w:t>
      </w:r>
    </w:p>
    <w:p w:rsidR="005F1F37" w:rsidRPr="000665B4" w:rsidRDefault="005F1F37" w:rsidP="005F1F37">
      <w:pPr>
        <w:pStyle w:val="ad"/>
        <w:rPr>
          <w:rFonts w:hAnsi="宋体" w:cs="宋体"/>
        </w:rPr>
      </w:pPr>
      <w:r w:rsidRPr="000665B4">
        <w:rPr>
          <w:rFonts w:hAnsi="宋体" w:cs="宋体" w:hint="eastAsia"/>
        </w:rPr>
        <w:t>//可更改路权类型,路权可为负,若图包含负环则求解失败,返回0</w:t>
      </w:r>
    </w:p>
    <w:p w:rsidR="005F1F37" w:rsidRPr="000665B4" w:rsidRDefault="005F1F37" w:rsidP="005F1F37">
      <w:pPr>
        <w:pStyle w:val="ad"/>
        <w:rPr>
          <w:rFonts w:hAnsi="宋体" w:cs="宋体"/>
        </w:rPr>
      </w:pPr>
      <w:r w:rsidRPr="000665B4">
        <w:rPr>
          <w:rFonts w:hAnsi="宋体" w:cs="宋体" w:hint="eastAsia"/>
        </w:rPr>
        <w:t>//优化:先删去负边使用dijkstra求出上界,加速迭代过程</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int bellman_ford(int n,elem_t mat[][MAXN],int s,elem_t* min,int* pre){</w:t>
      </w:r>
    </w:p>
    <w:p w:rsidR="005F1F37" w:rsidRPr="000665B4" w:rsidRDefault="005F1F37" w:rsidP="005F1F37">
      <w:pPr>
        <w:pStyle w:val="ad"/>
        <w:rPr>
          <w:rFonts w:hAnsi="宋体" w:cs="宋体"/>
        </w:rPr>
      </w:pPr>
      <w:r w:rsidRPr="000665B4">
        <w:rPr>
          <w:rFonts w:hAnsi="宋体" w:cs="宋体" w:hint="eastAsia"/>
        </w:rPr>
        <w:t xml:space="preserve">       int v[MAXN],i,j,k,tag;</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min[i]=inf,v[i]=0,pre[i]=-1;</w:t>
      </w:r>
    </w:p>
    <w:p w:rsidR="005F1F37" w:rsidRPr="000665B4" w:rsidRDefault="005F1F37" w:rsidP="005F1F37">
      <w:pPr>
        <w:pStyle w:val="ad"/>
        <w:rPr>
          <w:rFonts w:hAnsi="宋体" w:cs="宋体"/>
        </w:rPr>
      </w:pPr>
      <w:r w:rsidRPr="000665B4">
        <w:rPr>
          <w:rFonts w:hAnsi="宋体" w:cs="宋体" w:hint="eastAsia"/>
        </w:rPr>
        <w:t xml:space="preserve">       for (min[s]=0,j=0;j&lt;n;j++){</w:t>
      </w:r>
    </w:p>
    <w:p w:rsidR="005F1F37" w:rsidRPr="000665B4" w:rsidRDefault="005F1F37" w:rsidP="005F1F37">
      <w:pPr>
        <w:pStyle w:val="ad"/>
        <w:rPr>
          <w:rFonts w:hAnsi="宋体" w:cs="宋体"/>
        </w:rPr>
      </w:pPr>
      <w:r w:rsidRPr="000665B4">
        <w:rPr>
          <w:rFonts w:hAnsi="宋体" w:cs="宋体" w:hint="eastAsia"/>
        </w:rPr>
        <w:t xml:space="preserve">              for (k=-1,i=0;i&lt;n;i++)</w:t>
      </w:r>
    </w:p>
    <w:p w:rsidR="005F1F37" w:rsidRPr="000665B4" w:rsidRDefault="005F1F37" w:rsidP="005F1F37">
      <w:pPr>
        <w:pStyle w:val="ad"/>
        <w:rPr>
          <w:rFonts w:hAnsi="宋体" w:cs="宋体"/>
        </w:rPr>
      </w:pPr>
      <w:r w:rsidRPr="000665B4">
        <w:rPr>
          <w:rFonts w:hAnsi="宋体" w:cs="宋体" w:hint="eastAsia"/>
        </w:rPr>
        <w:t xml:space="preserve">                     if (!v[i]&amp;&amp;(k==-1||min[i]&lt;min[k]))</w:t>
      </w:r>
    </w:p>
    <w:p w:rsidR="005F1F37" w:rsidRPr="000665B4" w:rsidRDefault="005F1F37" w:rsidP="005F1F37">
      <w:pPr>
        <w:pStyle w:val="ad"/>
        <w:rPr>
          <w:rFonts w:hAnsi="宋体" w:cs="宋体"/>
        </w:rPr>
      </w:pPr>
      <w:r w:rsidRPr="000665B4">
        <w:rPr>
          <w:rFonts w:hAnsi="宋体" w:cs="宋体" w:hint="eastAsia"/>
        </w:rPr>
        <w:t xml:space="preserve">                            k=i;</w:t>
      </w:r>
    </w:p>
    <w:p w:rsidR="005F1F37" w:rsidRPr="000665B4" w:rsidRDefault="005F1F37" w:rsidP="005F1F37">
      <w:pPr>
        <w:pStyle w:val="ad"/>
        <w:rPr>
          <w:rFonts w:hAnsi="宋体" w:cs="宋体"/>
        </w:rPr>
      </w:pPr>
      <w:r w:rsidRPr="000665B4">
        <w:rPr>
          <w:rFonts w:hAnsi="宋体" w:cs="宋体" w:hint="eastAsia"/>
        </w:rPr>
        <w:t xml:space="preserve">              for (v[k]=1,i=0;i&lt;n;i++)</w:t>
      </w:r>
    </w:p>
    <w:p w:rsidR="005F1F37" w:rsidRPr="000665B4" w:rsidRDefault="005F1F37" w:rsidP="005F1F37">
      <w:pPr>
        <w:pStyle w:val="ad"/>
        <w:rPr>
          <w:rFonts w:hAnsi="宋体" w:cs="宋体"/>
        </w:rPr>
      </w:pPr>
      <w:r w:rsidRPr="000665B4">
        <w:rPr>
          <w:rFonts w:hAnsi="宋体" w:cs="宋体" w:hint="eastAsia"/>
        </w:rPr>
        <w:t xml:space="preserve">                     if (!v[i]&amp;&amp;mat[k][i]&gt;=0&amp;&amp;min[k]+mat[k][i]&lt;min[i])</w:t>
      </w:r>
    </w:p>
    <w:p w:rsidR="005F1F37" w:rsidRPr="000665B4" w:rsidRDefault="005F1F37" w:rsidP="005F1F37">
      <w:pPr>
        <w:pStyle w:val="ad"/>
        <w:rPr>
          <w:rFonts w:hAnsi="宋体" w:cs="宋体"/>
        </w:rPr>
      </w:pPr>
      <w:r w:rsidRPr="000665B4">
        <w:rPr>
          <w:rFonts w:hAnsi="宋体" w:cs="宋体" w:hint="eastAsia"/>
        </w:rPr>
        <w:t xml:space="preserve">                            min[i]=min[k]+mat[pre[i]=k][i];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(tag=1,j=0;tag&amp;&amp;j&lt;=n;j++)</w:t>
      </w:r>
    </w:p>
    <w:p w:rsidR="005F1F37" w:rsidRPr="000665B4" w:rsidRDefault="005F1F37" w:rsidP="005F1F37">
      <w:pPr>
        <w:pStyle w:val="ad"/>
        <w:rPr>
          <w:rFonts w:hAnsi="宋体" w:cs="宋体"/>
        </w:rPr>
      </w:pPr>
      <w:r w:rsidRPr="000665B4">
        <w:rPr>
          <w:rFonts w:hAnsi="宋体" w:cs="宋体" w:hint="eastAsia"/>
        </w:rPr>
        <w:t xml:space="preserve">              for (tag=i=0;i&lt;n;i++)</w:t>
      </w:r>
    </w:p>
    <w:p w:rsidR="005F1F37" w:rsidRPr="000665B4" w:rsidRDefault="005F1F37" w:rsidP="005F1F37">
      <w:pPr>
        <w:pStyle w:val="ad"/>
        <w:rPr>
          <w:rFonts w:hAnsi="宋体" w:cs="宋体"/>
        </w:rPr>
      </w:pPr>
      <w:r w:rsidRPr="000665B4">
        <w:rPr>
          <w:rFonts w:hAnsi="宋体" w:cs="宋体" w:hint="eastAsia"/>
        </w:rPr>
        <w:t xml:space="preserve">                     for (k=0;k&lt;n;k++)</w:t>
      </w:r>
    </w:p>
    <w:p w:rsidR="005F1F37" w:rsidRPr="000665B4" w:rsidRDefault="005F1F37" w:rsidP="005F1F37">
      <w:pPr>
        <w:pStyle w:val="ad"/>
        <w:rPr>
          <w:rFonts w:hAnsi="宋体" w:cs="宋体"/>
        </w:rPr>
      </w:pPr>
      <w:r w:rsidRPr="000665B4">
        <w:rPr>
          <w:rFonts w:hAnsi="宋体" w:cs="宋体" w:hint="eastAsia"/>
        </w:rPr>
        <w:t xml:space="preserve">                            if (min[k]+mat[k][i]&lt;min[i])</w:t>
      </w:r>
    </w:p>
    <w:p w:rsidR="005F1F37" w:rsidRPr="000665B4" w:rsidRDefault="005F1F37" w:rsidP="005F1F37">
      <w:pPr>
        <w:pStyle w:val="ad"/>
        <w:rPr>
          <w:rFonts w:hAnsi="宋体" w:cs="宋体"/>
        </w:rPr>
      </w:pPr>
      <w:r w:rsidRPr="000665B4">
        <w:rPr>
          <w:rFonts w:hAnsi="宋体" w:cs="宋体" w:hint="eastAsia"/>
        </w:rPr>
        <w:t xml:space="preserve">                                   min[i]=min[k]+mat[pre[i]=k][i],tag=1;</w:t>
      </w:r>
    </w:p>
    <w:p w:rsidR="005F1F37" w:rsidRPr="000665B4" w:rsidRDefault="005F1F37" w:rsidP="005F1F37">
      <w:pPr>
        <w:pStyle w:val="ad"/>
        <w:rPr>
          <w:rFonts w:hAnsi="宋体" w:cs="宋体"/>
        </w:rPr>
      </w:pPr>
      <w:r w:rsidRPr="000665B4">
        <w:rPr>
          <w:rFonts w:hAnsi="宋体" w:cs="宋体" w:hint="eastAsia"/>
        </w:rPr>
        <w:t xml:space="preserve">       return j&lt;=n;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p>
    <w:p w:rsidR="005F1F37" w:rsidRPr="000665B4" w:rsidRDefault="005F1F37" w:rsidP="005F1F37">
      <w:pPr>
        <w:pStyle w:val="ad"/>
        <w:rPr>
          <w:rFonts w:hAnsi="宋体" w:cs="宋体"/>
          <w:b/>
        </w:rPr>
      </w:pPr>
      <w:r w:rsidRPr="000665B4">
        <w:rPr>
          <w:rFonts w:hAnsi="宋体" w:cs="宋体" w:hint="eastAsia"/>
          <w:b/>
        </w:rPr>
        <w:t>12.2 最短路径(单源dijkstra+bfs邻接表)</w:t>
      </w:r>
    </w:p>
    <w:p w:rsidR="005F1F37" w:rsidRPr="000665B4" w:rsidRDefault="005F1F37" w:rsidP="005F1F37">
      <w:pPr>
        <w:pStyle w:val="ad"/>
        <w:rPr>
          <w:rFonts w:hAnsi="宋体" w:cs="宋体"/>
        </w:rPr>
      </w:pPr>
      <w:r w:rsidRPr="000665B4">
        <w:rPr>
          <w:rFonts w:hAnsi="宋体" w:cs="宋体" w:hint="eastAsia"/>
        </w:rPr>
        <w:t>//单源最短路径,用于路权相等的情况,dijkstra优化为bfs,邻接表形式,复杂度O(m)</w:t>
      </w:r>
    </w:p>
    <w:p w:rsidR="005F1F37" w:rsidRPr="000665B4" w:rsidRDefault="005F1F37" w:rsidP="005F1F37">
      <w:pPr>
        <w:pStyle w:val="ad"/>
        <w:rPr>
          <w:rFonts w:hAnsi="宋体" w:cs="宋体"/>
        </w:rPr>
      </w:pPr>
      <w:r w:rsidRPr="000665B4">
        <w:rPr>
          <w:rFonts w:hAnsi="宋体" w:cs="宋体" w:hint="eastAsia"/>
        </w:rPr>
        <w:lastRenderedPageBreak/>
        <w:t>//求出源s到所有点的最短路经,传入图的大小n和邻接表list,边权值len</w:t>
      </w:r>
    </w:p>
    <w:p w:rsidR="005F1F37" w:rsidRPr="000665B4" w:rsidRDefault="005F1F37" w:rsidP="005F1F37">
      <w:pPr>
        <w:pStyle w:val="ad"/>
        <w:rPr>
          <w:rFonts w:hAnsi="宋体" w:cs="宋体"/>
        </w:rPr>
      </w:pPr>
      <w:r w:rsidRPr="000665B4">
        <w:rPr>
          <w:rFonts w:hAnsi="宋体" w:cs="宋体" w:hint="eastAsia"/>
        </w:rPr>
        <w:t>//返回到各点最短距离min[]和路径pre[],pre[i]记录s到i路径上i的父结点,pre[s]=-1</w:t>
      </w:r>
    </w:p>
    <w:p w:rsidR="005F1F37" w:rsidRPr="000665B4" w:rsidRDefault="005F1F37" w:rsidP="005F1F37">
      <w:pPr>
        <w:pStyle w:val="ad"/>
        <w:rPr>
          <w:rFonts w:hAnsi="宋体" w:cs="宋体"/>
        </w:rPr>
      </w:pPr>
      <w:r w:rsidRPr="000665B4">
        <w:rPr>
          <w:rFonts w:hAnsi="宋体" w:cs="宋体" w:hint="eastAsia"/>
        </w:rPr>
        <w:t>//可更改路权类型,但必须非负且相等!</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from,to;</w:t>
      </w:r>
    </w:p>
    <w:p w:rsidR="005F1F37" w:rsidRPr="000665B4" w:rsidRDefault="005F1F37" w:rsidP="005F1F37">
      <w:pPr>
        <w:pStyle w:val="ad"/>
        <w:rPr>
          <w:rFonts w:hAnsi="宋体" w:cs="宋体"/>
        </w:rPr>
      </w:pPr>
      <w:r w:rsidRPr="000665B4">
        <w:rPr>
          <w:rFonts w:hAnsi="宋体" w:cs="宋体" w:hint="eastAsia"/>
        </w:rPr>
        <w:t xml:space="preserve">       edge_t* next;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dijkstra(int n,edge_t* list[],elem_t len,int s,elem_t* min,int* pre){</w:t>
      </w:r>
    </w:p>
    <w:p w:rsidR="005F1F37" w:rsidRPr="000665B4" w:rsidRDefault="005F1F37" w:rsidP="005F1F37">
      <w:pPr>
        <w:pStyle w:val="ad"/>
        <w:rPr>
          <w:rFonts w:hAnsi="宋体" w:cs="宋体"/>
        </w:rPr>
      </w:pPr>
      <w:r w:rsidRPr="000665B4">
        <w:rPr>
          <w:rFonts w:hAnsi="宋体" w:cs="宋体" w:hint="eastAsia"/>
        </w:rPr>
        <w:t xml:space="preserve">       edge_t* t;</w:t>
      </w:r>
    </w:p>
    <w:p w:rsidR="005F1F37" w:rsidRPr="000665B4" w:rsidRDefault="005F1F37" w:rsidP="005F1F37">
      <w:pPr>
        <w:pStyle w:val="ad"/>
        <w:rPr>
          <w:rFonts w:hAnsi="宋体" w:cs="宋体"/>
        </w:rPr>
      </w:pPr>
      <w:r w:rsidRPr="000665B4">
        <w:rPr>
          <w:rFonts w:hAnsi="宋体" w:cs="宋体" w:hint="eastAsia"/>
        </w:rPr>
        <w:t xml:space="preserve">       int i,que[MAXN],f=0,r=0,p=1,l=1;</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lang w:val="pt-BR"/>
        </w:rPr>
      </w:pPr>
      <w:r w:rsidRPr="000665B4">
        <w:rPr>
          <w:rFonts w:hAnsi="宋体" w:cs="宋体" w:hint="eastAsia"/>
          <w:lang w:val="pt-BR"/>
        </w:rPr>
        <w:t xml:space="preserve">              min[i]=inf;</w:t>
      </w:r>
    </w:p>
    <w:p w:rsidR="005F1F37" w:rsidRPr="000665B4" w:rsidRDefault="005F1F37" w:rsidP="005F1F37">
      <w:pPr>
        <w:pStyle w:val="ad"/>
        <w:rPr>
          <w:rFonts w:hAnsi="宋体" w:cs="宋体"/>
          <w:lang w:val="pt-BR"/>
        </w:rPr>
      </w:pPr>
      <w:r w:rsidRPr="000665B4">
        <w:rPr>
          <w:rFonts w:hAnsi="宋体" w:cs="宋体" w:hint="eastAsia"/>
          <w:lang w:val="pt-BR"/>
        </w:rPr>
        <w:t xml:space="preserve">       min[que[0]=s]=0,pre[s]=-1;</w:t>
      </w:r>
    </w:p>
    <w:p w:rsidR="005F1F37" w:rsidRPr="000665B4" w:rsidRDefault="005F1F37" w:rsidP="005F1F37">
      <w:pPr>
        <w:pStyle w:val="ad"/>
        <w:rPr>
          <w:rFonts w:hAnsi="宋体" w:cs="宋体"/>
          <w:lang w:val="pt-BR"/>
        </w:rPr>
      </w:pPr>
      <w:r w:rsidRPr="000665B4">
        <w:rPr>
          <w:rFonts w:hAnsi="宋体" w:cs="宋体" w:hint="eastAsia"/>
          <w:lang w:val="pt-BR"/>
        </w:rPr>
        <w:t xml:space="preserve">       for (;r&lt;=f;l++,r=f+1,f=p-1)</w:t>
      </w:r>
    </w:p>
    <w:p w:rsidR="005F1F37" w:rsidRPr="000665B4" w:rsidRDefault="005F1F37" w:rsidP="005F1F37">
      <w:pPr>
        <w:pStyle w:val="ad"/>
        <w:rPr>
          <w:rFonts w:hAnsi="宋体" w:cs="宋体"/>
        </w:rPr>
      </w:pPr>
      <w:r w:rsidRPr="000665B4">
        <w:rPr>
          <w:rFonts w:hAnsi="宋体" w:cs="宋体" w:hint="eastAsia"/>
        </w:rPr>
        <w:t xml:space="preserve">              for (i=r;i&lt;=f;i++)</w:t>
      </w:r>
    </w:p>
    <w:p w:rsidR="005F1F37" w:rsidRPr="000665B4" w:rsidRDefault="005F1F37" w:rsidP="005F1F37">
      <w:pPr>
        <w:pStyle w:val="ad"/>
        <w:rPr>
          <w:rFonts w:hAnsi="宋体" w:cs="宋体"/>
        </w:rPr>
      </w:pPr>
      <w:r w:rsidRPr="000665B4">
        <w:rPr>
          <w:rFonts w:hAnsi="宋体" w:cs="宋体" w:hint="eastAsia"/>
        </w:rPr>
        <w:t xml:space="preserve">                     for (t=list[que[i]];t;t=t-&gt;next)</w:t>
      </w:r>
    </w:p>
    <w:p w:rsidR="005F1F37" w:rsidRPr="000665B4" w:rsidRDefault="005F1F37" w:rsidP="005F1F37">
      <w:pPr>
        <w:pStyle w:val="ad"/>
        <w:rPr>
          <w:rFonts w:hAnsi="宋体" w:cs="宋体"/>
        </w:rPr>
      </w:pPr>
      <w:r w:rsidRPr="000665B4">
        <w:rPr>
          <w:rFonts w:hAnsi="宋体" w:cs="宋体" w:hint="eastAsia"/>
        </w:rPr>
        <w:t xml:space="preserve">                            if (min[t-&gt;to]==inf)</w:t>
      </w:r>
    </w:p>
    <w:p w:rsidR="005F1F37" w:rsidRPr="000665B4" w:rsidRDefault="005F1F37" w:rsidP="005F1F37">
      <w:pPr>
        <w:pStyle w:val="ad"/>
        <w:rPr>
          <w:rFonts w:hAnsi="宋体" w:cs="宋体"/>
        </w:rPr>
      </w:pPr>
      <w:r w:rsidRPr="000665B4">
        <w:rPr>
          <w:rFonts w:hAnsi="宋体" w:cs="宋体" w:hint="eastAsia"/>
        </w:rPr>
        <w:t xml:space="preserve">                                   min[que[p++]=t-&gt;to]=len*l,pre[t-&gt;to]=que[i];</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12.3 最短路径(单源dijkstra+bfs正向表)</w:t>
      </w:r>
    </w:p>
    <w:p w:rsidR="005F1F37" w:rsidRPr="000665B4" w:rsidRDefault="005F1F37" w:rsidP="005F1F37">
      <w:pPr>
        <w:pStyle w:val="ad"/>
        <w:rPr>
          <w:rFonts w:hAnsi="宋体" w:cs="宋体"/>
        </w:rPr>
      </w:pPr>
      <w:r w:rsidRPr="000665B4">
        <w:rPr>
          <w:rFonts w:hAnsi="宋体" w:cs="宋体" w:hint="eastAsia"/>
        </w:rPr>
        <w:t>//单源最短路径,用于路权相等的情况,dijkstra优化为bfs,正向表形式,复杂度O(m)</w:t>
      </w:r>
    </w:p>
    <w:p w:rsidR="005F1F37" w:rsidRPr="000665B4" w:rsidRDefault="005F1F37" w:rsidP="005F1F37">
      <w:pPr>
        <w:pStyle w:val="ad"/>
        <w:rPr>
          <w:rFonts w:hAnsi="宋体" w:cs="宋体"/>
        </w:rPr>
      </w:pPr>
      <w:r w:rsidRPr="000665B4">
        <w:rPr>
          <w:rFonts w:hAnsi="宋体" w:cs="宋体" w:hint="eastAsia"/>
        </w:rPr>
        <w:t>//求出源s到所有点的最短路经,传入图的大小n和正向表list,buf,边权值len</w:t>
      </w:r>
    </w:p>
    <w:p w:rsidR="005F1F37" w:rsidRPr="000665B4" w:rsidRDefault="005F1F37" w:rsidP="005F1F37">
      <w:pPr>
        <w:pStyle w:val="ad"/>
        <w:rPr>
          <w:rFonts w:hAnsi="宋体" w:cs="宋体"/>
        </w:rPr>
      </w:pPr>
      <w:r w:rsidRPr="000665B4">
        <w:rPr>
          <w:rFonts w:hAnsi="宋体" w:cs="宋体" w:hint="eastAsia"/>
        </w:rPr>
        <w:t>//返回到各点最短距离min[]和路径pre[],pre[i]记录s到i路径上i的父结点,pre[s]=-1</w:t>
      </w:r>
    </w:p>
    <w:p w:rsidR="005F1F37" w:rsidRPr="000665B4" w:rsidRDefault="005F1F37" w:rsidP="005F1F37">
      <w:pPr>
        <w:pStyle w:val="ad"/>
        <w:rPr>
          <w:rFonts w:hAnsi="宋体" w:cs="宋体"/>
        </w:rPr>
      </w:pPr>
      <w:r w:rsidRPr="000665B4">
        <w:rPr>
          <w:rFonts w:hAnsi="宋体" w:cs="宋体" w:hint="eastAsia"/>
        </w:rPr>
        <w:t>//可更改路权类型,但必须非负且相等!</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void dijkstra(int n,int* list,int* buf,elem_t len,int s,elem_t* min,int* pre){</w:t>
      </w:r>
    </w:p>
    <w:p w:rsidR="005F1F37" w:rsidRPr="000665B4" w:rsidRDefault="005F1F37" w:rsidP="005F1F37">
      <w:pPr>
        <w:pStyle w:val="ad"/>
        <w:rPr>
          <w:rFonts w:hAnsi="宋体" w:cs="宋体"/>
          <w:lang w:val="pt-BR"/>
        </w:rPr>
      </w:pPr>
      <w:r w:rsidRPr="000665B4">
        <w:rPr>
          <w:rFonts w:hAnsi="宋体" w:cs="宋体" w:hint="eastAsia"/>
          <w:lang w:val="pt-BR"/>
        </w:rPr>
        <w:t xml:space="preserve">      int i,que[MAXN],f=0,r=0,p=1,l=1,t;</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min[i]=inf;</w:t>
      </w:r>
    </w:p>
    <w:p w:rsidR="005F1F37" w:rsidRPr="000665B4" w:rsidRDefault="005F1F37" w:rsidP="005F1F37">
      <w:pPr>
        <w:pStyle w:val="ad"/>
        <w:rPr>
          <w:rFonts w:hAnsi="宋体" w:cs="宋体"/>
          <w:lang w:val="pt-BR"/>
        </w:rPr>
      </w:pPr>
      <w:r w:rsidRPr="000665B4">
        <w:rPr>
          <w:rFonts w:hAnsi="宋体" w:cs="宋体" w:hint="eastAsia"/>
          <w:lang w:val="pt-BR"/>
        </w:rPr>
        <w:t xml:space="preserve">       min[que[0]=s]=0,pre[s]=-1;</w:t>
      </w:r>
    </w:p>
    <w:p w:rsidR="005F1F37" w:rsidRPr="000665B4" w:rsidRDefault="005F1F37" w:rsidP="005F1F37">
      <w:pPr>
        <w:pStyle w:val="ad"/>
        <w:rPr>
          <w:rFonts w:hAnsi="宋体" w:cs="宋体"/>
          <w:lang w:val="pt-BR"/>
        </w:rPr>
      </w:pPr>
      <w:r w:rsidRPr="000665B4">
        <w:rPr>
          <w:rFonts w:hAnsi="宋体" w:cs="宋体" w:hint="eastAsia"/>
          <w:lang w:val="pt-BR"/>
        </w:rPr>
        <w:t xml:space="preserve">       for (;r&lt;=f;l++,r=f+1,f=p-1)</w:t>
      </w:r>
    </w:p>
    <w:p w:rsidR="005F1F37" w:rsidRPr="000665B4" w:rsidRDefault="005F1F37" w:rsidP="005F1F37">
      <w:pPr>
        <w:pStyle w:val="ad"/>
        <w:rPr>
          <w:rFonts w:hAnsi="宋体" w:cs="宋体"/>
        </w:rPr>
      </w:pPr>
      <w:r w:rsidRPr="000665B4">
        <w:rPr>
          <w:rFonts w:hAnsi="宋体" w:cs="宋体" w:hint="eastAsia"/>
        </w:rPr>
        <w:t xml:space="preserve">              for (i=r;i&lt;=f;i++)</w:t>
      </w:r>
    </w:p>
    <w:p w:rsidR="005F1F37" w:rsidRPr="000665B4" w:rsidRDefault="005F1F37" w:rsidP="005F1F37">
      <w:pPr>
        <w:pStyle w:val="ad"/>
        <w:rPr>
          <w:rFonts w:hAnsi="宋体" w:cs="宋体"/>
        </w:rPr>
      </w:pPr>
      <w:r w:rsidRPr="000665B4">
        <w:rPr>
          <w:rFonts w:hAnsi="宋体" w:cs="宋体" w:hint="eastAsia"/>
        </w:rPr>
        <w:t xml:space="preserve">                     for (t=list[que[i]];t&lt;list[que[i]+1];t++)</w:t>
      </w:r>
    </w:p>
    <w:p w:rsidR="005F1F37" w:rsidRPr="000665B4" w:rsidRDefault="005F1F37" w:rsidP="005F1F37">
      <w:pPr>
        <w:pStyle w:val="ad"/>
        <w:rPr>
          <w:rFonts w:hAnsi="宋体" w:cs="宋体"/>
        </w:rPr>
      </w:pPr>
      <w:r w:rsidRPr="000665B4">
        <w:rPr>
          <w:rFonts w:hAnsi="宋体" w:cs="宋体" w:hint="eastAsia"/>
        </w:rPr>
        <w:t xml:space="preserve">                            if (min[buf[t]]==inf)</w:t>
      </w:r>
    </w:p>
    <w:p w:rsidR="005F1F37" w:rsidRPr="000665B4" w:rsidRDefault="005F1F37" w:rsidP="005F1F37">
      <w:pPr>
        <w:pStyle w:val="ad"/>
        <w:rPr>
          <w:rFonts w:hAnsi="宋体" w:cs="宋体"/>
        </w:rPr>
      </w:pPr>
      <w:r w:rsidRPr="000665B4">
        <w:rPr>
          <w:rFonts w:hAnsi="宋体" w:cs="宋体" w:hint="eastAsia"/>
        </w:rPr>
        <w:lastRenderedPageBreak/>
        <w:t xml:space="preserve">                                   min[que[p++]=buf[t]]=len*l,pre[buf[t]]=que[i];</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p>
    <w:p w:rsidR="005F1F37" w:rsidRPr="000665B4" w:rsidRDefault="005F1F37" w:rsidP="005F1F37">
      <w:pPr>
        <w:pStyle w:val="ad"/>
        <w:rPr>
          <w:rFonts w:hAnsi="宋体" w:cs="宋体"/>
          <w:b/>
        </w:rPr>
      </w:pPr>
      <w:r w:rsidRPr="000665B4">
        <w:rPr>
          <w:rFonts w:hAnsi="宋体" w:cs="宋体" w:hint="eastAsia"/>
          <w:b/>
        </w:rPr>
        <w:t>12.4 最短路径(单源dijkstra+binary_heap邻接表)</w:t>
      </w:r>
    </w:p>
    <w:p w:rsidR="005F1F37" w:rsidRPr="000665B4" w:rsidRDefault="005F1F37" w:rsidP="005F1F37">
      <w:pPr>
        <w:pStyle w:val="ad"/>
        <w:rPr>
          <w:rFonts w:hAnsi="宋体" w:cs="宋体"/>
        </w:rPr>
      </w:pPr>
      <w:r w:rsidRPr="000665B4">
        <w:rPr>
          <w:rFonts w:hAnsi="宋体" w:cs="宋体" w:hint="eastAsia"/>
        </w:rPr>
        <w:t>//单源最短路径,dijkstra算法+二分堆,邻接表形式,复杂度O(mlogm)</w:t>
      </w:r>
    </w:p>
    <w:p w:rsidR="005F1F37" w:rsidRPr="000665B4" w:rsidRDefault="005F1F37" w:rsidP="005F1F37">
      <w:pPr>
        <w:pStyle w:val="ad"/>
        <w:rPr>
          <w:rFonts w:hAnsi="宋体" w:cs="宋体"/>
        </w:rPr>
      </w:pPr>
      <w:r w:rsidRPr="000665B4">
        <w:rPr>
          <w:rFonts w:hAnsi="宋体" w:cs="宋体" w:hint="eastAsia"/>
        </w:rPr>
        <w:t>//求出源s到所有点的最短路经,传入图的大小n和邻接表list</w:t>
      </w:r>
    </w:p>
    <w:p w:rsidR="005F1F37" w:rsidRPr="000665B4" w:rsidRDefault="005F1F37" w:rsidP="005F1F37">
      <w:pPr>
        <w:pStyle w:val="ad"/>
        <w:rPr>
          <w:rFonts w:hAnsi="宋体" w:cs="宋体"/>
        </w:rPr>
      </w:pPr>
      <w:r w:rsidRPr="000665B4">
        <w:rPr>
          <w:rFonts w:hAnsi="宋体" w:cs="宋体" w:hint="eastAsia"/>
        </w:rPr>
        <w:t>//返回到各点最短距离min[]和路径pre[],pre[i]记录s到i路径上i的父结点,pre[s]=-1</w:t>
      </w:r>
    </w:p>
    <w:p w:rsidR="005F1F37" w:rsidRPr="000665B4" w:rsidRDefault="005F1F37" w:rsidP="005F1F37">
      <w:pPr>
        <w:pStyle w:val="ad"/>
        <w:rPr>
          <w:rFonts w:hAnsi="宋体" w:cs="宋体"/>
        </w:rPr>
      </w:pPr>
      <w:r w:rsidRPr="000665B4">
        <w:rPr>
          <w:rFonts w:hAnsi="宋体" w:cs="宋体" w:hint="eastAsia"/>
        </w:rPr>
        <w:t>//可更改路权类型,但必须非负!</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from,to;</w:t>
      </w:r>
    </w:p>
    <w:p w:rsidR="005F1F37" w:rsidRPr="000665B4" w:rsidRDefault="005F1F37" w:rsidP="005F1F37">
      <w:pPr>
        <w:pStyle w:val="ad"/>
        <w:rPr>
          <w:rFonts w:hAnsi="宋体" w:cs="宋体"/>
        </w:rPr>
      </w:pPr>
      <w:r w:rsidRPr="000665B4">
        <w:rPr>
          <w:rFonts w:hAnsi="宋体" w:cs="宋体" w:hint="eastAsia"/>
        </w:rPr>
        <w:t xml:space="preserve">       elem_t len;</w:t>
      </w:r>
    </w:p>
    <w:p w:rsidR="005F1F37" w:rsidRPr="000665B4" w:rsidRDefault="005F1F37" w:rsidP="005F1F37">
      <w:pPr>
        <w:pStyle w:val="ad"/>
        <w:rPr>
          <w:rFonts w:hAnsi="宋体" w:cs="宋体"/>
        </w:rPr>
      </w:pPr>
      <w:r w:rsidRPr="000665B4">
        <w:rPr>
          <w:rFonts w:hAnsi="宋体" w:cs="宋体" w:hint="eastAsia"/>
        </w:rPr>
        <w:t xml:space="preserve">       edge_t* next;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_cp(a,b) ((a).d&lt;(b).d)</w:t>
      </w:r>
    </w:p>
    <w:p w:rsidR="005F1F37" w:rsidRPr="000665B4" w:rsidRDefault="005F1F37" w:rsidP="005F1F37">
      <w:pPr>
        <w:pStyle w:val="ad"/>
        <w:rPr>
          <w:rFonts w:hAnsi="宋体" w:cs="宋体"/>
        </w:rPr>
      </w:pPr>
      <w:r w:rsidRPr="000665B4">
        <w:rPr>
          <w:rFonts w:hAnsi="宋体" w:cs="宋体" w:hint="eastAsia"/>
        </w:rPr>
        <w:t>struct heap_t{elem_t d;int v;};</w:t>
      </w:r>
    </w:p>
    <w:p w:rsidR="005F1F37" w:rsidRPr="000665B4" w:rsidRDefault="005F1F37" w:rsidP="005F1F37">
      <w:pPr>
        <w:pStyle w:val="ad"/>
        <w:rPr>
          <w:rFonts w:hAnsi="宋体" w:cs="宋体"/>
        </w:rPr>
      </w:pPr>
      <w:r w:rsidRPr="000665B4">
        <w:rPr>
          <w:rFonts w:hAnsi="宋体" w:cs="宋体" w:hint="eastAsia"/>
        </w:rPr>
        <w:t>struct heap{</w:t>
      </w:r>
    </w:p>
    <w:p w:rsidR="005F1F37" w:rsidRPr="000665B4" w:rsidRDefault="005F1F37" w:rsidP="005F1F37">
      <w:pPr>
        <w:pStyle w:val="ad"/>
        <w:rPr>
          <w:rFonts w:hAnsi="宋体" w:cs="宋体"/>
        </w:rPr>
      </w:pPr>
      <w:r w:rsidRPr="000665B4">
        <w:rPr>
          <w:rFonts w:hAnsi="宋体" w:cs="宋体" w:hint="eastAsia"/>
        </w:rPr>
        <w:t xml:space="preserve">       heap_t h[MAXN*MAXN];</w:t>
      </w:r>
    </w:p>
    <w:p w:rsidR="005F1F37" w:rsidRPr="000665B4" w:rsidRDefault="005F1F37" w:rsidP="005F1F37">
      <w:pPr>
        <w:pStyle w:val="ad"/>
        <w:rPr>
          <w:rFonts w:hAnsi="宋体" w:cs="宋体"/>
        </w:rPr>
      </w:pPr>
      <w:r w:rsidRPr="000665B4">
        <w:rPr>
          <w:rFonts w:hAnsi="宋体" w:cs="宋体" w:hint="eastAsia"/>
        </w:rPr>
        <w:t xml:space="preserve">       int 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rPr>
      </w:pPr>
      <w:r w:rsidRPr="000665B4">
        <w:rPr>
          <w:rFonts w:hAnsi="宋体" w:cs="宋体" w:hint="eastAsia"/>
        </w:rPr>
        <w:t xml:space="preserve">       void ins(heap_t e){</w:t>
      </w:r>
    </w:p>
    <w:p w:rsidR="005F1F37" w:rsidRPr="000665B4" w:rsidRDefault="005F1F37" w:rsidP="005F1F37">
      <w:pPr>
        <w:pStyle w:val="ad"/>
        <w:rPr>
          <w:rFonts w:hAnsi="宋体" w:cs="宋体"/>
          <w:lang w:val="pt-BR"/>
        </w:rPr>
      </w:pPr>
      <w:r w:rsidRPr="000665B4">
        <w:rPr>
          <w:rFonts w:hAnsi="宋体" w:cs="宋体" w:hint="eastAsia"/>
          <w:lang w:val="pt-BR"/>
        </w:rPr>
        <w:t xml:space="preserve">              for (p=++n;p&gt;1&amp;&amp;_cp(e,h[p&gt;&gt;1]);h[p]=h[p&gt;&gt;1],p&gt;&gt;=1);</w:t>
      </w:r>
    </w:p>
    <w:p w:rsidR="005F1F37" w:rsidRPr="000665B4" w:rsidRDefault="005F1F37" w:rsidP="005F1F37">
      <w:pPr>
        <w:pStyle w:val="ad"/>
        <w:rPr>
          <w:rFonts w:hAnsi="宋体" w:cs="宋体"/>
        </w:rPr>
      </w:pPr>
      <w:r w:rsidRPr="000665B4">
        <w:rPr>
          <w:rFonts w:hAnsi="宋体" w:cs="宋体" w:hint="eastAsia"/>
        </w:rPr>
        <w:t xml:space="preserve">              h[p]=e;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del(heap_t&amp; e){</w:t>
      </w:r>
    </w:p>
    <w:p w:rsidR="005F1F37" w:rsidRPr="000665B4" w:rsidRDefault="005F1F37" w:rsidP="005F1F37">
      <w:pPr>
        <w:pStyle w:val="ad"/>
        <w:rPr>
          <w:rFonts w:hAnsi="宋体" w:cs="宋体"/>
        </w:rPr>
      </w:pPr>
      <w:r w:rsidRPr="000665B4">
        <w:rPr>
          <w:rFonts w:hAnsi="宋体" w:cs="宋体" w:hint="eastAsia"/>
        </w:rPr>
        <w:t xml:space="preserve">              if (!n) return 0;</w:t>
      </w:r>
    </w:p>
    <w:p w:rsidR="005F1F37" w:rsidRPr="000665B4" w:rsidRDefault="005F1F37" w:rsidP="005F1F37">
      <w:pPr>
        <w:pStyle w:val="ad"/>
        <w:rPr>
          <w:rFonts w:hAnsi="宋体" w:cs="宋体"/>
          <w:lang w:val="pt-BR"/>
        </w:rPr>
      </w:pPr>
      <w:r w:rsidRPr="000665B4">
        <w:rPr>
          <w:rFonts w:hAnsi="宋体" w:cs="宋体" w:hint="eastAsia"/>
          <w:lang w:val="pt-BR"/>
        </w:rPr>
        <w:t xml:space="preserve">              for (e=h[p=1],c=2;c&lt;n&amp;&amp;_cp(h[c+=(c&lt;n-1&amp;&amp;_cp(h[c+1],h[c]))],h[n]);h[p]=h[c],p=c,c&lt;&lt;=1);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h[p]=h[n--];return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dijkstra(int n,edge_t* list[],int s,elem_t* min,int* pre){</w:t>
      </w:r>
    </w:p>
    <w:p w:rsidR="005F1F37" w:rsidRPr="000665B4" w:rsidRDefault="005F1F37" w:rsidP="005F1F37">
      <w:pPr>
        <w:pStyle w:val="ad"/>
        <w:rPr>
          <w:rFonts w:hAnsi="宋体" w:cs="宋体"/>
        </w:rPr>
      </w:pPr>
      <w:r w:rsidRPr="000665B4">
        <w:rPr>
          <w:rFonts w:hAnsi="宋体" w:cs="宋体" w:hint="eastAsia"/>
        </w:rPr>
        <w:t xml:space="preserve">       heap h;</w:t>
      </w:r>
    </w:p>
    <w:p w:rsidR="005F1F37" w:rsidRPr="000665B4" w:rsidRDefault="005F1F37" w:rsidP="005F1F37">
      <w:pPr>
        <w:pStyle w:val="ad"/>
        <w:rPr>
          <w:rFonts w:hAnsi="宋体" w:cs="宋体"/>
        </w:rPr>
      </w:pPr>
      <w:r w:rsidRPr="000665B4">
        <w:rPr>
          <w:rFonts w:hAnsi="宋体" w:cs="宋体" w:hint="eastAsia"/>
        </w:rPr>
        <w:t xml:space="preserve">       edge_t* t;heap_t e;</w:t>
      </w:r>
    </w:p>
    <w:p w:rsidR="005F1F37" w:rsidRPr="000665B4" w:rsidRDefault="005F1F37" w:rsidP="005F1F37">
      <w:pPr>
        <w:pStyle w:val="ad"/>
        <w:rPr>
          <w:rFonts w:hAnsi="宋体" w:cs="宋体"/>
        </w:rPr>
      </w:pPr>
      <w:r w:rsidRPr="000665B4">
        <w:rPr>
          <w:rFonts w:hAnsi="宋体" w:cs="宋体" w:hint="eastAsia"/>
        </w:rPr>
        <w:t xml:space="preserve">       int v[MAXN],i;</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min[i]=inf,v[i]=0,pre[i]=-1;</w:t>
      </w:r>
    </w:p>
    <w:p w:rsidR="005F1F37" w:rsidRPr="000665B4" w:rsidRDefault="005F1F37" w:rsidP="005F1F37">
      <w:pPr>
        <w:pStyle w:val="ad"/>
        <w:rPr>
          <w:rFonts w:hAnsi="宋体" w:cs="宋体"/>
        </w:rPr>
      </w:pPr>
      <w:r w:rsidRPr="000665B4">
        <w:rPr>
          <w:rFonts w:hAnsi="宋体" w:cs="宋体" w:hint="eastAsia"/>
        </w:rPr>
        <w:t xml:space="preserve">       h.init();min[e.v=s]=e.d=0,h.ins(e);</w:t>
      </w:r>
    </w:p>
    <w:p w:rsidR="005F1F37" w:rsidRPr="000665B4" w:rsidRDefault="005F1F37" w:rsidP="005F1F37">
      <w:pPr>
        <w:pStyle w:val="ad"/>
        <w:rPr>
          <w:rFonts w:hAnsi="宋体" w:cs="宋体"/>
        </w:rPr>
      </w:pPr>
      <w:r w:rsidRPr="000665B4">
        <w:rPr>
          <w:rFonts w:hAnsi="宋体" w:cs="宋体" w:hint="eastAsia"/>
        </w:rPr>
        <w:lastRenderedPageBreak/>
        <w:t xml:space="preserve">       while (h.del(e))</w:t>
      </w:r>
    </w:p>
    <w:p w:rsidR="005F1F37" w:rsidRPr="000665B4" w:rsidRDefault="005F1F37" w:rsidP="005F1F37">
      <w:pPr>
        <w:pStyle w:val="ad"/>
        <w:rPr>
          <w:rFonts w:hAnsi="宋体" w:cs="宋体"/>
        </w:rPr>
      </w:pPr>
      <w:r w:rsidRPr="000665B4">
        <w:rPr>
          <w:rFonts w:hAnsi="宋体" w:cs="宋体" w:hint="eastAsia"/>
        </w:rPr>
        <w:t xml:space="preserve">              if (!v[e.v])</w:t>
      </w:r>
    </w:p>
    <w:p w:rsidR="005F1F37" w:rsidRPr="000665B4" w:rsidRDefault="005F1F37" w:rsidP="005F1F37">
      <w:pPr>
        <w:pStyle w:val="ad"/>
        <w:rPr>
          <w:rFonts w:hAnsi="宋体" w:cs="宋体"/>
        </w:rPr>
      </w:pPr>
      <w:r w:rsidRPr="000665B4">
        <w:rPr>
          <w:rFonts w:hAnsi="宋体" w:cs="宋体" w:hint="eastAsia"/>
        </w:rPr>
        <w:t xml:space="preserve">                     for (v[e.v]=1,t=list[e.v];t;t=t-&gt;next)</w:t>
      </w:r>
    </w:p>
    <w:p w:rsidR="005F1F37" w:rsidRPr="000665B4" w:rsidRDefault="005F1F37" w:rsidP="005F1F37">
      <w:pPr>
        <w:pStyle w:val="ad"/>
        <w:rPr>
          <w:rFonts w:hAnsi="宋体" w:cs="宋体"/>
        </w:rPr>
      </w:pPr>
      <w:r w:rsidRPr="000665B4">
        <w:rPr>
          <w:rFonts w:hAnsi="宋体" w:cs="宋体" w:hint="eastAsia"/>
        </w:rPr>
        <w:t xml:space="preserve">                            if (!v[t-&gt;to]&amp;&amp;min[t-&gt;from]+t-&gt;len&lt;min[t-&gt;to])</w:t>
      </w:r>
    </w:p>
    <w:p w:rsidR="005F1F37" w:rsidRPr="000665B4" w:rsidRDefault="005F1F37" w:rsidP="005F1F37">
      <w:pPr>
        <w:pStyle w:val="ad"/>
        <w:rPr>
          <w:rFonts w:hAnsi="宋体" w:cs="宋体"/>
        </w:rPr>
      </w:pPr>
      <w:r w:rsidRPr="000665B4">
        <w:rPr>
          <w:rFonts w:hAnsi="宋体" w:cs="宋体" w:hint="eastAsia"/>
        </w:rPr>
        <w:t xml:space="preserve">                                   pre[t-&gt;to]=t-&gt;from,min[e.v=t-&gt;to]=e.d=min[t-&gt;from]+t-&gt;len,h.ins(e);</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12.5 最短路径(单源dijkstra+binary_heap正向表)</w:t>
      </w:r>
    </w:p>
    <w:p w:rsidR="005F1F37" w:rsidRPr="000665B4" w:rsidRDefault="005F1F37" w:rsidP="005F1F37">
      <w:pPr>
        <w:pStyle w:val="ad"/>
        <w:rPr>
          <w:rFonts w:hAnsi="宋体" w:cs="宋体"/>
        </w:rPr>
      </w:pPr>
      <w:r w:rsidRPr="000665B4">
        <w:rPr>
          <w:rFonts w:hAnsi="宋体" w:cs="宋体" w:hint="eastAsia"/>
        </w:rPr>
        <w:t>//单源最短路径,dijkstra算法+二分堆,正向表形式,复杂度O(mlogm)</w:t>
      </w:r>
    </w:p>
    <w:p w:rsidR="005F1F37" w:rsidRPr="000665B4" w:rsidRDefault="005F1F37" w:rsidP="005F1F37">
      <w:pPr>
        <w:pStyle w:val="ad"/>
        <w:rPr>
          <w:rFonts w:hAnsi="宋体" w:cs="宋体"/>
        </w:rPr>
      </w:pPr>
      <w:r w:rsidRPr="000665B4">
        <w:rPr>
          <w:rFonts w:hAnsi="宋体" w:cs="宋体" w:hint="eastAsia"/>
        </w:rPr>
        <w:t>//求出源s到所有点的最短路经,传入图的大小n和正向表list,buf</w:t>
      </w:r>
    </w:p>
    <w:p w:rsidR="005F1F37" w:rsidRPr="000665B4" w:rsidRDefault="005F1F37" w:rsidP="005F1F37">
      <w:pPr>
        <w:pStyle w:val="ad"/>
        <w:rPr>
          <w:rFonts w:hAnsi="宋体" w:cs="宋体"/>
        </w:rPr>
      </w:pPr>
      <w:r w:rsidRPr="000665B4">
        <w:rPr>
          <w:rFonts w:hAnsi="宋体" w:cs="宋体" w:hint="eastAsia"/>
        </w:rPr>
        <w:t>//返回到各点最短距离min[]和路径pre[],pre[i]记录s到i路径上i的父结点,pre[s]=-1</w:t>
      </w:r>
    </w:p>
    <w:p w:rsidR="005F1F37" w:rsidRPr="000665B4" w:rsidRDefault="005F1F37" w:rsidP="005F1F37">
      <w:pPr>
        <w:pStyle w:val="ad"/>
        <w:rPr>
          <w:rFonts w:hAnsi="宋体" w:cs="宋体"/>
        </w:rPr>
      </w:pPr>
      <w:r w:rsidRPr="000665B4">
        <w:rPr>
          <w:rFonts w:hAnsi="宋体" w:cs="宋体" w:hint="eastAsia"/>
        </w:rPr>
        <w:t>//可更改路权类型,但必须非负!</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to;</w:t>
      </w:r>
    </w:p>
    <w:p w:rsidR="005F1F37" w:rsidRPr="000665B4" w:rsidRDefault="005F1F37" w:rsidP="005F1F37">
      <w:pPr>
        <w:pStyle w:val="ad"/>
        <w:rPr>
          <w:rFonts w:hAnsi="宋体" w:cs="宋体"/>
        </w:rPr>
      </w:pPr>
      <w:r w:rsidRPr="000665B4">
        <w:rPr>
          <w:rFonts w:hAnsi="宋体" w:cs="宋体" w:hint="eastAsia"/>
        </w:rPr>
        <w:t xml:space="preserve">       elem_t len;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_cp(a,b) ((a).d&lt;(b).d)</w:t>
      </w:r>
    </w:p>
    <w:p w:rsidR="005F1F37" w:rsidRPr="000665B4" w:rsidRDefault="005F1F37" w:rsidP="005F1F37">
      <w:pPr>
        <w:pStyle w:val="ad"/>
        <w:rPr>
          <w:rFonts w:hAnsi="宋体" w:cs="宋体"/>
        </w:rPr>
      </w:pPr>
      <w:r w:rsidRPr="000665B4">
        <w:rPr>
          <w:rFonts w:hAnsi="宋体" w:cs="宋体" w:hint="eastAsia"/>
        </w:rPr>
        <w:t>struct heap_t{elem_t d;int v;};</w:t>
      </w:r>
    </w:p>
    <w:p w:rsidR="005F1F37" w:rsidRPr="000665B4" w:rsidRDefault="005F1F37" w:rsidP="005F1F37">
      <w:pPr>
        <w:pStyle w:val="ad"/>
        <w:rPr>
          <w:rFonts w:hAnsi="宋体" w:cs="宋体"/>
        </w:rPr>
      </w:pPr>
      <w:r w:rsidRPr="000665B4">
        <w:rPr>
          <w:rFonts w:hAnsi="宋体" w:cs="宋体" w:hint="eastAsia"/>
        </w:rPr>
        <w:t>struct heap{</w:t>
      </w:r>
    </w:p>
    <w:p w:rsidR="005F1F37" w:rsidRPr="000665B4" w:rsidRDefault="005F1F37" w:rsidP="005F1F37">
      <w:pPr>
        <w:pStyle w:val="ad"/>
        <w:rPr>
          <w:rFonts w:hAnsi="宋体" w:cs="宋体"/>
        </w:rPr>
      </w:pPr>
      <w:r w:rsidRPr="000665B4">
        <w:rPr>
          <w:rFonts w:hAnsi="宋体" w:cs="宋体" w:hint="eastAsia"/>
        </w:rPr>
        <w:t xml:space="preserve">       heap_t h[MAXN*MAXN];</w:t>
      </w:r>
    </w:p>
    <w:p w:rsidR="005F1F37" w:rsidRPr="000665B4" w:rsidRDefault="005F1F37" w:rsidP="005F1F37">
      <w:pPr>
        <w:pStyle w:val="ad"/>
        <w:rPr>
          <w:rFonts w:hAnsi="宋体" w:cs="宋体"/>
        </w:rPr>
      </w:pPr>
      <w:r w:rsidRPr="000665B4">
        <w:rPr>
          <w:rFonts w:hAnsi="宋体" w:cs="宋体" w:hint="eastAsia"/>
        </w:rPr>
        <w:t xml:space="preserve">       int 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rPr>
      </w:pPr>
      <w:r w:rsidRPr="000665B4">
        <w:rPr>
          <w:rFonts w:hAnsi="宋体" w:cs="宋体" w:hint="eastAsia"/>
        </w:rPr>
        <w:t xml:space="preserve">       void ins(heap_t e){</w:t>
      </w:r>
    </w:p>
    <w:p w:rsidR="005F1F37" w:rsidRPr="000665B4" w:rsidRDefault="005F1F37" w:rsidP="005F1F37">
      <w:pPr>
        <w:pStyle w:val="ad"/>
        <w:rPr>
          <w:rFonts w:hAnsi="宋体" w:cs="宋体"/>
          <w:lang w:val="pt-BR"/>
        </w:rPr>
      </w:pPr>
      <w:r w:rsidRPr="000665B4">
        <w:rPr>
          <w:rFonts w:hAnsi="宋体" w:cs="宋体" w:hint="eastAsia"/>
          <w:lang w:val="pt-BR"/>
        </w:rPr>
        <w:t xml:space="preserve">              for (p=++n;p&gt;1&amp;&amp;_cp(e,h[p&gt;&gt;1]);h[p]=h[p&gt;&gt;1],p&gt;&gt;=1);</w:t>
      </w:r>
    </w:p>
    <w:p w:rsidR="005F1F37" w:rsidRPr="000665B4" w:rsidRDefault="005F1F37" w:rsidP="005F1F37">
      <w:pPr>
        <w:pStyle w:val="ad"/>
        <w:rPr>
          <w:rFonts w:hAnsi="宋体" w:cs="宋体"/>
        </w:rPr>
      </w:pPr>
      <w:r w:rsidRPr="000665B4">
        <w:rPr>
          <w:rFonts w:hAnsi="宋体" w:cs="宋体" w:hint="eastAsia"/>
        </w:rPr>
        <w:t xml:space="preserve">              h[p]=e;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del(heap_t&amp; e){</w:t>
      </w:r>
    </w:p>
    <w:p w:rsidR="005F1F37" w:rsidRPr="000665B4" w:rsidRDefault="005F1F37" w:rsidP="005F1F37">
      <w:pPr>
        <w:pStyle w:val="ad"/>
        <w:rPr>
          <w:rFonts w:hAnsi="宋体" w:cs="宋体"/>
        </w:rPr>
      </w:pPr>
      <w:r w:rsidRPr="000665B4">
        <w:rPr>
          <w:rFonts w:hAnsi="宋体" w:cs="宋体" w:hint="eastAsia"/>
        </w:rPr>
        <w:t xml:space="preserve">              if (!n) return 0;</w:t>
      </w:r>
    </w:p>
    <w:p w:rsidR="005F1F37" w:rsidRPr="000665B4" w:rsidRDefault="005F1F37" w:rsidP="005F1F37">
      <w:pPr>
        <w:pStyle w:val="ad"/>
        <w:rPr>
          <w:rFonts w:hAnsi="宋体" w:cs="宋体"/>
          <w:lang w:val="pt-BR"/>
        </w:rPr>
      </w:pPr>
      <w:r w:rsidRPr="000665B4">
        <w:rPr>
          <w:rFonts w:hAnsi="宋体" w:cs="宋体" w:hint="eastAsia"/>
          <w:lang w:val="pt-BR"/>
        </w:rPr>
        <w:t xml:space="preserve">              for (e=h[p=1],c=2;c&lt;n&amp;&amp;_cp(h[c+=(c&lt;n-1&amp;&amp;_cp(h[c+1],h[c]))],h[n]);h[p]=h[c],p=c,c&lt;&lt;=1);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h[p]=h[n--];return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dijkstra(int n,int* list,edge_t* buf,int s,elem_t* min,int* pre){</w:t>
      </w:r>
    </w:p>
    <w:p w:rsidR="005F1F37" w:rsidRPr="000665B4" w:rsidRDefault="005F1F37" w:rsidP="005F1F37">
      <w:pPr>
        <w:pStyle w:val="ad"/>
        <w:rPr>
          <w:rFonts w:hAnsi="宋体" w:cs="宋体"/>
        </w:rPr>
      </w:pPr>
      <w:r w:rsidRPr="000665B4">
        <w:rPr>
          <w:rFonts w:hAnsi="宋体" w:cs="宋体" w:hint="eastAsia"/>
        </w:rPr>
        <w:t xml:space="preserve">       heap h;heap_t e;</w:t>
      </w:r>
    </w:p>
    <w:p w:rsidR="005F1F37" w:rsidRPr="000665B4" w:rsidRDefault="005F1F37" w:rsidP="005F1F37">
      <w:pPr>
        <w:pStyle w:val="ad"/>
        <w:rPr>
          <w:rFonts w:hAnsi="宋体" w:cs="宋体"/>
        </w:rPr>
      </w:pPr>
      <w:r w:rsidRPr="000665B4">
        <w:rPr>
          <w:rFonts w:hAnsi="宋体" w:cs="宋体" w:hint="eastAsia"/>
        </w:rPr>
        <w:t xml:space="preserve">       int v[MAXN],i,t,f;</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lastRenderedPageBreak/>
        <w:t xml:space="preserve">              min[i]=inf,v[i]=0,pre[i]=-1;</w:t>
      </w:r>
    </w:p>
    <w:p w:rsidR="005F1F37" w:rsidRPr="000665B4" w:rsidRDefault="005F1F37" w:rsidP="005F1F37">
      <w:pPr>
        <w:pStyle w:val="ad"/>
        <w:rPr>
          <w:rFonts w:hAnsi="宋体" w:cs="宋体"/>
        </w:rPr>
      </w:pPr>
      <w:r w:rsidRPr="000665B4">
        <w:rPr>
          <w:rFonts w:hAnsi="宋体" w:cs="宋体" w:hint="eastAsia"/>
        </w:rPr>
        <w:t xml:space="preserve">       h.init();min[e.v=s]=e.d=0,h.ins(e);</w:t>
      </w:r>
    </w:p>
    <w:p w:rsidR="005F1F37" w:rsidRPr="000665B4" w:rsidRDefault="005F1F37" w:rsidP="005F1F37">
      <w:pPr>
        <w:pStyle w:val="ad"/>
        <w:rPr>
          <w:rFonts w:hAnsi="宋体" w:cs="宋体"/>
        </w:rPr>
      </w:pPr>
      <w:r w:rsidRPr="000665B4">
        <w:rPr>
          <w:rFonts w:hAnsi="宋体" w:cs="宋体" w:hint="eastAsia"/>
        </w:rPr>
        <w:t xml:space="preserve">       while (h.del(e))</w:t>
      </w:r>
    </w:p>
    <w:p w:rsidR="005F1F37" w:rsidRPr="000665B4" w:rsidRDefault="005F1F37" w:rsidP="005F1F37">
      <w:pPr>
        <w:pStyle w:val="ad"/>
        <w:rPr>
          <w:rFonts w:hAnsi="宋体" w:cs="宋体"/>
        </w:rPr>
      </w:pPr>
      <w:r w:rsidRPr="000665B4">
        <w:rPr>
          <w:rFonts w:hAnsi="宋体" w:cs="宋体" w:hint="eastAsia"/>
        </w:rPr>
        <w:t xml:space="preserve">              if (!v[e.v])</w:t>
      </w:r>
    </w:p>
    <w:p w:rsidR="005F1F37" w:rsidRPr="000665B4" w:rsidRDefault="005F1F37" w:rsidP="005F1F37">
      <w:pPr>
        <w:pStyle w:val="ad"/>
        <w:rPr>
          <w:rFonts w:hAnsi="宋体" w:cs="宋体"/>
        </w:rPr>
      </w:pPr>
      <w:r w:rsidRPr="000665B4">
        <w:rPr>
          <w:rFonts w:hAnsi="宋体" w:cs="宋体" w:hint="eastAsia"/>
        </w:rPr>
        <w:t xml:space="preserve">                     for (v[f=e.v]=1,t=list[f];t&lt;list[f+1];t++)</w:t>
      </w:r>
    </w:p>
    <w:p w:rsidR="005F1F37" w:rsidRPr="000665B4" w:rsidRDefault="005F1F37" w:rsidP="005F1F37">
      <w:pPr>
        <w:pStyle w:val="ad"/>
        <w:rPr>
          <w:rFonts w:hAnsi="宋体" w:cs="宋体"/>
        </w:rPr>
      </w:pPr>
      <w:r w:rsidRPr="000665B4">
        <w:rPr>
          <w:rFonts w:hAnsi="宋体" w:cs="宋体" w:hint="eastAsia"/>
        </w:rPr>
        <w:t xml:space="preserve">                            if (!v[buf[t].to]&amp;&amp;min[f]+buf[t].len&lt;min[buf[t].to])</w:t>
      </w:r>
    </w:p>
    <w:p w:rsidR="005F1F37" w:rsidRPr="000665B4" w:rsidRDefault="005F1F37" w:rsidP="005F1F37">
      <w:pPr>
        <w:pStyle w:val="ad"/>
        <w:rPr>
          <w:rFonts w:hAnsi="宋体" w:cs="宋体"/>
        </w:rPr>
      </w:pPr>
      <w:r w:rsidRPr="000665B4">
        <w:rPr>
          <w:rFonts w:hAnsi="宋体" w:cs="宋体" w:hint="eastAsia"/>
        </w:rPr>
        <w:t xml:space="preserve">                                   pre[buf[t].to]=f,min[e.v=buf[t].to]=e.d=min[f]+buf[t].len,h.ins(e);</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12.6 最短路径(单源dijkstra+mapped_heap邻接表)</w:t>
      </w:r>
    </w:p>
    <w:p w:rsidR="005F1F37" w:rsidRPr="000665B4" w:rsidRDefault="005F1F37" w:rsidP="005F1F37">
      <w:pPr>
        <w:pStyle w:val="ad"/>
        <w:rPr>
          <w:rFonts w:hAnsi="宋体" w:cs="宋体"/>
        </w:rPr>
      </w:pPr>
      <w:r w:rsidRPr="000665B4">
        <w:rPr>
          <w:rFonts w:hAnsi="宋体" w:cs="宋体" w:hint="eastAsia"/>
        </w:rPr>
        <w:t>//单源最短路径,dijkstra算法+映射二分堆,邻接表形式,复杂度O(mlogn)</w:t>
      </w:r>
    </w:p>
    <w:p w:rsidR="005F1F37" w:rsidRPr="000665B4" w:rsidRDefault="005F1F37" w:rsidP="005F1F37">
      <w:pPr>
        <w:pStyle w:val="ad"/>
        <w:rPr>
          <w:rFonts w:hAnsi="宋体" w:cs="宋体"/>
        </w:rPr>
      </w:pPr>
      <w:r w:rsidRPr="000665B4">
        <w:rPr>
          <w:rFonts w:hAnsi="宋体" w:cs="宋体" w:hint="eastAsia"/>
        </w:rPr>
        <w:t>//求出源s到所有点的最短路经,传入图的大小n和邻接表list</w:t>
      </w:r>
    </w:p>
    <w:p w:rsidR="005F1F37" w:rsidRPr="000665B4" w:rsidRDefault="005F1F37" w:rsidP="005F1F37">
      <w:pPr>
        <w:pStyle w:val="ad"/>
        <w:rPr>
          <w:rFonts w:hAnsi="宋体" w:cs="宋体"/>
        </w:rPr>
      </w:pPr>
      <w:r w:rsidRPr="000665B4">
        <w:rPr>
          <w:rFonts w:hAnsi="宋体" w:cs="宋体" w:hint="eastAsia"/>
        </w:rPr>
        <w:t>//返回到各点最短距离min[]和路径pre[],pre[i]记录s到i路径上i的父结点,pre[s]=-1</w:t>
      </w:r>
    </w:p>
    <w:p w:rsidR="005F1F37" w:rsidRPr="000665B4" w:rsidRDefault="005F1F37" w:rsidP="005F1F37">
      <w:pPr>
        <w:pStyle w:val="ad"/>
        <w:rPr>
          <w:rFonts w:hAnsi="宋体" w:cs="宋体"/>
        </w:rPr>
      </w:pPr>
      <w:r w:rsidRPr="000665B4">
        <w:rPr>
          <w:rFonts w:hAnsi="宋体" w:cs="宋体" w:hint="eastAsia"/>
        </w:rPr>
        <w:t>//可更改路权类型,但必须非负!</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from,to;</w:t>
      </w:r>
    </w:p>
    <w:p w:rsidR="005F1F37" w:rsidRPr="000665B4" w:rsidRDefault="005F1F37" w:rsidP="005F1F37">
      <w:pPr>
        <w:pStyle w:val="ad"/>
        <w:rPr>
          <w:rFonts w:hAnsi="宋体" w:cs="宋体"/>
        </w:rPr>
      </w:pPr>
      <w:r w:rsidRPr="000665B4">
        <w:rPr>
          <w:rFonts w:hAnsi="宋体" w:cs="宋体" w:hint="eastAsia"/>
        </w:rPr>
        <w:t xml:space="preserve">       elem_t len;</w:t>
      </w:r>
    </w:p>
    <w:p w:rsidR="005F1F37" w:rsidRPr="000665B4" w:rsidRDefault="005F1F37" w:rsidP="005F1F37">
      <w:pPr>
        <w:pStyle w:val="ad"/>
        <w:rPr>
          <w:rFonts w:hAnsi="宋体" w:cs="宋体"/>
        </w:rPr>
      </w:pPr>
      <w:r w:rsidRPr="000665B4">
        <w:rPr>
          <w:rFonts w:hAnsi="宋体" w:cs="宋体" w:hint="eastAsia"/>
        </w:rPr>
        <w:t xml:space="preserve">       edge_t* next;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_cp(a,b) ((a)&lt;(b))</w:t>
      </w:r>
    </w:p>
    <w:p w:rsidR="005F1F37" w:rsidRPr="000665B4" w:rsidRDefault="005F1F37" w:rsidP="005F1F37">
      <w:pPr>
        <w:pStyle w:val="ad"/>
        <w:rPr>
          <w:rFonts w:hAnsi="宋体" w:cs="宋体"/>
        </w:rPr>
      </w:pPr>
      <w:r w:rsidRPr="000665B4">
        <w:rPr>
          <w:rFonts w:hAnsi="宋体" w:cs="宋体" w:hint="eastAsia"/>
        </w:rPr>
        <w:t>struct heap{</w:t>
      </w:r>
    </w:p>
    <w:p w:rsidR="005F1F37" w:rsidRPr="000665B4" w:rsidRDefault="005F1F37" w:rsidP="005F1F37">
      <w:pPr>
        <w:pStyle w:val="ad"/>
        <w:rPr>
          <w:rFonts w:hAnsi="宋体" w:cs="宋体"/>
        </w:rPr>
      </w:pPr>
      <w:r w:rsidRPr="000665B4">
        <w:rPr>
          <w:rFonts w:hAnsi="宋体" w:cs="宋体" w:hint="eastAsia"/>
        </w:rPr>
        <w:t xml:space="preserve">       elem_t h[MAXN+1];</w:t>
      </w:r>
    </w:p>
    <w:p w:rsidR="005F1F37" w:rsidRPr="000665B4" w:rsidRDefault="005F1F37" w:rsidP="005F1F37">
      <w:pPr>
        <w:pStyle w:val="ad"/>
        <w:rPr>
          <w:rFonts w:hAnsi="宋体" w:cs="宋体"/>
        </w:rPr>
      </w:pPr>
      <w:r w:rsidRPr="000665B4">
        <w:rPr>
          <w:rFonts w:hAnsi="宋体" w:cs="宋体" w:hint="eastAsia"/>
        </w:rPr>
        <w:t xml:space="preserve">       int ind[MAXN+1],map[MAXN+1],n,p,c;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rPr>
      </w:pPr>
      <w:r w:rsidRPr="000665B4">
        <w:rPr>
          <w:rFonts w:hAnsi="宋体" w:cs="宋体" w:hint="eastAsia"/>
        </w:rPr>
        <w:t xml:space="preserve">       void ins(int i,elem_t e){</w:t>
      </w:r>
    </w:p>
    <w:p w:rsidR="005F1F37" w:rsidRPr="000665B4" w:rsidRDefault="005F1F37" w:rsidP="005F1F37">
      <w:pPr>
        <w:pStyle w:val="ad"/>
        <w:rPr>
          <w:rFonts w:hAnsi="宋体" w:cs="宋体"/>
        </w:rPr>
      </w:pPr>
      <w:r w:rsidRPr="000665B4">
        <w:rPr>
          <w:rFonts w:hAnsi="宋体" w:cs="宋体" w:hint="eastAsia"/>
        </w:rPr>
        <w:t xml:space="preserve">              for (p=++n;p&gt;1&amp;&amp;_cp(e,h[p&gt;&gt;1]);h[map[ind[p]=ind[p&gt;&gt;1]]=p]=h[p&gt;&gt;1],p&gt;&gt;=1);</w:t>
      </w:r>
    </w:p>
    <w:p w:rsidR="005F1F37" w:rsidRPr="000665B4" w:rsidRDefault="005F1F37" w:rsidP="005F1F37">
      <w:pPr>
        <w:pStyle w:val="ad"/>
        <w:rPr>
          <w:rFonts w:hAnsi="宋体" w:cs="宋体"/>
        </w:rPr>
      </w:pPr>
      <w:r w:rsidRPr="000665B4">
        <w:rPr>
          <w:rFonts w:hAnsi="宋体" w:cs="宋体" w:hint="eastAsia"/>
        </w:rPr>
        <w:t xml:space="preserve">              h[map[ind[p]=i]=p]=e;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del(int i,elem_t&amp; e){</w:t>
      </w:r>
    </w:p>
    <w:p w:rsidR="005F1F37" w:rsidRPr="000665B4" w:rsidRDefault="005F1F37" w:rsidP="005F1F37">
      <w:pPr>
        <w:pStyle w:val="ad"/>
        <w:rPr>
          <w:rFonts w:hAnsi="宋体" w:cs="宋体"/>
        </w:rPr>
      </w:pPr>
      <w:r w:rsidRPr="000665B4">
        <w:rPr>
          <w:rFonts w:hAnsi="宋体" w:cs="宋体" w:hint="eastAsia"/>
        </w:rPr>
        <w:t xml:space="preserve">              i=map[i];if (i&lt;1||i&gt;n) return 0;</w:t>
      </w:r>
    </w:p>
    <w:p w:rsidR="005F1F37" w:rsidRPr="000665B4" w:rsidRDefault="005F1F37" w:rsidP="005F1F37">
      <w:pPr>
        <w:pStyle w:val="ad"/>
        <w:rPr>
          <w:rFonts w:hAnsi="宋体" w:cs="宋体"/>
        </w:rPr>
      </w:pPr>
      <w:r w:rsidRPr="000665B4">
        <w:rPr>
          <w:rFonts w:hAnsi="宋体" w:cs="宋体" w:hint="eastAsia"/>
        </w:rPr>
        <w:t xml:space="preserve">              for (e=h[p=i];p&gt;1;h[map[ind[p]=ind[p&gt;&gt;1]]=p]=h[p&gt;&gt;1],p&gt;&gt;=1);</w:t>
      </w:r>
    </w:p>
    <w:p w:rsidR="005F1F37" w:rsidRPr="000665B4" w:rsidRDefault="005F1F37" w:rsidP="005F1F37">
      <w:pPr>
        <w:pStyle w:val="ad"/>
        <w:rPr>
          <w:rFonts w:hAnsi="宋体" w:cs="宋体"/>
          <w:lang w:val="pt-BR"/>
        </w:rPr>
      </w:pPr>
      <w:r w:rsidRPr="000665B4">
        <w:rPr>
          <w:rFonts w:hAnsi="宋体" w:cs="宋体" w:hint="eastAsia"/>
          <w:lang w:val="pt-BR"/>
        </w:rPr>
        <w:t xml:space="preserve">              for (c=2;c&lt;n&amp;&amp;_cp(h[c+=(c&lt;n-1&amp;&amp;_cp(h[c+1],h[c]))],h[n]);h[map[ind[p]=ind[c]]=p]=h[c],p=c,c&lt;&lt;=1);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h[map[ind[p]=ind[n]]=p]=h[n];n--;return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delmin(int&amp; i,elem_t&amp; e){</w:t>
      </w:r>
    </w:p>
    <w:p w:rsidR="005F1F37" w:rsidRPr="000665B4" w:rsidRDefault="005F1F37" w:rsidP="005F1F37">
      <w:pPr>
        <w:pStyle w:val="ad"/>
        <w:rPr>
          <w:rFonts w:hAnsi="宋体" w:cs="宋体"/>
        </w:rPr>
      </w:pPr>
      <w:r w:rsidRPr="000665B4">
        <w:rPr>
          <w:rFonts w:hAnsi="宋体" w:cs="宋体" w:hint="eastAsia"/>
        </w:rPr>
        <w:t xml:space="preserve">              if (n&lt;1) return 0;i=ind[1];</w:t>
      </w:r>
    </w:p>
    <w:p w:rsidR="005F1F37" w:rsidRPr="000665B4" w:rsidRDefault="005F1F37" w:rsidP="005F1F37">
      <w:pPr>
        <w:pStyle w:val="ad"/>
        <w:rPr>
          <w:rFonts w:hAnsi="宋体" w:cs="宋体"/>
          <w:lang w:val="pt-BR"/>
        </w:rPr>
      </w:pPr>
      <w:r w:rsidRPr="000665B4">
        <w:rPr>
          <w:rFonts w:hAnsi="宋体" w:cs="宋体" w:hint="eastAsia"/>
          <w:lang w:val="pt-BR"/>
        </w:rPr>
        <w:lastRenderedPageBreak/>
        <w:t xml:space="preserve">              for (e=h[p=1],c=2;c&lt;n&amp;&amp;_cp(h[c+=(c&lt;n-1&amp;&amp;_cp(h[c+1],h[c]))],h[n]);h[map[ind[p]=ind[c]]=p]=h[c],p=c,c&lt;&lt;=1);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h[map[ind[p]=ind[n]]=p]=h[n];n--;return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dijkstra(int n,edge_t* list[],int s,elem_t* min,int* pre){</w:t>
      </w:r>
    </w:p>
    <w:p w:rsidR="005F1F37" w:rsidRPr="000665B4" w:rsidRDefault="005F1F37" w:rsidP="005F1F37">
      <w:pPr>
        <w:pStyle w:val="ad"/>
        <w:rPr>
          <w:rFonts w:hAnsi="宋体" w:cs="宋体"/>
        </w:rPr>
      </w:pPr>
      <w:r w:rsidRPr="000665B4">
        <w:rPr>
          <w:rFonts w:hAnsi="宋体" w:cs="宋体" w:hint="eastAsia"/>
        </w:rPr>
        <w:t xml:space="preserve">       heap h;</w:t>
      </w:r>
    </w:p>
    <w:p w:rsidR="005F1F37" w:rsidRPr="000665B4" w:rsidRDefault="005F1F37" w:rsidP="005F1F37">
      <w:pPr>
        <w:pStyle w:val="ad"/>
        <w:rPr>
          <w:rFonts w:hAnsi="宋体" w:cs="宋体"/>
        </w:rPr>
      </w:pPr>
      <w:r w:rsidRPr="000665B4">
        <w:rPr>
          <w:rFonts w:hAnsi="宋体" w:cs="宋体" w:hint="eastAsia"/>
        </w:rPr>
        <w:t xml:space="preserve">       edge_t* t;elem_t e;</w:t>
      </w:r>
    </w:p>
    <w:p w:rsidR="005F1F37" w:rsidRPr="000665B4" w:rsidRDefault="005F1F37" w:rsidP="005F1F37">
      <w:pPr>
        <w:pStyle w:val="ad"/>
        <w:rPr>
          <w:rFonts w:hAnsi="宋体" w:cs="宋体"/>
        </w:rPr>
      </w:pPr>
      <w:r w:rsidRPr="000665B4">
        <w:rPr>
          <w:rFonts w:hAnsi="宋体" w:cs="宋体" w:hint="eastAsia"/>
        </w:rPr>
        <w:t xml:space="preserve">       int v[MAXN],i;</w:t>
      </w:r>
    </w:p>
    <w:p w:rsidR="005F1F37" w:rsidRPr="000665B4" w:rsidRDefault="005F1F37" w:rsidP="005F1F37">
      <w:pPr>
        <w:pStyle w:val="ad"/>
        <w:rPr>
          <w:rFonts w:hAnsi="宋体" w:cs="宋体"/>
        </w:rPr>
      </w:pPr>
      <w:r w:rsidRPr="000665B4">
        <w:rPr>
          <w:rFonts w:hAnsi="宋体" w:cs="宋体" w:hint="eastAsia"/>
        </w:rPr>
        <w:t xml:space="preserve">       for (h.init(),i=0;i&lt;n;i++)</w:t>
      </w:r>
    </w:p>
    <w:p w:rsidR="005F1F37" w:rsidRPr="000665B4" w:rsidRDefault="005F1F37" w:rsidP="005F1F37">
      <w:pPr>
        <w:pStyle w:val="ad"/>
        <w:rPr>
          <w:rFonts w:hAnsi="宋体" w:cs="宋体"/>
        </w:rPr>
      </w:pPr>
      <w:r w:rsidRPr="000665B4">
        <w:rPr>
          <w:rFonts w:hAnsi="宋体" w:cs="宋体" w:hint="eastAsia"/>
        </w:rPr>
        <w:t xml:space="preserve">              min[i]=((i==s)?0:inf),v[i]=0,pre[i]=-1,h.ins(i,min[i]);</w:t>
      </w:r>
    </w:p>
    <w:p w:rsidR="005F1F37" w:rsidRPr="000665B4" w:rsidRDefault="005F1F37" w:rsidP="005F1F37">
      <w:pPr>
        <w:pStyle w:val="ad"/>
        <w:rPr>
          <w:rFonts w:hAnsi="宋体" w:cs="宋体"/>
        </w:rPr>
      </w:pPr>
      <w:r w:rsidRPr="000665B4">
        <w:rPr>
          <w:rFonts w:hAnsi="宋体" w:cs="宋体" w:hint="eastAsia"/>
        </w:rPr>
        <w:t xml:space="preserve">       while (h.delmin(i,e))</w:t>
      </w:r>
    </w:p>
    <w:p w:rsidR="005F1F37" w:rsidRPr="000665B4" w:rsidRDefault="005F1F37" w:rsidP="005F1F37">
      <w:pPr>
        <w:pStyle w:val="ad"/>
        <w:rPr>
          <w:rFonts w:hAnsi="宋体" w:cs="宋体"/>
        </w:rPr>
      </w:pPr>
      <w:r w:rsidRPr="000665B4">
        <w:rPr>
          <w:rFonts w:hAnsi="宋体" w:cs="宋体" w:hint="eastAsia"/>
        </w:rPr>
        <w:t xml:space="preserve">              for (v[i]=1,t=list[i];t;t=t-&gt;next)</w:t>
      </w:r>
    </w:p>
    <w:p w:rsidR="005F1F37" w:rsidRPr="000665B4" w:rsidRDefault="005F1F37" w:rsidP="005F1F37">
      <w:pPr>
        <w:pStyle w:val="ad"/>
        <w:rPr>
          <w:rFonts w:hAnsi="宋体" w:cs="宋体"/>
        </w:rPr>
      </w:pPr>
      <w:r w:rsidRPr="000665B4">
        <w:rPr>
          <w:rFonts w:hAnsi="宋体" w:cs="宋体" w:hint="eastAsia"/>
        </w:rPr>
        <w:t xml:space="preserve">                     if (!v[t-&gt;to]&amp;&amp;min[i]+t-&gt;len&lt;min[t-&gt;to])</w:t>
      </w:r>
    </w:p>
    <w:p w:rsidR="005F1F37" w:rsidRPr="000665B4" w:rsidRDefault="005F1F37" w:rsidP="005F1F37">
      <w:pPr>
        <w:pStyle w:val="ad"/>
        <w:rPr>
          <w:rFonts w:hAnsi="宋体" w:cs="宋体"/>
        </w:rPr>
      </w:pPr>
      <w:r w:rsidRPr="000665B4">
        <w:rPr>
          <w:rFonts w:hAnsi="宋体" w:cs="宋体" w:hint="eastAsia"/>
        </w:rPr>
        <w:t xml:space="preserve">                            pre[t-&gt;to]=i,h.del(t-&gt;to,e),min[t-&gt;to]=e=min[i]+t-&gt;len,h.ins(t-&gt;to,e);</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12.7 最短路径(单源dijkstra+mapped_heap正向表)</w:t>
      </w:r>
    </w:p>
    <w:p w:rsidR="005F1F37" w:rsidRPr="000665B4" w:rsidRDefault="005F1F37" w:rsidP="005F1F37">
      <w:pPr>
        <w:pStyle w:val="ad"/>
        <w:rPr>
          <w:rFonts w:hAnsi="宋体" w:cs="宋体"/>
        </w:rPr>
      </w:pPr>
      <w:r w:rsidRPr="000665B4">
        <w:rPr>
          <w:rFonts w:hAnsi="宋体" w:cs="宋体" w:hint="eastAsia"/>
        </w:rPr>
        <w:t>//单源最短路径,dijkstra算法+映射二分堆,正向表形式,复杂度O(mlogn)</w:t>
      </w:r>
    </w:p>
    <w:p w:rsidR="005F1F37" w:rsidRPr="000665B4" w:rsidRDefault="005F1F37" w:rsidP="005F1F37">
      <w:pPr>
        <w:pStyle w:val="ad"/>
        <w:rPr>
          <w:rFonts w:hAnsi="宋体" w:cs="宋体"/>
        </w:rPr>
      </w:pPr>
      <w:r w:rsidRPr="000665B4">
        <w:rPr>
          <w:rFonts w:hAnsi="宋体" w:cs="宋体" w:hint="eastAsia"/>
        </w:rPr>
        <w:t>//求出源s到所有点的最短路经,传入图的大小n和正向表list,buf</w:t>
      </w:r>
    </w:p>
    <w:p w:rsidR="005F1F37" w:rsidRPr="000665B4" w:rsidRDefault="005F1F37" w:rsidP="005F1F37">
      <w:pPr>
        <w:pStyle w:val="ad"/>
        <w:rPr>
          <w:rFonts w:hAnsi="宋体" w:cs="宋体"/>
        </w:rPr>
      </w:pPr>
      <w:r w:rsidRPr="000665B4">
        <w:rPr>
          <w:rFonts w:hAnsi="宋体" w:cs="宋体" w:hint="eastAsia"/>
        </w:rPr>
        <w:t>//返回到各点最短距离min[]和路径pre[],pre[i]记录s到i路径上i的父结点,pre[s]=-1</w:t>
      </w:r>
    </w:p>
    <w:p w:rsidR="005F1F37" w:rsidRPr="000665B4" w:rsidRDefault="005F1F37" w:rsidP="005F1F37">
      <w:pPr>
        <w:pStyle w:val="ad"/>
        <w:rPr>
          <w:rFonts w:hAnsi="宋体" w:cs="宋体"/>
        </w:rPr>
      </w:pPr>
      <w:r w:rsidRPr="000665B4">
        <w:rPr>
          <w:rFonts w:hAnsi="宋体" w:cs="宋体" w:hint="eastAsia"/>
        </w:rPr>
        <w:t>//可更改路权类型,但必须非负!</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struct edge_t{</w:t>
      </w:r>
    </w:p>
    <w:p w:rsidR="005F1F37" w:rsidRPr="000665B4" w:rsidRDefault="005F1F37" w:rsidP="005F1F37">
      <w:pPr>
        <w:pStyle w:val="ad"/>
        <w:rPr>
          <w:rFonts w:hAnsi="宋体" w:cs="宋体"/>
        </w:rPr>
      </w:pPr>
      <w:r w:rsidRPr="000665B4">
        <w:rPr>
          <w:rFonts w:hAnsi="宋体" w:cs="宋体" w:hint="eastAsia"/>
        </w:rPr>
        <w:t xml:space="preserve">       int to;</w:t>
      </w:r>
    </w:p>
    <w:p w:rsidR="005F1F37" w:rsidRPr="000665B4" w:rsidRDefault="005F1F37" w:rsidP="005F1F37">
      <w:pPr>
        <w:pStyle w:val="ad"/>
        <w:rPr>
          <w:rFonts w:hAnsi="宋体" w:cs="宋体"/>
        </w:rPr>
      </w:pPr>
      <w:r w:rsidRPr="000665B4">
        <w:rPr>
          <w:rFonts w:hAnsi="宋体" w:cs="宋体" w:hint="eastAsia"/>
        </w:rPr>
        <w:t xml:space="preserve">       elem_t len;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_cp(a,b) ((a)&lt;(b))</w:t>
      </w:r>
    </w:p>
    <w:p w:rsidR="005F1F37" w:rsidRPr="000665B4" w:rsidRDefault="005F1F37" w:rsidP="005F1F37">
      <w:pPr>
        <w:pStyle w:val="ad"/>
        <w:rPr>
          <w:rFonts w:hAnsi="宋体" w:cs="宋体"/>
        </w:rPr>
      </w:pPr>
      <w:r w:rsidRPr="000665B4">
        <w:rPr>
          <w:rFonts w:hAnsi="宋体" w:cs="宋体" w:hint="eastAsia"/>
        </w:rPr>
        <w:t>struct heap{</w:t>
      </w:r>
    </w:p>
    <w:p w:rsidR="005F1F37" w:rsidRPr="000665B4" w:rsidRDefault="005F1F37" w:rsidP="005F1F37">
      <w:pPr>
        <w:pStyle w:val="ad"/>
        <w:rPr>
          <w:rFonts w:hAnsi="宋体" w:cs="宋体"/>
        </w:rPr>
      </w:pPr>
      <w:r w:rsidRPr="000665B4">
        <w:rPr>
          <w:rFonts w:hAnsi="宋体" w:cs="宋体" w:hint="eastAsia"/>
        </w:rPr>
        <w:t xml:space="preserve">       elem_t h[MAXN+1];</w:t>
      </w:r>
    </w:p>
    <w:p w:rsidR="005F1F37" w:rsidRPr="000665B4" w:rsidRDefault="005F1F37" w:rsidP="005F1F37">
      <w:pPr>
        <w:pStyle w:val="ad"/>
        <w:rPr>
          <w:rFonts w:hAnsi="宋体" w:cs="宋体"/>
        </w:rPr>
      </w:pPr>
      <w:r w:rsidRPr="000665B4">
        <w:rPr>
          <w:rFonts w:hAnsi="宋体" w:cs="宋体" w:hint="eastAsia"/>
        </w:rPr>
        <w:t xml:space="preserve">       int ind[MAXN+1],map[MAXN+1],n,p,c;</w:t>
      </w:r>
    </w:p>
    <w:p w:rsidR="005F1F37" w:rsidRPr="000665B4" w:rsidRDefault="005F1F37" w:rsidP="005F1F37">
      <w:pPr>
        <w:pStyle w:val="ad"/>
        <w:rPr>
          <w:rFonts w:hAnsi="宋体" w:cs="宋体"/>
        </w:rPr>
      </w:pPr>
      <w:r w:rsidRPr="000665B4">
        <w:rPr>
          <w:rFonts w:hAnsi="宋体" w:cs="宋体" w:hint="eastAsia"/>
        </w:rPr>
        <w:t xml:space="preserve">       void init(){n=0;}</w:t>
      </w:r>
    </w:p>
    <w:p w:rsidR="005F1F37" w:rsidRPr="000665B4" w:rsidRDefault="005F1F37" w:rsidP="005F1F37">
      <w:pPr>
        <w:pStyle w:val="ad"/>
        <w:rPr>
          <w:rFonts w:hAnsi="宋体" w:cs="宋体"/>
        </w:rPr>
      </w:pPr>
      <w:r w:rsidRPr="000665B4">
        <w:rPr>
          <w:rFonts w:hAnsi="宋体" w:cs="宋体" w:hint="eastAsia"/>
        </w:rPr>
        <w:t xml:space="preserve">       void ins(int i,elem_t e){</w:t>
      </w:r>
    </w:p>
    <w:p w:rsidR="005F1F37" w:rsidRPr="000665B4" w:rsidRDefault="005F1F37" w:rsidP="005F1F37">
      <w:pPr>
        <w:pStyle w:val="ad"/>
        <w:rPr>
          <w:rFonts w:hAnsi="宋体" w:cs="宋体"/>
        </w:rPr>
      </w:pPr>
      <w:r w:rsidRPr="000665B4">
        <w:rPr>
          <w:rFonts w:hAnsi="宋体" w:cs="宋体" w:hint="eastAsia"/>
        </w:rPr>
        <w:t xml:space="preserve">              for (p=++n;p&gt;1&amp;&amp;_cp(e,h[p&gt;&gt;1]);h[map[ind[p]=ind[p&gt;&gt;1]]=p]=h[p&gt;&gt;1],p&gt;&gt;=1);</w:t>
      </w:r>
    </w:p>
    <w:p w:rsidR="005F1F37" w:rsidRPr="000665B4" w:rsidRDefault="005F1F37" w:rsidP="005F1F37">
      <w:pPr>
        <w:pStyle w:val="ad"/>
        <w:rPr>
          <w:rFonts w:hAnsi="宋体" w:cs="宋体"/>
        </w:rPr>
      </w:pPr>
      <w:r w:rsidRPr="000665B4">
        <w:rPr>
          <w:rFonts w:hAnsi="宋体" w:cs="宋体" w:hint="eastAsia"/>
        </w:rPr>
        <w:t xml:space="preserve">              h[map[ind[p]=i]=p]=e;</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del(int i,elem_t&amp; e){</w:t>
      </w:r>
    </w:p>
    <w:p w:rsidR="005F1F37" w:rsidRPr="000665B4" w:rsidRDefault="005F1F37" w:rsidP="005F1F37">
      <w:pPr>
        <w:pStyle w:val="ad"/>
        <w:rPr>
          <w:rFonts w:hAnsi="宋体" w:cs="宋体"/>
        </w:rPr>
      </w:pPr>
      <w:r w:rsidRPr="000665B4">
        <w:rPr>
          <w:rFonts w:hAnsi="宋体" w:cs="宋体" w:hint="eastAsia"/>
        </w:rPr>
        <w:lastRenderedPageBreak/>
        <w:t xml:space="preserve">              i=map[i];if (i&lt;1||i&gt;n) return 0;</w:t>
      </w:r>
    </w:p>
    <w:p w:rsidR="005F1F37" w:rsidRPr="000665B4" w:rsidRDefault="005F1F37" w:rsidP="005F1F37">
      <w:pPr>
        <w:pStyle w:val="ad"/>
        <w:rPr>
          <w:rFonts w:hAnsi="宋体" w:cs="宋体"/>
        </w:rPr>
      </w:pPr>
      <w:r w:rsidRPr="000665B4">
        <w:rPr>
          <w:rFonts w:hAnsi="宋体" w:cs="宋体" w:hint="eastAsia"/>
        </w:rPr>
        <w:t xml:space="preserve">              for (e=h[p=i];p&gt;1;h[map[ind[p]=ind[p&gt;&gt;1]]=p]=h[p&gt;&gt;1],p&gt;&gt;=1);</w:t>
      </w:r>
    </w:p>
    <w:p w:rsidR="005F1F37" w:rsidRPr="000665B4" w:rsidRDefault="005F1F37" w:rsidP="005F1F37">
      <w:pPr>
        <w:pStyle w:val="ad"/>
        <w:rPr>
          <w:rFonts w:hAnsi="宋体" w:cs="宋体"/>
          <w:lang w:val="pt-BR"/>
        </w:rPr>
      </w:pPr>
      <w:r w:rsidRPr="000665B4">
        <w:rPr>
          <w:rFonts w:hAnsi="宋体" w:cs="宋体" w:hint="eastAsia"/>
          <w:lang w:val="pt-BR"/>
        </w:rPr>
        <w:t xml:space="preserve">              for (c=2;c&lt;n&amp;&amp;_cp(h[c+=(c&lt;n-1&amp;&amp;_cp(h[c+1],h[c]))],h[n]);h[map[ind[p]=ind[c]]=p]=h[c],p=c,c&lt;&lt;=1);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h[map[ind[p]=ind[n]]=p]=h[n];n--;return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int delmin(int&amp; i,elem_t&amp; e){</w:t>
      </w:r>
    </w:p>
    <w:p w:rsidR="005F1F37" w:rsidRPr="000665B4" w:rsidRDefault="005F1F37" w:rsidP="005F1F37">
      <w:pPr>
        <w:pStyle w:val="ad"/>
        <w:rPr>
          <w:rFonts w:hAnsi="宋体" w:cs="宋体"/>
        </w:rPr>
      </w:pPr>
      <w:r w:rsidRPr="000665B4">
        <w:rPr>
          <w:rFonts w:hAnsi="宋体" w:cs="宋体" w:hint="eastAsia"/>
        </w:rPr>
        <w:t xml:space="preserve">              if (n&lt;1) return 0;i=ind[1];</w:t>
      </w:r>
    </w:p>
    <w:p w:rsidR="005F1F37" w:rsidRPr="000665B4" w:rsidRDefault="005F1F37" w:rsidP="005F1F37">
      <w:pPr>
        <w:pStyle w:val="ad"/>
        <w:rPr>
          <w:rFonts w:hAnsi="宋体" w:cs="宋体"/>
          <w:lang w:val="pt-BR"/>
        </w:rPr>
      </w:pPr>
      <w:r w:rsidRPr="000665B4">
        <w:rPr>
          <w:rFonts w:hAnsi="宋体" w:cs="宋体" w:hint="eastAsia"/>
          <w:lang w:val="pt-BR"/>
        </w:rPr>
        <w:t xml:space="preserve">              for (e=h[p=1],c=2;c&lt;n&amp;&amp;_cp(h[c+=(c&lt;n-1&amp;&amp;_cp(h[c+1],h[c]))],h[n]);h[map[ind[p]=ind[c]]=p]=h[c],p=c,c&lt;&lt;=1);</w:t>
      </w:r>
    </w:p>
    <w:p w:rsidR="005F1F37" w:rsidRPr="000665B4" w:rsidRDefault="005F1F37" w:rsidP="005F1F37">
      <w:pPr>
        <w:pStyle w:val="ad"/>
        <w:rPr>
          <w:rFonts w:hAnsi="宋体" w:cs="宋体"/>
          <w:lang w:val="pt-BR"/>
        </w:rPr>
      </w:pPr>
      <w:r w:rsidRPr="000665B4">
        <w:rPr>
          <w:rFonts w:hAnsi="宋体" w:cs="宋体" w:hint="eastAsia"/>
          <w:lang w:val="pt-BR"/>
        </w:rPr>
        <w:t xml:space="preserve">              h[map[ind[p]=ind[n]]=p]=h[n];n--;return 1;</w:t>
      </w:r>
    </w:p>
    <w:p w:rsidR="005F1F37" w:rsidRPr="000665B4" w:rsidRDefault="005F1F37" w:rsidP="005F1F37">
      <w:pPr>
        <w:pStyle w:val="ad"/>
        <w:rPr>
          <w:rFonts w:hAnsi="宋体" w:cs="宋体"/>
        </w:rPr>
      </w:pPr>
      <w:r w:rsidRPr="000665B4">
        <w:rPr>
          <w:rFonts w:hAnsi="宋体" w:cs="宋体" w:hint="eastAsia"/>
          <w:lang w:val="pt-BR"/>
        </w:rPr>
        <w:t xml:space="preserve">       </w:t>
      </w: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void dijkstra(int n,int* list,edge_t* buf,int s,elem_t* min,int* pre){</w:t>
      </w:r>
    </w:p>
    <w:p w:rsidR="005F1F37" w:rsidRPr="000665B4" w:rsidRDefault="005F1F37" w:rsidP="005F1F37">
      <w:pPr>
        <w:pStyle w:val="ad"/>
        <w:rPr>
          <w:rFonts w:hAnsi="宋体" w:cs="宋体"/>
        </w:rPr>
      </w:pPr>
      <w:r w:rsidRPr="000665B4">
        <w:rPr>
          <w:rFonts w:hAnsi="宋体" w:cs="宋体" w:hint="eastAsia"/>
        </w:rPr>
        <w:t xml:space="preserve">       heap h;elem_t e;</w:t>
      </w:r>
    </w:p>
    <w:p w:rsidR="005F1F37" w:rsidRPr="000665B4" w:rsidRDefault="005F1F37" w:rsidP="005F1F37">
      <w:pPr>
        <w:pStyle w:val="ad"/>
        <w:rPr>
          <w:rFonts w:hAnsi="宋体" w:cs="宋体"/>
        </w:rPr>
      </w:pPr>
      <w:r w:rsidRPr="000665B4">
        <w:rPr>
          <w:rFonts w:hAnsi="宋体" w:cs="宋体" w:hint="eastAsia"/>
        </w:rPr>
        <w:t xml:space="preserve">       int v[MAXN],i,t;</w:t>
      </w:r>
    </w:p>
    <w:p w:rsidR="005F1F37" w:rsidRPr="000665B4" w:rsidRDefault="005F1F37" w:rsidP="005F1F37">
      <w:pPr>
        <w:pStyle w:val="ad"/>
        <w:rPr>
          <w:rFonts w:hAnsi="宋体" w:cs="宋体"/>
        </w:rPr>
      </w:pPr>
      <w:r w:rsidRPr="000665B4">
        <w:rPr>
          <w:rFonts w:hAnsi="宋体" w:cs="宋体" w:hint="eastAsia"/>
        </w:rPr>
        <w:t xml:space="preserve">       for (h.init(),i=0;i&lt;n;i++)</w:t>
      </w:r>
    </w:p>
    <w:p w:rsidR="005F1F37" w:rsidRPr="000665B4" w:rsidRDefault="005F1F37" w:rsidP="005F1F37">
      <w:pPr>
        <w:pStyle w:val="ad"/>
        <w:rPr>
          <w:rFonts w:hAnsi="宋体" w:cs="宋体"/>
        </w:rPr>
      </w:pPr>
      <w:r w:rsidRPr="000665B4">
        <w:rPr>
          <w:rFonts w:hAnsi="宋体" w:cs="宋体" w:hint="eastAsia"/>
        </w:rPr>
        <w:t xml:space="preserve">              min[i]=((i==s)?0:inf),v[i]=0,pre[i]=-1,h.ins(i,min[i]);</w:t>
      </w:r>
    </w:p>
    <w:p w:rsidR="005F1F37" w:rsidRPr="000665B4" w:rsidRDefault="005F1F37" w:rsidP="005F1F37">
      <w:pPr>
        <w:pStyle w:val="ad"/>
        <w:rPr>
          <w:rFonts w:hAnsi="宋体" w:cs="宋体"/>
        </w:rPr>
      </w:pPr>
      <w:r w:rsidRPr="000665B4">
        <w:rPr>
          <w:rFonts w:hAnsi="宋体" w:cs="宋体" w:hint="eastAsia"/>
        </w:rPr>
        <w:t xml:space="preserve">       while (h.delmin(i,e))</w:t>
      </w:r>
    </w:p>
    <w:p w:rsidR="005F1F37" w:rsidRPr="000665B4" w:rsidRDefault="005F1F37" w:rsidP="005F1F37">
      <w:pPr>
        <w:pStyle w:val="ad"/>
        <w:rPr>
          <w:rFonts w:hAnsi="宋体" w:cs="宋体"/>
        </w:rPr>
      </w:pPr>
      <w:r w:rsidRPr="000665B4">
        <w:rPr>
          <w:rFonts w:hAnsi="宋体" w:cs="宋体" w:hint="eastAsia"/>
        </w:rPr>
        <w:t xml:space="preserve">              for (v[i]=1,t=list[i];t&lt;list[i+1];t++)</w:t>
      </w:r>
    </w:p>
    <w:p w:rsidR="005F1F37" w:rsidRPr="000665B4" w:rsidRDefault="005F1F37" w:rsidP="005F1F37">
      <w:pPr>
        <w:pStyle w:val="ad"/>
        <w:rPr>
          <w:rFonts w:hAnsi="宋体" w:cs="宋体"/>
        </w:rPr>
      </w:pPr>
      <w:r w:rsidRPr="000665B4">
        <w:rPr>
          <w:rFonts w:hAnsi="宋体" w:cs="宋体" w:hint="eastAsia"/>
        </w:rPr>
        <w:t xml:space="preserve">                     if (!v[buf[t].to]&amp;&amp;min[i]+buf[t].len&lt;min[buf[t].to])</w:t>
      </w:r>
    </w:p>
    <w:p w:rsidR="005F1F37" w:rsidRPr="000665B4" w:rsidRDefault="005F1F37" w:rsidP="005F1F37">
      <w:pPr>
        <w:pStyle w:val="ad"/>
        <w:rPr>
          <w:rFonts w:hAnsi="宋体" w:cs="宋体"/>
        </w:rPr>
      </w:pPr>
      <w:r w:rsidRPr="000665B4">
        <w:rPr>
          <w:rFonts w:hAnsi="宋体" w:cs="宋体" w:hint="eastAsia"/>
        </w:rPr>
        <w:t xml:space="preserve">                            pre[buf[t].to]=i,h.del(buf[t].to,e),min[buf[t].to]=e=min[i]+buf[t].len,h.ins(buf[t].to,e);</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12.8 最短路径(单源dijkstra邻接阵)</w:t>
      </w:r>
    </w:p>
    <w:p w:rsidR="005F1F37" w:rsidRPr="000665B4" w:rsidRDefault="005F1F37" w:rsidP="005F1F37">
      <w:pPr>
        <w:pStyle w:val="ad"/>
        <w:rPr>
          <w:rFonts w:hAnsi="宋体" w:cs="宋体"/>
        </w:rPr>
      </w:pPr>
      <w:r w:rsidRPr="000665B4">
        <w:rPr>
          <w:rFonts w:hAnsi="宋体" w:cs="宋体" w:hint="eastAsia"/>
        </w:rPr>
        <w:t>//单源最短路径,dijkstra算法,邻接阵形式,复杂度O(n^2)</w:t>
      </w:r>
    </w:p>
    <w:p w:rsidR="005F1F37" w:rsidRPr="000665B4" w:rsidRDefault="005F1F37" w:rsidP="005F1F37">
      <w:pPr>
        <w:pStyle w:val="ad"/>
        <w:rPr>
          <w:rFonts w:hAnsi="宋体" w:cs="宋体"/>
        </w:rPr>
      </w:pPr>
      <w:r w:rsidRPr="000665B4">
        <w:rPr>
          <w:rFonts w:hAnsi="宋体" w:cs="宋体" w:hint="eastAsia"/>
        </w:rPr>
        <w:t>//求出源s到所有点的最短路经,传入图的顶点数n,(有向)邻接矩阵mat</w:t>
      </w:r>
    </w:p>
    <w:p w:rsidR="005F1F37" w:rsidRPr="000665B4" w:rsidRDefault="005F1F37" w:rsidP="005F1F37">
      <w:pPr>
        <w:pStyle w:val="ad"/>
        <w:rPr>
          <w:rFonts w:hAnsi="宋体" w:cs="宋体"/>
        </w:rPr>
      </w:pPr>
      <w:r w:rsidRPr="000665B4">
        <w:rPr>
          <w:rFonts w:hAnsi="宋体" w:cs="宋体" w:hint="eastAsia"/>
        </w:rPr>
        <w:t>//返回到各点最短距离min[]和路径pre[],pre[i]记录s到i路径上i的父结点,pre[s]=-1</w:t>
      </w:r>
    </w:p>
    <w:p w:rsidR="005F1F37" w:rsidRPr="000665B4" w:rsidRDefault="005F1F37" w:rsidP="005F1F37">
      <w:pPr>
        <w:pStyle w:val="ad"/>
        <w:rPr>
          <w:rFonts w:hAnsi="宋体" w:cs="宋体"/>
        </w:rPr>
      </w:pPr>
      <w:r w:rsidRPr="000665B4">
        <w:rPr>
          <w:rFonts w:hAnsi="宋体" w:cs="宋体" w:hint="eastAsia"/>
        </w:rPr>
        <w:t>//可更改路权类型,但必须非负!</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dijkstra(int n,elem_t mat[][MAXN],int s,elem_t* min,int* pre){</w:t>
      </w:r>
    </w:p>
    <w:p w:rsidR="005F1F37" w:rsidRPr="000665B4" w:rsidRDefault="005F1F37" w:rsidP="005F1F37">
      <w:pPr>
        <w:pStyle w:val="ad"/>
        <w:rPr>
          <w:rFonts w:hAnsi="宋体" w:cs="宋体"/>
        </w:rPr>
      </w:pPr>
      <w:r w:rsidRPr="000665B4">
        <w:rPr>
          <w:rFonts w:hAnsi="宋体" w:cs="宋体" w:hint="eastAsia"/>
        </w:rPr>
        <w:t xml:space="preserve">       int v[MAXN],i,j,k;</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min[i]=inf,v[i]=0,pre[i]=-1;</w:t>
      </w:r>
    </w:p>
    <w:p w:rsidR="005F1F37" w:rsidRPr="000665B4" w:rsidRDefault="005F1F37" w:rsidP="005F1F37">
      <w:pPr>
        <w:pStyle w:val="ad"/>
        <w:rPr>
          <w:rFonts w:hAnsi="宋体" w:cs="宋体"/>
        </w:rPr>
      </w:pPr>
      <w:r w:rsidRPr="000665B4">
        <w:rPr>
          <w:rFonts w:hAnsi="宋体" w:cs="宋体" w:hint="eastAsia"/>
        </w:rPr>
        <w:t xml:space="preserve">       for (min[s]=0,j=0;j&lt;n;j++){</w:t>
      </w:r>
    </w:p>
    <w:p w:rsidR="005F1F37" w:rsidRPr="000665B4" w:rsidRDefault="005F1F37" w:rsidP="005F1F37">
      <w:pPr>
        <w:pStyle w:val="ad"/>
        <w:rPr>
          <w:rFonts w:hAnsi="宋体" w:cs="宋体"/>
        </w:rPr>
      </w:pPr>
      <w:r w:rsidRPr="000665B4">
        <w:rPr>
          <w:rFonts w:hAnsi="宋体" w:cs="宋体" w:hint="eastAsia"/>
        </w:rPr>
        <w:t xml:space="preserve">              for (k=-1,i=0;i&lt;n;i++)</w:t>
      </w:r>
    </w:p>
    <w:p w:rsidR="005F1F37" w:rsidRPr="000665B4" w:rsidRDefault="005F1F37" w:rsidP="005F1F37">
      <w:pPr>
        <w:pStyle w:val="ad"/>
        <w:rPr>
          <w:rFonts w:hAnsi="宋体" w:cs="宋体"/>
        </w:rPr>
      </w:pPr>
      <w:r w:rsidRPr="000665B4">
        <w:rPr>
          <w:rFonts w:hAnsi="宋体" w:cs="宋体" w:hint="eastAsia"/>
        </w:rPr>
        <w:t xml:space="preserve">                     if (!v[i]&amp;&amp;(k==-1||min[i]&lt;min[k]))</w:t>
      </w:r>
    </w:p>
    <w:p w:rsidR="005F1F37" w:rsidRPr="000665B4" w:rsidRDefault="005F1F37" w:rsidP="005F1F37">
      <w:pPr>
        <w:pStyle w:val="ad"/>
        <w:rPr>
          <w:rFonts w:hAnsi="宋体" w:cs="宋体"/>
        </w:rPr>
      </w:pPr>
      <w:r w:rsidRPr="000665B4">
        <w:rPr>
          <w:rFonts w:hAnsi="宋体" w:cs="宋体" w:hint="eastAsia"/>
        </w:rPr>
        <w:lastRenderedPageBreak/>
        <w:t xml:space="preserve">                            k=i;</w:t>
      </w:r>
    </w:p>
    <w:p w:rsidR="005F1F37" w:rsidRPr="000665B4" w:rsidRDefault="005F1F37" w:rsidP="005F1F37">
      <w:pPr>
        <w:pStyle w:val="ad"/>
        <w:rPr>
          <w:rFonts w:hAnsi="宋体" w:cs="宋体"/>
        </w:rPr>
      </w:pPr>
      <w:r w:rsidRPr="000665B4">
        <w:rPr>
          <w:rFonts w:hAnsi="宋体" w:cs="宋体" w:hint="eastAsia"/>
        </w:rPr>
        <w:t xml:space="preserve">              for (v[k]=1,i=0;i&lt;n;i++)</w:t>
      </w:r>
    </w:p>
    <w:p w:rsidR="005F1F37" w:rsidRPr="000665B4" w:rsidRDefault="005F1F37" w:rsidP="005F1F37">
      <w:pPr>
        <w:pStyle w:val="ad"/>
        <w:rPr>
          <w:rFonts w:hAnsi="宋体" w:cs="宋体"/>
        </w:rPr>
      </w:pPr>
      <w:r w:rsidRPr="000665B4">
        <w:rPr>
          <w:rFonts w:hAnsi="宋体" w:cs="宋体" w:hint="eastAsia"/>
        </w:rPr>
        <w:t xml:space="preserve">                     if (!v[i]&amp;&amp;min[k]+mat[k][i]&lt;min[i])</w:t>
      </w:r>
    </w:p>
    <w:p w:rsidR="005F1F37" w:rsidRPr="000665B4" w:rsidRDefault="005F1F37" w:rsidP="005F1F37">
      <w:pPr>
        <w:pStyle w:val="ad"/>
        <w:rPr>
          <w:rFonts w:hAnsi="宋体" w:cs="宋体"/>
        </w:rPr>
      </w:pPr>
      <w:r w:rsidRPr="000665B4">
        <w:rPr>
          <w:rFonts w:hAnsi="宋体" w:cs="宋体" w:hint="eastAsia"/>
        </w:rPr>
        <w:t xml:space="preserve">                            min[i]=min[k]+mat[pre[i]=k][i];</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12.9 最短路径(多源floyd_warshall邻接阵)</w:t>
      </w:r>
    </w:p>
    <w:p w:rsidR="005F1F37" w:rsidRPr="000665B4" w:rsidRDefault="005F1F37" w:rsidP="005F1F37">
      <w:pPr>
        <w:pStyle w:val="ad"/>
        <w:rPr>
          <w:rFonts w:hAnsi="宋体" w:cs="宋体"/>
        </w:rPr>
      </w:pPr>
      <w:r w:rsidRPr="000665B4">
        <w:rPr>
          <w:rFonts w:hAnsi="宋体" w:cs="宋体" w:hint="eastAsia"/>
        </w:rPr>
        <w:t>//多源最短路径,floyd_warshall算法,复杂度O(n^3)</w:t>
      </w:r>
    </w:p>
    <w:p w:rsidR="005F1F37" w:rsidRPr="000665B4" w:rsidRDefault="005F1F37" w:rsidP="005F1F37">
      <w:pPr>
        <w:pStyle w:val="ad"/>
        <w:rPr>
          <w:rFonts w:hAnsi="宋体" w:cs="宋体"/>
        </w:rPr>
      </w:pPr>
      <w:r w:rsidRPr="000665B4">
        <w:rPr>
          <w:rFonts w:hAnsi="宋体" w:cs="宋体" w:hint="eastAsia"/>
        </w:rPr>
        <w:t>//求出所有点对之间的最短路经,传入图的大小和邻接阵</w:t>
      </w:r>
    </w:p>
    <w:p w:rsidR="005F1F37" w:rsidRPr="000665B4" w:rsidRDefault="005F1F37" w:rsidP="005F1F37">
      <w:pPr>
        <w:pStyle w:val="ad"/>
        <w:rPr>
          <w:rFonts w:hAnsi="宋体" w:cs="宋体"/>
        </w:rPr>
      </w:pPr>
      <w:r w:rsidRPr="000665B4">
        <w:rPr>
          <w:rFonts w:hAnsi="宋体" w:cs="宋体" w:hint="eastAsia"/>
        </w:rPr>
        <w:t>//返回各点间最短距离min[]和路径pre[],pre[i][j]记录i到j最短路径上j的父结点</w:t>
      </w:r>
    </w:p>
    <w:p w:rsidR="005F1F37" w:rsidRPr="000665B4" w:rsidRDefault="005F1F37" w:rsidP="005F1F37">
      <w:pPr>
        <w:pStyle w:val="ad"/>
        <w:rPr>
          <w:rFonts w:hAnsi="宋体" w:cs="宋体"/>
        </w:rPr>
      </w:pPr>
      <w:r w:rsidRPr="000665B4">
        <w:rPr>
          <w:rFonts w:hAnsi="宋体" w:cs="宋体" w:hint="eastAsia"/>
        </w:rPr>
        <w:t>//可更改路权类型,路权必须非负!</w:t>
      </w:r>
    </w:p>
    <w:p w:rsidR="005F1F37" w:rsidRPr="000665B4" w:rsidRDefault="005F1F37" w:rsidP="005F1F37">
      <w:pPr>
        <w:pStyle w:val="ad"/>
        <w:rPr>
          <w:rFonts w:hAnsi="宋体" w:cs="宋体"/>
        </w:rPr>
      </w:pPr>
      <w:r w:rsidRPr="000665B4">
        <w:rPr>
          <w:rFonts w:hAnsi="宋体" w:cs="宋体" w:hint="eastAsia"/>
        </w:rPr>
        <w:t>#define MAXN 200</w:t>
      </w:r>
    </w:p>
    <w:p w:rsidR="005F1F37" w:rsidRPr="000665B4" w:rsidRDefault="005F1F37" w:rsidP="005F1F37">
      <w:pPr>
        <w:pStyle w:val="ad"/>
        <w:rPr>
          <w:rFonts w:hAnsi="宋体" w:cs="宋体"/>
        </w:rPr>
      </w:pPr>
      <w:r w:rsidRPr="000665B4">
        <w:rPr>
          <w:rFonts w:hAnsi="宋体" w:cs="宋体" w:hint="eastAsia"/>
        </w:rPr>
        <w:t>#define inf 1000000000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floyd_warshall(int n,elem_t mat[][MAXN],elem_t min[][MAXN],int pre[][MAXN]){</w:t>
      </w:r>
    </w:p>
    <w:p w:rsidR="005F1F37" w:rsidRPr="000665B4" w:rsidRDefault="005F1F37" w:rsidP="005F1F37">
      <w:pPr>
        <w:pStyle w:val="ad"/>
        <w:rPr>
          <w:rFonts w:hAnsi="宋体" w:cs="宋体"/>
        </w:rPr>
      </w:pPr>
      <w:r w:rsidRPr="000665B4">
        <w:rPr>
          <w:rFonts w:hAnsi="宋体" w:cs="宋体" w:hint="eastAsia"/>
        </w:rPr>
        <w:t xml:space="preserve">       int i,j,k;</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min[i][j]=mat[i][j],pre[i][j]=(i==j)?-1:i;</w:t>
      </w:r>
    </w:p>
    <w:p w:rsidR="005F1F37" w:rsidRPr="000665B4" w:rsidRDefault="005F1F37" w:rsidP="005F1F37">
      <w:pPr>
        <w:pStyle w:val="ad"/>
        <w:rPr>
          <w:rFonts w:hAnsi="宋体" w:cs="宋体"/>
        </w:rPr>
      </w:pPr>
      <w:r w:rsidRPr="000665B4">
        <w:rPr>
          <w:rFonts w:hAnsi="宋体" w:cs="宋体" w:hint="eastAsia"/>
        </w:rPr>
        <w:t xml:space="preserve">       for (k=0;k&lt;n;k++)</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if (min[i][k]+min[k][j]&lt;min[i][j])</w:t>
      </w:r>
    </w:p>
    <w:p w:rsidR="005F1F37" w:rsidRPr="000665B4" w:rsidRDefault="005F1F37" w:rsidP="005F1F37">
      <w:pPr>
        <w:pStyle w:val="ad"/>
        <w:rPr>
          <w:rFonts w:hAnsi="宋体" w:cs="宋体"/>
        </w:rPr>
      </w:pPr>
      <w:r w:rsidRPr="000665B4">
        <w:rPr>
          <w:rFonts w:hAnsi="宋体" w:cs="宋体" w:hint="eastAsia"/>
        </w:rPr>
        <w:t xml:space="preserve">                                   min[i][j]=min[i][k]+min[k][j],pre[i][j]=pre[k][j];</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sz w:val="24"/>
          <w:szCs w:val="24"/>
        </w:rPr>
      </w:pPr>
      <w:r w:rsidRPr="000665B4">
        <w:rPr>
          <w:rFonts w:hAnsi="宋体" w:cs="宋体" w:hint="eastAsia"/>
          <w:b/>
          <w:sz w:val="24"/>
          <w:szCs w:val="24"/>
        </w:rPr>
        <w:t>13、  应用</w:t>
      </w:r>
    </w:p>
    <w:p w:rsidR="005F1F37" w:rsidRPr="000665B4" w:rsidRDefault="005F1F37" w:rsidP="005F1F37">
      <w:pPr>
        <w:pStyle w:val="ad"/>
        <w:rPr>
          <w:rFonts w:hAnsi="宋体" w:cs="宋体"/>
          <w:b/>
        </w:rPr>
      </w:pPr>
      <w:r w:rsidRPr="000665B4">
        <w:rPr>
          <w:rFonts w:hAnsi="宋体" w:cs="宋体" w:hint="eastAsia"/>
          <w:b/>
        </w:rPr>
        <w:t>13.1 Joseph问题</w:t>
      </w:r>
    </w:p>
    <w:p w:rsidR="005F1F37" w:rsidRPr="000665B4" w:rsidRDefault="005F1F37" w:rsidP="005F1F37">
      <w:pPr>
        <w:pStyle w:val="ad"/>
        <w:rPr>
          <w:rFonts w:hAnsi="宋体" w:cs="宋体"/>
        </w:rPr>
      </w:pPr>
      <w:r w:rsidRPr="000665B4">
        <w:rPr>
          <w:rFonts w:hAnsi="宋体" w:cs="宋体" w:hint="eastAsia"/>
        </w:rPr>
        <w:t>// Joseph's Problem</w:t>
      </w:r>
    </w:p>
    <w:p w:rsidR="005F1F37" w:rsidRPr="000665B4" w:rsidRDefault="005F1F37" w:rsidP="005F1F37">
      <w:pPr>
        <w:pStyle w:val="ad"/>
        <w:rPr>
          <w:rFonts w:hAnsi="宋体" w:cs="宋体"/>
        </w:rPr>
      </w:pPr>
      <w:r w:rsidRPr="000665B4">
        <w:rPr>
          <w:rFonts w:hAnsi="宋体" w:cs="宋体" w:hint="eastAsia"/>
        </w:rPr>
        <w:t>// input: n,m           -- the number of persons, the inteval between persons</w:t>
      </w:r>
    </w:p>
    <w:p w:rsidR="005F1F37" w:rsidRPr="000665B4" w:rsidRDefault="005F1F37" w:rsidP="005F1F37">
      <w:pPr>
        <w:pStyle w:val="ad"/>
        <w:rPr>
          <w:rFonts w:hAnsi="宋体" w:cs="宋体"/>
        </w:rPr>
      </w:pPr>
      <w:r w:rsidRPr="000665B4">
        <w:rPr>
          <w:rFonts w:hAnsi="宋体" w:cs="宋体" w:hint="eastAsia"/>
        </w:rPr>
        <w:t>// output:        -- return the reference of last person</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josephus0(int n, int m)</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if (n == 2) return (m%2) ? 2 : 1;</w:t>
      </w:r>
    </w:p>
    <w:p w:rsidR="005F1F37" w:rsidRPr="000665B4" w:rsidRDefault="005F1F37" w:rsidP="005F1F37">
      <w:pPr>
        <w:pStyle w:val="ad"/>
        <w:rPr>
          <w:rFonts w:hAnsi="宋体" w:cs="宋体"/>
          <w:lang w:val="pt-BR"/>
        </w:rPr>
      </w:pPr>
      <w:r w:rsidRPr="000665B4">
        <w:rPr>
          <w:rFonts w:hAnsi="宋体" w:cs="宋体" w:hint="eastAsia"/>
          <w:lang w:val="pt-BR"/>
        </w:rPr>
        <w:t xml:space="preserve">       int v = (m+josephus0(n-1,m)) % n;</w:t>
      </w:r>
    </w:p>
    <w:p w:rsidR="005F1F37" w:rsidRPr="000665B4" w:rsidRDefault="005F1F37" w:rsidP="005F1F37">
      <w:pPr>
        <w:pStyle w:val="ad"/>
        <w:rPr>
          <w:rFonts w:hAnsi="宋体" w:cs="宋体"/>
        </w:rPr>
      </w:pPr>
      <w:r w:rsidRPr="000665B4">
        <w:rPr>
          <w:rFonts w:hAnsi="宋体" w:cs="宋体" w:hint="eastAsia"/>
        </w:rPr>
        <w:t xml:space="preserve">       if (v == 0) v = n;</w:t>
      </w:r>
    </w:p>
    <w:p w:rsidR="005F1F37" w:rsidRPr="000665B4" w:rsidRDefault="005F1F37" w:rsidP="005F1F37">
      <w:pPr>
        <w:pStyle w:val="ad"/>
        <w:rPr>
          <w:rFonts w:hAnsi="宋体" w:cs="宋体"/>
        </w:rPr>
      </w:pPr>
      <w:r w:rsidRPr="000665B4">
        <w:rPr>
          <w:rFonts w:hAnsi="宋体" w:cs="宋体" w:hint="eastAsia"/>
        </w:rPr>
        <w:t xml:space="preserve">       return v;</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lastRenderedPageBreak/>
        <w:t>int josephus(int n, int m)</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if (m == 1) return n;</w:t>
      </w:r>
    </w:p>
    <w:p w:rsidR="005F1F37" w:rsidRPr="000665B4" w:rsidRDefault="005F1F37" w:rsidP="005F1F37">
      <w:pPr>
        <w:pStyle w:val="ad"/>
        <w:rPr>
          <w:rFonts w:hAnsi="宋体" w:cs="宋体"/>
        </w:rPr>
      </w:pPr>
      <w:r w:rsidRPr="000665B4">
        <w:rPr>
          <w:rFonts w:hAnsi="宋体" w:cs="宋体" w:hint="eastAsia"/>
        </w:rPr>
        <w:t xml:space="preserve">       if (n == 1) return 1;</w:t>
      </w:r>
    </w:p>
    <w:p w:rsidR="005F1F37" w:rsidRPr="000665B4" w:rsidRDefault="005F1F37" w:rsidP="005F1F37">
      <w:pPr>
        <w:pStyle w:val="ad"/>
        <w:rPr>
          <w:rFonts w:hAnsi="宋体" w:cs="宋体"/>
        </w:rPr>
      </w:pPr>
      <w:r w:rsidRPr="000665B4">
        <w:rPr>
          <w:rFonts w:hAnsi="宋体" w:cs="宋体" w:hint="eastAsia"/>
        </w:rPr>
        <w:t xml:space="preserve">       if (m &gt;=n) return josephus0(n,m);</w:t>
      </w:r>
    </w:p>
    <w:p w:rsidR="005F1F37" w:rsidRPr="000665B4" w:rsidRDefault="005F1F37" w:rsidP="005F1F37">
      <w:pPr>
        <w:pStyle w:val="ad"/>
        <w:rPr>
          <w:rFonts w:hAnsi="宋体" w:cs="宋体"/>
          <w:lang w:val="pt-BR"/>
        </w:rPr>
      </w:pPr>
      <w:r w:rsidRPr="000665B4">
        <w:rPr>
          <w:rFonts w:hAnsi="宋体" w:cs="宋体" w:hint="eastAsia"/>
          <w:lang w:val="pt-BR"/>
        </w:rPr>
        <w:t xml:space="preserve">       int l = (n/m)*m;</w:t>
      </w:r>
    </w:p>
    <w:p w:rsidR="005F1F37" w:rsidRPr="000665B4" w:rsidRDefault="005F1F37" w:rsidP="005F1F37">
      <w:pPr>
        <w:pStyle w:val="ad"/>
        <w:rPr>
          <w:rFonts w:hAnsi="宋体" w:cs="宋体"/>
          <w:lang w:val="pt-BR"/>
        </w:rPr>
      </w:pPr>
      <w:r w:rsidRPr="000665B4">
        <w:rPr>
          <w:rFonts w:hAnsi="宋体" w:cs="宋体" w:hint="eastAsia"/>
          <w:lang w:val="pt-BR"/>
        </w:rPr>
        <w:t xml:space="preserve">       int j = josephus(n - (n/m), m);</w:t>
      </w:r>
    </w:p>
    <w:p w:rsidR="005F1F37" w:rsidRPr="000665B4" w:rsidRDefault="005F1F37" w:rsidP="005F1F37">
      <w:pPr>
        <w:pStyle w:val="ad"/>
        <w:rPr>
          <w:rFonts w:hAnsi="宋体" w:cs="宋体"/>
        </w:rPr>
      </w:pPr>
      <w:r w:rsidRPr="000665B4">
        <w:rPr>
          <w:rFonts w:hAnsi="宋体" w:cs="宋体" w:hint="eastAsia"/>
        </w:rPr>
        <w:t xml:space="preserve">       if (j &lt;= n-l) return l+j;</w:t>
      </w:r>
    </w:p>
    <w:p w:rsidR="005F1F37" w:rsidRPr="000665B4" w:rsidRDefault="005F1F37" w:rsidP="005F1F37">
      <w:pPr>
        <w:pStyle w:val="ad"/>
        <w:rPr>
          <w:rFonts w:hAnsi="宋体" w:cs="宋体"/>
        </w:rPr>
      </w:pPr>
      <w:r w:rsidRPr="000665B4">
        <w:rPr>
          <w:rFonts w:hAnsi="宋体" w:cs="宋体" w:hint="eastAsia"/>
        </w:rPr>
        <w:t xml:space="preserve">       j -= n-l;</w:t>
      </w:r>
    </w:p>
    <w:p w:rsidR="005F1F37" w:rsidRPr="000665B4" w:rsidRDefault="005F1F37" w:rsidP="005F1F37">
      <w:pPr>
        <w:pStyle w:val="ad"/>
        <w:rPr>
          <w:rFonts w:hAnsi="宋体" w:cs="宋体"/>
        </w:rPr>
      </w:pPr>
      <w:r w:rsidRPr="000665B4">
        <w:rPr>
          <w:rFonts w:hAnsi="宋体" w:cs="宋体" w:hint="eastAsia"/>
        </w:rPr>
        <w:t xml:space="preserve">       int t = (j/(m-1))*m;</w:t>
      </w:r>
    </w:p>
    <w:p w:rsidR="005F1F37" w:rsidRPr="000665B4" w:rsidRDefault="005F1F37" w:rsidP="005F1F37">
      <w:pPr>
        <w:pStyle w:val="ad"/>
        <w:rPr>
          <w:rFonts w:hAnsi="宋体" w:cs="宋体"/>
        </w:rPr>
      </w:pPr>
      <w:r w:rsidRPr="000665B4">
        <w:rPr>
          <w:rFonts w:hAnsi="宋体" w:cs="宋体" w:hint="eastAsia"/>
        </w:rPr>
        <w:t xml:space="preserve">       if ((j % (m-1)) == 0) return t-1;</w:t>
      </w:r>
    </w:p>
    <w:p w:rsidR="005F1F37" w:rsidRPr="000665B4" w:rsidRDefault="005F1F37" w:rsidP="005F1F37">
      <w:pPr>
        <w:pStyle w:val="ad"/>
        <w:rPr>
          <w:rFonts w:hAnsi="宋体" w:cs="宋体"/>
        </w:rPr>
      </w:pPr>
      <w:r w:rsidRPr="000665B4">
        <w:rPr>
          <w:rFonts w:hAnsi="宋体" w:cs="宋体" w:hint="eastAsia"/>
        </w:rPr>
        <w:t xml:space="preserve">       return t + (j % (m-1));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13.2 N皇后构造解</w:t>
      </w:r>
    </w:p>
    <w:p w:rsidR="005F1F37" w:rsidRPr="000665B4" w:rsidRDefault="005F1F37" w:rsidP="005F1F37">
      <w:pPr>
        <w:pStyle w:val="ad"/>
        <w:rPr>
          <w:rFonts w:hAnsi="宋体" w:cs="宋体"/>
        </w:rPr>
      </w:pPr>
      <w:r w:rsidRPr="000665B4">
        <w:rPr>
          <w:rFonts w:hAnsi="宋体" w:cs="宋体" w:hint="eastAsia"/>
        </w:rPr>
        <w:t>//N皇后构造解,n&gt;=4</w:t>
      </w:r>
    </w:p>
    <w:p w:rsidR="005F1F37" w:rsidRPr="000665B4" w:rsidRDefault="005F1F37" w:rsidP="005F1F37">
      <w:pPr>
        <w:pStyle w:val="ad"/>
        <w:rPr>
          <w:rFonts w:hAnsi="宋体" w:cs="宋体"/>
        </w:rPr>
      </w:pPr>
      <w:r w:rsidRPr="000665B4">
        <w:rPr>
          <w:rFonts w:hAnsi="宋体" w:cs="宋体" w:hint="eastAsia"/>
        </w:rPr>
        <w:t>void even1(int n,int *p){</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for (i=1;i&lt;=n/2;i++) </w:t>
      </w:r>
    </w:p>
    <w:p w:rsidR="005F1F37" w:rsidRPr="000665B4" w:rsidRDefault="005F1F37" w:rsidP="005F1F37">
      <w:pPr>
        <w:pStyle w:val="ad"/>
        <w:rPr>
          <w:rFonts w:hAnsi="宋体" w:cs="宋体"/>
        </w:rPr>
      </w:pPr>
      <w:r w:rsidRPr="000665B4">
        <w:rPr>
          <w:rFonts w:hAnsi="宋体" w:cs="宋体" w:hint="eastAsia"/>
        </w:rPr>
        <w:t xml:space="preserve">              p[i-1]=2*i;</w:t>
      </w:r>
    </w:p>
    <w:p w:rsidR="005F1F37" w:rsidRPr="000665B4" w:rsidRDefault="005F1F37" w:rsidP="005F1F37">
      <w:pPr>
        <w:pStyle w:val="ad"/>
        <w:rPr>
          <w:rFonts w:hAnsi="宋体" w:cs="宋体"/>
          <w:lang w:val="pt-BR"/>
        </w:rPr>
      </w:pPr>
      <w:r w:rsidRPr="000665B4">
        <w:rPr>
          <w:rFonts w:hAnsi="宋体" w:cs="宋体" w:hint="eastAsia"/>
          <w:lang w:val="pt-BR"/>
        </w:rPr>
        <w:t xml:space="preserve">       for (i=n/2+1;i&lt;=n;i++) </w:t>
      </w:r>
    </w:p>
    <w:p w:rsidR="005F1F37" w:rsidRPr="000665B4" w:rsidRDefault="005F1F37" w:rsidP="005F1F37">
      <w:pPr>
        <w:pStyle w:val="ad"/>
        <w:rPr>
          <w:rFonts w:hAnsi="宋体" w:cs="宋体"/>
          <w:lang w:val="pt-BR"/>
        </w:rPr>
      </w:pPr>
      <w:r w:rsidRPr="000665B4">
        <w:rPr>
          <w:rFonts w:hAnsi="宋体" w:cs="宋体" w:hint="eastAsia"/>
          <w:lang w:val="pt-BR"/>
        </w:rPr>
        <w:t xml:space="preserve">              p[i-1]=2*i-n-1;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even2(int n,int *p){</w:t>
      </w:r>
    </w:p>
    <w:p w:rsidR="005F1F37" w:rsidRPr="000665B4" w:rsidRDefault="005F1F37" w:rsidP="005F1F37">
      <w:pPr>
        <w:pStyle w:val="ad"/>
        <w:rPr>
          <w:rFonts w:hAnsi="宋体" w:cs="宋体"/>
          <w:lang w:val="pt-BR"/>
        </w:rPr>
      </w:pPr>
      <w:r w:rsidRPr="000665B4">
        <w:rPr>
          <w:rFonts w:hAnsi="宋体" w:cs="宋体" w:hint="eastAsia"/>
          <w:lang w:val="pt-BR"/>
        </w:rPr>
        <w:t xml:space="preserve">       int i;</w:t>
      </w:r>
    </w:p>
    <w:p w:rsidR="005F1F37" w:rsidRPr="000665B4" w:rsidRDefault="005F1F37" w:rsidP="005F1F37">
      <w:pPr>
        <w:pStyle w:val="ad"/>
        <w:rPr>
          <w:rFonts w:hAnsi="宋体" w:cs="宋体"/>
          <w:lang w:val="pt-BR"/>
        </w:rPr>
      </w:pPr>
      <w:r w:rsidRPr="000665B4">
        <w:rPr>
          <w:rFonts w:hAnsi="宋体" w:cs="宋体" w:hint="eastAsia"/>
          <w:lang w:val="pt-BR"/>
        </w:rPr>
        <w:t xml:space="preserve">       for (i=1;i&lt;=n/2;i++)</w:t>
      </w:r>
    </w:p>
    <w:p w:rsidR="005F1F37" w:rsidRPr="000665B4" w:rsidRDefault="005F1F37" w:rsidP="005F1F37">
      <w:pPr>
        <w:pStyle w:val="ad"/>
        <w:rPr>
          <w:rFonts w:hAnsi="宋体" w:cs="宋体"/>
          <w:lang w:val="pt-BR"/>
        </w:rPr>
      </w:pPr>
      <w:r w:rsidRPr="000665B4">
        <w:rPr>
          <w:rFonts w:hAnsi="宋体" w:cs="宋体" w:hint="eastAsia"/>
          <w:lang w:val="pt-BR"/>
        </w:rPr>
        <w:t xml:space="preserve">              p[i-1]=(2*i+n/2-3)%n+1;</w:t>
      </w:r>
    </w:p>
    <w:p w:rsidR="005F1F37" w:rsidRPr="000665B4" w:rsidRDefault="005F1F37" w:rsidP="005F1F37">
      <w:pPr>
        <w:pStyle w:val="ad"/>
        <w:rPr>
          <w:rFonts w:hAnsi="宋体" w:cs="宋体"/>
          <w:lang w:val="pt-BR"/>
        </w:rPr>
      </w:pPr>
      <w:r w:rsidRPr="000665B4">
        <w:rPr>
          <w:rFonts w:hAnsi="宋体" w:cs="宋体" w:hint="eastAsia"/>
          <w:lang w:val="pt-BR"/>
        </w:rPr>
        <w:t xml:space="preserve">       for (i=n/2+1;i&lt;=n;i++)</w:t>
      </w:r>
    </w:p>
    <w:p w:rsidR="005F1F37" w:rsidRPr="000665B4" w:rsidRDefault="005F1F37" w:rsidP="005F1F37">
      <w:pPr>
        <w:pStyle w:val="ad"/>
        <w:rPr>
          <w:rFonts w:hAnsi="宋体" w:cs="宋体"/>
          <w:lang w:val="pt-BR"/>
        </w:rPr>
      </w:pPr>
      <w:r w:rsidRPr="000665B4">
        <w:rPr>
          <w:rFonts w:hAnsi="宋体" w:cs="宋体" w:hint="eastAsia"/>
          <w:lang w:val="pt-BR"/>
        </w:rPr>
        <w:t xml:space="preserve">              p[i-1]=n-(2*(n-i+1)+n/2-3)%n;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generate(int,int*);</w:t>
      </w:r>
    </w:p>
    <w:p w:rsidR="005F1F37" w:rsidRPr="000665B4" w:rsidRDefault="005F1F37" w:rsidP="005F1F37">
      <w:pPr>
        <w:pStyle w:val="ad"/>
        <w:rPr>
          <w:rFonts w:hAnsi="宋体" w:cs="宋体"/>
        </w:rPr>
      </w:pPr>
      <w:r w:rsidRPr="000665B4">
        <w:rPr>
          <w:rFonts w:hAnsi="宋体" w:cs="宋体" w:hint="eastAsia"/>
        </w:rPr>
        <w:t>void odd(int n,int *p){</w:t>
      </w:r>
    </w:p>
    <w:p w:rsidR="005F1F37" w:rsidRPr="000665B4" w:rsidRDefault="005F1F37" w:rsidP="005F1F37">
      <w:pPr>
        <w:pStyle w:val="ad"/>
        <w:rPr>
          <w:rFonts w:hAnsi="宋体" w:cs="宋体"/>
          <w:lang w:val="pt-BR"/>
        </w:rPr>
      </w:pPr>
      <w:r w:rsidRPr="000665B4">
        <w:rPr>
          <w:rFonts w:hAnsi="宋体" w:cs="宋体" w:hint="eastAsia"/>
          <w:lang w:val="pt-BR"/>
        </w:rPr>
        <w:t xml:space="preserve">       generate(n-1,p),p[n-1]=n;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generate(int n,int *p){</w:t>
      </w:r>
    </w:p>
    <w:p w:rsidR="005F1F37" w:rsidRPr="000665B4" w:rsidRDefault="005F1F37" w:rsidP="005F1F37">
      <w:pPr>
        <w:pStyle w:val="ad"/>
        <w:rPr>
          <w:rFonts w:hAnsi="宋体" w:cs="宋体"/>
        </w:rPr>
      </w:pPr>
      <w:r w:rsidRPr="000665B4">
        <w:rPr>
          <w:rFonts w:hAnsi="宋体" w:cs="宋体" w:hint="eastAsia"/>
        </w:rPr>
        <w:t xml:space="preserve">       if (n&amp;1)</w:t>
      </w:r>
    </w:p>
    <w:p w:rsidR="005F1F37" w:rsidRPr="000665B4" w:rsidRDefault="005F1F37" w:rsidP="005F1F37">
      <w:pPr>
        <w:pStyle w:val="ad"/>
        <w:rPr>
          <w:rFonts w:hAnsi="宋体" w:cs="宋体"/>
        </w:rPr>
      </w:pPr>
      <w:r w:rsidRPr="000665B4">
        <w:rPr>
          <w:rFonts w:hAnsi="宋体" w:cs="宋体" w:hint="eastAsia"/>
        </w:rPr>
        <w:t xml:space="preserve">              odd(n,p);</w:t>
      </w:r>
    </w:p>
    <w:p w:rsidR="005F1F37" w:rsidRPr="000665B4" w:rsidRDefault="005F1F37" w:rsidP="005F1F37">
      <w:pPr>
        <w:pStyle w:val="ad"/>
        <w:rPr>
          <w:rFonts w:hAnsi="宋体" w:cs="宋体"/>
        </w:rPr>
      </w:pPr>
      <w:r w:rsidRPr="000665B4">
        <w:rPr>
          <w:rFonts w:hAnsi="宋体" w:cs="宋体" w:hint="eastAsia"/>
        </w:rPr>
        <w:t xml:space="preserve">       else if (n%6!=2)</w:t>
      </w:r>
    </w:p>
    <w:p w:rsidR="005F1F37" w:rsidRPr="000665B4" w:rsidRDefault="005F1F37" w:rsidP="005F1F37">
      <w:pPr>
        <w:pStyle w:val="ad"/>
        <w:rPr>
          <w:rFonts w:hAnsi="宋体" w:cs="宋体"/>
        </w:rPr>
      </w:pPr>
      <w:r w:rsidRPr="000665B4">
        <w:rPr>
          <w:rFonts w:hAnsi="宋体" w:cs="宋体" w:hint="eastAsia"/>
        </w:rPr>
        <w:t xml:space="preserve">              even1(n,p);</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even2(n,p);</w:t>
      </w:r>
    </w:p>
    <w:p w:rsidR="005F1F37" w:rsidRPr="000665B4" w:rsidRDefault="005F1F37" w:rsidP="005F1F37">
      <w:pPr>
        <w:pStyle w:val="ad"/>
        <w:rPr>
          <w:rFonts w:hAnsi="宋体" w:cs="宋体"/>
        </w:rPr>
      </w:pPr>
      <w:r w:rsidRPr="000665B4">
        <w:rPr>
          <w:rFonts w:hAnsi="宋体" w:cs="宋体" w:hint="eastAsia"/>
        </w:rPr>
        <w:lastRenderedPageBreak/>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13.3 布尔母函数</w:t>
      </w:r>
    </w:p>
    <w:p w:rsidR="005F1F37" w:rsidRPr="000665B4" w:rsidRDefault="005F1F37" w:rsidP="005F1F37">
      <w:pPr>
        <w:pStyle w:val="ad"/>
        <w:rPr>
          <w:rFonts w:hAnsi="宋体" w:cs="宋体"/>
        </w:rPr>
      </w:pPr>
      <w:r w:rsidRPr="000665B4">
        <w:rPr>
          <w:rFonts w:hAnsi="宋体" w:cs="宋体" w:hint="eastAsia"/>
        </w:rPr>
        <w:t>//布尔母函数</w:t>
      </w:r>
    </w:p>
    <w:p w:rsidR="005F1F37" w:rsidRPr="000665B4" w:rsidRDefault="005F1F37" w:rsidP="005F1F37">
      <w:pPr>
        <w:pStyle w:val="ad"/>
        <w:rPr>
          <w:rFonts w:hAnsi="宋体" w:cs="宋体"/>
        </w:rPr>
      </w:pPr>
      <w:r w:rsidRPr="000665B4">
        <w:rPr>
          <w:rFonts w:hAnsi="宋体" w:cs="宋体" w:hint="eastAsia"/>
        </w:rPr>
        <w:t>//判m[]个价值为w[]的货币能否构成value</w:t>
      </w:r>
    </w:p>
    <w:p w:rsidR="005F1F37" w:rsidRPr="000665B4" w:rsidRDefault="005F1F37" w:rsidP="005F1F37">
      <w:pPr>
        <w:pStyle w:val="ad"/>
        <w:rPr>
          <w:rFonts w:hAnsi="宋体" w:cs="宋体"/>
        </w:rPr>
      </w:pPr>
      <w:r w:rsidRPr="000665B4">
        <w:rPr>
          <w:rFonts w:hAnsi="宋体" w:cs="宋体" w:hint="eastAsia"/>
        </w:rPr>
        <w:t>//适合m[]较大w[]较小的情况</w:t>
      </w:r>
    </w:p>
    <w:p w:rsidR="005F1F37" w:rsidRPr="000665B4" w:rsidRDefault="005F1F37" w:rsidP="005F1F37">
      <w:pPr>
        <w:pStyle w:val="ad"/>
        <w:rPr>
          <w:rFonts w:hAnsi="宋体" w:cs="宋体"/>
        </w:rPr>
      </w:pPr>
      <w:r w:rsidRPr="000665B4">
        <w:rPr>
          <w:rFonts w:hAnsi="宋体" w:cs="宋体" w:hint="eastAsia"/>
        </w:rPr>
        <w:t>//返回布尔量</w:t>
      </w:r>
    </w:p>
    <w:p w:rsidR="005F1F37" w:rsidRPr="000665B4" w:rsidRDefault="005F1F37" w:rsidP="005F1F37">
      <w:pPr>
        <w:pStyle w:val="ad"/>
        <w:rPr>
          <w:rFonts w:hAnsi="宋体" w:cs="宋体"/>
        </w:rPr>
      </w:pPr>
      <w:r w:rsidRPr="000665B4">
        <w:rPr>
          <w:rFonts w:hAnsi="宋体" w:cs="宋体" w:hint="eastAsia"/>
        </w:rPr>
        <w:t>//传入货币种数n,个数m[],价值w[]和目标值value</w:t>
      </w:r>
    </w:p>
    <w:p w:rsidR="005F1F37" w:rsidRPr="000665B4" w:rsidRDefault="005F1F37" w:rsidP="005F1F37">
      <w:pPr>
        <w:pStyle w:val="ad"/>
        <w:rPr>
          <w:rFonts w:hAnsi="宋体" w:cs="宋体"/>
        </w:rPr>
      </w:pPr>
      <w:r w:rsidRPr="000665B4">
        <w:rPr>
          <w:rFonts w:hAnsi="宋体" w:cs="宋体" w:hint="eastAsia"/>
        </w:rPr>
        <w:t>#define MAXV 100000</w:t>
      </w:r>
    </w:p>
    <w:p w:rsidR="005F1F37" w:rsidRPr="000665B4" w:rsidRDefault="005F1F37" w:rsidP="005F1F37">
      <w:pPr>
        <w:pStyle w:val="ad"/>
        <w:rPr>
          <w:rFonts w:hAnsi="宋体" w:cs="宋体"/>
        </w:rPr>
      </w:pPr>
      <w:r w:rsidRPr="000665B4">
        <w:rPr>
          <w:rFonts w:hAnsi="宋体" w:cs="宋体" w:hint="eastAsia"/>
        </w:rPr>
        <w:t xml:space="preserve"> int genfunc(int n,int* m,int* w,int value){</w:t>
      </w:r>
    </w:p>
    <w:p w:rsidR="005F1F37" w:rsidRPr="000665B4" w:rsidRDefault="005F1F37" w:rsidP="005F1F37">
      <w:pPr>
        <w:pStyle w:val="ad"/>
        <w:rPr>
          <w:rFonts w:hAnsi="宋体" w:cs="宋体"/>
        </w:rPr>
      </w:pPr>
      <w:r w:rsidRPr="000665B4">
        <w:rPr>
          <w:rFonts w:hAnsi="宋体" w:cs="宋体" w:hint="eastAsia"/>
        </w:rPr>
        <w:t xml:space="preserve">       int i,j,k,c;</w:t>
      </w:r>
    </w:p>
    <w:p w:rsidR="005F1F37" w:rsidRPr="000665B4" w:rsidRDefault="005F1F37" w:rsidP="005F1F37">
      <w:pPr>
        <w:pStyle w:val="ad"/>
        <w:rPr>
          <w:rFonts w:hAnsi="宋体" w:cs="宋体"/>
        </w:rPr>
      </w:pPr>
      <w:r w:rsidRPr="000665B4">
        <w:rPr>
          <w:rFonts w:hAnsi="宋体" w:cs="宋体" w:hint="eastAsia"/>
        </w:rPr>
        <w:t xml:space="preserve">       char r[MAXV];</w:t>
      </w:r>
    </w:p>
    <w:p w:rsidR="005F1F37" w:rsidRPr="000665B4" w:rsidRDefault="005F1F37" w:rsidP="005F1F37">
      <w:pPr>
        <w:pStyle w:val="ad"/>
        <w:rPr>
          <w:rFonts w:hAnsi="宋体" w:cs="宋体"/>
        </w:rPr>
      </w:pPr>
      <w:r w:rsidRPr="000665B4">
        <w:rPr>
          <w:rFonts w:hAnsi="宋体" w:cs="宋体" w:hint="eastAsia"/>
        </w:rPr>
        <w:t xml:space="preserve">       for (r[0]=i=1;i&lt;=value;r[i++]=0);</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for (j=0;j&lt;w[i];j++){</w:t>
      </w:r>
    </w:p>
    <w:p w:rsidR="005F1F37" w:rsidRPr="000665B4" w:rsidRDefault="005F1F37" w:rsidP="005F1F37">
      <w:pPr>
        <w:pStyle w:val="ad"/>
        <w:rPr>
          <w:rFonts w:hAnsi="宋体" w:cs="宋体"/>
        </w:rPr>
      </w:pPr>
      <w:r w:rsidRPr="000665B4">
        <w:rPr>
          <w:rFonts w:hAnsi="宋体" w:cs="宋体" w:hint="eastAsia"/>
        </w:rPr>
        <w:t xml:space="preserve">                     c=m[i]*r[k=j];</w:t>
      </w:r>
    </w:p>
    <w:p w:rsidR="005F1F37" w:rsidRPr="000665B4" w:rsidRDefault="005F1F37" w:rsidP="005F1F37">
      <w:pPr>
        <w:pStyle w:val="ad"/>
        <w:rPr>
          <w:rFonts w:hAnsi="宋体" w:cs="宋体"/>
        </w:rPr>
      </w:pPr>
      <w:r w:rsidRPr="000665B4">
        <w:rPr>
          <w:rFonts w:hAnsi="宋体" w:cs="宋体" w:hint="eastAsia"/>
        </w:rPr>
        <w:t xml:space="preserve">                     while ((k+=w[i])&lt;=value)</w:t>
      </w:r>
    </w:p>
    <w:p w:rsidR="005F1F37" w:rsidRPr="000665B4" w:rsidRDefault="005F1F37" w:rsidP="005F1F37">
      <w:pPr>
        <w:pStyle w:val="ad"/>
        <w:rPr>
          <w:rFonts w:hAnsi="宋体" w:cs="宋体"/>
        </w:rPr>
      </w:pPr>
      <w:r w:rsidRPr="000665B4">
        <w:rPr>
          <w:rFonts w:hAnsi="宋体" w:cs="宋体" w:hint="eastAsia"/>
        </w:rPr>
        <w:t xml:space="preserve">                            if (r[k])</w:t>
      </w:r>
    </w:p>
    <w:p w:rsidR="005F1F37" w:rsidRPr="000665B4" w:rsidRDefault="005F1F37" w:rsidP="005F1F37">
      <w:pPr>
        <w:pStyle w:val="ad"/>
        <w:rPr>
          <w:rFonts w:hAnsi="宋体" w:cs="宋体"/>
        </w:rPr>
      </w:pPr>
      <w:r w:rsidRPr="000665B4">
        <w:rPr>
          <w:rFonts w:hAnsi="宋体" w:cs="宋体" w:hint="eastAsia"/>
        </w:rPr>
        <w:t xml:space="preserve">                                   c=m[i];</w:t>
      </w:r>
    </w:p>
    <w:p w:rsidR="005F1F37" w:rsidRPr="000665B4" w:rsidRDefault="005F1F37" w:rsidP="005F1F37">
      <w:pPr>
        <w:pStyle w:val="ad"/>
        <w:rPr>
          <w:rFonts w:hAnsi="宋体" w:cs="宋体"/>
        </w:rPr>
      </w:pPr>
      <w:r w:rsidRPr="000665B4">
        <w:rPr>
          <w:rFonts w:hAnsi="宋体" w:cs="宋体" w:hint="eastAsia"/>
        </w:rPr>
        <w:t xml:space="preserve">                            else if (c)</w:t>
      </w:r>
    </w:p>
    <w:p w:rsidR="005F1F37" w:rsidRPr="000665B4" w:rsidRDefault="005F1F37" w:rsidP="005F1F37">
      <w:pPr>
        <w:pStyle w:val="ad"/>
        <w:rPr>
          <w:rFonts w:hAnsi="宋体" w:cs="宋体"/>
        </w:rPr>
      </w:pPr>
      <w:r w:rsidRPr="000665B4">
        <w:rPr>
          <w:rFonts w:hAnsi="宋体" w:cs="宋体" w:hint="eastAsia"/>
        </w:rPr>
        <w:t xml:space="preserve">                                   r[k]=1,c--;</w:t>
      </w:r>
    </w:p>
    <w:p w:rsidR="005F1F37" w:rsidRPr="000665B4" w:rsidRDefault="005F1F37" w:rsidP="005F1F37">
      <w:pPr>
        <w:pStyle w:val="ad"/>
        <w:rPr>
          <w:rFonts w:hAnsi="宋体" w:cs="宋体"/>
        </w:rPr>
      </w:pPr>
      <w:r w:rsidRPr="000665B4">
        <w:rPr>
          <w:rFonts w:hAnsi="宋体" w:cs="宋体" w:hint="eastAsia"/>
        </w:rPr>
        <w:t xml:space="preserve">                     if (r[value])</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p>
    <w:p w:rsidR="005F1F37" w:rsidRPr="000665B4" w:rsidRDefault="005F1F37" w:rsidP="005F1F37">
      <w:pPr>
        <w:pStyle w:val="ad"/>
        <w:rPr>
          <w:rFonts w:hAnsi="宋体" w:cs="宋体"/>
          <w:b/>
        </w:rPr>
      </w:pPr>
      <w:r w:rsidRPr="000665B4">
        <w:rPr>
          <w:rFonts w:hAnsi="宋体" w:cs="宋体" w:hint="eastAsia"/>
          <w:b/>
        </w:rPr>
        <w:t>13.4 第k元素</w:t>
      </w:r>
    </w:p>
    <w:p w:rsidR="005F1F37" w:rsidRPr="000665B4" w:rsidRDefault="005F1F37" w:rsidP="005F1F37">
      <w:pPr>
        <w:pStyle w:val="ad"/>
        <w:rPr>
          <w:rFonts w:hAnsi="宋体" w:cs="宋体"/>
        </w:rPr>
      </w:pPr>
      <w:r w:rsidRPr="000665B4">
        <w:rPr>
          <w:rFonts w:hAnsi="宋体" w:cs="宋体" w:hint="eastAsia"/>
        </w:rPr>
        <w:t>//取第k个元素,k=0..n-1</w:t>
      </w:r>
    </w:p>
    <w:p w:rsidR="005F1F37" w:rsidRPr="000665B4" w:rsidRDefault="005F1F37" w:rsidP="005F1F37">
      <w:pPr>
        <w:pStyle w:val="ad"/>
        <w:rPr>
          <w:rFonts w:hAnsi="宋体" w:cs="宋体"/>
        </w:rPr>
      </w:pPr>
      <w:r w:rsidRPr="000665B4">
        <w:rPr>
          <w:rFonts w:hAnsi="宋体" w:cs="宋体" w:hint="eastAsia"/>
        </w:rPr>
        <w:t>//平均复杂度O(n)</w:t>
      </w:r>
    </w:p>
    <w:p w:rsidR="005F1F37" w:rsidRPr="000665B4" w:rsidRDefault="005F1F37" w:rsidP="005F1F37">
      <w:pPr>
        <w:pStyle w:val="ad"/>
        <w:rPr>
          <w:rFonts w:hAnsi="宋体" w:cs="宋体"/>
        </w:rPr>
      </w:pPr>
      <w:r w:rsidRPr="000665B4">
        <w:rPr>
          <w:rFonts w:hAnsi="宋体" w:cs="宋体" w:hint="eastAsia"/>
        </w:rPr>
        <w:t>//注意a[]中的顺序被改变</w:t>
      </w:r>
    </w:p>
    <w:p w:rsidR="005F1F37" w:rsidRPr="000665B4" w:rsidRDefault="005F1F37" w:rsidP="005F1F37">
      <w:pPr>
        <w:pStyle w:val="ad"/>
        <w:rPr>
          <w:rFonts w:hAnsi="宋体" w:cs="宋体"/>
        </w:rPr>
      </w:pPr>
      <w:r w:rsidRPr="000665B4">
        <w:rPr>
          <w:rFonts w:hAnsi="宋体" w:cs="宋体" w:hint="eastAsia"/>
        </w:rPr>
        <w:t>#define _cp(a,b) ((a)&lt;(b))</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elem_t kth_element(int n,elem_t* a,int k){</w:t>
      </w:r>
    </w:p>
    <w:p w:rsidR="005F1F37" w:rsidRPr="000665B4" w:rsidRDefault="005F1F37" w:rsidP="005F1F37">
      <w:pPr>
        <w:pStyle w:val="ad"/>
        <w:rPr>
          <w:rFonts w:hAnsi="宋体" w:cs="宋体"/>
        </w:rPr>
      </w:pPr>
      <w:r w:rsidRPr="000665B4">
        <w:rPr>
          <w:rFonts w:hAnsi="宋体" w:cs="宋体" w:hint="eastAsia"/>
        </w:rPr>
        <w:t xml:space="preserve">       elem_t t,key;</w:t>
      </w:r>
    </w:p>
    <w:p w:rsidR="005F1F37" w:rsidRPr="000665B4" w:rsidRDefault="005F1F37" w:rsidP="005F1F37">
      <w:pPr>
        <w:pStyle w:val="ad"/>
        <w:rPr>
          <w:rFonts w:hAnsi="宋体" w:cs="宋体"/>
        </w:rPr>
      </w:pPr>
      <w:r w:rsidRPr="000665B4">
        <w:rPr>
          <w:rFonts w:hAnsi="宋体" w:cs="宋体" w:hint="eastAsia"/>
        </w:rPr>
        <w:t xml:space="preserve">       int l=0,r=n-1,i,j;</w:t>
      </w:r>
    </w:p>
    <w:p w:rsidR="005F1F37" w:rsidRPr="000665B4" w:rsidRDefault="005F1F37" w:rsidP="005F1F37">
      <w:pPr>
        <w:pStyle w:val="ad"/>
        <w:rPr>
          <w:rFonts w:hAnsi="宋体" w:cs="宋体"/>
        </w:rPr>
      </w:pPr>
      <w:r w:rsidRPr="000665B4">
        <w:rPr>
          <w:rFonts w:hAnsi="宋体" w:cs="宋体" w:hint="eastAsia"/>
        </w:rPr>
        <w:t xml:space="preserve">       while (l&lt;r){</w:t>
      </w:r>
    </w:p>
    <w:p w:rsidR="005F1F37" w:rsidRPr="000665B4" w:rsidRDefault="005F1F37" w:rsidP="005F1F37">
      <w:pPr>
        <w:pStyle w:val="ad"/>
        <w:rPr>
          <w:rFonts w:hAnsi="宋体" w:cs="宋体"/>
        </w:rPr>
      </w:pPr>
      <w:r w:rsidRPr="000665B4">
        <w:rPr>
          <w:rFonts w:hAnsi="宋体" w:cs="宋体" w:hint="eastAsia"/>
        </w:rPr>
        <w:t xml:space="preserve">              for (key=a[((i=l-1)+(j=r+1))&gt;&gt;1];i&lt;j;){</w:t>
      </w:r>
    </w:p>
    <w:p w:rsidR="005F1F37" w:rsidRPr="000665B4" w:rsidRDefault="005F1F37" w:rsidP="005F1F37">
      <w:pPr>
        <w:pStyle w:val="ad"/>
        <w:rPr>
          <w:rFonts w:hAnsi="宋体" w:cs="宋体"/>
        </w:rPr>
      </w:pPr>
      <w:r w:rsidRPr="000665B4">
        <w:rPr>
          <w:rFonts w:hAnsi="宋体" w:cs="宋体" w:hint="eastAsia"/>
        </w:rPr>
        <w:t xml:space="preserve">                     for (j--;_cp(key,a[j]);j--);</w:t>
      </w:r>
    </w:p>
    <w:p w:rsidR="005F1F37" w:rsidRPr="000665B4" w:rsidRDefault="005F1F37" w:rsidP="005F1F37">
      <w:pPr>
        <w:pStyle w:val="ad"/>
        <w:rPr>
          <w:rFonts w:hAnsi="宋体" w:cs="宋体"/>
        </w:rPr>
      </w:pPr>
      <w:r w:rsidRPr="000665B4">
        <w:rPr>
          <w:rFonts w:hAnsi="宋体" w:cs="宋体" w:hint="eastAsia"/>
        </w:rPr>
        <w:t xml:space="preserve">                     for (i++;_cp(a[i],key);i++);</w:t>
      </w:r>
    </w:p>
    <w:p w:rsidR="005F1F37" w:rsidRPr="000665B4" w:rsidRDefault="005F1F37" w:rsidP="005F1F37">
      <w:pPr>
        <w:pStyle w:val="ad"/>
        <w:rPr>
          <w:rFonts w:hAnsi="宋体" w:cs="宋体"/>
        </w:rPr>
      </w:pPr>
      <w:r w:rsidRPr="000665B4">
        <w:rPr>
          <w:rFonts w:hAnsi="宋体" w:cs="宋体" w:hint="eastAsia"/>
        </w:rPr>
        <w:t xml:space="preserve">                     if (i&lt;j) t=a[i],a[i]=a[j],a[j]=t;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if (k&gt;j) l=j+1;</w:t>
      </w:r>
    </w:p>
    <w:p w:rsidR="005F1F37" w:rsidRPr="000665B4" w:rsidRDefault="005F1F37" w:rsidP="005F1F37">
      <w:pPr>
        <w:pStyle w:val="ad"/>
        <w:rPr>
          <w:rFonts w:hAnsi="宋体" w:cs="宋体"/>
        </w:rPr>
      </w:pPr>
      <w:r w:rsidRPr="000665B4">
        <w:rPr>
          <w:rFonts w:hAnsi="宋体" w:cs="宋体" w:hint="eastAsia"/>
        </w:rPr>
        <w:lastRenderedPageBreak/>
        <w:t xml:space="preserve">              else r=j;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a[k];</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13.5 幻方构造</w:t>
      </w:r>
    </w:p>
    <w:p w:rsidR="005F1F37" w:rsidRPr="000665B4" w:rsidRDefault="005F1F37" w:rsidP="005F1F37">
      <w:pPr>
        <w:pStyle w:val="ad"/>
        <w:rPr>
          <w:rFonts w:hAnsi="宋体" w:cs="宋体"/>
        </w:rPr>
      </w:pPr>
      <w:r w:rsidRPr="000665B4">
        <w:rPr>
          <w:rFonts w:hAnsi="宋体" w:cs="宋体" w:hint="eastAsia"/>
        </w:rPr>
        <w:t>//幻方构造(l!=2)</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void dllb(int l,int si,int sj,int sn,int d[][MAXN]){</w:t>
      </w:r>
    </w:p>
    <w:p w:rsidR="005F1F37" w:rsidRPr="000665B4" w:rsidRDefault="005F1F37" w:rsidP="005F1F37">
      <w:pPr>
        <w:pStyle w:val="ad"/>
        <w:rPr>
          <w:rFonts w:hAnsi="宋体" w:cs="宋体"/>
          <w:lang w:val="pt-BR"/>
        </w:rPr>
      </w:pPr>
      <w:r w:rsidRPr="000665B4">
        <w:rPr>
          <w:rFonts w:hAnsi="宋体" w:cs="宋体" w:hint="eastAsia"/>
          <w:lang w:val="pt-BR"/>
        </w:rPr>
        <w:t xml:space="preserve">       int n,i=0,j=l/2;</w:t>
      </w:r>
    </w:p>
    <w:p w:rsidR="005F1F37" w:rsidRPr="000665B4" w:rsidRDefault="005F1F37" w:rsidP="005F1F37">
      <w:pPr>
        <w:pStyle w:val="ad"/>
        <w:rPr>
          <w:rFonts w:hAnsi="宋体" w:cs="宋体"/>
          <w:lang w:val="pt-BR"/>
        </w:rPr>
      </w:pPr>
      <w:r w:rsidRPr="000665B4">
        <w:rPr>
          <w:rFonts w:hAnsi="宋体" w:cs="宋体" w:hint="eastAsia"/>
          <w:lang w:val="pt-BR"/>
        </w:rPr>
        <w:t xml:space="preserve">      for (n=1;n&lt;=l*l;n++){</w:t>
      </w:r>
    </w:p>
    <w:p w:rsidR="005F1F37" w:rsidRPr="000665B4" w:rsidRDefault="005F1F37" w:rsidP="005F1F37">
      <w:pPr>
        <w:pStyle w:val="ad"/>
        <w:rPr>
          <w:rFonts w:hAnsi="宋体" w:cs="宋体"/>
          <w:lang w:val="pt-BR"/>
        </w:rPr>
      </w:pPr>
      <w:r w:rsidRPr="000665B4">
        <w:rPr>
          <w:rFonts w:hAnsi="宋体" w:cs="宋体" w:hint="eastAsia"/>
          <w:lang w:val="pt-BR"/>
        </w:rPr>
        <w:t xml:space="preserve">             d[i+si][j+sj]=n+sn;</w:t>
      </w:r>
    </w:p>
    <w:p w:rsidR="005F1F37" w:rsidRPr="000665B4" w:rsidRDefault="005F1F37" w:rsidP="005F1F37">
      <w:pPr>
        <w:pStyle w:val="ad"/>
        <w:rPr>
          <w:rFonts w:hAnsi="宋体" w:cs="宋体"/>
        </w:rPr>
      </w:pPr>
      <w:r w:rsidRPr="000665B4">
        <w:rPr>
          <w:rFonts w:hAnsi="宋体" w:cs="宋体" w:hint="eastAsia"/>
        </w:rPr>
        <w:t xml:space="preserve">              if (n%l){</w:t>
      </w:r>
    </w:p>
    <w:p w:rsidR="005F1F37" w:rsidRPr="000665B4" w:rsidRDefault="005F1F37" w:rsidP="005F1F37">
      <w:pPr>
        <w:pStyle w:val="ad"/>
        <w:rPr>
          <w:rFonts w:hAnsi="宋体" w:cs="宋体"/>
        </w:rPr>
      </w:pPr>
      <w:r w:rsidRPr="000665B4">
        <w:rPr>
          <w:rFonts w:hAnsi="宋体" w:cs="宋体" w:hint="eastAsia"/>
        </w:rPr>
        <w:t xml:space="preserve">                     i=(i)?(i-1):(l-1);</w:t>
      </w:r>
    </w:p>
    <w:p w:rsidR="005F1F37" w:rsidRPr="000665B4" w:rsidRDefault="005F1F37" w:rsidP="005F1F37">
      <w:pPr>
        <w:pStyle w:val="ad"/>
        <w:rPr>
          <w:rFonts w:hAnsi="宋体" w:cs="宋体"/>
        </w:rPr>
      </w:pPr>
      <w:r w:rsidRPr="000665B4">
        <w:rPr>
          <w:rFonts w:hAnsi="宋体" w:cs="宋体" w:hint="eastAsia"/>
        </w:rPr>
        <w:t xml:space="preserve">                     j=(j==l-1)?0:(j+1);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i=(i==l-1)?0:(i+1);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magic_odd(int l,int d[][MAXN]){</w:t>
      </w:r>
    </w:p>
    <w:p w:rsidR="005F1F37" w:rsidRPr="000665B4" w:rsidRDefault="005F1F37" w:rsidP="005F1F37">
      <w:pPr>
        <w:pStyle w:val="ad"/>
        <w:rPr>
          <w:rFonts w:hAnsi="宋体" w:cs="宋体"/>
        </w:rPr>
      </w:pPr>
      <w:r w:rsidRPr="000665B4">
        <w:rPr>
          <w:rFonts w:hAnsi="宋体" w:cs="宋体" w:hint="eastAsia"/>
        </w:rPr>
        <w:t xml:space="preserve">       dllb(l,0,0,0,d);</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magic_4k(int l,int d[][MAXN]){</w:t>
      </w:r>
    </w:p>
    <w:p w:rsidR="005F1F37" w:rsidRPr="000665B4" w:rsidRDefault="005F1F37" w:rsidP="005F1F37">
      <w:pPr>
        <w:pStyle w:val="ad"/>
        <w:rPr>
          <w:rFonts w:hAnsi="宋体" w:cs="宋体"/>
        </w:rPr>
      </w:pPr>
      <w:r w:rsidRPr="000665B4">
        <w:rPr>
          <w:rFonts w:hAnsi="宋体" w:cs="宋体" w:hint="eastAsia"/>
        </w:rPr>
        <w:t xml:space="preserve">       int i,j;</w:t>
      </w:r>
    </w:p>
    <w:p w:rsidR="005F1F37" w:rsidRPr="000665B4" w:rsidRDefault="005F1F37" w:rsidP="005F1F37">
      <w:pPr>
        <w:pStyle w:val="ad"/>
        <w:rPr>
          <w:rFonts w:hAnsi="宋体" w:cs="宋体"/>
        </w:rPr>
      </w:pPr>
      <w:r w:rsidRPr="000665B4">
        <w:rPr>
          <w:rFonts w:hAnsi="宋体" w:cs="宋体" w:hint="eastAsia"/>
        </w:rPr>
        <w:t xml:space="preserve">       for (i=0;i&lt;l;i++)</w:t>
      </w:r>
    </w:p>
    <w:p w:rsidR="005F1F37" w:rsidRPr="000665B4" w:rsidRDefault="005F1F37" w:rsidP="005F1F37">
      <w:pPr>
        <w:pStyle w:val="ad"/>
        <w:rPr>
          <w:rFonts w:hAnsi="宋体" w:cs="宋体"/>
        </w:rPr>
      </w:pPr>
      <w:r w:rsidRPr="000665B4">
        <w:rPr>
          <w:rFonts w:hAnsi="宋体" w:cs="宋体" w:hint="eastAsia"/>
        </w:rPr>
        <w:t xml:space="preserve">              for (j=0;j&lt;l;j++)</w:t>
      </w:r>
    </w:p>
    <w:p w:rsidR="005F1F37" w:rsidRPr="000665B4" w:rsidRDefault="005F1F37" w:rsidP="005F1F37">
      <w:pPr>
        <w:pStyle w:val="ad"/>
        <w:rPr>
          <w:rFonts w:hAnsi="宋体" w:cs="宋体"/>
        </w:rPr>
      </w:pPr>
      <w:r w:rsidRPr="000665B4">
        <w:rPr>
          <w:rFonts w:hAnsi="宋体" w:cs="宋体" w:hint="eastAsia"/>
        </w:rPr>
        <w:t xml:space="preserve">                    d[i][j]=((i%4==0||i%4==3)&amp;&amp;(j%4==0||j%4==3)||(i%4==1||i%4==2)&amp;&amp;(j%4==1||j%4==2))?(l*l-(i*l+j)):(i*l+j+1);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magic_other(int l,int d[][MAXN]){</w:t>
      </w:r>
    </w:p>
    <w:p w:rsidR="005F1F37" w:rsidRPr="000665B4" w:rsidRDefault="005F1F37" w:rsidP="005F1F37">
      <w:pPr>
        <w:pStyle w:val="ad"/>
        <w:rPr>
          <w:rFonts w:hAnsi="宋体" w:cs="宋体"/>
        </w:rPr>
      </w:pPr>
      <w:r w:rsidRPr="000665B4">
        <w:rPr>
          <w:rFonts w:hAnsi="宋体" w:cs="宋体" w:hint="eastAsia"/>
        </w:rPr>
        <w:t xml:space="preserve">       int i,j,t;</w:t>
      </w:r>
    </w:p>
    <w:p w:rsidR="005F1F37" w:rsidRPr="000665B4" w:rsidRDefault="005F1F37" w:rsidP="005F1F37">
      <w:pPr>
        <w:pStyle w:val="ad"/>
        <w:rPr>
          <w:rFonts w:hAnsi="宋体" w:cs="宋体"/>
        </w:rPr>
      </w:pPr>
      <w:r w:rsidRPr="000665B4">
        <w:rPr>
          <w:rFonts w:hAnsi="宋体" w:cs="宋体" w:hint="eastAsia"/>
        </w:rPr>
        <w:t xml:space="preserve">       dllb(l/2,0,0,0,d);</w:t>
      </w:r>
    </w:p>
    <w:p w:rsidR="005F1F37" w:rsidRPr="000665B4" w:rsidRDefault="005F1F37" w:rsidP="005F1F37">
      <w:pPr>
        <w:pStyle w:val="ad"/>
        <w:rPr>
          <w:rFonts w:hAnsi="宋体" w:cs="宋体"/>
        </w:rPr>
      </w:pPr>
      <w:r w:rsidRPr="000665B4">
        <w:rPr>
          <w:rFonts w:hAnsi="宋体" w:cs="宋体" w:hint="eastAsia"/>
        </w:rPr>
        <w:t xml:space="preserve">       dllb(l/2,l/2,l/2,l*l/4,d);</w:t>
      </w:r>
    </w:p>
    <w:p w:rsidR="005F1F37" w:rsidRPr="000665B4" w:rsidRDefault="005F1F37" w:rsidP="005F1F37">
      <w:pPr>
        <w:pStyle w:val="ad"/>
        <w:rPr>
          <w:rFonts w:hAnsi="宋体" w:cs="宋体"/>
        </w:rPr>
      </w:pPr>
      <w:r w:rsidRPr="000665B4">
        <w:rPr>
          <w:rFonts w:hAnsi="宋体" w:cs="宋体" w:hint="eastAsia"/>
        </w:rPr>
        <w:t xml:space="preserve">       dllb(l/2,0,l/2,l*l/2,d);</w:t>
      </w:r>
    </w:p>
    <w:p w:rsidR="005F1F37" w:rsidRPr="000665B4" w:rsidRDefault="005F1F37" w:rsidP="005F1F37">
      <w:pPr>
        <w:pStyle w:val="ad"/>
        <w:rPr>
          <w:rFonts w:hAnsi="宋体" w:cs="宋体"/>
        </w:rPr>
      </w:pPr>
      <w:r w:rsidRPr="000665B4">
        <w:rPr>
          <w:rFonts w:hAnsi="宋体" w:cs="宋体" w:hint="eastAsia"/>
        </w:rPr>
        <w:t xml:space="preserve">       dllb(l/2,l/2,0,l*l/4*3,d);</w:t>
      </w:r>
    </w:p>
    <w:p w:rsidR="005F1F37" w:rsidRPr="000665B4" w:rsidRDefault="005F1F37" w:rsidP="005F1F37">
      <w:pPr>
        <w:pStyle w:val="ad"/>
        <w:rPr>
          <w:rFonts w:hAnsi="宋体" w:cs="宋体"/>
        </w:rPr>
      </w:pPr>
      <w:r w:rsidRPr="000665B4">
        <w:rPr>
          <w:rFonts w:hAnsi="宋体" w:cs="宋体" w:hint="eastAsia"/>
        </w:rPr>
        <w:t xml:space="preserve">       for (i=0;i&lt;l/2;i++)</w:t>
      </w:r>
    </w:p>
    <w:p w:rsidR="005F1F37" w:rsidRPr="000665B4" w:rsidRDefault="005F1F37" w:rsidP="005F1F37">
      <w:pPr>
        <w:pStyle w:val="ad"/>
        <w:rPr>
          <w:rFonts w:hAnsi="宋体" w:cs="宋体"/>
        </w:rPr>
      </w:pPr>
      <w:r w:rsidRPr="000665B4">
        <w:rPr>
          <w:rFonts w:hAnsi="宋体" w:cs="宋体" w:hint="eastAsia"/>
        </w:rPr>
        <w:t xml:space="preserve">              for (j=0;j&lt;l/4;j++)</w:t>
      </w:r>
    </w:p>
    <w:p w:rsidR="005F1F37" w:rsidRPr="000665B4" w:rsidRDefault="005F1F37" w:rsidP="005F1F37">
      <w:pPr>
        <w:pStyle w:val="ad"/>
        <w:rPr>
          <w:rFonts w:hAnsi="宋体" w:cs="宋体"/>
        </w:rPr>
      </w:pPr>
      <w:r w:rsidRPr="000665B4">
        <w:rPr>
          <w:rFonts w:hAnsi="宋体" w:cs="宋体" w:hint="eastAsia"/>
        </w:rPr>
        <w:t xml:space="preserve">                     if (i!=l/4||j)</w:t>
      </w:r>
    </w:p>
    <w:p w:rsidR="005F1F37" w:rsidRPr="000665B4" w:rsidRDefault="005F1F37" w:rsidP="005F1F37">
      <w:pPr>
        <w:pStyle w:val="ad"/>
        <w:rPr>
          <w:rFonts w:hAnsi="宋体" w:cs="宋体"/>
        </w:rPr>
      </w:pPr>
      <w:r w:rsidRPr="000665B4">
        <w:rPr>
          <w:rFonts w:hAnsi="宋体" w:cs="宋体" w:hint="eastAsia"/>
        </w:rPr>
        <w:t xml:space="preserve">                            t=d[i][j],d[i][j]=d[i+l/2][j],d[i+l/2][j]=t;</w:t>
      </w:r>
    </w:p>
    <w:p w:rsidR="005F1F37" w:rsidRPr="000665B4" w:rsidRDefault="005F1F37" w:rsidP="005F1F37">
      <w:pPr>
        <w:pStyle w:val="ad"/>
        <w:rPr>
          <w:rFonts w:hAnsi="宋体" w:cs="宋体"/>
        </w:rPr>
      </w:pPr>
      <w:r w:rsidRPr="000665B4">
        <w:rPr>
          <w:rFonts w:hAnsi="宋体" w:cs="宋体" w:hint="eastAsia"/>
        </w:rPr>
        <w:lastRenderedPageBreak/>
        <w:t xml:space="preserve">       t=d[l/4][l/4],d[l/4][l/4]=d[l/4+l/2][l/4],d[l/4+l/2][l/4]=t;</w:t>
      </w:r>
    </w:p>
    <w:p w:rsidR="005F1F37" w:rsidRPr="000665B4" w:rsidRDefault="005F1F37" w:rsidP="005F1F37">
      <w:pPr>
        <w:pStyle w:val="ad"/>
        <w:rPr>
          <w:rFonts w:hAnsi="宋体" w:cs="宋体"/>
        </w:rPr>
      </w:pPr>
      <w:r w:rsidRPr="000665B4">
        <w:rPr>
          <w:rFonts w:hAnsi="宋体" w:cs="宋体" w:hint="eastAsia"/>
        </w:rPr>
        <w:t xml:space="preserve">       for (i=0;i&lt;l/2;i++)</w:t>
      </w:r>
    </w:p>
    <w:p w:rsidR="005F1F37" w:rsidRPr="000665B4" w:rsidRDefault="005F1F37" w:rsidP="005F1F37">
      <w:pPr>
        <w:pStyle w:val="ad"/>
        <w:rPr>
          <w:rFonts w:hAnsi="宋体" w:cs="宋体"/>
        </w:rPr>
      </w:pPr>
      <w:r w:rsidRPr="000665B4">
        <w:rPr>
          <w:rFonts w:hAnsi="宋体" w:cs="宋体" w:hint="eastAsia"/>
        </w:rPr>
        <w:t xml:space="preserve">              for (j=l-l/4+1;j&lt;l;j++)</w:t>
      </w:r>
    </w:p>
    <w:p w:rsidR="005F1F37" w:rsidRPr="000665B4" w:rsidRDefault="005F1F37" w:rsidP="005F1F37">
      <w:pPr>
        <w:pStyle w:val="ad"/>
        <w:rPr>
          <w:rFonts w:hAnsi="宋体" w:cs="宋体"/>
        </w:rPr>
      </w:pPr>
      <w:r w:rsidRPr="000665B4">
        <w:rPr>
          <w:rFonts w:hAnsi="宋体" w:cs="宋体" w:hint="eastAsia"/>
        </w:rPr>
        <w:t xml:space="preserve">                     t=d[i][j],d[i][j]=d[i+l/2][j],d[i+l/2][j]=t;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generate(int l,int d[][MAXN]){</w:t>
      </w:r>
    </w:p>
    <w:p w:rsidR="005F1F37" w:rsidRPr="000665B4" w:rsidRDefault="005F1F37" w:rsidP="005F1F37">
      <w:pPr>
        <w:pStyle w:val="ad"/>
        <w:rPr>
          <w:rFonts w:hAnsi="宋体" w:cs="宋体"/>
        </w:rPr>
      </w:pPr>
      <w:r w:rsidRPr="000665B4">
        <w:rPr>
          <w:rFonts w:hAnsi="宋体" w:cs="宋体" w:hint="eastAsia"/>
        </w:rPr>
        <w:t xml:space="preserve">       if (l%2)</w:t>
      </w:r>
    </w:p>
    <w:p w:rsidR="005F1F37" w:rsidRPr="000665B4" w:rsidRDefault="005F1F37" w:rsidP="005F1F37">
      <w:pPr>
        <w:pStyle w:val="ad"/>
        <w:rPr>
          <w:rFonts w:hAnsi="宋体" w:cs="宋体"/>
        </w:rPr>
      </w:pPr>
      <w:r w:rsidRPr="000665B4">
        <w:rPr>
          <w:rFonts w:hAnsi="宋体" w:cs="宋体" w:hint="eastAsia"/>
        </w:rPr>
        <w:t xml:space="preserve">              magic_odd(l,d);</w:t>
      </w:r>
    </w:p>
    <w:p w:rsidR="005F1F37" w:rsidRPr="000665B4" w:rsidRDefault="005F1F37" w:rsidP="005F1F37">
      <w:pPr>
        <w:pStyle w:val="ad"/>
        <w:rPr>
          <w:rFonts w:hAnsi="宋体" w:cs="宋体"/>
        </w:rPr>
      </w:pPr>
      <w:r w:rsidRPr="000665B4">
        <w:rPr>
          <w:rFonts w:hAnsi="宋体" w:cs="宋体" w:hint="eastAsia"/>
        </w:rPr>
        <w:t xml:space="preserve">       else if (l%4==0)</w:t>
      </w:r>
    </w:p>
    <w:p w:rsidR="005F1F37" w:rsidRPr="000665B4" w:rsidRDefault="005F1F37" w:rsidP="005F1F37">
      <w:pPr>
        <w:pStyle w:val="ad"/>
        <w:rPr>
          <w:rFonts w:hAnsi="宋体" w:cs="宋体"/>
        </w:rPr>
      </w:pPr>
      <w:r w:rsidRPr="000665B4">
        <w:rPr>
          <w:rFonts w:hAnsi="宋体" w:cs="宋体" w:hint="eastAsia"/>
        </w:rPr>
        <w:t xml:space="preserve">              magic_4k(l,d);</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magic_other(l,d);</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r w:rsidRPr="000665B4">
        <w:rPr>
          <w:rFonts w:hAnsi="宋体" w:cs="宋体" w:hint="eastAsia"/>
          <w:b/>
        </w:rPr>
        <w:t>13.6 模式匹配(kmp)</w:t>
      </w:r>
    </w:p>
    <w:p w:rsidR="005F1F37" w:rsidRPr="000665B4" w:rsidRDefault="005F1F37" w:rsidP="005F1F37">
      <w:pPr>
        <w:pStyle w:val="ad"/>
        <w:rPr>
          <w:rFonts w:hAnsi="宋体" w:cs="宋体"/>
        </w:rPr>
      </w:pPr>
      <w:r w:rsidRPr="000665B4">
        <w:rPr>
          <w:rFonts w:hAnsi="宋体" w:cs="宋体" w:hint="eastAsia"/>
        </w:rPr>
        <w:t>//模式匹配,kmp算法,复杂度O(m+n)</w:t>
      </w:r>
    </w:p>
    <w:p w:rsidR="005F1F37" w:rsidRPr="000665B4" w:rsidRDefault="005F1F37" w:rsidP="005F1F37">
      <w:pPr>
        <w:pStyle w:val="ad"/>
        <w:rPr>
          <w:rFonts w:hAnsi="宋体" w:cs="宋体"/>
        </w:rPr>
      </w:pPr>
      <w:r w:rsidRPr="000665B4">
        <w:rPr>
          <w:rFonts w:hAnsi="宋体" w:cs="宋体" w:hint="eastAsia"/>
        </w:rPr>
        <w:t>//返回匹配位置,-1表示匹配失败,传入匹配串和模式串和长度</w:t>
      </w:r>
    </w:p>
    <w:p w:rsidR="005F1F37" w:rsidRPr="000665B4" w:rsidRDefault="005F1F37" w:rsidP="005F1F37">
      <w:pPr>
        <w:pStyle w:val="ad"/>
        <w:rPr>
          <w:rFonts w:hAnsi="宋体" w:cs="宋体"/>
        </w:rPr>
      </w:pPr>
      <w:r w:rsidRPr="000665B4">
        <w:rPr>
          <w:rFonts w:hAnsi="宋体" w:cs="宋体" w:hint="eastAsia"/>
        </w:rPr>
        <w:t>//可更改元素类型,更换匹配函数</w:t>
      </w:r>
    </w:p>
    <w:p w:rsidR="005F1F37" w:rsidRPr="000665B4" w:rsidRDefault="005F1F37" w:rsidP="005F1F37">
      <w:pPr>
        <w:pStyle w:val="ad"/>
        <w:rPr>
          <w:rFonts w:hAnsi="宋体" w:cs="宋体"/>
        </w:rPr>
      </w:pPr>
      <w:r w:rsidRPr="000665B4">
        <w:rPr>
          <w:rFonts w:hAnsi="宋体" w:cs="宋体" w:hint="eastAsia"/>
        </w:rPr>
        <w:t>#define MAXN 10000</w:t>
      </w:r>
    </w:p>
    <w:p w:rsidR="005F1F37" w:rsidRPr="000665B4" w:rsidRDefault="005F1F37" w:rsidP="005F1F37">
      <w:pPr>
        <w:pStyle w:val="ad"/>
        <w:rPr>
          <w:rFonts w:hAnsi="宋体" w:cs="宋体"/>
        </w:rPr>
      </w:pPr>
      <w:r w:rsidRPr="000665B4">
        <w:rPr>
          <w:rFonts w:hAnsi="宋体" w:cs="宋体" w:hint="eastAsia"/>
        </w:rPr>
        <w:t>#define _match(a,b) ((a)==(b))</w:t>
      </w:r>
    </w:p>
    <w:p w:rsidR="005F1F37" w:rsidRPr="000665B4" w:rsidRDefault="005F1F37" w:rsidP="005F1F37">
      <w:pPr>
        <w:pStyle w:val="ad"/>
        <w:rPr>
          <w:rFonts w:hAnsi="宋体" w:cs="宋体"/>
        </w:rPr>
      </w:pPr>
      <w:r w:rsidRPr="000665B4">
        <w:rPr>
          <w:rFonts w:hAnsi="宋体" w:cs="宋体" w:hint="eastAsia"/>
        </w:rPr>
        <w:t>typedef char elem_t;</w:t>
      </w:r>
    </w:p>
    <w:p w:rsidR="005F1F37" w:rsidRPr="000665B4" w:rsidRDefault="005F1F37" w:rsidP="005F1F37">
      <w:pPr>
        <w:pStyle w:val="ad"/>
        <w:rPr>
          <w:rFonts w:hAnsi="宋体" w:cs="宋体"/>
        </w:rPr>
      </w:pPr>
      <w:r w:rsidRPr="000665B4">
        <w:rPr>
          <w:rFonts w:hAnsi="宋体" w:cs="宋体" w:hint="eastAsia"/>
        </w:rPr>
        <w:t>int pat_match(int ls,elem_t* str,int lp,elem_t* pat){</w:t>
      </w:r>
    </w:p>
    <w:p w:rsidR="005F1F37" w:rsidRPr="000665B4" w:rsidRDefault="005F1F37" w:rsidP="005F1F37">
      <w:pPr>
        <w:pStyle w:val="ad"/>
        <w:rPr>
          <w:rFonts w:hAnsi="宋体" w:cs="宋体"/>
        </w:rPr>
      </w:pPr>
      <w:r w:rsidRPr="000665B4">
        <w:rPr>
          <w:rFonts w:hAnsi="宋体" w:cs="宋体" w:hint="eastAsia"/>
        </w:rPr>
        <w:t xml:space="preserve">       int fail[MAXN]={-1},i=0,j;</w:t>
      </w:r>
    </w:p>
    <w:p w:rsidR="005F1F37" w:rsidRPr="000665B4" w:rsidRDefault="005F1F37" w:rsidP="005F1F37">
      <w:pPr>
        <w:pStyle w:val="ad"/>
        <w:rPr>
          <w:rFonts w:hAnsi="宋体" w:cs="宋体"/>
        </w:rPr>
      </w:pPr>
      <w:r w:rsidRPr="000665B4">
        <w:rPr>
          <w:rFonts w:hAnsi="宋体" w:cs="宋体" w:hint="eastAsia"/>
        </w:rPr>
        <w:t xml:space="preserve">       for (j=1;j&lt;lp;j++){</w:t>
      </w:r>
    </w:p>
    <w:p w:rsidR="005F1F37" w:rsidRPr="000665B4" w:rsidRDefault="005F1F37" w:rsidP="005F1F37">
      <w:pPr>
        <w:pStyle w:val="ad"/>
        <w:rPr>
          <w:rFonts w:hAnsi="宋体" w:cs="宋体"/>
        </w:rPr>
      </w:pPr>
      <w:r w:rsidRPr="000665B4">
        <w:rPr>
          <w:rFonts w:hAnsi="宋体" w:cs="宋体" w:hint="eastAsia"/>
        </w:rPr>
        <w:t xml:space="preserve">              for (i=fail[j-1];i&gt;=0&amp;&amp;!_match(pat[i+1],pat[j]);i=fail[i]);</w:t>
      </w:r>
    </w:p>
    <w:p w:rsidR="005F1F37" w:rsidRPr="000665B4" w:rsidRDefault="005F1F37" w:rsidP="005F1F37">
      <w:pPr>
        <w:pStyle w:val="ad"/>
        <w:rPr>
          <w:rFonts w:hAnsi="宋体" w:cs="宋体"/>
        </w:rPr>
      </w:pPr>
      <w:r w:rsidRPr="000665B4">
        <w:rPr>
          <w:rFonts w:hAnsi="宋体" w:cs="宋体" w:hint="eastAsia"/>
        </w:rPr>
        <w:t xml:space="preserve">              fail[j]=(_match(pat[i+1],pat[j])?i+1:-1);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(i=j=0;i&lt;ls&amp;&amp;j&lt;lp;i++)</w:t>
      </w:r>
    </w:p>
    <w:p w:rsidR="005F1F37" w:rsidRPr="000665B4" w:rsidRDefault="005F1F37" w:rsidP="005F1F37">
      <w:pPr>
        <w:pStyle w:val="ad"/>
        <w:rPr>
          <w:rFonts w:hAnsi="宋体" w:cs="宋体"/>
        </w:rPr>
      </w:pPr>
      <w:r w:rsidRPr="000665B4">
        <w:rPr>
          <w:rFonts w:hAnsi="宋体" w:cs="宋体" w:hint="eastAsia"/>
        </w:rPr>
        <w:t xml:space="preserve">              if (_match(str[i],pat[j]))</w:t>
      </w:r>
    </w:p>
    <w:p w:rsidR="005F1F37" w:rsidRPr="000665B4" w:rsidRDefault="005F1F37" w:rsidP="005F1F37">
      <w:pPr>
        <w:pStyle w:val="ad"/>
        <w:rPr>
          <w:rFonts w:hAnsi="宋体" w:cs="宋体"/>
        </w:rPr>
      </w:pPr>
      <w:r w:rsidRPr="000665B4">
        <w:rPr>
          <w:rFonts w:hAnsi="宋体" w:cs="宋体" w:hint="eastAsia"/>
        </w:rPr>
        <w:t xml:space="preserve">                     j++;</w:t>
      </w:r>
    </w:p>
    <w:p w:rsidR="005F1F37" w:rsidRPr="000665B4" w:rsidRDefault="005F1F37" w:rsidP="005F1F37">
      <w:pPr>
        <w:pStyle w:val="ad"/>
        <w:rPr>
          <w:rFonts w:hAnsi="宋体" w:cs="宋体"/>
        </w:rPr>
      </w:pPr>
      <w:r w:rsidRPr="000665B4">
        <w:rPr>
          <w:rFonts w:hAnsi="宋体" w:cs="宋体" w:hint="eastAsia"/>
        </w:rPr>
        <w:t xml:space="preserve">              else if (j)</w:t>
      </w:r>
    </w:p>
    <w:p w:rsidR="005F1F37" w:rsidRPr="000665B4" w:rsidRDefault="005F1F37" w:rsidP="005F1F37">
      <w:pPr>
        <w:pStyle w:val="ad"/>
        <w:rPr>
          <w:rFonts w:hAnsi="宋体" w:cs="宋体"/>
        </w:rPr>
      </w:pPr>
      <w:r w:rsidRPr="000665B4">
        <w:rPr>
          <w:rFonts w:hAnsi="宋体" w:cs="宋体" w:hint="eastAsia"/>
        </w:rPr>
        <w:t xml:space="preserve">                     j=fail[j-1]+1,i--;</w:t>
      </w:r>
    </w:p>
    <w:p w:rsidR="005F1F37" w:rsidRPr="000665B4" w:rsidRDefault="005F1F37" w:rsidP="005F1F37">
      <w:pPr>
        <w:pStyle w:val="ad"/>
        <w:rPr>
          <w:rFonts w:hAnsi="宋体" w:cs="宋体"/>
        </w:rPr>
      </w:pPr>
      <w:r w:rsidRPr="000665B4">
        <w:rPr>
          <w:rFonts w:hAnsi="宋体" w:cs="宋体" w:hint="eastAsia"/>
        </w:rPr>
        <w:t xml:space="preserve">       return j==lp?(i-lp):-1;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13.7 逆序对数</w:t>
      </w:r>
    </w:p>
    <w:p w:rsidR="005F1F37" w:rsidRPr="000665B4" w:rsidRDefault="005F1F37" w:rsidP="005F1F37">
      <w:pPr>
        <w:pStyle w:val="ad"/>
        <w:rPr>
          <w:rFonts w:hAnsi="宋体" w:cs="宋体"/>
        </w:rPr>
      </w:pPr>
      <w:r w:rsidRPr="000665B4">
        <w:rPr>
          <w:rFonts w:hAnsi="宋体" w:cs="宋体" w:hint="eastAsia"/>
        </w:rPr>
        <w:t>//序列逆序对数,复杂度O(nlogn)</w:t>
      </w:r>
    </w:p>
    <w:p w:rsidR="005F1F37" w:rsidRPr="000665B4" w:rsidRDefault="005F1F37" w:rsidP="005F1F37">
      <w:pPr>
        <w:pStyle w:val="ad"/>
        <w:rPr>
          <w:rFonts w:hAnsi="宋体" w:cs="宋体"/>
        </w:rPr>
      </w:pPr>
      <w:r w:rsidRPr="000665B4">
        <w:rPr>
          <w:rFonts w:hAnsi="宋体" w:cs="宋体" w:hint="eastAsia"/>
        </w:rPr>
        <w:t>//传入序列长度和内容,返回逆序对数</w:t>
      </w:r>
    </w:p>
    <w:p w:rsidR="005F1F37" w:rsidRPr="000665B4" w:rsidRDefault="005F1F37" w:rsidP="005F1F37">
      <w:pPr>
        <w:pStyle w:val="ad"/>
        <w:rPr>
          <w:rFonts w:hAnsi="宋体" w:cs="宋体"/>
        </w:rPr>
      </w:pPr>
      <w:r w:rsidRPr="000665B4">
        <w:rPr>
          <w:rFonts w:hAnsi="宋体" w:cs="宋体" w:hint="eastAsia"/>
        </w:rPr>
        <w:t>//可更改元素类型和比较函数</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1000000</w:t>
      </w:r>
    </w:p>
    <w:p w:rsidR="005F1F37" w:rsidRPr="000665B4" w:rsidRDefault="005F1F37" w:rsidP="005F1F37">
      <w:pPr>
        <w:pStyle w:val="ad"/>
        <w:rPr>
          <w:rFonts w:hAnsi="宋体" w:cs="宋体"/>
        </w:rPr>
      </w:pPr>
      <w:r w:rsidRPr="000665B4">
        <w:rPr>
          <w:rFonts w:hAnsi="宋体" w:cs="宋体" w:hint="eastAsia"/>
        </w:rPr>
        <w:t>#define _cp(a,b) ((a)&lt;=(b))</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elem_t _tmp[MAXN];</w:t>
      </w:r>
    </w:p>
    <w:p w:rsidR="005F1F37" w:rsidRPr="000665B4" w:rsidRDefault="005F1F37" w:rsidP="005F1F37">
      <w:pPr>
        <w:pStyle w:val="ad"/>
        <w:rPr>
          <w:rFonts w:hAnsi="宋体" w:cs="宋体"/>
        </w:rPr>
      </w:pPr>
      <w:r w:rsidRPr="000665B4">
        <w:rPr>
          <w:rFonts w:hAnsi="宋体" w:cs="宋体" w:hint="eastAsia"/>
        </w:rPr>
        <w:lastRenderedPageBreak/>
        <w:t>int inv(int n,elem_t* a){</w:t>
      </w:r>
    </w:p>
    <w:p w:rsidR="005F1F37" w:rsidRPr="000665B4" w:rsidRDefault="005F1F37" w:rsidP="005F1F37">
      <w:pPr>
        <w:pStyle w:val="ad"/>
        <w:rPr>
          <w:rFonts w:hAnsi="宋体" w:cs="宋体"/>
          <w:lang w:val="pt-BR"/>
        </w:rPr>
      </w:pPr>
      <w:r w:rsidRPr="000665B4">
        <w:rPr>
          <w:rFonts w:hAnsi="宋体" w:cs="宋体" w:hint="eastAsia"/>
          <w:lang w:val="pt-BR"/>
        </w:rPr>
        <w:t xml:space="preserve">       int l=n&gt;&gt;1,r=n-l,i,j;</w:t>
      </w:r>
    </w:p>
    <w:p w:rsidR="005F1F37" w:rsidRPr="000665B4" w:rsidRDefault="005F1F37" w:rsidP="005F1F37">
      <w:pPr>
        <w:pStyle w:val="ad"/>
        <w:rPr>
          <w:rFonts w:hAnsi="宋体" w:cs="宋体"/>
          <w:lang w:val="pt-BR"/>
        </w:rPr>
      </w:pPr>
      <w:r w:rsidRPr="000665B4">
        <w:rPr>
          <w:rFonts w:hAnsi="宋体" w:cs="宋体" w:hint="eastAsia"/>
          <w:lang w:val="pt-BR"/>
        </w:rPr>
        <w:t xml:space="preserve">       int ret=(r&gt;1?(inv(l,a)+inv(r,a+l)):0);</w:t>
      </w:r>
    </w:p>
    <w:p w:rsidR="005F1F37" w:rsidRPr="000665B4" w:rsidRDefault="005F1F37" w:rsidP="005F1F37">
      <w:pPr>
        <w:pStyle w:val="ad"/>
        <w:rPr>
          <w:rFonts w:hAnsi="宋体" w:cs="宋体"/>
        </w:rPr>
      </w:pPr>
      <w:r w:rsidRPr="000665B4">
        <w:rPr>
          <w:rFonts w:hAnsi="宋体" w:cs="宋体" w:hint="eastAsia"/>
        </w:rPr>
        <w:t xml:space="preserve">       for (i=j=0;i&lt;=l;_tmp[i+j]=a[i],i++)</w:t>
      </w:r>
    </w:p>
    <w:p w:rsidR="005F1F37" w:rsidRPr="000665B4" w:rsidRDefault="005F1F37" w:rsidP="005F1F37">
      <w:pPr>
        <w:pStyle w:val="ad"/>
        <w:rPr>
          <w:rFonts w:hAnsi="宋体" w:cs="宋体"/>
        </w:rPr>
      </w:pPr>
      <w:r w:rsidRPr="000665B4">
        <w:rPr>
          <w:rFonts w:hAnsi="宋体" w:cs="宋体" w:hint="eastAsia"/>
        </w:rPr>
        <w:t xml:space="preserve">              for (ret+=j;j&lt;r&amp;&amp;(i==l||!_cp(a[i],a[l+j]));_tmp[i+j]=a[l+j],j++);</w:t>
      </w:r>
    </w:p>
    <w:p w:rsidR="005F1F37" w:rsidRPr="000665B4" w:rsidRDefault="005F1F37" w:rsidP="005F1F37">
      <w:pPr>
        <w:pStyle w:val="ad"/>
        <w:rPr>
          <w:rFonts w:hAnsi="宋体" w:cs="宋体"/>
        </w:rPr>
      </w:pPr>
      <w:r w:rsidRPr="000665B4">
        <w:rPr>
          <w:rFonts w:hAnsi="宋体" w:cs="宋体" w:hint="eastAsia"/>
        </w:rPr>
        <w:t xml:space="preserve">       memcpy(a,_tmp,sizeof(elem_t)*n);</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13.8 字符串最小表示</w:t>
      </w:r>
    </w:p>
    <w:p w:rsidR="005F1F37" w:rsidRPr="000665B4" w:rsidRDefault="005F1F37" w:rsidP="005F1F37">
      <w:pPr>
        <w:pStyle w:val="ad"/>
        <w:rPr>
          <w:rFonts w:hAnsi="宋体" w:cs="宋体"/>
        </w:rPr>
      </w:pPr>
      <w:r w:rsidRPr="000665B4">
        <w:rPr>
          <w:rFonts w:hAnsi="宋体" w:cs="宋体" w:hint="eastAsia"/>
        </w:rPr>
        <w:t>/*     求字符串的最小表示</w:t>
      </w:r>
    </w:p>
    <w:p w:rsidR="005F1F37" w:rsidRPr="000665B4" w:rsidRDefault="005F1F37" w:rsidP="005F1F37">
      <w:pPr>
        <w:pStyle w:val="ad"/>
        <w:rPr>
          <w:rFonts w:hAnsi="宋体" w:cs="宋体"/>
        </w:rPr>
      </w:pPr>
      <w:r w:rsidRPr="000665B4">
        <w:rPr>
          <w:rFonts w:hAnsi="宋体" w:cs="宋体" w:hint="eastAsia"/>
        </w:rPr>
        <w:t xml:space="preserve">       输入：字符串</w:t>
      </w:r>
    </w:p>
    <w:p w:rsidR="005F1F37" w:rsidRPr="000665B4" w:rsidRDefault="005F1F37" w:rsidP="005F1F37">
      <w:pPr>
        <w:pStyle w:val="ad"/>
        <w:rPr>
          <w:rFonts w:hAnsi="宋体" w:cs="宋体"/>
        </w:rPr>
      </w:pPr>
      <w:r w:rsidRPr="000665B4">
        <w:rPr>
          <w:rFonts w:hAnsi="宋体" w:cs="宋体" w:hint="eastAsia"/>
        </w:rPr>
        <w:t xml:space="preserve">       返回：字符串最小表示的首字母位置(0...size-1)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template &lt;class T&gt;</w:t>
      </w:r>
    </w:p>
    <w:p w:rsidR="005F1F37" w:rsidRPr="000665B4" w:rsidRDefault="005F1F37" w:rsidP="005F1F37">
      <w:pPr>
        <w:pStyle w:val="ad"/>
        <w:rPr>
          <w:rFonts w:hAnsi="宋体" w:cs="宋体"/>
        </w:rPr>
      </w:pPr>
      <w:r w:rsidRPr="000665B4">
        <w:rPr>
          <w:rFonts w:hAnsi="宋体" w:cs="宋体" w:hint="eastAsia"/>
        </w:rPr>
        <w:t>int MinString(vector &lt;T&gt; &amp;str)</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int i, j, k;</w:t>
      </w:r>
    </w:p>
    <w:p w:rsidR="005F1F37" w:rsidRPr="000665B4" w:rsidRDefault="005F1F37" w:rsidP="005F1F37">
      <w:pPr>
        <w:pStyle w:val="ad"/>
        <w:rPr>
          <w:rFonts w:hAnsi="宋体" w:cs="宋体"/>
        </w:rPr>
      </w:pPr>
      <w:r w:rsidRPr="000665B4">
        <w:rPr>
          <w:rFonts w:hAnsi="宋体" w:cs="宋体" w:hint="eastAsia"/>
        </w:rPr>
        <w:t xml:space="preserve">       vector &lt;T&gt; ss(str.size() &lt;&lt; 1);</w:t>
      </w:r>
    </w:p>
    <w:p w:rsidR="005F1F37" w:rsidRPr="000665B4" w:rsidRDefault="005F1F37" w:rsidP="005F1F37">
      <w:pPr>
        <w:pStyle w:val="ad"/>
        <w:rPr>
          <w:rFonts w:hAnsi="宋体" w:cs="宋体"/>
        </w:rPr>
      </w:pPr>
      <w:r w:rsidRPr="000665B4">
        <w:rPr>
          <w:rFonts w:hAnsi="宋体" w:cs="宋体" w:hint="eastAsia"/>
        </w:rPr>
        <w:t xml:space="preserve">       for (i = 0; i &lt; str.size(); i ++) ss[i] = ss[i + str.size()] = str[i];</w:t>
      </w:r>
    </w:p>
    <w:p w:rsidR="005F1F37" w:rsidRPr="000665B4" w:rsidRDefault="005F1F37" w:rsidP="005F1F37">
      <w:pPr>
        <w:pStyle w:val="ad"/>
        <w:rPr>
          <w:rFonts w:hAnsi="宋体" w:cs="宋体"/>
        </w:rPr>
      </w:pPr>
      <w:r w:rsidRPr="000665B4">
        <w:rPr>
          <w:rFonts w:hAnsi="宋体" w:cs="宋体" w:hint="eastAsia"/>
        </w:rPr>
        <w:t xml:space="preserve">       for (i = k = 0, j = 1; k &lt; str.size() &amp;&amp; i &lt; str.size() &amp;&amp; j &lt; str.size(); ) {</w:t>
      </w:r>
    </w:p>
    <w:p w:rsidR="005F1F37" w:rsidRPr="000665B4" w:rsidRDefault="005F1F37" w:rsidP="005F1F37">
      <w:pPr>
        <w:pStyle w:val="ad"/>
        <w:rPr>
          <w:rFonts w:hAnsi="宋体" w:cs="宋体"/>
        </w:rPr>
      </w:pPr>
      <w:r w:rsidRPr="000665B4">
        <w:rPr>
          <w:rFonts w:hAnsi="宋体" w:cs="宋体" w:hint="eastAsia"/>
        </w:rPr>
        <w:t xml:space="preserve">              for (k = 0; k &lt; str.size() &amp;&amp; ss[i + k] == ss[j + k]; k ++);</w:t>
      </w:r>
    </w:p>
    <w:p w:rsidR="005F1F37" w:rsidRPr="000665B4" w:rsidRDefault="005F1F37" w:rsidP="005F1F37">
      <w:pPr>
        <w:pStyle w:val="ad"/>
        <w:rPr>
          <w:rFonts w:hAnsi="宋体" w:cs="宋体"/>
        </w:rPr>
      </w:pPr>
      <w:r w:rsidRPr="000665B4">
        <w:rPr>
          <w:rFonts w:hAnsi="宋体" w:cs="宋体" w:hint="eastAsia"/>
        </w:rPr>
        <w:t xml:space="preserve">              if (k &lt; str.size()) {</w:t>
      </w:r>
    </w:p>
    <w:p w:rsidR="005F1F37" w:rsidRPr="000665B4" w:rsidRDefault="005F1F37" w:rsidP="005F1F37">
      <w:pPr>
        <w:pStyle w:val="ad"/>
        <w:rPr>
          <w:rFonts w:hAnsi="宋体" w:cs="宋体"/>
        </w:rPr>
      </w:pPr>
      <w:r w:rsidRPr="000665B4">
        <w:rPr>
          <w:rFonts w:hAnsi="宋体" w:cs="宋体" w:hint="eastAsia"/>
        </w:rPr>
        <w:t xml:space="preserve">                     if (ss[i + k] &gt; ss[j + k])</w:t>
      </w:r>
    </w:p>
    <w:p w:rsidR="005F1F37" w:rsidRPr="000665B4" w:rsidRDefault="005F1F37" w:rsidP="005F1F37">
      <w:pPr>
        <w:pStyle w:val="ad"/>
        <w:rPr>
          <w:rFonts w:hAnsi="宋体" w:cs="宋体"/>
        </w:rPr>
      </w:pPr>
      <w:r w:rsidRPr="000665B4">
        <w:rPr>
          <w:rFonts w:hAnsi="宋体" w:cs="宋体" w:hint="eastAsia"/>
        </w:rPr>
        <w:t xml:space="preserve">                            i += k + 1;</w:t>
      </w:r>
    </w:p>
    <w:p w:rsidR="005F1F37" w:rsidRPr="000665B4" w:rsidRDefault="005F1F37" w:rsidP="005F1F37">
      <w:pPr>
        <w:pStyle w:val="ad"/>
        <w:rPr>
          <w:rFonts w:hAnsi="宋体" w:cs="宋体"/>
        </w:rPr>
      </w:pPr>
      <w:r w:rsidRPr="000665B4">
        <w:rPr>
          <w:rFonts w:hAnsi="宋体" w:cs="宋体" w:hint="eastAsia"/>
        </w:rPr>
        <w:t xml:space="preserve">                     else j += k + 1;</w:t>
      </w:r>
    </w:p>
    <w:p w:rsidR="005F1F37" w:rsidRPr="000665B4" w:rsidRDefault="005F1F37" w:rsidP="005F1F37">
      <w:pPr>
        <w:pStyle w:val="ad"/>
        <w:rPr>
          <w:rFonts w:hAnsi="宋体" w:cs="宋体"/>
        </w:rPr>
      </w:pPr>
      <w:r w:rsidRPr="000665B4">
        <w:rPr>
          <w:rFonts w:hAnsi="宋体" w:cs="宋体" w:hint="eastAsia"/>
        </w:rPr>
        <w:t xml:space="preserve">                     if (i == j) j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i &lt; j ? i : j;</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b/>
        </w:rPr>
      </w:pPr>
    </w:p>
    <w:p w:rsidR="005F1F37" w:rsidRPr="000665B4" w:rsidRDefault="005F1F37" w:rsidP="005F1F37">
      <w:pPr>
        <w:pStyle w:val="ad"/>
        <w:rPr>
          <w:rFonts w:hAnsi="宋体" w:cs="宋体"/>
          <w:b/>
        </w:rPr>
      </w:pPr>
      <w:r w:rsidRPr="000665B4">
        <w:rPr>
          <w:rFonts w:hAnsi="宋体" w:cs="宋体" w:hint="eastAsia"/>
          <w:b/>
        </w:rPr>
        <w:t>13.9 最长公共单调子序列</w:t>
      </w:r>
    </w:p>
    <w:p w:rsidR="005F1F37" w:rsidRPr="000665B4" w:rsidRDefault="005F1F37" w:rsidP="005F1F37">
      <w:pPr>
        <w:pStyle w:val="ad"/>
        <w:rPr>
          <w:rFonts w:hAnsi="宋体" w:cs="宋体"/>
        </w:rPr>
      </w:pPr>
      <w:r w:rsidRPr="000665B4">
        <w:rPr>
          <w:rFonts w:hAnsi="宋体" w:cs="宋体" w:hint="eastAsia"/>
        </w:rPr>
        <w:t>// 最长公共递增子序列， 时间复杂度O(n^2 * logn)，空间 O(n^2)</w:t>
      </w:r>
    </w:p>
    <w:p w:rsidR="005F1F37" w:rsidRPr="000665B4" w:rsidRDefault="005F1F37" w:rsidP="005F1F37">
      <w:pPr>
        <w:pStyle w:val="ad"/>
        <w:rPr>
          <w:rFonts w:hAnsi="宋体" w:cs="宋体"/>
        </w:rPr>
      </w:pPr>
      <w:r w:rsidRPr="000665B4">
        <w:rPr>
          <w:rFonts w:hAnsi="宋体" w:cs="宋体" w:hint="eastAsia"/>
        </w:rPr>
        <w:t xml:space="preserve"> //* n为a的大小, m为b的大小</w:t>
      </w:r>
    </w:p>
    <w:p w:rsidR="005F1F37" w:rsidRPr="000665B4" w:rsidRDefault="005F1F37" w:rsidP="005F1F37">
      <w:pPr>
        <w:pStyle w:val="ad"/>
        <w:rPr>
          <w:rFonts w:hAnsi="宋体" w:cs="宋体"/>
        </w:rPr>
      </w:pPr>
      <w:r w:rsidRPr="000665B4">
        <w:rPr>
          <w:rFonts w:hAnsi="宋体" w:cs="宋体" w:hint="eastAsia"/>
        </w:rPr>
        <w:t xml:space="preserve"> //* 结果在ans中</w:t>
      </w:r>
    </w:p>
    <w:p w:rsidR="005F1F37" w:rsidRPr="000665B4" w:rsidRDefault="005F1F37" w:rsidP="005F1F37">
      <w:pPr>
        <w:pStyle w:val="ad"/>
        <w:rPr>
          <w:rFonts w:hAnsi="宋体" w:cs="宋体"/>
        </w:rPr>
      </w:pPr>
      <w:r w:rsidRPr="000665B4">
        <w:rPr>
          <w:rFonts w:hAnsi="宋体" w:cs="宋体" w:hint="eastAsia"/>
        </w:rPr>
        <w:t xml:space="preserve"> // "define _cp(a,b) ((a)&lt;(b))"求解最长严格递增序列</w:t>
      </w:r>
    </w:p>
    <w:p w:rsidR="005F1F37" w:rsidRPr="000665B4" w:rsidRDefault="005F1F37" w:rsidP="005F1F37">
      <w:pPr>
        <w:pStyle w:val="ad"/>
        <w:rPr>
          <w:rFonts w:hAnsi="宋体" w:cs="宋体"/>
        </w:rPr>
      </w:pPr>
      <w:r w:rsidRPr="000665B4">
        <w:rPr>
          <w:rFonts w:hAnsi="宋体" w:cs="宋体" w:hint="eastAsia"/>
        </w:rPr>
        <w:t>#define MAXN 1000</w:t>
      </w:r>
    </w:p>
    <w:p w:rsidR="005F1F37" w:rsidRPr="000665B4" w:rsidRDefault="005F1F37" w:rsidP="005F1F37">
      <w:pPr>
        <w:pStyle w:val="ad"/>
        <w:rPr>
          <w:rFonts w:hAnsi="宋体" w:cs="宋体"/>
        </w:rPr>
      </w:pPr>
      <w:r w:rsidRPr="000665B4">
        <w:rPr>
          <w:rFonts w:hAnsi="宋体" w:cs="宋体" w:hint="eastAsia"/>
        </w:rPr>
        <w:t>#define _cp(a,b) ((a)&lt;(b))</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elem_t DP[MAXN][MAXN];</w:t>
      </w:r>
    </w:p>
    <w:p w:rsidR="005F1F37" w:rsidRPr="000665B4" w:rsidRDefault="005F1F37" w:rsidP="005F1F37">
      <w:pPr>
        <w:pStyle w:val="ad"/>
        <w:rPr>
          <w:rFonts w:hAnsi="宋体" w:cs="宋体"/>
        </w:rPr>
      </w:pPr>
      <w:r w:rsidRPr="000665B4">
        <w:rPr>
          <w:rFonts w:hAnsi="宋体" w:cs="宋体" w:hint="eastAsia"/>
        </w:rPr>
        <w:t>int num[MAXN], p[1&lt;&lt;20];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lastRenderedPageBreak/>
        <w:t>int LIS(int n, elem_t *a, int m, elem_t *b, elem_t *ans){</w:t>
      </w:r>
    </w:p>
    <w:p w:rsidR="005F1F37" w:rsidRPr="000665B4" w:rsidRDefault="005F1F37" w:rsidP="005F1F37">
      <w:pPr>
        <w:pStyle w:val="ad"/>
        <w:rPr>
          <w:rFonts w:hAnsi="宋体" w:cs="宋体"/>
          <w:lang w:val="pt-BR"/>
        </w:rPr>
      </w:pPr>
      <w:r w:rsidRPr="000665B4">
        <w:rPr>
          <w:rFonts w:hAnsi="宋体" w:cs="宋体" w:hint="eastAsia"/>
          <w:lang w:val="pt-BR"/>
        </w:rPr>
        <w:t xml:space="preserve">    int i, j, l, r, k;</w:t>
      </w:r>
    </w:p>
    <w:p w:rsidR="005F1F37" w:rsidRPr="000665B4" w:rsidRDefault="005F1F37" w:rsidP="005F1F37">
      <w:pPr>
        <w:pStyle w:val="ad"/>
        <w:rPr>
          <w:rFonts w:hAnsi="宋体" w:cs="宋体"/>
          <w:lang w:val="pt-BR"/>
        </w:rPr>
      </w:pPr>
      <w:r w:rsidRPr="000665B4">
        <w:rPr>
          <w:rFonts w:hAnsi="宋体" w:cs="宋体" w:hint="eastAsia"/>
          <w:lang w:val="pt-BR"/>
        </w:rPr>
        <w:t xml:space="preserve">    DP[0][0] = 0;</w:t>
      </w:r>
    </w:p>
    <w:p w:rsidR="005F1F37" w:rsidRPr="000665B4" w:rsidRDefault="005F1F37" w:rsidP="005F1F37">
      <w:pPr>
        <w:pStyle w:val="ad"/>
        <w:rPr>
          <w:rFonts w:hAnsi="宋体" w:cs="宋体"/>
          <w:lang w:val="pt-BR"/>
        </w:rPr>
      </w:pPr>
      <w:r w:rsidRPr="000665B4">
        <w:rPr>
          <w:rFonts w:hAnsi="宋体" w:cs="宋体" w:hint="eastAsia"/>
          <w:lang w:val="pt-BR"/>
        </w:rPr>
        <w:t xml:space="preserve">   num[0] = (b[0] == a[0]);</w:t>
      </w:r>
    </w:p>
    <w:p w:rsidR="005F1F37" w:rsidRPr="000665B4" w:rsidRDefault="005F1F37" w:rsidP="005F1F37">
      <w:pPr>
        <w:pStyle w:val="ad"/>
        <w:rPr>
          <w:rFonts w:hAnsi="宋体" w:cs="宋体"/>
          <w:lang w:val="pt-BR"/>
        </w:rPr>
      </w:pPr>
      <w:r w:rsidRPr="000665B4">
        <w:rPr>
          <w:rFonts w:hAnsi="宋体" w:cs="宋体" w:hint="eastAsia"/>
          <w:lang w:val="pt-BR"/>
        </w:rPr>
        <w:t xml:space="preserve">    for(i = 1; i &lt; m; i++) {</w:t>
      </w:r>
    </w:p>
    <w:p w:rsidR="005F1F37" w:rsidRPr="000665B4" w:rsidRDefault="005F1F37" w:rsidP="005F1F37">
      <w:pPr>
        <w:pStyle w:val="ad"/>
        <w:rPr>
          <w:rFonts w:hAnsi="宋体" w:cs="宋体"/>
          <w:lang w:val="pt-BR"/>
        </w:rPr>
      </w:pPr>
      <w:r w:rsidRPr="000665B4">
        <w:rPr>
          <w:rFonts w:hAnsi="宋体" w:cs="宋体" w:hint="eastAsia"/>
          <w:lang w:val="pt-BR"/>
        </w:rPr>
        <w:t xml:space="preserve">        num[i] = (b[i] == a[0]) || num[i-1];</w:t>
      </w:r>
    </w:p>
    <w:p w:rsidR="005F1F37" w:rsidRPr="000665B4" w:rsidRDefault="005F1F37" w:rsidP="005F1F37">
      <w:pPr>
        <w:pStyle w:val="ad"/>
        <w:rPr>
          <w:rFonts w:hAnsi="宋体" w:cs="宋体"/>
        </w:rPr>
      </w:pPr>
      <w:r w:rsidRPr="000665B4">
        <w:rPr>
          <w:rFonts w:hAnsi="宋体" w:cs="宋体" w:hint="eastAsia"/>
        </w:rPr>
        <w:t xml:space="preserve">        DP[i][0] = 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for(i = 1; i &lt; n; i++){</w:t>
      </w:r>
    </w:p>
    <w:p w:rsidR="005F1F37" w:rsidRPr="000665B4" w:rsidRDefault="005F1F37" w:rsidP="005F1F37">
      <w:pPr>
        <w:pStyle w:val="ad"/>
        <w:rPr>
          <w:rFonts w:hAnsi="宋体" w:cs="宋体"/>
          <w:lang w:val="pt-BR"/>
        </w:rPr>
      </w:pPr>
      <w:r w:rsidRPr="000665B4">
        <w:rPr>
          <w:rFonts w:hAnsi="宋体" w:cs="宋体" w:hint="eastAsia"/>
          <w:lang w:val="pt-BR"/>
        </w:rPr>
        <w:t xml:space="preserve">        if(b[0] == a[i] &amp;&amp; !num[0]) {</w:t>
      </w:r>
    </w:p>
    <w:p w:rsidR="005F1F37" w:rsidRPr="000665B4" w:rsidRDefault="005F1F37" w:rsidP="005F1F37">
      <w:pPr>
        <w:pStyle w:val="ad"/>
        <w:rPr>
          <w:rFonts w:hAnsi="宋体" w:cs="宋体"/>
          <w:lang w:val="pt-BR"/>
        </w:rPr>
      </w:pPr>
      <w:r w:rsidRPr="000665B4">
        <w:rPr>
          <w:rFonts w:hAnsi="宋体" w:cs="宋体" w:hint="eastAsia"/>
          <w:lang w:val="pt-BR"/>
        </w:rPr>
        <w:t xml:space="preserve">            num[0] = 1;</w:t>
      </w:r>
    </w:p>
    <w:p w:rsidR="005F1F37" w:rsidRPr="000665B4" w:rsidRDefault="005F1F37" w:rsidP="005F1F37">
      <w:pPr>
        <w:pStyle w:val="ad"/>
        <w:rPr>
          <w:rFonts w:hAnsi="宋体" w:cs="宋体"/>
        </w:rPr>
      </w:pPr>
      <w:r w:rsidRPr="000665B4">
        <w:rPr>
          <w:rFonts w:hAnsi="宋体" w:cs="宋体" w:hint="eastAsia"/>
        </w:rPr>
        <w:t xml:space="preserve">            DP[0][0] = i&lt;&lt;10;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for(j = 1; j &lt; m; j++){</w:t>
      </w:r>
    </w:p>
    <w:p w:rsidR="005F1F37" w:rsidRPr="000665B4" w:rsidRDefault="005F1F37" w:rsidP="005F1F37">
      <w:pPr>
        <w:pStyle w:val="ad"/>
        <w:rPr>
          <w:rFonts w:hAnsi="宋体" w:cs="宋体"/>
          <w:lang w:val="pt-BR"/>
        </w:rPr>
      </w:pPr>
      <w:r w:rsidRPr="000665B4">
        <w:rPr>
          <w:rFonts w:hAnsi="宋体" w:cs="宋体" w:hint="eastAsia"/>
          <w:lang w:val="pt-BR"/>
        </w:rPr>
        <w:t xml:space="preserve">            for(k=((l=0)+(r=num[j-1]-1))&gt;&gt;1; l&lt;=r; k=(l+r)&gt;&gt;1)</w:t>
      </w:r>
    </w:p>
    <w:p w:rsidR="005F1F37" w:rsidRPr="000665B4" w:rsidRDefault="005F1F37" w:rsidP="005F1F37">
      <w:pPr>
        <w:pStyle w:val="ad"/>
        <w:rPr>
          <w:rFonts w:hAnsi="宋体" w:cs="宋体"/>
        </w:rPr>
      </w:pPr>
      <w:r w:rsidRPr="000665B4">
        <w:rPr>
          <w:rFonts w:hAnsi="宋体" w:cs="宋体" w:hint="eastAsia"/>
        </w:rPr>
        <w:t xml:space="preserve">                if(_cp(a[DP[j-1][k]&gt;&gt;10], a[i]))</w:t>
      </w:r>
    </w:p>
    <w:p w:rsidR="005F1F37" w:rsidRPr="000665B4" w:rsidRDefault="005F1F37" w:rsidP="005F1F37">
      <w:pPr>
        <w:pStyle w:val="ad"/>
        <w:rPr>
          <w:rFonts w:hAnsi="宋体" w:cs="宋体"/>
        </w:rPr>
      </w:pPr>
      <w:r w:rsidRPr="000665B4">
        <w:rPr>
          <w:rFonts w:hAnsi="宋体" w:cs="宋体" w:hint="eastAsia"/>
        </w:rPr>
        <w:t xml:space="preserve">                    l=k+1;</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r=k-1;</w:t>
      </w:r>
    </w:p>
    <w:p w:rsidR="005F1F37" w:rsidRPr="000665B4" w:rsidRDefault="005F1F37" w:rsidP="005F1F37">
      <w:pPr>
        <w:pStyle w:val="ad"/>
        <w:rPr>
          <w:rFonts w:hAnsi="宋体" w:cs="宋体"/>
          <w:lang w:val="pt-BR"/>
        </w:rPr>
      </w:pPr>
      <w:r w:rsidRPr="000665B4">
        <w:rPr>
          <w:rFonts w:hAnsi="宋体" w:cs="宋体" w:hint="eastAsia"/>
          <w:lang w:val="pt-BR"/>
        </w:rPr>
        <w:t xml:space="preserve">            if(l &lt; num[j-1] &amp;&amp; i == (DP[j-1][l]&gt;&gt;10) ){</w:t>
      </w:r>
    </w:p>
    <w:p w:rsidR="005F1F37" w:rsidRPr="000665B4" w:rsidRDefault="005F1F37" w:rsidP="005F1F37">
      <w:pPr>
        <w:pStyle w:val="ad"/>
        <w:rPr>
          <w:rFonts w:hAnsi="宋体" w:cs="宋体"/>
          <w:lang w:val="pt-BR"/>
        </w:rPr>
      </w:pPr>
      <w:r w:rsidRPr="000665B4">
        <w:rPr>
          <w:rFonts w:hAnsi="宋体" w:cs="宋体" w:hint="eastAsia"/>
          <w:lang w:val="pt-BR"/>
        </w:rPr>
        <w:t xml:space="preserve">                if(l &gt;= num[j]) DP[j][num[j]++] = DP[j-1][l];</w:t>
      </w:r>
    </w:p>
    <w:p w:rsidR="005F1F37" w:rsidRPr="000665B4" w:rsidRDefault="005F1F37" w:rsidP="005F1F37">
      <w:pPr>
        <w:pStyle w:val="ad"/>
        <w:rPr>
          <w:rFonts w:hAnsi="宋体" w:cs="宋体"/>
        </w:rPr>
      </w:pPr>
      <w:r w:rsidRPr="000665B4">
        <w:rPr>
          <w:rFonts w:hAnsi="宋体" w:cs="宋体" w:hint="eastAsia"/>
        </w:rPr>
        <w:t xml:space="preserve">                else DP[j][l] = _cp(a[DP[j][l]&gt;&gt;10],a[i]) ? DP[j][l] : DP[j-1][l];</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if(b[j] == a[i]){</w:t>
      </w:r>
    </w:p>
    <w:p w:rsidR="005F1F37" w:rsidRPr="000665B4" w:rsidRDefault="005F1F37" w:rsidP="005F1F37">
      <w:pPr>
        <w:pStyle w:val="ad"/>
        <w:rPr>
          <w:rFonts w:hAnsi="宋体" w:cs="宋体"/>
          <w:lang w:val="pt-BR"/>
        </w:rPr>
      </w:pPr>
      <w:r w:rsidRPr="000665B4">
        <w:rPr>
          <w:rFonts w:hAnsi="宋体" w:cs="宋体" w:hint="eastAsia"/>
          <w:lang w:val="pt-BR"/>
        </w:rPr>
        <w:t xml:space="preserve">                for(k=((l=0)+(r=num[j]-1))&gt;&gt;1; l&lt;=r; k=(l+r)&gt;&gt;1)</w:t>
      </w:r>
    </w:p>
    <w:p w:rsidR="005F1F37" w:rsidRPr="000665B4" w:rsidRDefault="005F1F37" w:rsidP="005F1F37">
      <w:pPr>
        <w:pStyle w:val="ad"/>
        <w:rPr>
          <w:rFonts w:hAnsi="宋体" w:cs="宋体"/>
        </w:rPr>
      </w:pPr>
      <w:r w:rsidRPr="000665B4">
        <w:rPr>
          <w:rFonts w:hAnsi="宋体" w:cs="宋体" w:hint="eastAsia"/>
        </w:rPr>
        <w:t xml:space="preserve">                    if(_cp(a[DP[j][k]&gt;&gt;10], a[i]))</w:t>
      </w:r>
    </w:p>
    <w:p w:rsidR="005F1F37" w:rsidRPr="000665B4" w:rsidRDefault="005F1F37" w:rsidP="005F1F37">
      <w:pPr>
        <w:pStyle w:val="ad"/>
        <w:rPr>
          <w:rFonts w:hAnsi="宋体" w:cs="宋体"/>
        </w:rPr>
      </w:pPr>
      <w:r w:rsidRPr="000665B4">
        <w:rPr>
          <w:rFonts w:hAnsi="宋体" w:cs="宋体" w:hint="eastAsia"/>
        </w:rPr>
        <w:t xml:space="preserve">                        l=k+1;</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r=k-1;</w:t>
      </w:r>
    </w:p>
    <w:p w:rsidR="005F1F37" w:rsidRPr="000665B4" w:rsidRDefault="005F1F37" w:rsidP="005F1F37">
      <w:pPr>
        <w:pStyle w:val="ad"/>
        <w:rPr>
          <w:rFonts w:hAnsi="宋体" w:cs="宋体"/>
          <w:lang w:val="pt-BR"/>
        </w:rPr>
      </w:pPr>
      <w:r w:rsidRPr="000665B4">
        <w:rPr>
          <w:rFonts w:hAnsi="宋体" w:cs="宋体" w:hint="eastAsia"/>
          <w:lang w:val="pt-BR"/>
        </w:rPr>
        <w:t xml:space="preserve">                DP[j][l] = (i&lt;&lt;10) + j;</w:t>
      </w:r>
    </w:p>
    <w:p w:rsidR="005F1F37" w:rsidRPr="000665B4" w:rsidRDefault="005F1F37" w:rsidP="005F1F37">
      <w:pPr>
        <w:pStyle w:val="ad"/>
        <w:rPr>
          <w:rFonts w:hAnsi="宋体" w:cs="宋体"/>
          <w:lang w:val="pt-BR"/>
        </w:rPr>
      </w:pPr>
      <w:r w:rsidRPr="000665B4">
        <w:rPr>
          <w:rFonts w:hAnsi="宋体" w:cs="宋体" w:hint="eastAsia"/>
          <w:lang w:val="pt-BR"/>
        </w:rPr>
        <w:t xml:space="preserve">                num[j] += (l&gt;=num[j]);</w:t>
      </w:r>
    </w:p>
    <w:p w:rsidR="005F1F37" w:rsidRPr="000665B4" w:rsidRDefault="005F1F37" w:rsidP="005F1F37">
      <w:pPr>
        <w:pStyle w:val="ad"/>
        <w:rPr>
          <w:rFonts w:hAnsi="宋体" w:cs="宋体"/>
        </w:rPr>
      </w:pPr>
      <w:r w:rsidRPr="000665B4">
        <w:rPr>
          <w:rFonts w:hAnsi="宋体" w:cs="宋体" w:hint="eastAsia"/>
          <w:lang w:val="pt-BR"/>
        </w:rPr>
        <w:t xml:space="preserve">                p[DP[j][l]] = l ? </w:t>
      </w:r>
      <w:r w:rsidRPr="000665B4">
        <w:rPr>
          <w:rFonts w:hAnsi="宋体" w:cs="宋体" w:hint="eastAsia"/>
        </w:rPr>
        <w:t>DP[j][l-1] : -1;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(k=DP[m-1][i=num[m-1]-1];i&gt;=0;ans[i--]=a[k&gt;&gt;10],k=p[k]);</w:t>
      </w:r>
    </w:p>
    <w:p w:rsidR="005F1F37" w:rsidRPr="000665B4" w:rsidRDefault="005F1F37" w:rsidP="005F1F37">
      <w:pPr>
        <w:pStyle w:val="ad"/>
        <w:rPr>
          <w:rFonts w:hAnsi="宋体" w:cs="宋体"/>
        </w:rPr>
      </w:pPr>
      <w:r w:rsidRPr="000665B4">
        <w:rPr>
          <w:rFonts w:hAnsi="宋体" w:cs="宋体" w:hint="eastAsia"/>
        </w:rPr>
        <w:t xml:space="preserve">    return num[m-1];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13.10 最长子序列</w:t>
      </w:r>
    </w:p>
    <w:p w:rsidR="005F1F37" w:rsidRPr="000665B4" w:rsidRDefault="005F1F37" w:rsidP="005F1F37">
      <w:pPr>
        <w:pStyle w:val="ad"/>
        <w:rPr>
          <w:rFonts w:hAnsi="宋体" w:cs="宋体"/>
        </w:rPr>
      </w:pPr>
      <w:r w:rsidRPr="000665B4">
        <w:rPr>
          <w:rFonts w:hAnsi="宋体" w:cs="宋体" w:hint="eastAsia"/>
        </w:rPr>
        <w:t>//最长单调子序列,复杂度O(nlogn)</w:t>
      </w:r>
    </w:p>
    <w:p w:rsidR="005F1F37" w:rsidRPr="000665B4" w:rsidRDefault="005F1F37" w:rsidP="005F1F37">
      <w:pPr>
        <w:pStyle w:val="ad"/>
        <w:rPr>
          <w:rFonts w:hAnsi="宋体" w:cs="宋体"/>
        </w:rPr>
      </w:pPr>
      <w:r w:rsidRPr="000665B4">
        <w:rPr>
          <w:rFonts w:hAnsi="宋体" w:cs="宋体" w:hint="eastAsia"/>
        </w:rPr>
        <w:t>//注意最小序列覆盖和最长序列的对应关系,例如</w:t>
      </w:r>
    </w:p>
    <w:p w:rsidR="005F1F37" w:rsidRPr="000665B4" w:rsidRDefault="005F1F37" w:rsidP="005F1F37">
      <w:pPr>
        <w:pStyle w:val="ad"/>
        <w:rPr>
          <w:rFonts w:hAnsi="宋体" w:cs="宋体"/>
        </w:rPr>
      </w:pPr>
      <w:r w:rsidRPr="000665B4">
        <w:rPr>
          <w:rFonts w:hAnsi="宋体" w:cs="宋体" w:hint="eastAsia"/>
        </w:rPr>
        <w:t>//"define _cp(a,b) ((a)&gt;(b))"求解最长严格递减序列,则</w:t>
      </w:r>
    </w:p>
    <w:p w:rsidR="005F1F37" w:rsidRPr="000665B4" w:rsidRDefault="005F1F37" w:rsidP="005F1F37">
      <w:pPr>
        <w:pStyle w:val="ad"/>
        <w:rPr>
          <w:rFonts w:hAnsi="宋体" w:cs="宋体"/>
        </w:rPr>
      </w:pPr>
      <w:r w:rsidRPr="000665B4">
        <w:rPr>
          <w:rFonts w:hAnsi="宋体" w:cs="宋体" w:hint="eastAsia"/>
        </w:rPr>
        <w:lastRenderedPageBreak/>
        <w:t>//"define _cp(a,b) (!((a)&gt;(b)))"求解最小严格递减序列覆盖</w:t>
      </w:r>
    </w:p>
    <w:p w:rsidR="005F1F37" w:rsidRPr="000665B4" w:rsidRDefault="005F1F37" w:rsidP="005F1F37">
      <w:pPr>
        <w:pStyle w:val="ad"/>
        <w:rPr>
          <w:rFonts w:hAnsi="宋体" w:cs="宋体"/>
        </w:rPr>
      </w:pPr>
      <w:r w:rsidRPr="000665B4">
        <w:rPr>
          <w:rFonts w:hAnsi="宋体" w:cs="宋体" w:hint="eastAsia"/>
        </w:rPr>
        <w:t>//可更改元素类型和比较函数</w:t>
      </w:r>
    </w:p>
    <w:p w:rsidR="005F1F37" w:rsidRPr="000665B4" w:rsidRDefault="005F1F37" w:rsidP="005F1F37">
      <w:pPr>
        <w:pStyle w:val="ad"/>
        <w:rPr>
          <w:rFonts w:hAnsi="宋体" w:cs="宋体"/>
        </w:rPr>
      </w:pPr>
      <w:r w:rsidRPr="000665B4">
        <w:rPr>
          <w:rFonts w:hAnsi="宋体" w:cs="宋体" w:hint="eastAsia"/>
        </w:rPr>
        <w:t>#define MAXN 10000</w:t>
      </w:r>
    </w:p>
    <w:p w:rsidR="005F1F37" w:rsidRPr="000665B4" w:rsidRDefault="005F1F37" w:rsidP="005F1F37">
      <w:pPr>
        <w:pStyle w:val="ad"/>
        <w:rPr>
          <w:rFonts w:hAnsi="宋体" w:cs="宋体"/>
        </w:rPr>
      </w:pPr>
      <w:r w:rsidRPr="000665B4">
        <w:rPr>
          <w:rFonts w:hAnsi="宋体" w:cs="宋体" w:hint="eastAsia"/>
        </w:rPr>
        <w:t>#define _cp(a,b) ((a)&gt;(b))</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int subseq(int n,elem_t* a){</w:t>
      </w:r>
    </w:p>
    <w:p w:rsidR="005F1F37" w:rsidRPr="000665B4" w:rsidRDefault="005F1F37" w:rsidP="005F1F37">
      <w:pPr>
        <w:pStyle w:val="ad"/>
        <w:rPr>
          <w:rFonts w:hAnsi="宋体" w:cs="宋体"/>
        </w:rPr>
      </w:pPr>
      <w:r w:rsidRPr="000665B4">
        <w:rPr>
          <w:rFonts w:hAnsi="宋体" w:cs="宋体" w:hint="eastAsia"/>
        </w:rPr>
        <w:t xml:space="preserve">       int b[MAXN],i,l,r,m,ret=0;</w:t>
      </w:r>
    </w:p>
    <w:p w:rsidR="005F1F37" w:rsidRPr="000665B4" w:rsidRDefault="005F1F37" w:rsidP="005F1F37">
      <w:pPr>
        <w:pStyle w:val="ad"/>
        <w:rPr>
          <w:rFonts w:hAnsi="宋体" w:cs="宋体"/>
        </w:rPr>
      </w:pPr>
      <w:r w:rsidRPr="000665B4">
        <w:rPr>
          <w:rFonts w:hAnsi="宋体" w:cs="宋体" w:hint="eastAsia"/>
        </w:rPr>
        <w:t xml:space="preserve">       for (i=0;i&lt;n;b[l]=i++,ret+=(l&gt;ret))</w:t>
      </w:r>
    </w:p>
    <w:p w:rsidR="005F1F37" w:rsidRPr="000665B4" w:rsidRDefault="005F1F37" w:rsidP="005F1F37">
      <w:pPr>
        <w:pStyle w:val="ad"/>
        <w:rPr>
          <w:rFonts w:hAnsi="宋体" w:cs="宋体"/>
          <w:lang w:val="pt-BR"/>
        </w:rPr>
      </w:pPr>
      <w:r w:rsidRPr="000665B4">
        <w:rPr>
          <w:rFonts w:hAnsi="宋体" w:cs="宋体" w:hint="eastAsia"/>
          <w:lang w:val="pt-BR"/>
        </w:rPr>
        <w:t xml:space="preserve">              for (m=((l=1)+(r=ret))&gt;&gt;1;l&lt;=r;m=(l+r)&gt;&gt;1)</w:t>
      </w:r>
    </w:p>
    <w:p w:rsidR="005F1F37" w:rsidRPr="000665B4" w:rsidRDefault="005F1F37" w:rsidP="005F1F37">
      <w:pPr>
        <w:pStyle w:val="ad"/>
        <w:rPr>
          <w:rFonts w:hAnsi="宋体" w:cs="宋体"/>
        </w:rPr>
      </w:pPr>
      <w:r w:rsidRPr="000665B4">
        <w:rPr>
          <w:rFonts w:hAnsi="宋体" w:cs="宋体" w:hint="eastAsia"/>
        </w:rPr>
        <w:t xml:space="preserve">                     if (_cp(a[b[m]],a[i]))</w:t>
      </w:r>
    </w:p>
    <w:p w:rsidR="005F1F37" w:rsidRPr="000665B4" w:rsidRDefault="005F1F37" w:rsidP="005F1F37">
      <w:pPr>
        <w:pStyle w:val="ad"/>
        <w:rPr>
          <w:rFonts w:hAnsi="宋体" w:cs="宋体"/>
        </w:rPr>
      </w:pPr>
      <w:r w:rsidRPr="000665B4">
        <w:rPr>
          <w:rFonts w:hAnsi="宋体" w:cs="宋体" w:hint="eastAsia"/>
        </w:rPr>
        <w:t xml:space="preserve">                            l=m+1;</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r=m-1;</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subseq(int n,elem_t* a,elem_t* ans){</w:t>
      </w:r>
    </w:p>
    <w:p w:rsidR="005F1F37" w:rsidRPr="000665B4" w:rsidRDefault="005F1F37" w:rsidP="005F1F37">
      <w:pPr>
        <w:pStyle w:val="ad"/>
        <w:rPr>
          <w:rFonts w:hAnsi="宋体" w:cs="宋体"/>
        </w:rPr>
      </w:pPr>
      <w:r w:rsidRPr="000665B4">
        <w:rPr>
          <w:rFonts w:hAnsi="宋体" w:cs="宋体" w:hint="eastAsia"/>
        </w:rPr>
        <w:t xml:space="preserve">       int b[MAXN],p[MAXN],i,l,r,m,ret=0;</w:t>
      </w:r>
    </w:p>
    <w:p w:rsidR="005F1F37" w:rsidRPr="000665B4" w:rsidRDefault="005F1F37" w:rsidP="005F1F37">
      <w:pPr>
        <w:pStyle w:val="ad"/>
        <w:rPr>
          <w:rFonts w:hAnsi="宋体" w:cs="宋体"/>
        </w:rPr>
      </w:pPr>
      <w:r w:rsidRPr="000665B4">
        <w:rPr>
          <w:rFonts w:hAnsi="宋体" w:cs="宋体" w:hint="eastAsia"/>
        </w:rPr>
        <w:t xml:space="preserve">       for (i=0;i&lt;n;p[b[l]=i++]=b[l-1],ret+=(l&gt;ret))</w:t>
      </w:r>
    </w:p>
    <w:p w:rsidR="005F1F37" w:rsidRPr="000665B4" w:rsidRDefault="005F1F37" w:rsidP="005F1F37">
      <w:pPr>
        <w:pStyle w:val="ad"/>
        <w:rPr>
          <w:rFonts w:hAnsi="宋体" w:cs="宋体"/>
          <w:lang w:val="pt-BR"/>
        </w:rPr>
      </w:pPr>
      <w:r w:rsidRPr="000665B4">
        <w:rPr>
          <w:rFonts w:hAnsi="宋体" w:cs="宋体" w:hint="eastAsia"/>
          <w:lang w:val="pt-BR"/>
        </w:rPr>
        <w:t xml:space="preserve">              for (m=((l=1)+(r=ret))&gt;&gt;1;l&lt;=r;m=(l+r)&gt;&gt;1)</w:t>
      </w:r>
    </w:p>
    <w:p w:rsidR="005F1F37" w:rsidRPr="000665B4" w:rsidRDefault="005F1F37" w:rsidP="005F1F37">
      <w:pPr>
        <w:pStyle w:val="ad"/>
        <w:rPr>
          <w:rFonts w:hAnsi="宋体" w:cs="宋体"/>
        </w:rPr>
      </w:pPr>
      <w:r w:rsidRPr="000665B4">
        <w:rPr>
          <w:rFonts w:hAnsi="宋体" w:cs="宋体" w:hint="eastAsia"/>
        </w:rPr>
        <w:t xml:space="preserve">                     if (_cp(a[b[m]],a[i]))</w:t>
      </w:r>
    </w:p>
    <w:p w:rsidR="005F1F37" w:rsidRPr="000665B4" w:rsidRDefault="005F1F37" w:rsidP="005F1F37">
      <w:pPr>
        <w:pStyle w:val="ad"/>
        <w:rPr>
          <w:rFonts w:hAnsi="宋体" w:cs="宋体"/>
        </w:rPr>
      </w:pPr>
      <w:r w:rsidRPr="000665B4">
        <w:rPr>
          <w:rFonts w:hAnsi="宋体" w:cs="宋体" w:hint="eastAsia"/>
        </w:rPr>
        <w:t xml:space="preserve">                            l=m+1;</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r=m-1;</w:t>
      </w:r>
    </w:p>
    <w:p w:rsidR="005F1F37" w:rsidRPr="000665B4" w:rsidRDefault="005F1F37" w:rsidP="005F1F37">
      <w:pPr>
        <w:pStyle w:val="ad"/>
        <w:rPr>
          <w:rFonts w:hAnsi="宋体" w:cs="宋体"/>
        </w:rPr>
      </w:pPr>
      <w:r w:rsidRPr="000665B4">
        <w:rPr>
          <w:rFonts w:hAnsi="宋体" w:cs="宋体" w:hint="eastAsia"/>
        </w:rPr>
        <w:t xml:space="preserve">       for (m=b[i=ret];i;ans[--i]=a[m],m=p[m]);</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13.11 最大子串匹配</w:t>
      </w:r>
    </w:p>
    <w:p w:rsidR="005F1F37" w:rsidRPr="000665B4" w:rsidRDefault="005F1F37" w:rsidP="005F1F37">
      <w:pPr>
        <w:pStyle w:val="ad"/>
        <w:rPr>
          <w:rFonts w:hAnsi="宋体" w:cs="宋体"/>
        </w:rPr>
      </w:pPr>
      <w:r w:rsidRPr="000665B4">
        <w:rPr>
          <w:rFonts w:hAnsi="宋体" w:cs="宋体" w:hint="eastAsia"/>
        </w:rPr>
        <w:t>//最大子串匹配,复杂度O(mn)</w:t>
      </w:r>
    </w:p>
    <w:p w:rsidR="005F1F37" w:rsidRPr="000665B4" w:rsidRDefault="005F1F37" w:rsidP="005F1F37">
      <w:pPr>
        <w:pStyle w:val="ad"/>
        <w:rPr>
          <w:rFonts w:hAnsi="宋体" w:cs="宋体"/>
        </w:rPr>
      </w:pPr>
      <w:r w:rsidRPr="000665B4">
        <w:rPr>
          <w:rFonts w:hAnsi="宋体" w:cs="宋体" w:hint="eastAsia"/>
        </w:rPr>
        <w:t>//返回最大匹配值,传入两个串和串的长度,重载返回一个最大匹配</w:t>
      </w:r>
    </w:p>
    <w:p w:rsidR="005F1F37" w:rsidRPr="000665B4" w:rsidRDefault="005F1F37" w:rsidP="005F1F37">
      <w:pPr>
        <w:pStyle w:val="ad"/>
        <w:rPr>
          <w:rFonts w:hAnsi="宋体" w:cs="宋体"/>
        </w:rPr>
      </w:pPr>
      <w:r w:rsidRPr="000665B4">
        <w:rPr>
          <w:rFonts w:hAnsi="宋体" w:cs="宋体" w:hint="eastAsia"/>
        </w:rPr>
        <w:t>//注意做字符串匹配是串末的'\0'没有置!</w:t>
      </w:r>
    </w:p>
    <w:p w:rsidR="005F1F37" w:rsidRPr="000665B4" w:rsidRDefault="005F1F37" w:rsidP="005F1F37">
      <w:pPr>
        <w:pStyle w:val="ad"/>
        <w:rPr>
          <w:rFonts w:hAnsi="宋体" w:cs="宋体"/>
        </w:rPr>
      </w:pPr>
      <w:r w:rsidRPr="000665B4">
        <w:rPr>
          <w:rFonts w:hAnsi="宋体" w:cs="宋体" w:hint="eastAsia"/>
        </w:rPr>
        <w:t>//可更改元素类型,更换匹配函数和匹配价值函数</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max(a,b) ((a)&gt;(b)?(a):(b))</w:t>
      </w:r>
    </w:p>
    <w:p w:rsidR="005F1F37" w:rsidRPr="000665B4" w:rsidRDefault="005F1F37" w:rsidP="005F1F37">
      <w:pPr>
        <w:pStyle w:val="ad"/>
        <w:rPr>
          <w:rFonts w:hAnsi="宋体" w:cs="宋体"/>
        </w:rPr>
      </w:pPr>
      <w:r w:rsidRPr="000665B4">
        <w:rPr>
          <w:rFonts w:hAnsi="宋体" w:cs="宋体" w:hint="eastAsia"/>
        </w:rPr>
        <w:t>#define _match(a,b) ((a)==(b))</w:t>
      </w:r>
    </w:p>
    <w:p w:rsidR="005F1F37" w:rsidRPr="000665B4" w:rsidRDefault="005F1F37" w:rsidP="005F1F37">
      <w:pPr>
        <w:pStyle w:val="ad"/>
        <w:rPr>
          <w:rFonts w:hAnsi="宋体" w:cs="宋体"/>
        </w:rPr>
      </w:pPr>
      <w:r w:rsidRPr="000665B4">
        <w:rPr>
          <w:rFonts w:hAnsi="宋体" w:cs="宋体" w:hint="eastAsia"/>
        </w:rPr>
        <w:t>#define _value(a,b) 1</w:t>
      </w:r>
    </w:p>
    <w:p w:rsidR="005F1F37" w:rsidRPr="000665B4" w:rsidRDefault="005F1F37" w:rsidP="005F1F37">
      <w:pPr>
        <w:pStyle w:val="ad"/>
        <w:rPr>
          <w:rFonts w:hAnsi="宋体" w:cs="宋体"/>
        </w:rPr>
      </w:pPr>
      <w:r w:rsidRPr="000665B4">
        <w:rPr>
          <w:rFonts w:hAnsi="宋体" w:cs="宋体" w:hint="eastAsia"/>
        </w:rPr>
        <w:t>typedef char elem_t;</w:t>
      </w:r>
    </w:p>
    <w:p w:rsidR="005F1F37" w:rsidRPr="000665B4" w:rsidRDefault="005F1F37" w:rsidP="005F1F37">
      <w:pPr>
        <w:pStyle w:val="ad"/>
        <w:rPr>
          <w:rFonts w:hAnsi="宋体" w:cs="宋体"/>
        </w:rPr>
      </w:pPr>
      <w:r w:rsidRPr="000665B4">
        <w:rPr>
          <w:rFonts w:hAnsi="宋体" w:cs="宋体" w:hint="eastAsia"/>
        </w:rPr>
        <w:t>int str_match(int m,elem_t* a,int n,elem_t* b){</w:t>
      </w:r>
    </w:p>
    <w:p w:rsidR="005F1F37" w:rsidRPr="000665B4" w:rsidRDefault="005F1F37" w:rsidP="005F1F37">
      <w:pPr>
        <w:pStyle w:val="ad"/>
        <w:rPr>
          <w:rFonts w:hAnsi="宋体" w:cs="宋体"/>
        </w:rPr>
      </w:pPr>
      <w:r w:rsidRPr="000665B4">
        <w:rPr>
          <w:rFonts w:hAnsi="宋体" w:cs="宋体" w:hint="eastAsia"/>
        </w:rPr>
        <w:t xml:space="preserve">       int match[MAXN+1][MAXN+1],i,j;</w:t>
      </w:r>
    </w:p>
    <w:p w:rsidR="005F1F37" w:rsidRPr="000665B4" w:rsidRDefault="005F1F37" w:rsidP="005F1F37">
      <w:pPr>
        <w:pStyle w:val="ad"/>
        <w:rPr>
          <w:rFonts w:hAnsi="宋体" w:cs="宋体"/>
        </w:rPr>
      </w:pPr>
      <w:r w:rsidRPr="000665B4">
        <w:rPr>
          <w:rFonts w:hAnsi="宋体" w:cs="宋体" w:hint="eastAsia"/>
        </w:rPr>
        <w:t xml:space="preserve">       memset(match,0,sizeof(match));</w:t>
      </w:r>
    </w:p>
    <w:p w:rsidR="005F1F37" w:rsidRPr="000665B4" w:rsidRDefault="005F1F37" w:rsidP="005F1F37">
      <w:pPr>
        <w:pStyle w:val="ad"/>
        <w:rPr>
          <w:rFonts w:hAnsi="宋体" w:cs="宋体"/>
        </w:rPr>
      </w:pPr>
      <w:r w:rsidRPr="000665B4">
        <w:rPr>
          <w:rFonts w:hAnsi="宋体" w:cs="宋体" w:hint="eastAsia"/>
        </w:rPr>
        <w:t xml:space="preserve">       for (i=0;i&lt;m;i++)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lastRenderedPageBreak/>
        <w:t xml:space="preserve">                     match[i+1][j+1]=max(max(match[i][j+1],match[i+1][j]),</w:t>
      </w:r>
    </w:p>
    <w:p w:rsidR="005F1F37" w:rsidRPr="000665B4" w:rsidRDefault="005F1F37" w:rsidP="005F1F37">
      <w:pPr>
        <w:pStyle w:val="ad"/>
        <w:rPr>
          <w:rFonts w:hAnsi="宋体" w:cs="宋体"/>
        </w:rPr>
      </w:pPr>
      <w:r w:rsidRPr="000665B4">
        <w:rPr>
          <w:rFonts w:hAnsi="宋体" w:cs="宋体" w:hint="eastAsia"/>
        </w:rPr>
        <w:t xml:space="preserve">                                            (match[i][j]+_value(a[i],b[i]))*_match(a[i],b[j]));</w:t>
      </w:r>
    </w:p>
    <w:p w:rsidR="005F1F37" w:rsidRPr="000665B4" w:rsidRDefault="005F1F37" w:rsidP="005F1F37">
      <w:pPr>
        <w:pStyle w:val="ad"/>
        <w:rPr>
          <w:rFonts w:hAnsi="宋体" w:cs="宋体"/>
        </w:rPr>
      </w:pPr>
      <w:r w:rsidRPr="000665B4">
        <w:rPr>
          <w:rFonts w:hAnsi="宋体" w:cs="宋体" w:hint="eastAsia"/>
        </w:rPr>
        <w:t xml:space="preserve">       return match[m][n];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str_match(int m,elem_t* a,int n,elem_t* b,elem_t* ret){</w:t>
      </w:r>
    </w:p>
    <w:p w:rsidR="005F1F37" w:rsidRPr="000665B4" w:rsidRDefault="005F1F37" w:rsidP="005F1F37">
      <w:pPr>
        <w:pStyle w:val="ad"/>
        <w:rPr>
          <w:rFonts w:hAnsi="宋体" w:cs="宋体"/>
        </w:rPr>
      </w:pPr>
      <w:r w:rsidRPr="000665B4">
        <w:rPr>
          <w:rFonts w:hAnsi="宋体" w:cs="宋体" w:hint="eastAsia"/>
        </w:rPr>
        <w:t xml:space="preserve">       int match[MAXN+1][MAXN+1],last[MAXN+1][MAXN+1],i,j,t;</w:t>
      </w:r>
    </w:p>
    <w:p w:rsidR="005F1F37" w:rsidRPr="000665B4" w:rsidRDefault="005F1F37" w:rsidP="005F1F37">
      <w:pPr>
        <w:pStyle w:val="ad"/>
        <w:rPr>
          <w:rFonts w:hAnsi="宋体" w:cs="宋体"/>
        </w:rPr>
      </w:pPr>
      <w:r w:rsidRPr="000665B4">
        <w:rPr>
          <w:rFonts w:hAnsi="宋体" w:cs="宋体" w:hint="eastAsia"/>
        </w:rPr>
        <w:t xml:space="preserve">       memset(match,0,sizeof(match));</w:t>
      </w:r>
    </w:p>
    <w:p w:rsidR="005F1F37" w:rsidRPr="000665B4" w:rsidRDefault="005F1F37" w:rsidP="005F1F37">
      <w:pPr>
        <w:pStyle w:val="ad"/>
        <w:rPr>
          <w:rFonts w:hAnsi="宋体" w:cs="宋体"/>
        </w:rPr>
      </w:pPr>
      <w:r w:rsidRPr="000665B4">
        <w:rPr>
          <w:rFonts w:hAnsi="宋体" w:cs="宋体" w:hint="eastAsia"/>
        </w:rPr>
        <w:t xml:space="preserve">       for (i=0;i&lt;m;i++)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match[i+1][j+1]=(match[i][j+1]&gt;match[i+1][j]?match[i][j+1]:match[i+1][j]);</w:t>
      </w:r>
    </w:p>
    <w:p w:rsidR="005F1F37" w:rsidRPr="000665B4" w:rsidRDefault="005F1F37" w:rsidP="005F1F37">
      <w:pPr>
        <w:pStyle w:val="ad"/>
        <w:rPr>
          <w:rFonts w:hAnsi="宋体" w:cs="宋体"/>
        </w:rPr>
      </w:pPr>
      <w:r w:rsidRPr="000665B4">
        <w:rPr>
          <w:rFonts w:hAnsi="宋体" w:cs="宋体" w:hint="eastAsia"/>
        </w:rPr>
        <w:t xml:space="preserve">                     last[i+1][j+1]=(match[i][j+1]&gt;match[i+1][j]?3:1);</w:t>
      </w:r>
    </w:p>
    <w:p w:rsidR="005F1F37" w:rsidRPr="000665B4" w:rsidRDefault="005F1F37" w:rsidP="005F1F37">
      <w:pPr>
        <w:pStyle w:val="ad"/>
        <w:rPr>
          <w:rFonts w:hAnsi="宋体" w:cs="宋体"/>
        </w:rPr>
      </w:pPr>
      <w:r w:rsidRPr="000665B4">
        <w:rPr>
          <w:rFonts w:hAnsi="宋体" w:cs="宋体" w:hint="eastAsia"/>
        </w:rPr>
        <w:t xml:space="preserve">                     if ((t=(match[i][j]+_value(a[i],b[i]))*_match(a[i],b[j]))&gt;match[i+1][j+1])</w:t>
      </w:r>
    </w:p>
    <w:p w:rsidR="005F1F37" w:rsidRPr="000665B4" w:rsidRDefault="005F1F37" w:rsidP="005F1F37">
      <w:pPr>
        <w:pStyle w:val="ad"/>
        <w:rPr>
          <w:rFonts w:hAnsi="宋体" w:cs="宋体"/>
        </w:rPr>
      </w:pPr>
      <w:r w:rsidRPr="000665B4">
        <w:rPr>
          <w:rFonts w:hAnsi="宋体" w:cs="宋体" w:hint="eastAsia"/>
        </w:rPr>
        <w:t xml:space="preserve">                            match[i+1][j+1]=t,last[i+1][j+1]=2;</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(;match[i][j];i-=(last[t=i][j]&gt;1),j-=(last[t][j]&lt;3))</w:t>
      </w:r>
    </w:p>
    <w:p w:rsidR="005F1F37" w:rsidRPr="000665B4" w:rsidRDefault="005F1F37" w:rsidP="005F1F37">
      <w:pPr>
        <w:pStyle w:val="ad"/>
        <w:rPr>
          <w:rFonts w:hAnsi="宋体" w:cs="宋体"/>
        </w:rPr>
      </w:pPr>
      <w:r w:rsidRPr="000665B4">
        <w:rPr>
          <w:rFonts w:hAnsi="宋体" w:cs="宋体" w:hint="eastAsia"/>
        </w:rPr>
        <w:t xml:space="preserve">              ret[match[i][j]-1]=(last[i][j]&lt;3?a[i-1]:b[j-1]);</w:t>
      </w:r>
    </w:p>
    <w:p w:rsidR="005F1F37" w:rsidRPr="000665B4" w:rsidRDefault="005F1F37" w:rsidP="005F1F37">
      <w:pPr>
        <w:pStyle w:val="ad"/>
        <w:rPr>
          <w:rFonts w:hAnsi="宋体" w:cs="宋体"/>
        </w:rPr>
      </w:pPr>
      <w:r w:rsidRPr="000665B4">
        <w:rPr>
          <w:rFonts w:hAnsi="宋体" w:cs="宋体" w:hint="eastAsia"/>
        </w:rPr>
        <w:t xml:space="preserve">       return match[m][n];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13.12 最大子段和</w:t>
      </w:r>
    </w:p>
    <w:p w:rsidR="005F1F37" w:rsidRPr="000665B4" w:rsidRDefault="005F1F37" w:rsidP="005F1F37">
      <w:pPr>
        <w:pStyle w:val="ad"/>
        <w:rPr>
          <w:rFonts w:hAnsi="宋体" w:cs="宋体"/>
        </w:rPr>
      </w:pPr>
      <w:r w:rsidRPr="000665B4">
        <w:rPr>
          <w:rFonts w:hAnsi="宋体" w:cs="宋体" w:hint="eastAsia"/>
        </w:rPr>
        <w:t>//求最大子段和,复杂度O(n)</w:t>
      </w:r>
    </w:p>
    <w:p w:rsidR="005F1F37" w:rsidRPr="000665B4" w:rsidRDefault="005F1F37" w:rsidP="005F1F37">
      <w:pPr>
        <w:pStyle w:val="ad"/>
        <w:rPr>
          <w:rFonts w:hAnsi="宋体" w:cs="宋体"/>
        </w:rPr>
      </w:pPr>
      <w:r w:rsidRPr="000665B4">
        <w:rPr>
          <w:rFonts w:hAnsi="宋体" w:cs="宋体" w:hint="eastAsia"/>
        </w:rPr>
        <w:t>//传入串长n和内容list[]</w:t>
      </w:r>
    </w:p>
    <w:p w:rsidR="005F1F37" w:rsidRPr="000665B4" w:rsidRDefault="005F1F37" w:rsidP="005F1F37">
      <w:pPr>
        <w:pStyle w:val="ad"/>
        <w:rPr>
          <w:rFonts w:hAnsi="宋体" w:cs="宋体"/>
        </w:rPr>
      </w:pPr>
      <w:r w:rsidRPr="000665B4">
        <w:rPr>
          <w:rFonts w:hAnsi="宋体" w:cs="宋体" w:hint="eastAsia"/>
        </w:rPr>
        <w:t>//返回最大子段和,重载返回子段位置(maxsum=list[start]+...+list[end])</w:t>
      </w:r>
    </w:p>
    <w:p w:rsidR="005F1F37" w:rsidRPr="000665B4" w:rsidRDefault="005F1F37" w:rsidP="005F1F37">
      <w:pPr>
        <w:pStyle w:val="ad"/>
        <w:rPr>
          <w:rFonts w:hAnsi="宋体" w:cs="宋体"/>
        </w:rPr>
      </w:pPr>
      <w:r w:rsidRPr="000665B4">
        <w:rPr>
          <w:rFonts w:hAnsi="宋体" w:cs="宋体" w:hint="eastAsia"/>
        </w:rPr>
        <w:t>//可更改元素类型</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maxsum(int n,elem_t* list){</w:t>
      </w:r>
    </w:p>
    <w:p w:rsidR="005F1F37" w:rsidRPr="000665B4" w:rsidRDefault="005F1F37" w:rsidP="005F1F37">
      <w:pPr>
        <w:pStyle w:val="ad"/>
        <w:rPr>
          <w:rFonts w:hAnsi="宋体" w:cs="宋体"/>
        </w:rPr>
      </w:pPr>
      <w:r w:rsidRPr="000665B4">
        <w:rPr>
          <w:rFonts w:hAnsi="宋体" w:cs="宋体" w:hint="eastAsia"/>
        </w:rPr>
        <w:t xml:space="preserve">       elem_t ret,sum=0;</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for (ret=list[i=0];i&lt;n;i++)</w:t>
      </w:r>
    </w:p>
    <w:p w:rsidR="005F1F37" w:rsidRPr="000665B4" w:rsidRDefault="005F1F37" w:rsidP="005F1F37">
      <w:pPr>
        <w:pStyle w:val="ad"/>
        <w:rPr>
          <w:rFonts w:hAnsi="宋体" w:cs="宋体"/>
        </w:rPr>
      </w:pPr>
      <w:r w:rsidRPr="000665B4">
        <w:rPr>
          <w:rFonts w:hAnsi="宋体" w:cs="宋体" w:hint="eastAsia"/>
        </w:rPr>
        <w:t xml:space="preserve">              sum=(sum&gt;0?sum:0)+list[i],ret=(sum&gt;ret?sum:ret);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maxsum(int n,elem_t* list,int&amp; start,int&amp; end){</w:t>
      </w:r>
    </w:p>
    <w:p w:rsidR="005F1F37" w:rsidRPr="000665B4" w:rsidRDefault="005F1F37" w:rsidP="005F1F37">
      <w:pPr>
        <w:pStyle w:val="ad"/>
        <w:rPr>
          <w:rFonts w:hAnsi="宋体" w:cs="宋体"/>
        </w:rPr>
      </w:pPr>
      <w:r w:rsidRPr="000665B4">
        <w:rPr>
          <w:rFonts w:hAnsi="宋体" w:cs="宋体" w:hint="eastAsia"/>
        </w:rPr>
        <w:t xml:space="preserve">       elem_t ret,sum=0;</w:t>
      </w:r>
    </w:p>
    <w:p w:rsidR="005F1F37" w:rsidRPr="000665B4" w:rsidRDefault="005F1F37" w:rsidP="005F1F37">
      <w:pPr>
        <w:pStyle w:val="ad"/>
        <w:rPr>
          <w:rFonts w:hAnsi="宋体" w:cs="宋体"/>
        </w:rPr>
      </w:pPr>
      <w:r w:rsidRPr="000665B4">
        <w:rPr>
          <w:rFonts w:hAnsi="宋体" w:cs="宋体" w:hint="eastAsia"/>
        </w:rPr>
        <w:t xml:space="preserve">       int s,i;</w:t>
      </w:r>
    </w:p>
    <w:p w:rsidR="005F1F37" w:rsidRPr="000665B4" w:rsidRDefault="005F1F37" w:rsidP="005F1F37">
      <w:pPr>
        <w:pStyle w:val="ad"/>
        <w:rPr>
          <w:rFonts w:hAnsi="宋体" w:cs="宋体"/>
        </w:rPr>
      </w:pPr>
      <w:r w:rsidRPr="000665B4">
        <w:rPr>
          <w:rFonts w:hAnsi="宋体" w:cs="宋体" w:hint="eastAsia"/>
        </w:rPr>
        <w:t xml:space="preserve">       for (ret=list[start=end=s=i=0];i&lt;n;i++,s=(sum&gt;0?s:i))</w:t>
      </w:r>
    </w:p>
    <w:p w:rsidR="005F1F37" w:rsidRPr="000665B4" w:rsidRDefault="005F1F37" w:rsidP="005F1F37">
      <w:pPr>
        <w:pStyle w:val="ad"/>
        <w:rPr>
          <w:rFonts w:hAnsi="宋体" w:cs="宋体"/>
        </w:rPr>
      </w:pPr>
      <w:r w:rsidRPr="000665B4">
        <w:rPr>
          <w:rFonts w:hAnsi="宋体" w:cs="宋体" w:hint="eastAsia"/>
        </w:rPr>
        <w:t xml:space="preserve">              if ((sum=(sum&gt;0?sum:0)+list[i])&gt;ret)</w:t>
      </w:r>
    </w:p>
    <w:p w:rsidR="005F1F37" w:rsidRPr="000665B4" w:rsidRDefault="005F1F37" w:rsidP="005F1F37">
      <w:pPr>
        <w:pStyle w:val="ad"/>
        <w:rPr>
          <w:rFonts w:hAnsi="宋体" w:cs="宋体"/>
        </w:rPr>
      </w:pPr>
      <w:r w:rsidRPr="000665B4">
        <w:rPr>
          <w:rFonts w:hAnsi="宋体" w:cs="宋体" w:hint="eastAsia"/>
        </w:rPr>
        <w:t xml:space="preserve">                     ret=sum,start=s,end=i;</w:t>
      </w:r>
    </w:p>
    <w:p w:rsidR="005F1F37" w:rsidRPr="000665B4" w:rsidRDefault="005F1F37" w:rsidP="005F1F37">
      <w:pPr>
        <w:pStyle w:val="ad"/>
        <w:rPr>
          <w:rFonts w:hAnsi="宋体" w:cs="宋体"/>
        </w:rPr>
      </w:pPr>
      <w:r w:rsidRPr="000665B4">
        <w:rPr>
          <w:rFonts w:hAnsi="宋体" w:cs="宋体" w:hint="eastAsia"/>
        </w:rPr>
        <w:lastRenderedPageBreak/>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13.13 最大子阵和</w:t>
      </w:r>
    </w:p>
    <w:p w:rsidR="005F1F37" w:rsidRPr="000665B4" w:rsidRDefault="005F1F37" w:rsidP="005F1F37">
      <w:pPr>
        <w:pStyle w:val="ad"/>
        <w:rPr>
          <w:rFonts w:hAnsi="宋体" w:cs="宋体"/>
        </w:rPr>
      </w:pPr>
      <w:r w:rsidRPr="000665B4">
        <w:rPr>
          <w:rFonts w:hAnsi="宋体" w:cs="宋体" w:hint="eastAsia"/>
        </w:rPr>
        <w:t>//求最大子阵和,复杂度O(n^3)</w:t>
      </w:r>
    </w:p>
    <w:p w:rsidR="005F1F37" w:rsidRPr="000665B4" w:rsidRDefault="005F1F37" w:rsidP="005F1F37">
      <w:pPr>
        <w:pStyle w:val="ad"/>
        <w:rPr>
          <w:rFonts w:hAnsi="宋体" w:cs="宋体"/>
        </w:rPr>
      </w:pPr>
      <w:r w:rsidRPr="000665B4">
        <w:rPr>
          <w:rFonts w:hAnsi="宋体" w:cs="宋体" w:hint="eastAsia"/>
        </w:rPr>
        <w:t>//传入阵的大小m,n和内容mat[][]</w:t>
      </w:r>
    </w:p>
    <w:p w:rsidR="005F1F37" w:rsidRPr="000665B4" w:rsidRDefault="005F1F37" w:rsidP="005F1F37">
      <w:pPr>
        <w:pStyle w:val="ad"/>
        <w:rPr>
          <w:rFonts w:hAnsi="宋体" w:cs="宋体"/>
        </w:rPr>
      </w:pPr>
      <w:r w:rsidRPr="000665B4">
        <w:rPr>
          <w:rFonts w:hAnsi="宋体" w:cs="宋体" w:hint="eastAsia"/>
        </w:rPr>
        <w:t>//返回最大子阵和,重载返回子阵位置(maxsum=list[s1][s2]+...+list[e1][e2])</w:t>
      </w:r>
    </w:p>
    <w:p w:rsidR="005F1F37" w:rsidRPr="000665B4" w:rsidRDefault="005F1F37" w:rsidP="005F1F37">
      <w:pPr>
        <w:pStyle w:val="ad"/>
        <w:rPr>
          <w:rFonts w:hAnsi="宋体" w:cs="宋体"/>
        </w:rPr>
      </w:pPr>
      <w:r w:rsidRPr="000665B4">
        <w:rPr>
          <w:rFonts w:hAnsi="宋体" w:cs="宋体" w:hint="eastAsia"/>
        </w:rPr>
        <w:t>//可更改元素类型</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typedef int elem_t;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maxsum(int m,int n,elem_t mat[][MAXN]){</w:t>
      </w:r>
    </w:p>
    <w:p w:rsidR="005F1F37" w:rsidRPr="000665B4" w:rsidRDefault="005F1F37" w:rsidP="005F1F37">
      <w:pPr>
        <w:pStyle w:val="ad"/>
        <w:rPr>
          <w:rFonts w:hAnsi="宋体" w:cs="宋体"/>
        </w:rPr>
      </w:pPr>
      <w:r w:rsidRPr="000665B4">
        <w:rPr>
          <w:rFonts w:hAnsi="宋体" w:cs="宋体" w:hint="eastAsia"/>
        </w:rPr>
        <w:t xml:space="preserve">       elem_t matsum[MAXN][MAXN+1],ret,sum;</w:t>
      </w:r>
    </w:p>
    <w:p w:rsidR="005F1F37" w:rsidRPr="000665B4" w:rsidRDefault="005F1F37" w:rsidP="005F1F37">
      <w:pPr>
        <w:pStyle w:val="ad"/>
        <w:rPr>
          <w:rFonts w:hAnsi="宋体" w:cs="宋体"/>
        </w:rPr>
      </w:pPr>
      <w:r w:rsidRPr="000665B4">
        <w:rPr>
          <w:rFonts w:hAnsi="宋体" w:cs="宋体" w:hint="eastAsia"/>
        </w:rPr>
        <w:t xml:space="preserve">       int i,j,k;</w:t>
      </w:r>
    </w:p>
    <w:p w:rsidR="005F1F37" w:rsidRPr="000665B4" w:rsidRDefault="005F1F37" w:rsidP="005F1F37">
      <w:pPr>
        <w:pStyle w:val="ad"/>
        <w:rPr>
          <w:rFonts w:hAnsi="宋体" w:cs="宋体"/>
        </w:rPr>
      </w:pPr>
      <w:r w:rsidRPr="000665B4">
        <w:rPr>
          <w:rFonts w:hAnsi="宋体" w:cs="宋体" w:hint="eastAsia"/>
        </w:rPr>
        <w:t xml:space="preserve">       for (i=0;i&lt;m;i++)</w:t>
      </w:r>
    </w:p>
    <w:p w:rsidR="005F1F37" w:rsidRPr="000665B4" w:rsidRDefault="005F1F37" w:rsidP="005F1F37">
      <w:pPr>
        <w:pStyle w:val="ad"/>
        <w:rPr>
          <w:rFonts w:hAnsi="宋体" w:cs="宋体"/>
        </w:rPr>
      </w:pPr>
      <w:r w:rsidRPr="000665B4">
        <w:rPr>
          <w:rFonts w:hAnsi="宋体" w:cs="宋体" w:hint="eastAsia"/>
        </w:rPr>
        <w:t xml:space="preserve">              for (matsum[i][j=0]=0;j&lt;n;j++)</w:t>
      </w:r>
    </w:p>
    <w:p w:rsidR="005F1F37" w:rsidRPr="000665B4" w:rsidRDefault="005F1F37" w:rsidP="005F1F37">
      <w:pPr>
        <w:pStyle w:val="ad"/>
        <w:rPr>
          <w:rFonts w:hAnsi="宋体" w:cs="宋体"/>
        </w:rPr>
      </w:pPr>
      <w:r w:rsidRPr="000665B4">
        <w:rPr>
          <w:rFonts w:hAnsi="宋体" w:cs="宋体" w:hint="eastAsia"/>
        </w:rPr>
        <w:t xml:space="preserve">                     matsum[i][j+1]=matsum[i][j]+mat[i][j];</w:t>
      </w:r>
    </w:p>
    <w:p w:rsidR="005F1F37" w:rsidRPr="000665B4" w:rsidRDefault="005F1F37" w:rsidP="005F1F37">
      <w:pPr>
        <w:pStyle w:val="ad"/>
        <w:rPr>
          <w:rFonts w:hAnsi="宋体" w:cs="宋体"/>
        </w:rPr>
      </w:pPr>
      <w:r w:rsidRPr="000665B4">
        <w:rPr>
          <w:rFonts w:hAnsi="宋体" w:cs="宋体" w:hint="eastAsia"/>
        </w:rPr>
        <w:t xml:space="preserve">       for (ret=mat[0][j=0];j&lt;n;j++)</w:t>
      </w:r>
    </w:p>
    <w:p w:rsidR="005F1F37" w:rsidRPr="000665B4" w:rsidRDefault="005F1F37" w:rsidP="005F1F37">
      <w:pPr>
        <w:pStyle w:val="ad"/>
        <w:rPr>
          <w:rFonts w:hAnsi="宋体" w:cs="宋体"/>
        </w:rPr>
      </w:pPr>
      <w:r w:rsidRPr="000665B4">
        <w:rPr>
          <w:rFonts w:hAnsi="宋体" w:cs="宋体" w:hint="eastAsia"/>
        </w:rPr>
        <w:t xml:space="preserve">              for (k=j;k&lt;n;k++)</w:t>
      </w:r>
    </w:p>
    <w:p w:rsidR="005F1F37" w:rsidRPr="000665B4" w:rsidRDefault="005F1F37" w:rsidP="005F1F37">
      <w:pPr>
        <w:pStyle w:val="ad"/>
        <w:rPr>
          <w:rFonts w:hAnsi="宋体" w:cs="宋体"/>
        </w:rPr>
      </w:pPr>
      <w:r w:rsidRPr="000665B4">
        <w:rPr>
          <w:rFonts w:hAnsi="宋体" w:cs="宋体" w:hint="eastAsia"/>
        </w:rPr>
        <w:t xml:space="preserve">                     for (sum=0,i=0;i&lt;m;i++)</w:t>
      </w:r>
    </w:p>
    <w:p w:rsidR="005F1F37" w:rsidRPr="000665B4" w:rsidRDefault="005F1F37" w:rsidP="005F1F37">
      <w:pPr>
        <w:pStyle w:val="ad"/>
        <w:rPr>
          <w:rFonts w:hAnsi="宋体" w:cs="宋体"/>
        </w:rPr>
      </w:pPr>
      <w:r w:rsidRPr="000665B4">
        <w:rPr>
          <w:rFonts w:hAnsi="宋体" w:cs="宋体" w:hint="eastAsia"/>
        </w:rPr>
        <w:t xml:space="preserve">            sum=(sum&gt;0?sum:0)+matsum[i][k+1]-matsum[i][j],ret=(sum&gt;ret?sum:ret);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elem_t maxsum(int m,int n,elem_t mat[][MAXN],int&amp; s1,int&amp; s2,int&amp; e1,int&amp; e2){</w:t>
      </w:r>
    </w:p>
    <w:p w:rsidR="005F1F37" w:rsidRPr="000665B4" w:rsidRDefault="005F1F37" w:rsidP="005F1F37">
      <w:pPr>
        <w:pStyle w:val="ad"/>
        <w:rPr>
          <w:rFonts w:hAnsi="宋体" w:cs="宋体"/>
        </w:rPr>
      </w:pPr>
      <w:r w:rsidRPr="000665B4">
        <w:rPr>
          <w:rFonts w:hAnsi="宋体" w:cs="宋体" w:hint="eastAsia"/>
        </w:rPr>
        <w:t xml:space="preserve">       elem_t matsum[MAXN][MAXN+1],ret,sum;</w:t>
      </w:r>
    </w:p>
    <w:p w:rsidR="005F1F37" w:rsidRPr="000665B4" w:rsidRDefault="005F1F37" w:rsidP="005F1F37">
      <w:pPr>
        <w:pStyle w:val="ad"/>
        <w:rPr>
          <w:rFonts w:hAnsi="宋体" w:cs="宋体"/>
        </w:rPr>
      </w:pPr>
      <w:r w:rsidRPr="000665B4">
        <w:rPr>
          <w:rFonts w:hAnsi="宋体" w:cs="宋体" w:hint="eastAsia"/>
        </w:rPr>
        <w:t xml:space="preserve">       int i,j,k,s;</w:t>
      </w:r>
    </w:p>
    <w:p w:rsidR="005F1F37" w:rsidRPr="000665B4" w:rsidRDefault="005F1F37" w:rsidP="005F1F37">
      <w:pPr>
        <w:pStyle w:val="ad"/>
        <w:rPr>
          <w:rFonts w:hAnsi="宋体" w:cs="宋体"/>
        </w:rPr>
      </w:pPr>
      <w:r w:rsidRPr="000665B4">
        <w:rPr>
          <w:rFonts w:hAnsi="宋体" w:cs="宋体" w:hint="eastAsia"/>
        </w:rPr>
        <w:t xml:space="preserve">       for (i=0;i&lt;m;i++)</w:t>
      </w:r>
    </w:p>
    <w:p w:rsidR="005F1F37" w:rsidRPr="000665B4" w:rsidRDefault="005F1F37" w:rsidP="005F1F37">
      <w:pPr>
        <w:pStyle w:val="ad"/>
        <w:rPr>
          <w:rFonts w:hAnsi="宋体" w:cs="宋体"/>
        </w:rPr>
      </w:pPr>
      <w:r w:rsidRPr="000665B4">
        <w:rPr>
          <w:rFonts w:hAnsi="宋体" w:cs="宋体" w:hint="eastAsia"/>
        </w:rPr>
        <w:t xml:space="preserve">              for (matsum[i][j=0]=0;j&lt;n;j++)</w:t>
      </w:r>
    </w:p>
    <w:p w:rsidR="005F1F37" w:rsidRPr="000665B4" w:rsidRDefault="005F1F37" w:rsidP="005F1F37">
      <w:pPr>
        <w:pStyle w:val="ad"/>
        <w:rPr>
          <w:rFonts w:hAnsi="宋体" w:cs="宋体"/>
        </w:rPr>
      </w:pPr>
      <w:r w:rsidRPr="000665B4">
        <w:rPr>
          <w:rFonts w:hAnsi="宋体" w:cs="宋体" w:hint="eastAsia"/>
        </w:rPr>
        <w:t xml:space="preserve">                     matsum[i][j+1]=matsum[i][j]+mat[i][j];</w:t>
      </w:r>
    </w:p>
    <w:p w:rsidR="005F1F37" w:rsidRPr="000665B4" w:rsidRDefault="005F1F37" w:rsidP="005F1F37">
      <w:pPr>
        <w:pStyle w:val="ad"/>
        <w:rPr>
          <w:rFonts w:hAnsi="宋体" w:cs="宋体"/>
        </w:rPr>
      </w:pPr>
      <w:r w:rsidRPr="000665B4">
        <w:rPr>
          <w:rFonts w:hAnsi="宋体" w:cs="宋体" w:hint="eastAsia"/>
        </w:rPr>
        <w:t xml:space="preserve">       for (ret=mat[s1=e1=0][s2=e2=j=0];j&lt;n;j++)</w:t>
      </w:r>
    </w:p>
    <w:p w:rsidR="005F1F37" w:rsidRPr="000665B4" w:rsidRDefault="005F1F37" w:rsidP="005F1F37">
      <w:pPr>
        <w:pStyle w:val="ad"/>
        <w:rPr>
          <w:rFonts w:hAnsi="宋体" w:cs="宋体"/>
        </w:rPr>
      </w:pPr>
      <w:r w:rsidRPr="000665B4">
        <w:rPr>
          <w:rFonts w:hAnsi="宋体" w:cs="宋体" w:hint="eastAsia"/>
        </w:rPr>
        <w:t xml:space="preserve">              for (k=j;k&lt;n;k++)</w:t>
      </w:r>
    </w:p>
    <w:p w:rsidR="005F1F37" w:rsidRPr="000665B4" w:rsidRDefault="005F1F37" w:rsidP="005F1F37">
      <w:pPr>
        <w:pStyle w:val="ad"/>
        <w:rPr>
          <w:rFonts w:hAnsi="宋体" w:cs="宋体"/>
        </w:rPr>
      </w:pPr>
      <w:r w:rsidRPr="000665B4">
        <w:rPr>
          <w:rFonts w:hAnsi="宋体" w:cs="宋体" w:hint="eastAsia"/>
        </w:rPr>
        <w:t xml:space="preserve">                     for (sum=0,s=i=0;i&lt;m;i++,s=(sum&gt;0?s:i))</w:t>
      </w:r>
    </w:p>
    <w:p w:rsidR="005F1F37" w:rsidRPr="000665B4" w:rsidRDefault="005F1F37" w:rsidP="005F1F37">
      <w:pPr>
        <w:pStyle w:val="ad"/>
        <w:rPr>
          <w:rFonts w:hAnsi="宋体" w:cs="宋体"/>
        </w:rPr>
      </w:pPr>
      <w:r w:rsidRPr="000665B4">
        <w:rPr>
          <w:rFonts w:hAnsi="宋体" w:cs="宋体" w:hint="eastAsia"/>
        </w:rPr>
        <w:t xml:space="preserve">                            if ((sum=(sum&gt;0?sum:0)+matsum[i][k+1]-matsum[i][j])&gt;ret)</w:t>
      </w:r>
    </w:p>
    <w:p w:rsidR="005F1F37" w:rsidRPr="000665B4" w:rsidRDefault="005F1F37" w:rsidP="005F1F37">
      <w:pPr>
        <w:pStyle w:val="ad"/>
        <w:rPr>
          <w:rFonts w:hAnsi="宋体" w:cs="宋体"/>
        </w:rPr>
      </w:pPr>
      <w:r w:rsidRPr="000665B4">
        <w:rPr>
          <w:rFonts w:hAnsi="宋体" w:cs="宋体" w:hint="eastAsia"/>
        </w:rPr>
        <w:t xml:space="preserve">                                   ret=sum,s1=s,s2=i,e1=j,e2=k;</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sz w:val="24"/>
          <w:szCs w:val="24"/>
        </w:rPr>
      </w:pPr>
      <w:r w:rsidRPr="000665B4">
        <w:rPr>
          <w:rFonts w:hAnsi="宋体" w:cs="宋体" w:hint="eastAsia"/>
          <w:b/>
          <w:sz w:val="24"/>
          <w:szCs w:val="24"/>
        </w:rPr>
        <w:t>14、  其它</w:t>
      </w:r>
    </w:p>
    <w:p w:rsidR="005F1F37" w:rsidRPr="000665B4" w:rsidRDefault="005F1F37" w:rsidP="005F1F37">
      <w:pPr>
        <w:pStyle w:val="ad"/>
        <w:rPr>
          <w:rFonts w:hAnsi="宋体" w:cs="宋体"/>
          <w:b/>
        </w:rPr>
      </w:pPr>
      <w:r w:rsidRPr="000665B4">
        <w:rPr>
          <w:rFonts w:hAnsi="宋体" w:cs="宋体" w:hint="eastAsia"/>
          <w:b/>
        </w:rPr>
        <w:t>14.1 大数(只能处理正数)</w:t>
      </w:r>
    </w:p>
    <w:p w:rsidR="005F1F37" w:rsidRPr="000665B4" w:rsidRDefault="005F1F37" w:rsidP="005F1F37">
      <w:pPr>
        <w:pStyle w:val="ad"/>
        <w:rPr>
          <w:rFonts w:hAnsi="宋体" w:cs="宋体"/>
        </w:rPr>
      </w:pPr>
      <w:r w:rsidRPr="000665B4">
        <w:rPr>
          <w:rFonts w:hAnsi="宋体" w:cs="宋体" w:hint="eastAsia"/>
        </w:rPr>
        <w:t>#include &lt;iostream.h&gt;</w:t>
      </w:r>
    </w:p>
    <w:p w:rsidR="005F1F37" w:rsidRPr="000665B4" w:rsidRDefault="005F1F37" w:rsidP="005F1F37">
      <w:pPr>
        <w:pStyle w:val="ad"/>
        <w:rPr>
          <w:rFonts w:hAnsi="宋体" w:cs="宋体"/>
        </w:rPr>
      </w:pPr>
      <w:r w:rsidRPr="000665B4">
        <w:rPr>
          <w:rFonts w:hAnsi="宋体" w:cs="宋体" w:hint="eastAsia"/>
        </w:rPr>
        <w:t>#include &lt;string.h&gt;</w:t>
      </w:r>
    </w:p>
    <w:p w:rsidR="005F1F37" w:rsidRPr="000665B4" w:rsidRDefault="005F1F37" w:rsidP="005F1F37">
      <w:pPr>
        <w:pStyle w:val="ad"/>
        <w:rPr>
          <w:rFonts w:hAnsi="宋体" w:cs="宋体"/>
        </w:rPr>
      </w:pPr>
      <w:r w:rsidRPr="000665B4">
        <w:rPr>
          <w:rFonts w:hAnsi="宋体" w:cs="宋体" w:hint="eastAsia"/>
        </w:rPr>
        <w:t>#define DIGIT       4</w:t>
      </w:r>
    </w:p>
    <w:p w:rsidR="005F1F37" w:rsidRPr="000665B4" w:rsidRDefault="005F1F37" w:rsidP="005F1F37">
      <w:pPr>
        <w:pStyle w:val="ad"/>
        <w:rPr>
          <w:rFonts w:hAnsi="宋体" w:cs="宋体"/>
        </w:rPr>
      </w:pPr>
      <w:r w:rsidRPr="000665B4">
        <w:rPr>
          <w:rFonts w:hAnsi="宋体" w:cs="宋体" w:hint="eastAsia"/>
        </w:rPr>
        <w:lastRenderedPageBreak/>
        <w:t>#define DEPTH      10000</w:t>
      </w:r>
    </w:p>
    <w:p w:rsidR="005F1F37" w:rsidRPr="000665B4" w:rsidRDefault="005F1F37" w:rsidP="005F1F37">
      <w:pPr>
        <w:pStyle w:val="ad"/>
        <w:rPr>
          <w:rFonts w:hAnsi="宋体" w:cs="宋体"/>
        </w:rPr>
      </w:pPr>
      <w:r w:rsidRPr="000665B4">
        <w:rPr>
          <w:rFonts w:hAnsi="宋体" w:cs="宋体" w:hint="eastAsia"/>
        </w:rPr>
        <w:t>#define MAX     100</w:t>
      </w:r>
    </w:p>
    <w:p w:rsidR="005F1F37" w:rsidRPr="000665B4" w:rsidRDefault="005F1F37" w:rsidP="005F1F37">
      <w:pPr>
        <w:pStyle w:val="ad"/>
        <w:rPr>
          <w:rFonts w:hAnsi="宋体" w:cs="宋体"/>
        </w:rPr>
      </w:pPr>
      <w:r w:rsidRPr="000665B4">
        <w:rPr>
          <w:rFonts w:hAnsi="宋体" w:cs="宋体" w:hint="eastAsia"/>
        </w:rPr>
        <w:t>typedef int bignum_t[MAX+1];</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read(bignum_t a,istream&amp; is=cin){</w:t>
      </w:r>
    </w:p>
    <w:p w:rsidR="005F1F37" w:rsidRPr="000665B4" w:rsidRDefault="005F1F37" w:rsidP="005F1F37">
      <w:pPr>
        <w:pStyle w:val="ad"/>
        <w:rPr>
          <w:rFonts w:hAnsi="宋体" w:cs="宋体"/>
        </w:rPr>
      </w:pPr>
      <w:r w:rsidRPr="000665B4">
        <w:rPr>
          <w:rFonts w:hAnsi="宋体" w:cs="宋体" w:hint="eastAsia"/>
        </w:rPr>
        <w:t xml:space="preserve">       char buf[MAX*DIGIT+1],ch;</w:t>
      </w:r>
    </w:p>
    <w:p w:rsidR="005F1F37" w:rsidRPr="000665B4" w:rsidRDefault="005F1F37" w:rsidP="005F1F37">
      <w:pPr>
        <w:pStyle w:val="ad"/>
        <w:rPr>
          <w:rFonts w:hAnsi="宋体" w:cs="宋体"/>
        </w:rPr>
      </w:pPr>
      <w:r w:rsidRPr="000665B4">
        <w:rPr>
          <w:rFonts w:hAnsi="宋体" w:cs="宋体" w:hint="eastAsia"/>
        </w:rPr>
        <w:t xml:space="preserve">       int i,j;</w:t>
      </w:r>
    </w:p>
    <w:p w:rsidR="005F1F37" w:rsidRPr="000665B4" w:rsidRDefault="005F1F37" w:rsidP="005F1F37">
      <w:pPr>
        <w:pStyle w:val="ad"/>
        <w:rPr>
          <w:rFonts w:hAnsi="宋体" w:cs="宋体"/>
        </w:rPr>
      </w:pPr>
      <w:r w:rsidRPr="000665B4">
        <w:rPr>
          <w:rFonts w:hAnsi="宋体" w:cs="宋体" w:hint="eastAsia"/>
        </w:rPr>
        <w:t xml:space="preserve">       memset((void*)a,0,sizeof(bignum_t));</w:t>
      </w:r>
    </w:p>
    <w:p w:rsidR="005F1F37" w:rsidRPr="000665B4" w:rsidRDefault="005F1F37" w:rsidP="005F1F37">
      <w:pPr>
        <w:pStyle w:val="ad"/>
        <w:rPr>
          <w:rFonts w:hAnsi="宋体" w:cs="宋体"/>
        </w:rPr>
      </w:pPr>
      <w:r w:rsidRPr="000665B4">
        <w:rPr>
          <w:rFonts w:hAnsi="宋体" w:cs="宋体" w:hint="eastAsia"/>
        </w:rPr>
        <w:t xml:space="preserve">       if (!(is&gt;&gt;buf)) return 0;</w:t>
      </w:r>
    </w:p>
    <w:p w:rsidR="005F1F37" w:rsidRPr="000665B4" w:rsidRDefault="005F1F37" w:rsidP="005F1F37">
      <w:pPr>
        <w:pStyle w:val="ad"/>
        <w:rPr>
          <w:rFonts w:hAnsi="宋体" w:cs="宋体"/>
        </w:rPr>
      </w:pPr>
      <w:r w:rsidRPr="000665B4">
        <w:rPr>
          <w:rFonts w:hAnsi="宋体" w:cs="宋体" w:hint="eastAsia"/>
        </w:rPr>
        <w:t xml:space="preserve">       for (a[0]=strlen(buf),i=a[0]/2-1;i&gt;=0;i--)</w:t>
      </w:r>
    </w:p>
    <w:p w:rsidR="005F1F37" w:rsidRPr="000665B4" w:rsidRDefault="005F1F37" w:rsidP="005F1F37">
      <w:pPr>
        <w:pStyle w:val="ad"/>
        <w:rPr>
          <w:rFonts w:hAnsi="宋体" w:cs="宋体"/>
        </w:rPr>
      </w:pPr>
      <w:r w:rsidRPr="000665B4">
        <w:rPr>
          <w:rFonts w:hAnsi="宋体" w:cs="宋体" w:hint="eastAsia"/>
        </w:rPr>
        <w:t xml:space="preserve">              ch=buf[i],buf[i]=buf[a[0]-1-i],buf[a[0]-1-i]=ch;</w:t>
      </w:r>
    </w:p>
    <w:p w:rsidR="005F1F37" w:rsidRPr="000665B4" w:rsidRDefault="005F1F37" w:rsidP="005F1F37">
      <w:pPr>
        <w:pStyle w:val="ad"/>
        <w:rPr>
          <w:rFonts w:hAnsi="宋体" w:cs="宋体"/>
        </w:rPr>
      </w:pPr>
      <w:r w:rsidRPr="000665B4">
        <w:rPr>
          <w:rFonts w:hAnsi="宋体" w:cs="宋体" w:hint="eastAsia"/>
        </w:rPr>
        <w:t xml:space="preserve">       for (a[0]=(a[0]+DIGIT-1)/DIGIT,j=strlen(buf);j&lt;a[0]*DIGIT;buf[j++]='0');</w:t>
      </w:r>
    </w:p>
    <w:p w:rsidR="005F1F37" w:rsidRPr="000665B4" w:rsidRDefault="005F1F37" w:rsidP="005F1F37">
      <w:pPr>
        <w:pStyle w:val="ad"/>
        <w:rPr>
          <w:rFonts w:hAnsi="宋体" w:cs="宋体"/>
        </w:rPr>
      </w:pPr>
      <w:r w:rsidRPr="000665B4">
        <w:rPr>
          <w:rFonts w:hAnsi="宋体" w:cs="宋体" w:hint="eastAsia"/>
        </w:rPr>
        <w:t xml:space="preserve">       for (i=1;i&lt;=a[0];i++)</w:t>
      </w:r>
    </w:p>
    <w:p w:rsidR="005F1F37" w:rsidRPr="000665B4" w:rsidRDefault="005F1F37" w:rsidP="005F1F37">
      <w:pPr>
        <w:pStyle w:val="ad"/>
        <w:rPr>
          <w:rFonts w:hAnsi="宋体" w:cs="宋体"/>
        </w:rPr>
      </w:pPr>
      <w:r w:rsidRPr="000665B4">
        <w:rPr>
          <w:rFonts w:hAnsi="宋体" w:cs="宋体" w:hint="eastAsia"/>
        </w:rPr>
        <w:t xml:space="preserve">              for (a[i]=0,j=0;j&lt;DIGIT;j++)</w:t>
      </w:r>
    </w:p>
    <w:p w:rsidR="005F1F37" w:rsidRPr="000665B4" w:rsidRDefault="005F1F37" w:rsidP="005F1F37">
      <w:pPr>
        <w:pStyle w:val="ad"/>
        <w:rPr>
          <w:rFonts w:hAnsi="宋体" w:cs="宋体"/>
        </w:rPr>
      </w:pPr>
      <w:r w:rsidRPr="000665B4">
        <w:rPr>
          <w:rFonts w:hAnsi="宋体" w:cs="宋体" w:hint="eastAsia"/>
        </w:rPr>
        <w:t xml:space="preserve">                     a[i]=a[i]*10+buf[i*DIGIT-1-j]-'0';</w:t>
      </w:r>
    </w:p>
    <w:p w:rsidR="005F1F37" w:rsidRPr="000665B4" w:rsidRDefault="005F1F37" w:rsidP="005F1F37">
      <w:pPr>
        <w:pStyle w:val="ad"/>
        <w:rPr>
          <w:rFonts w:hAnsi="宋体" w:cs="宋体"/>
        </w:rPr>
      </w:pPr>
      <w:r w:rsidRPr="000665B4">
        <w:rPr>
          <w:rFonts w:hAnsi="宋体" w:cs="宋体" w:hint="eastAsia"/>
        </w:rPr>
        <w:t xml:space="preserve">       for (;!a[a[0]]&amp;&amp;a[0]&gt;1;a[0]--);</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write(const bignum_t a,ostream&amp; os=cout){</w:t>
      </w:r>
    </w:p>
    <w:p w:rsidR="005F1F37" w:rsidRPr="000665B4" w:rsidRDefault="005F1F37" w:rsidP="005F1F37">
      <w:pPr>
        <w:pStyle w:val="ad"/>
        <w:rPr>
          <w:rFonts w:hAnsi="宋体" w:cs="宋体"/>
        </w:rPr>
      </w:pPr>
      <w:r w:rsidRPr="000665B4">
        <w:rPr>
          <w:rFonts w:hAnsi="宋体" w:cs="宋体" w:hint="eastAsia"/>
        </w:rPr>
        <w:t xml:space="preserve">       int i,j;</w:t>
      </w:r>
    </w:p>
    <w:p w:rsidR="005F1F37" w:rsidRPr="000665B4" w:rsidRDefault="005F1F37" w:rsidP="005F1F37">
      <w:pPr>
        <w:pStyle w:val="ad"/>
        <w:rPr>
          <w:rFonts w:hAnsi="宋体" w:cs="宋体"/>
        </w:rPr>
      </w:pPr>
      <w:r w:rsidRPr="000665B4">
        <w:rPr>
          <w:rFonts w:hAnsi="宋体" w:cs="宋体" w:hint="eastAsia"/>
        </w:rPr>
        <w:t xml:space="preserve">       for (os&lt;&lt;a[i=a[0]],i--;i;i--)</w:t>
      </w:r>
    </w:p>
    <w:p w:rsidR="005F1F37" w:rsidRPr="000665B4" w:rsidRDefault="005F1F37" w:rsidP="005F1F37">
      <w:pPr>
        <w:pStyle w:val="ad"/>
        <w:rPr>
          <w:rFonts w:hAnsi="宋体" w:cs="宋体"/>
        </w:rPr>
      </w:pPr>
      <w:r w:rsidRPr="000665B4">
        <w:rPr>
          <w:rFonts w:hAnsi="宋体" w:cs="宋体" w:hint="eastAsia"/>
        </w:rPr>
        <w:t xml:space="preserve">              for (j=DEPTH/10;j;j/=10)</w:t>
      </w:r>
    </w:p>
    <w:p w:rsidR="005F1F37" w:rsidRPr="000665B4" w:rsidRDefault="005F1F37" w:rsidP="005F1F37">
      <w:pPr>
        <w:pStyle w:val="ad"/>
        <w:rPr>
          <w:rFonts w:hAnsi="宋体" w:cs="宋体"/>
        </w:rPr>
      </w:pPr>
      <w:r w:rsidRPr="000665B4">
        <w:rPr>
          <w:rFonts w:hAnsi="宋体" w:cs="宋体" w:hint="eastAsia"/>
        </w:rPr>
        <w:t xml:space="preserve">                     os&lt;&lt;a[i]/j%10;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comp(const bignum_t a,const bignum_t b){</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if (a[0]!=b[0])</w:t>
      </w:r>
    </w:p>
    <w:p w:rsidR="005F1F37" w:rsidRPr="000665B4" w:rsidRDefault="005F1F37" w:rsidP="005F1F37">
      <w:pPr>
        <w:pStyle w:val="ad"/>
        <w:rPr>
          <w:rFonts w:hAnsi="宋体" w:cs="宋体"/>
        </w:rPr>
      </w:pPr>
      <w:r w:rsidRPr="000665B4">
        <w:rPr>
          <w:rFonts w:hAnsi="宋体" w:cs="宋体" w:hint="eastAsia"/>
        </w:rPr>
        <w:t xml:space="preserve">              return a[0]-b[0];</w:t>
      </w:r>
    </w:p>
    <w:p w:rsidR="005F1F37" w:rsidRPr="000665B4" w:rsidRDefault="005F1F37" w:rsidP="005F1F37">
      <w:pPr>
        <w:pStyle w:val="ad"/>
        <w:rPr>
          <w:rFonts w:hAnsi="宋体" w:cs="宋体"/>
        </w:rPr>
      </w:pPr>
      <w:r w:rsidRPr="000665B4">
        <w:rPr>
          <w:rFonts w:hAnsi="宋体" w:cs="宋体" w:hint="eastAsia"/>
        </w:rPr>
        <w:t xml:space="preserve">       for (i=a[0];i;i--)</w:t>
      </w:r>
    </w:p>
    <w:p w:rsidR="005F1F37" w:rsidRPr="000665B4" w:rsidRDefault="005F1F37" w:rsidP="005F1F37">
      <w:pPr>
        <w:pStyle w:val="ad"/>
        <w:rPr>
          <w:rFonts w:hAnsi="宋体" w:cs="宋体"/>
        </w:rPr>
      </w:pPr>
      <w:r w:rsidRPr="000665B4">
        <w:rPr>
          <w:rFonts w:hAnsi="宋体" w:cs="宋体" w:hint="eastAsia"/>
        </w:rPr>
        <w:t xml:space="preserve">              if (a[i]!=b[i])</w:t>
      </w:r>
    </w:p>
    <w:p w:rsidR="005F1F37" w:rsidRPr="000665B4" w:rsidRDefault="005F1F37" w:rsidP="005F1F37">
      <w:pPr>
        <w:pStyle w:val="ad"/>
        <w:rPr>
          <w:rFonts w:hAnsi="宋体" w:cs="宋体"/>
        </w:rPr>
      </w:pPr>
      <w:r w:rsidRPr="000665B4">
        <w:rPr>
          <w:rFonts w:hAnsi="宋体" w:cs="宋体" w:hint="eastAsia"/>
        </w:rPr>
        <w:t xml:space="preserve">                     return a[i]-b[i];</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comp(const bignum_t a,const int b){</w:t>
      </w:r>
    </w:p>
    <w:p w:rsidR="005F1F37" w:rsidRPr="000665B4" w:rsidRDefault="005F1F37" w:rsidP="005F1F37">
      <w:pPr>
        <w:pStyle w:val="ad"/>
        <w:rPr>
          <w:rFonts w:hAnsi="宋体" w:cs="宋体"/>
        </w:rPr>
      </w:pPr>
      <w:r w:rsidRPr="000665B4">
        <w:rPr>
          <w:rFonts w:hAnsi="宋体" w:cs="宋体" w:hint="eastAsia"/>
        </w:rPr>
        <w:t xml:space="preserve">       int c[12]={1};</w:t>
      </w:r>
    </w:p>
    <w:p w:rsidR="005F1F37" w:rsidRPr="000665B4" w:rsidRDefault="005F1F37" w:rsidP="005F1F37">
      <w:pPr>
        <w:pStyle w:val="ad"/>
        <w:rPr>
          <w:rFonts w:hAnsi="宋体" w:cs="宋体"/>
        </w:rPr>
      </w:pPr>
      <w:r w:rsidRPr="000665B4">
        <w:rPr>
          <w:rFonts w:hAnsi="宋体" w:cs="宋体" w:hint="eastAsia"/>
        </w:rPr>
        <w:t xml:space="preserve">       for (c[1]=b;c[c[0]]&gt;=DEPTH;c[c[0]+1]=c[c[0]]/DEPTH,c[c[0]]%=DEPTH,c[0]++);</w:t>
      </w:r>
    </w:p>
    <w:p w:rsidR="005F1F37" w:rsidRPr="000665B4" w:rsidRDefault="005F1F37" w:rsidP="005F1F37">
      <w:pPr>
        <w:pStyle w:val="ad"/>
        <w:rPr>
          <w:rFonts w:hAnsi="宋体" w:cs="宋体"/>
        </w:rPr>
      </w:pPr>
      <w:r w:rsidRPr="000665B4">
        <w:rPr>
          <w:rFonts w:hAnsi="宋体" w:cs="宋体" w:hint="eastAsia"/>
        </w:rPr>
        <w:t xml:space="preserve">       return comp(a,c);</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comp(const bignum_t a,const int c,const int d,const bignum_t b){</w:t>
      </w:r>
    </w:p>
    <w:p w:rsidR="005F1F37" w:rsidRPr="000665B4" w:rsidRDefault="005F1F37" w:rsidP="005F1F37">
      <w:pPr>
        <w:pStyle w:val="ad"/>
        <w:rPr>
          <w:rFonts w:hAnsi="宋体" w:cs="宋体"/>
        </w:rPr>
      </w:pPr>
      <w:r w:rsidRPr="000665B4">
        <w:rPr>
          <w:rFonts w:hAnsi="宋体" w:cs="宋体" w:hint="eastAsia"/>
        </w:rPr>
        <w:lastRenderedPageBreak/>
        <w:t xml:space="preserve">       int i,t=0,O=-DEPTH*2;</w:t>
      </w:r>
    </w:p>
    <w:p w:rsidR="005F1F37" w:rsidRPr="000665B4" w:rsidRDefault="005F1F37" w:rsidP="005F1F37">
      <w:pPr>
        <w:pStyle w:val="ad"/>
        <w:rPr>
          <w:rFonts w:hAnsi="宋体" w:cs="宋体"/>
        </w:rPr>
      </w:pPr>
      <w:r w:rsidRPr="000665B4">
        <w:rPr>
          <w:rFonts w:hAnsi="宋体" w:cs="宋体" w:hint="eastAsia"/>
        </w:rPr>
        <w:t xml:space="preserve">       if (b[0]-a[0]&lt;d&amp;&amp;c)</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 xml:space="preserve">       for (i=b[0];i&gt;d;i--){</w:t>
      </w:r>
    </w:p>
    <w:p w:rsidR="005F1F37" w:rsidRPr="000665B4" w:rsidRDefault="005F1F37" w:rsidP="005F1F37">
      <w:pPr>
        <w:pStyle w:val="ad"/>
        <w:rPr>
          <w:rFonts w:hAnsi="宋体" w:cs="宋体"/>
        </w:rPr>
      </w:pPr>
      <w:r w:rsidRPr="000665B4">
        <w:rPr>
          <w:rFonts w:hAnsi="宋体" w:cs="宋体" w:hint="eastAsia"/>
        </w:rPr>
        <w:t xml:space="preserve">              t=t*DEPTH+a[i-d]*c-b[i];</w:t>
      </w:r>
    </w:p>
    <w:p w:rsidR="005F1F37" w:rsidRPr="000665B4" w:rsidRDefault="005F1F37" w:rsidP="005F1F37">
      <w:pPr>
        <w:pStyle w:val="ad"/>
        <w:rPr>
          <w:rFonts w:hAnsi="宋体" w:cs="宋体"/>
        </w:rPr>
      </w:pPr>
      <w:r w:rsidRPr="000665B4">
        <w:rPr>
          <w:rFonts w:hAnsi="宋体" w:cs="宋体" w:hint="eastAsia"/>
        </w:rPr>
        <w:t xml:space="preserve">              if (t&gt;0) return 1;</w:t>
      </w:r>
    </w:p>
    <w:p w:rsidR="005F1F37" w:rsidRPr="000665B4" w:rsidRDefault="005F1F37" w:rsidP="005F1F37">
      <w:pPr>
        <w:pStyle w:val="ad"/>
        <w:rPr>
          <w:rFonts w:hAnsi="宋体" w:cs="宋体"/>
        </w:rPr>
      </w:pPr>
      <w:r w:rsidRPr="000665B4">
        <w:rPr>
          <w:rFonts w:hAnsi="宋体" w:cs="宋体" w:hint="eastAsia"/>
        </w:rPr>
        <w:t xml:space="preserve">              if (t&lt;O) return 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(i=d;i;i--){</w:t>
      </w:r>
    </w:p>
    <w:p w:rsidR="005F1F37" w:rsidRPr="000665B4" w:rsidRDefault="005F1F37" w:rsidP="005F1F37">
      <w:pPr>
        <w:pStyle w:val="ad"/>
        <w:rPr>
          <w:rFonts w:hAnsi="宋体" w:cs="宋体"/>
        </w:rPr>
      </w:pPr>
      <w:r w:rsidRPr="000665B4">
        <w:rPr>
          <w:rFonts w:hAnsi="宋体" w:cs="宋体" w:hint="eastAsia"/>
        </w:rPr>
        <w:t xml:space="preserve">              t=t*DEPTH-b[i];</w:t>
      </w:r>
    </w:p>
    <w:p w:rsidR="005F1F37" w:rsidRPr="000665B4" w:rsidRDefault="005F1F37" w:rsidP="005F1F37">
      <w:pPr>
        <w:pStyle w:val="ad"/>
        <w:rPr>
          <w:rFonts w:hAnsi="宋体" w:cs="宋体"/>
        </w:rPr>
      </w:pPr>
      <w:r w:rsidRPr="000665B4">
        <w:rPr>
          <w:rFonts w:hAnsi="宋体" w:cs="宋体" w:hint="eastAsia"/>
        </w:rPr>
        <w:t xml:space="preserve">              if (t&gt;0) return 1;</w:t>
      </w:r>
    </w:p>
    <w:p w:rsidR="005F1F37" w:rsidRPr="000665B4" w:rsidRDefault="005F1F37" w:rsidP="005F1F37">
      <w:pPr>
        <w:pStyle w:val="ad"/>
        <w:rPr>
          <w:rFonts w:hAnsi="宋体" w:cs="宋体"/>
        </w:rPr>
      </w:pPr>
      <w:r w:rsidRPr="000665B4">
        <w:rPr>
          <w:rFonts w:hAnsi="宋体" w:cs="宋体" w:hint="eastAsia"/>
        </w:rPr>
        <w:t xml:space="preserve">              if (t&lt;O) return 0;</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t&gt;0;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add(bignum_t a,const bignum_t b){</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for (i=1;i&lt;=b[0];i++)</w:t>
      </w:r>
    </w:p>
    <w:p w:rsidR="005F1F37" w:rsidRPr="000665B4" w:rsidRDefault="005F1F37" w:rsidP="005F1F37">
      <w:pPr>
        <w:pStyle w:val="ad"/>
        <w:rPr>
          <w:rFonts w:hAnsi="宋体" w:cs="宋体"/>
        </w:rPr>
      </w:pPr>
      <w:r w:rsidRPr="000665B4">
        <w:rPr>
          <w:rFonts w:hAnsi="宋体" w:cs="宋体" w:hint="eastAsia"/>
        </w:rPr>
        <w:t xml:space="preserve">              if ((a[i]+=b[i])&gt;=DEPTH)</w:t>
      </w:r>
    </w:p>
    <w:p w:rsidR="005F1F37" w:rsidRPr="000665B4" w:rsidRDefault="005F1F37" w:rsidP="005F1F37">
      <w:pPr>
        <w:pStyle w:val="ad"/>
        <w:rPr>
          <w:rFonts w:hAnsi="宋体" w:cs="宋体"/>
        </w:rPr>
      </w:pPr>
      <w:r w:rsidRPr="000665B4">
        <w:rPr>
          <w:rFonts w:hAnsi="宋体" w:cs="宋体" w:hint="eastAsia"/>
        </w:rPr>
        <w:t xml:space="preserve">                     a[i]-=DEPTH,a[i+1]++;</w:t>
      </w:r>
    </w:p>
    <w:p w:rsidR="005F1F37" w:rsidRPr="000665B4" w:rsidRDefault="005F1F37" w:rsidP="005F1F37">
      <w:pPr>
        <w:pStyle w:val="ad"/>
        <w:rPr>
          <w:rFonts w:hAnsi="宋体" w:cs="宋体"/>
        </w:rPr>
      </w:pPr>
      <w:r w:rsidRPr="000665B4">
        <w:rPr>
          <w:rFonts w:hAnsi="宋体" w:cs="宋体" w:hint="eastAsia"/>
        </w:rPr>
        <w:t xml:space="preserve">       if (b[0]&gt;=a[0])</w:t>
      </w:r>
    </w:p>
    <w:p w:rsidR="005F1F37" w:rsidRPr="000665B4" w:rsidRDefault="005F1F37" w:rsidP="005F1F37">
      <w:pPr>
        <w:pStyle w:val="ad"/>
        <w:rPr>
          <w:rFonts w:hAnsi="宋体" w:cs="宋体"/>
        </w:rPr>
      </w:pPr>
      <w:r w:rsidRPr="000665B4">
        <w:rPr>
          <w:rFonts w:hAnsi="宋体" w:cs="宋体" w:hint="eastAsia"/>
        </w:rPr>
        <w:t xml:space="preserve">              a[0]=b[0];</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for (;a[i]&gt;=DEPTH&amp;&amp;i&lt;a[0];a[i]-=DEPTH,i++,a[i]++);</w:t>
      </w:r>
    </w:p>
    <w:p w:rsidR="005F1F37" w:rsidRPr="000665B4" w:rsidRDefault="005F1F37" w:rsidP="005F1F37">
      <w:pPr>
        <w:pStyle w:val="ad"/>
        <w:rPr>
          <w:rFonts w:hAnsi="宋体" w:cs="宋体"/>
        </w:rPr>
      </w:pPr>
      <w:r w:rsidRPr="000665B4">
        <w:rPr>
          <w:rFonts w:hAnsi="宋体" w:cs="宋体" w:hint="eastAsia"/>
        </w:rPr>
        <w:t xml:space="preserve">       a[0]+=(a[a[0]+1]&gt;0);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add(bignum_t a,const int b){</w:t>
      </w:r>
    </w:p>
    <w:p w:rsidR="005F1F37" w:rsidRPr="000665B4" w:rsidRDefault="005F1F37" w:rsidP="005F1F37">
      <w:pPr>
        <w:pStyle w:val="ad"/>
        <w:rPr>
          <w:rFonts w:hAnsi="宋体" w:cs="宋体"/>
        </w:rPr>
      </w:pPr>
      <w:r w:rsidRPr="000665B4">
        <w:rPr>
          <w:rFonts w:hAnsi="宋体" w:cs="宋体" w:hint="eastAsia"/>
        </w:rPr>
        <w:t xml:space="preserve">       int i=1;</w:t>
      </w:r>
    </w:p>
    <w:p w:rsidR="005F1F37" w:rsidRPr="000665B4" w:rsidRDefault="005F1F37" w:rsidP="005F1F37">
      <w:pPr>
        <w:pStyle w:val="ad"/>
        <w:rPr>
          <w:rFonts w:hAnsi="宋体" w:cs="宋体"/>
        </w:rPr>
      </w:pPr>
      <w:r w:rsidRPr="000665B4">
        <w:rPr>
          <w:rFonts w:hAnsi="宋体" w:cs="宋体" w:hint="eastAsia"/>
        </w:rPr>
        <w:t xml:space="preserve">       for (a[1]+=b;a[i]&gt;=DEPTH&amp;&amp;i&lt;a[0];a[i+1]+=a[i]/DEPTH,a[i]%=DEPTH,i++);</w:t>
      </w:r>
    </w:p>
    <w:p w:rsidR="005F1F37" w:rsidRPr="000665B4" w:rsidRDefault="005F1F37" w:rsidP="005F1F37">
      <w:pPr>
        <w:pStyle w:val="ad"/>
        <w:rPr>
          <w:rFonts w:hAnsi="宋体" w:cs="宋体"/>
        </w:rPr>
      </w:pPr>
      <w:r w:rsidRPr="000665B4">
        <w:rPr>
          <w:rFonts w:hAnsi="宋体" w:cs="宋体" w:hint="eastAsia"/>
        </w:rPr>
        <w:t xml:space="preserve">       for (;a[a[0]]&gt;=DEPTH;a[a[0]+1]=a[a[0]]/DEPTH,a[a[0]]%=DEPTH,a[0]++);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sub(bignum_t a,const bignum_t b){</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for (i=1;i&lt;=b[0];i++)</w:t>
      </w:r>
    </w:p>
    <w:p w:rsidR="005F1F37" w:rsidRPr="000665B4" w:rsidRDefault="005F1F37" w:rsidP="005F1F37">
      <w:pPr>
        <w:pStyle w:val="ad"/>
        <w:rPr>
          <w:rFonts w:hAnsi="宋体" w:cs="宋体"/>
        </w:rPr>
      </w:pPr>
      <w:r w:rsidRPr="000665B4">
        <w:rPr>
          <w:rFonts w:hAnsi="宋体" w:cs="宋体" w:hint="eastAsia"/>
        </w:rPr>
        <w:t xml:space="preserve">              if ((a[i]-=b[i])&lt;0)</w:t>
      </w:r>
    </w:p>
    <w:p w:rsidR="005F1F37" w:rsidRPr="000665B4" w:rsidRDefault="005F1F37" w:rsidP="005F1F37">
      <w:pPr>
        <w:pStyle w:val="ad"/>
        <w:rPr>
          <w:rFonts w:hAnsi="宋体" w:cs="宋体"/>
        </w:rPr>
      </w:pPr>
      <w:r w:rsidRPr="000665B4">
        <w:rPr>
          <w:rFonts w:hAnsi="宋体" w:cs="宋体" w:hint="eastAsia"/>
        </w:rPr>
        <w:t xml:space="preserve">                     a[i+1]--,a[i]+=DEPTH;</w:t>
      </w:r>
    </w:p>
    <w:p w:rsidR="005F1F37" w:rsidRPr="000665B4" w:rsidRDefault="005F1F37" w:rsidP="005F1F37">
      <w:pPr>
        <w:pStyle w:val="ad"/>
        <w:rPr>
          <w:rFonts w:hAnsi="宋体" w:cs="宋体"/>
        </w:rPr>
      </w:pPr>
      <w:r w:rsidRPr="000665B4">
        <w:rPr>
          <w:rFonts w:hAnsi="宋体" w:cs="宋体" w:hint="eastAsia"/>
        </w:rPr>
        <w:t xml:space="preserve">       for (;a[i]&lt;0;a[i]+=DEPTH,i++,a[i]--);</w:t>
      </w:r>
    </w:p>
    <w:p w:rsidR="005F1F37" w:rsidRPr="000665B4" w:rsidRDefault="005F1F37" w:rsidP="005F1F37">
      <w:pPr>
        <w:pStyle w:val="ad"/>
        <w:rPr>
          <w:rFonts w:hAnsi="宋体" w:cs="宋体"/>
        </w:rPr>
      </w:pPr>
      <w:r w:rsidRPr="000665B4">
        <w:rPr>
          <w:rFonts w:hAnsi="宋体" w:cs="宋体" w:hint="eastAsia"/>
        </w:rPr>
        <w:t xml:space="preserve">       for (;!a[a[0]]&amp;&amp;a[0]&gt;1;a[0]--);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sub(bignum_t a,const int b){</w:t>
      </w:r>
    </w:p>
    <w:p w:rsidR="005F1F37" w:rsidRPr="000665B4" w:rsidRDefault="005F1F37" w:rsidP="005F1F37">
      <w:pPr>
        <w:pStyle w:val="ad"/>
        <w:rPr>
          <w:rFonts w:hAnsi="宋体" w:cs="宋体"/>
        </w:rPr>
      </w:pPr>
      <w:r w:rsidRPr="000665B4">
        <w:rPr>
          <w:rFonts w:hAnsi="宋体" w:cs="宋体" w:hint="eastAsia"/>
        </w:rPr>
        <w:lastRenderedPageBreak/>
        <w:t xml:space="preserve">       int i=1;</w:t>
      </w:r>
    </w:p>
    <w:p w:rsidR="005F1F37" w:rsidRPr="000665B4" w:rsidRDefault="005F1F37" w:rsidP="005F1F37">
      <w:pPr>
        <w:pStyle w:val="ad"/>
        <w:rPr>
          <w:rFonts w:hAnsi="宋体" w:cs="宋体"/>
        </w:rPr>
      </w:pPr>
      <w:r w:rsidRPr="000665B4">
        <w:rPr>
          <w:rFonts w:hAnsi="宋体" w:cs="宋体" w:hint="eastAsia"/>
        </w:rPr>
        <w:t xml:space="preserve">       for (a[1]-=b;a[i]&lt;0;a[i+1]+=(a[i]-DEPTH+1)/DEPTH,a[i]-=(a[i]-DEPTH+1)/DEPTH*DEPTH,i++);</w:t>
      </w:r>
    </w:p>
    <w:p w:rsidR="005F1F37" w:rsidRPr="000665B4" w:rsidRDefault="005F1F37" w:rsidP="005F1F37">
      <w:pPr>
        <w:pStyle w:val="ad"/>
        <w:rPr>
          <w:rFonts w:hAnsi="宋体" w:cs="宋体"/>
        </w:rPr>
      </w:pPr>
      <w:r w:rsidRPr="000665B4">
        <w:rPr>
          <w:rFonts w:hAnsi="宋体" w:cs="宋体" w:hint="eastAsia"/>
        </w:rPr>
        <w:t xml:space="preserve">       for (;!a[a[0]]&amp;&amp;a[0]&gt;1;a[0]--);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sub(bignum_t a,const bignum_t b,const int c,const int d){</w:t>
      </w:r>
    </w:p>
    <w:p w:rsidR="005F1F37" w:rsidRPr="000665B4" w:rsidRDefault="005F1F37" w:rsidP="005F1F37">
      <w:pPr>
        <w:pStyle w:val="ad"/>
        <w:rPr>
          <w:rFonts w:hAnsi="宋体" w:cs="宋体"/>
        </w:rPr>
      </w:pPr>
      <w:r w:rsidRPr="000665B4">
        <w:rPr>
          <w:rFonts w:hAnsi="宋体" w:cs="宋体" w:hint="eastAsia"/>
        </w:rPr>
        <w:t xml:space="preserve">       int i,O=b[0]+d;</w:t>
      </w:r>
    </w:p>
    <w:p w:rsidR="005F1F37" w:rsidRPr="000665B4" w:rsidRDefault="005F1F37" w:rsidP="005F1F37">
      <w:pPr>
        <w:pStyle w:val="ad"/>
        <w:rPr>
          <w:rFonts w:hAnsi="宋体" w:cs="宋体"/>
        </w:rPr>
      </w:pPr>
      <w:r w:rsidRPr="000665B4">
        <w:rPr>
          <w:rFonts w:hAnsi="宋体" w:cs="宋体" w:hint="eastAsia"/>
        </w:rPr>
        <w:t xml:space="preserve">       for (i=1+d;i&lt;=O;i++)</w:t>
      </w:r>
    </w:p>
    <w:p w:rsidR="005F1F37" w:rsidRPr="000665B4" w:rsidRDefault="005F1F37" w:rsidP="005F1F37">
      <w:pPr>
        <w:pStyle w:val="ad"/>
        <w:rPr>
          <w:rFonts w:hAnsi="宋体" w:cs="宋体"/>
        </w:rPr>
      </w:pPr>
      <w:r w:rsidRPr="000665B4">
        <w:rPr>
          <w:rFonts w:hAnsi="宋体" w:cs="宋体" w:hint="eastAsia"/>
        </w:rPr>
        <w:t xml:space="preserve">              if ((a[i]-=b[i-d]*c)&lt;0)</w:t>
      </w:r>
    </w:p>
    <w:p w:rsidR="005F1F37" w:rsidRPr="000665B4" w:rsidRDefault="005F1F37" w:rsidP="005F1F37">
      <w:pPr>
        <w:pStyle w:val="ad"/>
        <w:rPr>
          <w:rFonts w:hAnsi="宋体" w:cs="宋体"/>
        </w:rPr>
      </w:pPr>
      <w:r w:rsidRPr="000665B4">
        <w:rPr>
          <w:rFonts w:hAnsi="宋体" w:cs="宋体" w:hint="eastAsia"/>
        </w:rPr>
        <w:t xml:space="preserve">                     a[i+1]+=(a[i]-DEPTH+1)/DEPTH,a[i]-=(a[i]-DEPTH+1)/DEPTH*DEPTH;</w:t>
      </w:r>
    </w:p>
    <w:p w:rsidR="005F1F37" w:rsidRPr="000665B4" w:rsidRDefault="005F1F37" w:rsidP="005F1F37">
      <w:pPr>
        <w:pStyle w:val="ad"/>
        <w:rPr>
          <w:rFonts w:hAnsi="宋体" w:cs="宋体"/>
        </w:rPr>
      </w:pPr>
      <w:r w:rsidRPr="000665B4">
        <w:rPr>
          <w:rFonts w:hAnsi="宋体" w:cs="宋体" w:hint="eastAsia"/>
        </w:rPr>
        <w:t xml:space="preserve">       for (;a[i]&lt;0;a[i+1]+=(a[i]-DEPTH+1)/DEPTH,a[i]-=(a[i]-DEPTH+1)/DEPTH*DEPTH,i++);</w:t>
      </w:r>
    </w:p>
    <w:p w:rsidR="005F1F37" w:rsidRPr="000665B4" w:rsidRDefault="005F1F37" w:rsidP="005F1F37">
      <w:pPr>
        <w:pStyle w:val="ad"/>
        <w:rPr>
          <w:rFonts w:hAnsi="宋体" w:cs="宋体"/>
        </w:rPr>
      </w:pPr>
      <w:r w:rsidRPr="000665B4">
        <w:rPr>
          <w:rFonts w:hAnsi="宋体" w:cs="宋体" w:hint="eastAsia"/>
        </w:rPr>
        <w:t xml:space="preserve">       for (;!a[a[0]]&amp;&amp;a[0]&gt;1;a[0]--);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mul(bignum_t c,const bignum_t a,const bignum_t b){</w:t>
      </w:r>
    </w:p>
    <w:p w:rsidR="005F1F37" w:rsidRPr="000665B4" w:rsidRDefault="005F1F37" w:rsidP="005F1F37">
      <w:pPr>
        <w:pStyle w:val="ad"/>
        <w:rPr>
          <w:rFonts w:hAnsi="宋体" w:cs="宋体"/>
        </w:rPr>
      </w:pPr>
      <w:r w:rsidRPr="000665B4">
        <w:rPr>
          <w:rFonts w:hAnsi="宋体" w:cs="宋体" w:hint="eastAsia"/>
        </w:rPr>
        <w:t xml:space="preserve">       int i,j;</w:t>
      </w:r>
    </w:p>
    <w:p w:rsidR="005F1F37" w:rsidRPr="000665B4" w:rsidRDefault="005F1F37" w:rsidP="005F1F37">
      <w:pPr>
        <w:pStyle w:val="ad"/>
        <w:rPr>
          <w:rFonts w:hAnsi="宋体" w:cs="宋体"/>
        </w:rPr>
      </w:pPr>
      <w:r w:rsidRPr="000665B4">
        <w:rPr>
          <w:rFonts w:hAnsi="宋体" w:cs="宋体" w:hint="eastAsia"/>
        </w:rPr>
        <w:t xml:space="preserve">       memset((void*)c,0,sizeof(bignum_t));</w:t>
      </w:r>
    </w:p>
    <w:p w:rsidR="005F1F37" w:rsidRPr="000665B4" w:rsidRDefault="005F1F37" w:rsidP="005F1F37">
      <w:pPr>
        <w:pStyle w:val="ad"/>
        <w:rPr>
          <w:rFonts w:hAnsi="宋体" w:cs="宋体"/>
        </w:rPr>
      </w:pPr>
      <w:r w:rsidRPr="000665B4">
        <w:rPr>
          <w:rFonts w:hAnsi="宋体" w:cs="宋体" w:hint="eastAsia"/>
        </w:rPr>
        <w:t xml:space="preserve">       for (c[0]=a[0]+b[0]-1,i=1;i&lt;=a[0];i++)</w:t>
      </w:r>
    </w:p>
    <w:p w:rsidR="005F1F37" w:rsidRPr="000665B4" w:rsidRDefault="005F1F37" w:rsidP="005F1F37">
      <w:pPr>
        <w:pStyle w:val="ad"/>
        <w:rPr>
          <w:rFonts w:hAnsi="宋体" w:cs="宋体"/>
        </w:rPr>
      </w:pPr>
      <w:r w:rsidRPr="000665B4">
        <w:rPr>
          <w:rFonts w:hAnsi="宋体" w:cs="宋体" w:hint="eastAsia"/>
        </w:rPr>
        <w:t xml:space="preserve">              for (j=1;j&lt;=b[0];j++)</w:t>
      </w:r>
    </w:p>
    <w:p w:rsidR="005F1F37" w:rsidRPr="000665B4" w:rsidRDefault="005F1F37" w:rsidP="005F1F37">
      <w:pPr>
        <w:pStyle w:val="ad"/>
        <w:rPr>
          <w:rFonts w:hAnsi="宋体" w:cs="宋体"/>
        </w:rPr>
      </w:pPr>
      <w:r w:rsidRPr="000665B4">
        <w:rPr>
          <w:rFonts w:hAnsi="宋体" w:cs="宋体" w:hint="eastAsia"/>
        </w:rPr>
        <w:t xml:space="preserve">                     if ((c[i+j-1]+=a[i]*b[j])&gt;=DEPTH)</w:t>
      </w:r>
    </w:p>
    <w:p w:rsidR="005F1F37" w:rsidRPr="000665B4" w:rsidRDefault="005F1F37" w:rsidP="005F1F37">
      <w:pPr>
        <w:pStyle w:val="ad"/>
        <w:rPr>
          <w:rFonts w:hAnsi="宋体" w:cs="宋体"/>
        </w:rPr>
      </w:pPr>
      <w:r w:rsidRPr="000665B4">
        <w:rPr>
          <w:rFonts w:hAnsi="宋体" w:cs="宋体" w:hint="eastAsia"/>
        </w:rPr>
        <w:t xml:space="preserve">                            c[i+j]+=c[i+j-1]/DEPTH,c[i+j-1]%=DEPTH;</w:t>
      </w:r>
    </w:p>
    <w:p w:rsidR="005F1F37" w:rsidRPr="000665B4" w:rsidRDefault="005F1F37" w:rsidP="005F1F37">
      <w:pPr>
        <w:pStyle w:val="ad"/>
        <w:rPr>
          <w:rFonts w:hAnsi="宋体" w:cs="宋体"/>
        </w:rPr>
      </w:pPr>
      <w:r w:rsidRPr="000665B4">
        <w:rPr>
          <w:rFonts w:hAnsi="宋体" w:cs="宋体" w:hint="eastAsia"/>
        </w:rPr>
        <w:t xml:space="preserve">       for (c[0]+=(c[c[0]+1]&gt;0);!c[c[0]]&amp;&amp;c[0]&gt;1;c[0]--);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mul(bignum_t a,const int b){</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for (a[1]*=b,i=2;i&lt;=a[0];i++){</w:t>
      </w:r>
    </w:p>
    <w:p w:rsidR="005F1F37" w:rsidRPr="000665B4" w:rsidRDefault="005F1F37" w:rsidP="005F1F37">
      <w:pPr>
        <w:pStyle w:val="ad"/>
        <w:rPr>
          <w:rFonts w:hAnsi="宋体" w:cs="宋体"/>
        </w:rPr>
      </w:pPr>
      <w:r w:rsidRPr="000665B4">
        <w:rPr>
          <w:rFonts w:hAnsi="宋体" w:cs="宋体" w:hint="eastAsia"/>
        </w:rPr>
        <w:t xml:space="preserve">              a[i]*=b;</w:t>
      </w:r>
    </w:p>
    <w:p w:rsidR="005F1F37" w:rsidRPr="000665B4" w:rsidRDefault="005F1F37" w:rsidP="005F1F37">
      <w:pPr>
        <w:pStyle w:val="ad"/>
        <w:rPr>
          <w:rFonts w:hAnsi="宋体" w:cs="宋体"/>
        </w:rPr>
      </w:pPr>
      <w:r w:rsidRPr="000665B4">
        <w:rPr>
          <w:rFonts w:hAnsi="宋体" w:cs="宋体" w:hint="eastAsia"/>
        </w:rPr>
        <w:t xml:space="preserve">              if (a[i-1]&gt;=DEPTH)</w:t>
      </w:r>
    </w:p>
    <w:p w:rsidR="005F1F37" w:rsidRPr="000665B4" w:rsidRDefault="005F1F37" w:rsidP="005F1F37">
      <w:pPr>
        <w:pStyle w:val="ad"/>
        <w:rPr>
          <w:rFonts w:hAnsi="宋体" w:cs="宋体"/>
        </w:rPr>
      </w:pPr>
      <w:r w:rsidRPr="000665B4">
        <w:rPr>
          <w:rFonts w:hAnsi="宋体" w:cs="宋体" w:hint="eastAsia"/>
        </w:rPr>
        <w:t xml:space="preserve">                     a[i]+=a[i-1]/DEPTH,a[i-1]%=DEPTH;</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(;a[a[0]]&gt;=DEPTH;a[a[0]+1]=a[a[0]]/DEPTH,a[a[0]]%=DEPTH,a[0]++);</w:t>
      </w:r>
    </w:p>
    <w:p w:rsidR="005F1F37" w:rsidRPr="000665B4" w:rsidRDefault="005F1F37" w:rsidP="005F1F37">
      <w:pPr>
        <w:pStyle w:val="ad"/>
        <w:rPr>
          <w:rFonts w:hAnsi="宋体" w:cs="宋体"/>
        </w:rPr>
      </w:pPr>
      <w:r w:rsidRPr="000665B4">
        <w:rPr>
          <w:rFonts w:hAnsi="宋体" w:cs="宋体" w:hint="eastAsia"/>
        </w:rPr>
        <w:t xml:space="preserve">       for (;!a[a[0]]&amp;&amp;a[0]&gt;1;a[0]--);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mul(bignum_t b,const bignum_t a,const int c,const int d){</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memset((void*)b,0,sizeof(bignum_t));</w:t>
      </w:r>
    </w:p>
    <w:p w:rsidR="005F1F37" w:rsidRPr="000665B4" w:rsidRDefault="005F1F37" w:rsidP="005F1F37">
      <w:pPr>
        <w:pStyle w:val="ad"/>
        <w:rPr>
          <w:rFonts w:hAnsi="宋体" w:cs="宋体"/>
        </w:rPr>
      </w:pPr>
      <w:r w:rsidRPr="000665B4">
        <w:rPr>
          <w:rFonts w:hAnsi="宋体" w:cs="宋体" w:hint="eastAsia"/>
        </w:rPr>
        <w:t xml:space="preserve">       for (b[0]=a[0]+d,i=d+1;i&lt;=b[0];i++)</w:t>
      </w:r>
    </w:p>
    <w:p w:rsidR="005F1F37" w:rsidRPr="000665B4" w:rsidRDefault="005F1F37" w:rsidP="005F1F37">
      <w:pPr>
        <w:pStyle w:val="ad"/>
        <w:rPr>
          <w:rFonts w:hAnsi="宋体" w:cs="宋体"/>
        </w:rPr>
      </w:pPr>
      <w:r w:rsidRPr="000665B4">
        <w:rPr>
          <w:rFonts w:hAnsi="宋体" w:cs="宋体" w:hint="eastAsia"/>
        </w:rPr>
        <w:t xml:space="preserve">              if ((b[i]+=a[i-d]*c)&gt;=DEPTH)</w:t>
      </w:r>
    </w:p>
    <w:p w:rsidR="005F1F37" w:rsidRPr="000665B4" w:rsidRDefault="005F1F37" w:rsidP="005F1F37">
      <w:pPr>
        <w:pStyle w:val="ad"/>
        <w:rPr>
          <w:rFonts w:hAnsi="宋体" w:cs="宋体"/>
        </w:rPr>
      </w:pPr>
      <w:r w:rsidRPr="000665B4">
        <w:rPr>
          <w:rFonts w:hAnsi="宋体" w:cs="宋体" w:hint="eastAsia"/>
        </w:rPr>
        <w:t xml:space="preserve">                     b[i+1]+=b[i]/DEPTH,b[i]%=DEPTH;</w:t>
      </w:r>
    </w:p>
    <w:p w:rsidR="005F1F37" w:rsidRPr="000665B4" w:rsidRDefault="005F1F37" w:rsidP="005F1F37">
      <w:pPr>
        <w:pStyle w:val="ad"/>
        <w:rPr>
          <w:rFonts w:hAnsi="宋体" w:cs="宋体"/>
        </w:rPr>
      </w:pPr>
      <w:r w:rsidRPr="000665B4">
        <w:rPr>
          <w:rFonts w:hAnsi="宋体" w:cs="宋体" w:hint="eastAsia"/>
        </w:rPr>
        <w:lastRenderedPageBreak/>
        <w:t xml:space="preserve">       for (;b[b[0]+1];b[0]++,b[b[0]+1]=b[b[0]]/DEPTH,b[b[0]]%=DEPTH);</w:t>
      </w:r>
    </w:p>
    <w:p w:rsidR="005F1F37" w:rsidRPr="000665B4" w:rsidRDefault="005F1F37" w:rsidP="005F1F37">
      <w:pPr>
        <w:pStyle w:val="ad"/>
        <w:rPr>
          <w:rFonts w:hAnsi="宋体" w:cs="宋体"/>
        </w:rPr>
      </w:pPr>
      <w:r w:rsidRPr="000665B4">
        <w:rPr>
          <w:rFonts w:hAnsi="宋体" w:cs="宋体" w:hint="eastAsia"/>
        </w:rPr>
        <w:t xml:space="preserve">       for (;!b[b[0]]&amp;&amp;b[0]&gt;1;b[0]--);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div(bignum_t c,bignum_t a,const bignum_t b){</w:t>
      </w:r>
    </w:p>
    <w:p w:rsidR="005F1F37" w:rsidRPr="000665B4" w:rsidRDefault="005F1F37" w:rsidP="005F1F37">
      <w:pPr>
        <w:pStyle w:val="ad"/>
        <w:rPr>
          <w:rFonts w:hAnsi="宋体" w:cs="宋体"/>
        </w:rPr>
      </w:pPr>
      <w:r w:rsidRPr="000665B4">
        <w:rPr>
          <w:rFonts w:hAnsi="宋体" w:cs="宋体" w:hint="eastAsia"/>
        </w:rPr>
        <w:t xml:space="preserve">       int h,l,m,i;</w:t>
      </w:r>
    </w:p>
    <w:p w:rsidR="005F1F37" w:rsidRPr="000665B4" w:rsidRDefault="005F1F37" w:rsidP="005F1F37">
      <w:pPr>
        <w:pStyle w:val="ad"/>
        <w:rPr>
          <w:rFonts w:hAnsi="宋体" w:cs="宋体"/>
        </w:rPr>
      </w:pPr>
      <w:r w:rsidRPr="000665B4">
        <w:rPr>
          <w:rFonts w:hAnsi="宋体" w:cs="宋体" w:hint="eastAsia"/>
        </w:rPr>
        <w:t xml:space="preserve">       memset((void*)c,0,sizeof(bignum_t));</w:t>
      </w:r>
    </w:p>
    <w:p w:rsidR="005F1F37" w:rsidRPr="000665B4" w:rsidRDefault="005F1F37" w:rsidP="005F1F37">
      <w:pPr>
        <w:pStyle w:val="ad"/>
        <w:rPr>
          <w:rFonts w:hAnsi="宋体" w:cs="宋体"/>
        </w:rPr>
      </w:pPr>
      <w:r w:rsidRPr="000665B4">
        <w:rPr>
          <w:rFonts w:hAnsi="宋体" w:cs="宋体" w:hint="eastAsia"/>
        </w:rPr>
        <w:t xml:space="preserve">       c[0]=(b[0]&lt;a[0]+1)?(a[0]-b[0]+2):1;</w:t>
      </w:r>
    </w:p>
    <w:p w:rsidR="005F1F37" w:rsidRPr="000665B4" w:rsidRDefault="005F1F37" w:rsidP="005F1F37">
      <w:pPr>
        <w:pStyle w:val="ad"/>
        <w:rPr>
          <w:rFonts w:hAnsi="宋体" w:cs="宋体"/>
        </w:rPr>
      </w:pPr>
      <w:r w:rsidRPr="000665B4">
        <w:rPr>
          <w:rFonts w:hAnsi="宋体" w:cs="宋体" w:hint="eastAsia"/>
        </w:rPr>
        <w:t xml:space="preserve">       for (i=c[0];i;sub(a,b,c[i]=m,i-1),i--)</w:t>
      </w:r>
    </w:p>
    <w:p w:rsidR="005F1F37" w:rsidRPr="000665B4" w:rsidRDefault="005F1F37" w:rsidP="005F1F37">
      <w:pPr>
        <w:pStyle w:val="ad"/>
        <w:rPr>
          <w:rFonts w:hAnsi="宋体" w:cs="宋体"/>
        </w:rPr>
      </w:pPr>
      <w:r w:rsidRPr="000665B4">
        <w:rPr>
          <w:rFonts w:hAnsi="宋体" w:cs="宋体" w:hint="eastAsia"/>
        </w:rPr>
        <w:t xml:space="preserve">              for (h=DEPTH-1,l=0,m=(h+l+1)&gt;&gt;1;h&gt;l;m=(h+l+1)&gt;&gt;1)</w:t>
      </w:r>
    </w:p>
    <w:p w:rsidR="005F1F37" w:rsidRPr="000665B4" w:rsidRDefault="005F1F37" w:rsidP="005F1F37">
      <w:pPr>
        <w:pStyle w:val="ad"/>
        <w:rPr>
          <w:rFonts w:hAnsi="宋体" w:cs="宋体"/>
        </w:rPr>
      </w:pPr>
      <w:r w:rsidRPr="000665B4">
        <w:rPr>
          <w:rFonts w:hAnsi="宋体" w:cs="宋体" w:hint="eastAsia"/>
        </w:rPr>
        <w:t xml:space="preserve">                     if (comp(b,m,i-1,a)) h=m-1;</w:t>
      </w:r>
    </w:p>
    <w:p w:rsidR="005F1F37" w:rsidRPr="000665B4" w:rsidRDefault="005F1F37" w:rsidP="005F1F37">
      <w:pPr>
        <w:pStyle w:val="ad"/>
        <w:rPr>
          <w:rFonts w:hAnsi="宋体" w:cs="宋体"/>
        </w:rPr>
      </w:pPr>
      <w:r w:rsidRPr="000665B4">
        <w:rPr>
          <w:rFonts w:hAnsi="宋体" w:cs="宋体" w:hint="eastAsia"/>
        </w:rPr>
        <w:t xml:space="preserve">                     else l=m;</w:t>
      </w:r>
    </w:p>
    <w:p w:rsidR="005F1F37" w:rsidRPr="000665B4" w:rsidRDefault="005F1F37" w:rsidP="005F1F37">
      <w:pPr>
        <w:pStyle w:val="ad"/>
        <w:rPr>
          <w:rFonts w:hAnsi="宋体" w:cs="宋体"/>
        </w:rPr>
      </w:pPr>
      <w:r w:rsidRPr="000665B4">
        <w:rPr>
          <w:rFonts w:hAnsi="宋体" w:cs="宋体" w:hint="eastAsia"/>
        </w:rPr>
        <w:t xml:space="preserve">       for (;!c[c[0]]&amp;&amp;c[0]&gt;1;c[0]--);</w:t>
      </w:r>
    </w:p>
    <w:p w:rsidR="005F1F37" w:rsidRPr="000665B4" w:rsidRDefault="005F1F37" w:rsidP="005F1F37">
      <w:pPr>
        <w:pStyle w:val="ad"/>
        <w:rPr>
          <w:rFonts w:hAnsi="宋体" w:cs="宋体"/>
        </w:rPr>
      </w:pPr>
      <w:r w:rsidRPr="000665B4">
        <w:rPr>
          <w:rFonts w:hAnsi="宋体" w:cs="宋体" w:hint="eastAsia"/>
        </w:rPr>
        <w:t xml:space="preserve">       c[0]=c[0]&gt;1?c[0]:1;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div(bignum_t a,const int b,int&amp; c){</w:t>
      </w:r>
    </w:p>
    <w:p w:rsidR="005F1F37" w:rsidRPr="000665B4" w:rsidRDefault="005F1F37" w:rsidP="005F1F37">
      <w:pPr>
        <w:pStyle w:val="ad"/>
        <w:rPr>
          <w:rFonts w:hAnsi="宋体" w:cs="宋体"/>
        </w:rPr>
      </w:pPr>
      <w:r w:rsidRPr="000665B4">
        <w:rPr>
          <w:rFonts w:hAnsi="宋体" w:cs="宋体" w:hint="eastAsia"/>
        </w:rPr>
        <w:t xml:space="preserve">       int i;</w:t>
      </w:r>
    </w:p>
    <w:p w:rsidR="005F1F37" w:rsidRPr="000665B4" w:rsidRDefault="005F1F37" w:rsidP="005F1F37">
      <w:pPr>
        <w:pStyle w:val="ad"/>
        <w:rPr>
          <w:rFonts w:hAnsi="宋体" w:cs="宋体"/>
        </w:rPr>
      </w:pPr>
      <w:r w:rsidRPr="000665B4">
        <w:rPr>
          <w:rFonts w:hAnsi="宋体" w:cs="宋体" w:hint="eastAsia"/>
        </w:rPr>
        <w:t xml:space="preserve">       for (c=0,i=a[0];i;c=c*DEPTH+a[i],a[i]=c/b,c%=b,i--);</w:t>
      </w:r>
    </w:p>
    <w:p w:rsidR="005F1F37" w:rsidRPr="000665B4" w:rsidRDefault="005F1F37" w:rsidP="005F1F37">
      <w:pPr>
        <w:pStyle w:val="ad"/>
        <w:rPr>
          <w:rFonts w:hAnsi="宋体" w:cs="宋体"/>
        </w:rPr>
      </w:pPr>
      <w:r w:rsidRPr="000665B4">
        <w:rPr>
          <w:rFonts w:hAnsi="宋体" w:cs="宋体" w:hint="eastAsia"/>
        </w:rPr>
        <w:t xml:space="preserve">       for (;!a[a[0]]&amp;&amp;a[0]&gt;1;a[0]--);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sqrt(bignum_t b,bignum_t a){</w:t>
      </w:r>
    </w:p>
    <w:p w:rsidR="005F1F37" w:rsidRPr="000665B4" w:rsidRDefault="005F1F37" w:rsidP="005F1F37">
      <w:pPr>
        <w:pStyle w:val="ad"/>
        <w:rPr>
          <w:rFonts w:hAnsi="宋体" w:cs="宋体"/>
        </w:rPr>
      </w:pPr>
      <w:r w:rsidRPr="000665B4">
        <w:rPr>
          <w:rFonts w:hAnsi="宋体" w:cs="宋体" w:hint="eastAsia"/>
        </w:rPr>
        <w:t xml:space="preserve">       int h,l,m,i;</w:t>
      </w:r>
    </w:p>
    <w:p w:rsidR="005F1F37" w:rsidRPr="000665B4" w:rsidRDefault="005F1F37" w:rsidP="005F1F37">
      <w:pPr>
        <w:pStyle w:val="ad"/>
        <w:rPr>
          <w:rFonts w:hAnsi="宋体" w:cs="宋体"/>
        </w:rPr>
      </w:pPr>
      <w:r w:rsidRPr="000665B4">
        <w:rPr>
          <w:rFonts w:hAnsi="宋体" w:cs="宋体" w:hint="eastAsia"/>
        </w:rPr>
        <w:t xml:space="preserve">       memset((void*)b,0,sizeof(bignum_t));</w:t>
      </w:r>
    </w:p>
    <w:p w:rsidR="005F1F37" w:rsidRPr="000665B4" w:rsidRDefault="005F1F37" w:rsidP="005F1F37">
      <w:pPr>
        <w:pStyle w:val="ad"/>
        <w:rPr>
          <w:rFonts w:hAnsi="宋体" w:cs="宋体"/>
        </w:rPr>
      </w:pPr>
      <w:r w:rsidRPr="000665B4">
        <w:rPr>
          <w:rFonts w:hAnsi="宋体" w:cs="宋体" w:hint="eastAsia"/>
        </w:rPr>
        <w:t xml:space="preserve">       for (i=b[0]=(a[0]+1)&gt;&gt;1;i;sub(a,b,m,i-1),b[i]+=m,i--)</w:t>
      </w:r>
    </w:p>
    <w:p w:rsidR="005F1F37" w:rsidRPr="000665B4" w:rsidRDefault="005F1F37" w:rsidP="005F1F37">
      <w:pPr>
        <w:pStyle w:val="ad"/>
        <w:rPr>
          <w:rFonts w:hAnsi="宋体" w:cs="宋体"/>
          <w:lang w:val="pt-BR"/>
        </w:rPr>
      </w:pPr>
      <w:r w:rsidRPr="000665B4">
        <w:rPr>
          <w:rFonts w:hAnsi="宋体" w:cs="宋体" w:hint="eastAsia"/>
          <w:lang w:val="pt-BR"/>
        </w:rPr>
        <w:t xml:space="preserve">              for (h=DEPTH-1,l=0,b[i]=m=(h+l+1)&gt;&gt;1;h&gt;l;b[i]=m=(h+l+1)&gt;&gt;1)</w:t>
      </w:r>
    </w:p>
    <w:p w:rsidR="005F1F37" w:rsidRPr="000665B4" w:rsidRDefault="005F1F37" w:rsidP="005F1F37">
      <w:pPr>
        <w:pStyle w:val="ad"/>
        <w:rPr>
          <w:rFonts w:hAnsi="宋体" w:cs="宋体"/>
        </w:rPr>
      </w:pPr>
      <w:r w:rsidRPr="000665B4">
        <w:rPr>
          <w:rFonts w:hAnsi="宋体" w:cs="宋体" w:hint="eastAsia"/>
        </w:rPr>
        <w:t xml:space="preserve">                     if (comp(b,m,i-1,a)) h=m-1;</w:t>
      </w:r>
    </w:p>
    <w:p w:rsidR="005F1F37" w:rsidRPr="000665B4" w:rsidRDefault="005F1F37" w:rsidP="005F1F37">
      <w:pPr>
        <w:pStyle w:val="ad"/>
        <w:rPr>
          <w:rFonts w:hAnsi="宋体" w:cs="宋体"/>
        </w:rPr>
      </w:pPr>
      <w:r w:rsidRPr="000665B4">
        <w:rPr>
          <w:rFonts w:hAnsi="宋体" w:cs="宋体" w:hint="eastAsia"/>
        </w:rPr>
        <w:t xml:space="preserve">                     else l=m;</w:t>
      </w:r>
    </w:p>
    <w:p w:rsidR="005F1F37" w:rsidRPr="000665B4" w:rsidRDefault="005F1F37" w:rsidP="005F1F37">
      <w:pPr>
        <w:pStyle w:val="ad"/>
        <w:rPr>
          <w:rFonts w:hAnsi="宋体" w:cs="宋体"/>
        </w:rPr>
      </w:pPr>
      <w:r w:rsidRPr="000665B4">
        <w:rPr>
          <w:rFonts w:hAnsi="宋体" w:cs="宋体" w:hint="eastAsia"/>
        </w:rPr>
        <w:t xml:space="preserve">       for (;!b[b[0]]&amp;&amp;b[0]&gt;1;b[0]--);</w:t>
      </w:r>
    </w:p>
    <w:p w:rsidR="005F1F37" w:rsidRPr="000665B4" w:rsidRDefault="005F1F37" w:rsidP="005F1F37">
      <w:pPr>
        <w:pStyle w:val="ad"/>
        <w:rPr>
          <w:rFonts w:hAnsi="宋体" w:cs="宋体"/>
        </w:rPr>
      </w:pPr>
      <w:r w:rsidRPr="000665B4">
        <w:rPr>
          <w:rFonts w:hAnsi="宋体" w:cs="宋体" w:hint="eastAsia"/>
        </w:rPr>
        <w:t xml:space="preserve">       for (i=1;i&lt;=b[0];b[i++]&gt;&gt;=1);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length(const bignum_t a){</w:t>
      </w:r>
    </w:p>
    <w:p w:rsidR="005F1F37" w:rsidRPr="000665B4" w:rsidRDefault="005F1F37" w:rsidP="005F1F37">
      <w:pPr>
        <w:pStyle w:val="ad"/>
        <w:rPr>
          <w:rFonts w:hAnsi="宋体" w:cs="宋体"/>
        </w:rPr>
      </w:pPr>
      <w:r w:rsidRPr="000665B4">
        <w:rPr>
          <w:rFonts w:hAnsi="宋体" w:cs="宋体" w:hint="eastAsia"/>
        </w:rPr>
        <w:t xml:space="preserve">       int t,ret;</w:t>
      </w:r>
    </w:p>
    <w:p w:rsidR="005F1F37" w:rsidRPr="000665B4" w:rsidRDefault="005F1F37" w:rsidP="005F1F37">
      <w:pPr>
        <w:pStyle w:val="ad"/>
        <w:rPr>
          <w:rFonts w:hAnsi="宋体" w:cs="宋体"/>
        </w:rPr>
      </w:pPr>
      <w:r w:rsidRPr="000665B4">
        <w:rPr>
          <w:rFonts w:hAnsi="宋体" w:cs="宋体" w:hint="eastAsia"/>
        </w:rPr>
        <w:t xml:space="preserve">       for (ret=(a[0]-1)*DIGIT,t=a[a[0]];t;t/=10,ret++);</w:t>
      </w:r>
    </w:p>
    <w:p w:rsidR="005F1F37" w:rsidRPr="000665B4" w:rsidRDefault="005F1F37" w:rsidP="005F1F37">
      <w:pPr>
        <w:pStyle w:val="ad"/>
        <w:rPr>
          <w:rFonts w:hAnsi="宋体" w:cs="宋体"/>
        </w:rPr>
      </w:pPr>
      <w:r w:rsidRPr="000665B4">
        <w:rPr>
          <w:rFonts w:hAnsi="宋体" w:cs="宋体" w:hint="eastAsia"/>
        </w:rPr>
        <w:t xml:space="preserve">       return ret&gt;0?ret:1;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digit(const bignum_t a,const int b){</w:t>
      </w:r>
    </w:p>
    <w:p w:rsidR="005F1F37" w:rsidRPr="000665B4" w:rsidRDefault="005F1F37" w:rsidP="005F1F37">
      <w:pPr>
        <w:pStyle w:val="ad"/>
        <w:rPr>
          <w:rFonts w:hAnsi="宋体" w:cs="宋体"/>
        </w:rPr>
      </w:pPr>
      <w:r w:rsidRPr="000665B4">
        <w:rPr>
          <w:rFonts w:hAnsi="宋体" w:cs="宋体" w:hint="eastAsia"/>
        </w:rPr>
        <w:t xml:space="preserve">       int i,ret;</w:t>
      </w:r>
    </w:p>
    <w:p w:rsidR="005F1F37" w:rsidRPr="000665B4" w:rsidRDefault="005F1F37" w:rsidP="005F1F37">
      <w:pPr>
        <w:pStyle w:val="ad"/>
        <w:rPr>
          <w:rFonts w:hAnsi="宋体" w:cs="宋体"/>
        </w:rPr>
      </w:pPr>
      <w:r w:rsidRPr="000665B4">
        <w:rPr>
          <w:rFonts w:hAnsi="宋体" w:cs="宋体" w:hint="eastAsia"/>
        </w:rPr>
        <w:t xml:space="preserve">       for (ret=a[(b-1)/DIGIT+1],i=(b-1)%DIGIT;i;ret/=10,i--);</w:t>
      </w:r>
    </w:p>
    <w:p w:rsidR="005F1F37" w:rsidRPr="000665B4" w:rsidRDefault="005F1F37" w:rsidP="005F1F37">
      <w:pPr>
        <w:pStyle w:val="ad"/>
        <w:rPr>
          <w:rFonts w:hAnsi="宋体" w:cs="宋体"/>
        </w:rPr>
      </w:pPr>
      <w:r w:rsidRPr="000665B4">
        <w:rPr>
          <w:rFonts w:hAnsi="宋体" w:cs="宋体" w:hint="eastAsia"/>
        </w:rPr>
        <w:t xml:space="preserve">       return ret%10;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lastRenderedPageBreak/>
        <w:t xml:space="preserve"> </w:t>
      </w:r>
    </w:p>
    <w:p w:rsidR="005F1F37" w:rsidRPr="000665B4" w:rsidRDefault="005F1F37" w:rsidP="005F1F37">
      <w:pPr>
        <w:pStyle w:val="ad"/>
        <w:rPr>
          <w:rFonts w:hAnsi="宋体" w:cs="宋体"/>
        </w:rPr>
      </w:pPr>
      <w:r w:rsidRPr="000665B4">
        <w:rPr>
          <w:rFonts w:hAnsi="宋体" w:cs="宋体" w:hint="eastAsia"/>
        </w:rPr>
        <w:t>int zeronum(const bignum_t a){</w:t>
      </w:r>
    </w:p>
    <w:p w:rsidR="005F1F37" w:rsidRPr="000665B4" w:rsidRDefault="005F1F37" w:rsidP="005F1F37">
      <w:pPr>
        <w:pStyle w:val="ad"/>
        <w:rPr>
          <w:rFonts w:hAnsi="宋体" w:cs="宋体"/>
        </w:rPr>
      </w:pPr>
      <w:r w:rsidRPr="000665B4">
        <w:rPr>
          <w:rFonts w:hAnsi="宋体" w:cs="宋体" w:hint="eastAsia"/>
        </w:rPr>
        <w:t xml:space="preserve">       int ret,t;</w:t>
      </w:r>
    </w:p>
    <w:p w:rsidR="005F1F37" w:rsidRPr="000665B4" w:rsidRDefault="005F1F37" w:rsidP="005F1F37">
      <w:pPr>
        <w:pStyle w:val="ad"/>
        <w:rPr>
          <w:rFonts w:hAnsi="宋体" w:cs="宋体"/>
        </w:rPr>
      </w:pPr>
      <w:r w:rsidRPr="000665B4">
        <w:rPr>
          <w:rFonts w:hAnsi="宋体" w:cs="宋体" w:hint="eastAsia"/>
        </w:rPr>
        <w:t xml:space="preserve">       for (ret=0;!a[ret+1];ret++);</w:t>
      </w:r>
    </w:p>
    <w:p w:rsidR="005F1F37" w:rsidRPr="000665B4" w:rsidRDefault="005F1F37" w:rsidP="005F1F37">
      <w:pPr>
        <w:pStyle w:val="ad"/>
        <w:rPr>
          <w:rFonts w:hAnsi="宋体" w:cs="宋体"/>
        </w:rPr>
      </w:pPr>
      <w:r w:rsidRPr="000665B4">
        <w:rPr>
          <w:rFonts w:hAnsi="宋体" w:cs="宋体" w:hint="eastAsia"/>
        </w:rPr>
        <w:t xml:space="preserve">       for (t=a[ret+1],ret*=DIGIT;!(t%10);t/=10,ret++);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comp(int* a,const int l,const int h,const int d){</w:t>
      </w:r>
    </w:p>
    <w:p w:rsidR="005F1F37" w:rsidRPr="000665B4" w:rsidRDefault="005F1F37" w:rsidP="005F1F37">
      <w:pPr>
        <w:pStyle w:val="ad"/>
        <w:rPr>
          <w:rFonts w:hAnsi="宋体" w:cs="宋体"/>
        </w:rPr>
      </w:pPr>
      <w:r w:rsidRPr="000665B4">
        <w:rPr>
          <w:rFonts w:hAnsi="宋体" w:cs="宋体" w:hint="eastAsia"/>
        </w:rPr>
        <w:t xml:space="preserve">       int i,j,t;</w:t>
      </w:r>
    </w:p>
    <w:p w:rsidR="005F1F37" w:rsidRPr="000665B4" w:rsidRDefault="005F1F37" w:rsidP="005F1F37">
      <w:pPr>
        <w:pStyle w:val="ad"/>
        <w:rPr>
          <w:rFonts w:hAnsi="宋体" w:cs="宋体"/>
        </w:rPr>
      </w:pPr>
      <w:r w:rsidRPr="000665B4">
        <w:rPr>
          <w:rFonts w:hAnsi="宋体" w:cs="宋体" w:hint="eastAsia"/>
        </w:rPr>
        <w:t xml:space="preserve">       for (i=l;i&lt;=h;i++)</w:t>
      </w:r>
    </w:p>
    <w:p w:rsidR="005F1F37" w:rsidRPr="000665B4" w:rsidRDefault="005F1F37" w:rsidP="005F1F37">
      <w:pPr>
        <w:pStyle w:val="ad"/>
        <w:rPr>
          <w:rFonts w:hAnsi="宋体" w:cs="宋体"/>
        </w:rPr>
      </w:pPr>
      <w:r w:rsidRPr="000665B4">
        <w:rPr>
          <w:rFonts w:hAnsi="宋体" w:cs="宋体" w:hint="eastAsia"/>
        </w:rPr>
        <w:t xml:space="preserve">              for (t=i,j=2;t&gt;1;j++)</w:t>
      </w:r>
    </w:p>
    <w:p w:rsidR="005F1F37" w:rsidRPr="000665B4" w:rsidRDefault="005F1F37" w:rsidP="005F1F37">
      <w:pPr>
        <w:pStyle w:val="ad"/>
        <w:rPr>
          <w:rFonts w:hAnsi="宋体" w:cs="宋体"/>
        </w:rPr>
      </w:pPr>
      <w:r w:rsidRPr="000665B4">
        <w:rPr>
          <w:rFonts w:hAnsi="宋体" w:cs="宋体" w:hint="eastAsia"/>
        </w:rPr>
        <w:t xml:space="preserve">                     while (!(t%j))</w:t>
      </w:r>
    </w:p>
    <w:p w:rsidR="005F1F37" w:rsidRPr="000665B4" w:rsidRDefault="005F1F37" w:rsidP="005F1F37">
      <w:pPr>
        <w:pStyle w:val="ad"/>
        <w:rPr>
          <w:rFonts w:hAnsi="宋体" w:cs="宋体"/>
        </w:rPr>
      </w:pPr>
      <w:r w:rsidRPr="000665B4">
        <w:rPr>
          <w:rFonts w:hAnsi="宋体" w:cs="宋体" w:hint="eastAsia"/>
        </w:rPr>
        <w:t xml:space="preserve">                            a[j]+=d,t/=j;</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convert(int* a,const int h,bignum_t b){</w:t>
      </w:r>
    </w:p>
    <w:p w:rsidR="005F1F37" w:rsidRPr="000665B4" w:rsidRDefault="005F1F37" w:rsidP="005F1F37">
      <w:pPr>
        <w:pStyle w:val="ad"/>
        <w:rPr>
          <w:rFonts w:hAnsi="宋体" w:cs="宋体"/>
        </w:rPr>
      </w:pPr>
      <w:r w:rsidRPr="000665B4">
        <w:rPr>
          <w:rFonts w:hAnsi="宋体" w:cs="宋体" w:hint="eastAsia"/>
        </w:rPr>
        <w:t xml:space="preserve">       int i,j,t=1;</w:t>
      </w:r>
    </w:p>
    <w:p w:rsidR="005F1F37" w:rsidRPr="000665B4" w:rsidRDefault="005F1F37" w:rsidP="005F1F37">
      <w:pPr>
        <w:pStyle w:val="ad"/>
        <w:rPr>
          <w:rFonts w:hAnsi="宋体" w:cs="宋体"/>
        </w:rPr>
      </w:pPr>
      <w:r w:rsidRPr="000665B4">
        <w:rPr>
          <w:rFonts w:hAnsi="宋体" w:cs="宋体" w:hint="eastAsia"/>
        </w:rPr>
        <w:t xml:space="preserve">       memset(b,0,sizeof(bignum_t));</w:t>
      </w:r>
    </w:p>
    <w:p w:rsidR="005F1F37" w:rsidRPr="000665B4" w:rsidRDefault="005F1F37" w:rsidP="005F1F37">
      <w:pPr>
        <w:pStyle w:val="ad"/>
        <w:rPr>
          <w:rFonts w:hAnsi="宋体" w:cs="宋体"/>
        </w:rPr>
      </w:pPr>
      <w:r w:rsidRPr="000665B4">
        <w:rPr>
          <w:rFonts w:hAnsi="宋体" w:cs="宋体" w:hint="eastAsia"/>
        </w:rPr>
        <w:t xml:space="preserve">       for (b[0]=b[1]=1,i=2;i&lt;=h;i++)</w:t>
      </w:r>
    </w:p>
    <w:p w:rsidR="005F1F37" w:rsidRPr="000665B4" w:rsidRDefault="005F1F37" w:rsidP="005F1F37">
      <w:pPr>
        <w:pStyle w:val="ad"/>
        <w:rPr>
          <w:rFonts w:hAnsi="宋体" w:cs="宋体"/>
        </w:rPr>
      </w:pPr>
      <w:r w:rsidRPr="000665B4">
        <w:rPr>
          <w:rFonts w:hAnsi="宋体" w:cs="宋体" w:hint="eastAsia"/>
        </w:rPr>
        <w:t xml:space="preserve">              if (a[i])</w:t>
      </w:r>
    </w:p>
    <w:p w:rsidR="005F1F37" w:rsidRPr="000665B4" w:rsidRDefault="005F1F37" w:rsidP="005F1F37">
      <w:pPr>
        <w:pStyle w:val="ad"/>
        <w:rPr>
          <w:rFonts w:hAnsi="宋体" w:cs="宋体"/>
        </w:rPr>
      </w:pPr>
      <w:r w:rsidRPr="000665B4">
        <w:rPr>
          <w:rFonts w:hAnsi="宋体" w:cs="宋体" w:hint="eastAsia"/>
        </w:rPr>
        <w:t xml:space="preserve">                     for (j=a[i];j;t*=i,j--)</w:t>
      </w:r>
    </w:p>
    <w:p w:rsidR="005F1F37" w:rsidRPr="000665B4" w:rsidRDefault="005F1F37" w:rsidP="005F1F37">
      <w:pPr>
        <w:pStyle w:val="ad"/>
        <w:rPr>
          <w:rFonts w:hAnsi="宋体" w:cs="宋体"/>
        </w:rPr>
      </w:pPr>
      <w:r w:rsidRPr="000665B4">
        <w:rPr>
          <w:rFonts w:hAnsi="宋体" w:cs="宋体" w:hint="eastAsia"/>
        </w:rPr>
        <w:t xml:space="preserve">                            if (t*i&gt;DEPTH)</w:t>
      </w:r>
    </w:p>
    <w:p w:rsidR="005F1F37" w:rsidRPr="000665B4" w:rsidRDefault="005F1F37" w:rsidP="005F1F37">
      <w:pPr>
        <w:pStyle w:val="ad"/>
        <w:rPr>
          <w:rFonts w:hAnsi="宋体" w:cs="宋体"/>
        </w:rPr>
      </w:pPr>
      <w:r w:rsidRPr="000665B4">
        <w:rPr>
          <w:rFonts w:hAnsi="宋体" w:cs="宋体" w:hint="eastAsia"/>
        </w:rPr>
        <w:t xml:space="preserve">                                   mul(b,t),t=1;</w:t>
      </w:r>
    </w:p>
    <w:p w:rsidR="005F1F37" w:rsidRPr="000665B4" w:rsidRDefault="005F1F37" w:rsidP="005F1F37">
      <w:pPr>
        <w:pStyle w:val="ad"/>
        <w:rPr>
          <w:rFonts w:hAnsi="宋体" w:cs="宋体"/>
        </w:rPr>
      </w:pPr>
      <w:r w:rsidRPr="000665B4">
        <w:rPr>
          <w:rFonts w:hAnsi="宋体" w:cs="宋体" w:hint="eastAsia"/>
        </w:rPr>
        <w:t xml:space="preserve">       mul(b,t);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combination(bignum_t a,int m,int n){</w:t>
      </w:r>
    </w:p>
    <w:p w:rsidR="005F1F37" w:rsidRPr="000665B4" w:rsidRDefault="005F1F37" w:rsidP="005F1F37">
      <w:pPr>
        <w:pStyle w:val="ad"/>
        <w:rPr>
          <w:rFonts w:hAnsi="宋体" w:cs="宋体"/>
        </w:rPr>
      </w:pPr>
      <w:r w:rsidRPr="000665B4">
        <w:rPr>
          <w:rFonts w:hAnsi="宋体" w:cs="宋体" w:hint="eastAsia"/>
        </w:rPr>
        <w:t xml:space="preserve">       int* t=new int[m+1];</w:t>
      </w:r>
    </w:p>
    <w:p w:rsidR="005F1F37" w:rsidRPr="000665B4" w:rsidRDefault="005F1F37" w:rsidP="005F1F37">
      <w:pPr>
        <w:pStyle w:val="ad"/>
        <w:rPr>
          <w:rFonts w:hAnsi="宋体" w:cs="宋体"/>
        </w:rPr>
      </w:pPr>
      <w:r w:rsidRPr="000665B4">
        <w:rPr>
          <w:rFonts w:hAnsi="宋体" w:cs="宋体" w:hint="eastAsia"/>
        </w:rPr>
        <w:t xml:space="preserve">       memset((void*)t,0,sizeof(int)*(m+1));</w:t>
      </w:r>
    </w:p>
    <w:p w:rsidR="005F1F37" w:rsidRPr="000665B4" w:rsidRDefault="005F1F37" w:rsidP="005F1F37">
      <w:pPr>
        <w:pStyle w:val="ad"/>
        <w:rPr>
          <w:rFonts w:hAnsi="宋体" w:cs="宋体"/>
          <w:lang w:val="pt-BR"/>
        </w:rPr>
      </w:pPr>
      <w:r w:rsidRPr="000665B4">
        <w:rPr>
          <w:rFonts w:hAnsi="宋体" w:cs="宋体" w:hint="eastAsia"/>
          <w:lang w:val="pt-BR"/>
        </w:rPr>
        <w:t xml:space="preserve">       comp(t,n+1,m,1);</w:t>
      </w:r>
    </w:p>
    <w:p w:rsidR="005F1F37" w:rsidRPr="000665B4" w:rsidRDefault="005F1F37" w:rsidP="005F1F37">
      <w:pPr>
        <w:pStyle w:val="ad"/>
        <w:rPr>
          <w:rFonts w:hAnsi="宋体" w:cs="宋体"/>
          <w:lang w:val="pt-BR"/>
        </w:rPr>
      </w:pPr>
      <w:r w:rsidRPr="000665B4">
        <w:rPr>
          <w:rFonts w:hAnsi="宋体" w:cs="宋体" w:hint="eastAsia"/>
          <w:lang w:val="pt-BR"/>
        </w:rPr>
        <w:t xml:space="preserve">       comp(t,2,m-n,-1);</w:t>
      </w:r>
    </w:p>
    <w:p w:rsidR="005F1F37" w:rsidRPr="000665B4" w:rsidRDefault="005F1F37" w:rsidP="005F1F37">
      <w:pPr>
        <w:pStyle w:val="ad"/>
        <w:rPr>
          <w:rFonts w:hAnsi="宋体" w:cs="宋体"/>
        </w:rPr>
      </w:pPr>
      <w:r w:rsidRPr="000665B4">
        <w:rPr>
          <w:rFonts w:hAnsi="宋体" w:cs="宋体" w:hint="eastAsia"/>
        </w:rPr>
        <w:t xml:space="preserve">       convert(t,m,a);</w:t>
      </w:r>
    </w:p>
    <w:p w:rsidR="005F1F37" w:rsidRPr="000665B4" w:rsidRDefault="005F1F37" w:rsidP="005F1F37">
      <w:pPr>
        <w:pStyle w:val="ad"/>
        <w:rPr>
          <w:rFonts w:hAnsi="宋体" w:cs="宋体"/>
        </w:rPr>
      </w:pPr>
      <w:r w:rsidRPr="000665B4">
        <w:rPr>
          <w:rFonts w:hAnsi="宋体" w:cs="宋体" w:hint="eastAsia"/>
        </w:rPr>
        <w:t xml:space="preserve">       delete []t;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void permutation(bignum_t a,int m,int n){</w:t>
      </w:r>
    </w:p>
    <w:p w:rsidR="005F1F37" w:rsidRPr="000665B4" w:rsidRDefault="005F1F37" w:rsidP="005F1F37">
      <w:pPr>
        <w:pStyle w:val="ad"/>
        <w:rPr>
          <w:rFonts w:hAnsi="宋体" w:cs="宋体"/>
        </w:rPr>
      </w:pPr>
      <w:r w:rsidRPr="000665B4">
        <w:rPr>
          <w:rFonts w:hAnsi="宋体" w:cs="宋体" w:hint="eastAsia"/>
        </w:rPr>
        <w:t xml:space="preserve">       int i,t=1;</w:t>
      </w:r>
    </w:p>
    <w:p w:rsidR="005F1F37" w:rsidRPr="000665B4" w:rsidRDefault="005F1F37" w:rsidP="005F1F37">
      <w:pPr>
        <w:pStyle w:val="ad"/>
        <w:rPr>
          <w:rFonts w:hAnsi="宋体" w:cs="宋体"/>
        </w:rPr>
      </w:pPr>
      <w:r w:rsidRPr="000665B4">
        <w:rPr>
          <w:rFonts w:hAnsi="宋体" w:cs="宋体" w:hint="eastAsia"/>
        </w:rPr>
        <w:t xml:space="preserve">       memset(a,0,sizeof(bignum_t));</w:t>
      </w:r>
    </w:p>
    <w:p w:rsidR="005F1F37" w:rsidRPr="000665B4" w:rsidRDefault="005F1F37" w:rsidP="005F1F37">
      <w:pPr>
        <w:pStyle w:val="ad"/>
        <w:rPr>
          <w:rFonts w:hAnsi="宋体" w:cs="宋体"/>
        </w:rPr>
      </w:pPr>
      <w:r w:rsidRPr="000665B4">
        <w:rPr>
          <w:rFonts w:hAnsi="宋体" w:cs="宋体" w:hint="eastAsia"/>
        </w:rPr>
        <w:t xml:space="preserve">       a[0]=a[1]=1;</w:t>
      </w:r>
    </w:p>
    <w:p w:rsidR="005F1F37" w:rsidRPr="000665B4" w:rsidRDefault="005F1F37" w:rsidP="005F1F37">
      <w:pPr>
        <w:pStyle w:val="ad"/>
        <w:rPr>
          <w:rFonts w:hAnsi="宋体" w:cs="宋体"/>
        </w:rPr>
      </w:pPr>
      <w:r w:rsidRPr="000665B4">
        <w:rPr>
          <w:rFonts w:hAnsi="宋体" w:cs="宋体" w:hint="eastAsia"/>
        </w:rPr>
        <w:t xml:space="preserve">       for (i=m-n+1;i&lt;=m;t*=i++)</w:t>
      </w:r>
    </w:p>
    <w:p w:rsidR="005F1F37" w:rsidRPr="000665B4" w:rsidRDefault="005F1F37" w:rsidP="005F1F37">
      <w:pPr>
        <w:pStyle w:val="ad"/>
        <w:rPr>
          <w:rFonts w:hAnsi="宋体" w:cs="宋体"/>
        </w:rPr>
      </w:pPr>
      <w:r w:rsidRPr="000665B4">
        <w:rPr>
          <w:rFonts w:hAnsi="宋体" w:cs="宋体" w:hint="eastAsia"/>
        </w:rPr>
        <w:t xml:space="preserve">              if (t*i&gt;DEPTH)</w:t>
      </w:r>
    </w:p>
    <w:p w:rsidR="005F1F37" w:rsidRPr="000665B4" w:rsidRDefault="005F1F37" w:rsidP="005F1F37">
      <w:pPr>
        <w:pStyle w:val="ad"/>
        <w:rPr>
          <w:rFonts w:hAnsi="宋体" w:cs="宋体"/>
        </w:rPr>
      </w:pPr>
      <w:r w:rsidRPr="000665B4">
        <w:rPr>
          <w:rFonts w:hAnsi="宋体" w:cs="宋体" w:hint="eastAsia"/>
        </w:rPr>
        <w:t xml:space="preserve">                     mul(a,t),t=1;</w:t>
      </w:r>
    </w:p>
    <w:p w:rsidR="005F1F37" w:rsidRPr="000665B4" w:rsidRDefault="005F1F37" w:rsidP="005F1F37">
      <w:pPr>
        <w:pStyle w:val="ad"/>
        <w:rPr>
          <w:rFonts w:hAnsi="宋体" w:cs="宋体"/>
        </w:rPr>
      </w:pPr>
      <w:r w:rsidRPr="000665B4">
        <w:rPr>
          <w:rFonts w:hAnsi="宋体" w:cs="宋体" w:hint="eastAsia"/>
        </w:rPr>
        <w:t xml:space="preserve">       mul(a,t);</w:t>
      </w:r>
    </w:p>
    <w:p w:rsidR="005F1F37" w:rsidRPr="000665B4" w:rsidRDefault="005F1F37" w:rsidP="005F1F37">
      <w:pPr>
        <w:pStyle w:val="ad"/>
        <w:rPr>
          <w:rFonts w:hAnsi="宋体" w:cs="宋体"/>
        </w:rPr>
      </w:pPr>
      <w:r w:rsidRPr="000665B4">
        <w:rPr>
          <w:rFonts w:hAnsi="宋体" w:cs="宋体" w:hint="eastAsia"/>
        </w:rPr>
        <w:lastRenderedPageBreak/>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#define SGN(x) ((x)&gt;0?1:((x)&lt;0?-1:0))</w:t>
      </w:r>
    </w:p>
    <w:p w:rsidR="005F1F37" w:rsidRPr="000665B4" w:rsidRDefault="005F1F37" w:rsidP="005F1F37">
      <w:pPr>
        <w:pStyle w:val="ad"/>
        <w:rPr>
          <w:rFonts w:hAnsi="宋体" w:cs="宋体"/>
        </w:rPr>
      </w:pPr>
      <w:r w:rsidRPr="000665B4">
        <w:rPr>
          <w:rFonts w:hAnsi="宋体" w:cs="宋体" w:hint="eastAsia"/>
        </w:rPr>
        <w:t>#define ABS(x) ((x)&gt;0?(x):-(x))</w:t>
      </w:r>
    </w:p>
    <w:p w:rsidR="005F1F37" w:rsidRPr="000665B4" w:rsidRDefault="005F1F37" w:rsidP="005F1F37">
      <w:pPr>
        <w:pStyle w:val="ad"/>
        <w:rPr>
          <w:rFonts w:hAnsi="宋体" w:cs="宋体"/>
        </w:rPr>
      </w:pPr>
      <w:r w:rsidRPr="000665B4">
        <w:rPr>
          <w:rFonts w:hAnsi="宋体" w:cs="宋体" w:hint="eastAsia"/>
        </w:rPr>
        <w:t>int read(bignum_t a,int &amp;sgn,istream&amp; is=cin){</w:t>
      </w:r>
    </w:p>
    <w:p w:rsidR="005F1F37" w:rsidRPr="000665B4" w:rsidRDefault="005F1F37" w:rsidP="005F1F37">
      <w:pPr>
        <w:pStyle w:val="ad"/>
        <w:rPr>
          <w:rFonts w:hAnsi="宋体" w:cs="宋体"/>
        </w:rPr>
      </w:pPr>
      <w:r w:rsidRPr="000665B4">
        <w:rPr>
          <w:rFonts w:hAnsi="宋体" w:cs="宋体" w:hint="eastAsia"/>
        </w:rPr>
        <w:t xml:space="preserve">       char str[MAX*DIGIT+2],ch,*buf;</w:t>
      </w:r>
    </w:p>
    <w:p w:rsidR="005F1F37" w:rsidRPr="000665B4" w:rsidRDefault="005F1F37" w:rsidP="005F1F37">
      <w:pPr>
        <w:pStyle w:val="ad"/>
        <w:rPr>
          <w:rFonts w:hAnsi="宋体" w:cs="宋体"/>
        </w:rPr>
      </w:pPr>
      <w:r w:rsidRPr="000665B4">
        <w:rPr>
          <w:rFonts w:hAnsi="宋体" w:cs="宋体" w:hint="eastAsia"/>
        </w:rPr>
        <w:t xml:space="preserve">       int i,j;</w:t>
      </w:r>
    </w:p>
    <w:p w:rsidR="005F1F37" w:rsidRPr="000665B4" w:rsidRDefault="005F1F37" w:rsidP="005F1F37">
      <w:pPr>
        <w:pStyle w:val="ad"/>
        <w:rPr>
          <w:rFonts w:hAnsi="宋体" w:cs="宋体"/>
        </w:rPr>
      </w:pPr>
      <w:r w:rsidRPr="000665B4">
        <w:rPr>
          <w:rFonts w:hAnsi="宋体" w:cs="宋体" w:hint="eastAsia"/>
        </w:rPr>
        <w:t xml:space="preserve">       memset((void*)a,0,sizeof(bignum_t));</w:t>
      </w:r>
    </w:p>
    <w:p w:rsidR="005F1F37" w:rsidRPr="000665B4" w:rsidRDefault="005F1F37" w:rsidP="005F1F37">
      <w:pPr>
        <w:pStyle w:val="ad"/>
        <w:rPr>
          <w:rFonts w:hAnsi="宋体" w:cs="宋体"/>
        </w:rPr>
      </w:pPr>
      <w:r w:rsidRPr="000665B4">
        <w:rPr>
          <w:rFonts w:hAnsi="宋体" w:cs="宋体" w:hint="eastAsia"/>
        </w:rPr>
        <w:t xml:space="preserve">       if (!(is&gt;&gt;str)) return 0;</w:t>
      </w:r>
    </w:p>
    <w:p w:rsidR="005F1F37" w:rsidRPr="000665B4" w:rsidRDefault="005F1F37" w:rsidP="005F1F37">
      <w:pPr>
        <w:pStyle w:val="ad"/>
        <w:rPr>
          <w:rFonts w:hAnsi="宋体" w:cs="宋体"/>
        </w:rPr>
      </w:pPr>
      <w:r w:rsidRPr="000665B4">
        <w:rPr>
          <w:rFonts w:hAnsi="宋体" w:cs="宋体" w:hint="eastAsia"/>
        </w:rPr>
        <w:t xml:space="preserve">       buf=str,sgn=1;</w:t>
      </w:r>
    </w:p>
    <w:p w:rsidR="005F1F37" w:rsidRPr="000665B4" w:rsidRDefault="005F1F37" w:rsidP="005F1F37">
      <w:pPr>
        <w:pStyle w:val="ad"/>
        <w:rPr>
          <w:rFonts w:hAnsi="宋体" w:cs="宋体"/>
        </w:rPr>
      </w:pPr>
      <w:r w:rsidRPr="000665B4">
        <w:rPr>
          <w:rFonts w:hAnsi="宋体" w:cs="宋体" w:hint="eastAsia"/>
        </w:rPr>
        <w:t xml:space="preserve">       if (*buf=='-') sgn=-1,buf++;</w:t>
      </w:r>
    </w:p>
    <w:p w:rsidR="005F1F37" w:rsidRPr="000665B4" w:rsidRDefault="005F1F37" w:rsidP="005F1F37">
      <w:pPr>
        <w:pStyle w:val="ad"/>
        <w:rPr>
          <w:rFonts w:hAnsi="宋体" w:cs="宋体"/>
        </w:rPr>
      </w:pPr>
      <w:r w:rsidRPr="000665B4">
        <w:rPr>
          <w:rFonts w:hAnsi="宋体" w:cs="宋体" w:hint="eastAsia"/>
        </w:rPr>
        <w:t xml:space="preserve">       for (a[0]=strlen(buf),i=a[0]/2-1;i&gt;=0;i--)</w:t>
      </w:r>
    </w:p>
    <w:p w:rsidR="005F1F37" w:rsidRPr="000665B4" w:rsidRDefault="005F1F37" w:rsidP="005F1F37">
      <w:pPr>
        <w:pStyle w:val="ad"/>
        <w:rPr>
          <w:rFonts w:hAnsi="宋体" w:cs="宋体"/>
        </w:rPr>
      </w:pPr>
      <w:r w:rsidRPr="000665B4">
        <w:rPr>
          <w:rFonts w:hAnsi="宋体" w:cs="宋体" w:hint="eastAsia"/>
        </w:rPr>
        <w:t xml:space="preserve">              ch=buf[i],buf[i]=buf[a[0]-1-i],buf[a[0]-1-i]=ch;</w:t>
      </w:r>
    </w:p>
    <w:p w:rsidR="005F1F37" w:rsidRPr="000665B4" w:rsidRDefault="005F1F37" w:rsidP="005F1F37">
      <w:pPr>
        <w:pStyle w:val="ad"/>
        <w:rPr>
          <w:rFonts w:hAnsi="宋体" w:cs="宋体"/>
        </w:rPr>
      </w:pPr>
      <w:r w:rsidRPr="000665B4">
        <w:rPr>
          <w:rFonts w:hAnsi="宋体" w:cs="宋体" w:hint="eastAsia"/>
        </w:rPr>
        <w:t xml:space="preserve">       for (a[0]=(a[0]+DIGIT-1)/DIGIT,j=strlen(buf);j&lt;a[0]*DIGIT;buf[j++]='0');</w:t>
      </w:r>
    </w:p>
    <w:p w:rsidR="005F1F37" w:rsidRPr="000665B4" w:rsidRDefault="005F1F37" w:rsidP="005F1F37">
      <w:pPr>
        <w:pStyle w:val="ad"/>
        <w:rPr>
          <w:rFonts w:hAnsi="宋体" w:cs="宋体"/>
        </w:rPr>
      </w:pPr>
      <w:r w:rsidRPr="000665B4">
        <w:rPr>
          <w:rFonts w:hAnsi="宋体" w:cs="宋体" w:hint="eastAsia"/>
        </w:rPr>
        <w:t xml:space="preserve">       for (i=1;i&lt;=a[0];i++)</w:t>
      </w:r>
    </w:p>
    <w:p w:rsidR="005F1F37" w:rsidRPr="000665B4" w:rsidRDefault="005F1F37" w:rsidP="005F1F37">
      <w:pPr>
        <w:pStyle w:val="ad"/>
        <w:rPr>
          <w:rFonts w:hAnsi="宋体" w:cs="宋体"/>
        </w:rPr>
      </w:pPr>
      <w:r w:rsidRPr="000665B4">
        <w:rPr>
          <w:rFonts w:hAnsi="宋体" w:cs="宋体" w:hint="eastAsia"/>
        </w:rPr>
        <w:t xml:space="preserve">              for (a[i]=0,j=0;j&lt;DIGIT;j++)</w:t>
      </w:r>
    </w:p>
    <w:p w:rsidR="005F1F37" w:rsidRPr="000665B4" w:rsidRDefault="005F1F37" w:rsidP="005F1F37">
      <w:pPr>
        <w:pStyle w:val="ad"/>
        <w:rPr>
          <w:rFonts w:hAnsi="宋体" w:cs="宋体"/>
        </w:rPr>
      </w:pPr>
      <w:r w:rsidRPr="000665B4">
        <w:rPr>
          <w:rFonts w:hAnsi="宋体" w:cs="宋体" w:hint="eastAsia"/>
        </w:rPr>
        <w:t xml:space="preserve">                     a[i]=a[i]*10+buf[i*DIGIT-1-j]-'0';</w:t>
      </w:r>
    </w:p>
    <w:p w:rsidR="005F1F37" w:rsidRPr="000665B4" w:rsidRDefault="005F1F37" w:rsidP="005F1F37">
      <w:pPr>
        <w:pStyle w:val="ad"/>
        <w:rPr>
          <w:rFonts w:hAnsi="宋体" w:cs="宋体"/>
        </w:rPr>
      </w:pPr>
      <w:r w:rsidRPr="000665B4">
        <w:rPr>
          <w:rFonts w:hAnsi="宋体" w:cs="宋体" w:hint="eastAsia"/>
        </w:rPr>
        <w:t xml:space="preserve">       for (;!a[a[0]]&amp;&amp;a[0]&gt;1;a[0]--);</w:t>
      </w:r>
    </w:p>
    <w:p w:rsidR="005F1F37" w:rsidRPr="000665B4" w:rsidRDefault="005F1F37" w:rsidP="005F1F37">
      <w:pPr>
        <w:pStyle w:val="ad"/>
        <w:rPr>
          <w:rFonts w:hAnsi="宋体" w:cs="宋体"/>
        </w:rPr>
      </w:pPr>
      <w:r w:rsidRPr="000665B4">
        <w:rPr>
          <w:rFonts w:hAnsi="宋体" w:cs="宋体" w:hint="eastAsia"/>
        </w:rPr>
        <w:t xml:space="preserve">       if (a[0]==1&amp;&amp;!a[1]) sgn=0;</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14.2 分数</w:t>
      </w:r>
    </w:p>
    <w:p w:rsidR="005F1F37" w:rsidRPr="000665B4" w:rsidRDefault="005F1F37" w:rsidP="005F1F37">
      <w:pPr>
        <w:pStyle w:val="ad"/>
        <w:rPr>
          <w:rFonts w:hAnsi="宋体" w:cs="宋体"/>
        </w:rPr>
      </w:pPr>
      <w:r w:rsidRPr="000665B4">
        <w:rPr>
          <w:rFonts w:hAnsi="宋体" w:cs="宋体" w:hint="eastAsia"/>
        </w:rPr>
        <w:t>struct frac{</w:t>
      </w:r>
    </w:p>
    <w:p w:rsidR="005F1F37" w:rsidRPr="000665B4" w:rsidRDefault="005F1F37" w:rsidP="005F1F37">
      <w:pPr>
        <w:pStyle w:val="ad"/>
        <w:rPr>
          <w:rFonts w:hAnsi="宋体" w:cs="宋体"/>
        </w:rPr>
      </w:pPr>
      <w:r w:rsidRPr="000665B4">
        <w:rPr>
          <w:rFonts w:hAnsi="宋体" w:cs="宋体" w:hint="eastAsia"/>
        </w:rPr>
        <w:t xml:space="preserve">       int num,den;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double fabs(double x){</w:t>
      </w:r>
    </w:p>
    <w:p w:rsidR="005F1F37" w:rsidRPr="000665B4" w:rsidRDefault="005F1F37" w:rsidP="005F1F37">
      <w:pPr>
        <w:pStyle w:val="ad"/>
        <w:rPr>
          <w:rFonts w:hAnsi="宋体" w:cs="宋体"/>
        </w:rPr>
      </w:pPr>
      <w:r w:rsidRPr="000665B4">
        <w:rPr>
          <w:rFonts w:hAnsi="宋体" w:cs="宋体" w:hint="eastAsia"/>
        </w:rPr>
        <w:t xml:space="preserve">      return x&gt;0?x:-x;</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gcd(int a,int b){</w:t>
      </w:r>
    </w:p>
    <w:p w:rsidR="005F1F37" w:rsidRPr="000665B4" w:rsidRDefault="005F1F37" w:rsidP="005F1F37">
      <w:pPr>
        <w:pStyle w:val="ad"/>
        <w:rPr>
          <w:rFonts w:hAnsi="宋体" w:cs="宋体"/>
        </w:rPr>
      </w:pPr>
      <w:r w:rsidRPr="000665B4">
        <w:rPr>
          <w:rFonts w:hAnsi="宋体" w:cs="宋体" w:hint="eastAsia"/>
        </w:rPr>
        <w:t xml:space="preserve">      int t;</w:t>
      </w:r>
    </w:p>
    <w:p w:rsidR="005F1F37" w:rsidRPr="000665B4" w:rsidRDefault="005F1F37" w:rsidP="005F1F37">
      <w:pPr>
        <w:pStyle w:val="ad"/>
        <w:rPr>
          <w:rFonts w:hAnsi="宋体" w:cs="宋体"/>
        </w:rPr>
      </w:pPr>
      <w:r w:rsidRPr="000665B4">
        <w:rPr>
          <w:rFonts w:hAnsi="宋体" w:cs="宋体" w:hint="eastAsia"/>
        </w:rPr>
        <w:t xml:space="preserve">       if (a&lt;0)</w:t>
      </w:r>
    </w:p>
    <w:p w:rsidR="005F1F37" w:rsidRPr="000665B4" w:rsidRDefault="005F1F37" w:rsidP="005F1F37">
      <w:pPr>
        <w:pStyle w:val="ad"/>
        <w:rPr>
          <w:rFonts w:hAnsi="宋体" w:cs="宋体"/>
        </w:rPr>
      </w:pPr>
      <w:r w:rsidRPr="000665B4">
        <w:rPr>
          <w:rFonts w:hAnsi="宋体" w:cs="宋体" w:hint="eastAsia"/>
        </w:rPr>
        <w:t xml:space="preserve">              a=-a;</w:t>
      </w:r>
    </w:p>
    <w:p w:rsidR="005F1F37" w:rsidRPr="000665B4" w:rsidRDefault="005F1F37" w:rsidP="005F1F37">
      <w:pPr>
        <w:pStyle w:val="ad"/>
        <w:rPr>
          <w:rFonts w:hAnsi="宋体" w:cs="宋体"/>
        </w:rPr>
      </w:pPr>
      <w:r w:rsidRPr="000665B4">
        <w:rPr>
          <w:rFonts w:hAnsi="宋体" w:cs="宋体" w:hint="eastAsia"/>
        </w:rPr>
        <w:t xml:space="preserve">       if (b&lt;0)</w:t>
      </w:r>
    </w:p>
    <w:p w:rsidR="005F1F37" w:rsidRPr="000665B4" w:rsidRDefault="005F1F37" w:rsidP="005F1F37">
      <w:pPr>
        <w:pStyle w:val="ad"/>
        <w:rPr>
          <w:rFonts w:hAnsi="宋体" w:cs="宋体"/>
        </w:rPr>
      </w:pPr>
      <w:r w:rsidRPr="000665B4">
        <w:rPr>
          <w:rFonts w:hAnsi="宋体" w:cs="宋体" w:hint="eastAsia"/>
        </w:rPr>
        <w:t xml:space="preserve">              b=-b;</w:t>
      </w:r>
    </w:p>
    <w:p w:rsidR="005F1F37" w:rsidRPr="000665B4" w:rsidRDefault="005F1F37" w:rsidP="005F1F37">
      <w:pPr>
        <w:pStyle w:val="ad"/>
        <w:rPr>
          <w:rFonts w:hAnsi="宋体" w:cs="宋体"/>
        </w:rPr>
      </w:pPr>
      <w:r w:rsidRPr="000665B4">
        <w:rPr>
          <w:rFonts w:hAnsi="宋体" w:cs="宋体" w:hint="eastAsia"/>
        </w:rPr>
        <w:t xml:space="preserve">       if (!b)</w:t>
      </w:r>
    </w:p>
    <w:p w:rsidR="005F1F37" w:rsidRPr="000665B4" w:rsidRDefault="005F1F37" w:rsidP="005F1F37">
      <w:pPr>
        <w:pStyle w:val="ad"/>
        <w:rPr>
          <w:rFonts w:hAnsi="宋体" w:cs="宋体"/>
        </w:rPr>
      </w:pPr>
      <w:r w:rsidRPr="000665B4">
        <w:rPr>
          <w:rFonts w:hAnsi="宋体" w:cs="宋体" w:hint="eastAsia"/>
        </w:rPr>
        <w:t xml:space="preserve">              return a;</w:t>
      </w:r>
    </w:p>
    <w:p w:rsidR="005F1F37" w:rsidRPr="000665B4" w:rsidRDefault="005F1F37" w:rsidP="005F1F37">
      <w:pPr>
        <w:pStyle w:val="ad"/>
        <w:rPr>
          <w:rFonts w:hAnsi="宋体" w:cs="宋体"/>
        </w:rPr>
      </w:pPr>
      <w:r w:rsidRPr="000665B4">
        <w:rPr>
          <w:rFonts w:hAnsi="宋体" w:cs="宋体" w:hint="eastAsia"/>
        </w:rPr>
        <w:t xml:space="preserve">       while (t=a%b)</w:t>
      </w:r>
    </w:p>
    <w:p w:rsidR="005F1F37" w:rsidRPr="000665B4" w:rsidRDefault="005F1F37" w:rsidP="005F1F37">
      <w:pPr>
        <w:pStyle w:val="ad"/>
        <w:rPr>
          <w:rFonts w:hAnsi="宋体" w:cs="宋体"/>
        </w:rPr>
      </w:pPr>
      <w:r w:rsidRPr="000665B4">
        <w:rPr>
          <w:rFonts w:hAnsi="宋体" w:cs="宋体" w:hint="eastAsia"/>
        </w:rPr>
        <w:t xml:space="preserve">              a=b,b=t;</w:t>
      </w:r>
    </w:p>
    <w:p w:rsidR="005F1F37" w:rsidRPr="000665B4" w:rsidRDefault="005F1F37" w:rsidP="005F1F37">
      <w:pPr>
        <w:pStyle w:val="ad"/>
        <w:rPr>
          <w:rFonts w:hAnsi="宋体" w:cs="宋体"/>
        </w:rPr>
      </w:pPr>
      <w:r w:rsidRPr="000665B4">
        <w:rPr>
          <w:rFonts w:hAnsi="宋体" w:cs="宋体" w:hint="eastAsia"/>
        </w:rPr>
        <w:t xml:space="preserve">       return b;</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lastRenderedPageBreak/>
        <w:t>void simplify(frac&amp; f){</w:t>
      </w:r>
    </w:p>
    <w:p w:rsidR="005F1F37" w:rsidRPr="000665B4" w:rsidRDefault="005F1F37" w:rsidP="005F1F37">
      <w:pPr>
        <w:pStyle w:val="ad"/>
        <w:rPr>
          <w:rFonts w:hAnsi="宋体" w:cs="宋体"/>
        </w:rPr>
      </w:pPr>
      <w:r w:rsidRPr="000665B4">
        <w:rPr>
          <w:rFonts w:hAnsi="宋体" w:cs="宋体" w:hint="eastAsia"/>
        </w:rPr>
        <w:t xml:space="preserve">       int t;</w:t>
      </w:r>
    </w:p>
    <w:p w:rsidR="005F1F37" w:rsidRPr="000665B4" w:rsidRDefault="005F1F37" w:rsidP="005F1F37">
      <w:pPr>
        <w:pStyle w:val="ad"/>
        <w:rPr>
          <w:rFonts w:hAnsi="宋体" w:cs="宋体"/>
        </w:rPr>
      </w:pPr>
      <w:r w:rsidRPr="000665B4">
        <w:rPr>
          <w:rFonts w:hAnsi="宋体" w:cs="宋体" w:hint="eastAsia"/>
        </w:rPr>
        <w:t xml:space="preserve">       if (t=gcd(f.num,f.den))</w:t>
      </w:r>
    </w:p>
    <w:p w:rsidR="005F1F37" w:rsidRPr="000665B4" w:rsidRDefault="005F1F37" w:rsidP="005F1F37">
      <w:pPr>
        <w:pStyle w:val="ad"/>
        <w:rPr>
          <w:rFonts w:hAnsi="宋体" w:cs="宋体"/>
        </w:rPr>
      </w:pPr>
      <w:r w:rsidRPr="000665B4">
        <w:rPr>
          <w:rFonts w:hAnsi="宋体" w:cs="宋体" w:hint="eastAsia"/>
        </w:rPr>
        <w:t xml:space="preserve">              f.num/=t,f.den/=t;</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f.den=1;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frac f(int n,int d,int s=1){</w:t>
      </w:r>
    </w:p>
    <w:p w:rsidR="005F1F37" w:rsidRPr="000665B4" w:rsidRDefault="005F1F37" w:rsidP="005F1F37">
      <w:pPr>
        <w:pStyle w:val="ad"/>
        <w:rPr>
          <w:rFonts w:hAnsi="宋体" w:cs="宋体"/>
        </w:rPr>
      </w:pPr>
      <w:r w:rsidRPr="000665B4">
        <w:rPr>
          <w:rFonts w:hAnsi="宋体" w:cs="宋体" w:hint="eastAsia"/>
        </w:rPr>
        <w:t xml:space="preserve">       frac ret;</w:t>
      </w:r>
    </w:p>
    <w:p w:rsidR="005F1F37" w:rsidRPr="000665B4" w:rsidRDefault="005F1F37" w:rsidP="005F1F37">
      <w:pPr>
        <w:pStyle w:val="ad"/>
        <w:rPr>
          <w:rFonts w:hAnsi="宋体" w:cs="宋体"/>
        </w:rPr>
      </w:pPr>
      <w:r w:rsidRPr="000665B4">
        <w:rPr>
          <w:rFonts w:hAnsi="宋体" w:cs="宋体" w:hint="eastAsia"/>
        </w:rPr>
        <w:t xml:space="preserve">       if (d&lt;0)</w:t>
      </w:r>
    </w:p>
    <w:p w:rsidR="005F1F37" w:rsidRPr="000665B4" w:rsidRDefault="005F1F37" w:rsidP="005F1F37">
      <w:pPr>
        <w:pStyle w:val="ad"/>
        <w:rPr>
          <w:rFonts w:hAnsi="宋体" w:cs="宋体"/>
        </w:rPr>
      </w:pPr>
      <w:r w:rsidRPr="000665B4">
        <w:rPr>
          <w:rFonts w:hAnsi="宋体" w:cs="宋体" w:hint="eastAsia"/>
        </w:rPr>
        <w:t xml:space="preserve">              ret.num=-n,ret.den=-d;</w:t>
      </w:r>
    </w:p>
    <w:p w:rsidR="005F1F37" w:rsidRPr="000665B4" w:rsidRDefault="005F1F37" w:rsidP="005F1F37">
      <w:pPr>
        <w:pStyle w:val="ad"/>
        <w:rPr>
          <w:rFonts w:hAnsi="宋体" w:cs="宋体"/>
        </w:rPr>
      </w:pPr>
      <w:r w:rsidRPr="000665B4">
        <w:rPr>
          <w:rFonts w:hAnsi="宋体" w:cs="宋体" w:hint="eastAsia"/>
        </w:rPr>
        <w:t xml:space="preserve">       else</w:t>
      </w:r>
    </w:p>
    <w:p w:rsidR="005F1F37" w:rsidRPr="000665B4" w:rsidRDefault="005F1F37" w:rsidP="005F1F37">
      <w:pPr>
        <w:pStyle w:val="ad"/>
        <w:rPr>
          <w:rFonts w:hAnsi="宋体" w:cs="宋体"/>
        </w:rPr>
      </w:pPr>
      <w:r w:rsidRPr="000665B4">
        <w:rPr>
          <w:rFonts w:hAnsi="宋体" w:cs="宋体" w:hint="eastAsia"/>
        </w:rPr>
        <w:t xml:space="preserve">              ret.num=n,ret.den=d;</w:t>
      </w:r>
    </w:p>
    <w:p w:rsidR="005F1F37" w:rsidRPr="000665B4" w:rsidRDefault="005F1F37" w:rsidP="005F1F37">
      <w:pPr>
        <w:pStyle w:val="ad"/>
        <w:rPr>
          <w:rFonts w:hAnsi="宋体" w:cs="宋体"/>
        </w:rPr>
      </w:pPr>
      <w:r w:rsidRPr="000665B4">
        <w:rPr>
          <w:rFonts w:hAnsi="宋体" w:cs="宋体" w:hint="eastAsia"/>
        </w:rPr>
        <w:t xml:space="preserve">       if (s)</w:t>
      </w:r>
    </w:p>
    <w:p w:rsidR="005F1F37" w:rsidRPr="000665B4" w:rsidRDefault="005F1F37" w:rsidP="005F1F37">
      <w:pPr>
        <w:pStyle w:val="ad"/>
        <w:rPr>
          <w:rFonts w:hAnsi="宋体" w:cs="宋体"/>
        </w:rPr>
      </w:pPr>
      <w:r w:rsidRPr="000665B4">
        <w:rPr>
          <w:rFonts w:hAnsi="宋体" w:cs="宋体" w:hint="eastAsia"/>
        </w:rPr>
        <w:t xml:space="preserve">              simplify(ret);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frac convert(double x){</w:t>
      </w:r>
    </w:p>
    <w:p w:rsidR="005F1F37" w:rsidRPr="000665B4" w:rsidRDefault="005F1F37" w:rsidP="005F1F37">
      <w:pPr>
        <w:pStyle w:val="ad"/>
        <w:rPr>
          <w:rFonts w:hAnsi="宋体" w:cs="宋体"/>
        </w:rPr>
      </w:pPr>
      <w:r w:rsidRPr="000665B4">
        <w:rPr>
          <w:rFonts w:hAnsi="宋体" w:cs="宋体" w:hint="eastAsia"/>
        </w:rPr>
        <w:t xml:space="preserve">      frac ret;</w:t>
      </w:r>
    </w:p>
    <w:p w:rsidR="005F1F37" w:rsidRPr="000665B4" w:rsidRDefault="005F1F37" w:rsidP="005F1F37">
      <w:pPr>
        <w:pStyle w:val="ad"/>
        <w:rPr>
          <w:rFonts w:hAnsi="宋体" w:cs="宋体"/>
        </w:rPr>
      </w:pPr>
      <w:r w:rsidRPr="000665B4">
        <w:rPr>
          <w:rFonts w:hAnsi="宋体" w:cs="宋体" w:hint="eastAsia"/>
        </w:rPr>
        <w:t xml:space="preserve">       for (ret.den=1;fabs(x-int(x))&gt;1e-10;ret.den*=10,x*=10);</w:t>
      </w:r>
    </w:p>
    <w:p w:rsidR="005F1F37" w:rsidRPr="000665B4" w:rsidRDefault="005F1F37" w:rsidP="005F1F37">
      <w:pPr>
        <w:pStyle w:val="ad"/>
        <w:rPr>
          <w:rFonts w:hAnsi="宋体" w:cs="宋体"/>
        </w:rPr>
      </w:pPr>
      <w:r w:rsidRPr="000665B4">
        <w:rPr>
          <w:rFonts w:hAnsi="宋体" w:cs="宋体" w:hint="eastAsia"/>
        </w:rPr>
        <w:t xml:space="preserve">      ret.num=(int)x;</w:t>
      </w:r>
    </w:p>
    <w:p w:rsidR="005F1F37" w:rsidRPr="000665B4" w:rsidRDefault="005F1F37" w:rsidP="005F1F37">
      <w:pPr>
        <w:pStyle w:val="ad"/>
        <w:rPr>
          <w:rFonts w:hAnsi="宋体" w:cs="宋体"/>
        </w:rPr>
      </w:pPr>
      <w:r w:rsidRPr="000665B4">
        <w:rPr>
          <w:rFonts w:hAnsi="宋体" w:cs="宋体" w:hint="eastAsia"/>
        </w:rPr>
        <w:t xml:space="preserve">       simplify(ret);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fraqcmp(frac a,frac b){</w:t>
      </w:r>
    </w:p>
    <w:p w:rsidR="005F1F37" w:rsidRPr="000665B4" w:rsidRDefault="005F1F37" w:rsidP="005F1F37">
      <w:pPr>
        <w:pStyle w:val="ad"/>
        <w:rPr>
          <w:rFonts w:hAnsi="宋体" w:cs="宋体"/>
        </w:rPr>
      </w:pPr>
      <w:r w:rsidRPr="000665B4">
        <w:rPr>
          <w:rFonts w:hAnsi="宋体" w:cs="宋体" w:hint="eastAsia"/>
        </w:rPr>
        <w:t xml:space="preserve">       int g1=gcd(a.den,b.den),g2=gcd(a.num,b.num);</w:t>
      </w:r>
    </w:p>
    <w:p w:rsidR="005F1F37" w:rsidRPr="000665B4" w:rsidRDefault="005F1F37" w:rsidP="005F1F37">
      <w:pPr>
        <w:pStyle w:val="ad"/>
        <w:rPr>
          <w:rFonts w:hAnsi="宋体" w:cs="宋体"/>
        </w:rPr>
      </w:pPr>
      <w:r w:rsidRPr="000665B4">
        <w:rPr>
          <w:rFonts w:hAnsi="宋体" w:cs="宋体" w:hint="eastAsia"/>
        </w:rPr>
        <w:t xml:space="preserve">       if (!g1||!g2)</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return b.den/g1*(a.num/g2)-a.den/g1*(b.num/g2);</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frac add(frac a,frac b){</w:t>
      </w:r>
    </w:p>
    <w:p w:rsidR="005F1F37" w:rsidRPr="000665B4" w:rsidRDefault="005F1F37" w:rsidP="005F1F37">
      <w:pPr>
        <w:pStyle w:val="ad"/>
        <w:rPr>
          <w:rFonts w:hAnsi="宋体" w:cs="宋体"/>
        </w:rPr>
      </w:pPr>
      <w:r w:rsidRPr="000665B4">
        <w:rPr>
          <w:rFonts w:hAnsi="宋体" w:cs="宋体" w:hint="eastAsia"/>
        </w:rPr>
        <w:t xml:space="preserve">       int g1=gcd(a.den,b.den),g2,t;</w:t>
      </w:r>
    </w:p>
    <w:p w:rsidR="005F1F37" w:rsidRPr="000665B4" w:rsidRDefault="005F1F37" w:rsidP="005F1F37">
      <w:pPr>
        <w:pStyle w:val="ad"/>
        <w:rPr>
          <w:rFonts w:hAnsi="宋体" w:cs="宋体"/>
        </w:rPr>
      </w:pPr>
      <w:r w:rsidRPr="000665B4">
        <w:rPr>
          <w:rFonts w:hAnsi="宋体" w:cs="宋体" w:hint="eastAsia"/>
        </w:rPr>
        <w:t xml:space="preserve">       if (!g1)</w:t>
      </w:r>
    </w:p>
    <w:p w:rsidR="005F1F37" w:rsidRPr="000665B4" w:rsidRDefault="005F1F37" w:rsidP="005F1F37">
      <w:pPr>
        <w:pStyle w:val="ad"/>
        <w:rPr>
          <w:rFonts w:hAnsi="宋体" w:cs="宋体"/>
        </w:rPr>
      </w:pPr>
      <w:r w:rsidRPr="000665B4">
        <w:rPr>
          <w:rFonts w:hAnsi="宋体" w:cs="宋体" w:hint="eastAsia"/>
        </w:rPr>
        <w:t xml:space="preserve">              return f(1,0,0);</w:t>
      </w:r>
    </w:p>
    <w:p w:rsidR="005F1F37" w:rsidRPr="000665B4" w:rsidRDefault="005F1F37" w:rsidP="005F1F37">
      <w:pPr>
        <w:pStyle w:val="ad"/>
        <w:rPr>
          <w:rFonts w:hAnsi="宋体" w:cs="宋体"/>
        </w:rPr>
      </w:pPr>
      <w:r w:rsidRPr="000665B4">
        <w:rPr>
          <w:rFonts w:hAnsi="宋体" w:cs="宋体" w:hint="eastAsia"/>
        </w:rPr>
        <w:t xml:space="preserve">       t=b.den/g1*a.num+a.den/g1*b.num;</w:t>
      </w:r>
    </w:p>
    <w:p w:rsidR="005F1F37" w:rsidRPr="000665B4" w:rsidRDefault="005F1F37" w:rsidP="005F1F37">
      <w:pPr>
        <w:pStyle w:val="ad"/>
        <w:rPr>
          <w:rFonts w:hAnsi="宋体" w:cs="宋体"/>
        </w:rPr>
      </w:pPr>
      <w:r w:rsidRPr="000665B4">
        <w:rPr>
          <w:rFonts w:hAnsi="宋体" w:cs="宋体" w:hint="eastAsia"/>
        </w:rPr>
        <w:t xml:space="preserve">       g2=gcd(g1,t);</w:t>
      </w:r>
    </w:p>
    <w:p w:rsidR="005F1F37" w:rsidRPr="000665B4" w:rsidRDefault="005F1F37" w:rsidP="005F1F37">
      <w:pPr>
        <w:pStyle w:val="ad"/>
        <w:rPr>
          <w:rFonts w:hAnsi="宋体" w:cs="宋体"/>
        </w:rPr>
      </w:pPr>
      <w:r w:rsidRPr="000665B4">
        <w:rPr>
          <w:rFonts w:hAnsi="宋体" w:cs="宋体" w:hint="eastAsia"/>
        </w:rPr>
        <w:t xml:space="preserve">       return f(t/g2,a.den/g1*(b.den/g2),0);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frac sub(frac a,frac b){</w:t>
      </w:r>
    </w:p>
    <w:p w:rsidR="005F1F37" w:rsidRPr="000665B4" w:rsidRDefault="005F1F37" w:rsidP="005F1F37">
      <w:pPr>
        <w:pStyle w:val="ad"/>
        <w:rPr>
          <w:rFonts w:hAnsi="宋体" w:cs="宋体"/>
        </w:rPr>
      </w:pPr>
      <w:r w:rsidRPr="000665B4">
        <w:rPr>
          <w:rFonts w:hAnsi="宋体" w:cs="宋体" w:hint="eastAsia"/>
        </w:rPr>
        <w:lastRenderedPageBreak/>
        <w:t xml:space="preserve">       return add(a,f(-b.num,b.den,0));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frac mul(frac a,frac b){</w:t>
      </w:r>
    </w:p>
    <w:p w:rsidR="005F1F37" w:rsidRPr="000665B4" w:rsidRDefault="005F1F37" w:rsidP="005F1F37">
      <w:pPr>
        <w:pStyle w:val="ad"/>
        <w:rPr>
          <w:rFonts w:hAnsi="宋体" w:cs="宋体"/>
        </w:rPr>
      </w:pPr>
      <w:r w:rsidRPr="000665B4">
        <w:rPr>
          <w:rFonts w:hAnsi="宋体" w:cs="宋体" w:hint="eastAsia"/>
        </w:rPr>
        <w:t xml:space="preserve">       int t1=gcd(a.den,b.num),t2=gcd(a.num,b.den);</w:t>
      </w:r>
    </w:p>
    <w:p w:rsidR="005F1F37" w:rsidRPr="000665B4" w:rsidRDefault="005F1F37" w:rsidP="005F1F37">
      <w:pPr>
        <w:pStyle w:val="ad"/>
        <w:rPr>
          <w:rFonts w:hAnsi="宋体" w:cs="宋体"/>
        </w:rPr>
      </w:pPr>
      <w:r w:rsidRPr="000665B4">
        <w:rPr>
          <w:rFonts w:hAnsi="宋体" w:cs="宋体" w:hint="eastAsia"/>
        </w:rPr>
        <w:t xml:space="preserve">       if (!t1||!t2)</w:t>
      </w:r>
    </w:p>
    <w:p w:rsidR="005F1F37" w:rsidRPr="000665B4" w:rsidRDefault="005F1F37" w:rsidP="005F1F37">
      <w:pPr>
        <w:pStyle w:val="ad"/>
        <w:rPr>
          <w:rFonts w:hAnsi="宋体" w:cs="宋体"/>
        </w:rPr>
      </w:pPr>
      <w:r w:rsidRPr="000665B4">
        <w:rPr>
          <w:rFonts w:hAnsi="宋体" w:cs="宋体" w:hint="eastAsia"/>
        </w:rPr>
        <w:t xml:space="preserve">              return f(1,1,0);</w:t>
      </w:r>
    </w:p>
    <w:p w:rsidR="005F1F37" w:rsidRPr="000665B4" w:rsidRDefault="005F1F37" w:rsidP="005F1F37">
      <w:pPr>
        <w:pStyle w:val="ad"/>
        <w:rPr>
          <w:rFonts w:hAnsi="宋体" w:cs="宋体"/>
        </w:rPr>
      </w:pPr>
      <w:r w:rsidRPr="000665B4">
        <w:rPr>
          <w:rFonts w:hAnsi="宋体" w:cs="宋体" w:hint="eastAsia"/>
        </w:rPr>
        <w:t xml:space="preserve">       return f(a.num/t2*(b.num/t1),a.den/t1*(b.den/t2),0);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frac div(frac a,frac b){</w:t>
      </w:r>
    </w:p>
    <w:p w:rsidR="005F1F37" w:rsidRPr="000665B4" w:rsidRDefault="005F1F37" w:rsidP="005F1F37">
      <w:pPr>
        <w:pStyle w:val="ad"/>
        <w:rPr>
          <w:rFonts w:hAnsi="宋体" w:cs="宋体"/>
        </w:rPr>
      </w:pPr>
      <w:r w:rsidRPr="000665B4">
        <w:rPr>
          <w:rFonts w:hAnsi="宋体" w:cs="宋体" w:hint="eastAsia"/>
        </w:rPr>
        <w:t xml:space="preserve">       return mul(a,f(b.den,b.num,0));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14.3 矩阵</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fabs(x) ((x)&gt;0?(x):-(x))</w:t>
      </w:r>
    </w:p>
    <w:p w:rsidR="005F1F37" w:rsidRPr="000665B4" w:rsidRDefault="005F1F37" w:rsidP="005F1F37">
      <w:pPr>
        <w:pStyle w:val="ad"/>
        <w:rPr>
          <w:rFonts w:hAnsi="宋体" w:cs="宋体"/>
          <w:lang w:val="pt-BR"/>
        </w:rPr>
      </w:pPr>
      <w:r w:rsidRPr="000665B4">
        <w:rPr>
          <w:rFonts w:hAnsi="宋体" w:cs="宋体" w:hint="eastAsia"/>
          <w:lang w:val="pt-BR"/>
        </w:rPr>
        <w:t>#define zero(x) (fabs(x)&lt;1e-10)</w:t>
      </w:r>
    </w:p>
    <w:p w:rsidR="005F1F37" w:rsidRPr="000665B4" w:rsidRDefault="005F1F37" w:rsidP="005F1F37">
      <w:pPr>
        <w:pStyle w:val="ad"/>
        <w:rPr>
          <w:rFonts w:hAnsi="宋体" w:cs="宋体"/>
        </w:rPr>
      </w:pPr>
      <w:r w:rsidRPr="000665B4">
        <w:rPr>
          <w:rFonts w:hAnsi="宋体" w:cs="宋体" w:hint="eastAsia"/>
        </w:rPr>
        <w:t>struct mat{</w:t>
      </w:r>
    </w:p>
    <w:p w:rsidR="005F1F37" w:rsidRPr="000665B4" w:rsidRDefault="005F1F37" w:rsidP="005F1F37">
      <w:pPr>
        <w:pStyle w:val="ad"/>
        <w:rPr>
          <w:rFonts w:hAnsi="宋体" w:cs="宋体"/>
        </w:rPr>
      </w:pPr>
      <w:r w:rsidRPr="000665B4">
        <w:rPr>
          <w:rFonts w:hAnsi="宋体" w:cs="宋体" w:hint="eastAsia"/>
        </w:rPr>
        <w:t xml:space="preserve">       int n,m;</w:t>
      </w:r>
    </w:p>
    <w:p w:rsidR="005F1F37" w:rsidRPr="000665B4" w:rsidRDefault="005F1F37" w:rsidP="005F1F37">
      <w:pPr>
        <w:pStyle w:val="ad"/>
        <w:rPr>
          <w:rFonts w:hAnsi="宋体" w:cs="宋体"/>
        </w:rPr>
      </w:pPr>
      <w:r w:rsidRPr="000665B4">
        <w:rPr>
          <w:rFonts w:hAnsi="宋体" w:cs="宋体" w:hint="eastAsia"/>
        </w:rPr>
        <w:t xml:space="preserve">       double data[MAXN][MAXN];</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int mul(mat&amp; c,const mat&amp; a,const mat&amp; b){</w:t>
      </w:r>
    </w:p>
    <w:p w:rsidR="005F1F37" w:rsidRPr="000665B4" w:rsidRDefault="005F1F37" w:rsidP="005F1F37">
      <w:pPr>
        <w:pStyle w:val="ad"/>
        <w:rPr>
          <w:rFonts w:hAnsi="宋体" w:cs="宋体"/>
        </w:rPr>
      </w:pPr>
      <w:r w:rsidRPr="000665B4">
        <w:rPr>
          <w:rFonts w:hAnsi="宋体" w:cs="宋体" w:hint="eastAsia"/>
        </w:rPr>
        <w:t xml:space="preserve">       int i,j,k;</w:t>
      </w:r>
    </w:p>
    <w:p w:rsidR="005F1F37" w:rsidRPr="000665B4" w:rsidRDefault="005F1F37" w:rsidP="005F1F37">
      <w:pPr>
        <w:pStyle w:val="ad"/>
        <w:rPr>
          <w:rFonts w:hAnsi="宋体" w:cs="宋体"/>
        </w:rPr>
      </w:pPr>
      <w:r w:rsidRPr="000665B4">
        <w:rPr>
          <w:rFonts w:hAnsi="宋体" w:cs="宋体" w:hint="eastAsia"/>
        </w:rPr>
        <w:t xml:space="preserve">       if (a.m!=b.n)</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c.n=a.n,c.m=b.m;</w:t>
      </w:r>
    </w:p>
    <w:p w:rsidR="005F1F37" w:rsidRPr="000665B4" w:rsidRDefault="005F1F37" w:rsidP="005F1F37">
      <w:pPr>
        <w:pStyle w:val="ad"/>
        <w:rPr>
          <w:rFonts w:hAnsi="宋体" w:cs="宋体"/>
        </w:rPr>
      </w:pPr>
      <w:r w:rsidRPr="000665B4">
        <w:rPr>
          <w:rFonts w:hAnsi="宋体" w:cs="宋体" w:hint="eastAsia"/>
        </w:rPr>
        <w:t xml:space="preserve">       for (i=0;i&lt;c.n;i++)</w:t>
      </w:r>
    </w:p>
    <w:p w:rsidR="005F1F37" w:rsidRPr="000665B4" w:rsidRDefault="005F1F37" w:rsidP="005F1F37">
      <w:pPr>
        <w:pStyle w:val="ad"/>
        <w:rPr>
          <w:rFonts w:hAnsi="宋体" w:cs="宋体"/>
        </w:rPr>
      </w:pPr>
      <w:r w:rsidRPr="000665B4">
        <w:rPr>
          <w:rFonts w:hAnsi="宋体" w:cs="宋体" w:hint="eastAsia"/>
        </w:rPr>
        <w:t xml:space="preserve">              for (j=0;j&lt;c.m;j++)</w:t>
      </w:r>
    </w:p>
    <w:p w:rsidR="005F1F37" w:rsidRPr="000665B4" w:rsidRDefault="005F1F37" w:rsidP="005F1F37">
      <w:pPr>
        <w:pStyle w:val="ad"/>
        <w:rPr>
          <w:rFonts w:hAnsi="宋体" w:cs="宋体"/>
        </w:rPr>
      </w:pPr>
      <w:r w:rsidRPr="000665B4">
        <w:rPr>
          <w:rFonts w:hAnsi="宋体" w:cs="宋体" w:hint="eastAsia"/>
        </w:rPr>
        <w:t xml:space="preserve">                     for (c.data[i][j]=k=0;k&lt;a.m;k++)</w:t>
      </w:r>
    </w:p>
    <w:p w:rsidR="005F1F37" w:rsidRPr="000665B4" w:rsidRDefault="005F1F37" w:rsidP="005F1F37">
      <w:pPr>
        <w:pStyle w:val="ad"/>
        <w:rPr>
          <w:rFonts w:hAnsi="宋体" w:cs="宋体"/>
          <w:lang w:val="pt-BR"/>
        </w:rPr>
      </w:pPr>
      <w:r w:rsidRPr="000665B4">
        <w:rPr>
          <w:rFonts w:hAnsi="宋体" w:cs="宋体" w:hint="eastAsia"/>
          <w:lang w:val="pt-BR"/>
        </w:rPr>
        <w:t xml:space="preserve">                            c.data[i][j]+=a.data[i][k]*b.data[k][j];</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int inv(mat&amp; a){</w:t>
      </w:r>
    </w:p>
    <w:p w:rsidR="005F1F37" w:rsidRPr="000665B4" w:rsidRDefault="005F1F37" w:rsidP="005F1F37">
      <w:pPr>
        <w:pStyle w:val="ad"/>
        <w:rPr>
          <w:rFonts w:hAnsi="宋体" w:cs="宋体"/>
        </w:rPr>
      </w:pPr>
      <w:r w:rsidRPr="000665B4">
        <w:rPr>
          <w:rFonts w:hAnsi="宋体" w:cs="宋体" w:hint="eastAsia"/>
        </w:rPr>
        <w:t xml:space="preserve">       int i,j,k,is[MAXN],js[MAXN];</w:t>
      </w:r>
    </w:p>
    <w:p w:rsidR="005F1F37" w:rsidRPr="000665B4" w:rsidRDefault="005F1F37" w:rsidP="005F1F37">
      <w:pPr>
        <w:pStyle w:val="ad"/>
        <w:rPr>
          <w:rFonts w:hAnsi="宋体" w:cs="宋体"/>
        </w:rPr>
      </w:pPr>
      <w:r w:rsidRPr="000665B4">
        <w:rPr>
          <w:rFonts w:hAnsi="宋体" w:cs="宋体" w:hint="eastAsia"/>
        </w:rPr>
        <w:t xml:space="preserve">       double t;</w:t>
      </w:r>
    </w:p>
    <w:p w:rsidR="005F1F37" w:rsidRPr="000665B4" w:rsidRDefault="005F1F37" w:rsidP="005F1F37">
      <w:pPr>
        <w:pStyle w:val="ad"/>
        <w:rPr>
          <w:rFonts w:hAnsi="宋体" w:cs="宋体"/>
        </w:rPr>
      </w:pPr>
      <w:r w:rsidRPr="000665B4">
        <w:rPr>
          <w:rFonts w:hAnsi="宋体" w:cs="宋体" w:hint="eastAsia"/>
        </w:rPr>
        <w:t xml:space="preserve">       if (a.n!=a.m)</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for (k=0;k&lt;a.n;k++){</w:t>
      </w:r>
    </w:p>
    <w:p w:rsidR="005F1F37" w:rsidRPr="000665B4" w:rsidRDefault="005F1F37" w:rsidP="005F1F37">
      <w:pPr>
        <w:pStyle w:val="ad"/>
        <w:rPr>
          <w:rFonts w:hAnsi="宋体" w:cs="宋体"/>
        </w:rPr>
      </w:pPr>
      <w:r w:rsidRPr="000665B4">
        <w:rPr>
          <w:rFonts w:hAnsi="宋体" w:cs="宋体" w:hint="eastAsia"/>
        </w:rPr>
        <w:t xml:space="preserve">              for (t=0,i=k;i&lt;a.n;i++)</w:t>
      </w:r>
    </w:p>
    <w:p w:rsidR="005F1F37" w:rsidRPr="000665B4" w:rsidRDefault="005F1F37" w:rsidP="005F1F37">
      <w:pPr>
        <w:pStyle w:val="ad"/>
        <w:rPr>
          <w:rFonts w:hAnsi="宋体" w:cs="宋体"/>
        </w:rPr>
      </w:pPr>
      <w:r w:rsidRPr="000665B4">
        <w:rPr>
          <w:rFonts w:hAnsi="宋体" w:cs="宋体" w:hint="eastAsia"/>
        </w:rPr>
        <w:t xml:space="preserve">                     for (j=k;j&lt;a.n;j++)</w:t>
      </w:r>
    </w:p>
    <w:p w:rsidR="005F1F37" w:rsidRPr="000665B4" w:rsidRDefault="005F1F37" w:rsidP="005F1F37">
      <w:pPr>
        <w:pStyle w:val="ad"/>
        <w:rPr>
          <w:rFonts w:hAnsi="宋体" w:cs="宋体"/>
        </w:rPr>
      </w:pPr>
      <w:r w:rsidRPr="000665B4">
        <w:rPr>
          <w:rFonts w:hAnsi="宋体" w:cs="宋体" w:hint="eastAsia"/>
        </w:rPr>
        <w:t xml:space="preserve">                            if (fabs(a.data[i][j])&gt;t)</w:t>
      </w:r>
    </w:p>
    <w:p w:rsidR="005F1F37" w:rsidRPr="000665B4" w:rsidRDefault="005F1F37" w:rsidP="005F1F37">
      <w:pPr>
        <w:pStyle w:val="ad"/>
        <w:rPr>
          <w:rFonts w:hAnsi="宋体" w:cs="宋体"/>
        </w:rPr>
      </w:pPr>
      <w:r w:rsidRPr="000665B4">
        <w:rPr>
          <w:rFonts w:hAnsi="宋体" w:cs="宋体" w:hint="eastAsia"/>
        </w:rPr>
        <w:t xml:space="preserve">                                   t=fabs(a.data[is[k]=i][js[k]=j]);</w:t>
      </w:r>
    </w:p>
    <w:p w:rsidR="005F1F37" w:rsidRPr="000665B4" w:rsidRDefault="005F1F37" w:rsidP="005F1F37">
      <w:pPr>
        <w:pStyle w:val="ad"/>
        <w:rPr>
          <w:rFonts w:hAnsi="宋体" w:cs="宋体"/>
        </w:rPr>
      </w:pPr>
      <w:r w:rsidRPr="000665B4">
        <w:rPr>
          <w:rFonts w:hAnsi="宋体" w:cs="宋体" w:hint="eastAsia"/>
        </w:rPr>
        <w:lastRenderedPageBreak/>
        <w:t xml:space="preserve">              if (zero(t))</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if (is[k]!=k)</w:t>
      </w:r>
    </w:p>
    <w:p w:rsidR="005F1F37" w:rsidRPr="000665B4" w:rsidRDefault="005F1F37" w:rsidP="005F1F37">
      <w:pPr>
        <w:pStyle w:val="ad"/>
        <w:rPr>
          <w:rFonts w:hAnsi="宋体" w:cs="宋体"/>
        </w:rPr>
      </w:pPr>
      <w:r w:rsidRPr="000665B4">
        <w:rPr>
          <w:rFonts w:hAnsi="宋体" w:cs="宋体" w:hint="eastAsia"/>
        </w:rPr>
        <w:t xml:space="preserve">                     for (j=0;j&lt;a.n;j++)</w:t>
      </w:r>
    </w:p>
    <w:p w:rsidR="005F1F37" w:rsidRPr="000665B4" w:rsidRDefault="005F1F37" w:rsidP="005F1F37">
      <w:pPr>
        <w:pStyle w:val="ad"/>
        <w:rPr>
          <w:rFonts w:hAnsi="宋体" w:cs="宋体"/>
        </w:rPr>
      </w:pPr>
      <w:r w:rsidRPr="000665B4">
        <w:rPr>
          <w:rFonts w:hAnsi="宋体" w:cs="宋体" w:hint="eastAsia"/>
        </w:rPr>
        <w:t xml:space="preserve">                            t=a.data[k][j],a.data[k][j]=a.data[is[k]][j],a.data[is[k]][j]=t;</w:t>
      </w:r>
    </w:p>
    <w:p w:rsidR="005F1F37" w:rsidRPr="000665B4" w:rsidRDefault="005F1F37" w:rsidP="005F1F37">
      <w:pPr>
        <w:pStyle w:val="ad"/>
        <w:rPr>
          <w:rFonts w:hAnsi="宋体" w:cs="宋体"/>
        </w:rPr>
      </w:pPr>
      <w:r w:rsidRPr="000665B4">
        <w:rPr>
          <w:rFonts w:hAnsi="宋体" w:cs="宋体" w:hint="eastAsia"/>
        </w:rPr>
        <w:t xml:space="preserve">              if (js[k]!=k)</w:t>
      </w:r>
    </w:p>
    <w:p w:rsidR="005F1F37" w:rsidRPr="000665B4" w:rsidRDefault="005F1F37" w:rsidP="005F1F37">
      <w:pPr>
        <w:pStyle w:val="ad"/>
        <w:rPr>
          <w:rFonts w:hAnsi="宋体" w:cs="宋体"/>
        </w:rPr>
      </w:pPr>
      <w:r w:rsidRPr="000665B4">
        <w:rPr>
          <w:rFonts w:hAnsi="宋体" w:cs="宋体" w:hint="eastAsia"/>
        </w:rPr>
        <w:t xml:space="preserve">                     for (i=0;i&lt;a.n;i++)</w:t>
      </w:r>
    </w:p>
    <w:p w:rsidR="005F1F37" w:rsidRPr="000665B4" w:rsidRDefault="005F1F37" w:rsidP="005F1F37">
      <w:pPr>
        <w:pStyle w:val="ad"/>
        <w:rPr>
          <w:rFonts w:hAnsi="宋体" w:cs="宋体"/>
        </w:rPr>
      </w:pPr>
      <w:r w:rsidRPr="000665B4">
        <w:rPr>
          <w:rFonts w:hAnsi="宋体" w:cs="宋体" w:hint="eastAsia"/>
        </w:rPr>
        <w:t xml:space="preserve">                       t=a.data[i][k],a.data[i][k]=a.data[i][js[k]],a.data[i][js[k]]=t;</w:t>
      </w:r>
    </w:p>
    <w:p w:rsidR="005F1F37" w:rsidRPr="000665B4" w:rsidRDefault="005F1F37" w:rsidP="005F1F37">
      <w:pPr>
        <w:pStyle w:val="ad"/>
        <w:rPr>
          <w:rFonts w:hAnsi="宋体" w:cs="宋体"/>
        </w:rPr>
      </w:pPr>
      <w:r w:rsidRPr="000665B4">
        <w:rPr>
          <w:rFonts w:hAnsi="宋体" w:cs="宋体" w:hint="eastAsia"/>
        </w:rPr>
        <w:t xml:space="preserve">              a.data[k][k]=1/a.data[k][k];</w:t>
      </w:r>
    </w:p>
    <w:p w:rsidR="005F1F37" w:rsidRPr="000665B4" w:rsidRDefault="005F1F37" w:rsidP="005F1F37">
      <w:pPr>
        <w:pStyle w:val="ad"/>
        <w:rPr>
          <w:rFonts w:hAnsi="宋体" w:cs="宋体"/>
        </w:rPr>
      </w:pPr>
      <w:r w:rsidRPr="000665B4">
        <w:rPr>
          <w:rFonts w:hAnsi="宋体" w:cs="宋体" w:hint="eastAsia"/>
        </w:rPr>
        <w:t xml:space="preserve">              for (j=0;j&lt;a.n;j++)</w:t>
      </w:r>
    </w:p>
    <w:p w:rsidR="005F1F37" w:rsidRPr="000665B4" w:rsidRDefault="005F1F37" w:rsidP="005F1F37">
      <w:pPr>
        <w:pStyle w:val="ad"/>
        <w:rPr>
          <w:rFonts w:hAnsi="宋体" w:cs="宋体"/>
        </w:rPr>
      </w:pPr>
      <w:r w:rsidRPr="000665B4">
        <w:rPr>
          <w:rFonts w:hAnsi="宋体" w:cs="宋体" w:hint="eastAsia"/>
        </w:rPr>
        <w:t xml:space="preserve">                     if (j!=k)</w:t>
      </w:r>
    </w:p>
    <w:p w:rsidR="005F1F37" w:rsidRPr="000665B4" w:rsidRDefault="005F1F37" w:rsidP="005F1F37">
      <w:pPr>
        <w:pStyle w:val="ad"/>
        <w:rPr>
          <w:rFonts w:hAnsi="宋体" w:cs="宋体"/>
        </w:rPr>
      </w:pPr>
      <w:r w:rsidRPr="000665B4">
        <w:rPr>
          <w:rFonts w:hAnsi="宋体" w:cs="宋体" w:hint="eastAsia"/>
        </w:rPr>
        <w:t xml:space="preserve">                            a.data[k][j]*=a.data[k][k];</w:t>
      </w:r>
    </w:p>
    <w:p w:rsidR="005F1F37" w:rsidRPr="000665B4" w:rsidRDefault="005F1F37" w:rsidP="005F1F37">
      <w:pPr>
        <w:pStyle w:val="ad"/>
        <w:rPr>
          <w:rFonts w:hAnsi="宋体" w:cs="宋体"/>
        </w:rPr>
      </w:pPr>
      <w:r w:rsidRPr="000665B4">
        <w:rPr>
          <w:rFonts w:hAnsi="宋体" w:cs="宋体" w:hint="eastAsia"/>
        </w:rPr>
        <w:t xml:space="preserve">              for (i=0;i&lt;a.n;i++)</w:t>
      </w:r>
    </w:p>
    <w:p w:rsidR="005F1F37" w:rsidRPr="000665B4" w:rsidRDefault="005F1F37" w:rsidP="005F1F37">
      <w:pPr>
        <w:pStyle w:val="ad"/>
        <w:rPr>
          <w:rFonts w:hAnsi="宋体" w:cs="宋体"/>
        </w:rPr>
      </w:pPr>
      <w:r w:rsidRPr="000665B4">
        <w:rPr>
          <w:rFonts w:hAnsi="宋体" w:cs="宋体" w:hint="eastAsia"/>
        </w:rPr>
        <w:t xml:space="preserve">                     if (i!=k)</w:t>
      </w:r>
    </w:p>
    <w:p w:rsidR="005F1F37" w:rsidRPr="000665B4" w:rsidRDefault="005F1F37" w:rsidP="005F1F37">
      <w:pPr>
        <w:pStyle w:val="ad"/>
        <w:rPr>
          <w:rFonts w:hAnsi="宋体" w:cs="宋体"/>
        </w:rPr>
      </w:pPr>
      <w:r w:rsidRPr="000665B4">
        <w:rPr>
          <w:rFonts w:hAnsi="宋体" w:cs="宋体" w:hint="eastAsia"/>
        </w:rPr>
        <w:t xml:space="preserve">                            for (j=0;j&lt;a.n;j++)</w:t>
      </w:r>
    </w:p>
    <w:p w:rsidR="005F1F37" w:rsidRPr="000665B4" w:rsidRDefault="005F1F37" w:rsidP="005F1F37">
      <w:pPr>
        <w:pStyle w:val="ad"/>
        <w:rPr>
          <w:rFonts w:hAnsi="宋体" w:cs="宋体"/>
        </w:rPr>
      </w:pPr>
      <w:r w:rsidRPr="000665B4">
        <w:rPr>
          <w:rFonts w:hAnsi="宋体" w:cs="宋体" w:hint="eastAsia"/>
        </w:rPr>
        <w:t xml:space="preserve">                                   if (j!=k)</w:t>
      </w:r>
    </w:p>
    <w:p w:rsidR="005F1F37" w:rsidRPr="000665B4" w:rsidRDefault="005F1F37" w:rsidP="005F1F37">
      <w:pPr>
        <w:pStyle w:val="ad"/>
        <w:rPr>
          <w:rFonts w:hAnsi="宋体" w:cs="宋体"/>
          <w:lang w:val="pt-BR"/>
        </w:rPr>
      </w:pPr>
      <w:r w:rsidRPr="000665B4">
        <w:rPr>
          <w:rFonts w:hAnsi="宋体" w:cs="宋体" w:hint="eastAsia"/>
          <w:lang w:val="pt-BR"/>
        </w:rPr>
        <w:t xml:space="preserve">                                     a.data[i][j]-=a.data[i][k]*a.data[k][j];</w:t>
      </w:r>
    </w:p>
    <w:p w:rsidR="005F1F37" w:rsidRPr="000665B4" w:rsidRDefault="005F1F37" w:rsidP="005F1F37">
      <w:pPr>
        <w:pStyle w:val="ad"/>
        <w:rPr>
          <w:rFonts w:hAnsi="宋体" w:cs="宋体"/>
        </w:rPr>
      </w:pPr>
      <w:r w:rsidRPr="000665B4">
        <w:rPr>
          <w:rFonts w:hAnsi="宋体" w:cs="宋体" w:hint="eastAsia"/>
        </w:rPr>
        <w:t xml:space="preserve">              for (i=0;i&lt;a.n;i++)</w:t>
      </w:r>
    </w:p>
    <w:p w:rsidR="005F1F37" w:rsidRPr="000665B4" w:rsidRDefault="005F1F37" w:rsidP="005F1F37">
      <w:pPr>
        <w:pStyle w:val="ad"/>
        <w:rPr>
          <w:rFonts w:hAnsi="宋体" w:cs="宋体"/>
        </w:rPr>
      </w:pPr>
      <w:r w:rsidRPr="000665B4">
        <w:rPr>
          <w:rFonts w:hAnsi="宋体" w:cs="宋体" w:hint="eastAsia"/>
        </w:rPr>
        <w:t xml:space="preserve">                     if (i!=k)</w:t>
      </w:r>
    </w:p>
    <w:p w:rsidR="005F1F37" w:rsidRPr="000665B4" w:rsidRDefault="005F1F37" w:rsidP="005F1F37">
      <w:pPr>
        <w:pStyle w:val="ad"/>
        <w:rPr>
          <w:rFonts w:hAnsi="宋体" w:cs="宋体"/>
        </w:rPr>
      </w:pPr>
      <w:r w:rsidRPr="000665B4">
        <w:rPr>
          <w:rFonts w:hAnsi="宋体" w:cs="宋体" w:hint="eastAsia"/>
        </w:rPr>
        <w:t xml:space="preserve">                            a.data[i][k]*=-a.data[k][k];</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(k=a.n-1;k&gt;=0;k--){</w:t>
      </w:r>
    </w:p>
    <w:p w:rsidR="005F1F37" w:rsidRPr="000665B4" w:rsidRDefault="005F1F37" w:rsidP="005F1F37">
      <w:pPr>
        <w:pStyle w:val="ad"/>
        <w:rPr>
          <w:rFonts w:hAnsi="宋体" w:cs="宋体"/>
        </w:rPr>
      </w:pPr>
      <w:r w:rsidRPr="000665B4">
        <w:rPr>
          <w:rFonts w:hAnsi="宋体" w:cs="宋体" w:hint="eastAsia"/>
        </w:rPr>
        <w:t xml:space="preserve">              for (j=0;j&lt;a.n;j++)</w:t>
      </w:r>
    </w:p>
    <w:p w:rsidR="005F1F37" w:rsidRPr="000665B4" w:rsidRDefault="005F1F37" w:rsidP="005F1F37">
      <w:pPr>
        <w:pStyle w:val="ad"/>
        <w:rPr>
          <w:rFonts w:hAnsi="宋体" w:cs="宋体"/>
        </w:rPr>
      </w:pPr>
      <w:r w:rsidRPr="000665B4">
        <w:rPr>
          <w:rFonts w:hAnsi="宋体" w:cs="宋体" w:hint="eastAsia"/>
        </w:rPr>
        <w:t xml:space="preserve">                     if (js[k]!=k)</w:t>
      </w:r>
    </w:p>
    <w:p w:rsidR="005F1F37" w:rsidRPr="000665B4" w:rsidRDefault="005F1F37" w:rsidP="005F1F37">
      <w:pPr>
        <w:pStyle w:val="ad"/>
        <w:rPr>
          <w:rFonts w:hAnsi="宋体" w:cs="宋体"/>
        </w:rPr>
      </w:pPr>
      <w:r w:rsidRPr="000665B4">
        <w:rPr>
          <w:rFonts w:hAnsi="宋体" w:cs="宋体" w:hint="eastAsia"/>
        </w:rPr>
        <w:t xml:space="preserve">                t=a.data[k][j],a.data[k][j]=a.data[js[k]][j],a.data[js[k]][j]=t;</w:t>
      </w:r>
    </w:p>
    <w:p w:rsidR="005F1F37" w:rsidRPr="000665B4" w:rsidRDefault="005F1F37" w:rsidP="005F1F37">
      <w:pPr>
        <w:pStyle w:val="ad"/>
        <w:rPr>
          <w:rFonts w:hAnsi="宋体" w:cs="宋体"/>
        </w:rPr>
      </w:pPr>
      <w:r w:rsidRPr="000665B4">
        <w:rPr>
          <w:rFonts w:hAnsi="宋体" w:cs="宋体" w:hint="eastAsia"/>
        </w:rPr>
        <w:t xml:space="preserve">              for (i=0;i&lt;a.n;i++)</w:t>
      </w:r>
    </w:p>
    <w:p w:rsidR="005F1F37" w:rsidRPr="000665B4" w:rsidRDefault="005F1F37" w:rsidP="005F1F37">
      <w:pPr>
        <w:pStyle w:val="ad"/>
        <w:rPr>
          <w:rFonts w:hAnsi="宋体" w:cs="宋体"/>
        </w:rPr>
      </w:pPr>
      <w:r w:rsidRPr="000665B4">
        <w:rPr>
          <w:rFonts w:hAnsi="宋体" w:cs="宋体" w:hint="eastAsia"/>
        </w:rPr>
        <w:t xml:space="preserve">                     if (is[k]!=k)</w:t>
      </w:r>
    </w:p>
    <w:p w:rsidR="005F1F37" w:rsidRPr="000665B4" w:rsidRDefault="005F1F37" w:rsidP="005F1F37">
      <w:pPr>
        <w:pStyle w:val="ad"/>
        <w:rPr>
          <w:rFonts w:hAnsi="宋体" w:cs="宋体"/>
        </w:rPr>
      </w:pPr>
      <w:r w:rsidRPr="000665B4">
        <w:rPr>
          <w:rFonts w:hAnsi="宋体" w:cs="宋体" w:hint="eastAsia"/>
        </w:rPr>
        <w:t xml:space="preserve">               t=a.data[i][k],a.data[i][k]=a.data[i][is[k]],a.data[i][is[k]]=t;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double det(const mat&amp; a){</w:t>
      </w:r>
    </w:p>
    <w:p w:rsidR="005F1F37" w:rsidRPr="000665B4" w:rsidRDefault="005F1F37" w:rsidP="005F1F37">
      <w:pPr>
        <w:pStyle w:val="ad"/>
        <w:rPr>
          <w:rFonts w:hAnsi="宋体" w:cs="宋体"/>
        </w:rPr>
      </w:pPr>
      <w:r w:rsidRPr="000665B4">
        <w:rPr>
          <w:rFonts w:hAnsi="宋体" w:cs="宋体" w:hint="eastAsia"/>
        </w:rPr>
        <w:t xml:space="preserve">       int i,j,k,sign=0;</w:t>
      </w:r>
    </w:p>
    <w:p w:rsidR="005F1F37" w:rsidRPr="000665B4" w:rsidRDefault="005F1F37" w:rsidP="005F1F37">
      <w:pPr>
        <w:pStyle w:val="ad"/>
        <w:rPr>
          <w:rFonts w:hAnsi="宋体" w:cs="宋体"/>
        </w:rPr>
      </w:pPr>
      <w:r w:rsidRPr="000665B4">
        <w:rPr>
          <w:rFonts w:hAnsi="宋体" w:cs="宋体" w:hint="eastAsia"/>
        </w:rPr>
        <w:t xml:space="preserve">       double b[MAXN][MAXN],ret=1,t;</w:t>
      </w:r>
    </w:p>
    <w:p w:rsidR="005F1F37" w:rsidRPr="000665B4" w:rsidRDefault="005F1F37" w:rsidP="005F1F37">
      <w:pPr>
        <w:pStyle w:val="ad"/>
        <w:rPr>
          <w:rFonts w:hAnsi="宋体" w:cs="宋体"/>
        </w:rPr>
      </w:pPr>
      <w:r w:rsidRPr="000665B4">
        <w:rPr>
          <w:rFonts w:hAnsi="宋体" w:cs="宋体" w:hint="eastAsia"/>
        </w:rPr>
        <w:t xml:space="preserve">       if (a.n!=a.m)</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for (i=0;i&lt;a.n;i++)</w:t>
      </w:r>
    </w:p>
    <w:p w:rsidR="005F1F37" w:rsidRPr="000665B4" w:rsidRDefault="005F1F37" w:rsidP="005F1F37">
      <w:pPr>
        <w:pStyle w:val="ad"/>
        <w:rPr>
          <w:rFonts w:hAnsi="宋体" w:cs="宋体"/>
        </w:rPr>
      </w:pPr>
      <w:r w:rsidRPr="000665B4">
        <w:rPr>
          <w:rFonts w:hAnsi="宋体" w:cs="宋体" w:hint="eastAsia"/>
        </w:rPr>
        <w:t xml:space="preserve">              for (j=0;j&lt;a.m;j++)</w:t>
      </w:r>
    </w:p>
    <w:p w:rsidR="005F1F37" w:rsidRPr="000665B4" w:rsidRDefault="005F1F37" w:rsidP="005F1F37">
      <w:pPr>
        <w:pStyle w:val="ad"/>
        <w:rPr>
          <w:rFonts w:hAnsi="宋体" w:cs="宋体"/>
        </w:rPr>
      </w:pPr>
      <w:r w:rsidRPr="000665B4">
        <w:rPr>
          <w:rFonts w:hAnsi="宋体" w:cs="宋体" w:hint="eastAsia"/>
        </w:rPr>
        <w:t xml:space="preserve">                     b[i][j]=a.data[i][j];</w:t>
      </w:r>
    </w:p>
    <w:p w:rsidR="005F1F37" w:rsidRPr="000665B4" w:rsidRDefault="005F1F37" w:rsidP="005F1F37">
      <w:pPr>
        <w:pStyle w:val="ad"/>
        <w:rPr>
          <w:rFonts w:hAnsi="宋体" w:cs="宋体"/>
        </w:rPr>
      </w:pPr>
      <w:r w:rsidRPr="000665B4">
        <w:rPr>
          <w:rFonts w:hAnsi="宋体" w:cs="宋体" w:hint="eastAsia"/>
        </w:rPr>
        <w:t xml:space="preserve">       for (i=0;i&lt;a.n;i++){</w:t>
      </w:r>
    </w:p>
    <w:p w:rsidR="005F1F37" w:rsidRPr="000665B4" w:rsidRDefault="005F1F37" w:rsidP="005F1F37">
      <w:pPr>
        <w:pStyle w:val="ad"/>
        <w:rPr>
          <w:rFonts w:hAnsi="宋体" w:cs="宋体"/>
        </w:rPr>
      </w:pPr>
      <w:r w:rsidRPr="000665B4">
        <w:rPr>
          <w:rFonts w:hAnsi="宋体" w:cs="宋体" w:hint="eastAsia"/>
        </w:rPr>
        <w:t xml:space="preserve">              if (zero(b[i][i])){</w:t>
      </w:r>
    </w:p>
    <w:p w:rsidR="005F1F37" w:rsidRPr="000665B4" w:rsidRDefault="005F1F37" w:rsidP="005F1F37">
      <w:pPr>
        <w:pStyle w:val="ad"/>
        <w:rPr>
          <w:rFonts w:hAnsi="宋体" w:cs="宋体"/>
        </w:rPr>
      </w:pPr>
      <w:r w:rsidRPr="000665B4">
        <w:rPr>
          <w:rFonts w:hAnsi="宋体" w:cs="宋体" w:hint="eastAsia"/>
        </w:rPr>
        <w:lastRenderedPageBreak/>
        <w:t xml:space="preserve">                     for (j=i+1;j&lt;a.n;j++)</w:t>
      </w:r>
    </w:p>
    <w:p w:rsidR="005F1F37" w:rsidRPr="000665B4" w:rsidRDefault="005F1F37" w:rsidP="005F1F37">
      <w:pPr>
        <w:pStyle w:val="ad"/>
        <w:rPr>
          <w:rFonts w:hAnsi="宋体" w:cs="宋体"/>
        </w:rPr>
      </w:pPr>
      <w:r w:rsidRPr="000665B4">
        <w:rPr>
          <w:rFonts w:hAnsi="宋体" w:cs="宋体" w:hint="eastAsia"/>
        </w:rPr>
        <w:t xml:space="preserve">                            if (!zero(b[j][i]))</w:t>
      </w:r>
    </w:p>
    <w:p w:rsidR="005F1F37" w:rsidRPr="000665B4" w:rsidRDefault="005F1F37" w:rsidP="005F1F37">
      <w:pPr>
        <w:pStyle w:val="ad"/>
        <w:rPr>
          <w:rFonts w:hAnsi="宋体" w:cs="宋体"/>
        </w:rPr>
      </w:pPr>
      <w:r w:rsidRPr="000665B4">
        <w:rPr>
          <w:rFonts w:hAnsi="宋体" w:cs="宋体" w:hint="eastAsia"/>
        </w:rPr>
        <w:t xml:space="preserve">                                   break;</w:t>
      </w:r>
    </w:p>
    <w:p w:rsidR="005F1F37" w:rsidRPr="000665B4" w:rsidRDefault="005F1F37" w:rsidP="005F1F37">
      <w:pPr>
        <w:pStyle w:val="ad"/>
        <w:rPr>
          <w:rFonts w:hAnsi="宋体" w:cs="宋体"/>
        </w:rPr>
      </w:pPr>
      <w:r w:rsidRPr="000665B4">
        <w:rPr>
          <w:rFonts w:hAnsi="宋体" w:cs="宋体" w:hint="eastAsia"/>
        </w:rPr>
        <w:t xml:space="preserve">                     if (j==a.n)</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for (k=i;k&lt;a.n;k++)</w:t>
      </w:r>
    </w:p>
    <w:p w:rsidR="005F1F37" w:rsidRPr="000665B4" w:rsidRDefault="005F1F37" w:rsidP="005F1F37">
      <w:pPr>
        <w:pStyle w:val="ad"/>
        <w:rPr>
          <w:rFonts w:hAnsi="宋体" w:cs="宋体"/>
        </w:rPr>
      </w:pPr>
      <w:r w:rsidRPr="000665B4">
        <w:rPr>
          <w:rFonts w:hAnsi="宋体" w:cs="宋体" w:hint="eastAsia"/>
        </w:rPr>
        <w:t xml:space="preserve">                            t=b[i][k],b[i][k]=b[j][k],b[j][k]=t;</w:t>
      </w:r>
    </w:p>
    <w:p w:rsidR="005F1F37" w:rsidRPr="000665B4" w:rsidRDefault="005F1F37" w:rsidP="005F1F37">
      <w:pPr>
        <w:pStyle w:val="ad"/>
        <w:rPr>
          <w:rFonts w:hAnsi="宋体" w:cs="宋体"/>
        </w:rPr>
      </w:pPr>
      <w:r w:rsidRPr="000665B4">
        <w:rPr>
          <w:rFonts w:hAnsi="宋体" w:cs="宋体" w:hint="eastAsia"/>
        </w:rPr>
        <w:t xml:space="preserve">                     sign++;</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ret*=b[i][i];</w:t>
      </w:r>
    </w:p>
    <w:p w:rsidR="005F1F37" w:rsidRPr="000665B4" w:rsidRDefault="005F1F37" w:rsidP="005F1F37">
      <w:pPr>
        <w:pStyle w:val="ad"/>
        <w:rPr>
          <w:rFonts w:hAnsi="宋体" w:cs="宋体"/>
        </w:rPr>
      </w:pPr>
      <w:r w:rsidRPr="000665B4">
        <w:rPr>
          <w:rFonts w:hAnsi="宋体" w:cs="宋体" w:hint="eastAsia"/>
        </w:rPr>
        <w:t xml:space="preserve">              for (k=i+1;k&lt;a.n;k++)</w:t>
      </w:r>
    </w:p>
    <w:p w:rsidR="005F1F37" w:rsidRPr="000665B4" w:rsidRDefault="005F1F37" w:rsidP="005F1F37">
      <w:pPr>
        <w:pStyle w:val="ad"/>
        <w:rPr>
          <w:rFonts w:hAnsi="宋体" w:cs="宋体"/>
        </w:rPr>
      </w:pPr>
      <w:r w:rsidRPr="000665B4">
        <w:rPr>
          <w:rFonts w:hAnsi="宋体" w:cs="宋体" w:hint="eastAsia"/>
        </w:rPr>
        <w:t xml:space="preserve">                     b[i][k]/=b[i][i];</w:t>
      </w:r>
    </w:p>
    <w:p w:rsidR="005F1F37" w:rsidRPr="000665B4" w:rsidRDefault="005F1F37" w:rsidP="005F1F37">
      <w:pPr>
        <w:pStyle w:val="ad"/>
        <w:rPr>
          <w:rFonts w:hAnsi="宋体" w:cs="宋体"/>
        </w:rPr>
      </w:pPr>
      <w:r w:rsidRPr="000665B4">
        <w:rPr>
          <w:rFonts w:hAnsi="宋体" w:cs="宋体" w:hint="eastAsia"/>
        </w:rPr>
        <w:t xml:space="preserve">              for (j=i+1;j&lt;a.n;j++)</w:t>
      </w:r>
    </w:p>
    <w:p w:rsidR="005F1F37" w:rsidRPr="000665B4" w:rsidRDefault="005F1F37" w:rsidP="005F1F37">
      <w:pPr>
        <w:pStyle w:val="ad"/>
        <w:rPr>
          <w:rFonts w:hAnsi="宋体" w:cs="宋体"/>
        </w:rPr>
      </w:pPr>
      <w:r w:rsidRPr="000665B4">
        <w:rPr>
          <w:rFonts w:hAnsi="宋体" w:cs="宋体" w:hint="eastAsia"/>
        </w:rPr>
        <w:t xml:space="preserve">                     for (k=i+1;k&lt;a.n;k++)</w:t>
      </w:r>
    </w:p>
    <w:p w:rsidR="005F1F37" w:rsidRPr="000665B4" w:rsidRDefault="005F1F37" w:rsidP="005F1F37">
      <w:pPr>
        <w:pStyle w:val="ad"/>
        <w:rPr>
          <w:rFonts w:hAnsi="宋体" w:cs="宋体"/>
        </w:rPr>
      </w:pPr>
      <w:r w:rsidRPr="000665B4">
        <w:rPr>
          <w:rFonts w:hAnsi="宋体" w:cs="宋体" w:hint="eastAsia"/>
        </w:rPr>
        <w:t xml:space="preserve">                            b[j][k]-=b[j][i]*b[i][k];</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if (sign&amp;1)</w:t>
      </w:r>
    </w:p>
    <w:p w:rsidR="005F1F37" w:rsidRPr="000665B4" w:rsidRDefault="005F1F37" w:rsidP="005F1F37">
      <w:pPr>
        <w:pStyle w:val="ad"/>
        <w:rPr>
          <w:rFonts w:hAnsi="宋体" w:cs="宋体"/>
        </w:rPr>
      </w:pPr>
      <w:r w:rsidRPr="000665B4">
        <w:rPr>
          <w:rFonts w:hAnsi="宋体" w:cs="宋体" w:hint="eastAsia"/>
        </w:rPr>
        <w:t xml:space="preserve">              ret=-ret;</w:t>
      </w:r>
    </w:p>
    <w:p w:rsidR="005F1F37" w:rsidRPr="000665B4" w:rsidRDefault="005F1F37" w:rsidP="005F1F37">
      <w:pPr>
        <w:pStyle w:val="ad"/>
        <w:rPr>
          <w:rFonts w:hAnsi="宋体" w:cs="宋体"/>
        </w:rPr>
      </w:pPr>
      <w:r w:rsidRPr="000665B4">
        <w:rPr>
          <w:rFonts w:hAnsi="宋体" w:cs="宋体" w:hint="eastAsia"/>
        </w:rPr>
        <w:t xml:space="preserve">       return ret;</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14.4 线性方程组</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fabs(x) ((x)&gt;0?(x):-(x))</w:t>
      </w:r>
    </w:p>
    <w:p w:rsidR="005F1F37" w:rsidRPr="000665B4" w:rsidRDefault="005F1F37" w:rsidP="005F1F37">
      <w:pPr>
        <w:pStyle w:val="ad"/>
        <w:rPr>
          <w:rFonts w:hAnsi="宋体" w:cs="宋体"/>
          <w:lang w:val="pt-BR"/>
        </w:rPr>
      </w:pPr>
      <w:r w:rsidRPr="000665B4">
        <w:rPr>
          <w:rFonts w:hAnsi="宋体" w:cs="宋体" w:hint="eastAsia"/>
          <w:lang w:val="pt-BR"/>
        </w:rPr>
        <w:t>#define eps 1e-10</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列主元</w:t>
      </w:r>
      <w:r w:rsidRPr="000665B4">
        <w:rPr>
          <w:rFonts w:hAnsi="宋体" w:cs="宋体" w:hint="eastAsia"/>
          <w:lang w:val="pt-BR"/>
        </w:rPr>
        <w:t>gauss</w:t>
      </w:r>
      <w:r w:rsidRPr="000665B4">
        <w:rPr>
          <w:rFonts w:hAnsi="宋体" w:cs="宋体" w:hint="eastAsia"/>
        </w:rPr>
        <w:t>消去求解</w:t>
      </w:r>
      <w:r w:rsidRPr="000665B4">
        <w:rPr>
          <w:rFonts w:hAnsi="宋体" w:cs="宋体" w:hint="eastAsia"/>
          <w:lang w:val="pt-BR"/>
        </w:rPr>
        <w:t>a[][]x[]=b[]</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返回是否有唯一解</w:t>
      </w:r>
      <w:r w:rsidRPr="000665B4">
        <w:rPr>
          <w:rFonts w:hAnsi="宋体" w:cs="宋体" w:hint="eastAsia"/>
          <w:lang w:val="pt-BR"/>
        </w:rPr>
        <w:t>,</w:t>
      </w:r>
      <w:r w:rsidRPr="000665B4">
        <w:rPr>
          <w:rFonts w:hAnsi="宋体" w:cs="宋体" w:hint="eastAsia"/>
        </w:rPr>
        <w:t>若有解在</w:t>
      </w:r>
      <w:r w:rsidRPr="000665B4">
        <w:rPr>
          <w:rFonts w:hAnsi="宋体" w:cs="宋体" w:hint="eastAsia"/>
          <w:lang w:val="pt-BR"/>
        </w:rPr>
        <w:t>b[]</w:t>
      </w:r>
      <w:r w:rsidRPr="000665B4">
        <w:rPr>
          <w:rFonts w:hAnsi="宋体" w:cs="宋体" w:hint="eastAsia"/>
        </w:rPr>
        <w:t>中</w:t>
      </w:r>
    </w:p>
    <w:p w:rsidR="005F1F37" w:rsidRPr="000665B4" w:rsidRDefault="005F1F37" w:rsidP="005F1F37">
      <w:pPr>
        <w:pStyle w:val="ad"/>
        <w:rPr>
          <w:rFonts w:hAnsi="宋体" w:cs="宋体"/>
        </w:rPr>
      </w:pPr>
      <w:r w:rsidRPr="000665B4">
        <w:rPr>
          <w:rFonts w:hAnsi="宋体" w:cs="宋体" w:hint="eastAsia"/>
        </w:rPr>
        <w:t>int gauss_cpivot(int n,double a[][MAXN],double b[]){</w:t>
      </w:r>
    </w:p>
    <w:p w:rsidR="005F1F37" w:rsidRPr="000665B4" w:rsidRDefault="005F1F37" w:rsidP="005F1F37">
      <w:pPr>
        <w:pStyle w:val="ad"/>
        <w:rPr>
          <w:rFonts w:hAnsi="宋体" w:cs="宋体"/>
        </w:rPr>
      </w:pPr>
      <w:r w:rsidRPr="000665B4">
        <w:rPr>
          <w:rFonts w:hAnsi="宋体" w:cs="宋体" w:hint="eastAsia"/>
        </w:rPr>
        <w:t xml:space="preserve">       int i,j,k,row;</w:t>
      </w:r>
    </w:p>
    <w:p w:rsidR="005F1F37" w:rsidRPr="000665B4" w:rsidRDefault="005F1F37" w:rsidP="005F1F37">
      <w:pPr>
        <w:pStyle w:val="ad"/>
        <w:rPr>
          <w:rFonts w:hAnsi="宋体" w:cs="宋体"/>
        </w:rPr>
      </w:pPr>
      <w:r w:rsidRPr="000665B4">
        <w:rPr>
          <w:rFonts w:hAnsi="宋体" w:cs="宋体" w:hint="eastAsia"/>
        </w:rPr>
        <w:t xml:space="preserve">       double maxp,t;</w:t>
      </w:r>
    </w:p>
    <w:p w:rsidR="005F1F37" w:rsidRPr="000665B4" w:rsidRDefault="005F1F37" w:rsidP="005F1F37">
      <w:pPr>
        <w:pStyle w:val="ad"/>
        <w:rPr>
          <w:rFonts w:hAnsi="宋体" w:cs="宋体"/>
        </w:rPr>
      </w:pPr>
      <w:r w:rsidRPr="000665B4">
        <w:rPr>
          <w:rFonts w:hAnsi="宋体" w:cs="宋体" w:hint="eastAsia"/>
        </w:rPr>
        <w:t xml:space="preserve">       for (k=0;k&lt;n;k++){</w:t>
      </w:r>
    </w:p>
    <w:p w:rsidR="005F1F37" w:rsidRPr="000665B4" w:rsidRDefault="005F1F37" w:rsidP="005F1F37">
      <w:pPr>
        <w:pStyle w:val="ad"/>
        <w:rPr>
          <w:rFonts w:hAnsi="宋体" w:cs="宋体"/>
        </w:rPr>
      </w:pPr>
      <w:r w:rsidRPr="000665B4">
        <w:rPr>
          <w:rFonts w:hAnsi="宋体" w:cs="宋体" w:hint="eastAsia"/>
        </w:rPr>
        <w:t xml:space="preserve">              for (maxp=0,i=k;i&lt;n;i++)</w:t>
      </w:r>
    </w:p>
    <w:p w:rsidR="005F1F37" w:rsidRPr="000665B4" w:rsidRDefault="005F1F37" w:rsidP="005F1F37">
      <w:pPr>
        <w:pStyle w:val="ad"/>
        <w:rPr>
          <w:rFonts w:hAnsi="宋体" w:cs="宋体"/>
        </w:rPr>
      </w:pPr>
      <w:r w:rsidRPr="000665B4">
        <w:rPr>
          <w:rFonts w:hAnsi="宋体" w:cs="宋体" w:hint="eastAsia"/>
        </w:rPr>
        <w:t xml:space="preserve">                     if (fabs(a[i][k])&gt;fabs(maxp))</w:t>
      </w:r>
    </w:p>
    <w:p w:rsidR="005F1F37" w:rsidRPr="000665B4" w:rsidRDefault="005F1F37" w:rsidP="005F1F37">
      <w:pPr>
        <w:pStyle w:val="ad"/>
        <w:rPr>
          <w:rFonts w:hAnsi="宋体" w:cs="宋体"/>
        </w:rPr>
      </w:pPr>
      <w:r w:rsidRPr="000665B4">
        <w:rPr>
          <w:rFonts w:hAnsi="宋体" w:cs="宋体" w:hint="eastAsia"/>
        </w:rPr>
        <w:t xml:space="preserve">                            maxp=a[row=i][k];</w:t>
      </w:r>
    </w:p>
    <w:p w:rsidR="005F1F37" w:rsidRPr="000665B4" w:rsidRDefault="005F1F37" w:rsidP="005F1F37">
      <w:pPr>
        <w:pStyle w:val="ad"/>
        <w:rPr>
          <w:rFonts w:hAnsi="宋体" w:cs="宋体"/>
        </w:rPr>
      </w:pPr>
      <w:r w:rsidRPr="000665B4">
        <w:rPr>
          <w:rFonts w:hAnsi="宋体" w:cs="宋体" w:hint="eastAsia"/>
        </w:rPr>
        <w:t xml:space="preserve">              if (fabs(maxp)&lt;eps)</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if (row!=k){</w:t>
      </w:r>
    </w:p>
    <w:p w:rsidR="005F1F37" w:rsidRPr="000665B4" w:rsidRDefault="005F1F37" w:rsidP="005F1F37">
      <w:pPr>
        <w:pStyle w:val="ad"/>
        <w:rPr>
          <w:rFonts w:hAnsi="宋体" w:cs="宋体"/>
        </w:rPr>
      </w:pPr>
      <w:r w:rsidRPr="000665B4">
        <w:rPr>
          <w:rFonts w:hAnsi="宋体" w:cs="宋体" w:hint="eastAsia"/>
        </w:rPr>
        <w:t xml:space="preserve">                     for (j=k;j&lt;n;j++)</w:t>
      </w:r>
    </w:p>
    <w:p w:rsidR="005F1F37" w:rsidRPr="000665B4" w:rsidRDefault="005F1F37" w:rsidP="005F1F37">
      <w:pPr>
        <w:pStyle w:val="ad"/>
        <w:rPr>
          <w:rFonts w:hAnsi="宋体" w:cs="宋体"/>
        </w:rPr>
      </w:pPr>
      <w:r w:rsidRPr="000665B4">
        <w:rPr>
          <w:rFonts w:hAnsi="宋体" w:cs="宋体" w:hint="eastAsia"/>
        </w:rPr>
        <w:t xml:space="preserve">                            t=a[k][j],a[k][j]=a[row][j],a[row][j]=t;</w:t>
      </w:r>
    </w:p>
    <w:p w:rsidR="005F1F37" w:rsidRPr="000665B4" w:rsidRDefault="005F1F37" w:rsidP="005F1F37">
      <w:pPr>
        <w:pStyle w:val="ad"/>
        <w:rPr>
          <w:rFonts w:hAnsi="宋体" w:cs="宋体"/>
        </w:rPr>
      </w:pPr>
      <w:r w:rsidRPr="000665B4">
        <w:rPr>
          <w:rFonts w:hAnsi="宋体" w:cs="宋体" w:hint="eastAsia"/>
        </w:rPr>
        <w:t xml:space="preserve">                     t=b[k],b[k]=b[row],b[row]=t;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(j=k+1;j&lt;n;j++){</w:t>
      </w:r>
    </w:p>
    <w:p w:rsidR="005F1F37" w:rsidRPr="000665B4" w:rsidRDefault="005F1F37" w:rsidP="005F1F37">
      <w:pPr>
        <w:pStyle w:val="ad"/>
        <w:rPr>
          <w:rFonts w:hAnsi="宋体" w:cs="宋体"/>
        </w:rPr>
      </w:pPr>
      <w:r w:rsidRPr="000665B4">
        <w:rPr>
          <w:rFonts w:hAnsi="宋体" w:cs="宋体" w:hint="eastAsia"/>
        </w:rPr>
        <w:t xml:space="preserve">                     a[k][j]/=maxp;</w:t>
      </w:r>
    </w:p>
    <w:p w:rsidR="005F1F37" w:rsidRPr="000665B4" w:rsidRDefault="005F1F37" w:rsidP="005F1F37">
      <w:pPr>
        <w:pStyle w:val="ad"/>
        <w:rPr>
          <w:rFonts w:hAnsi="宋体" w:cs="宋体"/>
        </w:rPr>
      </w:pPr>
      <w:r w:rsidRPr="000665B4">
        <w:rPr>
          <w:rFonts w:hAnsi="宋体" w:cs="宋体" w:hint="eastAsia"/>
        </w:rPr>
        <w:t xml:space="preserve">                     for (i=k+1;i&lt;n;i++)</w:t>
      </w:r>
    </w:p>
    <w:p w:rsidR="005F1F37" w:rsidRPr="000665B4" w:rsidRDefault="005F1F37" w:rsidP="005F1F37">
      <w:pPr>
        <w:pStyle w:val="ad"/>
        <w:rPr>
          <w:rFonts w:hAnsi="宋体" w:cs="宋体"/>
        </w:rPr>
      </w:pPr>
      <w:r w:rsidRPr="000665B4">
        <w:rPr>
          <w:rFonts w:hAnsi="宋体" w:cs="宋体" w:hint="eastAsia"/>
        </w:rPr>
        <w:lastRenderedPageBreak/>
        <w:t xml:space="preserve">                            a[i][j]-=a[i][k]*a[k][j];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b[k]/=maxp;</w:t>
      </w:r>
    </w:p>
    <w:p w:rsidR="005F1F37" w:rsidRPr="000665B4" w:rsidRDefault="005F1F37" w:rsidP="005F1F37">
      <w:pPr>
        <w:pStyle w:val="ad"/>
        <w:rPr>
          <w:rFonts w:hAnsi="宋体" w:cs="宋体"/>
        </w:rPr>
      </w:pPr>
      <w:r w:rsidRPr="000665B4">
        <w:rPr>
          <w:rFonts w:hAnsi="宋体" w:cs="宋体" w:hint="eastAsia"/>
        </w:rPr>
        <w:t xml:space="preserve">              for (i=k+1;i&lt;n;i++)</w:t>
      </w:r>
    </w:p>
    <w:p w:rsidR="005F1F37" w:rsidRPr="000665B4" w:rsidRDefault="005F1F37" w:rsidP="005F1F37">
      <w:pPr>
        <w:pStyle w:val="ad"/>
        <w:rPr>
          <w:rFonts w:hAnsi="宋体" w:cs="宋体"/>
        </w:rPr>
      </w:pPr>
      <w:r w:rsidRPr="000665B4">
        <w:rPr>
          <w:rFonts w:hAnsi="宋体" w:cs="宋体" w:hint="eastAsia"/>
        </w:rPr>
        <w:t xml:space="preserve">                     b[i]-=b[k]*a[i][k];</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for (i=n-1;i&gt;=0;i--)</w:t>
      </w:r>
    </w:p>
    <w:p w:rsidR="005F1F37" w:rsidRPr="000665B4" w:rsidRDefault="005F1F37" w:rsidP="005F1F37">
      <w:pPr>
        <w:pStyle w:val="ad"/>
        <w:rPr>
          <w:rFonts w:hAnsi="宋体" w:cs="宋体"/>
          <w:lang w:val="pt-BR"/>
        </w:rPr>
      </w:pPr>
      <w:r w:rsidRPr="000665B4">
        <w:rPr>
          <w:rFonts w:hAnsi="宋体" w:cs="宋体" w:hint="eastAsia"/>
          <w:lang w:val="pt-BR"/>
        </w:rPr>
        <w:t xml:space="preserve">              for (j=i+1;j&lt;n;j++)</w:t>
      </w:r>
    </w:p>
    <w:p w:rsidR="005F1F37" w:rsidRPr="000665B4" w:rsidRDefault="005F1F37" w:rsidP="005F1F37">
      <w:pPr>
        <w:pStyle w:val="ad"/>
        <w:rPr>
          <w:rFonts w:hAnsi="宋体" w:cs="宋体"/>
        </w:rPr>
      </w:pPr>
      <w:r w:rsidRPr="000665B4">
        <w:rPr>
          <w:rFonts w:hAnsi="宋体" w:cs="宋体" w:hint="eastAsia"/>
        </w:rPr>
        <w:t xml:space="preserve">                     b[i]-=a[i][j]*b[j];</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rPr>
      </w:pPr>
      <w:r w:rsidRPr="000665B4">
        <w:rPr>
          <w:rFonts w:hAnsi="宋体" w:cs="宋体" w:hint="eastAsia"/>
        </w:rPr>
        <w:t>//全主元gauss消去解a[][]x[]=b[]</w:t>
      </w:r>
    </w:p>
    <w:p w:rsidR="005F1F37" w:rsidRPr="000665B4" w:rsidRDefault="005F1F37" w:rsidP="005F1F37">
      <w:pPr>
        <w:pStyle w:val="ad"/>
        <w:rPr>
          <w:rFonts w:hAnsi="宋体" w:cs="宋体"/>
        </w:rPr>
      </w:pPr>
      <w:r w:rsidRPr="000665B4">
        <w:rPr>
          <w:rFonts w:hAnsi="宋体" w:cs="宋体" w:hint="eastAsia"/>
        </w:rPr>
        <w:t>//返回是否有唯一解,若有解在b[]中</w:t>
      </w:r>
    </w:p>
    <w:p w:rsidR="005F1F37" w:rsidRPr="000665B4" w:rsidRDefault="005F1F37" w:rsidP="005F1F37">
      <w:pPr>
        <w:pStyle w:val="ad"/>
        <w:rPr>
          <w:rFonts w:hAnsi="宋体" w:cs="宋体"/>
        </w:rPr>
      </w:pPr>
      <w:r w:rsidRPr="000665B4">
        <w:rPr>
          <w:rFonts w:hAnsi="宋体" w:cs="宋体" w:hint="eastAsia"/>
        </w:rPr>
        <w:t>int gauss_tpivot(int n,double a[][MAXN],double b[]){</w:t>
      </w:r>
    </w:p>
    <w:p w:rsidR="005F1F37" w:rsidRPr="000665B4" w:rsidRDefault="005F1F37" w:rsidP="005F1F37">
      <w:pPr>
        <w:pStyle w:val="ad"/>
        <w:rPr>
          <w:rFonts w:hAnsi="宋体" w:cs="宋体"/>
        </w:rPr>
      </w:pPr>
      <w:r w:rsidRPr="000665B4">
        <w:rPr>
          <w:rFonts w:hAnsi="宋体" w:cs="宋体" w:hint="eastAsia"/>
        </w:rPr>
        <w:t xml:space="preserve">       int i,j,k,row,col,index[MAXN];</w:t>
      </w:r>
    </w:p>
    <w:p w:rsidR="005F1F37" w:rsidRPr="000665B4" w:rsidRDefault="005F1F37" w:rsidP="005F1F37">
      <w:pPr>
        <w:pStyle w:val="ad"/>
        <w:rPr>
          <w:rFonts w:hAnsi="宋体" w:cs="宋体"/>
        </w:rPr>
      </w:pPr>
      <w:r w:rsidRPr="000665B4">
        <w:rPr>
          <w:rFonts w:hAnsi="宋体" w:cs="宋体" w:hint="eastAsia"/>
        </w:rPr>
        <w:t xml:space="preserve">       double maxp,t;</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index[i]=i;</w:t>
      </w:r>
    </w:p>
    <w:p w:rsidR="005F1F37" w:rsidRPr="000665B4" w:rsidRDefault="005F1F37" w:rsidP="005F1F37">
      <w:pPr>
        <w:pStyle w:val="ad"/>
        <w:rPr>
          <w:rFonts w:hAnsi="宋体" w:cs="宋体"/>
        </w:rPr>
      </w:pPr>
      <w:r w:rsidRPr="000665B4">
        <w:rPr>
          <w:rFonts w:hAnsi="宋体" w:cs="宋体" w:hint="eastAsia"/>
        </w:rPr>
        <w:t xml:space="preserve">       for (k=0;k&lt;n;k++){</w:t>
      </w:r>
    </w:p>
    <w:p w:rsidR="005F1F37" w:rsidRPr="000665B4" w:rsidRDefault="005F1F37" w:rsidP="005F1F37">
      <w:pPr>
        <w:pStyle w:val="ad"/>
        <w:rPr>
          <w:rFonts w:hAnsi="宋体" w:cs="宋体"/>
        </w:rPr>
      </w:pPr>
      <w:r w:rsidRPr="000665B4">
        <w:rPr>
          <w:rFonts w:hAnsi="宋体" w:cs="宋体" w:hint="eastAsia"/>
        </w:rPr>
        <w:t xml:space="preserve">        for (maxp=0,i=k;i&lt;n;i++)</w:t>
      </w:r>
    </w:p>
    <w:p w:rsidR="005F1F37" w:rsidRPr="000665B4" w:rsidRDefault="005F1F37" w:rsidP="005F1F37">
      <w:pPr>
        <w:pStyle w:val="ad"/>
        <w:rPr>
          <w:rFonts w:hAnsi="宋体" w:cs="宋体"/>
        </w:rPr>
      </w:pPr>
      <w:r w:rsidRPr="000665B4">
        <w:rPr>
          <w:rFonts w:hAnsi="宋体" w:cs="宋体" w:hint="eastAsia"/>
        </w:rPr>
        <w:t xml:space="preserve">                     for (j=k;j&lt;n;j++)</w:t>
      </w:r>
    </w:p>
    <w:p w:rsidR="005F1F37" w:rsidRPr="000665B4" w:rsidRDefault="005F1F37" w:rsidP="005F1F37">
      <w:pPr>
        <w:pStyle w:val="ad"/>
        <w:rPr>
          <w:rFonts w:hAnsi="宋体" w:cs="宋体"/>
        </w:rPr>
      </w:pPr>
      <w:r w:rsidRPr="000665B4">
        <w:rPr>
          <w:rFonts w:hAnsi="宋体" w:cs="宋体" w:hint="eastAsia"/>
        </w:rPr>
        <w:t xml:space="preserve">                            if (fabs(a[i][j])&gt;fabs(maxp))</w:t>
      </w:r>
    </w:p>
    <w:p w:rsidR="005F1F37" w:rsidRPr="000665B4" w:rsidRDefault="005F1F37" w:rsidP="005F1F37">
      <w:pPr>
        <w:pStyle w:val="ad"/>
        <w:rPr>
          <w:rFonts w:hAnsi="宋体" w:cs="宋体"/>
        </w:rPr>
      </w:pPr>
      <w:r w:rsidRPr="000665B4">
        <w:rPr>
          <w:rFonts w:hAnsi="宋体" w:cs="宋体" w:hint="eastAsia"/>
        </w:rPr>
        <w:t xml:space="preserve">                                   maxp=a[row=i][col=j];</w:t>
      </w:r>
    </w:p>
    <w:p w:rsidR="005F1F37" w:rsidRPr="000665B4" w:rsidRDefault="005F1F37" w:rsidP="005F1F37">
      <w:pPr>
        <w:pStyle w:val="ad"/>
        <w:rPr>
          <w:rFonts w:hAnsi="宋体" w:cs="宋体"/>
        </w:rPr>
      </w:pPr>
      <w:r w:rsidRPr="000665B4">
        <w:rPr>
          <w:rFonts w:hAnsi="宋体" w:cs="宋体" w:hint="eastAsia"/>
        </w:rPr>
        <w:t xml:space="preserve">       if (fabs(maxp)&lt;eps)</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if (col!=k){</w:t>
      </w:r>
    </w:p>
    <w:p w:rsidR="005F1F37" w:rsidRPr="000665B4" w:rsidRDefault="005F1F37" w:rsidP="005F1F37">
      <w:pPr>
        <w:pStyle w:val="ad"/>
        <w:rPr>
          <w:rFonts w:hAnsi="宋体" w:cs="宋体"/>
        </w:rPr>
      </w:pPr>
      <w:r w:rsidRPr="000665B4">
        <w:rPr>
          <w:rFonts w:hAnsi="宋体" w:cs="宋体" w:hint="eastAsia"/>
        </w:rPr>
        <w:t xml:space="preserve">                     for (i=0;i&lt;n;i++)</w:t>
      </w:r>
    </w:p>
    <w:p w:rsidR="005F1F37" w:rsidRPr="000665B4" w:rsidRDefault="005F1F37" w:rsidP="005F1F37">
      <w:pPr>
        <w:pStyle w:val="ad"/>
        <w:rPr>
          <w:rFonts w:hAnsi="宋体" w:cs="宋体"/>
        </w:rPr>
      </w:pPr>
      <w:r w:rsidRPr="000665B4">
        <w:rPr>
          <w:rFonts w:hAnsi="宋体" w:cs="宋体" w:hint="eastAsia"/>
        </w:rPr>
        <w:t xml:space="preserve">                            t=a[i][col],a[i][col]=a[i][k],a[i][k]=t;</w:t>
      </w:r>
    </w:p>
    <w:p w:rsidR="005F1F37" w:rsidRPr="000665B4" w:rsidRDefault="005F1F37" w:rsidP="005F1F37">
      <w:pPr>
        <w:pStyle w:val="ad"/>
        <w:rPr>
          <w:rFonts w:hAnsi="宋体" w:cs="宋体"/>
        </w:rPr>
      </w:pPr>
      <w:r w:rsidRPr="000665B4">
        <w:rPr>
          <w:rFonts w:hAnsi="宋体" w:cs="宋体" w:hint="eastAsia"/>
        </w:rPr>
        <w:t xml:space="preserve">                     j=index[col],index[col]=index[k],index[k]=j;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if (row!=k){</w:t>
      </w:r>
    </w:p>
    <w:p w:rsidR="005F1F37" w:rsidRPr="000665B4" w:rsidRDefault="005F1F37" w:rsidP="005F1F37">
      <w:pPr>
        <w:pStyle w:val="ad"/>
        <w:rPr>
          <w:rFonts w:hAnsi="宋体" w:cs="宋体"/>
        </w:rPr>
      </w:pPr>
      <w:r w:rsidRPr="000665B4">
        <w:rPr>
          <w:rFonts w:hAnsi="宋体" w:cs="宋体" w:hint="eastAsia"/>
        </w:rPr>
        <w:t xml:space="preserve">                     for (j=k;j&lt;n;j++)</w:t>
      </w:r>
    </w:p>
    <w:p w:rsidR="005F1F37" w:rsidRPr="000665B4" w:rsidRDefault="005F1F37" w:rsidP="005F1F37">
      <w:pPr>
        <w:pStyle w:val="ad"/>
        <w:rPr>
          <w:rFonts w:hAnsi="宋体" w:cs="宋体"/>
        </w:rPr>
      </w:pPr>
      <w:r w:rsidRPr="000665B4">
        <w:rPr>
          <w:rFonts w:hAnsi="宋体" w:cs="宋体" w:hint="eastAsia"/>
        </w:rPr>
        <w:t xml:space="preserve">               t=a[k][j],a[k][j]=a[row][j],a[row][j]=t;</w:t>
      </w:r>
    </w:p>
    <w:p w:rsidR="005F1F37" w:rsidRPr="000665B4" w:rsidRDefault="005F1F37" w:rsidP="005F1F37">
      <w:pPr>
        <w:pStyle w:val="ad"/>
        <w:rPr>
          <w:rFonts w:hAnsi="宋体" w:cs="宋体"/>
        </w:rPr>
      </w:pPr>
      <w:r w:rsidRPr="000665B4">
        <w:rPr>
          <w:rFonts w:hAnsi="宋体" w:cs="宋体" w:hint="eastAsia"/>
        </w:rPr>
        <w:t xml:space="preserve">                     t=b[k],b[k]=b[row],b[row]=t;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for (j=k+1;j&lt;n;j++){</w:t>
      </w:r>
    </w:p>
    <w:p w:rsidR="005F1F37" w:rsidRPr="000665B4" w:rsidRDefault="005F1F37" w:rsidP="005F1F37">
      <w:pPr>
        <w:pStyle w:val="ad"/>
        <w:rPr>
          <w:rFonts w:hAnsi="宋体" w:cs="宋体"/>
        </w:rPr>
      </w:pPr>
      <w:r w:rsidRPr="000665B4">
        <w:rPr>
          <w:rFonts w:hAnsi="宋体" w:cs="宋体" w:hint="eastAsia"/>
        </w:rPr>
        <w:t xml:space="preserve">                     a[k][j]/=maxp;</w:t>
      </w:r>
    </w:p>
    <w:p w:rsidR="005F1F37" w:rsidRPr="000665B4" w:rsidRDefault="005F1F37" w:rsidP="005F1F37">
      <w:pPr>
        <w:pStyle w:val="ad"/>
        <w:rPr>
          <w:rFonts w:hAnsi="宋体" w:cs="宋体"/>
        </w:rPr>
      </w:pPr>
      <w:r w:rsidRPr="000665B4">
        <w:rPr>
          <w:rFonts w:hAnsi="宋体" w:cs="宋体" w:hint="eastAsia"/>
        </w:rPr>
        <w:t xml:space="preserve">                     for (i=k+1;i&lt;n;i++)</w:t>
      </w:r>
    </w:p>
    <w:p w:rsidR="005F1F37" w:rsidRPr="000665B4" w:rsidRDefault="005F1F37" w:rsidP="005F1F37">
      <w:pPr>
        <w:pStyle w:val="ad"/>
        <w:rPr>
          <w:rFonts w:hAnsi="宋体" w:cs="宋体"/>
        </w:rPr>
      </w:pPr>
      <w:r w:rsidRPr="000665B4">
        <w:rPr>
          <w:rFonts w:hAnsi="宋体" w:cs="宋体" w:hint="eastAsia"/>
        </w:rPr>
        <w:t xml:space="preserve">                          a[i][j]-=a[i][k]*a[k][j];</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 xml:space="preserve">              b[k]/=maxp;</w:t>
      </w:r>
    </w:p>
    <w:p w:rsidR="005F1F37" w:rsidRPr="000665B4" w:rsidRDefault="005F1F37" w:rsidP="005F1F37">
      <w:pPr>
        <w:pStyle w:val="ad"/>
        <w:rPr>
          <w:rFonts w:hAnsi="宋体" w:cs="宋体"/>
        </w:rPr>
      </w:pPr>
      <w:r w:rsidRPr="000665B4">
        <w:rPr>
          <w:rFonts w:hAnsi="宋体" w:cs="宋体" w:hint="eastAsia"/>
        </w:rPr>
        <w:t xml:space="preserve">              for (i=k+1;i&lt;n;i++)</w:t>
      </w:r>
    </w:p>
    <w:p w:rsidR="005F1F37" w:rsidRPr="000665B4" w:rsidRDefault="005F1F37" w:rsidP="005F1F37">
      <w:pPr>
        <w:pStyle w:val="ad"/>
        <w:rPr>
          <w:rFonts w:hAnsi="宋体" w:cs="宋体"/>
        </w:rPr>
      </w:pPr>
      <w:r w:rsidRPr="000665B4">
        <w:rPr>
          <w:rFonts w:hAnsi="宋体" w:cs="宋体" w:hint="eastAsia"/>
        </w:rPr>
        <w:t xml:space="preserve">                     b[i]-=b[k]*a[i][k];</w:t>
      </w:r>
    </w:p>
    <w:p w:rsidR="005F1F37" w:rsidRPr="000665B4" w:rsidRDefault="005F1F37" w:rsidP="005F1F37">
      <w:pPr>
        <w:pStyle w:val="ad"/>
        <w:rPr>
          <w:rFonts w:hAnsi="宋体" w:cs="宋体"/>
          <w:lang w:val="pt-BR"/>
        </w:rPr>
      </w:pPr>
      <w:r w:rsidRPr="000665B4">
        <w:rPr>
          <w:rFonts w:hAnsi="宋体" w:cs="宋体" w:hint="eastAsia"/>
          <w:lang w:val="pt-BR"/>
        </w:rPr>
        <w:lastRenderedPageBreak/>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for (i=n-1;i&gt;=0;i--)</w:t>
      </w:r>
    </w:p>
    <w:p w:rsidR="005F1F37" w:rsidRPr="000665B4" w:rsidRDefault="005F1F37" w:rsidP="005F1F37">
      <w:pPr>
        <w:pStyle w:val="ad"/>
        <w:rPr>
          <w:rFonts w:hAnsi="宋体" w:cs="宋体"/>
          <w:lang w:val="pt-BR"/>
        </w:rPr>
      </w:pPr>
      <w:r w:rsidRPr="000665B4">
        <w:rPr>
          <w:rFonts w:hAnsi="宋体" w:cs="宋体" w:hint="eastAsia"/>
          <w:lang w:val="pt-BR"/>
        </w:rPr>
        <w:t xml:space="preserve">              for (j=i+1;j&lt;n;j++)</w:t>
      </w:r>
    </w:p>
    <w:p w:rsidR="005F1F37" w:rsidRPr="000665B4" w:rsidRDefault="005F1F37" w:rsidP="005F1F37">
      <w:pPr>
        <w:pStyle w:val="ad"/>
        <w:rPr>
          <w:rFonts w:hAnsi="宋体" w:cs="宋体"/>
        </w:rPr>
      </w:pPr>
      <w:r w:rsidRPr="000665B4">
        <w:rPr>
          <w:rFonts w:hAnsi="宋体" w:cs="宋体" w:hint="eastAsia"/>
        </w:rPr>
        <w:t xml:space="preserve">                     b[i]-=a[i][j]*b[j];</w:t>
      </w:r>
    </w:p>
    <w:p w:rsidR="005F1F37" w:rsidRPr="000665B4" w:rsidRDefault="005F1F37" w:rsidP="005F1F37">
      <w:pPr>
        <w:pStyle w:val="ad"/>
        <w:rPr>
          <w:rFonts w:hAnsi="宋体" w:cs="宋体"/>
        </w:rPr>
      </w:pPr>
      <w:r w:rsidRPr="000665B4">
        <w:rPr>
          <w:rFonts w:hAnsi="宋体" w:cs="宋体" w:hint="eastAsia"/>
        </w:rPr>
        <w:t xml:space="preserve">      for (k=0;k&lt;n;k++)</w:t>
      </w:r>
    </w:p>
    <w:p w:rsidR="005F1F37" w:rsidRPr="000665B4" w:rsidRDefault="005F1F37" w:rsidP="005F1F37">
      <w:pPr>
        <w:pStyle w:val="ad"/>
        <w:rPr>
          <w:rFonts w:hAnsi="宋体" w:cs="宋体"/>
        </w:rPr>
      </w:pPr>
      <w:r w:rsidRPr="000665B4">
        <w:rPr>
          <w:rFonts w:hAnsi="宋体" w:cs="宋体" w:hint="eastAsia"/>
        </w:rPr>
        <w:t xml:space="preserve">              a[0][index[k]]=b[k];</w:t>
      </w:r>
    </w:p>
    <w:p w:rsidR="005F1F37" w:rsidRPr="000665B4" w:rsidRDefault="005F1F37" w:rsidP="005F1F37">
      <w:pPr>
        <w:pStyle w:val="ad"/>
        <w:rPr>
          <w:rFonts w:hAnsi="宋体" w:cs="宋体"/>
        </w:rPr>
      </w:pPr>
      <w:r w:rsidRPr="000665B4">
        <w:rPr>
          <w:rFonts w:hAnsi="宋体" w:cs="宋体" w:hint="eastAsia"/>
        </w:rPr>
        <w:t xml:space="preserve">       for (k=0;k&lt;n;k++)</w:t>
      </w:r>
    </w:p>
    <w:p w:rsidR="005F1F37" w:rsidRPr="000665B4" w:rsidRDefault="005F1F37" w:rsidP="005F1F37">
      <w:pPr>
        <w:pStyle w:val="ad"/>
        <w:rPr>
          <w:rFonts w:hAnsi="宋体" w:cs="宋体"/>
        </w:rPr>
      </w:pPr>
      <w:r w:rsidRPr="000665B4">
        <w:rPr>
          <w:rFonts w:hAnsi="宋体" w:cs="宋体" w:hint="eastAsia"/>
        </w:rPr>
        <w:t xml:space="preserve">              b[k]=a[0][k];</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p>
    <w:p w:rsidR="005F1F37" w:rsidRPr="000665B4" w:rsidRDefault="005F1F37" w:rsidP="005F1F37">
      <w:pPr>
        <w:pStyle w:val="ad"/>
        <w:rPr>
          <w:rFonts w:hAnsi="宋体" w:cs="宋体"/>
          <w:b/>
        </w:rPr>
      </w:pPr>
      <w:r w:rsidRPr="000665B4">
        <w:rPr>
          <w:rFonts w:hAnsi="宋体" w:cs="宋体" w:hint="eastAsia"/>
          <w:b/>
        </w:rPr>
        <w:t>14.5 线性相关</w:t>
      </w:r>
    </w:p>
    <w:p w:rsidR="005F1F37" w:rsidRPr="000665B4" w:rsidRDefault="005F1F37" w:rsidP="005F1F37">
      <w:pPr>
        <w:pStyle w:val="ad"/>
        <w:rPr>
          <w:rFonts w:hAnsi="宋体" w:cs="宋体"/>
        </w:rPr>
      </w:pPr>
      <w:r w:rsidRPr="000665B4">
        <w:rPr>
          <w:rFonts w:hAnsi="宋体" w:cs="宋体" w:hint="eastAsia"/>
        </w:rPr>
        <w:t>//判线性相关(正交化)</w:t>
      </w:r>
    </w:p>
    <w:p w:rsidR="005F1F37" w:rsidRPr="000665B4" w:rsidRDefault="005F1F37" w:rsidP="005F1F37">
      <w:pPr>
        <w:pStyle w:val="ad"/>
        <w:rPr>
          <w:rFonts w:hAnsi="宋体" w:cs="宋体"/>
        </w:rPr>
      </w:pPr>
      <w:r w:rsidRPr="000665B4">
        <w:rPr>
          <w:rFonts w:hAnsi="宋体" w:cs="宋体" w:hint="eastAsia"/>
        </w:rPr>
        <w:t>//传入m个n维向量</w:t>
      </w:r>
    </w:p>
    <w:p w:rsidR="005F1F37" w:rsidRPr="000665B4" w:rsidRDefault="005F1F37" w:rsidP="005F1F37">
      <w:pPr>
        <w:pStyle w:val="ad"/>
        <w:rPr>
          <w:rFonts w:hAnsi="宋体" w:cs="宋体"/>
        </w:rPr>
      </w:pPr>
      <w:r w:rsidRPr="000665B4">
        <w:rPr>
          <w:rFonts w:hAnsi="宋体" w:cs="宋体" w:hint="eastAsia"/>
        </w:rPr>
        <w:t>#include &lt;math.h&gt;</w:t>
      </w:r>
    </w:p>
    <w:p w:rsidR="005F1F37" w:rsidRPr="000665B4" w:rsidRDefault="005F1F37" w:rsidP="005F1F37">
      <w:pPr>
        <w:pStyle w:val="ad"/>
        <w:rPr>
          <w:rFonts w:hAnsi="宋体" w:cs="宋体"/>
        </w:rPr>
      </w:pPr>
      <w:r w:rsidRPr="000665B4">
        <w:rPr>
          <w:rFonts w:hAnsi="宋体" w:cs="宋体" w:hint="eastAsia"/>
        </w:rPr>
        <w:t>#define MAXN 100</w:t>
      </w:r>
    </w:p>
    <w:p w:rsidR="005F1F37" w:rsidRPr="000665B4" w:rsidRDefault="005F1F37" w:rsidP="005F1F37">
      <w:pPr>
        <w:pStyle w:val="ad"/>
        <w:rPr>
          <w:rFonts w:hAnsi="宋体" w:cs="宋体"/>
        </w:rPr>
      </w:pPr>
      <w:r w:rsidRPr="000665B4">
        <w:rPr>
          <w:rFonts w:hAnsi="宋体" w:cs="宋体" w:hint="eastAsia"/>
        </w:rPr>
        <w:t>#define eps 1e-10</w:t>
      </w:r>
    </w:p>
    <w:p w:rsidR="005F1F37" w:rsidRPr="000665B4" w:rsidRDefault="005F1F37" w:rsidP="005F1F37">
      <w:pPr>
        <w:pStyle w:val="ad"/>
        <w:rPr>
          <w:rFonts w:hAnsi="宋体" w:cs="宋体"/>
        </w:rPr>
      </w:pPr>
      <w:r w:rsidRPr="000665B4">
        <w:rPr>
          <w:rFonts w:hAnsi="宋体" w:cs="宋体" w:hint="eastAsia"/>
        </w:rPr>
        <w:t>int linear_dependent(int m,int n,double vec[][MAXN]){</w:t>
      </w:r>
    </w:p>
    <w:p w:rsidR="005F1F37" w:rsidRPr="000665B4" w:rsidRDefault="005F1F37" w:rsidP="005F1F37">
      <w:pPr>
        <w:pStyle w:val="ad"/>
        <w:rPr>
          <w:rFonts w:hAnsi="宋体" w:cs="宋体"/>
        </w:rPr>
      </w:pPr>
      <w:r w:rsidRPr="000665B4">
        <w:rPr>
          <w:rFonts w:hAnsi="宋体" w:cs="宋体" w:hint="eastAsia"/>
        </w:rPr>
        <w:t xml:space="preserve">       double ort[MAXN][MAXN],e;</w:t>
      </w:r>
    </w:p>
    <w:p w:rsidR="005F1F37" w:rsidRPr="000665B4" w:rsidRDefault="005F1F37" w:rsidP="005F1F37">
      <w:pPr>
        <w:pStyle w:val="ad"/>
        <w:rPr>
          <w:rFonts w:hAnsi="宋体" w:cs="宋体"/>
        </w:rPr>
      </w:pPr>
      <w:r w:rsidRPr="000665B4">
        <w:rPr>
          <w:rFonts w:hAnsi="宋体" w:cs="宋体" w:hint="eastAsia"/>
        </w:rPr>
        <w:t xml:space="preserve">       int i,j,k;</w:t>
      </w:r>
    </w:p>
    <w:p w:rsidR="005F1F37" w:rsidRPr="000665B4" w:rsidRDefault="005F1F37" w:rsidP="005F1F37">
      <w:pPr>
        <w:pStyle w:val="ad"/>
        <w:rPr>
          <w:rFonts w:hAnsi="宋体" w:cs="宋体"/>
        </w:rPr>
      </w:pPr>
      <w:r w:rsidRPr="000665B4">
        <w:rPr>
          <w:rFonts w:hAnsi="宋体" w:cs="宋体" w:hint="eastAsia"/>
        </w:rPr>
        <w:t xml:space="preserve">       if (m&gt;n)</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rPr>
      </w:pPr>
      <w:r w:rsidRPr="000665B4">
        <w:rPr>
          <w:rFonts w:hAnsi="宋体" w:cs="宋体" w:hint="eastAsia"/>
        </w:rPr>
        <w:t xml:space="preserve">       for (i=0;i&lt;m;i++){</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rPr>
      </w:pPr>
      <w:r w:rsidRPr="000665B4">
        <w:rPr>
          <w:rFonts w:hAnsi="宋体" w:cs="宋体" w:hint="eastAsia"/>
        </w:rPr>
        <w:t xml:space="preserve">                     ort[i][j]=vec[i][j];</w:t>
      </w:r>
    </w:p>
    <w:p w:rsidR="005F1F37" w:rsidRPr="000665B4" w:rsidRDefault="005F1F37" w:rsidP="005F1F37">
      <w:pPr>
        <w:pStyle w:val="ad"/>
        <w:rPr>
          <w:rFonts w:hAnsi="宋体" w:cs="宋体"/>
        </w:rPr>
      </w:pPr>
      <w:r w:rsidRPr="000665B4">
        <w:rPr>
          <w:rFonts w:hAnsi="宋体" w:cs="宋体" w:hint="eastAsia"/>
        </w:rPr>
        <w:t xml:space="preserve">              for (k=0;k&lt;i;k++){</w:t>
      </w:r>
    </w:p>
    <w:p w:rsidR="005F1F37" w:rsidRPr="000665B4" w:rsidRDefault="005F1F37" w:rsidP="005F1F37">
      <w:pPr>
        <w:pStyle w:val="ad"/>
        <w:rPr>
          <w:rFonts w:hAnsi="宋体" w:cs="宋体"/>
        </w:rPr>
      </w:pPr>
      <w:r w:rsidRPr="000665B4">
        <w:rPr>
          <w:rFonts w:hAnsi="宋体" w:cs="宋体" w:hint="eastAsia"/>
        </w:rPr>
        <w:t xml:space="preserve">                     for (e=j=0;j&lt;n;j++)</w:t>
      </w:r>
    </w:p>
    <w:p w:rsidR="005F1F37" w:rsidRPr="000665B4" w:rsidRDefault="005F1F37" w:rsidP="005F1F37">
      <w:pPr>
        <w:pStyle w:val="ad"/>
        <w:rPr>
          <w:rFonts w:hAnsi="宋体" w:cs="宋体"/>
        </w:rPr>
      </w:pPr>
      <w:r w:rsidRPr="000665B4">
        <w:rPr>
          <w:rFonts w:hAnsi="宋体" w:cs="宋体" w:hint="eastAsia"/>
        </w:rPr>
        <w:t xml:space="preserve">                            e+=ort[i][j]*ort[k][j];</w:t>
      </w:r>
    </w:p>
    <w:p w:rsidR="005F1F37" w:rsidRPr="000665B4" w:rsidRDefault="005F1F37" w:rsidP="005F1F37">
      <w:pPr>
        <w:pStyle w:val="ad"/>
        <w:rPr>
          <w:rFonts w:hAnsi="宋体" w:cs="宋体"/>
        </w:rPr>
      </w:pPr>
      <w:r w:rsidRPr="000665B4">
        <w:rPr>
          <w:rFonts w:hAnsi="宋体" w:cs="宋体" w:hint="eastAsia"/>
        </w:rPr>
        <w:t xml:space="preserve">                     for (j=0;j&lt;n;j++)</w:t>
      </w:r>
    </w:p>
    <w:p w:rsidR="005F1F37" w:rsidRPr="000665B4" w:rsidRDefault="005F1F37" w:rsidP="005F1F37">
      <w:pPr>
        <w:pStyle w:val="ad"/>
        <w:rPr>
          <w:rFonts w:hAnsi="宋体" w:cs="宋体"/>
          <w:lang w:val="pt-BR"/>
        </w:rPr>
      </w:pPr>
      <w:r w:rsidRPr="000665B4">
        <w:rPr>
          <w:rFonts w:hAnsi="宋体" w:cs="宋体" w:hint="eastAsia"/>
          <w:lang w:val="pt-BR"/>
        </w:rPr>
        <w:t xml:space="preserve">                            ort[i][j]-=e*ort[k][j];</w:t>
      </w:r>
    </w:p>
    <w:p w:rsidR="005F1F37" w:rsidRPr="000665B4" w:rsidRDefault="005F1F37" w:rsidP="005F1F37">
      <w:pPr>
        <w:pStyle w:val="ad"/>
        <w:rPr>
          <w:rFonts w:hAnsi="宋体" w:cs="宋体"/>
          <w:lang w:val="pt-BR"/>
        </w:rPr>
      </w:pPr>
      <w:r w:rsidRPr="000665B4">
        <w:rPr>
          <w:rFonts w:hAnsi="宋体" w:cs="宋体" w:hint="eastAsia"/>
          <w:lang w:val="pt-BR"/>
        </w:rPr>
        <w:t xml:space="preserve">                     for (e=j=0;j&lt;n;j++)</w:t>
      </w:r>
    </w:p>
    <w:p w:rsidR="005F1F37" w:rsidRPr="000665B4" w:rsidRDefault="005F1F37" w:rsidP="005F1F37">
      <w:pPr>
        <w:pStyle w:val="ad"/>
        <w:rPr>
          <w:rFonts w:hAnsi="宋体" w:cs="宋体"/>
        </w:rPr>
      </w:pPr>
      <w:r w:rsidRPr="000665B4">
        <w:rPr>
          <w:rFonts w:hAnsi="宋体" w:cs="宋体" w:hint="eastAsia"/>
        </w:rPr>
        <w:t xml:space="preserve">                            e+=ort[i][j]*ort[i][j];</w:t>
      </w:r>
    </w:p>
    <w:p w:rsidR="005F1F37" w:rsidRPr="000665B4" w:rsidRDefault="005F1F37" w:rsidP="005F1F37">
      <w:pPr>
        <w:pStyle w:val="ad"/>
        <w:rPr>
          <w:rFonts w:hAnsi="宋体" w:cs="宋体"/>
        </w:rPr>
      </w:pPr>
      <w:r w:rsidRPr="000665B4">
        <w:rPr>
          <w:rFonts w:hAnsi="宋体" w:cs="宋体" w:hint="eastAsia"/>
        </w:rPr>
        <w:t xml:space="preserve">                     if (fabs(e=sqrt(e))&lt;eps)</w:t>
      </w:r>
    </w:p>
    <w:p w:rsidR="005F1F37" w:rsidRPr="000665B4" w:rsidRDefault="005F1F37" w:rsidP="005F1F37">
      <w:pPr>
        <w:pStyle w:val="ad"/>
        <w:rPr>
          <w:rFonts w:hAnsi="宋体" w:cs="宋体"/>
        </w:rPr>
      </w:pPr>
      <w:r w:rsidRPr="000665B4">
        <w:rPr>
          <w:rFonts w:hAnsi="宋体" w:cs="宋体" w:hint="eastAsia"/>
        </w:rPr>
        <w:t xml:space="preserve">                            return 1;</w:t>
      </w:r>
    </w:p>
    <w:p w:rsidR="005F1F37" w:rsidRPr="000665B4" w:rsidRDefault="005F1F37" w:rsidP="005F1F37">
      <w:pPr>
        <w:pStyle w:val="ad"/>
        <w:rPr>
          <w:rFonts w:hAnsi="宋体" w:cs="宋体"/>
          <w:lang w:val="pt-BR"/>
        </w:rPr>
      </w:pPr>
      <w:r w:rsidRPr="000665B4">
        <w:rPr>
          <w:rFonts w:hAnsi="宋体" w:cs="宋体" w:hint="eastAsia"/>
          <w:lang w:val="pt-BR"/>
        </w:rPr>
        <w:t xml:space="preserve">                     for (j=0;j&lt;n;j++)</w:t>
      </w:r>
    </w:p>
    <w:p w:rsidR="005F1F37" w:rsidRPr="000665B4" w:rsidRDefault="005F1F37" w:rsidP="005F1F37">
      <w:pPr>
        <w:pStyle w:val="ad"/>
        <w:rPr>
          <w:rFonts w:hAnsi="宋体" w:cs="宋体"/>
          <w:lang w:val="pt-BR"/>
        </w:rPr>
      </w:pPr>
      <w:r w:rsidRPr="000665B4">
        <w:rPr>
          <w:rFonts w:hAnsi="宋体" w:cs="宋体" w:hint="eastAsia"/>
          <w:lang w:val="pt-BR"/>
        </w:rPr>
        <w:t xml:space="preserve">                            ort[i][j]/=e;</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w:t>
      </w:r>
    </w:p>
    <w:p w:rsidR="005F1F37" w:rsidRPr="000665B4" w:rsidRDefault="005F1F37" w:rsidP="005F1F37">
      <w:pPr>
        <w:pStyle w:val="ad"/>
        <w:rPr>
          <w:rFonts w:hAnsi="宋体" w:cs="宋体"/>
          <w:lang w:val="pt-BR"/>
        </w:rPr>
      </w:pPr>
      <w:r w:rsidRPr="000665B4">
        <w:rPr>
          <w:rFonts w:hAnsi="宋体" w:cs="宋体" w:hint="eastAsia"/>
          <w:lang w:val="pt-BR"/>
        </w:rPr>
        <w:t xml:space="preserve">       return 0;</w:t>
      </w:r>
    </w:p>
    <w:p w:rsidR="005F1F37" w:rsidRPr="000665B4" w:rsidRDefault="005F1F37" w:rsidP="005F1F37">
      <w:pPr>
        <w:pStyle w:val="ad"/>
        <w:rPr>
          <w:rFonts w:hAnsi="宋体" w:cs="宋体"/>
          <w:lang w:val="pt-BR"/>
        </w:rPr>
      </w:pPr>
      <w:r w:rsidRPr="000665B4">
        <w:rPr>
          <w:rFonts w:hAnsi="宋体" w:cs="宋体" w:hint="eastAsia"/>
          <w:lang w:val="pt-BR"/>
        </w:rPr>
        <w:t>}</w:t>
      </w:r>
    </w:p>
    <w:p w:rsidR="005F1F37" w:rsidRPr="000665B4" w:rsidRDefault="005F1F37" w:rsidP="005F1F37">
      <w:pPr>
        <w:pStyle w:val="ad"/>
        <w:rPr>
          <w:rFonts w:hAnsi="宋体" w:cs="宋体"/>
          <w:lang w:val="pt-BR"/>
        </w:rPr>
      </w:pPr>
    </w:p>
    <w:p w:rsidR="005F1F37" w:rsidRPr="000665B4" w:rsidRDefault="005F1F37" w:rsidP="005F1F37">
      <w:pPr>
        <w:pStyle w:val="ad"/>
        <w:rPr>
          <w:rFonts w:hAnsi="宋体" w:cs="宋体"/>
          <w:b/>
          <w:lang w:val="pt-BR"/>
        </w:rPr>
      </w:pPr>
      <w:r w:rsidRPr="000665B4">
        <w:rPr>
          <w:rFonts w:hAnsi="宋体" w:cs="宋体" w:hint="eastAsia"/>
          <w:b/>
          <w:lang w:val="pt-BR"/>
        </w:rPr>
        <w:t xml:space="preserve">14.6 </w:t>
      </w:r>
      <w:r w:rsidRPr="000665B4">
        <w:rPr>
          <w:rFonts w:hAnsi="宋体" w:cs="宋体" w:hint="eastAsia"/>
          <w:b/>
        </w:rPr>
        <w:t>日期</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日期函数</w:t>
      </w:r>
    </w:p>
    <w:p w:rsidR="005F1F37" w:rsidRPr="000665B4" w:rsidRDefault="005F1F37" w:rsidP="005F1F37">
      <w:pPr>
        <w:pStyle w:val="ad"/>
        <w:rPr>
          <w:rFonts w:hAnsi="宋体" w:cs="宋体"/>
          <w:lang w:val="pt-BR"/>
        </w:rPr>
      </w:pPr>
      <w:r w:rsidRPr="000665B4">
        <w:rPr>
          <w:rFonts w:hAnsi="宋体" w:cs="宋体" w:hint="eastAsia"/>
          <w:lang w:val="pt-BR"/>
        </w:rPr>
        <w:t>int days[12]={31,28,31,30,31,30,31,31,30,31,30,31};</w:t>
      </w:r>
    </w:p>
    <w:p w:rsidR="005F1F37" w:rsidRPr="000665B4" w:rsidRDefault="005F1F37" w:rsidP="005F1F37">
      <w:pPr>
        <w:pStyle w:val="ad"/>
        <w:rPr>
          <w:rFonts w:hAnsi="宋体" w:cs="宋体"/>
          <w:lang w:val="pt-BR"/>
        </w:rPr>
      </w:pPr>
      <w:r w:rsidRPr="000665B4">
        <w:rPr>
          <w:rFonts w:hAnsi="宋体" w:cs="宋体" w:hint="eastAsia"/>
          <w:lang w:val="pt-BR"/>
        </w:rPr>
        <w:lastRenderedPageBreak/>
        <w:t>struct date{</w:t>
      </w:r>
    </w:p>
    <w:p w:rsidR="005F1F37" w:rsidRPr="000665B4" w:rsidRDefault="005F1F37" w:rsidP="005F1F37">
      <w:pPr>
        <w:pStyle w:val="ad"/>
        <w:rPr>
          <w:rFonts w:hAnsi="宋体" w:cs="宋体"/>
          <w:lang w:val="pt-BR"/>
        </w:rPr>
      </w:pPr>
      <w:r w:rsidRPr="000665B4">
        <w:rPr>
          <w:rFonts w:hAnsi="宋体" w:cs="宋体" w:hint="eastAsia"/>
          <w:lang w:val="pt-BR"/>
        </w:rPr>
        <w:t xml:space="preserve">       int year,month,day;</w:t>
      </w:r>
    </w:p>
    <w:p w:rsidR="005F1F37" w:rsidRPr="000665B4" w:rsidRDefault="005F1F37" w:rsidP="005F1F37">
      <w:pPr>
        <w:pStyle w:val="ad"/>
        <w:rPr>
          <w:rFonts w:hAnsi="宋体" w:cs="宋体"/>
          <w:lang w:val="pt-BR"/>
        </w:rPr>
      </w:pPr>
      <w:r w:rsidRPr="000665B4">
        <w:rPr>
          <w:rFonts w:hAnsi="宋体" w:cs="宋体" w:hint="eastAsia"/>
          <w:lang w:val="pt-BR"/>
        </w:rPr>
        <w:t>};</w:t>
      </w:r>
    </w:p>
    <w:p w:rsidR="005F1F37" w:rsidRPr="000665B4" w:rsidRDefault="005F1F37" w:rsidP="005F1F37">
      <w:pPr>
        <w:pStyle w:val="ad"/>
        <w:rPr>
          <w:rFonts w:hAnsi="宋体" w:cs="宋体"/>
          <w:lang w:val="pt-BR"/>
        </w:rPr>
      </w:pPr>
      <w:r w:rsidRPr="000665B4">
        <w:rPr>
          <w:rFonts w:hAnsi="宋体" w:cs="宋体" w:hint="eastAsia"/>
          <w:lang w:val="pt-BR"/>
        </w:rPr>
        <w:t>//</w:t>
      </w:r>
      <w:r w:rsidRPr="000665B4">
        <w:rPr>
          <w:rFonts w:hAnsi="宋体" w:cs="宋体" w:hint="eastAsia"/>
        </w:rPr>
        <w:t>判闰年</w:t>
      </w:r>
    </w:p>
    <w:p w:rsidR="005F1F37" w:rsidRPr="000665B4" w:rsidRDefault="005F1F37" w:rsidP="005F1F37">
      <w:pPr>
        <w:pStyle w:val="ad"/>
        <w:rPr>
          <w:rFonts w:hAnsi="宋体" w:cs="宋体"/>
          <w:lang w:val="pt-BR"/>
        </w:rPr>
      </w:pPr>
      <w:r w:rsidRPr="000665B4">
        <w:rPr>
          <w:rFonts w:hAnsi="宋体" w:cs="宋体" w:hint="eastAsia"/>
          <w:lang w:val="pt-BR"/>
        </w:rPr>
        <w:t>inline int leap(int year){</w:t>
      </w:r>
    </w:p>
    <w:p w:rsidR="005F1F37" w:rsidRPr="000665B4" w:rsidRDefault="005F1F37" w:rsidP="005F1F37">
      <w:pPr>
        <w:pStyle w:val="ad"/>
        <w:rPr>
          <w:rFonts w:hAnsi="宋体" w:cs="宋体"/>
          <w:lang w:val="pt-BR"/>
        </w:rPr>
      </w:pPr>
      <w:r w:rsidRPr="000665B4">
        <w:rPr>
          <w:rFonts w:hAnsi="宋体" w:cs="宋体" w:hint="eastAsia"/>
          <w:lang w:val="pt-BR"/>
        </w:rPr>
        <w:t xml:space="preserve">       return (year%4==0&amp;&amp;year%100!=0)||year%400==0;</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//判合法性</w:t>
      </w:r>
    </w:p>
    <w:p w:rsidR="005F1F37" w:rsidRPr="000665B4" w:rsidRDefault="005F1F37" w:rsidP="005F1F37">
      <w:pPr>
        <w:pStyle w:val="ad"/>
        <w:rPr>
          <w:rFonts w:hAnsi="宋体" w:cs="宋体"/>
        </w:rPr>
      </w:pPr>
      <w:r w:rsidRPr="000665B4">
        <w:rPr>
          <w:rFonts w:hAnsi="宋体" w:cs="宋体" w:hint="eastAsia"/>
        </w:rPr>
        <w:t>inline int legal(date a){</w:t>
      </w:r>
    </w:p>
    <w:p w:rsidR="005F1F37" w:rsidRPr="000665B4" w:rsidRDefault="005F1F37" w:rsidP="005F1F37">
      <w:pPr>
        <w:pStyle w:val="ad"/>
        <w:rPr>
          <w:rFonts w:hAnsi="宋体" w:cs="宋体"/>
        </w:rPr>
      </w:pPr>
      <w:r w:rsidRPr="000665B4">
        <w:rPr>
          <w:rFonts w:hAnsi="宋体" w:cs="宋体" w:hint="eastAsia"/>
        </w:rPr>
        <w:t xml:space="preserve">       if (a.month&lt;0||a.month&gt;12)</w:t>
      </w:r>
    </w:p>
    <w:p w:rsidR="005F1F37" w:rsidRPr="000665B4" w:rsidRDefault="005F1F37" w:rsidP="005F1F37">
      <w:pPr>
        <w:pStyle w:val="ad"/>
        <w:rPr>
          <w:rFonts w:hAnsi="宋体" w:cs="宋体"/>
        </w:rPr>
      </w:pPr>
      <w:r w:rsidRPr="000665B4">
        <w:rPr>
          <w:rFonts w:hAnsi="宋体" w:cs="宋体" w:hint="eastAsia"/>
        </w:rPr>
        <w:t xml:space="preserve">              return 0;</w:t>
      </w:r>
    </w:p>
    <w:p w:rsidR="005F1F37" w:rsidRPr="000665B4" w:rsidRDefault="005F1F37" w:rsidP="005F1F37">
      <w:pPr>
        <w:pStyle w:val="ad"/>
        <w:rPr>
          <w:rFonts w:hAnsi="宋体" w:cs="宋体"/>
        </w:rPr>
      </w:pPr>
      <w:r w:rsidRPr="000665B4">
        <w:rPr>
          <w:rFonts w:hAnsi="宋体" w:cs="宋体" w:hint="eastAsia"/>
        </w:rPr>
        <w:t xml:space="preserve">       if (a.month==2)</w:t>
      </w:r>
    </w:p>
    <w:p w:rsidR="005F1F37" w:rsidRPr="000665B4" w:rsidRDefault="005F1F37" w:rsidP="005F1F37">
      <w:pPr>
        <w:pStyle w:val="ad"/>
        <w:rPr>
          <w:rFonts w:hAnsi="宋体" w:cs="宋体"/>
        </w:rPr>
      </w:pPr>
      <w:r w:rsidRPr="000665B4">
        <w:rPr>
          <w:rFonts w:hAnsi="宋体" w:cs="宋体" w:hint="eastAsia"/>
        </w:rPr>
        <w:t xml:space="preserve">              return a.day&gt;0&amp;&amp;a.day&lt;=28+leap(a.year);</w:t>
      </w:r>
    </w:p>
    <w:p w:rsidR="005F1F37" w:rsidRPr="000665B4" w:rsidRDefault="005F1F37" w:rsidP="005F1F37">
      <w:pPr>
        <w:pStyle w:val="ad"/>
        <w:rPr>
          <w:rFonts w:hAnsi="宋体" w:cs="宋体"/>
        </w:rPr>
      </w:pPr>
      <w:r w:rsidRPr="000665B4">
        <w:rPr>
          <w:rFonts w:hAnsi="宋体" w:cs="宋体" w:hint="eastAsia"/>
        </w:rPr>
        <w:t xml:space="preserve">       return a.day&gt;0&amp;&amp;a.day&lt;=days[a.month-1];</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//比较日期大小</w:t>
      </w:r>
    </w:p>
    <w:p w:rsidR="005F1F37" w:rsidRPr="000665B4" w:rsidRDefault="005F1F37" w:rsidP="005F1F37">
      <w:pPr>
        <w:pStyle w:val="ad"/>
        <w:rPr>
          <w:rFonts w:hAnsi="宋体" w:cs="宋体"/>
        </w:rPr>
      </w:pPr>
      <w:r w:rsidRPr="000665B4">
        <w:rPr>
          <w:rFonts w:hAnsi="宋体" w:cs="宋体" w:hint="eastAsia"/>
        </w:rPr>
        <w:t>inline int datecmp(date a,date b){</w:t>
      </w:r>
    </w:p>
    <w:p w:rsidR="005F1F37" w:rsidRPr="000665B4" w:rsidRDefault="005F1F37" w:rsidP="005F1F37">
      <w:pPr>
        <w:pStyle w:val="ad"/>
        <w:rPr>
          <w:rFonts w:hAnsi="宋体" w:cs="宋体"/>
        </w:rPr>
      </w:pPr>
      <w:r w:rsidRPr="000665B4">
        <w:rPr>
          <w:rFonts w:hAnsi="宋体" w:cs="宋体" w:hint="eastAsia"/>
        </w:rPr>
        <w:t xml:space="preserve">   if (a.year!=b.year)</w:t>
      </w:r>
    </w:p>
    <w:p w:rsidR="005F1F37" w:rsidRPr="000665B4" w:rsidRDefault="005F1F37" w:rsidP="005F1F37">
      <w:pPr>
        <w:pStyle w:val="ad"/>
        <w:rPr>
          <w:rFonts w:hAnsi="宋体" w:cs="宋体"/>
        </w:rPr>
      </w:pPr>
      <w:r w:rsidRPr="000665B4">
        <w:rPr>
          <w:rFonts w:hAnsi="宋体" w:cs="宋体" w:hint="eastAsia"/>
        </w:rPr>
        <w:t xml:space="preserve">          return a.year-b.year;</w:t>
      </w:r>
    </w:p>
    <w:p w:rsidR="005F1F37" w:rsidRPr="000665B4" w:rsidRDefault="005F1F37" w:rsidP="005F1F37">
      <w:pPr>
        <w:pStyle w:val="ad"/>
        <w:rPr>
          <w:rFonts w:hAnsi="宋体" w:cs="宋体"/>
        </w:rPr>
      </w:pPr>
      <w:r w:rsidRPr="000665B4">
        <w:rPr>
          <w:rFonts w:hAnsi="宋体" w:cs="宋体" w:hint="eastAsia"/>
        </w:rPr>
        <w:t xml:space="preserve">   if (a.month!=b.month)</w:t>
      </w:r>
    </w:p>
    <w:p w:rsidR="005F1F37" w:rsidRPr="000665B4" w:rsidRDefault="005F1F37" w:rsidP="005F1F37">
      <w:pPr>
        <w:pStyle w:val="ad"/>
        <w:rPr>
          <w:rFonts w:hAnsi="宋体" w:cs="宋体"/>
        </w:rPr>
      </w:pPr>
      <w:r w:rsidRPr="000665B4">
        <w:rPr>
          <w:rFonts w:hAnsi="宋体" w:cs="宋体" w:hint="eastAsia"/>
        </w:rPr>
        <w:t xml:space="preserve">          return a.month-b.month;</w:t>
      </w:r>
    </w:p>
    <w:p w:rsidR="005F1F37" w:rsidRPr="000665B4" w:rsidRDefault="005F1F37" w:rsidP="005F1F37">
      <w:pPr>
        <w:pStyle w:val="ad"/>
        <w:rPr>
          <w:rFonts w:hAnsi="宋体" w:cs="宋体"/>
        </w:rPr>
      </w:pPr>
      <w:r w:rsidRPr="000665B4">
        <w:rPr>
          <w:rFonts w:hAnsi="宋体" w:cs="宋体" w:hint="eastAsia"/>
        </w:rPr>
        <w:t xml:space="preserve">   return a.day-b.day;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//返回指定日期是星期几</w:t>
      </w:r>
    </w:p>
    <w:p w:rsidR="005F1F37" w:rsidRPr="000665B4" w:rsidRDefault="005F1F37" w:rsidP="005F1F37">
      <w:pPr>
        <w:pStyle w:val="ad"/>
        <w:rPr>
          <w:rFonts w:hAnsi="宋体" w:cs="宋体"/>
        </w:rPr>
      </w:pPr>
      <w:r w:rsidRPr="000665B4">
        <w:rPr>
          <w:rFonts w:hAnsi="宋体" w:cs="宋体" w:hint="eastAsia"/>
        </w:rPr>
        <w:t>int weekday(date a){</w:t>
      </w:r>
    </w:p>
    <w:p w:rsidR="005F1F37" w:rsidRPr="000665B4" w:rsidRDefault="005F1F37" w:rsidP="005F1F37">
      <w:pPr>
        <w:pStyle w:val="ad"/>
        <w:rPr>
          <w:rFonts w:hAnsi="宋体" w:cs="宋体"/>
        </w:rPr>
      </w:pPr>
      <w:r w:rsidRPr="000665B4">
        <w:rPr>
          <w:rFonts w:hAnsi="宋体" w:cs="宋体" w:hint="eastAsia"/>
        </w:rPr>
        <w:t xml:space="preserve">       int tm=a.month&gt;=3?(a.month-2):(a.month+10);</w:t>
      </w:r>
    </w:p>
    <w:p w:rsidR="005F1F37" w:rsidRPr="000665B4" w:rsidRDefault="005F1F37" w:rsidP="005F1F37">
      <w:pPr>
        <w:pStyle w:val="ad"/>
        <w:rPr>
          <w:rFonts w:hAnsi="宋体" w:cs="宋体"/>
        </w:rPr>
      </w:pPr>
      <w:r w:rsidRPr="000665B4">
        <w:rPr>
          <w:rFonts w:hAnsi="宋体" w:cs="宋体" w:hint="eastAsia"/>
        </w:rPr>
        <w:t xml:space="preserve">       int ty=a.month&gt;=3?a.year:(a.year-1);</w:t>
      </w:r>
    </w:p>
    <w:p w:rsidR="005F1F37" w:rsidRPr="000665B4" w:rsidRDefault="005F1F37" w:rsidP="005F1F37">
      <w:pPr>
        <w:pStyle w:val="ad"/>
        <w:rPr>
          <w:rFonts w:hAnsi="宋体" w:cs="宋体"/>
        </w:rPr>
      </w:pPr>
      <w:r w:rsidRPr="000665B4">
        <w:rPr>
          <w:rFonts w:hAnsi="宋体" w:cs="宋体" w:hint="eastAsia"/>
        </w:rPr>
        <w:t xml:space="preserve">       return (ty+ty/4-ty/100+ty/400+(int)(2.6*tm-0.2)+a.day)%7;</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//日期转天数偏移</w:t>
      </w:r>
    </w:p>
    <w:p w:rsidR="005F1F37" w:rsidRPr="000665B4" w:rsidRDefault="005F1F37" w:rsidP="005F1F37">
      <w:pPr>
        <w:pStyle w:val="ad"/>
        <w:rPr>
          <w:rFonts w:hAnsi="宋体" w:cs="宋体"/>
        </w:rPr>
      </w:pPr>
      <w:r w:rsidRPr="000665B4">
        <w:rPr>
          <w:rFonts w:hAnsi="宋体" w:cs="宋体" w:hint="eastAsia"/>
        </w:rPr>
        <w:t>int date2int(date a){</w:t>
      </w:r>
    </w:p>
    <w:p w:rsidR="005F1F37" w:rsidRPr="000665B4" w:rsidRDefault="005F1F37" w:rsidP="005F1F37">
      <w:pPr>
        <w:pStyle w:val="ad"/>
        <w:rPr>
          <w:rFonts w:hAnsi="宋体" w:cs="宋体"/>
        </w:rPr>
      </w:pPr>
      <w:r w:rsidRPr="000665B4">
        <w:rPr>
          <w:rFonts w:hAnsi="宋体" w:cs="宋体" w:hint="eastAsia"/>
        </w:rPr>
        <w:t xml:space="preserve">       int ret=a.year*365+(a.year-1)/4-(a.year-1)/100+(a.year-1)/400,i;</w:t>
      </w:r>
    </w:p>
    <w:p w:rsidR="005F1F37" w:rsidRPr="000665B4" w:rsidRDefault="005F1F37" w:rsidP="005F1F37">
      <w:pPr>
        <w:pStyle w:val="ad"/>
        <w:rPr>
          <w:rFonts w:hAnsi="宋体" w:cs="宋体"/>
        </w:rPr>
      </w:pPr>
      <w:r w:rsidRPr="000665B4">
        <w:rPr>
          <w:rFonts w:hAnsi="宋体" w:cs="宋体" w:hint="eastAsia"/>
        </w:rPr>
        <w:t xml:space="preserve">       days[1]+=leap(a.year);</w:t>
      </w:r>
    </w:p>
    <w:p w:rsidR="005F1F37" w:rsidRPr="000665B4" w:rsidRDefault="005F1F37" w:rsidP="005F1F37">
      <w:pPr>
        <w:pStyle w:val="ad"/>
        <w:rPr>
          <w:rFonts w:hAnsi="宋体" w:cs="宋体"/>
        </w:rPr>
      </w:pPr>
      <w:r w:rsidRPr="000665B4">
        <w:rPr>
          <w:rFonts w:hAnsi="宋体" w:cs="宋体" w:hint="eastAsia"/>
        </w:rPr>
        <w:t xml:space="preserve">       for (i=0;i&lt;a.month-1;ret+=days[i++]);</w:t>
      </w:r>
    </w:p>
    <w:p w:rsidR="005F1F37" w:rsidRPr="000665B4" w:rsidRDefault="005F1F37" w:rsidP="005F1F37">
      <w:pPr>
        <w:pStyle w:val="ad"/>
        <w:rPr>
          <w:rFonts w:hAnsi="宋体" w:cs="宋体"/>
        </w:rPr>
      </w:pPr>
      <w:r w:rsidRPr="000665B4">
        <w:rPr>
          <w:rFonts w:hAnsi="宋体" w:cs="宋体" w:hint="eastAsia"/>
        </w:rPr>
        <w:t xml:space="preserve">       days[1]=28;</w:t>
      </w:r>
    </w:p>
    <w:p w:rsidR="005F1F37" w:rsidRPr="000665B4" w:rsidRDefault="005F1F37" w:rsidP="005F1F37">
      <w:pPr>
        <w:pStyle w:val="ad"/>
        <w:rPr>
          <w:rFonts w:hAnsi="宋体" w:cs="宋体"/>
        </w:rPr>
      </w:pPr>
      <w:r w:rsidRPr="000665B4">
        <w:rPr>
          <w:rFonts w:hAnsi="宋体" w:cs="宋体" w:hint="eastAsia"/>
        </w:rPr>
        <w:t xml:space="preserve">       return ret+a.day;</w:t>
      </w:r>
    </w:p>
    <w:p w:rsidR="005F1F37" w:rsidRPr="000665B4" w:rsidRDefault="005F1F37" w:rsidP="005F1F37">
      <w:pPr>
        <w:pStyle w:val="ad"/>
        <w:rPr>
          <w:rFonts w:hAnsi="宋体" w:cs="宋体"/>
        </w:rPr>
      </w:pPr>
      <w:r w:rsidRPr="000665B4">
        <w:rPr>
          <w:rFonts w:hAnsi="宋体" w:cs="宋体" w:hint="eastAsia"/>
        </w:rPr>
        <w:t>}</w:t>
      </w:r>
    </w:p>
    <w:p w:rsidR="005F1F37" w:rsidRPr="000665B4" w:rsidRDefault="005F1F37" w:rsidP="005F1F37">
      <w:pPr>
        <w:pStyle w:val="ad"/>
        <w:rPr>
          <w:rFonts w:hAnsi="宋体" w:cs="宋体"/>
        </w:rPr>
      </w:pPr>
      <w:r w:rsidRPr="000665B4">
        <w:rPr>
          <w:rFonts w:hAnsi="宋体" w:cs="宋体" w:hint="eastAsia"/>
        </w:rPr>
        <w:t xml:space="preserve"> </w:t>
      </w:r>
    </w:p>
    <w:p w:rsidR="005F1F37" w:rsidRPr="000665B4" w:rsidRDefault="005F1F37" w:rsidP="005F1F37">
      <w:pPr>
        <w:pStyle w:val="ad"/>
        <w:rPr>
          <w:rFonts w:hAnsi="宋体" w:cs="宋体"/>
        </w:rPr>
      </w:pPr>
      <w:r w:rsidRPr="000665B4">
        <w:rPr>
          <w:rFonts w:hAnsi="宋体" w:cs="宋体" w:hint="eastAsia"/>
        </w:rPr>
        <w:t>//天数偏移转日期</w:t>
      </w:r>
    </w:p>
    <w:p w:rsidR="005F1F37" w:rsidRPr="000665B4" w:rsidRDefault="005F1F37" w:rsidP="005F1F37">
      <w:pPr>
        <w:pStyle w:val="ad"/>
        <w:rPr>
          <w:rFonts w:hAnsi="宋体" w:cs="宋体"/>
        </w:rPr>
      </w:pPr>
      <w:r w:rsidRPr="000665B4">
        <w:rPr>
          <w:rFonts w:hAnsi="宋体" w:cs="宋体" w:hint="eastAsia"/>
        </w:rPr>
        <w:t>date int2date(int a){</w:t>
      </w:r>
    </w:p>
    <w:p w:rsidR="005F1F37" w:rsidRPr="000665B4" w:rsidRDefault="005F1F37" w:rsidP="005F1F37">
      <w:pPr>
        <w:pStyle w:val="ad"/>
        <w:rPr>
          <w:rFonts w:hAnsi="宋体" w:cs="宋体"/>
        </w:rPr>
      </w:pPr>
      <w:r w:rsidRPr="000665B4">
        <w:rPr>
          <w:rFonts w:hAnsi="宋体" w:cs="宋体" w:hint="eastAsia"/>
        </w:rPr>
        <w:t xml:space="preserve">       date ret;</w:t>
      </w:r>
    </w:p>
    <w:p w:rsidR="005F1F37" w:rsidRPr="000665B4" w:rsidRDefault="005F1F37" w:rsidP="005F1F37">
      <w:pPr>
        <w:pStyle w:val="ad"/>
        <w:rPr>
          <w:rFonts w:hAnsi="宋体" w:cs="宋体"/>
        </w:rPr>
      </w:pPr>
      <w:r w:rsidRPr="000665B4">
        <w:rPr>
          <w:rFonts w:hAnsi="宋体" w:cs="宋体" w:hint="eastAsia"/>
        </w:rPr>
        <w:t xml:space="preserve">       ret.year=a/146097*400;</w:t>
      </w:r>
    </w:p>
    <w:p w:rsidR="005F1F37" w:rsidRPr="000665B4" w:rsidRDefault="005F1F37" w:rsidP="005F1F37">
      <w:pPr>
        <w:pStyle w:val="ad"/>
        <w:rPr>
          <w:rFonts w:hAnsi="宋体" w:cs="宋体"/>
        </w:rPr>
      </w:pPr>
      <w:r w:rsidRPr="000665B4">
        <w:rPr>
          <w:rFonts w:hAnsi="宋体" w:cs="宋体" w:hint="eastAsia"/>
        </w:rPr>
        <w:t xml:space="preserve">       for (a%=146097;a&gt;=365+leap(ret.year);a-=365+leap(ret.year),ret.year++);</w:t>
      </w:r>
    </w:p>
    <w:p w:rsidR="005F1F37" w:rsidRPr="000665B4" w:rsidRDefault="005F1F37" w:rsidP="005F1F37">
      <w:pPr>
        <w:pStyle w:val="ad"/>
        <w:rPr>
          <w:rFonts w:hAnsi="宋体" w:cs="宋体"/>
        </w:rPr>
      </w:pPr>
      <w:r w:rsidRPr="000665B4">
        <w:rPr>
          <w:rFonts w:hAnsi="宋体" w:cs="宋体" w:hint="eastAsia"/>
        </w:rPr>
        <w:lastRenderedPageBreak/>
        <w:t xml:space="preserve">       days[1]+=leap(ret.year);</w:t>
      </w:r>
    </w:p>
    <w:p w:rsidR="005F1F37" w:rsidRPr="000665B4" w:rsidRDefault="005F1F37" w:rsidP="005F1F37">
      <w:pPr>
        <w:pStyle w:val="ad"/>
        <w:rPr>
          <w:rFonts w:hAnsi="宋体" w:cs="宋体"/>
        </w:rPr>
      </w:pPr>
      <w:r w:rsidRPr="000665B4">
        <w:rPr>
          <w:rFonts w:hAnsi="宋体" w:cs="宋体" w:hint="eastAsia"/>
        </w:rPr>
        <w:t xml:space="preserve">       for (ret.month=1;a&gt;=days[ret.month-1];a-=days[ret.month-1],ret.month++);</w:t>
      </w:r>
    </w:p>
    <w:p w:rsidR="005F1F37" w:rsidRPr="000665B4" w:rsidRDefault="005F1F37" w:rsidP="005F1F37">
      <w:pPr>
        <w:pStyle w:val="ad"/>
        <w:rPr>
          <w:rFonts w:hAnsi="宋体" w:cs="宋体"/>
        </w:rPr>
      </w:pPr>
      <w:r w:rsidRPr="000665B4">
        <w:rPr>
          <w:rFonts w:hAnsi="宋体" w:cs="宋体" w:hint="eastAsia"/>
        </w:rPr>
        <w:t xml:space="preserve">       days[1]=28;</w:t>
      </w:r>
    </w:p>
    <w:p w:rsidR="005F1F37" w:rsidRPr="000665B4" w:rsidRDefault="005F1F37" w:rsidP="005F1F37">
      <w:pPr>
        <w:pStyle w:val="ad"/>
        <w:rPr>
          <w:rFonts w:hAnsi="宋体" w:cs="宋体"/>
        </w:rPr>
      </w:pPr>
      <w:r w:rsidRPr="000665B4">
        <w:rPr>
          <w:rFonts w:hAnsi="宋体" w:cs="宋体" w:hint="eastAsia"/>
        </w:rPr>
        <w:t xml:space="preserve">       ret.day=a+1;</w:t>
      </w:r>
    </w:p>
    <w:p w:rsidR="005F1F37" w:rsidRPr="000665B4" w:rsidRDefault="005F1F37" w:rsidP="005F1F37">
      <w:pPr>
        <w:pStyle w:val="ad"/>
        <w:rPr>
          <w:rFonts w:hAnsi="宋体" w:cs="宋体"/>
        </w:rPr>
      </w:pPr>
      <w:r w:rsidRPr="000665B4">
        <w:rPr>
          <w:rFonts w:hAnsi="宋体" w:cs="宋体" w:hint="eastAsia"/>
        </w:rPr>
        <w:t xml:space="preserve">      return ret;</w:t>
      </w:r>
    </w:p>
    <w:p w:rsidR="00FC39FE" w:rsidRPr="000665B4" w:rsidRDefault="005F1F37" w:rsidP="005F1F37">
      <w:pPr>
        <w:pStyle w:val="ad"/>
        <w:rPr>
          <w:rFonts w:hAnsi="宋体" w:cs="宋体"/>
        </w:rPr>
      </w:pPr>
      <w:r w:rsidRPr="000665B4">
        <w:rPr>
          <w:rFonts w:hAnsi="宋体" w:cs="宋体" w:hint="eastAsia"/>
        </w:rPr>
        <w:t>}</w:t>
      </w:r>
    </w:p>
    <w:p w:rsidR="005F1F37" w:rsidRPr="000665B4" w:rsidRDefault="005F1F37" w:rsidP="0059183E">
      <w:pPr>
        <w:rPr>
          <w:rFonts w:ascii="宋体" w:eastAsia="宋体" w:hAnsi="宋体"/>
        </w:rPr>
      </w:pPr>
    </w:p>
    <w:sectPr w:rsidR="005F1F37" w:rsidRPr="000665B4" w:rsidSect="00D35B6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424" w:rsidRDefault="000B7424" w:rsidP="00FB0C48">
      <w:r>
        <w:separator/>
      </w:r>
    </w:p>
  </w:endnote>
  <w:endnote w:type="continuationSeparator" w:id="0">
    <w:p w:rsidR="000B7424" w:rsidRDefault="000B7424" w:rsidP="00FB0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25094"/>
      <w:docPartObj>
        <w:docPartGallery w:val="Page Numbers (Bottom of Page)"/>
        <w:docPartUnique/>
      </w:docPartObj>
    </w:sdtPr>
    <w:sdtContent>
      <w:p w:rsidR="0023482A" w:rsidRDefault="0023482A">
        <w:pPr>
          <w:pStyle w:val="ab"/>
          <w:jc w:val="center"/>
        </w:pPr>
        <w:r>
          <w:fldChar w:fldCharType="begin"/>
        </w:r>
        <w:r>
          <w:instrText>PAGE   \* MERGEFORMAT</w:instrText>
        </w:r>
        <w:r>
          <w:fldChar w:fldCharType="separate"/>
        </w:r>
        <w:r w:rsidR="00EE3582" w:rsidRPr="00EE3582">
          <w:rPr>
            <w:noProof/>
            <w:lang w:val="zh-CN"/>
          </w:rPr>
          <w:t>1</w:t>
        </w:r>
        <w:r>
          <w:fldChar w:fldCharType="end"/>
        </w:r>
      </w:p>
    </w:sdtContent>
  </w:sdt>
  <w:p w:rsidR="0023482A" w:rsidRDefault="0023482A">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424" w:rsidRDefault="000B7424" w:rsidP="00FB0C48">
      <w:r>
        <w:separator/>
      </w:r>
    </w:p>
  </w:footnote>
  <w:footnote w:type="continuationSeparator" w:id="0">
    <w:p w:rsidR="000B7424" w:rsidRDefault="000B7424" w:rsidP="00FB0C4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2D7"/>
    <w:multiLevelType w:val="multilevel"/>
    <w:tmpl w:val="D16C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F7A59"/>
    <w:multiLevelType w:val="multilevel"/>
    <w:tmpl w:val="E2E6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11F30"/>
    <w:multiLevelType w:val="multilevel"/>
    <w:tmpl w:val="73FA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2422A2"/>
    <w:multiLevelType w:val="multilevel"/>
    <w:tmpl w:val="964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65A"/>
    <w:rsid w:val="00002D06"/>
    <w:rsid w:val="00002DA3"/>
    <w:rsid w:val="00004C4E"/>
    <w:rsid w:val="0000595D"/>
    <w:rsid w:val="00021B70"/>
    <w:rsid w:val="00024451"/>
    <w:rsid w:val="00024F35"/>
    <w:rsid w:val="00025540"/>
    <w:rsid w:val="00027569"/>
    <w:rsid w:val="00031F7A"/>
    <w:rsid w:val="000332BE"/>
    <w:rsid w:val="00033A1D"/>
    <w:rsid w:val="00034BD5"/>
    <w:rsid w:val="000415A7"/>
    <w:rsid w:val="00043AC1"/>
    <w:rsid w:val="00043D6B"/>
    <w:rsid w:val="000503D8"/>
    <w:rsid w:val="00050CF1"/>
    <w:rsid w:val="00051719"/>
    <w:rsid w:val="00054885"/>
    <w:rsid w:val="00054EFB"/>
    <w:rsid w:val="000561DA"/>
    <w:rsid w:val="00056D87"/>
    <w:rsid w:val="00060070"/>
    <w:rsid w:val="0006245C"/>
    <w:rsid w:val="0006394E"/>
    <w:rsid w:val="0006405B"/>
    <w:rsid w:val="0006518A"/>
    <w:rsid w:val="000665B4"/>
    <w:rsid w:val="00067869"/>
    <w:rsid w:val="00070D42"/>
    <w:rsid w:val="000724E4"/>
    <w:rsid w:val="00072E70"/>
    <w:rsid w:val="00073603"/>
    <w:rsid w:val="000747AE"/>
    <w:rsid w:val="00075AA3"/>
    <w:rsid w:val="00077701"/>
    <w:rsid w:val="000837C6"/>
    <w:rsid w:val="00087A62"/>
    <w:rsid w:val="00091304"/>
    <w:rsid w:val="00094424"/>
    <w:rsid w:val="000952DE"/>
    <w:rsid w:val="00095C51"/>
    <w:rsid w:val="000972A9"/>
    <w:rsid w:val="00097F79"/>
    <w:rsid w:val="000A20C2"/>
    <w:rsid w:val="000A4838"/>
    <w:rsid w:val="000A6330"/>
    <w:rsid w:val="000A7D7C"/>
    <w:rsid w:val="000B0BD2"/>
    <w:rsid w:val="000B25CD"/>
    <w:rsid w:val="000B4922"/>
    <w:rsid w:val="000B672A"/>
    <w:rsid w:val="000B7106"/>
    <w:rsid w:val="000B7424"/>
    <w:rsid w:val="000B746A"/>
    <w:rsid w:val="000C3DCB"/>
    <w:rsid w:val="000C547C"/>
    <w:rsid w:val="000C5C41"/>
    <w:rsid w:val="000C622F"/>
    <w:rsid w:val="000D10AC"/>
    <w:rsid w:val="000D3204"/>
    <w:rsid w:val="000D6607"/>
    <w:rsid w:val="000D6EE1"/>
    <w:rsid w:val="000E238A"/>
    <w:rsid w:val="000E2C94"/>
    <w:rsid w:val="000E4C21"/>
    <w:rsid w:val="000E6D1D"/>
    <w:rsid w:val="00103B63"/>
    <w:rsid w:val="001045F0"/>
    <w:rsid w:val="001063DC"/>
    <w:rsid w:val="00106D60"/>
    <w:rsid w:val="00107092"/>
    <w:rsid w:val="001113D9"/>
    <w:rsid w:val="00114646"/>
    <w:rsid w:val="001156B1"/>
    <w:rsid w:val="001157DF"/>
    <w:rsid w:val="0011779B"/>
    <w:rsid w:val="00117B01"/>
    <w:rsid w:val="00121F14"/>
    <w:rsid w:val="0012201C"/>
    <w:rsid w:val="00122AA6"/>
    <w:rsid w:val="00122B0A"/>
    <w:rsid w:val="00123B16"/>
    <w:rsid w:val="001260F1"/>
    <w:rsid w:val="00126B68"/>
    <w:rsid w:val="0013070E"/>
    <w:rsid w:val="00135540"/>
    <w:rsid w:val="00141DCC"/>
    <w:rsid w:val="00143DF5"/>
    <w:rsid w:val="001543F7"/>
    <w:rsid w:val="0015489F"/>
    <w:rsid w:val="00157555"/>
    <w:rsid w:val="00157E38"/>
    <w:rsid w:val="0016097C"/>
    <w:rsid w:val="00162E06"/>
    <w:rsid w:val="001667F1"/>
    <w:rsid w:val="00167A1A"/>
    <w:rsid w:val="00174533"/>
    <w:rsid w:val="001759F7"/>
    <w:rsid w:val="001763B9"/>
    <w:rsid w:val="00176EA6"/>
    <w:rsid w:val="001777BC"/>
    <w:rsid w:val="00185E3E"/>
    <w:rsid w:val="001903A7"/>
    <w:rsid w:val="0019098B"/>
    <w:rsid w:val="001A188A"/>
    <w:rsid w:val="001A38B9"/>
    <w:rsid w:val="001B3264"/>
    <w:rsid w:val="001B32DF"/>
    <w:rsid w:val="001B4035"/>
    <w:rsid w:val="001B71AA"/>
    <w:rsid w:val="001C02ED"/>
    <w:rsid w:val="001C483F"/>
    <w:rsid w:val="001C6E6A"/>
    <w:rsid w:val="001D2CFF"/>
    <w:rsid w:val="001D64C7"/>
    <w:rsid w:val="001E1512"/>
    <w:rsid w:val="001E2DC5"/>
    <w:rsid w:val="001E3D49"/>
    <w:rsid w:val="001E61F5"/>
    <w:rsid w:val="001E6D5A"/>
    <w:rsid w:val="001E750C"/>
    <w:rsid w:val="001F241B"/>
    <w:rsid w:val="001F3637"/>
    <w:rsid w:val="001F3FE0"/>
    <w:rsid w:val="001F70A9"/>
    <w:rsid w:val="00201025"/>
    <w:rsid w:val="00201C0D"/>
    <w:rsid w:val="00201F68"/>
    <w:rsid w:val="00206510"/>
    <w:rsid w:val="00213EAB"/>
    <w:rsid w:val="002148E6"/>
    <w:rsid w:val="00217843"/>
    <w:rsid w:val="00217EAA"/>
    <w:rsid w:val="00220DA2"/>
    <w:rsid w:val="002306C3"/>
    <w:rsid w:val="0023482A"/>
    <w:rsid w:val="0023534E"/>
    <w:rsid w:val="0023725F"/>
    <w:rsid w:val="00245D51"/>
    <w:rsid w:val="0024747C"/>
    <w:rsid w:val="00247F7F"/>
    <w:rsid w:val="002537CE"/>
    <w:rsid w:val="00253915"/>
    <w:rsid w:val="00256C7F"/>
    <w:rsid w:val="00257D7D"/>
    <w:rsid w:val="002645AD"/>
    <w:rsid w:val="00266F25"/>
    <w:rsid w:val="00276031"/>
    <w:rsid w:val="002832EA"/>
    <w:rsid w:val="002836E4"/>
    <w:rsid w:val="0028796E"/>
    <w:rsid w:val="00292534"/>
    <w:rsid w:val="0029358A"/>
    <w:rsid w:val="00297D39"/>
    <w:rsid w:val="002A1897"/>
    <w:rsid w:val="002A75B8"/>
    <w:rsid w:val="002B06EB"/>
    <w:rsid w:val="002C2023"/>
    <w:rsid w:val="002C3277"/>
    <w:rsid w:val="002C6811"/>
    <w:rsid w:val="002D372C"/>
    <w:rsid w:val="002D399E"/>
    <w:rsid w:val="002D7B0B"/>
    <w:rsid w:val="002E1DC2"/>
    <w:rsid w:val="002E35D1"/>
    <w:rsid w:val="002E634A"/>
    <w:rsid w:val="002E7142"/>
    <w:rsid w:val="002F1F8C"/>
    <w:rsid w:val="002F390D"/>
    <w:rsid w:val="002F67A5"/>
    <w:rsid w:val="00300333"/>
    <w:rsid w:val="003012E8"/>
    <w:rsid w:val="00304737"/>
    <w:rsid w:val="003052D6"/>
    <w:rsid w:val="00306903"/>
    <w:rsid w:val="00306D21"/>
    <w:rsid w:val="00312733"/>
    <w:rsid w:val="0031346C"/>
    <w:rsid w:val="0031609F"/>
    <w:rsid w:val="00320157"/>
    <w:rsid w:val="003212C5"/>
    <w:rsid w:val="003214F5"/>
    <w:rsid w:val="00321BF2"/>
    <w:rsid w:val="0032315B"/>
    <w:rsid w:val="003239E9"/>
    <w:rsid w:val="00325EC3"/>
    <w:rsid w:val="00327782"/>
    <w:rsid w:val="00327F5E"/>
    <w:rsid w:val="0033287D"/>
    <w:rsid w:val="00336A8F"/>
    <w:rsid w:val="0034219E"/>
    <w:rsid w:val="00345A15"/>
    <w:rsid w:val="0035239B"/>
    <w:rsid w:val="0035253E"/>
    <w:rsid w:val="00353926"/>
    <w:rsid w:val="00353E8D"/>
    <w:rsid w:val="00355188"/>
    <w:rsid w:val="003551C3"/>
    <w:rsid w:val="003604E9"/>
    <w:rsid w:val="00364D06"/>
    <w:rsid w:val="00366C2F"/>
    <w:rsid w:val="00366E46"/>
    <w:rsid w:val="00374F7B"/>
    <w:rsid w:val="00376DB9"/>
    <w:rsid w:val="00377524"/>
    <w:rsid w:val="00380768"/>
    <w:rsid w:val="00381D8A"/>
    <w:rsid w:val="00383C82"/>
    <w:rsid w:val="0038588E"/>
    <w:rsid w:val="0039139D"/>
    <w:rsid w:val="003918B3"/>
    <w:rsid w:val="00391D2E"/>
    <w:rsid w:val="0039208E"/>
    <w:rsid w:val="003924DF"/>
    <w:rsid w:val="003946EB"/>
    <w:rsid w:val="003A19E6"/>
    <w:rsid w:val="003A2378"/>
    <w:rsid w:val="003A3499"/>
    <w:rsid w:val="003A50F7"/>
    <w:rsid w:val="003A7DAB"/>
    <w:rsid w:val="003B0F00"/>
    <w:rsid w:val="003B47FF"/>
    <w:rsid w:val="003B598C"/>
    <w:rsid w:val="003B5C64"/>
    <w:rsid w:val="003B71DD"/>
    <w:rsid w:val="003C35AD"/>
    <w:rsid w:val="003C5101"/>
    <w:rsid w:val="003C5599"/>
    <w:rsid w:val="003C6C7A"/>
    <w:rsid w:val="003D2C3F"/>
    <w:rsid w:val="003D5379"/>
    <w:rsid w:val="003E0B41"/>
    <w:rsid w:val="003E236E"/>
    <w:rsid w:val="003E5A31"/>
    <w:rsid w:val="003F0B0C"/>
    <w:rsid w:val="004011BC"/>
    <w:rsid w:val="00404176"/>
    <w:rsid w:val="00404D7B"/>
    <w:rsid w:val="00406382"/>
    <w:rsid w:val="00406DB2"/>
    <w:rsid w:val="00410674"/>
    <w:rsid w:val="00411072"/>
    <w:rsid w:val="00411DD2"/>
    <w:rsid w:val="00412C29"/>
    <w:rsid w:val="00415F8A"/>
    <w:rsid w:val="00420065"/>
    <w:rsid w:val="004226BD"/>
    <w:rsid w:val="00422EF4"/>
    <w:rsid w:val="0042321F"/>
    <w:rsid w:val="0042361E"/>
    <w:rsid w:val="00423D4B"/>
    <w:rsid w:val="004263A0"/>
    <w:rsid w:val="00427759"/>
    <w:rsid w:val="00443655"/>
    <w:rsid w:val="00446FB4"/>
    <w:rsid w:val="00453813"/>
    <w:rsid w:val="0045595C"/>
    <w:rsid w:val="00455C5B"/>
    <w:rsid w:val="00456120"/>
    <w:rsid w:val="00457C16"/>
    <w:rsid w:val="00460D72"/>
    <w:rsid w:val="00461DBA"/>
    <w:rsid w:val="00463E97"/>
    <w:rsid w:val="004647B0"/>
    <w:rsid w:val="00466538"/>
    <w:rsid w:val="004704FF"/>
    <w:rsid w:val="004713A0"/>
    <w:rsid w:val="004714B5"/>
    <w:rsid w:val="00472056"/>
    <w:rsid w:val="0047394D"/>
    <w:rsid w:val="00473E17"/>
    <w:rsid w:val="004761C9"/>
    <w:rsid w:val="004763B6"/>
    <w:rsid w:val="004816D9"/>
    <w:rsid w:val="00481739"/>
    <w:rsid w:val="00483DA4"/>
    <w:rsid w:val="00490216"/>
    <w:rsid w:val="00490951"/>
    <w:rsid w:val="00490960"/>
    <w:rsid w:val="00490C6B"/>
    <w:rsid w:val="0049269E"/>
    <w:rsid w:val="004A1214"/>
    <w:rsid w:val="004A15DD"/>
    <w:rsid w:val="004A19A6"/>
    <w:rsid w:val="004A1E03"/>
    <w:rsid w:val="004A22AD"/>
    <w:rsid w:val="004A53EF"/>
    <w:rsid w:val="004A5A55"/>
    <w:rsid w:val="004B1ACF"/>
    <w:rsid w:val="004B4697"/>
    <w:rsid w:val="004B4D1B"/>
    <w:rsid w:val="004B7E0E"/>
    <w:rsid w:val="004C2621"/>
    <w:rsid w:val="004C2938"/>
    <w:rsid w:val="004C5B37"/>
    <w:rsid w:val="004C66C7"/>
    <w:rsid w:val="004D478D"/>
    <w:rsid w:val="004E2A07"/>
    <w:rsid w:val="004F4854"/>
    <w:rsid w:val="005012FD"/>
    <w:rsid w:val="00503DB9"/>
    <w:rsid w:val="00514629"/>
    <w:rsid w:val="00514B0D"/>
    <w:rsid w:val="005204C8"/>
    <w:rsid w:val="0052259C"/>
    <w:rsid w:val="00523081"/>
    <w:rsid w:val="005242B9"/>
    <w:rsid w:val="00534AB0"/>
    <w:rsid w:val="00544808"/>
    <w:rsid w:val="005505FF"/>
    <w:rsid w:val="00550701"/>
    <w:rsid w:val="005537B5"/>
    <w:rsid w:val="00553F71"/>
    <w:rsid w:val="00554631"/>
    <w:rsid w:val="00555569"/>
    <w:rsid w:val="00556859"/>
    <w:rsid w:val="00556AF1"/>
    <w:rsid w:val="00556AF6"/>
    <w:rsid w:val="00560337"/>
    <w:rsid w:val="005608D9"/>
    <w:rsid w:val="00561D62"/>
    <w:rsid w:val="00562BDC"/>
    <w:rsid w:val="005633CE"/>
    <w:rsid w:val="0056415C"/>
    <w:rsid w:val="00565E0D"/>
    <w:rsid w:val="00567806"/>
    <w:rsid w:val="00567EFB"/>
    <w:rsid w:val="005714CC"/>
    <w:rsid w:val="005721D7"/>
    <w:rsid w:val="00572776"/>
    <w:rsid w:val="00572F30"/>
    <w:rsid w:val="00580D6A"/>
    <w:rsid w:val="005816C1"/>
    <w:rsid w:val="00582F4C"/>
    <w:rsid w:val="00584DF2"/>
    <w:rsid w:val="00584FEA"/>
    <w:rsid w:val="00586907"/>
    <w:rsid w:val="0059183E"/>
    <w:rsid w:val="005A16AE"/>
    <w:rsid w:val="005A20F1"/>
    <w:rsid w:val="005A4E7E"/>
    <w:rsid w:val="005A5FEC"/>
    <w:rsid w:val="005A6EC8"/>
    <w:rsid w:val="005C35BB"/>
    <w:rsid w:val="005C47DC"/>
    <w:rsid w:val="005C6F2B"/>
    <w:rsid w:val="005D11B9"/>
    <w:rsid w:val="005D3358"/>
    <w:rsid w:val="005D7CFC"/>
    <w:rsid w:val="005E048A"/>
    <w:rsid w:val="005E0FEB"/>
    <w:rsid w:val="005E2FE1"/>
    <w:rsid w:val="005F0772"/>
    <w:rsid w:val="005F1F37"/>
    <w:rsid w:val="005F3152"/>
    <w:rsid w:val="005F642F"/>
    <w:rsid w:val="00604082"/>
    <w:rsid w:val="00605EF7"/>
    <w:rsid w:val="00612BFC"/>
    <w:rsid w:val="00613B77"/>
    <w:rsid w:val="00614B81"/>
    <w:rsid w:val="00616363"/>
    <w:rsid w:val="00626C85"/>
    <w:rsid w:val="006377F9"/>
    <w:rsid w:val="0064210C"/>
    <w:rsid w:val="0064213B"/>
    <w:rsid w:val="00643213"/>
    <w:rsid w:val="00643CE0"/>
    <w:rsid w:val="00643E75"/>
    <w:rsid w:val="0064443D"/>
    <w:rsid w:val="00650E71"/>
    <w:rsid w:val="00653F8B"/>
    <w:rsid w:val="00654E6C"/>
    <w:rsid w:val="00655902"/>
    <w:rsid w:val="00655F3C"/>
    <w:rsid w:val="00661A5C"/>
    <w:rsid w:val="006631C1"/>
    <w:rsid w:val="006642EF"/>
    <w:rsid w:val="00667543"/>
    <w:rsid w:val="006729AC"/>
    <w:rsid w:val="0067651D"/>
    <w:rsid w:val="00683809"/>
    <w:rsid w:val="0068559A"/>
    <w:rsid w:val="00686E18"/>
    <w:rsid w:val="00694EB8"/>
    <w:rsid w:val="00695BBC"/>
    <w:rsid w:val="00697E05"/>
    <w:rsid w:val="006A0A5F"/>
    <w:rsid w:val="006A1625"/>
    <w:rsid w:val="006A5DDE"/>
    <w:rsid w:val="006A6F6D"/>
    <w:rsid w:val="006B3F2F"/>
    <w:rsid w:val="006B4734"/>
    <w:rsid w:val="006C29C7"/>
    <w:rsid w:val="006C2F26"/>
    <w:rsid w:val="006C474F"/>
    <w:rsid w:val="006C6208"/>
    <w:rsid w:val="006C6A50"/>
    <w:rsid w:val="006C6C7C"/>
    <w:rsid w:val="006D0277"/>
    <w:rsid w:val="006D1F46"/>
    <w:rsid w:val="006D3D9E"/>
    <w:rsid w:val="006D7017"/>
    <w:rsid w:val="006D7DEB"/>
    <w:rsid w:val="006E2471"/>
    <w:rsid w:val="006E41E5"/>
    <w:rsid w:val="006E7EAC"/>
    <w:rsid w:val="006F0B6B"/>
    <w:rsid w:val="007003AE"/>
    <w:rsid w:val="00704059"/>
    <w:rsid w:val="0070489F"/>
    <w:rsid w:val="00706F9B"/>
    <w:rsid w:val="007122CE"/>
    <w:rsid w:val="00720988"/>
    <w:rsid w:val="00720A41"/>
    <w:rsid w:val="007211E2"/>
    <w:rsid w:val="00722412"/>
    <w:rsid w:val="007229C8"/>
    <w:rsid w:val="007332F2"/>
    <w:rsid w:val="007341D3"/>
    <w:rsid w:val="00735798"/>
    <w:rsid w:val="00740BAF"/>
    <w:rsid w:val="007415B8"/>
    <w:rsid w:val="00741F78"/>
    <w:rsid w:val="007431D9"/>
    <w:rsid w:val="007435DC"/>
    <w:rsid w:val="0074527C"/>
    <w:rsid w:val="00745462"/>
    <w:rsid w:val="00746268"/>
    <w:rsid w:val="007527EA"/>
    <w:rsid w:val="0076312E"/>
    <w:rsid w:val="007637A6"/>
    <w:rsid w:val="0077040D"/>
    <w:rsid w:val="007723F4"/>
    <w:rsid w:val="007732F6"/>
    <w:rsid w:val="0077693F"/>
    <w:rsid w:val="007832D6"/>
    <w:rsid w:val="00784D8A"/>
    <w:rsid w:val="007855B2"/>
    <w:rsid w:val="00786023"/>
    <w:rsid w:val="00786DF6"/>
    <w:rsid w:val="00787173"/>
    <w:rsid w:val="007906FD"/>
    <w:rsid w:val="007A3936"/>
    <w:rsid w:val="007B3A11"/>
    <w:rsid w:val="007B4455"/>
    <w:rsid w:val="007B5302"/>
    <w:rsid w:val="007B59ED"/>
    <w:rsid w:val="007C3CBA"/>
    <w:rsid w:val="007C5A3D"/>
    <w:rsid w:val="007C7262"/>
    <w:rsid w:val="007D0874"/>
    <w:rsid w:val="007E169D"/>
    <w:rsid w:val="007E7334"/>
    <w:rsid w:val="007F000B"/>
    <w:rsid w:val="007F40D3"/>
    <w:rsid w:val="007F4421"/>
    <w:rsid w:val="007F6167"/>
    <w:rsid w:val="00800409"/>
    <w:rsid w:val="008024E9"/>
    <w:rsid w:val="00803F52"/>
    <w:rsid w:val="00807260"/>
    <w:rsid w:val="00810171"/>
    <w:rsid w:val="008106F4"/>
    <w:rsid w:val="00812543"/>
    <w:rsid w:val="008129A3"/>
    <w:rsid w:val="00821BFB"/>
    <w:rsid w:val="00821FD6"/>
    <w:rsid w:val="00825D2A"/>
    <w:rsid w:val="008262E7"/>
    <w:rsid w:val="00830CA2"/>
    <w:rsid w:val="008375C9"/>
    <w:rsid w:val="008430D8"/>
    <w:rsid w:val="00845525"/>
    <w:rsid w:val="00846A9B"/>
    <w:rsid w:val="0084779C"/>
    <w:rsid w:val="00847D71"/>
    <w:rsid w:val="008507B9"/>
    <w:rsid w:val="00850C21"/>
    <w:rsid w:val="008544B6"/>
    <w:rsid w:val="008555D0"/>
    <w:rsid w:val="00856B62"/>
    <w:rsid w:val="00856FA7"/>
    <w:rsid w:val="0086300A"/>
    <w:rsid w:val="00863843"/>
    <w:rsid w:val="00867262"/>
    <w:rsid w:val="0086768C"/>
    <w:rsid w:val="008730B2"/>
    <w:rsid w:val="0087588E"/>
    <w:rsid w:val="00875AA9"/>
    <w:rsid w:val="008805B8"/>
    <w:rsid w:val="00880B9E"/>
    <w:rsid w:val="0088370D"/>
    <w:rsid w:val="008868F1"/>
    <w:rsid w:val="00887BED"/>
    <w:rsid w:val="00892D12"/>
    <w:rsid w:val="00894D7C"/>
    <w:rsid w:val="008A1100"/>
    <w:rsid w:val="008A2312"/>
    <w:rsid w:val="008A54B2"/>
    <w:rsid w:val="008A7A63"/>
    <w:rsid w:val="008B5AE8"/>
    <w:rsid w:val="008B5F9A"/>
    <w:rsid w:val="008C42CB"/>
    <w:rsid w:val="008C4B87"/>
    <w:rsid w:val="008C4F45"/>
    <w:rsid w:val="008C5CC3"/>
    <w:rsid w:val="008D0975"/>
    <w:rsid w:val="008D0B24"/>
    <w:rsid w:val="008D286F"/>
    <w:rsid w:val="008D7447"/>
    <w:rsid w:val="008E22CA"/>
    <w:rsid w:val="008E37E2"/>
    <w:rsid w:val="008E6365"/>
    <w:rsid w:val="008F1856"/>
    <w:rsid w:val="008F20AB"/>
    <w:rsid w:val="00900142"/>
    <w:rsid w:val="0090117E"/>
    <w:rsid w:val="00901232"/>
    <w:rsid w:val="0090237A"/>
    <w:rsid w:val="00906D58"/>
    <w:rsid w:val="0091072F"/>
    <w:rsid w:val="0091377B"/>
    <w:rsid w:val="009161CA"/>
    <w:rsid w:val="00921476"/>
    <w:rsid w:val="00921534"/>
    <w:rsid w:val="0092357D"/>
    <w:rsid w:val="00923BB4"/>
    <w:rsid w:val="00923D19"/>
    <w:rsid w:val="00925526"/>
    <w:rsid w:val="009259B1"/>
    <w:rsid w:val="0093016F"/>
    <w:rsid w:val="00933C1D"/>
    <w:rsid w:val="00933E88"/>
    <w:rsid w:val="00933EA3"/>
    <w:rsid w:val="009345F8"/>
    <w:rsid w:val="009350DB"/>
    <w:rsid w:val="00935499"/>
    <w:rsid w:val="0093579C"/>
    <w:rsid w:val="00935951"/>
    <w:rsid w:val="00940126"/>
    <w:rsid w:val="009452E3"/>
    <w:rsid w:val="00947168"/>
    <w:rsid w:val="009505A9"/>
    <w:rsid w:val="00950641"/>
    <w:rsid w:val="00951FCB"/>
    <w:rsid w:val="0095240E"/>
    <w:rsid w:val="009524FA"/>
    <w:rsid w:val="00956CB3"/>
    <w:rsid w:val="00961CBA"/>
    <w:rsid w:val="009656B0"/>
    <w:rsid w:val="0096616B"/>
    <w:rsid w:val="0097048C"/>
    <w:rsid w:val="009707BC"/>
    <w:rsid w:val="00973F7A"/>
    <w:rsid w:val="009740AF"/>
    <w:rsid w:val="00985A1B"/>
    <w:rsid w:val="00990B07"/>
    <w:rsid w:val="00992BD6"/>
    <w:rsid w:val="00993F8C"/>
    <w:rsid w:val="00994712"/>
    <w:rsid w:val="00994DF4"/>
    <w:rsid w:val="009A16F6"/>
    <w:rsid w:val="009A4143"/>
    <w:rsid w:val="009A4A0B"/>
    <w:rsid w:val="009B11BF"/>
    <w:rsid w:val="009B24F4"/>
    <w:rsid w:val="009C5872"/>
    <w:rsid w:val="009D0F0E"/>
    <w:rsid w:val="009E0072"/>
    <w:rsid w:val="009E1D5D"/>
    <w:rsid w:val="009E3240"/>
    <w:rsid w:val="009E330B"/>
    <w:rsid w:val="009E59A1"/>
    <w:rsid w:val="00A05C16"/>
    <w:rsid w:val="00A11DFD"/>
    <w:rsid w:val="00A12364"/>
    <w:rsid w:val="00A17404"/>
    <w:rsid w:val="00A211A0"/>
    <w:rsid w:val="00A21F4C"/>
    <w:rsid w:val="00A22B6C"/>
    <w:rsid w:val="00A22CCD"/>
    <w:rsid w:val="00A22D99"/>
    <w:rsid w:val="00A22F3D"/>
    <w:rsid w:val="00A23931"/>
    <w:rsid w:val="00A23BD6"/>
    <w:rsid w:val="00A2630B"/>
    <w:rsid w:val="00A26871"/>
    <w:rsid w:val="00A304E4"/>
    <w:rsid w:val="00A308C6"/>
    <w:rsid w:val="00A3204F"/>
    <w:rsid w:val="00A321B9"/>
    <w:rsid w:val="00A3769E"/>
    <w:rsid w:val="00A40E77"/>
    <w:rsid w:val="00A41E42"/>
    <w:rsid w:val="00A42C7A"/>
    <w:rsid w:val="00A43D02"/>
    <w:rsid w:val="00A47AED"/>
    <w:rsid w:val="00A5105D"/>
    <w:rsid w:val="00A53CAD"/>
    <w:rsid w:val="00A53F16"/>
    <w:rsid w:val="00A6079E"/>
    <w:rsid w:val="00A6217D"/>
    <w:rsid w:val="00A63230"/>
    <w:rsid w:val="00A64932"/>
    <w:rsid w:val="00A65169"/>
    <w:rsid w:val="00A65DE8"/>
    <w:rsid w:val="00A679E5"/>
    <w:rsid w:val="00A67B76"/>
    <w:rsid w:val="00A70896"/>
    <w:rsid w:val="00A70E0B"/>
    <w:rsid w:val="00A71431"/>
    <w:rsid w:val="00A723FF"/>
    <w:rsid w:val="00A76AE8"/>
    <w:rsid w:val="00A81436"/>
    <w:rsid w:val="00A8347C"/>
    <w:rsid w:val="00A83C43"/>
    <w:rsid w:val="00A8624B"/>
    <w:rsid w:val="00A86B62"/>
    <w:rsid w:val="00A86C44"/>
    <w:rsid w:val="00A95EF8"/>
    <w:rsid w:val="00AA1925"/>
    <w:rsid w:val="00AA233D"/>
    <w:rsid w:val="00AA30DC"/>
    <w:rsid w:val="00AA597E"/>
    <w:rsid w:val="00AB279C"/>
    <w:rsid w:val="00AB3CA1"/>
    <w:rsid w:val="00AC003C"/>
    <w:rsid w:val="00AC1205"/>
    <w:rsid w:val="00AC2FE2"/>
    <w:rsid w:val="00AD2638"/>
    <w:rsid w:val="00AD38BA"/>
    <w:rsid w:val="00AD78B1"/>
    <w:rsid w:val="00AE15E4"/>
    <w:rsid w:val="00AE1B88"/>
    <w:rsid w:val="00AE2128"/>
    <w:rsid w:val="00AE273A"/>
    <w:rsid w:val="00AE37AD"/>
    <w:rsid w:val="00AE5927"/>
    <w:rsid w:val="00AE7A09"/>
    <w:rsid w:val="00AF2A14"/>
    <w:rsid w:val="00AF7380"/>
    <w:rsid w:val="00AF784C"/>
    <w:rsid w:val="00B03429"/>
    <w:rsid w:val="00B04FC1"/>
    <w:rsid w:val="00B05E53"/>
    <w:rsid w:val="00B11B62"/>
    <w:rsid w:val="00B1381F"/>
    <w:rsid w:val="00B170F9"/>
    <w:rsid w:val="00B21167"/>
    <w:rsid w:val="00B21A26"/>
    <w:rsid w:val="00B22E6D"/>
    <w:rsid w:val="00B26D9F"/>
    <w:rsid w:val="00B305CF"/>
    <w:rsid w:val="00B32CED"/>
    <w:rsid w:val="00B332FF"/>
    <w:rsid w:val="00B410EC"/>
    <w:rsid w:val="00B41184"/>
    <w:rsid w:val="00B41D00"/>
    <w:rsid w:val="00B43515"/>
    <w:rsid w:val="00B446E8"/>
    <w:rsid w:val="00B504C1"/>
    <w:rsid w:val="00B56906"/>
    <w:rsid w:val="00B61E87"/>
    <w:rsid w:val="00B630DD"/>
    <w:rsid w:val="00B63276"/>
    <w:rsid w:val="00B635EA"/>
    <w:rsid w:val="00B6538E"/>
    <w:rsid w:val="00B722F2"/>
    <w:rsid w:val="00B72B85"/>
    <w:rsid w:val="00B73773"/>
    <w:rsid w:val="00B752EA"/>
    <w:rsid w:val="00B81A18"/>
    <w:rsid w:val="00B8249A"/>
    <w:rsid w:val="00B90171"/>
    <w:rsid w:val="00B91FF9"/>
    <w:rsid w:val="00B93EB4"/>
    <w:rsid w:val="00BA11BC"/>
    <w:rsid w:val="00BA29B5"/>
    <w:rsid w:val="00BA4CBC"/>
    <w:rsid w:val="00BA50AE"/>
    <w:rsid w:val="00BA5BF1"/>
    <w:rsid w:val="00BA75AC"/>
    <w:rsid w:val="00BB0C9F"/>
    <w:rsid w:val="00BB4EFD"/>
    <w:rsid w:val="00BB51E3"/>
    <w:rsid w:val="00BB57EE"/>
    <w:rsid w:val="00BB7F60"/>
    <w:rsid w:val="00BC4A9F"/>
    <w:rsid w:val="00BC4FB4"/>
    <w:rsid w:val="00BC5A66"/>
    <w:rsid w:val="00BC66DE"/>
    <w:rsid w:val="00BC733B"/>
    <w:rsid w:val="00BC7CBD"/>
    <w:rsid w:val="00BD167A"/>
    <w:rsid w:val="00BD43E0"/>
    <w:rsid w:val="00BE0128"/>
    <w:rsid w:val="00BE710F"/>
    <w:rsid w:val="00BF0E96"/>
    <w:rsid w:val="00BF1075"/>
    <w:rsid w:val="00BF1DA4"/>
    <w:rsid w:val="00BF23AD"/>
    <w:rsid w:val="00BF310F"/>
    <w:rsid w:val="00BF5147"/>
    <w:rsid w:val="00BF58E5"/>
    <w:rsid w:val="00BF5959"/>
    <w:rsid w:val="00BF5A87"/>
    <w:rsid w:val="00BF5ABA"/>
    <w:rsid w:val="00C002CB"/>
    <w:rsid w:val="00C070E2"/>
    <w:rsid w:val="00C07FE3"/>
    <w:rsid w:val="00C11F42"/>
    <w:rsid w:val="00C134AF"/>
    <w:rsid w:val="00C14360"/>
    <w:rsid w:val="00C17DAD"/>
    <w:rsid w:val="00C21445"/>
    <w:rsid w:val="00C24C88"/>
    <w:rsid w:val="00C267C8"/>
    <w:rsid w:val="00C32EFE"/>
    <w:rsid w:val="00C369C0"/>
    <w:rsid w:val="00C36ED9"/>
    <w:rsid w:val="00C420C9"/>
    <w:rsid w:val="00C43839"/>
    <w:rsid w:val="00C478A5"/>
    <w:rsid w:val="00C53CCE"/>
    <w:rsid w:val="00C54B20"/>
    <w:rsid w:val="00C55140"/>
    <w:rsid w:val="00C62C15"/>
    <w:rsid w:val="00C63D74"/>
    <w:rsid w:val="00C641DA"/>
    <w:rsid w:val="00C6637D"/>
    <w:rsid w:val="00C73F8A"/>
    <w:rsid w:val="00C75142"/>
    <w:rsid w:val="00C81361"/>
    <w:rsid w:val="00C81402"/>
    <w:rsid w:val="00C81BAD"/>
    <w:rsid w:val="00C84B1D"/>
    <w:rsid w:val="00C92A24"/>
    <w:rsid w:val="00C97EE0"/>
    <w:rsid w:val="00CA0890"/>
    <w:rsid w:val="00CA22C6"/>
    <w:rsid w:val="00CA2EA8"/>
    <w:rsid w:val="00CA6394"/>
    <w:rsid w:val="00CA6B31"/>
    <w:rsid w:val="00CB14CA"/>
    <w:rsid w:val="00CB2F7C"/>
    <w:rsid w:val="00CB3A7B"/>
    <w:rsid w:val="00CC0145"/>
    <w:rsid w:val="00CC0454"/>
    <w:rsid w:val="00CC0F69"/>
    <w:rsid w:val="00CC3CF6"/>
    <w:rsid w:val="00CC61A2"/>
    <w:rsid w:val="00CC6D87"/>
    <w:rsid w:val="00CD3ACE"/>
    <w:rsid w:val="00CD3BB7"/>
    <w:rsid w:val="00CE2D5F"/>
    <w:rsid w:val="00CE34BC"/>
    <w:rsid w:val="00CE438F"/>
    <w:rsid w:val="00CE4A97"/>
    <w:rsid w:val="00CE765A"/>
    <w:rsid w:val="00CE7F3A"/>
    <w:rsid w:val="00CF1CCB"/>
    <w:rsid w:val="00CF270C"/>
    <w:rsid w:val="00CF5C16"/>
    <w:rsid w:val="00D02E66"/>
    <w:rsid w:val="00D051C5"/>
    <w:rsid w:val="00D058F0"/>
    <w:rsid w:val="00D15630"/>
    <w:rsid w:val="00D20A07"/>
    <w:rsid w:val="00D21EB6"/>
    <w:rsid w:val="00D25473"/>
    <w:rsid w:val="00D3190B"/>
    <w:rsid w:val="00D33C58"/>
    <w:rsid w:val="00D34764"/>
    <w:rsid w:val="00D35B60"/>
    <w:rsid w:val="00D36F2D"/>
    <w:rsid w:val="00D4132B"/>
    <w:rsid w:val="00D41393"/>
    <w:rsid w:val="00D43614"/>
    <w:rsid w:val="00D443D8"/>
    <w:rsid w:val="00D46DF7"/>
    <w:rsid w:val="00D47038"/>
    <w:rsid w:val="00D521AE"/>
    <w:rsid w:val="00D579BA"/>
    <w:rsid w:val="00D6128E"/>
    <w:rsid w:val="00D64473"/>
    <w:rsid w:val="00D65657"/>
    <w:rsid w:val="00D6584D"/>
    <w:rsid w:val="00D705CE"/>
    <w:rsid w:val="00D71711"/>
    <w:rsid w:val="00D735E3"/>
    <w:rsid w:val="00D7369C"/>
    <w:rsid w:val="00D765B0"/>
    <w:rsid w:val="00D82054"/>
    <w:rsid w:val="00D822CA"/>
    <w:rsid w:val="00D84D40"/>
    <w:rsid w:val="00D87AB4"/>
    <w:rsid w:val="00D92186"/>
    <w:rsid w:val="00D95A85"/>
    <w:rsid w:val="00DA0548"/>
    <w:rsid w:val="00DA1A95"/>
    <w:rsid w:val="00DA38A4"/>
    <w:rsid w:val="00DA7890"/>
    <w:rsid w:val="00DB249D"/>
    <w:rsid w:val="00DB2CDE"/>
    <w:rsid w:val="00DB54DA"/>
    <w:rsid w:val="00DC0F8D"/>
    <w:rsid w:val="00DC224B"/>
    <w:rsid w:val="00DC2A93"/>
    <w:rsid w:val="00DC5A32"/>
    <w:rsid w:val="00DC5C90"/>
    <w:rsid w:val="00DD0D9E"/>
    <w:rsid w:val="00DD7662"/>
    <w:rsid w:val="00DE72E5"/>
    <w:rsid w:val="00DF2ED3"/>
    <w:rsid w:val="00E00F5E"/>
    <w:rsid w:val="00E02723"/>
    <w:rsid w:val="00E0399A"/>
    <w:rsid w:val="00E04AB8"/>
    <w:rsid w:val="00E108B8"/>
    <w:rsid w:val="00E10F2F"/>
    <w:rsid w:val="00E121B4"/>
    <w:rsid w:val="00E12503"/>
    <w:rsid w:val="00E16817"/>
    <w:rsid w:val="00E20ECE"/>
    <w:rsid w:val="00E30EAD"/>
    <w:rsid w:val="00E31207"/>
    <w:rsid w:val="00E34757"/>
    <w:rsid w:val="00E34E1F"/>
    <w:rsid w:val="00E40EEF"/>
    <w:rsid w:val="00E447D1"/>
    <w:rsid w:val="00E4761A"/>
    <w:rsid w:val="00E47EEE"/>
    <w:rsid w:val="00E519C1"/>
    <w:rsid w:val="00E530AE"/>
    <w:rsid w:val="00E56B56"/>
    <w:rsid w:val="00E60219"/>
    <w:rsid w:val="00E60F9A"/>
    <w:rsid w:val="00E62827"/>
    <w:rsid w:val="00E6315B"/>
    <w:rsid w:val="00E64714"/>
    <w:rsid w:val="00E65F86"/>
    <w:rsid w:val="00E66641"/>
    <w:rsid w:val="00E679AF"/>
    <w:rsid w:val="00E727CD"/>
    <w:rsid w:val="00E77A6C"/>
    <w:rsid w:val="00E82C28"/>
    <w:rsid w:val="00E84ACC"/>
    <w:rsid w:val="00E877E1"/>
    <w:rsid w:val="00E90941"/>
    <w:rsid w:val="00E90A8F"/>
    <w:rsid w:val="00E968ED"/>
    <w:rsid w:val="00EA3B88"/>
    <w:rsid w:val="00EA4225"/>
    <w:rsid w:val="00EA72AA"/>
    <w:rsid w:val="00EA7565"/>
    <w:rsid w:val="00EB014A"/>
    <w:rsid w:val="00EB1D91"/>
    <w:rsid w:val="00EB28BE"/>
    <w:rsid w:val="00EB49C9"/>
    <w:rsid w:val="00EB7FE9"/>
    <w:rsid w:val="00EC0BCA"/>
    <w:rsid w:val="00EC268E"/>
    <w:rsid w:val="00ED2236"/>
    <w:rsid w:val="00ED7076"/>
    <w:rsid w:val="00ED730E"/>
    <w:rsid w:val="00ED78F1"/>
    <w:rsid w:val="00EE2681"/>
    <w:rsid w:val="00EE3582"/>
    <w:rsid w:val="00EE54E0"/>
    <w:rsid w:val="00EE55DD"/>
    <w:rsid w:val="00EE5D3F"/>
    <w:rsid w:val="00EF1164"/>
    <w:rsid w:val="00EF3511"/>
    <w:rsid w:val="00EF4CC0"/>
    <w:rsid w:val="00F00F3F"/>
    <w:rsid w:val="00F02938"/>
    <w:rsid w:val="00F03927"/>
    <w:rsid w:val="00F048C5"/>
    <w:rsid w:val="00F07CF7"/>
    <w:rsid w:val="00F123B0"/>
    <w:rsid w:val="00F13C7F"/>
    <w:rsid w:val="00F20B26"/>
    <w:rsid w:val="00F21C46"/>
    <w:rsid w:val="00F246E1"/>
    <w:rsid w:val="00F24997"/>
    <w:rsid w:val="00F24FF5"/>
    <w:rsid w:val="00F25A8B"/>
    <w:rsid w:val="00F25C51"/>
    <w:rsid w:val="00F27F4C"/>
    <w:rsid w:val="00F30794"/>
    <w:rsid w:val="00F31310"/>
    <w:rsid w:val="00F323C4"/>
    <w:rsid w:val="00F35015"/>
    <w:rsid w:val="00F377EB"/>
    <w:rsid w:val="00F37F98"/>
    <w:rsid w:val="00F4133E"/>
    <w:rsid w:val="00F41371"/>
    <w:rsid w:val="00F4247B"/>
    <w:rsid w:val="00F439E9"/>
    <w:rsid w:val="00F43B19"/>
    <w:rsid w:val="00F45B42"/>
    <w:rsid w:val="00F51D03"/>
    <w:rsid w:val="00F613E2"/>
    <w:rsid w:val="00F6146A"/>
    <w:rsid w:val="00F72412"/>
    <w:rsid w:val="00F73381"/>
    <w:rsid w:val="00F74E12"/>
    <w:rsid w:val="00F77282"/>
    <w:rsid w:val="00F80605"/>
    <w:rsid w:val="00F81146"/>
    <w:rsid w:val="00F87E80"/>
    <w:rsid w:val="00F9165A"/>
    <w:rsid w:val="00FA374A"/>
    <w:rsid w:val="00FA5F28"/>
    <w:rsid w:val="00FA6844"/>
    <w:rsid w:val="00FB022F"/>
    <w:rsid w:val="00FB0C48"/>
    <w:rsid w:val="00FB1A5C"/>
    <w:rsid w:val="00FB2290"/>
    <w:rsid w:val="00FB28F9"/>
    <w:rsid w:val="00FB4E44"/>
    <w:rsid w:val="00FB6DD9"/>
    <w:rsid w:val="00FC13B1"/>
    <w:rsid w:val="00FC39FE"/>
    <w:rsid w:val="00FC40CE"/>
    <w:rsid w:val="00FD0477"/>
    <w:rsid w:val="00FD0AAF"/>
    <w:rsid w:val="00FD11B6"/>
    <w:rsid w:val="00FD246B"/>
    <w:rsid w:val="00FE1FCE"/>
    <w:rsid w:val="00FE22B7"/>
    <w:rsid w:val="00FE3453"/>
    <w:rsid w:val="00FF2B27"/>
    <w:rsid w:val="00FF5A2B"/>
    <w:rsid w:val="00FF63C2"/>
    <w:rsid w:val="00FF754B"/>
    <w:rsid w:val="00FF7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67830288"/>
  <w15:chartTrackingRefBased/>
  <w15:docId w15:val="{A9FE9397-4A8C-495F-B5BF-C3BEF586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B11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2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B2F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2F7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9">
    <w:name w:val="heading 9"/>
    <w:basedOn w:val="a"/>
    <w:next w:val="a"/>
    <w:link w:val="90"/>
    <w:uiPriority w:val="9"/>
    <w:semiHidden/>
    <w:unhideWhenUsed/>
    <w:qFormat/>
    <w:rsid w:val="008B5AE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11BF"/>
    <w:rPr>
      <w:b/>
      <w:bCs/>
      <w:kern w:val="44"/>
      <w:sz w:val="44"/>
      <w:szCs w:val="44"/>
    </w:rPr>
  </w:style>
  <w:style w:type="character" w:customStyle="1" w:styleId="20">
    <w:name w:val="标题 2 字符"/>
    <w:basedOn w:val="a0"/>
    <w:link w:val="2"/>
    <w:uiPriority w:val="9"/>
    <w:rsid w:val="00CB2F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B2F7C"/>
    <w:rPr>
      <w:b/>
      <w:bCs/>
      <w:sz w:val="32"/>
      <w:szCs w:val="32"/>
    </w:rPr>
  </w:style>
  <w:style w:type="character" w:customStyle="1" w:styleId="40">
    <w:name w:val="标题 4 字符"/>
    <w:basedOn w:val="a0"/>
    <w:link w:val="4"/>
    <w:uiPriority w:val="9"/>
    <w:rsid w:val="00CB2F7C"/>
    <w:rPr>
      <w:rFonts w:asciiTheme="majorHAnsi" w:eastAsiaTheme="majorEastAsia" w:hAnsiTheme="majorHAnsi" w:cstheme="majorBidi"/>
      <w:b/>
      <w:bCs/>
      <w:sz w:val="28"/>
      <w:szCs w:val="28"/>
    </w:rPr>
  </w:style>
  <w:style w:type="character" w:customStyle="1" w:styleId="90">
    <w:name w:val="标题 9 字符"/>
    <w:basedOn w:val="a0"/>
    <w:link w:val="9"/>
    <w:uiPriority w:val="9"/>
    <w:semiHidden/>
    <w:rsid w:val="008B5AE8"/>
    <w:rPr>
      <w:rFonts w:asciiTheme="majorHAnsi" w:eastAsiaTheme="majorEastAsia" w:hAnsiTheme="majorHAnsi" w:cstheme="majorBidi"/>
      <w:szCs w:val="21"/>
    </w:rPr>
  </w:style>
  <w:style w:type="paragraph" w:styleId="TOC">
    <w:name w:val="TOC Heading"/>
    <w:basedOn w:val="1"/>
    <w:next w:val="a"/>
    <w:uiPriority w:val="39"/>
    <w:unhideWhenUsed/>
    <w:qFormat/>
    <w:rsid w:val="008430D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430D8"/>
  </w:style>
  <w:style w:type="character" w:styleId="a3">
    <w:name w:val="Hyperlink"/>
    <w:basedOn w:val="a0"/>
    <w:uiPriority w:val="99"/>
    <w:unhideWhenUsed/>
    <w:rsid w:val="008430D8"/>
    <w:rPr>
      <w:color w:val="0563C1" w:themeColor="hyperlink"/>
      <w:u w:val="single"/>
    </w:rPr>
  </w:style>
  <w:style w:type="paragraph" w:styleId="HTML">
    <w:name w:val="HTML Preformatted"/>
    <w:basedOn w:val="a"/>
    <w:link w:val="HTML0"/>
    <w:uiPriority w:val="99"/>
    <w:unhideWhenUsed/>
    <w:rsid w:val="007D08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D0874"/>
    <w:rPr>
      <w:rFonts w:ascii="宋体" w:eastAsia="宋体" w:hAnsi="宋体" w:cs="宋体"/>
      <w:kern w:val="0"/>
      <w:sz w:val="24"/>
      <w:szCs w:val="24"/>
    </w:rPr>
  </w:style>
  <w:style w:type="paragraph" w:styleId="21">
    <w:name w:val="toc 2"/>
    <w:basedOn w:val="a"/>
    <w:next w:val="a"/>
    <w:autoRedefine/>
    <w:uiPriority w:val="39"/>
    <w:unhideWhenUsed/>
    <w:rsid w:val="009656B0"/>
    <w:pPr>
      <w:ind w:leftChars="200" w:left="420"/>
    </w:pPr>
  </w:style>
  <w:style w:type="paragraph" w:styleId="a4">
    <w:name w:val="Normal (Web)"/>
    <w:basedOn w:val="a"/>
    <w:uiPriority w:val="99"/>
    <w:unhideWhenUsed/>
    <w:rsid w:val="00720988"/>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F1164"/>
    <w:rPr>
      <w:b/>
      <w:bCs/>
    </w:rPr>
  </w:style>
  <w:style w:type="paragraph" w:styleId="31">
    <w:name w:val="toc 3"/>
    <w:basedOn w:val="a"/>
    <w:next w:val="a"/>
    <w:autoRedefine/>
    <w:uiPriority w:val="39"/>
    <w:unhideWhenUsed/>
    <w:rsid w:val="008B5AE8"/>
    <w:pPr>
      <w:ind w:leftChars="400" w:left="840"/>
    </w:pPr>
  </w:style>
  <w:style w:type="character" w:customStyle="1" w:styleId="mi">
    <w:name w:val="mi"/>
    <w:basedOn w:val="a0"/>
    <w:rsid w:val="009345F8"/>
  </w:style>
  <w:style w:type="character" w:customStyle="1" w:styleId="mjxassistivemathml">
    <w:name w:val="mjx_assistive_mathml"/>
    <w:basedOn w:val="a0"/>
    <w:rsid w:val="009345F8"/>
  </w:style>
  <w:style w:type="character" w:customStyle="1" w:styleId="mo">
    <w:name w:val="mo"/>
    <w:basedOn w:val="a0"/>
    <w:rsid w:val="009345F8"/>
  </w:style>
  <w:style w:type="character" w:customStyle="1" w:styleId="mn">
    <w:name w:val="mn"/>
    <w:basedOn w:val="a0"/>
    <w:rsid w:val="009345F8"/>
  </w:style>
  <w:style w:type="character" w:styleId="a6">
    <w:name w:val="FollowedHyperlink"/>
    <w:basedOn w:val="a0"/>
    <w:uiPriority w:val="99"/>
    <w:semiHidden/>
    <w:unhideWhenUsed/>
    <w:rsid w:val="00EA7565"/>
    <w:rPr>
      <w:color w:val="954F72" w:themeColor="followedHyperlink"/>
      <w:u w:val="single"/>
    </w:rPr>
  </w:style>
  <w:style w:type="paragraph" w:styleId="a7">
    <w:name w:val="Date"/>
    <w:basedOn w:val="a"/>
    <w:next w:val="a"/>
    <w:link w:val="a8"/>
    <w:uiPriority w:val="99"/>
    <w:semiHidden/>
    <w:unhideWhenUsed/>
    <w:rsid w:val="00EA7565"/>
    <w:pPr>
      <w:ind w:leftChars="2500" w:left="100"/>
    </w:pPr>
  </w:style>
  <w:style w:type="character" w:customStyle="1" w:styleId="a8">
    <w:name w:val="日期 字符"/>
    <w:basedOn w:val="a0"/>
    <w:link w:val="a7"/>
    <w:uiPriority w:val="99"/>
    <w:semiHidden/>
    <w:rsid w:val="00EA7565"/>
  </w:style>
  <w:style w:type="paragraph" w:styleId="a9">
    <w:name w:val="header"/>
    <w:basedOn w:val="a"/>
    <w:link w:val="aa"/>
    <w:uiPriority w:val="99"/>
    <w:unhideWhenUsed/>
    <w:rsid w:val="00FB0C4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B0C48"/>
    <w:rPr>
      <w:sz w:val="18"/>
      <w:szCs w:val="18"/>
    </w:rPr>
  </w:style>
  <w:style w:type="paragraph" w:styleId="ab">
    <w:name w:val="footer"/>
    <w:basedOn w:val="a"/>
    <w:link w:val="ac"/>
    <w:unhideWhenUsed/>
    <w:rsid w:val="00FB0C48"/>
    <w:pPr>
      <w:tabs>
        <w:tab w:val="center" w:pos="4153"/>
        <w:tab w:val="right" w:pos="8306"/>
      </w:tabs>
      <w:snapToGrid w:val="0"/>
      <w:jc w:val="left"/>
    </w:pPr>
    <w:rPr>
      <w:sz w:val="18"/>
      <w:szCs w:val="18"/>
    </w:rPr>
  </w:style>
  <w:style w:type="character" w:customStyle="1" w:styleId="ac">
    <w:name w:val="页脚 字符"/>
    <w:basedOn w:val="a0"/>
    <w:link w:val="ab"/>
    <w:uiPriority w:val="99"/>
    <w:rsid w:val="00FB0C48"/>
    <w:rPr>
      <w:sz w:val="18"/>
      <w:szCs w:val="18"/>
    </w:rPr>
  </w:style>
  <w:style w:type="paragraph" w:styleId="ad">
    <w:name w:val="Plain Text"/>
    <w:basedOn w:val="a"/>
    <w:link w:val="ae"/>
    <w:rsid w:val="005F1F37"/>
    <w:rPr>
      <w:rFonts w:ascii="宋体" w:eastAsia="宋体" w:hAnsi="Courier New" w:cs="Courier New"/>
      <w:szCs w:val="21"/>
    </w:rPr>
  </w:style>
  <w:style w:type="character" w:customStyle="1" w:styleId="ae">
    <w:name w:val="纯文本 字符"/>
    <w:basedOn w:val="a0"/>
    <w:link w:val="ad"/>
    <w:rsid w:val="005F1F37"/>
    <w:rPr>
      <w:rFonts w:ascii="宋体" w:eastAsia="宋体" w:hAnsi="Courier New" w:cs="Courier New"/>
      <w:szCs w:val="21"/>
    </w:rPr>
  </w:style>
  <w:style w:type="character" w:styleId="af">
    <w:name w:val="page number"/>
    <w:basedOn w:val="a0"/>
    <w:rsid w:val="005F1F37"/>
  </w:style>
  <w:style w:type="character" w:customStyle="1" w:styleId="comment">
    <w:name w:val="comment"/>
    <w:basedOn w:val="a0"/>
    <w:rsid w:val="004011BC"/>
  </w:style>
  <w:style w:type="character" w:customStyle="1" w:styleId="hljs-meta">
    <w:name w:val="hljs-meta"/>
    <w:basedOn w:val="a0"/>
    <w:rsid w:val="00185E3E"/>
  </w:style>
  <w:style w:type="character" w:customStyle="1" w:styleId="hljs-meta-keyword">
    <w:name w:val="hljs-meta-keyword"/>
    <w:basedOn w:val="a0"/>
    <w:rsid w:val="00185E3E"/>
  </w:style>
  <w:style w:type="character" w:customStyle="1" w:styleId="hljs-meta-string">
    <w:name w:val="hljs-meta-string"/>
    <w:basedOn w:val="a0"/>
    <w:rsid w:val="00185E3E"/>
  </w:style>
  <w:style w:type="character" w:customStyle="1" w:styleId="hljs-keyword">
    <w:name w:val="hljs-keyword"/>
    <w:basedOn w:val="a0"/>
    <w:rsid w:val="00185E3E"/>
  </w:style>
  <w:style w:type="character" w:customStyle="1" w:styleId="hljs-number">
    <w:name w:val="hljs-number"/>
    <w:basedOn w:val="a0"/>
    <w:rsid w:val="00185E3E"/>
  </w:style>
  <w:style w:type="character" w:customStyle="1" w:styleId="hljs-builtin">
    <w:name w:val="hljs-built_in"/>
    <w:basedOn w:val="a0"/>
    <w:rsid w:val="00185E3E"/>
  </w:style>
  <w:style w:type="character" w:customStyle="1" w:styleId="hljs-function">
    <w:name w:val="hljs-function"/>
    <w:basedOn w:val="a0"/>
    <w:rsid w:val="00185E3E"/>
  </w:style>
  <w:style w:type="character" w:customStyle="1" w:styleId="hljs-title">
    <w:name w:val="hljs-title"/>
    <w:basedOn w:val="a0"/>
    <w:rsid w:val="00185E3E"/>
  </w:style>
  <w:style w:type="character" w:customStyle="1" w:styleId="hljs-params">
    <w:name w:val="hljs-params"/>
    <w:basedOn w:val="a0"/>
    <w:rsid w:val="00185E3E"/>
  </w:style>
  <w:style w:type="character" w:customStyle="1" w:styleId="hljs-comment">
    <w:name w:val="hljs-comment"/>
    <w:basedOn w:val="a0"/>
    <w:rsid w:val="00185E3E"/>
  </w:style>
  <w:style w:type="character" w:customStyle="1" w:styleId="hljs-string">
    <w:name w:val="hljs-string"/>
    <w:basedOn w:val="a0"/>
    <w:rsid w:val="00185E3E"/>
  </w:style>
  <w:style w:type="paragraph" w:styleId="41">
    <w:name w:val="toc 4"/>
    <w:basedOn w:val="a"/>
    <w:next w:val="a"/>
    <w:autoRedefine/>
    <w:uiPriority w:val="39"/>
    <w:unhideWhenUsed/>
    <w:rsid w:val="004647B0"/>
    <w:pPr>
      <w:ind w:leftChars="600" w:left="1260"/>
    </w:pPr>
  </w:style>
  <w:style w:type="paragraph" w:styleId="5">
    <w:name w:val="toc 5"/>
    <w:basedOn w:val="a"/>
    <w:next w:val="a"/>
    <w:autoRedefine/>
    <w:uiPriority w:val="39"/>
    <w:unhideWhenUsed/>
    <w:rsid w:val="004647B0"/>
    <w:pPr>
      <w:ind w:leftChars="800" w:left="1680"/>
    </w:pPr>
  </w:style>
  <w:style w:type="paragraph" w:styleId="6">
    <w:name w:val="toc 6"/>
    <w:basedOn w:val="a"/>
    <w:next w:val="a"/>
    <w:autoRedefine/>
    <w:uiPriority w:val="39"/>
    <w:unhideWhenUsed/>
    <w:rsid w:val="004647B0"/>
    <w:pPr>
      <w:ind w:leftChars="1000" w:left="2100"/>
    </w:pPr>
  </w:style>
  <w:style w:type="paragraph" w:styleId="7">
    <w:name w:val="toc 7"/>
    <w:basedOn w:val="a"/>
    <w:next w:val="a"/>
    <w:autoRedefine/>
    <w:uiPriority w:val="39"/>
    <w:unhideWhenUsed/>
    <w:rsid w:val="004647B0"/>
    <w:pPr>
      <w:ind w:leftChars="1200" w:left="2520"/>
    </w:pPr>
  </w:style>
  <w:style w:type="paragraph" w:styleId="8">
    <w:name w:val="toc 8"/>
    <w:basedOn w:val="a"/>
    <w:next w:val="a"/>
    <w:autoRedefine/>
    <w:uiPriority w:val="39"/>
    <w:unhideWhenUsed/>
    <w:rsid w:val="004647B0"/>
    <w:pPr>
      <w:ind w:leftChars="1400" w:left="2940"/>
    </w:pPr>
  </w:style>
  <w:style w:type="paragraph" w:styleId="91">
    <w:name w:val="toc 9"/>
    <w:basedOn w:val="a"/>
    <w:next w:val="a"/>
    <w:autoRedefine/>
    <w:uiPriority w:val="39"/>
    <w:unhideWhenUsed/>
    <w:rsid w:val="004647B0"/>
    <w:pPr>
      <w:ind w:leftChars="1600" w:left="3360"/>
    </w:pPr>
  </w:style>
  <w:style w:type="paragraph" w:styleId="12">
    <w:name w:val="index 1"/>
    <w:basedOn w:val="a"/>
    <w:next w:val="a"/>
    <w:autoRedefine/>
    <w:uiPriority w:val="99"/>
    <w:semiHidden/>
    <w:unhideWhenUsed/>
    <w:rsid w:val="00CC0F69"/>
  </w:style>
  <w:style w:type="paragraph" w:styleId="22">
    <w:name w:val="index 2"/>
    <w:basedOn w:val="a"/>
    <w:next w:val="a"/>
    <w:autoRedefine/>
    <w:uiPriority w:val="99"/>
    <w:semiHidden/>
    <w:unhideWhenUsed/>
    <w:rsid w:val="00CC0F69"/>
    <w:pPr>
      <w:ind w:leftChars="200" w:left="200"/>
    </w:pPr>
  </w:style>
  <w:style w:type="character" w:styleId="HTML1">
    <w:name w:val="HTML Typewriter"/>
    <w:basedOn w:val="a0"/>
    <w:uiPriority w:val="99"/>
    <w:semiHidden/>
    <w:unhideWhenUsed/>
    <w:rsid w:val="00490960"/>
    <w:rPr>
      <w:rFonts w:ascii="宋体" w:eastAsia="宋体" w:hAnsi="宋体" w:cs="宋体"/>
      <w:sz w:val="24"/>
      <w:szCs w:val="24"/>
    </w:rPr>
  </w:style>
  <w:style w:type="character" w:styleId="af0">
    <w:name w:val="Emphasis"/>
    <w:basedOn w:val="a0"/>
    <w:uiPriority w:val="20"/>
    <w:qFormat/>
    <w:rsid w:val="00490960"/>
    <w:rPr>
      <w:i/>
      <w:iCs/>
    </w:rPr>
  </w:style>
  <w:style w:type="character" w:customStyle="1" w:styleId="cnblogscodecopy">
    <w:name w:val="cnblogs_code_copy"/>
    <w:basedOn w:val="a0"/>
    <w:rsid w:val="00490960"/>
  </w:style>
  <w:style w:type="character" w:customStyle="1" w:styleId="hljs-variable">
    <w:name w:val="hljs-variable"/>
    <w:basedOn w:val="a0"/>
    <w:rsid w:val="005F0772"/>
  </w:style>
  <w:style w:type="character" w:styleId="HTML2">
    <w:name w:val="HTML Code"/>
    <w:basedOn w:val="a0"/>
    <w:uiPriority w:val="99"/>
    <w:semiHidden/>
    <w:unhideWhenUsed/>
    <w:rsid w:val="00D705CE"/>
    <w:rPr>
      <w:rFonts w:ascii="宋体" w:eastAsia="宋体" w:hAnsi="宋体" w:cs="宋体"/>
      <w:sz w:val="24"/>
      <w:szCs w:val="24"/>
    </w:rPr>
  </w:style>
  <w:style w:type="character" w:customStyle="1" w:styleId="hljs-preprocessor">
    <w:name w:val="hljs-preprocessor"/>
    <w:basedOn w:val="a0"/>
    <w:rsid w:val="00D705CE"/>
  </w:style>
  <w:style w:type="character" w:customStyle="1" w:styleId="hljs-stlcontainer">
    <w:name w:val="hljs-stl_container"/>
    <w:basedOn w:val="a0"/>
    <w:rsid w:val="00D705CE"/>
  </w:style>
  <w:style w:type="character" w:customStyle="1" w:styleId="cp">
    <w:name w:val="cp"/>
    <w:basedOn w:val="a0"/>
    <w:rsid w:val="00C54B20"/>
  </w:style>
  <w:style w:type="character" w:customStyle="1" w:styleId="cpf">
    <w:name w:val="cpf"/>
    <w:basedOn w:val="a0"/>
    <w:rsid w:val="00C54B20"/>
  </w:style>
  <w:style w:type="character" w:customStyle="1" w:styleId="k">
    <w:name w:val="k"/>
    <w:basedOn w:val="a0"/>
    <w:rsid w:val="00C54B20"/>
  </w:style>
  <w:style w:type="character" w:customStyle="1" w:styleId="n">
    <w:name w:val="n"/>
    <w:basedOn w:val="a0"/>
    <w:rsid w:val="00C54B20"/>
  </w:style>
  <w:style w:type="character" w:customStyle="1" w:styleId="p">
    <w:name w:val="p"/>
    <w:basedOn w:val="a0"/>
    <w:rsid w:val="00C54B20"/>
  </w:style>
  <w:style w:type="character" w:customStyle="1" w:styleId="kt">
    <w:name w:val="kt"/>
    <w:basedOn w:val="a0"/>
    <w:rsid w:val="00C54B20"/>
  </w:style>
  <w:style w:type="character" w:customStyle="1" w:styleId="nf">
    <w:name w:val="nf"/>
    <w:basedOn w:val="a0"/>
    <w:rsid w:val="00C54B20"/>
  </w:style>
  <w:style w:type="character" w:customStyle="1" w:styleId="o">
    <w:name w:val="o"/>
    <w:basedOn w:val="a0"/>
    <w:rsid w:val="00C54B20"/>
  </w:style>
  <w:style w:type="character" w:customStyle="1" w:styleId="s">
    <w:name w:val="s"/>
    <w:basedOn w:val="a0"/>
    <w:rsid w:val="00C54B20"/>
  </w:style>
  <w:style w:type="character" w:customStyle="1" w:styleId="nb">
    <w:name w:val="nb"/>
    <w:basedOn w:val="a0"/>
    <w:rsid w:val="00C54B20"/>
  </w:style>
  <w:style w:type="character" w:customStyle="1" w:styleId="c1">
    <w:name w:val="c1"/>
    <w:basedOn w:val="a0"/>
    <w:rsid w:val="00C54B20"/>
  </w:style>
  <w:style w:type="character" w:customStyle="1" w:styleId="se">
    <w:name w:val="se"/>
    <w:basedOn w:val="a0"/>
    <w:rsid w:val="00C54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4067">
      <w:bodyDiv w:val="1"/>
      <w:marLeft w:val="0"/>
      <w:marRight w:val="0"/>
      <w:marTop w:val="0"/>
      <w:marBottom w:val="0"/>
      <w:divBdr>
        <w:top w:val="none" w:sz="0" w:space="0" w:color="auto"/>
        <w:left w:val="none" w:sz="0" w:space="0" w:color="auto"/>
        <w:bottom w:val="none" w:sz="0" w:space="0" w:color="auto"/>
        <w:right w:val="none" w:sz="0" w:space="0" w:color="auto"/>
      </w:divBdr>
    </w:div>
    <w:div w:id="67963624">
      <w:bodyDiv w:val="1"/>
      <w:marLeft w:val="0"/>
      <w:marRight w:val="0"/>
      <w:marTop w:val="0"/>
      <w:marBottom w:val="0"/>
      <w:divBdr>
        <w:top w:val="none" w:sz="0" w:space="0" w:color="auto"/>
        <w:left w:val="none" w:sz="0" w:space="0" w:color="auto"/>
        <w:bottom w:val="none" w:sz="0" w:space="0" w:color="auto"/>
        <w:right w:val="none" w:sz="0" w:space="0" w:color="auto"/>
      </w:divBdr>
      <w:divsChild>
        <w:div w:id="960920859">
          <w:marLeft w:val="0"/>
          <w:marRight w:val="0"/>
          <w:marTop w:val="0"/>
          <w:marBottom w:val="150"/>
          <w:divBdr>
            <w:top w:val="none" w:sz="0" w:space="0" w:color="auto"/>
            <w:left w:val="none" w:sz="0" w:space="0" w:color="auto"/>
            <w:bottom w:val="none" w:sz="0" w:space="0" w:color="auto"/>
            <w:right w:val="none" w:sz="0" w:space="0" w:color="auto"/>
          </w:divBdr>
        </w:div>
        <w:div w:id="784735695">
          <w:marLeft w:val="0"/>
          <w:marRight w:val="0"/>
          <w:marTop w:val="150"/>
          <w:marBottom w:val="150"/>
          <w:divBdr>
            <w:top w:val="none" w:sz="0" w:space="0" w:color="auto"/>
            <w:left w:val="none" w:sz="0" w:space="0" w:color="auto"/>
            <w:bottom w:val="none" w:sz="0" w:space="0" w:color="auto"/>
            <w:right w:val="none" w:sz="0" w:space="0" w:color="auto"/>
          </w:divBdr>
        </w:div>
        <w:div w:id="440609648">
          <w:marLeft w:val="0"/>
          <w:marRight w:val="0"/>
          <w:marTop w:val="150"/>
          <w:marBottom w:val="150"/>
          <w:divBdr>
            <w:top w:val="none" w:sz="0" w:space="0" w:color="auto"/>
            <w:left w:val="none" w:sz="0" w:space="0" w:color="auto"/>
            <w:bottom w:val="none" w:sz="0" w:space="0" w:color="auto"/>
            <w:right w:val="none" w:sz="0" w:space="0" w:color="auto"/>
          </w:divBdr>
        </w:div>
        <w:div w:id="1858763511">
          <w:marLeft w:val="0"/>
          <w:marRight w:val="0"/>
          <w:marTop w:val="150"/>
          <w:marBottom w:val="150"/>
          <w:divBdr>
            <w:top w:val="none" w:sz="0" w:space="0" w:color="auto"/>
            <w:left w:val="none" w:sz="0" w:space="0" w:color="auto"/>
            <w:bottom w:val="none" w:sz="0" w:space="0" w:color="auto"/>
            <w:right w:val="none" w:sz="0" w:space="0" w:color="auto"/>
          </w:divBdr>
        </w:div>
      </w:divsChild>
    </w:div>
    <w:div w:id="68305850">
      <w:bodyDiv w:val="1"/>
      <w:marLeft w:val="0"/>
      <w:marRight w:val="0"/>
      <w:marTop w:val="0"/>
      <w:marBottom w:val="0"/>
      <w:divBdr>
        <w:top w:val="none" w:sz="0" w:space="0" w:color="auto"/>
        <w:left w:val="none" w:sz="0" w:space="0" w:color="auto"/>
        <w:bottom w:val="none" w:sz="0" w:space="0" w:color="auto"/>
        <w:right w:val="none" w:sz="0" w:space="0" w:color="auto"/>
      </w:divBdr>
    </w:div>
    <w:div w:id="309678468">
      <w:bodyDiv w:val="1"/>
      <w:marLeft w:val="0"/>
      <w:marRight w:val="0"/>
      <w:marTop w:val="0"/>
      <w:marBottom w:val="0"/>
      <w:divBdr>
        <w:top w:val="none" w:sz="0" w:space="0" w:color="auto"/>
        <w:left w:val="none" w:sz="0" w:space="0" w:color="auto"/>
        <w:bottom w:val="none" w:sz="0" w:space="0" w:color="auto"/>
        <w:right w:val="none" w:sz="0" w:space="0" w:color="auto"/>
      </w:divBdr>
    </w:div>
    <w:div w:id="361590941">
      <w:bodyDiv w:val="1"/>
      <w:marLeft w:val="0"/>
      <w:marRight w:val="0"/>
      <w:marTop w:val="0"/>
      <w:marBottom w:val="0"/>
      <w:divBdr>
        <w:top w:val="none" w:sz="0" w:space="0" w:color="auto"/>
        <w:left w:val="none" w:sz="0" w:space="0" w:color="auto"/>
        <w:bottom w:val="none" w:sz="0" w:space="0" w:color="auto"/>
        <w:right w:val="none" w:sz="0" w:space="0" w:color="auto"/>
      </w:divBdr>
    </w:div>
    <w:div w:id="365832161">
      <w:bodyDiv w:val="1"/>
      <w:marLeft w:val="0"/>
      <w:marRight w:val="0"/>
      <w:marTop w:val="0"/>
      <w:marBottom w:val="0"/>
      <w:divBdr>
        <w:top w:val="none" w:sz="0" w:space="0" w:color="auto"/>
        <w:left w:val="none" w:sz="0" w:space="0" w:color="auto"/>
        <w:bottom w:val="none" w:sz="0" w:space="0" w:color="auto"/>
        <w:right w:val="none" w:sz="0" w:space="0" w:color="auto"/>
      </w:divBdr>
    </w:div>
    <w:div w:id="407269341">
      <w:bodyDiv w:val="1"/>
      <w:marLeft w:val="0"/>
      <w:marRight w:val="0"/>
      <w:marTop w:val="0"/>
      <w:marBottom w:val="0"/>
      <w:divBdr>
        <w:top w:val="none" w:sz="0" w:space="0" w:color="auto"/>
        <w:left w:val="none" w:sz="0" w:space="0" w:color="auto"/>
        <w:bottom w:val="none" w:sz="0" w:space="0" w:color="auto"/>
        <w:right w:val="none" w:sz="0" w:space="0" w:color="auto"/>
      </w:divBdr>
      <w:divsChild>
        <w:div w:id="34736312">
          <w:marLeft w:val="0"/>
          <w:marRight w:val="0"/>
          <w:marTop w:val="0"/>
          <w:marBottom w:val="0"/>
          <w:divBdr>
            <w:top w:val="none" w:sz="0" w:space="0" w:color="auto"/>
            <w:left w:val="none" w:sz="0" w:space="0" w:color="auto"/>
            <w:bottom w:val="none" w:sz="0" w:space="0" w:color="auto"/>
            <w:right w:val="none" w:sz="0" w:space="0" w:color="auto"/>
          </w:divBdr>
        </w:div>
      </w:divsChild>
    </w:div>
    <w:div w:id="508642878">
      <w:bodyDiv w:val="1"/>
      <w:marLeft w:val="0"/>
      <w:marRight w:val="0"/>
      <w:marTop w:val="0"/>
      <w:marBottom w:val="0"/>
      <w:divBdr>
        <w:top w:val="none" w:sz="0" w:space="0" w:color="auto"/>
        <w:left w:val="none" w:sz="0" w:space="0" w:color="auto"/>
        <w:bottom w:val="none" w:sz="0" w:space="0" w:color="auto"/>
        <w:right w:val="none" w:sz="0" w:space="0" w:color="auto"/>
      </w:divBdr>
    </w:div>
    <w:div w:id="546338915">
      <w:bodyDiv w:val="1"/>
      <w:marLeft w:val="0"/>
      <w:marRight w:val="0"/>
      <w:marTop w:val="0"/>
      <w:marBottom w:val="0"/>
      <w:divBdr>
        <w:top w:val="none" w:sz="0" w:space="0" w:color="auto"/>
        <w:left w:val="none" w:sz="0" w:space="0" w:color="auto"/>
        <w:bottom w:val="none" w:sz="0" w:space="0" w:color="auto"/>
        <w:right w:val="none" w:sz="0" w:space="0" w:color="auto"/>
      </w:divBdr>
    </w:div>
    <w:div w:id="604046180">
      <w:bodyDiv w:val="1"/>
      <w:marLeft w:val="0"/>
      <w:marRight w:val="0"/>
      <w:marTop w:val="0"/>
      <w:marBottom w:val="0"/>
      <w:divBdr>
        <w:top w:val="none" w:sz="0" w:space="0" w:color="auto"/>
        <w:left w:val="none" w:sz="0" w:space="0" w:color="auto"/>
        <w:bottom w:val="none" w:sz="0" w:space="0" w:color="auto"/>
        <w:right w:val="none" w:sz="0" w:space="0" w:color="auto"/>
      </w:divBdr>
    </w:div>
    <w:div w:id="614216691">
      <w:bodyDiv w:val="1"/>
      <w:marLeft w:val="0"/>
      <w:marRight w:val="0"/>
      <w:marTop w:val="0"/>
      <w:marBottom w:val="0"/>
      <w:divBdr>
        <w:top w:val="none" w:sz="0" w:space="0" w:color="auto"/>
        <w:left w:val="none" w:sz="0" w:space="0" w:color="auto"/>
        <w:bottom w:val="none" w:sz="0" w:space="0" w:color="auto"/>
        <w:right w:val="none" w:sz="0" w:space="0" w:color="auto"/>
      </w:divBdr>
      <w:divsChild>
        <w:div w:id="1230992583">
          <w:marLeft w:val="120"/>
          <w:marRight w:val="0"/>
          <w:marTop w:val="0"/>
          <w:marBottom w:val="0"/>
          <w:divBdr>
            <w:top w:val="none" w:sz="0" w:space="0" w:color="auto"/>
            <w:left w:val="none" w:sz="0" w:space="0" w:color="auto"/>
            <w:bottom w:val="none" w:sz="0" w:space="0" w:color="auto"/>
            <w:right w:val="none" w:sz="0" w:space="0" w:color="auto"/>
          </w:divBdr>
          <w:divsChild>
            <w:div w:id="1475492293">
              <w:marLeft w:val="0"/>
              <w:marRight w:val="0"/>
              <w:marTop w:val="0"/>
              <w:marBottom w:val="0"/>
              <w:divBdr>
                <w:top w:val="none" w:sz="0" w:space="0" w:color="auto"/>
                <w:left w:val="none" w:sz="0" w:space="0" w:color="auto"/>
                <w:bottom w:val="none" w:sz="0" w:space="0" w:color="auto"/>
                <w:right w:val="none" w:sz="0" w:space="0" w:color="auto"/>
              </w:divBdr>
            </w:div>
          </w:divsChild>
        </w:div>
        <w:div w:id="1369256708">
          <w:marLeft w:val="120"/>
          <w:marRight w:val="0"/>
          <w:marTop w:val="0"/>
          <w:marBottom w:val="0"/>
          <w:divBdr>
            <w:top w:val="none" w:sz="0" w:space="0" w:color="auto"/>
            <w:left w:val="none" w:sz="0" w:space="0" w:color="auto"/>
            <w:bottom w:val="none" w:sz="0" w:space="0" w:color="auto"/>
            <w:right w:val="none" w:sz="0" w:space="0" w:color="auto"/>
          </w:divBdr>
          <w:divsChild>
            <w:div w:id="624775846">
              <w:marLeft w:val="0"/>
              <w:marRight w:val="0"/>
              <w:marTop w:val="0"/>
              <w:marBottom w:val="0"/>
              <w:divBdr>
                <w:top w:val="none" w:sz="0" w:space="0" w:color="auto"/>
                <w:left w:val="none" w:sz="0" w:space="0" w:color="auto"/>
                <w:bottom w:val="none" w:sz="0" w:space="0" w:color="auto"/>
                <w:right w:val="none" w:sz="0" w:space="0" w:color="auto"/>
              </w:divBdr>
            </w:div>
          </w:divsChild>
        </w:div>
        <w:div w:id="342169968">
          <w:marLeft w:val="120"/>
          <w:marRight w:val="0"/>
          <w:marTop w:val="0"/>
          <w:marBottom w:val="0"/>
          <w:divBdr>
            <w:top w:val="none" w:sz="0" w:space="0" w:color="auto"/>
            <w:left w:val="none" w:sz="0" w:space="0" w:color="auto"/>
            <w:bottom w:val="none" w:sz="0" w:space="0" w:color="auto"/>
            <w:right w:val="none" w:sz="0" w:space="0" w:color="auto"/>
          </w:divBdr>
          <w:divsChild>
            <w:div w:id="804002878">
              <w:marLeft w:val="0"/>
              <w:marRight w:val="0"/>
              <w:marTop w:val="0"/>
              <w:marBottom w:val="0"/>
              <w:divBdr>
                <w:top w:val="none" w:sz="0" w:space="0" w:color="auto"/>
                <w:left w:val="none" w:sz="0" w:space="0" w:color="auto"/>
                <w:bottom w:val="none" w:sz="0" w:space="0" w:color="auto"/>
                <w:right w:val="none" w:sz="0" w:space="0" w:color="auto"/>
              </w:divBdr>
            </w:div>
          </w:divsChild>
        </w:div>
        <w:div w:id="276759048">
          <w:marLeft w:val="120"/>
          <w:marRight w:val="0"/>
          <w:marTop w:val="0"/>
          <w:marBottom w:val="0"/>
          <w:divBdr>
            <w:top w:val="none" w:sz="0" w:space="0" w:color="auto"/>
            <w:left w:val="none" w:sz="0" w:space="0" w:color="auto"/>
            <w:bottom w:val="none" w:sz="0" w:space="0" w:color="auto"/>
            <w:right w:val="none" w:sz="0" w:space="0" w:color="auto"/>
          </w:divBdr>
          <w:divsChild>
            <w:div w:id="1866751513">
              <w:marLeft w:val="0"/>
              <w:marRight w:val="0"/>
              <w:marTop w:val="0"/>
              <w:marBottom w:val="0"/>
              <w:divBdr>
                <w:top w:val="none" w:sz="0" w:space="0" w:color="auto"/>
                <w:left w:val="none" w:sz="0" w:space="0" w:color="auto"/>
                <w:bottom w:val="none" w:sz="0" w:space="0" w:color="auto"/>
                <w:right w:val="none" w:sz="0" w:space="0" w:color="auto"/>
              </w:divBdr>
            </w:div>
          </w:divsChild>
        </w:div>
        <w:div w:id="1271815931">
          <w:marLeft w:val="120"/>
          <w:marRight w:val="0"/>
          <w:marTop w:val="0"/>
          <w:marBottom w:val="0"/>
          <w:divBdr>
            <w:top w:val="none" w:sz="0" w:space="0" w:color="auto"/>
            <w:left w:val="none" w:sz="0" w:space="0" w:color="auto"/>
            <w:bottom w:val="none" w:sz="0" w:space="0" w:color="auto"/>
            <w:right w:val="none" w:sz="0" w:space="0" w:color="auto"/>
          </w:divBdr>
          <w:divsChild>
            <w:div w:id="1959600249">
              <w:marLeft w:val="0"/>
              <w:marRight w:val="0"/>
              <w:marTop w:val="0"/>
              <w:marBottom w:val="0"/>
              <w:divBdr>
                <w:top w:val="none" w:sz="0" w:space="0" w:color="auto"/>
                <w:left w:val="none" w:sz="0" w:space="0" w:color="auto"/>
                <w:bottom w:val="none" w:sz="0" w:space="0" w:color="auto"/>
                <w:right w:val="none" w:sz="0" w:space="0" w:color="auto"/>
              </w:divBdr>
            </w:div>
          </w:divsChild>
        </w:div>
        <w:div w:id="593705932">
          <w:marLeft w:val="120"/>
          <w:marRight w:val="0"/>
          <w:marTop w:val="0"/>
          <w:marBottom w:val="0"/>
          <w:divBdr>
            <w:top w:val="none" w:sz="0" w:space="0" w:color="auto"/>
            <w:left w:val="none" w:sz="0" w:space="0" w:color="auto"/>
            <w:bottom w:val="none" w:sz="0" w:space="0" w:color="auto"/>
            <w:right w:val="none" w:sz="0" w:space="0" w:color="auto"/>
          </w:divBdr>
          <w:divsChild>
            <w:div w:id="1537426748">
              <w:marLeft w:val="0"/>
              <w:marRight w:val="0"/>
              <w:marTop w:val="0"/>
              <w:marBottom w:val="0"/>
              <w:divBdr>
                <w:top w:val="none" w:sz="0" w:space="0" w:color="auto"/>
                <w:left w:val="none" w:sz="0" w:space="0" w:color="auto"/>
                <w:bottom w:val="none" w:sz="0" w:space="0" w:color="auto"/>
                <w:right w:val="none" w:sz="0" w:space="0" w:color="auto"/>
              </w:divBdr>
            </w:div>
          </w:divsChild>
        </w:div>
        <w:div w:id="1840458533">
          <w:marLeft w:val="120"/>
          <w:marRight w:val="0"/>
          <w:marTop w:val="0"/>
          <w:marBottom w:val="0"/>
          <w:divBdr>
            <w:top w:val="none" w:sz="0" w:space="0" w:color="auto"/>
            <w:left w:val="none" w:sz="0" w:space="0" w:color="auto"/>
            <w:bottom w:val="none" w:sz="0" w:space="0" w:color="auto"/>
            <w:right w:val="none" w:sz="0" w:space="0" w:color="auto"/>
          </w:divBdr>
          <w:divsChild>
            <w:div w:id="323896191">
              <w:marLeft w:val="0"/>
              <w:marRight w:val="0"/>
              <w:marTop w:val="0"/>
              <w:marBottom w:val="0"/>
              <w:divBdr>
                <w:top w:val="none" w:sz="0" w:space="0" w:color="auto"/>
                <w:left w:val="none" w:sz="0" w:space="0" w:color="auto"/>
                <w:bottom w:val="none" w:sz="0" w:space="0" w:color="auto"/>
                <w:right w:val="none" w:sz="0" w:space="0" w:color="auto"/>
              </w:divBdr>
            </w:div>
          </w:divsChild>
        </w:div>
        <w:div w:id="476267637">
          <w:marLeft w:val="120"/>
          <w:marRight w:val="0"/>
          <w:marTop w:val="0"/>
          <w:marBottom w:val="0"/>
          <w:divBdr>
            <w:top w:val="none" w:sz="0" w:space="0" w:color="auto"/>
            <w:left w:val="none" w:sz="0" w:space="0" w:color="auto"/>
            <w:bottom w:val="none" w:sz="0" w:space="0" w:color="auto"/>
            <w:right w:val="none" w:sz="0" w:space="0" w:color="auto"/>
          </w:divBdr>
          <w:divsChild>
            <w:div w:id="1003169799">
              <w:marLeft w:val="0"/>
              <w:marRight w:val="0"/>
              <w:marTop w:val="0"/>
              <w:marBottom w:val="0"/>
              <w:divBdr>
                <w:top w:val="none" w:sz="0" w:space="0" w:color="auto"/>
                <w:left w:val="none" w:sz="0" w:space="0" w:color="auto"/>
                <w:bottom w:val="none" w:sz="0" w:space="0" w:color="auto"/>
                <w:right w:val="none" w:sz="0" w:space="0" w:color="auto"/>
              </w:divBdr>
            </w:div>
          </w:divsChild>
        </w:div>
        <w:div w:id="634945395">
          <w:marLeft w:val="120"/>
          <w:marRight w:val="0"/>
          <w:marTop w:val="0"/>
          <w:marBottom w:val="0"/>
          <w:divBdr>
            <w:top w:val="none" w:sz="0" w:space="0" w:color="auto"/>
            <w:left w:val="none" w:sz="0" w:space="0" w:color="auto"/>
            <w:bottom w:val="none" w:sz="0" w:space="0" w:color="auto"/>
            <w:right w:val="none" w:sz="0" w:space="0" w:color="auto"/>
          </w:divBdr>
          <w:divsChild>
            <w:div w:id="1344866152">
              <w:marLeft w:val="0"/>
              <w:marRight w:val="0"/>
              <w:marTop w:val="0"/>
              <w:marBottom w:val="0"/>
              <w:divBdr>
                <w:top w:val="none" w:sz="0" w:space="0" w:color="auto"/>
                <w:left w:val="none" w:sz="0" w:space="0" w:color="auto"/>
                <w:bottom w:val="none" w:sz="0" w:space="0" w:color="auto"/>
                <w:right w:val="none" w:sz="0" w:space="0" w:color="auto"/>
              </w:divBdr>
            </w:div>
          </w:divsChild>
        </w:div>
        <w:div w:id="1031686497">
          <w:marLeft w:val="120"/>
          <w:marRight w:val="0"/>
          <w:marTop w:val="0"/>
          <w:marBottom w:val="0"/>
          <w:divBdr>
            <w:top w:val="none" w:sz="0" w:space="0" w:color="auto"/>
            <w:left w:val="none" w:sz="0" w:space="0" w:color="auto"/>
            <w:bottom w:val="none" w:sz="0" w:space="0" w:color="auto"/>
            <w:right w:val="none" w:sz="0" w:space="0" w:color="auto"/>
          </w:divBdr>
          <w:divsChild>
            <w:div w:id="2075345980">
              <w:marLeft w:val="0"/>
              <w:marRight w:val="0"/>
              <w:marTop w:val="0"/>
              <w:marBottom w:val="0"/>
              <w:divBdr>
                <w:top w:val="none" w:sz="0" w:space="0" w:color="auto"/>
                <w:left w:val="none" w:sz="0" w:space="0" w:color="auto"/>
                <w:bottom w:val="none" w:sz="0" w:space="0" w:color="auto"/>
                <w:right w:val="none" w:sz="0" w:space="0" w:color="auto"/>
              </w:divBdr>
            </w:div>
          </w:divsChild>
        </w:div>
        <w:div w:id="3410209">
          <w:marLeft w:val="120"/>
          <w:marRight w:val="0"/>
          <w:marTop w:val="0"/>
          <w:marBottom w:val="0"/>
          <w:divBdr>
            <w:top w:val="none" w:sz="0" w:space="0" w:color="auto"/>
            <w:left w:val="none" w:sz="0" w:space="0" w:color="auto"/>
            <w:bottom w:val="none" w:sz="0" w:space="0" w:color="auto"/>
            <w:right w:val="none" w:sz="0" w:space="0" w:color="auto"/>
          </w:divBdr>
          <w:divsChild>
            <w:div w:id="950627896">
              <w:marLeft w:val="0"/>
              <w:marRight w:val="0"/>
              <w:marTop w:val="0"/>
              <w:marBottom w:val="0"/>
              <w:divBdr>
                <w:top w:val="none" w:sz="0" w:space="0" w:color="auto"/>
                <w:left w:val="none" w:sz="0" w:space="0" w:color="auto"/>
                <w:bottom w:val="none" w:sz="0" w:space="0" w:color="auto"/>
                <w:right w:val="none" w:sz="0" w:space="0" w:color="auto"/>
              </w:divBdr>
            </w:div>
          </w:divsChild>
        </w:div>
        <w:div w:id="1386222818">
          <w:marLeft w:val="120"/>
          <w:marRight w:val="0"/>
          <w:marTop w:val="0"/>
          <w:marBottom w:val="0"/>
          <w:divBdr>
            <w:top w:val="none" w:sz="0" w:space="0" w:color="auto"/>
            <w:left w:val="none" w:sz="0" w:space="0" w:color="auto"/>
            <w:bottom w:val="none" w:sz="0" w:space="0" w:color="auto"/>
            <w:right w:val="none" w:sz="0" w:space="0" w:color="auto"/>
          </w:divBdr>
          <w:divsChild>
            <w:div w:id="862206522">
              <w:marLeft w:val="0"/>
              <w:marRight w:val="0"/>
              <w:marTop w:val="0"/>
              <w:marBottom w:val="0"/>
              <w:divBdr>
                <w:top w:val="none" w:sz="0" w:space="0" w:color="auto"/>
                <w:left w:val="none" w:sz="0" w:space="0" w:color="auto"/>
                <w:bottom w:val="none" w:sz="0" w:space="0" w:color="auto"/>
                <w:right w:val="none" w:sz="0" w:space="0" w:color="auto"/>
              </w:divBdr>
            </w:div>
          </w:divsChild>
        </w:div>
        <w:div w:id="308486191">
          <w:marLeft w:val="120"/>
          <w:marRight w:val="0"/>
          <w:marTop w:val="0"/>
          <w:marBottom w:val="0"/>
          <w:divBdr>
            <w:top w:val="none" w:sz="0" w:space="0" w:color="auto"/>
            <w:left w:val="none" w:sz="0" w:space="0" w:color="auto"/>
            <w:bottom w:val="none" w:sz="0" w:space="0" w:color="auto"/>
            <w:right w:val="none" w:sz="0" w:space="0" w:color="auto"/>
          </w:divBdr>
          <w:divsChild>
            <w:div w:id="777144499">
              <w:marLeft w:val="0"/>
              <w:marRight w:val="0"/>
              <w:marTop w:val="0"/>
              <w:marBottom w:val="0"/>
              <w:divBdr>
                <w:top w:val="none" w:sz="0" w:space="0" w:color="auto"/>
                <w:left w:val="none" w:sz="0" w:space="0" w:color="auto"/>
                <w:bottom w:val="none" w:sz="0" w:space="0" w:color="auto"/>
                <w:right w:val="none" w:sz="0" w:space="0" w:color="auto"/>
              </w:divBdr>
            </w:div>
          </w:divsChild>
        </w:div>
        <w:div w:id="2101633074">
          <w:marLeft w:val="120"/>
          <w:marRight w:val="0"/>
          <w:marTop w:val="0"/>
          <w:marBottom w:val="0"/>
          <w:divBdr>
            <w:top w:val="none" w:sz="0" w:space="0" w:color="auto"/>
            <w:left w:val="none" w:sz="0" w:space="0" w:color="auto"/>
            <w:bottom w:val="none" w:sz="0" w:space="0" w:color="auto"/>
            <w:right w:val="none" w:sz="0" w:space="0" w:color="auto"/>
          </w:divBdr>
          <w:divsChild>
            <w:div w:id="858737072">
              <w:marLeft w:val="0"/>
              <w:marRight w:val="0"/>
              <w:marTop w:val="0"/>
              <w:marBottom w:val="0"/>
              <w:divBdr>
                <w:top w:val="none" w:sz="0" w:space="0" w:color="auto"/>
                <w:left w:val="none" w:sz="0" w:space="0" w:color="auto"/>
                <w:bottom w:val="none" w:sz="0" w:space="0" w:color="auto"/>
                <w:right w:val="none" w:sz="0" w:space="0" w:color="auto"/>
              </w:divBdr>
            </w:div>
          </w:divsChild>
        </w:div>
        <w:div w:id="216281780">
          <w:marLeft w:val="120"/>
          <w:marRight w:val="0"/>
          <w:marTop w:val="0"/>
          <w:marBottom w:val="0"/>
          <w:divBdr>
            <w:top w:val="none" w:sz="0" w:space="0" w:color="auto"/>
            <w:left w:val="none" w:sz="0" w:space="0" w:color="auto"/>
            <w:bottom w:val="none" w:sz="0" w:space="0" w:color="auto"/>
            <w:right w:val="none" w:sz="0" w:space="0" w:color="auto"/>
          </w:divBdr>
          <w:divsChild>
            <w:div w:id="321928724">
              <w:marLeft w:val="0"/>
              <w:marRight w:val="0"/>
              <w:marTop w:val="0"/>
              <w:marBottom w:val="0"/>
              <w:divBdr>
                <w:top w:val="none" w:sz="0" w:space="0" w:color="auto"/>
                <w:left w:val="none" w:sz="0" w:space="0" w:color="auto"/>
                <w:bottom w:val="none" w:sz="0" w:space="0" w:color="auto"/>
                <w:right w:val="none" w:sz="0" w:space="0" w:color="auto"/>
              </w:divBdr>
            </w:div>
          </w:divsChild>
        </w:div>
        <w:div w:id="410977749">
          <w:marLeft w:val="120"/>
          <w:marRight w:val="0"/>
          <w:marTop w:val="0"/>
          <w:marBottom w:val="0"/>
          <w:divBdr>
            <w:top w:val="none" w:sz="0" w:space="0" w:color="auto"/>
            <w:left w:val="none" w:sz="0" w:space="0" w:color="auto"/>
            <w:bottom w:val="none" w:sz="0" w:space="0" w:color="auto"/>
            <w:right w:val="none" w:sz="0" w:space="0" w:color="auto"/>
          </w:divBdr>
          <w:divsChild>
            <w:div w:id="713383783">
              <w:marLeft w:val="0"/>
              <w:marRight w:val="0"/>
              <w:marTop w:val="0"/>
              <w:marBottom w:val="0"/>
              <w:divBdr>
                <w:top w:val="none" w:sz="0" w:space="0" w:color="auto"/>
                <w:left w:val="none" w:sz="0" w:space="0" w:color="auto"/>
                <w:bottom w:val="none" w:sz="0" w:space="0" w:color="auto"/>
                <w:right w:val="none" w:sz="0" w:space="0" w:color="auto"/>
              </w:divBdr>
            </w:div>
          </w:divsChild>
        </w:div>
        <w:div w:id="685836911">
          <w:marLeft w:val="120"/>
          <w:marRight w:val="0"/>
          <w:marTop w:val="0"/>
          <w:marBottom w:val="0"/>
          <w:divBdr>
            <w:top w:val="none" w:sz="0" w:space="0" w:color="auto"/>
            <w:left w:val="none" w:sz="0" w:space="0" w:color="auto"/>
            <w:bottom w:val="none" w:sz="0" w:space="0" w:color="auto"/>
            <w:right w:val="none" w:sz="0" w:space="0" w:color="auto"/>
          </w:divBdr>
          <w:divsChild>
            <w:div w:id="1440684929">
              <w:marLeft w:val="0"/>
              <w:marRight w:val="0"/>
              <w:marTop w:val="0"/>
              <w:marBottom w:val="0"/>
              <w:divBdr>
                <w:top w:val="none" w:sz="0" w:space="0" w:color="auto"/>
                <w:left w:val="none" w:sz="0" w:space="0" w:color="auto"/>
                <w:bottom w:val="none" w:sz="0" w:space="0" w:color="auto"/>
                <w:right w:val="none" w:sz="0" w:space="0" w:color="auto"/>
              </w:divBdr>
            </w:div>
          </w:divsChild>
        </w:div>
        <w:div w:id="1144422003">
          <w:marLeft w:val="120"/>
          <w:marRight w:val="0"/>
          <w:marTop w:val="0"/>
          <w:marBottom w:val="0"/>
          <w:divBdr>
            <w:top w:val="none" w:sz="0" w:space="0" w:color="auto"/>
            <w:left w:val="none" w:sz="0" w:space="0" w:color="auto"/>
            <w:bottom w:val="none" w:sz="0" w:space="0" w:color="auto"/>
            <w:right w:val="none" w:sz="0" w:space="0" w:color="auto"/>
          </w:divBdr>
          <w:divsChild>
            <w:div w:id="1637953297">
              <w:marLeft w:val="0"/>
              <w:marRight w:val="0"/>
              <w:marTop w:val="0"/>
              <w:marBottom w:val="0"/>
              <w:divBdr>
                <w:top w:val="none" w:sz="0" w:space="0" w:color="auto"/>
                <w:left w:val="none" w:sz="0" w:space="0" w:color="auto"/>
                <w:bottom w:val="none" w:sz="0" w:space="0" w:color="auto"/>
                <w:right w:val="none" w:sz="0" w:space="0" w:color="auto"/>
              </w:divBdr>
            </w:div>
          </w:divsChild>
        </w:div>
        <w:div w:id="2062094970">
          <w:marLeft w:val="120"/>
          <w:marRight w:val="0"/>
          <w:marTop w:val="0"/>
          <w:marBottom w:val="0"/>
          <w:divBdr>
            <w:top w:val="none" w:sz="0" w:space="0" w:color="auto"/>
            <w:left w:val="none" w:sz="0" w:space="0" w:color="auto"/>
            <w:bottom w:val="none" w:sz="0" w:space="0" w:color="auto"/>
            <w:right w:val="none" w:sz="0" w:space="0" w:color="auto"/>
          </w:divBdr>
          <w:divsChild>
            <w:div w:id="901214009">
              <w:marLeft w:val="0"/>
              <w:marRight w:val="0"/>
              <w:marTop w:val="0"/>
              <w:marBottom w:val="0"/>
              <w:divBdr>
                <w:top w:val="none" w:sz="0" w:space="0" w:color="auto"/>
                <w:left w:val="none" w:sz="0" w:space="0" w:color="auto"/>
                <w:bottom w:val="none" w:sz="0" w:space="0" w:color="auto"/>
                <w:right w:val="none" w:sz="0" w:space="0" w:color="auto"/>
              </w:divBdr>
            </w:div>
          </w:divsChild>
        </w:div>
        <w:div w:id="499780150">
          <w:marLeft w:val="120"/>
          <w:marRight w:val="0"/>
          <w:marTop w:val="0"/>
          <w:marBottom w:val="0"/>
          <w:divBdr>
            <w:top w:val="none" w:sz="0" w:space="0" w:color="auto"/>
            <w:left w:val="none" w:sz="0" w:space="0" w:color="auto"/>
            <w:bottom w:val="none" w:sz="0" w:space="0" w:color="auto"/>
            <w:right w:val="none" w:sz="0" w:space="0" w:color="auto"/>
          </w:divBdr>
          <w:divsChild>
            <w:div w:id="1558469426">
              <w:marLeft w:val="0"/>
              <w:marRight w:val="0"/>
              <w:marTop w:val="0"/>
              <w:marBottom w:val="0"/>
              <w:divBdr>
                <w:top w:val="none" w:sz="0" w:space="0" w:color="auto"/>
                <w:left w:val="none" w:sz="0" w:space="0" w:color="auto"/>
                <w:bottom w:val="none" w:sz="0" w:space="0" w:color="auto"/>
                <w:right w:val="none" w:sz="0" w:space="0" w:color="auto"/>
              </w:divBdr>
            </w:div>
          </w:divsChild>
        </w:div>
        <w:div w:id="930427108">
          <w:marLeft w:val="120"/>
          <w:marRight w:val="0"/>
          <w:marTop w:val="0"/>
          <w:marBottom w:val="0"/>
          <w:divBdr>
            <w:top w:val="none" w:sz="0" w:space="0" w:color="auto"/>
            <w:left w:val="none" w:sz="0" w:space="0" w:color="auto"/>
            <w:bottom w:val="none" w:sz="0" w:space="0" w:color="auto"/>
            <w:right w:val="none" w:sz="0" w:space="0" w:color="auto"/>
          </w:divBdr>
          <w:divsChild>
            <w:div w:id="1143543454">
              <w:marLeft w:val="0"/>
              <w:marRight w:val="0"/>
              <w:marTop w:val="0"/>
              <w:marBottom w:val="0"/>
              <w:divBdr>
                <w:top w:val="none" w:sz="0" w:space="0" w:color="auto"/>
                <w:left w:val="none" w:sz="0" w:space="0" w:color="auto"/>
                <w:bottom w:val="none" w:sz="0" w:space="0" w:color="auto"/>
                <w:right w:val="none" w:sz="0" w:space="0" w:color="auto"/>
              </w:divBdr>
            </w:div>
          </w:divsChild>
        </w:div>
        <w:div w:id="2002005361">
          <w:marLeft w:val="120"/>
          <w:marRight w:val="0"/>
          <w:marTop w:val="0"/>
          <w:marBottom w:val="0"/>
          <w:divBdr>
            <w:top w:val="none" w:sz="0" w:space="0" w:color="auto"/>
            <w:left w:val="none" w:sz="0" w:space="0" w:color="auto"/>
            <w:bottom w:val="none" w:sz="0" w:space="0" w:color="auto"/>
            <w:right w:val="none" w:sz="0" w:space="0" w:color="auto"/>
          </w:divBdr>
          <w:divsChild>
            <w:div w:id="522938892">
              <w:marLeft w:val="0"/>
              <w:marRight w:val="0"/>
              <w:marTop w:val="0"/>
              <w:marBottom w:val="0"/>
              <w:divBdr>
                <w:top w:val="none" w:sz="0" w:space="0" w:color="auto"/>
                <w:left w:val="none" w:sz="0" w:space="0" w:color="auto"/>
                <w:bottom w:val="none" w:sz="0" w:space="0" w:color="auto"/>
                <w:right w:val="none" w:sz="0" w:space="0" w:color="auto"/>
              </w:divBdr>
            </w:div>
          </w:divsChild>
        </w:div>
        <w:div w:id="566498249">
          <w:marLeft w:val="120"/>
          <w:marRight w:val="0"/>
          <w:marTop w:val="0"/>
          <w:marBottom w:val="0"/>
          <w:divBdr>
            <w:top w:val="none" w:sz="0" w:space="0" w:color="auto"/>
            <w:left w:val="none" w:sz="0" w:space="0" w:color="auto"/>
            <w:bottom w:val="none" w:sz="0" w:space="0" w:color="auto"/>
            <w:right w:val="none" w:sz="0" w:space="0" w:color="auto"/>
          </w:divBdr>
          <w:divsChild>
            <w:div w:id="1484198877">
              <w:marLeft w:val="0"/>
              <w:marRight w:val="0"/>
              <w:marTop w:val="0"/>
              <w:marBottom w:val="0"/>
              <w:divBdr>
                <w:top w:val="none" w:sz="0" w:space="0" w:color="auto"/>
                <w:left w:val="none" w:sz="0" w:space="0" w:color="auto"/>
                <w:bottom w:val="none" w:sz="0" w:space="0" w:color="auto"/>
                <w:right w:val="none" w:sz="0" w:space="0" w:color="auto"/>
              </w:divBdr>
            </w:div>
          </w:divsChild>
        </w:div>
        <w:div w:id="1486629748">
          <w:marLeft w:val="120"/>
          <w:marRight w:val="0"/>
          <w:marTop w:val="0"/>
          <w:marBottom w:val="0"/>
          <w:divBdr>
            <w:top w:val="none" w:sz="0" w:space="0" w:color="auto"/>
            <w:left w:val="none" w:sz="0" w:space="0" w:color="auto"/>
            <w:bottom w:val="none" w:sz="0" w:space="0" w:color="auto"/>
            <w:right w:val="none" w:sz="0" w:space="0" w:color="auto"/>
          </w:divBdr>
          <w:divsChild>
            <w:div w:id="467867352">
              <w:marLeft w:val="0"/>
              <w:marRight w:val="0"/>
              <w:marTop w:val="0"/>
              <w:marBottom w:val="0"/>
              <w:divBdr>
                <w:top w:val="none" w:sz="0" w:space="0" w:color="auto"/>
                <w:left w:val="none" w:sz="0" w:space="0" w:color="auto"/>
                <w:bottom w:val="none" w:sz="0" w:space="0" w:color="auto"/>
                <w:right w:val="none" w:sz="0" w:space="0" w:color="auto"/>
              </w:divBdr>
            </w:div>
          </w:divsChild>
        </w:div>
        <w:div w:id="1776629568">
          <w:marLeft w:val="120"/>
          <w:marRight w:val="0"/>
          <w:marTop w:val="0"/>
          <w:marBottom w:val="0"/>
          <w:divBdr>
            <w:top w:val="none" w:sz="0" w:space="0" w:color="auto"/>
            <w:left w:val="none" w:sz="0" w:space="0" w:color="auto"/>
            <w:bottom w:val="none" w:sz="0" w:space="0" w:color="auto"/>
            <w:right w:val="none" w:sz="0" w:space="0" w:color="auto"/>
          </w:divBdr>
          <w:divsChild>
            <w:div w:id="2518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8233">
      <w:bodyDiv w:val="1"/>
      <w:marLeft w:val="0"/>
      <w:marRight w:val="0"/>
      <w:marTop w:val="0"/>
      <w:marBottom w:val="0"/>
      <w:divBdr>
        <w:top w:val="none" w:sz="0" w:space="0" w:color="auto"/>
        <w:left w:val="none" w:sz="0" w:space="0" w:color="auto"/>
        <w:bottom w:val="none" w:sz="0" w:space="0" w:color="auto"/>
        <w:right w:val="none" w:sz="0" w:space="0" w:color="auto"/>
      </w:divBdr>
      <w:divsChild>
        <w:div w:id="458574995">
          <w:marLeft w:val="0"/>
          <w:marRight w:val="0"/>
          <w:marTop w:val="0"/>
          <w:marBottom w:val="150"/>
          <w:divBdr>
            <w:top w:val="none" w:sz="0" w:space="0" w:color="auto"/>
            <w:left w:val="none" w:sz="0" w:space="0" w:color="auto"/>
            <w:bottom w:val="none" w:sz="0" w:space="0" w:color="auto"/>
            <w:right w:val="none" w:sz="0" w:space="0" w:color="auto"/>
          </w:divBdr>
        </w:div>
        <w:div w:id="1075470832">
          <w:marLeft w:val="0"/>
          <w:marRight w:val="0"/>
          <w:marTop w:val="150"/>
          <w:marBottom w:val="150"/>
          <w:divBdr>
            <w:top w:val="none" w:sz="0" w:space="0" w:color="auto"/>
            <w:left w:val="none" w:sz="0" w:space="0" w:color="auto"/>
            <w:bottom w:val="none" w:sz="0" w:space="0" w:color="auto"/>
            <w:right w:val="none" w:sz="0" w:space="0" w:color="auto"/>
          </w:divBdr>
        </w:div>
        <w:div w:id="1402286064">
          <w:marLeft w:val="0"/>
          <w:marRight w:val="0"/>
          <w:marTop w:val="150"/>
          <w:marBottom w:val="150"/>
          <w:divBdr>
            <w:top w:val="none" w:sz="0" w:space="0" w:color="auto"/>
            <w:left w:val="none" w:sz="0" w:space="0" w:color="auto"/>
            <w:bottom w:val="none" w:sz="0" w:space="0" w:color="auto"/>
            <w:right w:val="none" w:sz="0" w:space="0" w:color="auto"/>
          </w:divBdr>
        </w:div>
        <w:div w:id="799885355">
          <w:marLeft w:val="0"/>
          <w:marRight w:val="0"/>
          <w:marTop w:val="150"/>
          <w:marBottom w:val="150"/>
          <w:divBdr>
            <w:top w:val="none" w:sz="0" w:space="0" w:color="auto"/>
            <w:left w:val="none" w:sz="0" w:space="0" w:color="auto"/>
            <w:bottom w:val="none" w:sz="0" w:space="0" w:color="auto"/>
            <w:right w:val="none" w:sz="0" w:space="0" w:color="auto"/>
          </w:divBdr>
        </w:div>
      </w:divsChild>
    </w:div>
    <w:div w:id="654140661">
      <w:bodyDiv w:val="1"/>
      <w:marLeft w:val="0"/>
      <w:marRight w:val="0"/>
      <w:marTop w:val="0"/>
      <w:marBottom w:val="0"/>
      <w:divBdr>
        <w:top w:val="none" w:sz="0" w:space="0" w:color="auto"/>
        <w:left w:val="none" w:sz="0" w:space="0" w:color="auto"/>
        <w:bottom w:val="none" w:sz="0" w:space="0" w:color="auto"/>
        <w:right w:val="none" w:sz="0" w:space="0" w:color="auto"/>
      </w:divBdr>
    </w:div>
    <w:div w:id="659039133">
      <w:bodyDiv w:val="1"/>
      <w:marLeft w:val="0"/>
      <w:marRight w:val="0"/>
      <w:marTop w:val="0"/>
      <w:marBottom w:val="0"/>
      <w:divBdr>
        <w:top w:val="none" w:sz="0" w:space="0" w:color="auto"/>
        <w:left w:val="none" w:sz="0" w:space="0" w:color="auto"/>
        <w:bottom w:val="none" w:sz="0" w:space="0" w:color="auto"/>
        <w:right w:val="none" w:sz="0" w:space="0" w:color="auto"/>
      </w:divBdr>
    </w:div>
    <w:div w:id="720372886">
      <w:bodyDiv w:val="1"/>
      <w:marLeft w:val="0"/>
      <w:marRight w:val="0"/>
      <w:marTop w:val="0"/>
      <w:marBottom w:val="0"/>
      <w:divBdr>
        <w:top w:val="none" w:sz="0" w:space="0" w:color="auto"/>
        <w:left w:val="none" w:sz="0" w:space="0" w:color="auto"/>
        <w:bottom w:val="none" w:sz="0" w:space="0" w:color="auto"/>
        <w:right w:val="none" w:sz="0" w:space="0" w:color="auto"/>
      </w:divBdr>
    </w:div>
    <w:div w:id="732045384">
      <w:bodyDiv w:val="1"/>
      <w:marLeft w:val="0"/>
      <w:marRight w:val="0"/>
      <w:marTop w:val="0"/>
      <w:marBottom w:val="0"/>
      <w:divBdr>
        <w:top w:val="none" w:sz="0" w:space="0" w:color="auto"/>
        <w:left w:val="none" w:sz="0" w:space="0" w:color="auto"/>
        <w:bottom w:val="none" w:sz="0" w:space="0" w:color="auto"/>
        <w:right w:val="none" w:sz="0" w:space="0" w:color="auto"/>
      </w:divBdr>
    </w:div>
    <w:div w:id="777991059">
      <w:bodyDiv w:val="1"/>
      <w:marLeft w:val="0"/>
      <w:marRight w:val="0"/>
      <w:marTop w:val="0"/>
      <w:marBottom w:val="0"/>
      <w:divBdr>
        <w:top w:val="none" w:sz="0" w:space="0" w:color="auto"/>
        <w:left w:val="none" w:sz="0" w:space="0" w:color="auto"/>
        <w:bottom w:val="none" w:sz="0" w:space="0" w:color="auto"/>
        <w:right w:val="none" w:sz="0" w:space="0" w:color="auto"/>
      </w:divBdr>
    </w:div>
    <w:div w:id="785542454">
      <w:bodyDiv w:val="1"/>
      <w:marLeft w:val="0"/>
      <w:marRight w:val="0"/>
      <w:marTop w:val="0"/>
      <w:marBottom w:val="0"/>
      <w:divBdr>
        <w:top w:val="none" w:sz="0" w:space="0" w:color="auto"/>
        <w:left w:val="none" w:sz="0" w:space="0" w:color="auto"/>
        <w:bottom w:val="none" w:sz="0" w:space="0" w:color="auto"/>
        <w:right w:val="none" w:sz="0" w:space="0" w:color="auto"/>
      </w:divBdr>
    </w:div>
    <w:div w:id="786042510">
      <w:bodyDiv w:val="1"/>
      <w:marLeft w:val="0"/>
      <w:marRight w:val="0"/>
      <w:marTop w:val="0"/>
      <w:marBottom w:val="0"/>
      <w:divBdr>
        <w:top w:val="none" w:sz="0" w:space="0" w:color="auto"/>
        <w:left w:val="none" w:sz="0" w:space="0" w:color="auto"/>
        <w:bottom w:val="none" w:sz="0" w:space="0" w:color="auto"/>
        <w:right w:val="none" w:sz="0" w:space="0" w:color="auto"/>
      </w:divBdr>
      <w:divsChild>
        <w:div w:id="1796630644">
          <w:marLeft w:val="0"/>
          <w:marRight w:val="0"/>
          <w:marTop w:val="0"/>
          <w:marBottom w:val="0"/>
          <w:divBdr>
            <w:top w:val="none" w:sz="0" w:space="0" w:color="auto"/>
            <w:left w:val="none" w:sz="0" w:space="0" w:color="auto"/>
            <w:bottom w:val="none" w:sz="0" w:space="0" w:color="auto"/>
            <w:right w:val="none" w:sz="0" w:space="0" w:color="auto"/>
          </w:divBdr>
        </w:div>
      </w:divsChild>
    </w:div>
    <w:div w:id="869151917">
      <w:bodyDiv w:val="1"/>
      <w:marLeft w:val="0"/>
      <w:marRight w:val="0"/>
      <w:marTop w:val="0"/>
      <w:marBottom w:val="0"/>
      <w:divBdr>
        <w:top w:val="none" w:sz="0" w:space="0" w:color="auto"/>
        <w:left w:val="none" w:sz="0" w:space="0" w:color="auto"/>
        <w:bottom w:val="none" w:sz="0" w:space="0" w:color="auto"/>
        <w:right w:val="none" w:sz="0" w:space="0" w:color="auto"/>
      </w:divBdr>
      <w:divsChild>
        <w:div w:id="588126800">
          <w:marLeft w:val="0"/>
          <w:marRight w:val="0"/>
          <w:marTop w:val="0"/>
          <w:marBottom w:val="0"/>
          <w:divBdr>
            <w:top w:val="none" w:sz="0" w:space="0" w:color="auto"/>
            <w:left w:val="none" w:sz="0" w:space="0" w:color="auto"/>
            <w:bottom w:val="none" w:sz="0" w:space="0" w:color="auto"/>
            <w:right w:val="none" w:sz="0" w:space="0" w:color="auto"/>
          </w:divBdr>
          <w:divsChild>
            <w:div w:id="556084792">
              <w:marLeft w:val="0"/>
              <w:marRight w:val="0"/>
              <w:marTop w:val="150"/>
              <w:marBottom w:val="150"/>
              <w:divBdr>
                <w:top w:val="none" w:sz="0" w:space="0" w:color="auto"/>
                <w:left w:val="none" w:sz="0" w:space="0" w:color="auto"/>
                <w:bottom w:val="none" w:sz="0" w:space="0" w:color="auto"/>
                <w:right w:val="none" w:sz="0" w:space="0" w:color="auto"/>
              </w:divBdr>
              <w:divsChild>
                <w:div w:id="1416826325">
                  <w:marLeft w:val="0"/>
                  <w:marRight w:val="0"/>
                  <w:marTop w:val="0"/>
                  <w:marBottom w:val="0"/>
                  <w:divBdr>
                    <w:top w:val="none" w:sz="0" w:space="0" w:color="auto"/>
                    <w:left w:val="none" w:sz="0" w:space="0" w:color="auto"/>
                    <w:bottom w:val="none" w:sz="0" w:space="0" w:color="auto"/>
                    <w:right w:val="none" w:sz="0" w:space="0" w:color="auto"/>
                  </w:divBdr>
                  <w:divsChild>
                    <w:div w:id="369648666">
                      <w:marLeft w:val="0"/>
                      <w:marRight w:val="0"/>
                      <w:marTop w:val="0"/>
                      <w:marBottom w:val="0"/>
                      <w:divBdr>
                        <w:top w:val="none" w:sz="0" w:space="0" w:color="auto"/>
                        <w:left w:val="none" w:sz="0" w:space="0" w:color="auto"/>
                        <w:bottom w:val="none" w:sz="0" w:space="0" w:color="auto"/>
                        <w:right w:val="none" w:sz="0" w:space="0" w:color="auto"/>
                      </w:divBdr>
                    </w:div>
                    <w:div w:id="1835146457">
                      <w:marLeft w:val="0"/>
                      <w:marRight w:val="0"/>
                      <w:marTop w:val="0"/>
                      <w:marBottom w:val="0"/>
                      <w:divBdr>
                        <w:top w:val="single" w:sz="6" w:space="11" w:color="E5E5E5"/>
                        <w:left w:val="none" w:sz="0" w:space="0" w:color="auto"/>
                        <w:bottom w:val="none" w:sz="0" w:space="0" w:color="auto"/>
                        <w:right w:val="none" w:sz="0" w:space="0" w:color="auto"/>
                      </w:divBdr>
                    </w:div>
                  </w:divsChild>
                </w:div>
              </w:divsChild>
            </w:div>
          </w:divsChild>
        </w:div>
      </w:divsChild>
    </w:div>
    <w:div w:id="923689869">
      <w:bodyDiv w:val="1"/>
      <w:marLeft w:val="0"/>
      <w:marRight w:val="0"/>
      <w:marTop w:val="0"/>
      <w:marBottom w:val="0"/>
      <w:divBdr>
        <w:top w:val="none" w:sz="0" w:space="0" w:color="auto"/>
        <w:left w:val="none" w:sz="0" w:space="0" w:color="auto"/>
        <w:bottom w:val="none" w:sz="0" w:space="0" w:color="auto"/>
        <w:right w:val="none" w:sz="0" w:space="0" w:color="auto"/>
      </w:divBdr>
    </w:div>
    <w:div w:id="953446235">
      <w:bodyDiv w:val="1"/>
      <w:marLeft w:val="0"/>
      <w:marRight w:val="0"/>
      <w:marTop w:val="0"/>
      <w:marBottom w:val="0"/>
      <w:divBdr>
        <w:top w:val="none" w:sz="0" w:space="0" w:color="auto"/>
        <w:left w:val="none" w:sz="0" w:space="0" w:color="auto"/>
        <w:bottom w:val="none" w:sz="0" w:space="0" w:color="auto"/>
        <w:right w:val="none" w:sz="0" w:space="0" w:color="auto"/>
      </w:divBdr>
    </w:div>
    <w:div w:id="1014766659">
      <w:bodyDiv w:val="1"/>
      <w:marLeft w:val="0"/>
      <w:marRight w:val="0"/>
      <w:marTop w:val="0"/>
      <w:marBottom w:val="0"/>
      <w:divBdr>
        <w:top w:val="none" w:sz="0" w:space="0" w:color="auto"/>
        <w:left w:val="none" w:sz="0" w:space="0" w:color="auto"/>
        <w:bottom w:val="none" w:sz="0" w:space="0" w:color="auto"/>
        <w:right w:val="none" w:sz="0" w:space="0" w:color="auto"/>
      </w:divBdr>
    </w:div>
    <w:div w:id="1034765972">
      <w:bodyDiv w:val="1"/>
      <w:marLeft w:val="0"/>
      <w:marRight w:val="0"/>
      <w:marTop w:val="0"/>
      <w:marBottom w:val="0"/>
      <w:divBdr>
        <w:top w:val="none" w:sz="0" w:space="0" w:color="auto"/>
        <w:left w:val="none" w:sz="0" w:space="0" w:color="auto"/>
        <w:bottom w:val="none" w:sz="0" w:space="0" w:color="auto"/>
        <w:right w:val="none" w:sz="0" w:space="0" w:color="auto"/>
      </w:divBdr>
      <w:divsChild>
        <w:div w:id="313334754">
          <w:marLeft w:val="0"/>
          <w:marRight w:val="0"/>
          <w:marTop w:val="0"/>
          <w:marBottom w:val="0"/>
          <w:divBdr>
            <w:top w:val="none" w:sz="0" w:space="0" w:color="auto"/>
            <w:left w:val="none" w:sz="0" w:space="0" w:color="auto"/>
            <w:bottom w:val="none" w:sz="0" w:space="0" w:color="auto"/>
            <w:right w:val="none" w:sz="0" w:space="0" w:color="auto"/>
          </w:divBdr>
        </w:div>
      </w:divsChild>
    </w:div>
    <w:div w:id="1050302297">
      <w:bodyDiv w:val="1"/>
      <w:marLeft w:val="0"/>
      <w:marRight w:val="0"/>
      <w:marTop w:val="0"/>
      <w:marBottom w:val="0"/>
      <w:divBdr>
        <w:top w:val="none" w:sz="0" w:space="0" w:color="auto"/>
        <w:left w:val="none" w:sz="0" w:space="0" w:color="auto"/>
        <w:bottom w:val="none" w:sz="0" w:space="0" w:color="auto"/>
        <w:right w:val="none" w:sz="0" w:space="0" w:color="auto"/>
      </w:divBdr>
    </w:div>
    <w:div w:id="1066419851">
      <w:bodyDiv w:val="1"/>
      <w:marLeft w:val="0"/>
      <w:marRight w:val="0"/>
      <w:marTop w:val="0"/>
      <w:marBottom w:val="0"/>
      <w:divBdr>
        <w:top w:val="none" w:sz="0" w:space="0" w:color="auto"/>
        <w:left w:val="none" w:sz="0" w:space="0" w:color="auto"/>
        <w:bottom w:val="none" w:sz="0" w:space="0" w:color="auto"/>
        <w:right w:val="none" w:sz="0" w:space="0" w:color="auto"/>
      </w:divBdr>
    </w:div>
    <w:div w:id="1164205390">
      <w:bodyDiv w:val="1"/>
      <w:marLeft w:val="0"/>
      <w:marRight w:val="0"/>
      <w:marTop w:val="0"/>
      <w:marBottom w:val="0"/>
      <w:divBdr>
        <w:top w:val="none" w:sz="0" w:space="0" w:color="auto"/>
        <w:left w:val="none" w:sz="0" w:space="0" w:color="auto"/>
        <w:bottom w:val="none" w:sz="0" w:space="0" w:color="auto"/>
        <w:right w:val="none" w:sz="0" w:space="0" w:color="auto"/>
      </w:divBdr>
    </w:div>
    <w:div w:id="1188562370">
      <w:bodyDiv w:val="1"/>
      <w:marLeft w:val="0"/>
      <w:marRight w:val="0"/>
      <w:marTop w:val="0"/>
      <w:marBottom w:val="0"/>
      <w:divBdr>
        <w:top w:val="none" w:sz="0" w:space="0" w:color="auto"/>
        <w:left w:val="none" w:sz="0" w:space="0" w:color="auto"/>
        <w:bottom w:val="none" w:sz="0" w:space="0" w:color="auto"/>
        <w:right w:val="none" w:sz="0" w:space="0" w:color="auto"/>
      </w:divBdr>
    </w:div>
    <w:div w:id="1242181691">
      <w:bodyDiv w:val="1"/>
      <w:marLeft w:val="0"/>
      <w:marRight w:val="0"/>
      <w:marTop w:val="0"/>
      <w:marBottom w:val="0"/>
      <w:divBdr>
        <w:top w:val="none" w:sz="0" w:space="0" w:color="auto"/>
        <w:left w:val="none" w:sz="0" w:space="0" w:color="auto"/>
        <w:bottom w:val="none" w:sz="0" w:space="0" w:color="auto"/>
        <w:right w:val="none" w:sz="0" w:space="0" w:color="auto"/>
      </w:divBdr>
    </w:div>
    <w:div w:id="1244145835">
      <w:bodyDiv w:val="1"/>
      <w:marLeft w:val="0"/>
      <w:marRight w:val="0"/>
      <w:marTop w:val="0"/>
      <w:marBottom w:val="0"/>
      <w:divBdr>
        <w:top w:val="none" w:sz="0" w:space="0" w:color="auto"/>
        <w:left w:val="none" w:sz="0" w:space="0" w:color="auto"/>
        <w:bottom w:val="none" w:sz="0" w:space="0" w:color="auto"/>
        <w:right w:val="none" w:sz="0" w:space="0" w:color="auto"/>
      </w:divBdr>
    </w:div>
    <w:div w:id="1288316093">
      <w:bodyDiv w:val="1"/>
      <w:marLeft w:val="0"/>
      <w:marRight w:val="0"/>
      <w:marTop w:val="0"/>
      <w:marBottom w:val="0"/>
      <w:divBdr>
        <w:top w:val="none" w:sz="0" w:space="0" w:color="auto"/>
        <w:left w:val="none" w:sz="0" w:space="0" w:color="auto"/>
        <w:bottom w:val="none" w:sz="0" w:space="0" w:color="auto"/>
        <w:right w:val="none" w:sz="0" w:space="0" w:color="auto"/>
      </w:divBdr>
    </w:div>
    <w:div w:id="1304234618">
      <w:bodyDiv w:val="1"/>
      <w:marLeft w:val="0"/>
      <w:marRight w:val="0"/>
      <w:marTop w:val="0"/>
      <w:marBottom w:val="0"/>
      <w:divBdr>
        <w:top w:val="none" w:sz="0" w:space="0" w:color="auto"/>
        <w:left w:val="none" w:sz="0" w:space="0" w:color="auto"/>
        <w:bottom w:val="none" w:sz="0" w:space="0" w:color="auto"/>
        <w:right w:val="none" w:sz="0" w:space="0" w:color="auto"/>
      </w:divBdr>
      <w:divsChild>
        <w:div w:id="2120680161">
          <w:marLeft w:val="120"/>
          <w:marRight w:val="0"/>
          <w:marTop w:val="0"/>
          <w:marBottom w:val="0"/>
          <w:divBdr>
            <w:top w:val="none" w:sz="0" w:space="0" w:color="auto"/>
            <w:left w:val="none" w:sz="0" w:space="0" w:color="auto"/>
            <w:bottom w:val="none" w:sz="0" w:space="0" w:color="auto"/>
            <w:right w:val="none" w:sz="0" w:space="0" w:color="auto"/>
          </w:divBdr>
          <w:divsChild>
            <w:div w:id="282273414">
              <w:marLeft w:val="0"/>
              <w:marRight w:val="0"/>
              <w:marTop w:val="0"/>
              <w:marBottom w:val="0"/>
              <w:divBdr>
                <w:top w:val="none" w:sz="0" w:space="0" w:color="auto"/>
                <w:left w:val="none" w:sz="0" w:space="0" w:color="auto"/>
                <w:bottom w:val="none" w:sz="0" w:space="0" w:color="auto"/>
                <w:right w:val="none" w:sz="0" w:space="0" w:color="auto"/>
              </w:divBdr>
            </w:div>
          </w:divsChild>
        </w:div>
        <w:div w:id="440687238">
          <w:marLeft w:val="120"/>
          <w:marRight w:val="0"/>
          <w:marTop w:val="0"/>
          <w:marBottom w:val="0"/>
          <w:divBdr>
            <w:top w:val="none" w:sz="0" w:space="0" w:color="auto"/>
            <w:left w:val="none" w:sz="0" w:space="0" w:color="auto"/>
            <w:bottom w:val="none" w:sz="0" w:space="0" w:color="auto"/>
            <w:right w:val="none" w:sz="0" w:space="0" w:color="auto"/>
          </w:divBdr>
          <w:divsChild>
            <w:div w:id="36711594">
              <w:marLeft w:val="0"/>
              <w:marRight w:val="0"/>
              <w:marTop w:val="0"/>
              <w:marBottom w:val="0"/>
              <w:divBdr>
                <w:top w:val="none" w:sz="0" w:space="0" w:color="auto"/>
                <w:left w:val="none" w:sz="0" w:space="0" w:color="auto"/>
                <w:bottom w:val="none" w:sz="0" w:space="0" w:color="auto"/>
                <w:right w:val="none" w:sz="0" w:space="0" w:color="auto"/>
              </w:divBdr>
            </w:div>
          </w:divsChild>
        </w:div>
        <w:div w:id="1578444067">
          <w:marLeft w:val="120"/>
          <w:marRight w:val="0"/>
          <w:marTop w:val="0"/>
          <w:marBottom w:val="0"/>
          <w:divBdr>
            <w:top w:val="none" w:sz="0" w:space="0" w:color="auto"/>
            <w:left w:val="none" w:sz="0" w:space="0" w:color="auto"/>
            <w:bottom w:val="none" w:sz="0" w:space="0" w:color="auto"/>
            <w:right w:val="none" w:sz="0" w:space="0" w:color="auto"/>
          </w:divBdr>
          <w:divsChild>
            <w:div w:id="1561788729">
              <w:marLeft w:val="0"/>
              <w:marRight w:val="0"/>
              <w:marTop w:val="0"/>
              <w:marBottom w:val="0"/>
              <w:divBdr>
                <w:top w:val="none" w:sz="0" w:space="0" w:color="auto"/>
                <w:left w:val="none" w:sz="0" w:space="0" w:color="auto"/>
                <w:bottom w:val="none" w:sz="0" w:space="0" w:color="auto"/>
                <w:right w:val="none" w:sz="0" w:space="0" w:color="auto"/>
              </w:divBdr>
            </w:div>
          </w:divsChild>
        </w:div>
        <w:div w:id="101268732">
          <w:marLeft w:val="120"/>
          <w:marRight w:val="0"/>
          <w:marTop w:val="0"/>
          <w:marBottom w:val="0"/>
          <w:divBdr>
            <w:top w:val="none" w:sz="0" w:space="0" w:color="auto"/>
            <w:left w:val="none" w:sz="0" w:space="0" w:color="auto"/>
            <w:bottom w:val="none" w:sz="0" w:space="0" w:color="auto"/>
            <w:right w:val="none" w:sz="0" w:space="0" w:color="auto"/>
          </w:divBdr>
          <w:divsChild>
            <w:div w:id="1124271231">
              <w:marLeft w:val="0"/>
              <w:marRight w:val="0"/>
              <w:marTop w:val="0"/>
              <w:marBottom w:val="0"/>
              <w:divBdr>
                <w:top w:val="none" w:sz="0" w:space="0" w:color="auto"/>
                <w:left w:val="none" w:sz="0" w:space="0" w:color="auto"/>
                <w:bottom w:val="none" w:sz="0" w:space="0" w:color="auto"/>
                <w:right w:val="none" w:sz="0" w:space="0" w:color="auto"/>
              </w:divBdr>
            </w:div>
          </w:divsChild>
        </w:div>
        <w:div w:id="1263486996">
          <w:marLeft w:val="120"/>
          <w:marRight w:val="0"/>
          <w:marTop w:val="0"/>
          <w:marBottom w:val="0"/>
          <w:divBdr>
            <w:top w:val="none" w:sz="0" w:space="0" w:color="auto"/>
            <w:left w:val="none" w:sz="0" w:space="0" w:color="auto"/>
            <w:bottom w:val="none" w:sz="0" w:space="0" w:color="auto"/>
            <w:right w:val="none" w:sz="0" w:space="0" w:color="auto"/>
          </w:divBdr>
          <w:divsChild>
            <w:div w:id="881095430">
              <w:marLeft w:val="0"/>
              <w:marRight w:val="0"/>
              <w:marTop w:val="0"/>
              <w:marBottom w:val="0"/>
              <w:divBdr>
                <w:top w:val="none" w:sz="0" w:space="0" w:color="auto"/>
                <w:left w:val="none" w:sz="0" w:space="0" w:color="auto"/>
                <w:bottom w:val="none" w:sz="0" w:space="0" w:color="auto"/>
                <w:right w:val="none" w:sz="0" w:space="0" w:color="auto"/>
              </w:divBdr>
            </w:div>
          </w:divsChild>
        </w:div>
        <w:div w:id="1816217925">
          <w:marLeft w:val="120"/>
          <w:marRight w:val="0"/>
          <w:marTop w:val="0"/>
          <w:marBottom w:val="0"/>
          <w:divBdr>
            <w:top w:val="none" w:sz="0" w:space="0" w:color="auto"/>
            <w:left w:val="none" w:sz="0" w:space="0" w:color="auto"/>
            <w:bottom w:val="none" w:sz="0" w:space="0" w:color="auto"/>
            <w:right w:val="none" w:sz="0" w:space="0" w:color="auto"/>
          </w:divBdr>
          <w:divsChild>
            <w:div w:id="1099255016">
              <w:marLeft w:val="0"/>
              <w:marRight w:val="0"/>
              <w:marTop w:val="0"/>
              <w:marBottom w:val="0"/>
              <w:divBdr>
                <w:top w:val="none" w:sz="0" w:space="0" w:color="auto"/>
                <w:left w:val="none" w:sz="0" w:space="0" w:color="auto"/>
                <w:bottom w:val="none" w:sz="0" w:space="0" w:color="auto"/>
                <w:right w:val="none" w:sz="0" w:space="0" w:color="auto"/>
              </w:divBdr>
            </w:div>
          </w:divsChild>
        </w:div>
        <w:div w:id="1585532888">
          <w:marLeft w:val="120"/>
          <w:marRight w:val="0"/>
          <w:marTop w:val="0"/>
          <w:marBottom w:val="0"/>
          <w:divBdr>
            <w:top w:val="none" w:sz="0" w:space="0" w:color="auto"/>
            <w:left w:val="none" w:sz="0" w:space="0" w:color="auto"/>
            <w:bottom w:val="none" w:sz="0" w:space="0" w:color="auto"/>
            <w:right w:val="none" w:sz="0" w:space="0" w:color="auto"/>
          </w:divBdr>
          <w:divsChild>
            <w:div w:id="1974630060">
              <w:marLeft w:val="0"/>
              <w:marRight w:val="0"/>
              <w:marTop w:val="0"/>
              <w:marBottom w:val="0"/>
              <w:divBdr>
                <w:top w:val="none" w:sz="0" w:space="0" w:color="auto"/>
                <w:left w:val="none" w:sz="0" w:space="0" w:color="auto"/>
                <w:bottom w:val="none" w:sz="0" w:space="0" w:color="auto"/>
                <w:right w:val="none" w:sz="0" w:space="0" w:color="auto"/>
              </w:divBdr>
            </w:div>
          </w:divsChild>
        </w:div>
        <w:div w:id="1326475830">
          <w:marLeft w:val="120"/>
          <w:marRight w:val="0"/>
          <w:marTop w:val="0"/>
          <w:marBottom w:val="0"/>
          <w:divBdr>
            <w:top w:val="none" w:sz="0" w:space="0" w:color="auto"/>
            <w:left w:val="none" w:sz="0" w:space="0" w:color="auto"/>
            <w:bottom w:val="none" w:sz="0" w:space="0" w:color="auto"/>
            <w:right w:val="none" w:sz="0" w:space="0" w:color="auto"/>
          </w:divBdr>
          <w:divsChild>
            <w:div w:id="628509446">
              <w:marLeft w:val="0"/>
              <w:marRight w:val="0"/>
              <w:marTop w:val="0"/>
              <w:marBottom w:val="0"/>
              <w:divBdr>
                <w:top w:val="none" w:sz="0" w:space="0" w:color="auto"/>
                <w:left w:val="none" w:sz="0" w:space="0" w:color="auto"/>
                <w:bottom w:val="none" w:sz="0" w:space="0" w:color="auto"/>
                <w:right w:val="none" w:sz="0" w:space="0" w:color="auto"/>
              </w:divBdr>
            </w:div>
          </w:divsChild>
        </w:div>
        <w:div w:id="1196625540">
          <w:marLeft w:val="120"/>
          <w:marRight w:val="0"/>
          <w:marTop w:val="0"/>
          <w:marBottom w:val="0"/>
          <w:divBdr>
            <w:top w:val="none" w:sz="0" w:space="0" w:color="auto"/>
            <w:left w:val="none" w:sz="0" w:space="0" w:color="auto"/>
            <w:bottom w:val="none" w:sz="0" w:space="0" w:color="auto"/>
            <w:right w:val="none" w:sz="0" w:space="0" w:color="auto"/>
          </w:divBdr>
          <w:divsChild>
            <w:div w:id="844049630">
              <w:marLeft w:val="0"/>
              <w:marRight w:val="0"/>
              <w:marTop w:val="0"/>
              <w:marBottom w:val="0"/>
              <w:divBdr>
                <w:top w:val="none" w:sz="0" w:space="0" w:color="auto"/>
                <w:left w:val="none" w:sz="0" w:space="0" w:color="auto"/>
                <w:bottom w:val="none" w:sz="0" w:space="0" w:color="auto"/>
                <w:right w:val="none" w:sz="0" w:space="0" w:color="auto"/>
              </w:divBdr>
            </w:div>
          </w:divsChild>
        </w:div>
        <w:div w:id="1552961667">
          <w:marLeft w:val="120"/>
          <w:marRight w:val="0"/>
          <w:marTop w:val="0"/>
          <w:marBottom w:val="0"/>
          <w:divBdr>
            <w:top w:val="none" w:sz="0" w:space="0" w:color="auto"/>
            <w:left w:val="none" w:sz="0" w:space="0" w:color="auto"/>
            <w:bottom w:val="none" w:sz="0" w:space="0" w:color="auto"/>
            <w:right w:val="none" w:sz="0" w:space="0" w:color="auto"/>
          </w:divBdr>
          <w:divsChild>
            <w:div w:id="1866552825">
              <w:marLeft w:val="0"/>
              <w:marRight w:val="0"/>
              <w:marTop w:val="0"/>
              <w:marBottom w:val="0"/>
              <w:divBdr>
                <w:top w:val="none" w:sz="0" w:space="0" w:color="auto"/>
                <w:left w:val="none" w:sz="0" w:space="0" w:color="auto"/>
                <w:bottom w:val="none" w:sz="0" w:space="0" w:color="auto"/>
                <w:right w:val="none" w:sz="0" w:space="0" w:color="auto"/>
              </w:divBdr>
            </w:div>
          </w:divsChild>
        </w:div>
        <w:div w:id="535042235">
          <w:marLeft w:val="120"/>
          <w:marRight w:val="0"/>
          <w:marTop w:val="0"/>
          <w:marBottom w:val="0"/>
          <w:divBdr>
            <w:top w:val="none" w:sz="0" w:space="0" w:color="auto"/>
            <w:left w:val="none" w:sz="0" w:space="0" w:color="auto"/>
            <w:bottom w:val="none" w:sz="0" w:space="0" w:color="auto"/>
            <w:right w:val="none" w:sz="0" w:space="0" w:color="auto"/>
          </w:divBdr>
          <w:divsChild>
            <w:div w:id="1048264452">
              <w:marLeft w:val="0"/>
              <w:marRight w:val="0"/>
              <w:marTop w:val="0"/>
              <w:marBottom w:val="0"/>
              <w:divBdr>
                <w:top w:val="none" w:sz="0" w:space="0" w:color="auto"/>
                <w:left w:val="none" w:sz="0" w:space="0" w:color="auto"/>
                <w:bottom w:val="none" w:sz="0" w:space="0" w:color="auto"/>
                <w:right w:val="none" w:sz="0" w:space="0" w:color="auto"/>
              </w:divBdr>
            </w:div>
          </w:divsChild>
        </w:div>
        <w:div w:id="240718266">
          <w:marLeft w:val="120"/>
          <w:marRight w:val="0"/>
          <w:marTop w:val="0"/>
          <w:marBottom w:val="0"/>
          <w:divBdr>
            <w:top w:val="none" w:sz="0" w:space="0" w:color="auto"/>
            <w:left w:val="none" w:sz="0" w:space="0" w:color="auto"/>
            <w:bottom w:val="none" w:sz="0" w:space="0" w:color="auto"/>
            <w:right w:val="none" w:sz="0" w:space="0" w:color="auto"/>
          </w:divBdr>
          <w:divsChild>
            <w:div w:id="1452820192">
              <w:marLeft w:val="0"/>
              <w:marRight w:val="0"/>
              <w:marTop w:val="0"/>
              <w:marBottom w:val="0"/>
              <w:divBdr>
                <w:top w:val="none" w:sz="0" w:space="0" w:color="auto"/>
                <w:left w:val="none" w:sz="0" w:space="0" w:color="auto"/>
                <w:bottom w:val="none" w:sz="0" w:space="0" w:color="auto"/>
                <w:right w:val="none" w:sz="0" w:space="0" w:color="auto"/>
              </w:divBdr>
            </w:div>
          </w:divsChild>
        </w:div>
        <w:div w:id="588659886">
          <w:marLeft w:val="120"/>
          <w:marRight w:val="0"/>
          <w:marTop w:val="0"/>
          <w:marBottom w:val="0"/>
          <w:divBdr>
            <w:top w:val="none" w:sz="0" w:space="0" w:color="auto"/>
            <w:left w:val="none" w:sz="0" w:space="0" w:color="auto"/>
            <w:bottom w:val="none" w:sz="0" w:space="0" w:color="auto"/>
            <w:right w:val="none" w:sz="0" w:space="0" w:color="auto"/>
          </w:divBdr>
          <w:divsChild>
            <w:div w:id="133836577">
              <w:marLeft w:val="0"/>
              <w:marRight w:val="0"/>
              <w:marTop w:val="0"/>
              <w:marBottom w:val="0"/>
              <w:divBdr>
                <w:top w:val="none" w:sz="0" w:space="0" w:color="auto"/>
                <w:left w:val="none" w:sz="0" w:space="0" w:color="auto"/>
                <w:bottom w:val="none" w:sz="0" w:space="0" w:color="auto"/>
                <w:right w:val="none" w:sz="0" w:space="0" w:color="auto"/>
              </w:divBdr>
            </w:div>
          </w:divsChild>
        </w:div>
        <w:div w:id="168107764">
          <w:marLeft w:val="120"/>
          <w:marRight w:val="0"/>
          <w:marTop w:val="0"/>
          <w:marBottom w:val="0"/>
          <w:divBdr>
            <w:top w:val="none" w:sz="0" w:space="0" w:color="auto"/>
            <w:left w:val="none" w:sz="0" w:space="0" w:color="auto"/>
            <w:bottom w:val="none" w:sz="0" w:space="0" w:color="auto"/>
            <w:right w:val="none" w:sz="0" w:space="0" w:color="auto"/>
          </w:divBdr>
          <w:divsChild>
            <w:div w:id="1863323085">
              <w:marLeft w:val="0"/>
              <w:marRight w:val="0"/>
              <w:marTop w:val="0"/>
              <w:marBottom w:val="0"/>
              <w:divBdr>
                <w:top w:val="none" w:sz="0" w:space="0" w:color="auto"/>
                <w:left w:val="none" w:sz="0" w:space="0" w:color="auto"/>
                <w:bottom w:val="none" w:sz="0" w:space="0" w:color="auto"/>
                <w:right w:val="none" w:sz="0" w:space="0" w:color="auto"/>
              </w:divBdr>
            </w:div>
          </w:divsChild>
        </w:div>
        <w:div w:id="1362436651">
          <w:marLeft w:val="120"/>
          <w:marRight w:val="0"/>
          <w:marTop w:val="0"/>
          <w:marBottom w:val="0"/>
          <w:divBdr>
            <w:top w:val="none" w:sz="0" w:space="0" w:color="auto"/>
            <w:left w:val="none" w:sz="0" w:space="0" w:color="auto"/>
            <w:bottom w:val="none" w:sz="0" w:space="0" w:color="auto"/>
            <w:right w:val="none" w:sz="0" w:space="0" w:color="auto"/>
          </w:divBdr>
          <w:divsChild>
            <w:div w:id="2085369692">
              <w:marLeft w:val="0"/>
              <w:marRight w:val="0"/>
              <w:marTop w:val="0"/>
              <w:marBottom w:val="0"/>
              <w:divBdr>
                <w:top w:val="none" w:sz="0" w:space="0" w:color="auto"/>
                <w:left w:val="none" w:sz="0" w:space="0" w:color="auto"/>
                <w:bottom w:val="none" w:sz="0" w:space="0" w:color="auto"/>
                <w:right w:val="none" w:sz="0" w:space="0" w:color="auto"/>
              </w:divBdr>
            </w:div>
          </w:divsChild>
        </w:div>
        <w:div w:id="603270230">
          <w:marLeft w:val="120"/>
          <w:marRight w:val="0"/>
          <w:marTop w:val="0"/>
          <w:marBottom w:val="0"/>
          <w:divBdr>
            <w:top w:val="none" w:sz="0" w:space="0" w:color="auto"/>
            <w:left w:val="none" w:sz="0" w:space="0" w:color="auto"/>
            <w:bottom w:val="none" w:sz="0" w:space="0" w:color="auto"/>
            <w:right w:val="none" w:sz="0" w:space="0" w:color="auto"/>
          </w:divBdr>
          <w:divsChild>
            <w:div w:id="1471090013">
              <w:marLeft w:val="0"/>
              <w:marRight w:val="0"/>
              <w:marTop w:val="0"/>
              <w:marBottom w:val="0"/>
              <w:divBdr>
                <w:top w:val="none" w:sz="0" w:space="0" w:color="auto"/>
                <w:left w:val="none" w:sz="0" w:space="0" w:color="auto"/>
                <w:bottom w:val="none" w:sz="0" w:space="0" w:color="auto"/>
                <w:right w:val="none" w:sz="0" w:space="0" w:color="auto"/>
              </w:divBdr>
            </w:div>
          </w:divsChild>
        </w:div>
        <w:div w:id="625430252">
          <w:marLeft w:val="120"/>
          <w:marRight w:val="0"/>
          <w:marTop w:val="0"/>
          <w:marBottom w:val="0"/>
          <w:divBdr>
            <w:top w:val="none" w:sz="0" w:space="0" w:color="auto"/>
            <w:left w:val="none" w:sz="0" w:space="0" w:color="auto"/>
            <w:bottom w:val="none" w:sz="0" w:space="0" w:color="auto"/>
            <w:right w:val="none" w:sz="0" w:space="0" w:color="auto"/>
          </w:divBdr>
          <w:divsChild>
            <w:div w:id="1970161820">
              <w:marLeft w:val="0"/>
              <w:marRight w:val="0"/>
              <w:marTop w:val="0"/>
              <w:marBottom w:val="0"/>
              <w:divBdr>
                <w:top w:val="none" w:sz="0" w:space="0" w:color="auto"/>
                <w:left w:val="none" w:sz="0" w:space="0" w:color="auto"/>
                <w:bottom w:val="none" w:sz="0" w:space="0" w:color="auto"/>
                <w:right w:val="none" w:sz="0" w:space="0" w:color="auto"/>
              </w:divBdr>
            </w:div>
          </w:divsChild>
        </w:div>
        <w:div w:id="389621240">
          <w:marLeft w:val="120"/>
          <w:marRight w:val="0"/>
          <w:marTop w:val="0"/>
          <w:marBottom w:val="0"/>
          <w:divBdr>
            <w:top w:val="none" w:sz="0" w:space="0" w:color="auto"/>
            <w:left w:val="none" w:sz="0" w:space="0" w:color="auto"/>
            <w:bottom w:val="none" w:sz="0" w:space="0" w:color="auto"/>
            <w:right w:val="none" w:sz="0" w:space="0" w:color="auto"/>
          </w:divBdr>
          <w:divsChild>
            <w:div w:id="1172796641">
              <w:marLeft w:val="0"/>
              <w:marRight w:val="0"/>
              <w:marTop w:val="0"/>
              <w:marBottom w:val="0"/>
              <w:divBdr>
                <w:top w:val="none" w:sz="0" w:space="0" w:color="auto"/>
                <w:left w:val="none" w:sz="0" w:space="0" w:color="auto"/>
                <w:bottom w:val="none" w:sz="0" w:space="0" w:color="auto"/>
                <w:right w:val="none" w:sz="0" w:space="0" w:color="auto"/>
              </w:divBdr>
            </w:div>
          </w:divsChild>
        </w:div>
        <w:div w:id="1929658493">
          <w:marLeft w:val="120"/>
          <w:marRight w:val="0"/>
          <w:marTop w:val="0"/>
          <w:marBottom w:val="0"/>
          <w:divBdr>
            <w:top w:val="none" w:sz="0" w:space="0" w:color="auto"/>
            <w:left w:val="none" w:sz="0" w:space="0" w:color="auto"/>
            <w:bottom w:val="none" w:sz="0" w:space="0" w:color="auto"/>
            <w:right w:val="none" w:sz="0" w:space="0" w:color="auto"/>
          </w:divBdr>
          <w:divsChild>
            <w:div w:id="908273903">
              <w:marLeft w:val="0"/>
              <w:marRight w:val="0"/>
              <w:marTop w:val="0"/>
              <w:marBottom w:val="0"/>
              <w:divBdr>
                <w:top w:val="none" w:sz="0" w:space="0" w:color="auto"/>
                <w:left w:val="none" w:sz="0" w:space="0" w:color="auto"/>
                <w:bottom w:val="none" w:sz="0" w:space="0" w:color="auto"/>
                <w:right w:val="none" w:sz="0" w:space="0" w:color="auto"/>
              </w:divBdr>
            </w:div>
          </w:divsChild>
        </w:div>
        <w:div w:id="884751843">
          <w:marLeft w:val="120"/>
          <w:marRight w:val="0"/>
          <w:marTop w:val="0"/>
          <w:marBottom w:val="0"/>
          <w:divBdr>
            <w:top w:val="none" w:sz="0" w:space="0" w:color="auto"/>
            <w:left w:val="none" w:sz="0" w:space="0" w:color="auto"/>
            <w:bottom w:val="none" w:sz="0" w:space="0" w:color="auto"/>
            <w:right w:val="none" w:sz="0" w:space="0" w:color="auto"/>
          </w:divBdr>
          <w:divsChild>
            <w:div w:id="443229094">
              <w:marLeft w:val="0"/>
              <w:marRight w:val="0"/>
              <w:marTop w:val="0"/>
              <w:marBottom w:val="0"/>
              <w:divBdr>
                <w:top w:val="none" w:sz="0" w:space="0" w:color="auto"/>
                <w:left w:val="none" w:sz="0" w:space="0" w:color="auto"/>
                <w:bottom w:val="none" w:sz="0" w:space="0" w:color="auto"/>
                <w:right w:val="none" w:sz="0" w:space="0" w:color="auto"/>
              </w:divBdr>
            </w:div>
          </w:divsChild>
        </w:div>
        <w:div w:id="992222853">
          <w:marLeft w:val="120"/>
          <w:marRight w:val="0"/>
          <w:marTop w:val="0"/>
          <w:marBottom w:val="0"/>
          <w:divBdr>
            <w:top w:val="none" w:sz="0" w:space="0" w:color="auto"/>
            <w:left w:val="none" w:sz="0" w:space="0" w:color="auto"/>
            <w:bottom w:val="none" w:sz="0" w:space="0" w:color="auto"/>
            <w:right w:val="none" w:sz="0" w:space="0" w:color="auto"/>
          </w:divBdr>
          <w:divsChild>
            <w:div w:id="1150710627">
              <w:marLeft w:val="0"/>
              <w:marRight w:val="0"/>
              <w:marTop w:val="0"/>
              <w:marBottom w:val="0"/>
              <w:divBdr>
                <w:top w:val="none" w:sz="0" w:space="0" w:color="auto"/>
                <w:left w:val="none" w:sz="0" w:space="0" w:color="auto"/>
                <w:bottom w:val="none" w:sz="0" w:space="0" w:color="auto"/>
                <w:right w:val="none" w:sz="0" w:space="0" w:color="auto"/>
              </w:divBdr>
            </w:div>
          </w:divsChild>
        </w:div>
        <w:div w:id="333538249">
          <w:marLeft w:val="120"/>
          <w:marRight w:val="0"/>
          <w:marTop w:val="0"/>
          <w:marBottom w:val="0"/>
          <w:divBdr>
            <w:top w:val="none" w:sz="0" w:space="0" w:color="auto"/>
            <w:left w:val="none" w:sz="0" w:space="0" w:color="auto"/>
            <w:bottom w:val="none" w:sz="0" w:space="0" w:color="auto"/>
            <w:right w:val="none" w:sz="0" w:space="0" w:color="auto"/>
          </w:divBdr>
          <w:divsChild>
            <w:div w:id="1504662121">
              <w:marLeft w:val="0"/>
              <w:marRight w:val="0"/>
              <w:marTop w:val="0"/>
              <w:marBottom w:val="0"/>
              <w:divBdr>
                <w:top w:val="none" w:sz="0" w:space="0" w:color="auto"/>
                <w:left w:val="none" w:sz="0" w:space="0" w:color="auto"/>
                <w:bottom w:val="none" w:sz="0" w:space="0" w:color="auto"/>
                <w:right w:val="none" w:sz="0" w:space="0" w:color="auto"/>
              </w:divBdr>
            </w:div>
          </w:divsChild>
        </w:div>
        <w:div w:id="219364584">
          <w:marLeft w:val="120"/>
          <w:marRight w:val="0"/>
          <w:marTop w:val="0"/>
          <w:marBottom w:val="0"/>
          <w:divBdr>
            <w:top w:val="none" w:sz="0" w:space="0" w:color="auto"/>
            <w:left w:val="none" w:sz="0" w:space="0" w:color="auto"/>
            <w:bottom w:val="none" w:sz="0" w:space="0" w:color="auto"/>
            <w:right w:val="none" w:sz="0" w:space="0" w:color="auto"/>
          </w:divBdr>
          <w:divsChild>
            <w:div w:id="994720983">
              <w:marLeft w:val="0"/>
              <w:marRight w:val="0"/>
              <w:marTop w:val="0"/>
              <w:marBottom w:val="0"/>
              <w:divBdr>
                <w:top w:val="none" w:sz="0" w:space="0" w:color="auto"/>
                <w:left w:val="none" w:sz="0" w:space="0" w:color="auto"/>
                <w:bottom w:val="none" w:sz="0" w:space="0" w:color="auto"/>
                <w:right w:val="none" w:sz="0" w:space="0" w:color="auto"/>
              </w:divBdr>
            </w:div>
          </w:divsChild>
        </w:div>
        <w:div w:id="2076733333">
          <w:marLeft w:val="120"/>
          <w:marRight w:val="0"/>
          <w:marTop w:val="0"/>
          <w:marBottom w:val="0"/>
          <w:divBdr>
            <w:top w:val="none" w:sz="0" w:space="0" w:color="auto"/>
            <w:left w:val="none" w:sz="0" w:space="0" w:color="auto"/>
            <w:bottom w:val="none" w:sz="0" w:space="0" w:color="auto"/>
            <w:right w:val="none" w:sz="0" w:space="0" w:color="auto"/>
          </w:divBdr>
          <w:divsChild>
            <w:div w:id="503321638">
              <w:marLeft w:val="0"/>
              <w:marRight w:val="0"/>
              <w:marTop w:val="0"/>
              <w:marBottom w:val="0"/>
              <w:divBdr>
                <w:top w:val="none" w:sz="0" w:space="0" w:color="auto"/>
                <w:left w:val="none" w:sz="0" w:space="0" w:color="auto"/>
                <w:bottom w:val="none" w:sz="0" w:space="0" w:color="auto"/>
                <w:right w:val="none" w:sz="0" w:space="0" w:color="auto"/>
              </w:divBdr>
            </w:div>
          </w:divsChild>
        </w:div>
        <w:div w:id="1117718497">
          <w:marLeft w:val="120"/>
          <w:marRight w:val="0"/>
          <w:marTop w:val="0"/>
          <w:marBottom w:val="0"/>
          <w:divBdr>
            <w:top w:val="none" w:sz="0" w:space="0" w:color="auto"/>
            <w:left w:val="none" w:sz="0" w:space="0" w:color="auto"/>
            <w:bottom w:val="none" w:sz="0" w:space="0" w:color="auto"/>
            <w:right w:val="none" w:sz="0" w:space="0" w:color="auto"/>
          </w:divBdr>
          <w:divsChild>
            <w:div w:id="1086849389">
              <w:marLeft w:val="0"/>
              <w:marRight w:val="0"/>
              <w:marTop w:val="0"/>
              <w:marBottom w:val="0"/>
              <w:divBdr>
                <w:top w:val="none" w:sz="0" w:space="0" w:color="auto"/>
                <w:left w:val="none" w:sz="0" w:space="0" w:color="auto"/>
                <w:bottom w:val="none" w:sz="0" w:space="0" w:color="auto"/>
                <w:right w:val="none" w:sz="0" w:space="0" w:color="auto"/>
              </w:divBdr>
            </w:div>
          </w:divsChild>
        </w:div>
        <w:div w:id="1232154292">
          <w:marLeft w:val="120"/>
          <w:marRight w:val="0"/>
          <w:marTop w:val="0"/>
          <w:marBottom w:val="0"/>
          <w:divBdr>
            <w:top w:val="none" w:sz="0" w:space="0" w:color="auto"/>
            <w:left w:val="none" w:sz="0" w:space="0" w:color="auto"/>
            <w:bottom w:val="none" w:sz="0" w:space="0" w:color="auto"/>
            <w:right w:val="none" w:sz="0" w:space="0" w:color="auto"/>
          </w:divBdr>
          <w:divsChild>
            <w:div w:id="978190444">
              <w:marLeft w:val="0"/>
              <w:marRight w:val="0"/>
              <w:marTop w:val="0"/>
              <w:marBottom w:val="0"/>
              <w:divBdr>
                <w:top w:val="none" w:sz="0" w:space="0" w:color="auto"/>
                <w:left w:val="none" w:sz="0" w:space="0" w:color="auto"/>
                <w:bottom w:val="none" w:sz="0" w:space="0" w:color="auto"/>
                <w:right w:val="none" w:sz="0" w:space="0" w:color="auto"/>
              </w:divBdr>
            </w:div>
          </w:divsChild>
        </w:div>
        <w:div w:id="500971419">
          <w:marLeft w:val="120"/>
          <w:marRight w:val="0"/>
          <w:marTop w:val="0"/>
          <w:marBottom w:val="0"/>
          <w:divBdr>
            <w:top w:val="none" w:sz="0" w:space="0" w:color="auto"/>
            <w:left w:val="none" w:sz="0" w:space="0" w:color="auto"/>
            <w:bottom w:val="none" w:sz="0" w:space="0" w:color="auto"/>
            <w:right w:val="none" w:sz="0" w:space="0" w:color="auto"/>
          </w:divBdr>
          <w:divsChild>
            <w:div w:id="1091897819">
              <w:marLeft w:val="0"/>
              <w:marRight w:val="0"/>
              <w:marTop w:val="0"/>
              <w:marBottom w:val="0"/>
              <w:divBdr>
                <w:top w:val="none" w:sz="0" w:space="0" w:color="auto"/>
                <w:left w:val="none" w:sz="0" w:space="0" w:color="auto"/>
                <w:bottom w:val="none" w:sz="0" w:space="0" w:color="auto"/>
                <w:right w:val="none" w:sz="0" w:space="0" w:color="auto"/>
              </w:divBdr>
            </w:div>
          </w:divsChild>
        </w:div>
        <w:div w:id="2124031828">
          <w:marLeft w:val="120"/>
          <w:marRight w:val="0"/>
          <w:marTop w:val="0"/>
          <w:marBottom w:val="0"/>
          <w:divBdr>
            <w:top w:val="none" w:sz="0" w:space="0" w:color="auto"/>
            <w:left w:val="none" w:sz="0" w:space="0" w:color="auto"/>
            <w:bottom w:val="none" w:sz="0" w:space="0" w:color="auto"/>
            <w:right w:val="none" w:sz="0" w:space="0" w:color="auto"/>
          </w:divBdr>
          <w:divsChild>
            <w:div w:id="1429885357">
              <w:marLeft w:val="0"/>
              <w:marRight w:val="0"/>
              <w:marTop w:val="0"/>
              <w:marBottom w:val="0"/>
              <w:divBdr>
                <w:top w:val="none" w:sz="0" w:space="0" w:color="auto"/>
                <w:left w:val="none" w:sz="0" w:space="0" w:color="auto"/>
                <w:bottom w:val="none" w:sz="0" w:space="0" w:color="auto"/>
                <w:right w:val="none" w:sz="0" w:space="0" w:color="auto"/>
              </w:divBdr>
            </w:div>
          </w:divsChild>
        </w:div>
        <w:div w:id="2073389127">
          <w:marLeft w:val="120"/>
          <w:marRight w:val="0"/>
          <w:marTop w:val="0"/>
          <w:marBottom w:val="0"/>
          <w:divBdr>
            <w:top w:val="none" w:sz="0" w:space="0" w:color="auto"/>
            <w:left w:val="none" w:sz="0" w:space="0" w:color="auto"/>
            <w:bottom w:val="none" w:sz="0" w:space="0" w:color="auto"/>
            <w:right w:val="none" w:sz="0" w:space="0" w:color="auto"/>
          </w:divBdr>
          <w:divsChild>
            <w:div w:id="1296184700">
              <w:marLeft w:val="0"/>
              <w:marRight w:val="0"/>
              <w:marTop w:val="0"/>
              <w:marBottom w:val="0"/>
              <w:divBdr>
                <w:top w:val="none" w:sz="0" w:space="0" w:color="auto"/>
                <w:left w:val="none" w:sz="0" w:space="0" w:color="auto"/>
                <w:bottom w:val="none" w:sz="0" w:space="0" w:color="auto"/>
                <w:right w:val="none" w:sz="0" w:space="0" w:color="auto"/>
              </w:divBdr>
            </w:div>
          </w:divsChild>
        </w:div>
        <w:div w:id="2099711583">
          <w:marLeft w:val="120"/>
          <w:marRight w:val="0"/>
          <w:marTop w:val="0"/>
          <w:marBottom w:val="0"/>
          <w:divBdr>
            <w:top w:val="none" w:sz="0" w:space="0" w:color="auto"/>
            <w:left w:val="none" w:sz="0" w:space="0" w:color="auto"/>
            <w:bottom w:val="none" w:sz="0" w:space="0" w:color="auto"/>
            <w:right w:val="none" w:sz="0" w:space="0" w:color="auto"/>
          </w:divBdr>
          <w:divsChild>
            <w:div w:id="570235248">
              <w:marLeft w:val="0"/>
              <w:marRight w:val="0"/>
              <w:marTop w:val="0"/>
              <w:marBottom w:val="0"/>
              <w:divBdr>
                <w:top w:val="none" w:sz="0" w:space="0" w:color="auto"/>
                <w:left w:val="none" w:sz="0" w:space="0" w:color="auto"/>
                <w:bottom w:val="none" w:sz="0" w:space="0" w:color="auto"/>
                <w:right w:val="none" w:sz="0" w:space="0" w:color="auto"/>
              </w:divBdr>
            </w:div>
          </w:divsChild>
        </w:div>
        <w:div w:id="337654596">
          <w:marLeft w:val="120"/>
          <w:marRight w:val="0"/>
          <w:marTop w:val="0"/>
          <w:marBottom w:val="0"/>
          <w:divBdr>
            <w:top w:val="none" w:sz="0" w:space="0" w:color="auto"/>
            <w:left w:val="none" w:sz="0" w:space="0" w:color="auto"/>
            <w:bottom w:val="none" w:sz="0" w:space="0" w:color="auto"/>
            <w:right w:val="none" w:sz="0" w:space="0" w:color="auto"/>
          </w:divBdr>
          <w:divsChild>
            <w:div w:id="1343774954">
              <w:marLeft w:val="0"/>
              <w:marRight w:val="0"/>
              <w:marTop w:val="0"/>
              <w:marBottom w:val="0"/>
              <w:divBdr>
                <w:top w:val="none" w:sz="0" w:space="0" w:color="auto"/>
                <w:left w:val="none" w:sz="0" w:space="0" w:color="auto"/>
                <w:bottom w:val="none" w:sz="0" w:space="0" w:color="auto"/>
                <w:right w:val="none" w:sz="0" w:space="0" w:color="auto"/>
              </w:divBdr>
            </w:div>
          </w:divsChild>
        </w:div>
        <w:div w:id="1014453777">
          <w:marLeft w:val="120"/>
          <w:marRight w:val="0"/>
          <w:marTop w:val="0"/>
          <w:marBottom w:val="0"/>
          <w:divBdr>
            <w:top w:val="none" w:sz="0" w:space="0" w:color="auto"/>
            <w:left w:val="none" w:sz="0" w:space="0" w:color="auto"/>
            <w:bottom w:val="none" w:sz="0" w:space="0" w:color="auto"/>
            <w:right w:val="none" w:sz="0" w:space="0" w:color="auto"/>
          </w:divBdr>
          <w:divsChild>
            <w:div w:id="1257130271">
              <w:marLeft w:val="0"/>
              <w:marRight w:val="0"/>
              <w:marTop w:val="0"/>
              <w:marBottom w:val="0"/>
              <w:divBdr>
                <w:top w:val="none" w:sz="0" w:space="0" w:color="auto"/>
                <w:left w:val="none" w:sz="0" w:space="0" w:color="auto"/>
                <w:bottom w:val="none" w:sz="0" w:space="0" w:color="auto"/>
                <w:right w:val="none" w:sz="0" w:space="0" w:color="auto"/>
              </w:divBdr>
            </w:div>
          </w:divsChild>
        </w:div>
        <w:div w:id="1952543593">
          <w:marLeft w:val="120"/>
          <w:marRight w:val="0"/>
          <w:marTop w:val="0"/>
          <w:marBottom w:val="0"/>
          <w:divBdr>
            <w:top w:val="none" w:sz="0" w:space="0" w:color="auto"/>
            <w:left w:val="none" w:sz="0" w:space="0" w:color="auto"/>
            <w:bottom w:val="none" w:sz="0" w:space="0" w:color="auto"/>
            <w:right w:val="none" w:sz="0" w:space="0" w:color="auto"/>
          </w:divBdr>
          <w:divsChild>
            <w:div w:id="1751150142">
              <w:marLeft w:val="0"/>
              <w:marRight w:val="0"/>
              <w:marTop w:val="0"/>
              <w:marBottom w:val="0"/>
              <w:divBdr>
                <w:top w:val="none" w:sz="0" w:space="0" w:color="auto"/>
                <w:left w:val="none" w:sz="0" w:space="0" w:color="auto"/>
                <w:bottom w:val="none" w:sz="0" w:space="0" w:color="auto"/>
                <w:right w:val="none" w:sz="0" w:space="0" w:color="auto"/>
              </w:divBdr>
            </w:div>
          </w:divsChild>
        </w:div>
        <w:div w:id="1666786323">
          <w:marLeft w:val="120"/>
          <w:marRight w:val="0"/>
          <w:marTop w:val="0"/>
          <w:marBottom w:val="0"/>
          <w:divBdr>
            <w:top w:val="none" w:sz="0" w:space="0" w:color="auto"/>
            <w:left w:val="none" w:sz="0" w:space="0" w:color="auto"/>
            <w:bottom w:val="none" w:sz="0" w:space="0" w:color="auto"/>
            <w:right w:val="none" w:sz="0" w:space="0" w:color="auto"/>
          </w:divBdr>
          <w:divsChild>
            <w:div w:id="733626285">
              <w:marLeft w:val="0"/>
              <w:marRight w:val="0"/>
              <w:marTop w:val="0"/>
              <w:marBottom w:val="0"/>
              <w:divBdr>
                <w:top w:val="none" w:sz="0" w:space="0" w:color="auto"/>
                <w:left w:val="none" w:sz="0" w:space="0" w:color="auto"/>
                <w:bottom w:val="none" w:sz="0" w:space="0" w:color="auto"/>
                <w:right w:val="none" w:sz="0" w:space="0" w:color="auto"/>
              </w:divBdr>
            </w:div>
          </w:divsChild>
        </w:div>
        <w:div w:id="2034920374">
          <w:marLeft w:val="120"/>
          <w:marRight w:val="0"/>
          <w:marTop w:val="0"/>
          <w:marBottom w:val="0"/>
          <w:divBdr>
            <w:top w:val="none" w:sz="0" w:space="0" w:color="auto"/>
            <w:left w:val="none" w:sz="0" w:space="0" w:color="auto"/>
            <w:bottom w:val="none" w:sz="0" w:space="0" w:color="auto"/>
            <w:right w:val="none" w:sz="0" w:space="0" w:color="auto"/>
          </w:divBdr>
          <w:divsChild>
            <w:div w:id="230772781">
              <w:marLeft w:val="0"/>
              <w:marRight w:val="0"/>
              <w:marTop w:val="0"/>
              <w:marBottom w:val="0"/>
              <w:divBdr>
                <w:top w:val="none" w:sz="0" w:space="0" w:color="auto"/>
                <w:left w:val="none" w:sz="0" w:space="0" w:color="auto"/>
                <w:bottom w:val="none" w:sz="0" w:space="0" w:color="auto"/>
                <w:right w:val="none" w:sz="0" w:space="0" w:color="auto"/>
              </w:divBdr>
            </w:div>
          </w:divsChild>
        </w:div>
        <w:div w:id="129135704">
          <w:marLeft w:val="120"/>
          <w:marRight w:val="0"/>
          <w:marTop w:val="0"/>
          <w:marBottom w:val="0"/>
          <w:divBdr>
            <w:top w:val="none" w:sz="0" w:space="0" w:color="auto"/>
            <w:left w:val="none" w:sz="0" w:space="0" w:color="auto"/>
            <w:bottom w:val="none" w:sz="0" w:space="0" w:color="auto"/>
            <w:right w:val="none" w:sz="0" w:space="0" w:color="auto"/>
          </w:divBdr>
          <w:divsChild>
            <w:div w:id="1426926375">
              <w:marLeft w:val="0"/>
              <w:marRight w:val="0"/>
              <w:marTop w:val="0"/>
              <w:marBottom w:val="0"/>
              <w:divBdr>
                <w:top w:val="none" w:sz="0" w:space="0" w:color="auto"/>
                <w:left w:val="none" w:sz="0" w:space="0" w:color="auto"/>
                <w:bottom w:val="none" w:sz="0" w:space="0" w:color="auto"/>
                <w:right w:val="none" w:sz="0" w:space="0" w:color="auto"/>
              </w:divBdr>
            </w:div>
          </w:divsChild>
        </w:div>
        <w:div w:id="368266866">
          <w:marLeft w:val="120"/>
          <w:marRight w:val="0"/>
          <w:marTop w:val="0"/>
          <w:marBottom w:val="0"/>
          <w:divBdr>
            <w:top w:val="none" w:sz="0" w:space="0" w:color="auto"/>
            <w:left w:val="none" w:sz="0" w:space="0" w:color="auto"/>
            <w:bottom w:val="none" w:sz="0" w:space="0" w:color="auto"/>
            <w:right w:val="none" w:sz="0" w:space="0" w:color="auto"/>
          </w:divBdr>
          <w:divsChild>
            <w:div w:id="1898709039">
              <w:marLeft w:val="0"/>
              <w:marRight w:val="0"/>
              <w:marTop w:val="0"/>
              <w:marBottom w:val="0"/>
              <w:divBdr>
                <w:top w:val="none" w:sz="0" w:space="0" w:color="auto"/>
                <w:left w:val="none" w:sz="0" w:space="0" w:color="auto"/>
                <w:bottom w:val="none" w:sz="0" w:space="0" w:color="auto"/>
                <w:right w:val="none" w:sz="0" w:space="0" w:color="auto"/>
              </w:divBdr>
            </w:div>
          </w:divsChild>
        </w:div>
        <w:div w:id="434445366">
          <w:marLeft w:val="120"/>
          <w:marRight w:val="0"/>
          <w:marTop w:val="0"/>
          <w:marBottom w:val="0"/>
          <w:divBdr>
            <w:top w:val="none" w:sz="0" w:space="0" w:color="auto"/>
            <w:left w:val="none" w:sz="0" w:space="0" w:color="auto"/>
            <w:bottom w:val="none" w:sz="0" w:space="0" w:color="auto"/>
            <w:right w:val="none" w:sz="0" w:space="0" w:color="auto"/>
          </w:divBdr>
          <w:divsChild>
            <w:div w:id="2033606163">
              <w:marLeft w:val="0"/>
              <w:marRight w:val="0"/>
              <w:marTop w:val="0"/>
              <w:marBottom w:val="0"/>
              <w:divBdr>
                <w:top w:val="none" w:sz="0" w:space="0" w:color="auto"/>
                <w:left w:val="none" w:sz="0" w:space="0" w:color="auto"/>
                <w:bottom w:val="none" w:sz="0" w:space="0" w:color="auto"/>
                <w:right w:val="none" w:sz="0" w:space="0" w:color="auto"/>
              </w:divBdr>
            </w:div>
          </w:divsChild>
        </w:div>
        <w:div w:id="760488499">
          <w:marLeft w:val="120"/>
          <w:marRight w:val="0"/>
          <w:marTop w:val="0"/>
          <w:marBottom w:val="0"/>
          <w:divBdr>
            <w:top w:val="none" w:sz="0" w:space="0" w:color="auto"/>
            <w:left w:val="none" w:sz="0" w:space="0" w:color="auto"/>
            <w:bottom w:val="none" w:sz="0" w:space="0" w:color="auto"/>
            <w:right w:val="none" w:sz="0" w:space="0" w:color="auto"/>
          </w:divBdr>
          <w:divsChild>
            <w:div w:id="1291860694">
              <w:marLeft w:val="0"/>
              <w:marRight w:val="0"/>
              <w:marTop w:val="0"/>
              <w:marBottom w:val="0"/>
              <w:divBdr>
                <w:top w:val="none" w:sz="0" w:space="0" w:color="auto"/>
                <w:left w:val="none" w:sz="0" w:space="0" w:color="auto"/>
                <w:bottom w:val="none" w:sz="0" w:space="0" w:color="auto"/>
                <w:right w:val="none" w:sz="0" w:space="0" w:color="auto"/>
              </w:divBdr>
            </w:div>
          </w:divsChild>
        </w:div>
        <w:div w:id="268200845">
          <w:marLeft w:val="120"/>
          <w:marRight w:val="0"/>
          <w:marTop w:val="0"/>
          <w:marBottom w:val="0"/>
          <w:divBdr>
            <w:top w:val="none" w:sz="0" w:space="0" w:color="auto"/>
            <w:left w:val="none" w:sz="0" w:space="0" w:color="auto"/>
            <w:bottom w:val="none" w:sz="0" w:space="0" w:color="auto"/>
            <w:right w:val="none" w:sz="0" w:space="0" w:color="auto"/>
          </w:divBdr>
          <w:divsChild>
            <w:div w:id="573734865">
              <w:marLeft w:val="0"/>
              <w:marRight w:val="0"/>
              <w:marTop w:val="0"/>
              <w:marBottom w:val="0"/>
              <w:divBdr>
                <w:top w:val="none" w:sz="0" w:space="0" w:color="auto"/>
                <w:left w:val="none" w:sz="0" w:space="0" w:color="auto"/>
                <w:bottom w:val="none" w:sz="0" w:space="0" w:color="auto"/>
                <w:right w:val="none" w:sz="0" w:space="0" w:color="auto"/>
              </w:divBdr>
            </w:div>
          </w:divsChild>
        </w:div>
        <w:div w:id="2031686087">
          <w:marLeft w:val="120"/>
          <w:marRight w:val="0"/>
          <w:marTop w:val="0"/>
          <w:marBottom w:val="0"/>
          <w:divBdr>
            <w:top w:val="none" w:sz="0" w:space="0" w:color="auto"/>
            <w:left w:val="none" w:sz="0" w:space="0" w:color="auto"/>
            <w:bottom w:val="none" w:sz="0" w:space="0" w:color="auto"/>
            <w:right w:val="none" w:sz="0" w:space="0" w:color="auto"/>
          </w:divBdr>
          <w:divsChild>
            <w:div w:id="614286994">
              <w:marLeft w:val="0"/>
              <w:marRight w:val="0"/>
              <w:marTop w:val="0"/>
              <w:marBottom w:val="0"/>
              <w:divBdr>
                <w:top w:val="none" w:sz="0" w:space="0" w:color="auto"/>
                <w:left w:val="none" w:sz="0" w:space="0" w:color="auto"/>
                <w:bottom w:val="none" w:sz="0" w:space="0" w:color="auto"/>
                <w:right w:val="none" w:sz="0" w:space="0" w:color="auto"/>
              </w:divBdr>
            </w:div>
          </w:divsChild>
        </w:div>
        <w:div w:id="122769260">
          <w:marLeft w:val="120"/>
          <w:marRight w:val="0"/>
          <w:marTop w:val="0"/>
          <w:marBottom w:val="0"/>
          <w:divBdr>
            <w:top w:val="none" w:sz="0" w:space="0" w:color="auto"/>
            <w:left w:val="none" w:sz="0" w:space="0" w:color="auto"/>
            <w:bottom w:val="none" w:sz="0" w:space="0" w:color="auto"/>
            <w:right w:val="none" w:sz="0" w:space="0" w:color="auto"/>
          </w:divBdr>
          <w:divsChild>
            <w:div w:id="97991267">
              <w:marLeft w:val="0"/>
              <w:marRight w:val="0"/>
              <w:marTop w:val="0"/>
              <w:marBottom w:val="0"/>
              <w:divBdr>
                <w:top w:val="none" w:sz="0" w:space="0" w:color="auto"/>
                <w:left w:val="none" w:sz="0" w:space="0" w:color="auto"/>
                <w:bottom w:val="none" w:sz="0" w:space="0" w:color="auto"/>
                <w:right w:val="none" w:sz="0" w:space="0" w:color="auto"/>
              </w:divBdr>
            </w:div>
          </w:divsChild>
        </w:div>
        <w:div w:id="944458647">
          <w:marLeft w:val="120"/>
          <w:marRight w:val="0"/>
          <w:marTop w:val="0"/>
          <w:marBottom w:val="0"/>
          <w:divBdr>
            <w:top w:val="none" w:sz="0" w:space="0" w:color="auto"/>
            <w:left w:val="none" w:sz="0" w:space="0" w:color="auto"/>
            <w:bottom w:val="none" w:sz="0" w:space="0" w:color="auto"/>
            <w:right w:val="none" w:sz="0" w:space="0" w:color="auto"/>
          </w:divBdr>
          <w:divsChild>
            <w:div w:id="291985602">
              <w:marLeft w:val="0"/>
              <w:marRight w:val="0"/>
              <w:marTop w:val="0"/>
              <w:marBottom w:val="0"/>
              <w:divBdr>
                <w:top w:val="none" w:sz="0" w:space="0" w:color="auto"/>
                <w:left w:val="none" w:sz="0" w:space="0" w:color="auto"/>
                <w:bottom w:val="none" w:sz="0" w:space="0" w:color="auto"/>
                <w:right w:val="none" w:sz="0" w:space="0" w:color="auto"/>
              </w:divBdr>
            </w:div>
          </w:divsChild>
        </w:div>
        <w:div w:id="600572579">
          <w:marLeft w:val="120"/>
          <w:marRight w:val="0"/>
          <w:marTop w:val="0"/>
          <w:marBottom w:val="0"/>
          <w:divBdr>
            <w:top w:val="none" w:sz="0" w:space="0" w:color="auto"/>
            <w:left w:val="none" w:sz="0" w:space="0" w:color="auto"/>
            <w:bottom w:val="none" w:sz="0" w:space="0" w:color="auto"/>
            <w:right w:val="none" w:sz="0" w:space="0" w:color="auto"/>
          </w:divBdr>
          <w:divsChild>
            <w:div w:id="1871140841">
              <w:marLeft w:val="0"/>
              <w:marRight w:val="0"/>
              <w:marTop w:val="0"/>
              <w:marBottom w:val="0"/>
              <w:divBdr>
                <w:top w:val="none" w:sz="0" w:space="0" w:color="auto"/>
                <w:left w:val="none" w:sz="0" w:space="0" w:color="auto"/>
                <w:bottom w:val="none" w:sz="0" w:space="0" w:color="auto"/>
                <w:right w:val="none" w:sz="0" w:space="0" w:color="auto"/>
              </w:divBdr>
            </w:div>
          </w:divsChild>
        </w:div>
        <w:div w:id="1116867382">
          <w:marLeft w:val="120"/>
          <w:marRight w:val="0"/>
          <w:marTop w:val="0"/>
          <w:marBottom w:val="0"/>
          <w:divBdr>
            <w:top w:val="none" w:sz="0" w:space="0" w:color="auto"/>
            <w:left w:val="none" w:sz="0" w:space="0" w:color="auto"/>
            <w:bottom w:val="none" w:sz="0" w:space="0" w:color="auto"/>
            <w:right w:val="none" w:sz="0" w:space="0" w:color="auto"/>
          </w:divBdr>
          <w:divsChild>
            <w:div w:id="662199698">
              <w:marLeft w:val="0"/>
              <w:marRight w:val="0"/>
              <w:marTop w:val="0"/>
              <w:marBottom w:val="0"/>
              <w:divBdr>
                <w:top w:val="none" w:sz="0" w:space="0" w:color="auto"/>
                <w:left w:val="none" w:sz="0" w:space="0" w:color="auto"/>
                <w:bottom w:val="none" w:sz="0" w:space="0" w:color="auto"/>
                <w:right w:val="none" w:sz="0" w:space="0" w:color="auto"/>
              </w:divBdr>
            </w:div>
          </w:divsChild>
        </w:div>
        <w:div w:id="415396872">
          <w:marLeft w:val="120"/>
          <w:marRight w:val="0"/>
          <w:marTop w:val="0"/>
          <w:marBottom w:val="0"/>
          <w:divBdr>
            <w:top w:val="none" w:sz="0" w:space="0" w:color="auto"/>
            <w:left w:val="none" w:sz="0" w:space="0" w:color="auto"/>
            <w:bottom w:val="none" w:sz="0" w:space="0" w:color="auto"/>
            <w:right w:val="none" w:sz="0" w:space="0" w:color="auto"/>
          </w:divBdr>
          <w:divsChild>
            <w:div w:id="546646290">
              <w:marLeft w:val="0"/>
              <w:marRight w:val="0"/>
              <w:marTop w:val="0"/>
              <w:marBottom w:val="0"/>
              <w:divBdr>
                <w:top w:val="none" w:sz="0" w:space="0" w:color="auto"/>
                <w:left w:val="none" w:sz="0" w:space="0" w:color="auto"/>
                <w:bottom w:val="none" w:sz="0" w:space="0" w:color="auto"/>
                <w:right w:val="none" w:sz="0" w:space="0" w:color="auto"/>
              </w:divBdr>
            </w:div>
          </w:divsChild>
        </w:div>
        <w:div w:id="350379776">
          <w:marLeft w:val="120"/>
          <w:marRight w:val="0"/>
          <w:marTop w:val="0"/>
          <w:marBottom w:val="0"/>
          <w:divBdr>
            <w:top w:val="none" w:sz="0" w:space="0" w:color="auto"/>
            <w:left w:val="none" w:sz="0" w:space="0" w:color="auto"/>
            <w:bottom w:val="none" w:sz="0" w:space="0" w:color="auto"/>
            <w:right w:val="none" w:sz="0" w:space="0" w:color="auto"/>
          </w:divBdr>
          <w:divsChild>
            <w:div w:id="1971277243">
              <w:marLeft w:val="0"/>
              <w:marRight w:val="0"/>
              <w:marTop w:val="0"/>
              <w:marBottom w:val="0"/>
              <w:divBdr>
                <w:top w:val="none" w:sz="0" w:space="0" w:color="auto"/>
                <w:left w:val="none" w:sz="0" w:space="0" w:color="auto"/>
                <w:bottom w:val="none" w:sz="0" w:space="0" w:color="auto"/>
                <w:right w:val="none" w:sz="0" w:space="0" w:color="auto"/>
              </w:divBdr>
            </w:div>
          </w:divsChild>
        </w:div>
        <w:div w:id="812717807">
          <w:marLeft w:val="120"/>
          <w:marRight w:val="0"/>
          <w:marTop w:val="0"/>
          <w:marBottom w:val="0"/>
          <w:divBdr>
            <w:top w:val="none" w:sz="0" w:space="0" w:color="auto"/>
            <w:left w:val="none" w:sz="0" w:space="0" w:color="auto"/>
            <w:bottom w:val="none" w:sz="0" w:space="0" w:color="auto"/>
            <w:right w:val="none" w:sz="0" w:space="0" w:color="auto"/>
          </w:divBdr>
          <w:divsChild>
            <w:div w:id="9803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4420">
      <w:bodyDiv w:val="1"/>
      <w:marLeft w:val="0"/>
      <w:marRight w:val="0"/>
      <w:marTop w:val="0"/>
      <w:marBottom w:val="0"/>
      <w:divBdr>
        <w:top w:val="none" w:sz="0" w:space="0" w:color="auto"/>
        <w:left w:val="none" w:sz="0" w:space="0" w:color="auto"/>
        <w:bottom w:val="none" w:sz="0" w:space="0" w:color="auto"/>
        <w:right w:val="none" w:sz="0" w:space="0" w:color="auto"/>
      </w:divBdr>
    </w:div>
    <w:div w:id="1462768585">
      <w:bodyDiv w:val="1"/>
      <w:marLeft w:val="0"/>
      <w:marRight w:val="0"/>
      <w:marTop w:val="0"/>
      <w:marBottom w:val="0"/>
      <w:divBdr>
        <w:top w:val="none" w:sz="0" w:space="0" w:color="auto"/>
        <w:left w:val="none" w:sz="0" w:space="0" w:color="auto"/>
        <w:bottom w:val="none" w:sz="0" w:space="0" w:color="auto"/>
        <w:right w:val="none" w:sz="0" w:space="0" w:color="auto"/>
      </w:divBdr>
    </w:div>
    <w:div w:id="1475369953">
      <w:bodyDiv w:val="1"/>
      <w:marLeft w:val="0"/>
      <w:marRight w:val="0"/>
      <w:marTop w:val="0"/>
      <w:marBottom w:val="0"/>
      <w:divBdr>
        <w:top w:val="none" w:sz="0" w:space="0" w:color="auto"/>
        <w:left w:val="none" w:sz="0" w:space="0" w:color="auto"/>
        <w:bottom w:val="none" w:sz="0" w:space="0" w:color="auto"/>
        <w:right w:val="none" w:sz="0" w:space="0" w:color="auto"/>
      </w:divBdr>
    </w:div>
    <w:div w:id="1481194302">
      <w:bodyDiv w:val="1"/>
      <w:marLeft w:val="0"/>
      <w:marRight w:val="0"/>
      <w:marTop w:val="0"/>
      <w:marBottom w:val="0"/>
      <w:divBdr>
        <w:top w:val="none" w:sz="0" w:space="0" w:color="auto"/>
        <w:left w:val="none" w:sz="0" w:space="0" w:color="auto"/>
        <w:bottom w:val="none" w:sz="0" w:space="0" w:color="auto"/>
        <w:right w:val="none" w:sz="0" w:space="0" w:color="auto"/>
      </w:divBdr>
    </w:div>
    <w:div w:id="1542867156">
      <w:bodyDiv w:val="1"/>
      <w:marLeft w:val="0"/>
      <w:marRight w:val="0"/>
      <w:marTop w:val="0"/>
      <w:marBottom w:val="0"/>
      <w:divBdr>
        <w:top w:val="none" w:sz="0" w:space="0" w:color="auto"/>
        <w:left w:val="none" w:sz="0" w:space="0" w:color="auto"/>
        <w:bottom w:val="none" w:sz="0" w:space="0" w:color="auto"/>
        <w:right w:val="none" w:sz="0" w:space="0" w:color="auto"/>
      </w:divBdr>
    </w:div>
    <w:div w:id="1619291103">
      <w:bodyDiv w:val="1"/>
      <w:marLeft w:val="0"/>
      <w:marRight w:val="0"/>
      <w:marTop w:val="0"/>
      <w:marBottom w:val="0"/>
      <w:divBdr>
        <w:top w:val="none" w:sz="0" w:space="0" w:color="auto"/>
        <w:left w:val="none" w:sz="0" w:space="0" w:color="auto"/>
        <w:bottom w:val="none" w:sz="0" w:space="0" w:color="auto"/>
        <w:right w:val="none" w:sz="0" w:space="0" w:color="auto"/>
      </w:divBdr>
      <w:divsChild>
        <w:div w:id="1956982132">
          <w:marLeft w:val="0"/>
          <w:marRight w:val="0"/>
          <w:marTop w:val="75"/>
          <w:marBottom w:val="75"/>
          <w:divBdr>
            <w:top w:val="single" w:sz="6" w:space="4" w:color="CCCCCC"/>
            <w:left w:val="single" w:sz="6" w:space="4" w:color="CCCCCC"/>
            <w:bottom w:val="single" w:sz="6" w:space="4" w:color="CCCCCC"/>
            <w:right w:val="single" w:sz="6" w:space="4" w:color="CCCCCC"/>
          </w:divBdr>
        </w:div>
        <w:div w:id="1113866693">
          <w:marLeft w:val="0"/>
          <w:marRight w:val="0"/>
          <w:marTop w:val="75"/>
          <w:marBottom w:val="75"/>
          <w:divBdr>
            <w:top w:val="single" w:sz="6" w:space="4" w:color="CCCCCC"/>
            <w:left w:val="single" w:sz="6" w:space="4" w:color="CCCCCC"/>
            <w:bottom w:val="single" w:sz="6" w:space="4" w:color="CCCCCC"/>
            <w:right w:val="single" w:sz="6" w:space="4" w:color="CCCCCC"/>
          </w:divBdr>
        </w:div>
        <w:div w:id="1359350379">
          <w:marLeft w:val="0"/>
          <w:marRight w:val="0"/>
          <w:marTop w:val="75"/>
          <w:marBottom w:val="75"/>
          <w:divBdr>
            <w:top w:val="single" w:sz="6" w:space="4" w:color="CCCCCC"/>
            <w:left w:val="single" w:sz="6" w:space="4" w:color="CCCCCC"/>
            <w:bottom w:val="single" w:sz="6" w:space="4" w:color="CCCCCC"/>
            <w:right w:val="single" w:sz="6" w:space="4" w:color="CCCCCC"/>
          </w:divBdr>
        </w:div>
        <w:div w:id="754716038">
          <w:marLeft w:val="0"/>
          <w:marRight w:val="0"/>
          <w:marTop w:val="75"/>
          <w:marBottom w:val="75"/>
          <w:divBdr>
            <w:top w:val="single" w:sz="6" w:space="4" w:color="CCCCCC"/>
            <w:left w:val="single" w:sz="6" w:space="4" w:color="CCCCCC"/>
            <w:bottom w:val="single" w:sz="6" w:space="4" w:color="CCCCCC"/>
            <w:right w:val="single" w:sz="6" w:space="4" w:color="CCCCCC"/>
          </w:divBdr>
        </w:div>
        <w:div w:id="1212039472">
          <w:marLeft w:val="0"/>
          <w:marRight w:val="0"/>
          <w:marTop w:val="75"/>
          <w:marBottom w:val="75"/>
          <w:divBdr>
            <w:top w:val="single" w:sz="6" w:space="4" w:color="CCCCCC"/>
            <w:left w:val="single" w:sz="6" w:space="4" w:color="CCCCCC"/>
            <w:bottom w:val="single" w:sz="6" w:space="4" w:color="CCCCCC"/>
            <w:right w:val="single" w:sz="6" w:space="4" w:color="CCCCCC"/>
          </w:divBdr>
          <w:divsChild>
            <w:div w:id="14840108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95304835">
      <w:bodyDiv w:val="1"/>
      <w:marLeft w:val="0"/>
      <w:marRight w:val="0"/>
      <w:marTop w:val="0"/>
      <w:marBottom w:val="0"/>
      <w:divBdr>
        <w:top w:val="none" w:sz="0" w:space="0" w:color="auto"/>
        <w:left w:val="none" w:sz="0" w:space="0" w:color="auto"/>
        <w:bottom w:val="none" w:sz="0" w:space="0" w:color="auto"/>
        <w:right w:val="none" w:sz="0" w:space="0" w:color="auto"/>
      </w:divBdr>
    </w:div>
    <w:div w:id="1726294907">
      <w:bodyDiv w:val="1"/>
      <w:marLeft w:val="0"/>
      <w:marRight w:val="0"/>
      <w:marTop w:val="0"/>
      <w:marBottom w:val="0"/>
      <w:divBdr>
        <w:top w:val="none" w:sz="0" w:space="0" w:color="auto"/>
        <w:left w:val="none" w:sz="0" w:space="0" w:color="auto"/>
        <w:bottom w:val="none" w:sz="0" w:space="0" w:color="auto"/>
        <w:right w:val="none" w:sz="0" w:space="0" w:color="auto"/>
      </w:divBdr>
    </w:div>
    <w:div w:id="1730612531">
      <w:bodyDiv w:val="1"/>
      <w:marLeft w:val="0"/>
      <w:marRight w:val="0"/>
      <w:marTop w:val="0"/>
      <w:marBottom w:val="0"/>
      <w:divBdr>
        <w:top w:val="none" w:sz="0" w:space="0" w:color="auto"/>
        <w:left w:val="none" w:sz="0" w:space="0" w:color="auto"/>
        <w:bottom w:val="none" w:sz="0" w:space="0" w:color="auto"/>
        <w:right w:val="none" w:sz="0" w:space="0" w:color="auto"/>
      </w:divBdr>
    </w:div>
    <w:div w:id="1759908116">
      <w:bodyDiv w:val="1"/>
      <w:marLeft w:val="0"/>
      <w:marRight w:val="0"/>
      <w:marTop w:val="0"/>
      <w:marBottom w:val="0"/>
      <w:divBdr>
        <w:top w:val="none" w:sz="0" w:space="0" w:color="auto"/>
        <w:left w:val="none" w:sz="0" w:space="0" w:color="auto"/>
        <w:bottom w:val="none" w:sz="0" w:space="0" w:color="auto"/>
        <w:right w:val="none" w:sz="0" w:space="0" w:color="auto"/>
      </w:divBdr>
    </w:div>
    <w:div w:id="1760255142">
      <w:bodyDiv w:val="1"/>
      <w:marLeft w:val="0"/>
      <w:marRight w:val="0"/>
      <w:marTop w:val="0"/>
      <w:marBottom w:val="0"/>
      <w:divBdr>
        <w:top w:val="none" w:sz="0" w:space="0" w:color="auto"/>
        <w:left w:val="none" w:sz="0" w:space="0" w:color="auto"/>
        <w:bottom w:val="none" w:sz="0" w:space="0" w:color="auto"/>
        <w:right w:val="none" w:sz="0" w:space="0" w:color="auto"/>
      </w:divBdr>
      <w:divsChild>
        <w:div w:id="1252397417">
          <w:marLeft w:val="0"/>
          <w:marRight w:val="0"/>
          <w:marTop w:val="0"/>
          <w:marBottom w:val="150"/>
          <w:divBdr>
            <w:top w:val="none" w:sz="0" w:space="0" w:color="auto"/>
            <w:left w:val="none" w:sz="0" w:space="0" w:color="auto"/>
            <w:bottom w:val="none" w:sz="0" w:space="0" w:color="auto"/>
            <w:right w:val="none" w:sz="0" w:space="0" w:color="auto"/>
          </w:divBdr>
        </w:div>
        <w:div w:id="2122916482">
          <w:marLeft w:val="0"/>
          <w:marRight w:val="0"/>
          <w:marTop w:val="150"/>
          <w:marBottom w:val="150"/>
          <w:divBdr>
            <w:top w:val="none" w:sz="0" w:space="0" w:color="auto"/>
            <w:left w:val="none" w:sz="0" w:space="0" w:color="auto"/>
            <w:bottom w:val="none" w:sz="0" w:space="0" w:color="auto"/>
            <w:right w:val="none" w:sz="0" w:space="0" w:color="auto"/>
          </w:divBdr>
        </w:div>
        <w:div w:id="1793358826">
          <w:marLeft w:val="0"/>
          <w:marRight w:val="0"/>
          <w:marTop w:val="150"/>
          <w:marBottom w:val="150"/>
          <w:divBdr>
            <w:top w:val="none" w:sz="0" w:space="0" w:color="auto"/>
            <w:left w:val="none" w:sz="0" w:space="0" w:color="auto"/>
            <w:bottom w:val="none" w:sz="0" w:space="0" w:color="auto"/>
            <w:right w:val="none" w:sz="0" w:space="0" w:color="auto"/>
          </w:divBdr>
        </w:div>
        <w:div w:id="2119250253">
          <w:marLeft w:val="0"/>
          <w:marRight w:val="0"/>
          <w:marTop w:val="150"/>
          <w:marBottom w:val="150"/>
          <w:divBdr>
            <w:top w:val="none" w:sz="0" w:space="0" w:color="auto"/>
            <w:left w:val="none" w:sz="0" w:space="0" w:color="auto"/>
            <w:bottom w:val="none" w:sz="0" w:space="0" w:color="auto"/>
            <w:right w:val="none" w:sz="0" w:space="0" w:color="auto"/>
          </w:divBdr>
        </w:div>
      </w:divsChild>
    </w:div>
    <w:div w:id="1793212106">
      <w:bodyDiv w:val="1"/>
      <w:marLeft w:val="0"/>
      <w:marRight w:val="0"/>
      <w:marTop w:val="0"/>
      <w:marBottom w:val="0"/>
      <w:divBdr>
        <w:top w:val="none" w:sz="0" w:space="0" w:color="auto"/>
        <w:left w:val="none" w:sz="0" w:space="0" w:color="auto"/>
        <w:bottom w:val="none" w:sz="0" w:space="0" w:color="auto"/>
        <w:right w:val="none" w:sz="0" w:space="0" w:color="auto"/>
      </w:divBdr>
    </w:div>
    <w:div w:id="1875119746">
      <w:bodyDiv w:val="1"/>
      <w:marLeft w:val="0"/>
      <w:marRight w:val="0"/>
      <w:marTop w:val="0"/>
      <w:marBottom w:val="0"/>
      <w:divBdr>
        <w:top w:val="none" w:sz="0" w:space="0" w:color="auto"/>
        <w:left w:val="none" w:sz="0" w:space="0" w:color="auto"/>
        <w:bottom w:val="none" w:sz="0" w:space="0" w:color="auto"/>
        <w:right w:val="none" w:sz="0" w:space="0" w:color="auto"/>
      </w:divBdr>
    </w:div>
    <w:div w:id="1886527501">
      <w:bodyDiv w:val="1"/>
      <w:marLeft w:val="0"/>
      <w:marRight w:val="0"/>
      <w:marTop w:val="0"/>
      <w:marBottom w:val="0"/>
      <w:divBdr>
        <w:top w:val="none" w:sz="0" w:space="0" w:color="auto"/>
        <w:left w:val="none" w:sz="0" w:space="0" w:color="auto"/>
        <w:bottom w:val="none" w:sz="0" w:space="0" w:color="auto"/>
        <w:right w:val="none" w:sz="0" w:space="0" w:color="auto"/>
      </w:divBdr>
    </w:div>
    <w:div w:id="2015571369">
      <w:bodyDiv w:val="1"/>
      <w:marLeft w:val="0"/>
      <w:marRight w:val="0"/>
      <w:marTop w:val="0"/>
      <w:marBottom w:val="0"/>
      <w:divBdr>
        <w:top w:val="none" w:sz="0" w:space="0" w:color="auto"/>
        <w:left w:val="none" w:sz="0" w:space="0" w:color="auto"/>
        <w:bottom w:val="none" w:sz="0" w:space="0" w:color="auto"/>
        <w:right w:val="none" w:sz="0" w:space="0" w:color="auto"/>
      </w:divBdr>
    </w:div>
    <w:div w:id="2045009940">
      <w:bodyDiv w:val="1"/>
      <w:marLeft w:val="0"/>
      <w:marRight w:val="0"/>
      <w:marTop w:val="0"/>
      <w:marBottom w:val="0"/>
      <w:divBdr>
        <w:top w:val="none" w:sz="0" w:space="0" w:color="auto"/>
        <w:left w:val="none" w:sz="0" w:space="0" w:color="auto"/>
        <w:bottom w:val="none" w:sz="0" w:space="0" w:color="auto"/>
        <w:right w:val="none" w:sz="0" w:space="0" w:color="auto"/>
      </w:divBdr>
      <w:divsChild>
        <w:div w:id="344673329">
          <w:marLeft w:val="0"/>
          <w:marRight w:val="0"/>
          <w:marTop w:val="0"/>
          <w:marBottom w:val="150"/>
          <w:divBdr>
            <w:top w:val="none" w:sz="0" w:space="0" w:color="auto"/>
            <w:left w:val="none" w:sz="0" w:space="0" w:color="auto"/>
            <w:bottom w:val="none" w:sz="0" w:space="0" w:color="auto"/>
            <w:right w:val="none" w:sz="0" w:space="0" w:color="auto"/>
          </w:divBdr>
        </w:div>
        <w:div w:id="255335004">
          <w:marLeft w:val="0"/>
          <w:marRight w:val="0"/>
          <w:marTop w:val="150"/>
          <w:marBottom w:val="150"/>
          <w:divBdr>
            <w:top w:val="none" w:sz="0" w:space="0" w:color="auto"/>
            <w:left w:val="none" w:sz="0" w:space="0" w:color="auto"/>
            <w:bottom w:val="none" w:sz="0" w:space="0" w:color="auto"/>
            <w:right w:val="none" w:sz="0" w:space="0" w:color="auto"/>
          </w:divBdr>
        </w:div>
        <w:div w:id="1416130611">
          <w:marLeft w:val="0"/>
          <w:marRight w:val="0"/>
          <w:marTop w:val="150"/>
          <w:marBottom w:val="150"/>
          <w:divBdr>
            <w:top w:val="none" w:sz="0" w:space="0" w:color="auto"/>
            <w:left w:val="none" w:sz="0" w:space="0" w:color="auto"/>
            <w:bottom w:val="none" w:sz="0" w:space="0" w:color="auto"/>
            <w:right w:val="none" w:sz="0" w:space="0" w:color="auto"/>
          </w:divBdr>
        </w:div>
        <w:div w:id="1948148636">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wmf"/><Relationship Id="rId299" Type="http://schemas.openxmlformats.org/officeDocument/2006/relationships/hyperlink" Target="http://blog.csdn.net/cc_again/article/details/10977751" TargetMode="External"/><Relationship Id="rId21" Type="http://schemas.openxmlformats.org/officeDocument/2006/relationships/hyperlink" Target="http://www.sgi.com/tech/stl/Container.html" TargetMode="External"/><Relationship Id="rId63" Type="http://schemas.openxmlformats.org/officeDocument/2006/relationships/hyperlink" Target="https://vjudge.net/contest/242750" TargetMode="External"/><Relationship Id="rId159" Type="http://schemas.openxmlformats.org/officeDocument/2006/relationships/image" Target="media/image51.wmf"/><Relationship Id="rId324" Type="http://schemas.openxmlformats.org/officeDocument/2006/relationships/hyperlink" Target="http://blog.csdn.net/cc_again/article/details/8872073" TargetMode="External"/><Relationship Id="rId366" Type="http://schemas.openxmlformats.org/officeDocument/2006/relationships/hyperlink" Target="http://acm.hdu.edu.cn/showproblem.php?pid=3507" TargetMode="External"/><Relationship Id="rId170" Type="http://schemas.openxmlformats.org/officeDocument/2006/relationships/hyperlink" Target="https://blog.csdn.net/liangzhaoyang1/article/details/52132986?locationNum=7" TargetMode="External"/><Relationship Id="rId226" Type="http://schemas.openxmlformats.org/officeDocument/2006/relationships/hyperlink" Target="https://www.bilibili.com/video/av7847726?from=search&amp;seid=8839682959904581481" TargetMode="External"/><Relationship Id="rId433" Type="http://schemas.openxmlformats.org/officeDocument/2006/relationships/image" Target="media/image101.png"/><Relationship Id="rId268" Type="http://schemas.openxmlformats.org/officeDocument/2006/relationships/hyperlink" Target="https://blog.csdn.net/acm_1361677193/article/details/42873141" TargetMode="External"/><Relationship Id="rId32" Type="http://schemas.openxmlformats.org/officeDocument/2006/relationships/hyperlink" Target="https://blog.csdn.net/acmore_xiong/article/details/52270748" TargetMode="External"/><Relationship Id="rId74" Type="http://schemas.openxmlformats.org/officeDocument/2006/relationships/image" Target="media/image18.wmf"/><Relationship Id="rId128" Type="http://schemas.openxmlformats.org/officeDocument/2006/relationships/image" Target="media/image36.wmf"/><Relationship Id="rId335" Type="http://schemas.openxmlformats.org/officeDocument/2006/relationships/hyperlink" Target="http://blog.csdn.net/cc_again/article/details/12408505" TargetMode="External"/><Relationship Id="rId377" Type="http://schemas.openxmlformats.org/officeDocument/2006/relationships/hyperlink" Target="https://blog.csdn.net/liuqiyao_01/article/details/8477827" TargetMode="External"/><Relationship Id="rId5" Type="http://schemas.openxmlformats.org/officeDocument/2006/relationships/webSettings" Target="webSettings.xml"/><Relationship Id="rId181" Type="http://schemas.openxmlformats.org/officeDocument/2006/relationships/oleObject" Target="embeddings/oleObject58.bin"/><Relationship Id="rId237" Type="http://schemas.openxmlformats.org/officeDocument/2006/relationships/image" Target="media/image87.png"/><Relationship Id="rId402" Type="http://schemas.openxmlformats.org/officeDocument/2006/relationships/hyperlink" Target="https://blog.csdn.net/liuqiyao_01/article/details/8478730" TargetMode="External"/><Relationship Id="rId279" Type="http://schemas.openxmlformats.org/officeDocument/2006/relationships/hyperlink" Target="http://blog.csdn.net/woshi250hua/article/details/7636866" TargetMode="External"/><Relationship Id="rId43" Type="http://schemas.openxmlformats.org/officeDocument/2006/relationships/image" Target="media/image6.wmf"/><Relationship Id="rId139" Type="http://schemas.openxmlformats.org/officeDocument/2006/relationships/hyperlink" Target="https://blog.csdn.net/acdreamers/article/details/8236942" TargetMode="External"/><Relationship Id="rId290" Type="http://schemas.openxmlformats.org/officeDocument/2006/relationships/hyperlink" Target="http://blog.csdn.net/cc_again/article/details/25426159" TargetMode="External"/><Relationship Id="rId304" Type="http://schemas.openxmlformats.org/officeDocument/2006/relationships/hyperlink" Target="http://codeforces.com/problemset/problem/149/D" TargetMode="External"/><Relationship Id="rId346" Type="http://schemas.openxmlformats.org/officeDocument/2006/relationships/hyperlink" Target="http://blog.csdn.net/cc_again/article/details/9984961" TargetMode="External"/><Relationship Id="rId388" Type="http://schemas.openxmlformats.org/officeDocument/2006/relationships/hyperlink" Target="http://acm.hdu.edu.cn/showproblem.php?pid=2544" TargetMode="External"/><Relationship Id="rId85" Type="http://schemas.openxmlformats.org/officeDocument/2006/relationships/oleObject" Target="embeddings/oleObject22.bin"/><Relationship Id="rId150" Type="http://schemas.openxmlformats.org/officeDocument/2006/relationships/oleObject" Target="embeddings/oleObject46.bin"/><Relationship Id="rId192" Type="http://schemas.openxmlformats.org/officeDocument/2006/relationships/image" Target="media/image66.wmf"/><Relationship Id="rId206" Type="http://schemas.openxmlformats.org/officeDocument/2006/relationships/image" Target="media/image73.wmf"/><Relationship Id="rId413" Type="http://schemas.openxmlformats.org/officeDocument/2006/relationships/hyperlink" Target="https://blog.csdn.net/chm517/article/details/44892713" TargetMode="External"/><Relationship Id="rId248" Type="http://schemas.openxmlformats.org/officeDocument/2006/relationships/image" Target="media/image95.wmf"/><Relationship Id="rId12" Type="http://schemas.openxmlformats.org/officeDocument/2006/relationships/hyperlink" Target="http://acm.hdu.edu.cn/contests/contest_showproblem.php?pid=1010&amp;cid=808" TargetMode="External"/><Relationship Id="rId108" Type="http://schemas.openxmlformats.org/officeDocument/2006/relationships/hyperlink" Target="https://www.bilibili.com/video/av18735440?from=search&amp;seid=1530520915414646384" TargetMode="External"/><Relationship Id="rId315" Type="http://schemas.openxmlformats.org/officeDocument/2006/relationships/hyperlink" Target="http://blog.csdn.net/cc_again/article/details/10226673" TargetMode="External"/><Relationship Id="rId357" Type="http://schemas.openxmlformats.org/officeDocument/2006/relationships/hyperlink" Target="http://acm.hdu.edu.cn/showproblem.php?pid=1059" TargetMode="External"/><Relationship Id="rId54" Type="http://schemas.openxmlformats.org/officeDocument/2006/relationships/oleObject" Target="embeddings/oleObject10.bin"/><Relationship Id="rId96" Type="http://schemas.openxmlformats.org/officeDocument/2006/relationships/hyperlink" Target="https://www.cnblogs.com/CsOH/p/5904430.html" TargetMode="External"/><Relationship Id="rId161" Type="http://schemas.openxmlformats.org/officeDocument/2006/relationships/image" Target="media/image52.wmf"/><Relationship Id="rId217" Type="http://schemas.openxmlformats.org/officeDocument/2006/relationships/oleObject" Target="embeddings/oleObject76.bin"/><Relationship Id="rId399" Type="http://schemas.openxmlformats.org/officeDocument/2006/relationships/hyperlink" Target="https://blog.csdn.net/liuqiyao_01/article/details/8797349" TargetMode="External"/><Relationship Id="rId259" Type="http://schemas.openxmlformats.org/officeDocument/2006/relationships/oleObject" Target="embeddings/oleObject89.bin"/><Relationship Id="rId424" Type="http://schemas.openxmlformats.org/officeDocument/2006/relationships/hyperlink" Target="https://blog.csdn.net/wlxsq/article/details/50838900" TargetMode="External"/><Relationship Id="rId23" Type="http://schemas.openxmlformats.org/officeDocument/2006/relationships/hyperlink" Target="http://www.cnblogs.com/keshuqi/p/6257215.html" TargetMode="External"/><Relationship Id="rId119" Type="http://schemas.openxmlformats.org/officeDocument/2006/relationships/oleObject" Target="embeddings/oleObject35.bin"/><Relationship Id="rId270" Type="http://schemas.openxmlformats.org/officeDocument/2006/relationships/hyperlink" Target="http://www.cnblogs.com/autsky-jadek/" TargetMode="External"/><Relationship Id="rId326" Type="http://schemas.openxmlformats.org/officeDocument/2006/relationships/hyperlink" Target="http://www.cnblogs.com/kuangbin/archive/2012/10/02/2710606.html" TargetMode="External"/><Relationship Id="rId65" Type="http://schemas.openxmlformats.org/officeDocument/2006/relationships/hyperlink" Target="https://www.bilibili.com/video/av25326779?from=search&amp;seid=2767747169022162614" TargetMode="External"/><Relationship Id="rId130" Type="http://schemas.openxmlformats.org/officeDocument/2006/relationships/image" Target="media/image37.wmf"/><Relationship Id="rId368" Type="http://schemas.openxmlformats.org/officeDocument/2006/relationships/hyperlink" Target="http://acm.hdu.edu.cn/showproblem.php?pid=2829" TargetMode="External"/><Relationship Id="rId172" Type="http://schemas.openxmlformats.org/officeDocument/2006/relationships/hyperlink" Target="http://dev.gameres.com/Program/Abstract/Geometry.htm" TargetMode="External"/><Relationship Id="rId228" Type="http://schemas.openxmlformats.org/officeDocument/2006/relationships/hyperlink" Target="https://blog.csdn.net/hdu2014/article/details/51124340" TargetMode="External"/><Relationship Id="rId435" Type="http://schemas.openxmlformats.org/officeDocument/2006/relationships/theme" Target="theme/theme1.xml"/><Relationship Id="rId281" Type="http://schemas.openxmlformats.org/officeDocument/2006/relationships/hyperlink" Target="http://acm.hdu.edu.cn/showproblem.php?pid=1864" TargetMode="External"/><Relationship Id="rId337" Type="http://schemas.openxmlformats.org/officeDocument/2006/relationships/hyperlink" Target="http://blog.csdn.net/cc_again/article/details/11554945" TargetMode="External"/><Relationship Id="rId34" Type="http://schemas.openxmlformats.org/officeDocument/2006/relationships/hyperlink" Target="https://www.cnblogs.com/HarryGuo2012/p/4728243.html" TargetMode="External"/><Relationship Id="rId76" Type="http://schemas.openxmlformats.org/officeDocument/2006/relationships/image" Target="media/image19.wmf"/><Relationship Id="rId141" Type="http://schemas.openxmlformats.org/officeDocument/2006/relationships/image" Target="media/image42.wmf"/><Relationship Id="rId379" Type="http://schemas.openxmlformats.org/officeDocument/2006/relationships/hyperlink" Target="http://acm.hdu.edu.cn/showproblem.php?pid=1598" TargetMode="External"/><Relationship Id="rId7" Type="http://schemas.openxmlformats.org/officeDocument/2006/relationships/endnotes" Target="endnotes.xml"/><Relationship Id="rId183" Type="http://schemas.openxmlformats.org/officeDocument/2006/relationships/oleObject" Target="embeddings/oleObject59.bin"/><Relationship Id="rId239" Type="http://schemas.openxmlformats.org/officeDocument/2006/relationships/image" Target="media/image89.png"/><Relationship Id="rId390" Type="http://schemas.openxmlformats.org/officeDocument/2006/relationships/hyperlink" Target="http://acm.hdu.edu.cn/showproblem.php?pid=2066" TargetMode="External"/><Relationship Id="rId404" Type="http://schemas.openxmlformats.org/officeDocument/2006/relationships/hyperlink" Target="https://blog.csdn.net/liuqiyao_01/article/details/8797336" TargetMode="External"/><Relationship Id="rId250" Type="http://schemas.openxmlformats.org/officeDocument/2006/relationships/image" Target="media/image96.wmf"/><Relationship Id="rId292" Type="http://schemas.openxmlformats.org/officeDocument/2006/relationships/hyperlink" Target="http://blog.csdn.net/cc_again/article/details/11821361" TargetMode="External"/><Relationship Id="rId306" Type="http://schemas.openxmlformats.org/officeDocument/2006/relationships/hyperlink" Target="http://blog.csdn.net/woshi250hua/article/details/7644959" TargetMode="External"/><Relationship Id="rId45" Type="http://schemas.openxmlformats.org/officeDocument/2006/relationships/image" Target="media/image7.wmf"/><Relationship Id="rId87" Type="http://schemas.openxmlformats.org/officeDocument/2006/relationships/oleObject" Target="embeddings/oleObject23.bin"/><Relationship Id="rId110" Type="http://schemas.openxmlformats.org/officeDocument/2006/relationships/oleObject" Target="embeddings/oleObject29.bin"/><Relationship Id="rId348" Type="http://schemas.openxmlformats.org/officeDocument/2006/relationships/hyperlink" Target="http://blog.csdn.net/cc_again/article/details/9060019" TargetMode="External"/><Relationship Id="rId152" Type="http://schemas.openxmlformats.org/officeDocument/2006/relationships/oleObject" Target="embeddings/oleObject47.bin"/><Relationship Id="rId194" Type="http://schemas.openxmlformats.org/officeDocument/2006/relationships/image" Target="media/image67.wmf"/><Relationship Id="rId208" Type="http://schemas.openxmlformats.org/officeDocument/2006/relationships/image" Target="media/image74.wmf"/><Relationship Id="rId415" Type="http://schemas.openxmlformats.org/officeDocument/2006/relationships/hyperlink" Target="https://blog.csdn.net/liuqiyao_01/article/details/26964261" TargetMode="External"/><Relationship Id="rId261" Type="http://schemas.openxmlformats.org/officeDocument/2006/relationships/hyperlink" Target="http://lib.csdn.net/base/31" TargetMode="External"/><Relationship Id="rId14" Type="http://schemas.openxmlformats.org/officeDocument/2006/relationships/hyperlink" Target="https://www.nowcoder.com/acm/contest/145/A" TargetMode="External"/><Relationship Id="rId56" Type="http://schemas.openxmlformats.org/officeDocument/2006/relationships/oleObject" Target="embeddings/oleObject11.bin"/><Relationship Id="rId317" Type="http://schemas.openxmlformats.org/officeDocument/2006/relationships/hyperlink" Target="http://wenku.baidu.com/view/d2414ffe04a1b0717fd5dda8.html" TargetMode="External"/><Relationship Id="rId359" Type="http://schemas.openxmlformats.org/officeDocument/2006/relationships/hyperlink" Target="http://poj.org/problem?id=1048" TargetMode="External"/><Relationship Id="rId98" Type="http://schemas.openxmlformats.org/officeDocument/2006/relationships/image" Target="media/image27.wmf"/><Relationship Id="rId121" Type="http://schemas.openxmlformats.org/officeDocument/2006/relationships/hyperlink" Target="https://blog.csdn.net/acdreamers/article/details/8236942" TargetMode="External"/><Relationship Id="rId163" Type="http://schemas.openxmlformats.org/officeDocument/2006/relationships/image" Target="media/image53.wmf"/><Relationship Id="rId219" Type="http://schemas.openxmlformats.org/officeDocument/2006/relationships/image" Target="media/image80.wmf"/><Relationship Id="rId370" Type="http://schemas.openxmlformats.org/officeDocument/2006/relationships/hyperlink" Target="http://www.cnblogs.com/ronaflx/archive/2011/03/30/1999764.html" TargetMode="External"/><Relationship Id="rId426" Type="http://schemas.openxmlformats.org/officeDocument/2006/relationships/hyperlink" Target="http://acm.hdu.edu.cn/showproblem.php?pid=1003" TargetMode="External"/><Relationship Id="rId230" Type="http://schemas.openxmlformats.org/officeDocument/2006/relationships/hyperlink" Target="https://blog.csdn.net/alan_cty/article/details/71716617" TargetMode="External"/><Relationship Id="rId25" Type="http://schemas.openxmlformats.org/officeDocument/2006/relationships/hyperlink" Target="https://blog.csdn.net/Sirius_han/article/details/82313029" TargetMode="External"/><Relationship Id="rId67" Type="http://schemas.openxmlformats.org/officeDocument/2006/relationships/image" Target="media/image15.wmf"/><Relationship Id="rId272" Type="http://schemas.openxmlformats.org/officeDocument/2006/relationships/hyperlink" Target="https://blog.csdn.net/eagle_or_snail/article/details/50987044" TargetMode="External"/><Relationship Id="rId328" Type="http://schemas.openxmlformats.org/officeDocument/2006/relationships/hyperlink" Target="http://wenku.baidu.com/view/1c41152de2bd960590c677a8.html" TargetMode="External"/><Relationship Id="rId132" Type="http://schemas.openxmlformats.org/officeDocument/2006/relationships/image" Target="media/image38.wmf"/><Relationship Id="rId174" Type="http://schemas.openxmlformats.org/officeDocument/2006/relationships/image" Target="media/image57.wmf"/><Relationship Id="rId381" Type="http://schemas.openxmlformats.org/officeDocument/2006/relationships/hyperlink" Target="http://acm.hdu.edu.cn/showproblem.php?pid=1811" TargetMode="External"/><Relationship Id="rId241" Type="http://schemas.openxmlformats.org/officeDocument/2006/relationships/oleObject" Target="embeddings/oleObject81.bin"/><Relationship Id="rId36" Type="http://schemas.openxmlformats.org/officeDocument/2006/relationships/oleObject" Target="embeddings/oleObject2.bin"/><Relationship Id="rId283" Type="http://schemas.openxmlformats.org/officeDocument/2006/relationships/hyperlink" Target="http://acm.hdu.edu.cn/showproblem.php?pid=2159" TargetMode="External"/><Relationship Id="rId339" Type="http://schemas.openxmlformats.org/officeDocument/2006/relationships/hyperlink" Target="http://blog.csdn.net/cc_again/article/details/9936197" TargetMode="External"/><Relationship Id="rId78" Type="http://schemas.openxmlformats.org/officeDocument/2006/relationships/image" Target="media/image20.wmf"/><Relationship Id="rId101" Type="http://schemas.openxmlformats.org/officeDocument/2006/relationships/oleObject" Target="embeddings/oleObject27.bin"/><Relationship Id="rId143" Type="http://schemas.openxmlformats.org/officeDocument/2006/relationships/image" Target="media/image43.wmf"/><Relationship Id="rId185" Type="http://schemas.openxmlformats.org/officeDocument/2006/relationships/oleObject" Target="embeddings/oleObject60.bin"/><Relationship Id="rId350" Type="http://schemas.openxmlformats.org/officeDocument/2006/relationships/hyperlink" Target="http://acm.hdu.edu.cn/showproblem.php?pid=3811" TargetMode="External"/><Relationship Id="rId406" Type="http://schemas.openxmlformats.org/officeDocument/2006/relationships/hyperlink" Target="https://blog.csdn.net/liuqiyao_01/article/details/8478711" TargetMode="External"/><Relationship Id="rId9" Type="http://schemas.openxmlformats.org/officeDocument/2006/relationships/hyperlink" Target="http://acm.hdu.edu.cn/contests/contest_showproblem.php?pid=1005&amp;cid=808" TargetMode="External"/><Relationship Id="rId210" Type="http://schemas.openxmlformats.org/officeDocument/2006/relationships/image" Target="media/image75.wmf"/><Relationship Id="rId392" Type="http://schemas.openxmlformats.org/officeDocument/2006/relationships/hyperlink" Target="http://acm.hdu.edu.cn/showproblem.php?pid=1874" TargetMode="External"/><Relationship Id="rId252" Type="http://schemas.openxmlformats.org/officeDocument/2006/relationships/image" Target="media/image97.wmf"/><Relationship Id="rId294" Type="http://schemas.openxmlformats.org/officeDocument/2006/relationships/hyperlink" Target="http://blog.csdn.net/cc_again/article/details/12208725" TargetMode="External"/><Relationship Id="rId308" Type="http://schemas.openxmlformats.org/officeDocument/2006/relationships/hyperlink" Target="http://blog.csdn.net/cc_again/article/details/8911480" TargetMode="External"/><Relationship Id="rId47" Type="http://schemas.openxmlformats.org/officeDocument/2006/relationships/image" Target="media/image8.wmf"/><Relationship Id="rId89" Type="http://schemas.openxmlformats.org/officeDocument/2006/relationships/oleObject" Target="embeddings/oleObject24.bin"/><Relationship Id="rId112" Type="http://schemas.openxmlformats.org/officeDocument/2006/relationships/oleObject" Target="embeddings/oleObject30.bin"/><Relationship Id="rId154" Type="http://schemas.openxmlformats.org/officeDocument/2006/relationships/oleObject" Target="embeddings/oleObject48.bin"/><Relationship Id="rId361" Type="http://schemas.openxmlformats.org/officeDocument/2006/relationships/hyperlink" Target="http://www.cnblogs.com/neverforget/archive/2011/10/13/ll.html" TargetMode="External"/><Relationship Id="rId196" Type="http://schemas.openxmlformats.org/officeDocument/2006/relationships/image" Target="media/image68.wmf"/><Relationship Id="rId417" Type="http://schemas.openxmlformats.org/officeDocument/2006/relationships/hyperlink" Target="https://www.nowcoder.com/acm/contest/144/E" TargetMode="External"/><Relationship Id="rId16" Type="http://schemas.openxmlformats.org/officeDocument/2006/relationships/hyperlink" Target="https://www.nowcoder.com/acm/contest/144/J" TargetMode="External"/><Relationship Id="rId221" Type="http://schemas.openxmlformats.org/officeDocument/2006/relationships/image" Target="media/image81.wmf"/><Relationship Id="rId263" Type="http://schemas.openxmlformats.org/officeDocument/2006/relationships/hyperlink" Target="https://blog.csdn.net/hnshhslsh/article/details/50582926" TargetMode="External"/><Relationship Id="rId319" Type="http://schemas.openxmlformats.org/officeDocument/2006/relationships/hyperlink" Target="http://blog.csdn.net/cc_again/article/details/8872355" TargetMode="External"/><Relationship Id="rId58" Type="http://schemas.openxmlformats.org/officeDocument/2006/relationships/oleObject" Target="embeddings/oleObject12.bin"/><Relationship Id="rId123" Type="http://schemas.openxmlformats.org/officeDocument/2006/relationships/image" Target="media/image34.png"/><Relationship Id="rId330" Type="http://schemas.openxmlformats.org/officeDocument/2006/relationships/hyperlink" Target="http://wenku.baidu.com/view/56147518a8114431b90dd81e.html" TargetMode="External"/><Relationship Id="rId165" Type="http://schemas.openxmlformats.org/officeDocument/2006/relationships/image" Target="media/image54.wmf"/><Relationship Id="rId372" Type="http://schemas.openxmlformats.org/officeDocument/2006/relationships/hyperlink" Target="http://acm.hdu.edu.cn/showproblem.php?pid=2952" TargetMode="External"/><Relationship Id="rId428" Type="http://schemas.openxmlformats.org/officeDocument/2006/relationships/hyperlink" Target="http://acm.hdu.edu.cn/showproblem.php?pid=1503" TargetMode="External"/><Relationship Id="rId232" Type="http://schemas.openxmlformats.org/officeDocument/2006/relationships/image" Target="media/image84.wmf"/><Relationship Id="rId274" Type="http://schemas.openxmlformats.org/officeDocument/2006/relationships/hyperlink" Target="http://blog.csdn.net/cc_again/article/details/24844911" TargetMode="External"/><Relationship Id="rId27" Type="http://schemas.openxmlformats.org/officeDocument/2006/relationships/oleObject" Target="embeddings/oleObject1.bin"/><Relationship Id="rId69" Type="http://schemas.openxmlformats.org/officeDocument/2006/relationships/image" Target="media/image16.wmf"/><Relationship Id="rId134" Type="http://schemas.openxmlformats.org/officeDocument/2006/relationships/image" Target="media/image39.wmf"/><Relationship Id="rId80" Type="http://schemas.openxmlformats.org/officeDocument/2006/relationships/image" Target="media/image21.wmf"/><Relationship Id="rId176" Type="http://schemas.openxmlformats.org/officeDocument/2006/relationships/hyperlink" Target="https://blog.csdn.net/u013021513/article/details/43984497" TargetMode="External"/><Relationship Id="rId341" Type="http://schemas.openxmlformats.org/officeDocument/2006/relationships/hyperlink" Target="http://blog.csdn.net/cc_again/article/details/11544753" TargetMode="External"/><Relationship Id="rId383" Type="http://schemas.openxmlformats.org/officeDocument/2006/relationships/hyperlink" Target="http://poj.org/problem?id=2236" TargetMode="External"/><Relationship Id="rId201" Type="http://schemas.openxmlformats.org/officeDocument/2006/relationships/oleObject" Target="embeddings/oleObject68.bin"/><Relationship Id="rId243" Type="http://schemas.openxmlformats.org/officeDocument/2006/relationships/oleObject" Target="embeddings/oleObject82.bin"/><Relationship Id="rId285" Type="http://schemas.openxmlformats.org/officeDocument/2006/relationships/hyperlink" Target="http://blog.csdn.net/cc_again/article/details/22728273" TargetMode="External"/><Relationship Id="rId38" Type="http://schemas.openxmlformats.org/officeDocument/2006/relationships/image" Target="media/image4.wmf"/><Relationship Id="rId103" Type="http://schemas.openxmlformats.org/officeDocument/2006/relationships/oleObject" Target="embeddings/oleObject28.bin"/><Relationship Id="rId310" Type="http://schemas.openxmlformats.org/officeDocument/2006/relationships/hyperlink" Target="http://blog.csdn.net/cc_again/article/details/11407157" TargetMode="External"/><Relationship Id="rId91" Type="http://schemas.openxmlformats.org/officeDocument/2006/relationships/oleObject" Target="embeddings/oleObject25.bin"/><Relationship Id="rId145" Type="http://schemas.openxmlformats.org/officeDocument/2006/relationships/image" Target="media/image44.wmf"/><Relationship Id="rId187" Type="http://schemas.openxmlformats.org/officeDocument/2006/relationships/oleObject" Target="embeddings/oleObject61.bin"/><Relationship Id="rId352" Type="http://schemas.openxmlformats.org/officeDocument/2006/relationships/hyperlink" Target="http://poj.org/problem?id=1038" TargetMode="External"/><Relationship Id="rId394" Type="http://schemas.openxmlformats.org/officeDocument/2006/relationships/hyperlink" Target="http://acm.hdu.edu.cn/showproblem.php?pid=1245" TargetMode="External"/><Relationship Id="rId408" Type="http://schemas.openxmlformats.org/officeDocument/2006/relationships/hyperlink" Target="https://blog.csdn.net/trapper_c/article/details/51919980" TargetMode="External"/><Relationship Id="rId212" Type="http://schemas.openxmlformats.org/officeDocument/2006/relationships/image" Target="media/image76.wmf"/><Relationship Id="rId254" Type="http://schemas.openxmlformats.org/officeDocument/2006/relationships/image" Target="media/image98.wmf"/><Relationship Id="rId28" Type="http://schemas.openxmlformats.org/officeDocument/2006/relationships/hyperlink" Target="https://acm.ecnu.edu.cn/problem/3628/" TargetMode="External"/><Relationship Id="rId49" Type="http://schemas.openxmlformats.org/officeDocument/2006/relationships/image" Target="media/image9.wmf"/><Relationship Id="rId114" Type="http://schemas.openxmlformats.org/officeDocument/2006/relationships/image" Target="media/image32.wmf"/><Relationship Id="rId275" Type="http://schemas.openxmlformats.org/officeDocument/2006/relationships/hyperlink" Target="http://blog.csdn.net/cc_again/article/details/11856847" TargetMode="External"/><Relationship Id="rId296" Type="http://schemas.openxmlformats.org/officeDocument/2006/relationships/hyperlink" Target="http://poj.org/problem?id=1080" TargetMode="External"/><Relationship Id="rId300" Type="http://schemas.openxmlformats.org/officeDocument/2006/relationships/hyperlink" Target="http://poj.org/problem?id=2955" TargetMode="External"/><Relationship Id="rId60" Type="http://schemas.openxmlformats.org/officeDocument/2006/relationships/oleObject" Target="embeddings/oleObject13.bin"/><Relationship Id="rId81" Type="http://schemas.openxmlformats.org/officeDocument/2006/relationships/oleObject" Target="embeddings/oleObject20.bin"/><Relationship Id="rId135" Type="http://schemas.openxmlformats.org/officeDocument/2006/relationships/oleObject" Target="embeddings/oleObject40.bin"/><Relationship Id="rId156" Type="http://schemas.openxmlformats.org/officeDocument/2006/relationships/oleObject" Target="embeddings/oleObject49.bin"/><Relationship Id="rId177" Type="http://schemas.openxmlformats.org/officeDocument/2006/relationships/image" Target="media/image58.png"/><Relationship Id="rId198" Type="http://schemas.openxmlformats.org/officeDocument/2006/relationships/image" Target="media/image69.wmf"/><Relationship Id="rId321" Type="http://schemas.openxmlformats.org/officeDocument/2006/relationships/hyperlink" Target="http://blog.csdn.net/cc_again/article/details/12257445" TargetMode="External"/><Relationship Id="rId342" Type="http://schemas.openxmlformats.org/officeDocument/2006/relationships/hyperlink" Target="http://blog.csdn.net/cc_again/article/details/11099749" TargetMode="External"/><Relationship Id="rId363" Type="http://schemas.openxmlformats.org/officeDocument/2006/relationships/hyperlink" Target="http://blog.csdn.net/cc_again/article/details/9335795" TargetMode="External"/><Relationship Id="rId384" Type="http://schemas.openxmlformats.org/officeDocument/2006/relationships/hyperlink" Target="http://blog.csdn.net/liuqiyao_01/article/details/8867670" TargetMode="External"/><Relationship Id="rId419" Type="http://schemas.openxmlformats.org/officeDocument/2006/relationships/hyperlink" Target="https://www.nowcoder.com/acm/contest/144/F" TargetMode="External"/><Relationship Id="rId202" Type="http://schemas.openxmlformats.org/officeDocument/2006/relationships/image" Target="media/image71.wmf"/><Relationship Id="rId223" Type="http://schemas.openxmlformats.org/officeDocument/2006/relationships/image" Target="media/image82.png"/><Relationship Id="rId244" Type="http://schemas.openxmlformats.org/officeDocument/2006/relationships/image" Target="media/image92.png"/><Relationship Id="rId430" Type="http://schemas.openxmlformats.org/officeDocument/2006/relationships/hyperlink" Target="http://acm.hdu.edu.cn/showproblem.php?pid=2089" TargetMode="External"/><Relationship Id="rId18" Type="http://schemas.openxmlformats.org/officeDocument/2006/relationships/hyperlink" Target="https://blog.csdn.net/swpu_yx32/article/details/52858684" TargetMode="External"/><Relationship Id="rId39" Type="http://schemas.openxmlformats.org/officeDocument/2006/relationships/oleObject" Target="embeddings/oleObject3.bin"/><Relationship Id="rId265" Type="http://schemas.openxmlformats.org/officeDocument/2006/relationships/hyperlink" Target="https://blog.csdn.net/thinfatty/article/details/72581276" TargetMode="External"/><Relationship Id="rId286" Type="http://schemas.openxmlformats.org/officeDocument/2006/relationships/hyperlink" Target="http://blog.csdn.net/cc_again/article/details/12200343" TargetMode="External"/><Relationship Id="rId50" Type="http://schemas.openxmlformats.org/officeDocument/2006/relationships/oleObject" Target="embeddings/oleObject8.bin"/><Relationship Id="rId104" Type="http://schemas.openxmlformats.org/officeDocument/2006/relationships/hyperlink" Target="https://blog.csdn.net/hnshhslsh/article/details/50582926" TargetMode="External"/><Relationship Id="rId125" Type="http://schemas.openxmlformats.org/officeDocument/2006/relationships/hyperlink" Target="https://www.cnblogs.com/ACMLCZH/p/8022502.html" TargetMode="External"/><Relationship Id="rId146" Type="http://schemas.openxmlformats.org/officeDocument/2006/relationships/oleObject" Target="embeddings/oleObject44.bin"/><Relationship Id="rId167" Type="http://schemas.openxmlformats.org/officeDocument/2006/relationships/image" Target="media/image55.wmf"/><Relationship Id="rId188" Type="http://schemas.openxmlformats.org/officeDocument/2006/relationships/image" Target="media/image64.wmf"/><Relationship Id="rId311" Type="http://schemas.openxmlformats.org/officeDocument/2006/relationships/hyperlink" Target="http://blog.csdn.net/cc_again/article/details/10312393" TargetMode="External"/><Relationship Id="rId332" Type="http://schemas.openxmlformats.org/officeDocument/2006/relationships/hyperlink" Target="http://blog.csdn.net/cc_again/article/details/10493543" TargetMode="External"/><Relationship Id="rId353" Type="http://schemas.openxmlformats.org/officeDocument/2006/relationships/hyperlink" Target="http://poj.org/problem?id=2441" TargetMode="External"/><Relationship Id="rId374" Type="http://schemas.openxmlformats.org/officeDocument/2006/relationships/hyperlink" Target="http://acm.hdu.edu.cn/showproblem.php?pid=3480" TargetMode="External"/><Relationship Id="rId395" Type="http://schemas.openxmlformats.org/officeDocument/2006/relationships/hyperlink" Target="http://acm.hdu.edu.cn/showproblem.php?pid=1598" TargetMode="External"/><Relationship Id="rId409" Type="http://schemas.openxmlformats.org/officeDocument/2006/relationships/hyperlink" Target="https://blog.csdn.net/chenguolinblog/article/details/16857765" TargetMode="External"/><Relationship Id="rId71" Type="http://schemas.openxmlformats.org/officeDocument/2006/relationships/hyperlink" Target="https://blog.csdn.net/u013761036/article/details/46363605" TargetMode="External"/><Relationship Id="rId92" Type="http://schemas.openxmlformats.org/officeDocument/2006/relationships/hyperlink" Target="http://acm.hdu.edu.cn/showproblem.php?pid=1506" TargetMode="External"/><Relationship Id="rId213" Type="http://schemas.openxmlformats.org/officeDocument/2006/relationships/oleObject" Target="embeddings/oleObject74.bin"/><Relationship Id="rId234" Type="http://schemas.openxmlformats.org/officeDocument/2006/relationships/image" Target="media/image85.wmf"/><Relationship Id="rId420" Type="http://schemas.openxmlformats.org/officeDocument/2006/relationships/hyperlink" Target="https://www.nowcoder.com/acm/contest/144/G" TargetMode="External"/><Relationship Id="rId2" Type="http://schemas.openxmlformats.org/officeDocument/2006/relationships/numbering" Target="numbering.xml"/><Relationship Id="rId29" Type="http://schemas.openxmlformats.org/officeDocument/2006/relationships/image" Target="media/image2.png"/><Relationship Id="rId255" Type="http://schemas.openxmlformats.org/officeDocument/2006/relationships/oleObject" Target="embeddings/oleObject87.bin"/><Relationship Id="rId276" Type="http://schemas.openxmlformats.org/officeDocument/2006/relationships/hyperlink" Target="http://blog.csdn.net/cc_again/article/details/9918313" TargetMode="External"/><Relationship Id="rId297" Type="http://schemas.openxmlformats.org/officeDocument/2006/relationships/hyperlink" Target="http://blog.csdn.net/woshi250hua/article/details/7969225" TargetMode="External"/><Relationship Id="rId40" Type="http://schemas.openxmlformats.org/officeDocument/2006/relationships/hyperlink" Target="https://blog.csdn.net/lzc504603913/article/details/82290576" TargetMode="External"/><Relationship Id="rId115" Type="http://schemas.openxmlformats.org/officeDocument/2006/relationships/oleObject" Target="embeddings/oleObject32.bin"/><Relationship Id="rId136" Type="http://schemas.openxmlformats.org/officeDocument/2006/relationships/image" Target="media/image40.wmf"/><Relationship Id="rId157" Type="http://schemas.openxmlformats.org/officeDocument/2006/relationships/image" Target="media/image50.wmf"/><Relationship Id="rId178" Type="http://schemas.openxmlformats.org/officeDocument/2006/relationships/image" Target="media/image59.wmf"/><Relationship Id="rId301" Type="http://schemas.openxmlformats.org/officeDocument/2006/relationships/hyperlink" Target="http://blog.csdn.net/woshi250hua/article/details/7973824" TargetMode="External"/><Relationship Id="rId322" Type="http://schemas.openxmlformats.org/officeDocument/2006/relationships/hyperlink" Target="http://blog.csdn.net/cc_again/article/details/11821361" TargetMode="External"/><Relationship Id="rId343" Type="http://schemas.openxmlformats.org/officeDocument/2006/relationships/hyperlink" Target="http://wenku.baidu.com/view/ce445e4f767f5acfa1c7cd51.html" TargetMode="External"/><Relationship Id="rId364" Type="http://schemas.openxmlformats.org/officeDocument/2006/relationships/hyperlink" Target="http://wenku.baidu.com/view/ef259400bed5b9f3f90f1c3a.html" TargetMode="External"/><Relationship Id="rId61" Type="http://schemas.openxmlformats.org/officeDocument/2006/relationships/hyperlink" Target="https://blog.csdn.net/qq_35392050/article/details/60779183" TargetMode="External"/><Relationship Id="rId82" Type="http://schemas.openxmlformats.org/officeDocument/2006/relationships/image" Target="media/image22.wmf"/><Relationship Id="rId199" Type="http://schemas.openxmlformats.org/officeDocument/2006/relationships/oleObject" Target="embeddings/oleObject67.bin"/><Relationship Id="rId203" Type="http://schemas.openxmlformats.org/officeDocument/2006/relationships/oleObject" Target="embeddings/oleObject69.bin"/><Relationship Id="rId385" Type="http://schemas.openxmlformats.org/officeDocument/2006/relationships/hyperlink" Target="https://blog.csdn.net/liuqiyao_01/article/details/8478726" TargetMode="External"/><Relationship Id="rId19" Type="http://schemas.openxmlformats.org/officeDocument/2006/relationships/hyperlink" Target="https://blog.csdn.net/yanggangclcsdn/article/details/49704089" TargetMode="External"/><Relationship Id="rId224" Type="http://schemas.openxmlformats.org/officeDocument/2006/relationships/hyperlink" Target="http://www.cnblogs.com/zzqsblog/p/5457091.html" TargetMode="External"/><Relationship Id="rId245" Type="http://schemas.openxmlformats.org/officeDocument/2006/relationships/image" Target="media/image93.wmf"/><Relationship Id="rId266" Type="http://schemas.openxmlformats.org/officeDocument/2006/relationships/hyperlink" Target="https://blog.csdn.net/liuqiyao_01/article/details/9079611" TargetMode="External"/><Relationship Id="rId287" Type="http://schemas.openxmlformats.org/officeDocument/2006/relationships/hyperlink" Target="http://acm.zju.edu.cn/onlinejudge/showProblem.do?problemCode=3769" TargetMode="External"/><Relationship Id="rId410" Type="http://schemas.openxmlformats.org/officeDocument/2006/relationships/hyperlink" Target="https://blog.csdn.net/chenguolinblog/article/details/13625389" TargetMode="External"/><Relationship Id="rId431" Type="http://schemas.openxmlformats.org/officeDocument/2006/relationships/hyperlink" Target="http://acm.hdu.edu.cn/showproblem.php?pid=3709" TargetMode="External"/><Relationship Id="rId30" Type="http://schemas.openxmlformats.org/officeDocument/2006/relationships/hyperlink" Target="http://acm.hdu.edu.cn/showproblem.php?pid=6342" TargetMode="External"/><Relationship Id="rId105" Type="http://schemas.openxmlformats.org/officeDocument/2006/relationships/hyperlink" Target="https://vjudge.net/problem/CodeChef-GERALD07" TargetMode="External"/><Relationship Id="rId126" Type="http://schemas.openxmlformats.org/officeDocument/2006/relationships/image" Target="media/image35.wmf"/><Relationship Id="rId147" Type="http://schemas.openxmlformats.org/officeDocument/2006/relationships/image" Target="media/image45.wmf"/><Relationship Id="rId168" Type="http://schemas.openxmlformats.org/officeDocument/2006/relationships/oleObject" Target="embeddings/oleObject55.bin"/><Relationship Id="rId312" Type="http://schemas.openxmlformats.org/officeDocument/2006/relationships/hyperlink" Target="http://blog.csdn.net/cc_again/article/details/12060191" TargetMode="External"/><Relationship Id="rId333" Type="http://schemas.openxmlformats.org/officeDocument/2006/relationships/hyperlink" Target="http://blog.csdn.net/cc_again/article/details/10456837" TargetMode="External"/><Relationship Id="rId354" Type="http://schemas.openxmlformats.org/officeDocument/2006/relationships/hyperlink" Target="http://acm.hdu.edu.cn/showproblem.php?pid=2167" TargetMode="External"/><Relationship Id="rId51" Type="http://schemas.openxmlformats.org/officeDocument/2006/relationships/image" Target="media/image10.wmf"/><Relationship Id="rId72" Type="http://schemas.openxmlformats.org/officeDocument/2006/relationships/image" Target="media/image17.wmf"/><Relationship Id="rId93" Type="http://schemas.openxmlformats.org/officeDocument/2006/relationships/hyperlink" Target="http://acm.hdu.edu.cn/showproblem.php?pid=5033" TargetMode="External"/><Relationship Id="rId189" Type="http://schemas.openxmlformats.org/officeDocument/2006/relationships/oleObject" Target="embeddings/oleObject62.bin"/><Relationship Id="rId375" Type="http://schemas.openxmlformats.org/officeDocument/2006/relationships/hyperlink" Target="http://acm.hdu.edu.cn/showproblem.php?pid=3516" TargetMode="External"/><Relationship Id="rId396" Type="http://schemas.openxmlformats.org/officeDocument/2006/relationships/hyperlink" Target="http://poj.org/problem?id=1062" TargetMode="External"/><Relationship Id="rId3" Type="http://schemas.openxmlformats.org/officeDocument/2006/relationships/styles" Target="styles.xml"/><Relationship Id="rId214" Type="http://schemas.openxmlformats.org/officeDocument/2006/relationships/image" Target="media/image77.wmf"/><Relationship Id="rId235" Type="http://schemas.openxmlformats.org/officeDocument/2006/relationships/oleObject" Target="embeddings/oleObject80.bin"/><Relationship Id="rId256" Type="http://schemas.openxmlformats.org/officeDocument/2006/relationships/image" Target="media/image99.wmf"/><Relationship Id="rId277" Type="http://schemas.openxmlformats.org/officeDocument/2006/relationships/hyperlink" Target="http://blog.csdn.net/cc_again/article/details/10858813" TargetMode="External"/><Relationship Id="rId298" Type="http://schemas.openxmlformats.org/officeDocument/2006/relationships/hyperlink" Target="http://blog.csdn.net/cc_again/article/details/11852367" TargetMode="External"/><Relationship Id="rId400" Type="http://schemas.openxmlformats.org/officeDocument/2006/relationships/hyperlink" Target="https://blog.csdn.net/liuqiyao_01/article/details/8479339" TargetMode="External"/><Relationship Id="rId421" Type="http://schemas.openxmlformats.org/officeDocument/2006/relationships/hyperlink" Target="https://www.nowcoder.com/acm/contest/141/D" TargetMode="External"/><Relationship Id="rId116" Type="http://schemas.openxmlformats.org/officeDocument/2006/relationships/oleObject" Target="embeddings/oleObject33.bin"/><Relationship Id="rId137" Type="http://schemas.openxmlformats.org/officeDocument/2006/relationships/oleObject" Target="embeddings/oleObject41.bin"/><Relationship Id="rId158" Type="http://schemas.openxmlformats.org/officeDocument/2006/relationships/oleObject" Target="embeddings/oleObject50.bin"/><Relationship Id="rId302" Type="http://schemas.openxmlformats.org/officeDocument/2006/relationships/hyperlink" Target="http://acm.hdu.edu.cn/showproblem.php?pid=2476" TargetMode="External"/><Relationship Id="rId323" Type="http://schemas.openxmlformats.org/officeDocument/2006/relationships/hyperlink" Target="http://blog.csdn.net/cc_again/article/details/8815450" TargetMode="External"/><Relationship Id="rId344" Type="http://schemas.openxmlformats.org/officeDocument/2006/relationships/hyperlink" Target="http://blog.csdn.net/sf____/article/details/15026397" TargetMode="External"/><Relationship Id="rId20" Type="http://schemas.openxmlformats.org/officeDocument/2006/relationships/hyperlink" Target="https://www.cnblogs.com/keshuqi/p/6257642.html" TargetMode="External"/><Relationship Id="rId41" Type="http://schemas.openxmlformats.org/officeDocument/2006/relationships/image" Target="media/image5.wmf"/><Relationship Id="rId62" Type="http://schemas.openxmlformats.org/officeDocument/2006/relationships/hyperlink" Target="https://www.bilibili.com/video/av3246487?from=search&amp;seid=8616183992466782178" TargetMode="External"/><Relationship Id="rId83" Type="http://schemas.openxmlformats.org/officeDocument/2006/relationships/oleObject" Target="embeddings/oleObject21.bin"/><Relationship Id="rId179" Type="http://schemas.openxmlformats.org/officeDocument/2006/relationships/oleObject" Target="embeddings/oleObject57.bin"/><Relationship Id="rId365" Type="http://schemas.openxmlformats.org/officeDocument/2006/relationships/hyperlink" Target="http://www.cnblogs.com/ronaflx/archive/2011/02/05/1949278.html" TargetMode="External"/><Relationship Id="rId386" Type="http://schemas.openxmlformats.org/officeDocument/2006/relationships/hyperlink" Target="https://blog.csdn.net/liuqiyao_01/article/details/8797353" TargetMode="External"/><Relationship Id="rId190" Type="http://schemas.openxmlformats.org/officeDocument/2006/relationships/image" Target="media/image65.wmf"/><Relationship Id="rId204" Type="http://schemas.openxmlformats.org/officeDocument/2006/relationships/image" Target="media/image72.wmf"/><Relationship Id="rId225" Type="http://schemas.openxmlformats.org/officeDocument/2006/relationships/hyperlink" Target="https://blog.csdn.net/u010336344/article/details/62422284" TargetMode="External"/><Relationship Id="rId246" Type="http://schemas.openxmlformats.org/officeDocument/2006/relationships/oleObject" Target="embeddings/oleObject83.bin"/><Relationship Id="rId267" Type="http://schemas.openxmlformats.org/officeDocument/2006/relationships/hyperlink" Target="https://blog.csdn.net/lingzidong/article/details/78472208" TargetMode="External"/><Relationship Id="rId288" Type="http://schemas.openxmlformats.org/officeDocument/2006/relationships/hyperlink" Target="http://acm.zju.edu.cn/onlinejudge/showProblem.do?problemCode=3638" TargetMode="External"/><Relationship Id="rId411" Type="http://schemas.openxmlformats.org/officeDocument/2006/relationships/hyperlink" Target="https://blog.csdn.net/liuqiyao_01/article/details/8798241" TargetMode="External"/><Relationship Id="rId432" Type="http://schemas.openxmlformats.org/officeDocument/2006/relationships/hyperlink" Target="http://blog.csdn.net/cc_again/article/details/10169643" TargetMode="External"/><Relationship Id="rId106" Type="http://schemas.openxmlformats.org/officeDocument/2006/relationships/hyperlink" Target="https://vjudge.net/problem/CodeChef-GERALD3" TargetMode="External"/><Relationship Id="rId127" Type="http://schemas.openxmlformats.org/officeDocument/2006/relationships/oleObject" Target="embeddings/oleObject36.bin"/><Relationship Id="rId313" Type="http://schemas.openxmlformats.org/officeDocument/2006/relationships/hyperlink" Target="http://blog.csdn.net/cc_again/article/details/12092021" TargetMode="External"/><Relationship Id="rId10" Type="http://schemas.openxmlformats.org/officeDocument/2006/relationships/hyperlink" Target="https://www.nowcoder.com/acm/contest/145/C" TargetMode="External"/><Relationship Id="rId31" Type="http://schemas.openxmlformats.org/officeDocument/2006/relationships/hyperlink" Target="https://blog.csdn.net/huzecong/article/details/8576908" TargetMode="External"/><Relationship Id="rId52" Type="http://schemas.openxmlformats.org/officeDocument/2006/relationships/oleObject" Target="embeddings/oleObject9.bin"/><Relationship Id="rId73" Type="http://schemas.openxmlformats.org/officeDocument/2006/relationships/oleObject" Target="embeddings/oleObject16.bin"/><Relationship Id="rId94" Type="http://schemas.openxmlformats.org/officeDocument/2006/relationships/hyperlink" Target="http://poj.org/problem?id=2796" TargetMode="External"/><Relationship Id="rId148" Type="http://schemas.openxmlformats.org/officeDocument/2006/relationships/oleObject" Target="embeddings/oleObject45.bin"/><Relationship Id="rId169" Type="http://schemas.openxmlformats.org/officeDocument/2006/relationships/hyperlink" Target="https://blog.csdn.net/u010582475/article/details/47707739" TargetMode="External"/><Relationship Id="rId334" Type="http://schemas.openxmlformats.org/officeDocument/2006/relationships/hyperlink" Target="http://blog.csdn.net/cc_again/article/details/9926597" TargetMode="External"/><Relationship Id="rId355" Type="http://schemas.openxmlformats.org/officeDocument/2006/relationships/hyperlink" Target="http://acm.hdu.edu.cn/showproblem.php?pid=4026" TargetMode="External"/><Relationship Id="rId376" Type="http://schemas.openxmlformats.org/officeDocument/2006/relationships/hyperlink" Target="http://acm.hdu.edu.cn/showproblem.php?pid=2829" TargetMode="External"/><Relationship Id="rId397" Type="http://schemas.openxmlformats.org/officeDocument/2006/relationships/hyperlink" Target="http://poj.org/problem?id=1062" TargetMode="External"/><Relationship Id="rId4" Type="http://schemas.openxmlformats.org/officeDocument/2006/relationships/settings" Target="settings.xml"/><Relationship Id="rId180" Type="http://schemas.openxmlformats.org/officeDocument/2006/relationships/image" Target="media/image60.wmf"/><Relationship Id="rId215" Type="http://schemas.openxmlformats.org/officeDocument/2006/relationships/oleObject" Target="embeddings/oleObject75.bin"/><Relationship Id="rId236" Type="http://schemas.openxmlformats.org/officeDocument/2006/relationships/image" Target="media/image86.png"/><Relationship Id="rId257" Type="http://schemas.openxmlformats.org/officeDocument/2006/relationships/oleObject" Target="embeddings/oleObject88.bin"/><Relationship Id="rId278" Type="http://schemas.openxmlformats.org/officeDocument/2006/relationships/hyperlink" Target="http://love-oriented.com/pack/" TargetMode="External"/><Relationship Id="rId401" Type="http://schemas.openxmlformats.org/officeDocument/2006/relationships/hyperlink" Target="https://blog.csdn.net/liuqiyao_01/article/details/26964205" TargetMode="External"/><Relationship Id="rId422" Type="http://schemas.openxmlformats.org/officeDocument/2006/relationships/footer" Target="footer1.xml"/><Relationship Id="rId303" Type="http://schemas.openxmlformats.org/officeDocument/2006/relationships/hyperlink" Target="http://acm.zju.edu.cn/onlinejudge/showProblem.do?problemCode=3537" TargetMode="External"/><Relationship Id="rId42" Type="http://schemas.openxmlformats.org/officeDocument/2006/relationships/oleObject" Target="embeddings/oleObject4.bin"/><Relationship Id="rId84" Type="http://schemas.openxmlformats.org/officeDocument/2006/relationships/image" Target="media/image23.wmf"/><Relationship Id="rId138" Type="http://schemas.openxmlformats.org/officeDocument/2006/relationships/image" Target="media/image41.jpeg"/><Relationship Id="rId345" Type="http://schemas.openxmlformats.org/officeDocument/2006/relationships/hyperlink" Target="http://www.notonlysuccess.com/index.php/plug_dp/" TargetMode="External"/><Relationship Id="rId387" Type="http://schemas.openxmlformats.org/officeDocument/2006/relationships/hyperlink" Target="http://acm.hdu.edu.cn/showproblem.php?pid=1548" TargetMode="External"/><Relationship Id="rId191" Type="http://schemas.openxmlformats.org/officeDocument/2006/relationships/oleObject" Target="embeddings/oleObject63.bin"/><Relationship Id="rId205" Type="http://schemas.openxmlformats.org/officeDocument/2006/relationships/oleObject" Target="embeddings/oleObject70.bin"/><Relationship Id="rId247" Type="http://schemas.openxmlformats.org/officeDocument/2006/relationships/image" Target="media/image94.png"/><Relationship Id="rId412" Type="http://schemas.openxmlformats.org/officeDocument/2006/relationships/hyperlink" Target="https://blog.csdn.net/feizaoSYUACM/article/details/54835327" TargetMode="External"/><Relationship Id="rId107" Type="http://schemas.openxmlformats.org/officeDocument/2006/relationships/hyperlink" Target="https://vjudge.net/problem/237939/origin" TargetMode="External"/><Relationship Id="rId289" Type="http://schemas.openxmlformats.org/officeDocument/2006/relationships/hyperlink" Target="http://blog.csdn.net/cc_again/article/details/11518329" TargetMode="External"/><Relationship Id="rId11" Type="http://schemas.openxmlformats.org/officeDocument/2006/relationships/hyperlink" Target="http://acm.hdu.edu.cn/contests/contest_showproblem.php?pid=1008&amp;cid=808" TargetMode="External"/><Relationship Id="rId53" Type="http://schemas.openxmlformats.org/officeDocument/2006/relationships/image" Target="media/image11.wmf"/><Relationship Id="rId149" Type="http://schemas.openxmlformats.org/officeDocument/2006/relationships/image" Target="media/image46.wmf"/><Relationship Id="rId314" Type="http://schemas.openxmlformats.org/officeDocument/2006/relationships/hyperlink" Target="http://blog.csdn.net/cc_again/article/details/12346065" TargetMode="External"/><Relationship Id="rId356" Type="http://schemas.openxmlformats.org/officeDocument/2006/relationships/hyperlink" Target="http://acm.hdu.edu.cn/showproblem.php?pid=4281" TargetMode="External"/><Relationship Id="rId398" Type="http://schemas.openxmlformats.org/officeDocument/2006/relationships/hyperlink" Target="http://blog.csdn.net/liuqiyao_01/article/details/8882783" TargetMode="External"/><Relationship Id="rId95" Type="http://schemas.openxmlformats.org/officeDocument/2006/relationships/hyperlink" Target="http://poj.org/problem?id=3250" TargetMode="External"/><Relationship Id="rId160" Type="http://schemas.openxmlformats.org/officeDocument/2006/relationships/oleObject" Target="embeddings/oleObject51.bin"/><Relationship Id="rId216" Type="http://schemas.openxmlformats.org/officeDocument/2006/relationships/image" Target="media/image78.wmf"/><Relationship Id="rId423" Type="http://schemas.openxmlformats.org/officeDocument/2006/relationships/hyperlink" Target="https://blog.csdn.net/wu_tongtong/article/details/78161211" TargetMode="External"/><Relationship Id="rId258" Type="http://schemas.openxmlformats.org/officeDocument/2006/relationships/image" Target="media/image100.wmf"/><Relationship Id="rId22" Type="http://schemas.openxmlformats.org/officeDocument/2006/relationships/hyperlink" Target="http://www.sgi.com/tech/stl/Sequence.html" TargetMode="External"/><Relationship Id="rId64" Type="http://schemas.openxmlformats.org/officeDocument/2006/relationships/hyperlink" Target="https://vjudge.net/contest/242750" TargetMode="External"/><Relationship Id="rId118" Type="http://schemas.openxmlformats.org/officeDocument/2006/relationships/oleObject" Target="embeddings/oleObject34.bin"/><Relationship Id="rId325" Type="http://schemas.openxmlformats.org/officeDocument/2006/relationships/hyperlink" Target="http://blog.csdn.net/cc_again/article/details/8877603" TargetMode="External"/><Relationship Id="rId367" Type="http://schemas.openxmlformats.org/officeDocument/2006/relationships/hyperlink" Target="http://poj.org/problem?id=1260" TargetMode="External"/><Relationship Id="rId171" Type="http://schemas.openxmlformats.org/officeDocument/2006/relationships/hyperlink" Target="https://www.bilibili.com/video/av6357073?from=search&amp;seid=4827637457650479048" TargetMode="External"/><Relationship Id="rId227" Type="http://schemas.openxmlformats.org/officeDocument/2006/relationships/hyperlink" Target="http://www.doc88.com/p-846811841036.html" TargetMode="External"/><Relationship Id="rId269" Type="http://schemas.openxmlformats.org/officeDocument/2006/relationships/hyperlink" Target="https://blog.csdn.net/qq_40688707/article/details/80602064" TargetMode="External"/><Relationship Id="rId434" Type="http://schemas.openxmlformats.org/officeDocument/2006/relationships/fontTable" Target="fontTable.xml"/><Relationship Id="rId33" Type="http://schemas.openxmlformats.org/officeDocument/2006/relationships/hyperlink" Target="https://blog.csdn.net/f_zyj/article/details/51473493" TargetMode="External"/><Relationship Id="rId129" Type="http://schemas.openxmlformats.org/officeDocument/2006/relationships/oleObject" Target="embeddings/oleObject37.bin"/><Relationship Id="rId280" Type="http://schemas.openxmlformats.org/officeDocument/2006/relationships/hyperlink" Target="http://acm.hdu.edu.cn/showproblem.php?pid=2955" TargetMode="External"/><Relationship Id="rId336" Type="http://schemas.openxmlformats.org/officeDocument/2006/relationships/hyperlink" Target="http://blog.csdn.net/cc_again/article/details/11536347" TargetMode="External"/><Relationship Id="rId75" Type="http://schemas.openxmlformats.org/officeDocument/2006/relationships/oleObject" Target="embeddings/oleObject17.bin"/><Relationship Id="rId140" Type="http://schemas.openxmlformats.org/officeDocument/2006/relationships/hyperlink" Target="https://blog.csdn.net/wust_zzwh/article/details/51966450" TargetMode="External"/><Relationship Id="rId182" Type="http://schemas.openxmlformats.org/officeDocument/2006/relationships/image" Target="media/image61.wmf"/><Relationship Id="rId378" Type="http://schemas.openxmlformats.org/officeDocument/2006/relationships/hyperlink" Target="https://blog.csdn.net/liuqiyao_01/article/details/8797356" TargetMode="External"/><Relationship Id="rId403" Type="http://schemas.openxmlformats.org/officeDocument/2006/relationships/hyperlink" Target="https://blog.csdn.net/shahdza/article/details/7779537" TargetMode="External"/><Relationship Id="rId6" Type="http://schemas.openxmlformats.org/officeDocument/2006/relationships/footnotes" Target="footnotes.xml"/><Relationship Id="rId238" Type="http://schemas.openxmlformats.org/officeDocument/2006/relationships/image" Target="media/image88.png"/><Relationship Id="rId291" Type="http://schemas.openxmlformats.org/officeDocument/2006/relationships/hyperlink" Target="http://blog.csdn.net/cc_again/article/details/18372521" TargetMode="External"/><Relationship Id="rId305" Type="http://schemas.openxmlformats.org/officeDocument/2006/relationships/hyperlink" Target="http://acm.zju.edu.cn/onlinejudge/showProblem.do?problemCode=3469" TargetMode="External"/><Relationship Id="rId347" Type="http://schemas.openxmlformats.org/officeDocument/2006/relationships/hyperlink" Target="http://blog.csdn.net/cc_again/article/details/9954921" TargetMode="External"/><Relationship Id="rId44" Type="http://schemas.openxmlformats.org/officeDocument/2006/relationships/oleObject" Target="embeddings/oleObject5.bin"/><Relationship Id="rId86" Type="http://schemas.openxmlformats.org/officeDocument/2006/relationships/image" Target="media/image24.wmf"/><Relationship Id="rId151" Type="http://schemas.openxmlformats.org/officeDocument/2006/relationships/image" Target="media/image47.wmf"/><Relationship Id="rId389" Type="http://schemas.openxmlformats.org/officeDocument/2006/relationships/hyperlink" Target="http://acm.hdu.edu.cn/status.php?user=671coder&amp;pid=3790&amp;status=5" TargetMode="External"/><Relationship Id="rId193" Type="http://schemas.openxmlformats.org/officeDocument/2006/relationships/oleObject" Target="embeddings/oleObject64.bin"/><Relationship Id="rId207" Type="http://schemas.openxmlformats.org/officeDocument/2006/relationships/oleObject" Target="embeddings/oleObject71.bin"/><Relationship Id="rId249" Type="http://schemas.openxmlformats.org/officeDocument/2006/relationships/oleObject" Target="embeddings/oleObject84.bin"/><Relationship Id="rId414" Type="http://schemas.openxmlformats.org/officeDocument/2006/relationships/hyperlink" Target="https://blog.csdn.net/liuqiyao_01/article/details/8750742" TargetMode="External"/><Relationship Id="rId13" Type="http://schemas.openxmlformats.org/officeDocument/2006/relationships/hyperlink" Target="https://www.nowcoder.com/acm/contest/144/C" TargetMode="External"/><Relationship Id="rId109" Type="http://schemas.openxmlformats.org/officeDocument/2006/relationships/image" Target="media/image30.wmf"/><Relationship Id="rId260" Type="http://schemas.openxmlformats.org/officeDocument/2006/relationships/hyperlink" Target="http://blog.sina.com.cn/s/blog_60707c0f0100o976.html" TargetMode="External"/><Relationship Id="rId316" Type="http://schemas.openxmlformats.org/officeDocument/2006/relationships/hyperlink" Target="http://acm.hdu.edu.cn/showproblem.php?pid=2196" TargetMode="External"/><Relationship Id="rId55" Type="http://schemas.openxmlformats.org/officeDocument/2006/relationships/image" Target="media/image12.wmf"/><Relationship Id="rId97" Type="http://schemas.openxmlformats.org/officeDocument/2006/relationships/hyperlink" Target="https://blog.csdn.net/thinfatty/article/details/72581276" TargetMode="External"/><Relationship Id="rId120" Type="http://schemas.openxmlformats.org/officeDocument/2006/relationships/hyperlink" Target="https://www.nowcoder.com/acm/contest/141/I" TargetMode="External"/><Relationship Id="rId358" Type="http://schemas.openxmlformats.org/officeDocument/2006/relationships/hyperlink" Target="http://acm.hdu.edu.cn/showproblem.php?pid=1059" TargetMode="External"/><Relationship Id="rId162" Type="http://schemas.openxmlformats.org/officeDocument/2006/relationships/oleObject" Target="embeddings/oleObject52.bin"/><Relationship Id="rId218" Type="http://schemas.openxmlformats.org/officeDocument/2006/relationships/image" Target="media/image79.jpeg"/><Relationship Id="rId425" Type="http://schemas.openxmlformats.org/officeDocument/2006/relationships/hyperlink" Target="https://www.nowcoder.com/discuss/87183?type=101&amp;order=0&amp;pos=6&amp;page=0" TargetMode="External"/><Relationship Id="rId271" Type="http://schemas.openxmlformats.org/officeDocument/2006/relationships/hyperlink" Target="https://wenku.baidu.com/view/5f7222d3b14e852458fb57a2.html" TargetMode="External"/><Relationship Id="rId24" Type="http://schemas.openxmlformats.org/officeDocument/2006/relationships/hyperlink" Target="http://www.sgi.com/tech/stl/Rope.html" TargetMode="External"/><Relationship Id="rId66" Type="http://schemas.openxmlformats.org/officeDocument/2006/relationships/hyperlink" Target="https://blog.csdn.net/trapper_c/article/details/51919980" TargetMode="External"/><Relationship Id="rId131" Type="http://schemas.openxmlformats.org/officeDocument/2006/relationships/oleObject" Target="embeddings/oleObject38.bin"/><Relationship Id="rId327" Type="http://schemas.openxmlformats.org/officeDocument/2006/relationships/hyperlink" Target="http://blog.csdn.net/woshi250hua/article/details/7912049" TargetMode="External"/><Relationship Id="rId369" Type="http://schemas.openxmlformats.org/officeDocument/2006/relationships/hyperlink" Target="http://acm.hdu.edu.cn/showproblem.php?pid=2993" TargetMode="External"/><Relationship Id="rId173" Type="http://schemas.openxmlformats.org/officeDocument/2006/relationships/image" Target="media/image56.png"/><Relationship Id="rId229" Type="http://schemas.openxmlformats.org/officeDocument/2006/relationships/hyperlink" Target="https://blog.csdn.net/u012116229/article/details/44205943" TargetMode="External"/><Relationship Id="rId380" Type="http://schemas.openxmlformats.org/officeDocument/2006/relationships/hyperlink" Target="http://blog.csdn.net/liuqiyao_01/article/details/8867249" TargetMode="External"/><Relationship Id="rId240" Type="http://schemas.openxmlformats.org/officeDocument/2006/relationships/image" Target="media/image90.wmf"/><Relationship Id="rId35" Type="http://schemas.openxmlformats.org/officeDocument/2006/relationships/image" Target="media/image3.wmf"/><Relationship Id="rId77" Type="http://schemas.openxmlformats.org/officeDocument/2006/relationships/oleObject" Target="embeddings/oleObject18.bin"/><Relationship Id="rId100" Type="http://schemas.openxmlformats.org/officeDocument/2006/relationships/image" Target="media/image28.wmf"/><Relationship Id="rId282" Type="http://schemas.openxmlformats.org/officeDocument/2006/relationships/hyperlink" Target="http://acm.hdu.edu.cn/showproblem.php?pid=2602" TargetMode="External"/><Relationship Id="rId338" Type="http://schemas.openxmlformats.org/officeDocument/2006/relationships/hyperlink" Target="http://blog.csdn.net/cc_again/article/details/10431451" TargetMode="External"/><Relationship Id="rId8" Type="http://schemas.openxmlformats.org/officeDocument/2006/relationships/hyperlink" Target="http://acm.hdu.edu.cn/contests/contest_showproblem.php?pid=1011&amp;cid=808" TargetMode="External"/><Relationship Id="rId142" Type="http://schemas.openxmlformats.org/officeDocument/2006/relationships/oleObject" Target="embeddings/oleObject42.bin"/><Relationship Id="rId184" Type="http://schemas.openxmlformats.org/officeDocument/2006/relationships/image" Target="media/image62.wmf"/><Relationship Id="rId391" Type="http://schemas.openxmlformats.org/officeDocument/2006/relationships/hyperlink" Target="http://acm.hdu.edu.cn/showproblem.php?pid=2112" TargetMode="External"/><Relationship Id="rId405" Type="http://schemas.openxmlformats.org/officeDocument/2006/relationships/hyperlink" Target="https://blog.csdn.net/liuqiyao_01/article/details/8797346" TargetMode="External"/><Relationship Id="rId251" Type="http://schemas.openxmlformats.org/officeDocument/2006/relationships/oleObject" Target="embeddings/oleObject85.bin"/><Relationship Id="rId46" Type="http://schemas.openxmlformats.org/officeDocument/2006/relationships/oleObject" Target="embeddings/oleObject6.bin"/><Relationship Id="rId293" Type="http://schemas.openxmlformats.org/officeDocument/2006/relationships/hyperlink" Target="http://blog.csdn.net/cc_again/article/details/12113809" TargetMode="External"/><Relationship Id="rId307" Type="http://schemas.openxmlformats.org/officeDocument/2006/relationships/hyperlink" Target="http://doc.baidu.com/view/f3b19d0b79563c1ec5da710e.html" TargetMode="External"/><Relationship Id="rId349" Type="http://schemas.openxmlformats.org/officeDocument/2006/relationships/hyperlink" Target="http://poj.org/problem?id=1185" TargetMode="External"/><Relationship Id="rId88" Type="http://schemas.openxmlformats.org/officeDocument/2006/relationships/image" Target="media/image25.wmf"/><Relationship Id="rId111" Type="http://schemas.openxmlformats.org/officeDocument/2006/relationships/image" Target="media/image31.wmf"/><Relationship Id="rId153" Type="http://schemas.openxmlformats.org/officeDocument/2006/relationships/image" Target="media/image48.wmf"/><Relationship Id="rId195" Type="http://schemas.openxmlformats.org/officeDocument/2006/relationships/oleObject" Target="embeddings/oleObject65.bin"/><Relationship Id="rId209" Type="http://schemas.openxmlformats.org/officeDocument/2006/relationships/oleObject" Target="embeddings/oleObject72.bin"/><Relationship Id="rId360" Type="http://schemas.openxmlformats.org/officeDocument/2006/relationships/hyperlink" Target="http://wenku.baidu.com/view/4d23b4d128ea81c758f578ae.html" TargetMode="External"/><Relationship Id="rId416" Type="http://schemas.openxmlformats.org/officeDocument/2006/relationships/hyperlink" Target="https://www.nowcoder.com/acm/contest/144/B" TargetMode="External"/><Relationship Id="rId220" Type="http://schemas.openxmlformats.org/officeDocument/2006/relationships/oleObject" Target="embeddings/oleObject77.bin"/><Relationship Id="rId15" Type="http://schemas.openxmlformats.org/officeDocument/2006/relationships/hyperlink" Target="https://www.nowcoder.com/acm/contest/144/D" TargetMode="External"/><Relationship Id="rId57" Type="http://schemas.openxmlformats.org/officeDocument/2006/relationships/image" Target="media/image13.wmf"/><Relationship Id="rId262" Type="http://schemas.openxmlformats.org/officeDocument/2006/relationships/hyperlink" Target="http://blog.sina.com.cn/s/blog_60707c0f01010633.html" TargetMode="External"/><Relationship Id="rId318" Type="http://schemas.openxmlformats.org/officeDocument/2006/relationships/hyperlink" Target="http://blog.csdn.net/cc_again/article/details/25053071" TargetMode="External"/><Relationship Id="rId99" Type="http://schemas.openxmlformats.org/officeDocument/2006/relationships/oleObject" Target="embeddings/oleObject26.bin"/><Relationship Id="rId122" Type="http://schemas.openxmlformats.org/officeDocument/2006/relationships/hyperlink" Target="https://oeis.org/" TargetMode="External"/><Relationship Id="rId164" Type="http://schemas.openxmlformats.org/officeDocument/2006/relationships/oleObject" Target="embeddings/oleObject53.bin"/><Relationship Id="rId371" Type="http://schemas.openxmlformats.org/officeDocument/2006/relationships/hyperlink" Target="http://www.cnblogs.com/zxndgv/archive/2011/08/02/2125242.html" TargetMode="External"/><Relationship Id="rId427" Type="http://schemas.openxmlformats.org/officeDocument/2006/relationships/hyperlink" Target="http://acm.hdu.edu.cn/showproblem.php?pid=1087" TargetMode="External"/><Relationship Id="rId26" Type="http://schemas.openxmlformats.org/officeDocument/2006/relationships/image" Target="media/image1.wmf"/><Relationship Id="rId231" Type="http://schemas.openxmlformats.org/officeDocument/2006/relationships/image" Target="media/image83.png"/><Relationship Id="rId273" Type="http://schemas.openxmlformats.org/officeDocument/2006/relationships/hyperlink" Target="http://blog.csdn.net/cc_again/article/details/24841249" TargetMode="External"/><Relationship Id="rId329" Type="http://schemas.openxmlformats.org/officeDocument/2006/relationships/hyperlink" Target="http://wenku.baidu.com/view/90adb02acfc789eb172dc8a8.html" TargetMode="External"/><Relationship Id="rId68" Type="http://schemas.openxmlformats.org/officeDocument/2006/relationships/oleObject" Target="embeddings/oleObject14.bin"/><Relationship Id="rId133" Type="http://schemas.openxmlformats.org/officeDocument/2006/relationships/oleObject" Target="embeddings/oleObject39.bin"/><Relationship Id="rId175" Type="http://schemas.openxmlformats.org/officeDocument/2006/relationships/oleObject" Target="embeddings/oleObject56.bin"/><Relationship Id="rId340" Type="http://schemas.openxmlformats.org/officeDocument/2006/relationships/hyperlink" Target="http://blog.csdn.net/cc_again/article/details/11532517" TargetMode="External"/><Relationship Id="rId200" Type="http://schemas.openxmlformats.org/officeDocument/2006/relationships/image" Target="media/image70.wmf"/><Relationship Id="rId382" Type="http://schemas.openxmlformats.org/officeDocument/2006/relationships/hyperlink" Target="http://blog.csdn.net/liuqiyao_01/article/details/8867346" TargetMode="External"/><Relationship Id="rId242" Type="http://schemas.openxmlformats.org/officeDocument/2006/relationships/image" Target="media/image91.wmf"/><Relationship Id="rId284" Type="http://schemas.openxmlformats.org/officeDocument/2006/relationships/hyperlink" Target="http://blog.csdn.net/cc_again/article/details/22728273" TargetMode="External"/><Relationship Id="rId37" Type="http://schemas.openxmlformats.org/officeDocument/2006/relationships/hyperlink" Target="https://blog.csdn.net/yoer77/article/details/70943462" TargetMode="External"/><Relationship Id="rId79" Type="http://schemas.openxmlformats.org/officeDocument/2006/relationships/oleObject" Target="embeddings/oleObject19.bin"/><Relationship Id="rId102" Type="http://schemas.openxmlformats.org/officeDocument/2006/relationships/image" Target="media/image29.wmf"/><Relationship Id="rId144" Type="http://schemas.openxmlformats.org/officeDocument/2006/relationships/oleObject" Target="embeddings/oleObject43.bin"/><Relationship Id="rId90" Type="http://schemas.openxmlformats.org/officeDocument/2006/relationships/image" Target="media/image26.wmf"/><Relationship Id="rId186" Type="http://schemas.openxmlformats.org/officeDocument/2006/relationships/image" Target="media/image63.wmf"/><Relationship Id="rId351" Type="http://schemas.openxmlformats.org/officeDocument/2006/relationships/hyperlink" Target="http://poj.org/problem?id=2411" TargetMode="External"/><Relationship Id="rId393" Type="http://schemas.openxmlformats.org/officeDocument/2006/relationships/hyperlink" Target="http://acm.hdu.edu.cn/showproblem.php?pid=1217" TargetMode="External"/><Relationship Id="rId407" Type="http://schemas.openxmlformats.org/officeDocument/2006/relationships/hyperlink" Target="https://blog.csdn.net/liuqiyao_01/article/details/26963579" TargetMode="External"/><Relationship Id="rId211" Type="http://schemas.openxmlformats.org/officeDocument/2006/relationships/oleObject" Target="embeddings/oleObject73.bin"/><Relationship Id="rId253" Type="http://schemas.openxmlformats.org/officeDocument/2006/relationships/oleObject" Target="embeddings/oleObject86.bin"/><Relationship Id="rId295" Type="http://schemas.openxmlformats.org/officeDocument/2006/relationships/hyperlink" Target="http://blog.csdn.net/cc_again/article/details/8554454" TargetMode="External"/><Relationship Id="rId309" Type="http://schemas.openxmlformats.org/officeDocument/2006/relationships/hyperlink" Target="http://blog.csdn.net/cc_again/article/details/13004997" TargetMode="External"/><Relationship Id="rId48" Type="http://schemas.openxmlformats.org/officeDocument/2006/relationships/oleObject" Target="embeddings/oleObject7.bin"/><Relationship Id="rId113" Type="http://schemas.openxmlformats.org/officeDocument/2006/relationships/oleObject" Target="embeddings/oleObject31.bin"/><Relationship Id="rId320" Type="http://schemas.openxmlformats.org/officeDocument/2006/relationships/hyperlink" Target="http://blog.csdn.net/cc_again/article/details/11747555" TargetMode="External"/><Relationship Id="rId155" Type="http://schemas.openxmlformats.org/officeDocument/2006/relationships/image" Target="media/image49.wmf"/><Relationship Id="rId197" Type="http://schemas.openxmlformats.org/officeDocument/2006/relationships/oleObject" Target="embeddings/oleObject66.bin"/><Relationship Id="rId362" Type="http://schemas.openxmlformats.org/officeDocument/2006/relationships/hyperlink" Target="http://blog.csdn.net/cc_again/article/details/9328243" TargetMode="External"/><Relationship Id="rId418" Type="http://schemas.openxmlformats.org/officeDocument/2006/relationships/hyperlink" Target="https://www.nowcoder.com/acm/contest/144/H" TargetMode="External"/><Relationship Id="rId222" Type="http://schemas.openxmlformats.org/officeDocument/2006/relationships/oleObject" Target="embeddings/oleObject78.bin"/><Relationship Id="rId264" Type="http://schemas.openxmlformats.org/officeDocument/2006/relationships/hyperlink" Target="https://www.cnblogs.com/137shoebills/p/7783739.html" TargetMode="External"/><Relationship Id="rId17" Type="http://schemas.openxmlformats.org/officeDocument/2006/relationships/hyperlink" Target="https://www.cnblogs.com/lenmom/p/7988635.html" TargetMode="External"/><Relationship Id="rId59" Type="http://schemas.openxmlformats.org/officeDocument/2006/relationships/image" Target="media/image14.wmf"/><Relationship Id="rId124" Type="http://schemas.openxmlformats.org/officeDocument/2006/relationships/hyperlink" Target="https://blog.csdn.net/u012061345/article/details/52224623" TargetMode="External"/><Relationship Id="rId70" Type="http://schemas.openxmlformats.org/officeDocument/2006/relationships/oleObject" Target="embeddings/oleObject15.bin"/><Relationship Id="rId166" Type="http://schemas.openxmlformats.org/officeDocument/2006/relationships/oleObject" Target="embeddings/oleObject54.bin"/><Relationship Id="rId331" Type="http://schemas.openxmlformats.org/officeDocument/2006/relationships/hyperlink" Target="http://blog.csdn.net/cc_again/article/details/8974277" TargetMode="External"/><Relationship Id="rId373" Type="http://schemas.openxmlformats.org/officeDocument/2006/relationships/hyperlink" Target="http://poj.org/problem?id=1160" TargetMode="External"/><Relationship Id="rId429" Type="http://schemas.openxmlformats.org/officeDocument/2006/relationships/hyperlink" Target="http://acm.hdu.edu.cn/showproblem.php?pid=1159" TargetMode="External"/><Relationship Id="rId1" Type="http://schemas.openxmlformats.org/officeDocument/2006/relationships/customXml" Target="../customXml/item1.xml"/><Relationship Id="rId233" Type="http://schemas.openxmlformats.org/officeDocument/2006/relationships/oleObject" Target="embeddings/oleObject7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A12D2-F642-489B-9BE6-9836EF652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29617</TotalTime>
  <Pages>428</Pages>
  <Words>68368</Words>
  <Characters>389701</Characters>
  <Application>Microsoft Office Word</Application>
  <DocSecurity>0</DocSecurity>
  <Lines>3247</Lines>
  <Paragraphs>914</Paragraphs>
  <ScaleCrop>false</ScaleCrop>
  <Company/>
  <LinksUpToDate>false</LinksUpToDate>
  <CharactersWithSpaces>457155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文豪</dc:creator>
  <cp:keywords/>
  <dc:description/>
  <cp:lastModifiedBy>叶 文豪</cp:lastModifiedBy>
  <cp:revision>748</cp:revision>
  <dcterms:created xsi:type="dcterms:W3CDTF">2018-07-10T00:53:00Z</dcterms:created>
  <dcterms:modified xsi:type="dcterms:W3CDTF">2018-09-10T14:42:00Z</dcterms:modified>
</cp:coreProperties>
</file>